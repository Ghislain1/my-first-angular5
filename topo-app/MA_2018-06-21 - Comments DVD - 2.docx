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bookmarkStart w:id="0" w:name="_GoBack"/>
      <w:bookmarkEnd w:id="0"/>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55FF5D32"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ins w:id="1" w:author="Ghislain Zeleu" w:date="2018-06-25T13:58:00Z">
        <w:r w:rsidR="00C24BD4">
          <w:rPr>
            <w:noProof/>
          </w:rPr>
          <w:t>25.6.2018</w:t>
        </w:r>
      </w:ins>
      <w:ins w:id="2" w:author="David Tsaava" w:date="2018-06-22T14:47:00Z">
        <w:del w:id="3" w:author="Ghislain Zeleu" w:date="2018-06-25T13:58:00Z">
          <w:r w:rsidR="00612EFA" w:rsidDel="00C24BD4">
            <w:rPr>
              <w:noProof/>
            </w:rPr>
            <w:delText>22.6.2018</w:delText>
          </w:r>
        </w:del>
      </w:ins>
      <w:del w:id="4" w:author="Ghislain Zeleu" w:date="2018-06-25T13:58:00Z">
        <w:r w:rsidR="00207940" w:rsidDel="00C24BD4">
          <w:rPr>
            <w:noProof/>
          </w:rPr>
          <w:delText>21.6.2018</w:delText>
        </w:r>
      </w:del>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lastRenderedPageBreak/>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lastRenderedPageBreak/>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0C02ADBD" w14:textId="03F36803" w:rsidR="00207940"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7363098" w:history="1">
        <w:r w:rsidR="00207940" w:rsidRPr="00E760E1">
          <w:rPr>
            <w:rStyle w:val="Hyperlink"/>
            <w:noProof/>
          </w:rPr>
          <w:t>1</w:t>
        </w:r>
        <w:r w:rsidR="00207940">
          <w:rPr>
            <w:rFonts w:asciiTheme="minorHAnsi" w:eastAsiaTheme="minorEastAsia" w:hAnsiTheme="minorHAnsi" w:cstheme="minorBidi"/>
            <w:b w:val="0"/>
            <w:bCs w:val="0"/>
            <w:noProof/>
            <w:sz w:val="22"/>
            <w:szCs w:val="22"/>
          </w:rPr>
          <w:tab/>
        </w:r>
        <w:r w:rsidR="00207940" w:rsidRPr="00E760E1">
          <w:rPr>
            <w:rStyle w:val="Hyperlink"/>
            <w:noProof/>
          </w:rPr>
          <w:t>Einleitung und Problemstellung</w:t>
        </w:r>
        <w:r w:rsidR="00207940">
          <w:rPr>
            <w:noProof/>
            <w:webHidden/>
          </w:rPr>
          <w:tab/>
        </w:r>
        <w:r w:rsidR="00207940">
          <w:rPr>
            <w:noProof/>
            <w:webHidden/>
          </w:rPr>
          <w:fldChar w:fldCharType="begin"/>
        </w:r>
        <w:r w:rsidR="00207940">
          <w:rPr>
            <w:noProof/>
            <w:webHidden/>
          </w:rPr>
          <w:instrText xml:space="preserve"> PAGEREF _Toc517363098 \h </w:instrText>
        </w:r>
        <w:r w:rsidR="00207940">
          <w:rPr>
            <w:noProof/>
            <w:webHidden/>
          </w:rPr>
        </w:r>
        <w:r w:rsidR="00207940">
          <w:rPr>
            <w:noProof/>
            <w:webHidden/>
          </w:rPr>
          <w:fldChar w:fldCharType="separate"/>
        </w:r>
        <w:r w:rsidR="00207940">
          <w:rPr>
            <w:noProof/>
            <w:webHidden/>
          </w:rPr>
          <w:t>1</w:t>
        </w:r>
        <w:r w:rsidR="00207940">
          <w:rPr>
            <w:noProof/>
            <w:webHidden/>
          </w:rPr>
          <w:fldChar w:fldCharType="end"/>
        </w:r>
      </w:hyperlink>
    </w:p>
    <w:p w14:paraId="5DCFE44E" w14:textId="61DEF42C" w:rsidR="00207940" w:rsidRDefault="00EB49B0">
      <w:pPr>
        <w:pStyle w:val="Verzeichnis2"/>
        <w:rPr>
          <w:rFonts w:asciiTheme="minorHAnsi" w:eastAsiaTheme="minorEastAsia" w:hAnsiTheme="minorHAnsi" w:cstheme="minorBidi"/>
          <w:bCs w:val="0"/>
          <w:noProof/>
          <w:sz w:val="22"/>
          <w:szCs w:val="22"/>
        </w:rPr>
      </w:pPr>
      <w:hyperlink w:anchor="_Toc517363099" w:history="1">
        <w:r w:rsidR="00207940" w:rsidRPr="00E760E1">
          <w:rPr>
            <w:rStyle w:val="Hyperlink"/>
            <w:noProof/>
          </w:rPr>
          <w:t>1.1</w:t>
        </w:r>
        <w:r w:rsidR="00207940">
          <w:rPr>
            <w:rFonts w:asciiTheme="minorHAnsi" w:eastAsiaTheme="minorEastAsia" w:hAnsiTheme="minorHAnsi" w:cstheme="minorBidi"/>
            <w:bCs w:val="0"/>
            <w:noProof/>
            <w:sz w:val="22"/>
            <w:szCs w:val="22"/>
          </w:rPr>
          <w:tab/>
        </w:r>
        <w:r w:rsidR="00207940" w:rsidRPr="00E760E1">
          <w:rPr>
            <w:rStyle w:val="Hyperlink"/>
            <w:noProof/>
          </w:rPr>
          <w:t>Motivation</w:t>
        </w:r>
        <w:r w:rsidR="00207940">
          <w:rPr>
            <w:noProof/>
            <w:webHidden/>
          </w:rPr>
          <w:tab/>
        </w:r>
        <w:r w:rsidR="00207940">
          <w:rPr>
            <w:noProof/>
            <w:webHidden/>
          </w:rPr>
          <w:fldChar w:fldCharType="begin"/>
        </w:r>
        <w:r w:rsidR="00207940">
          <w:rPr>
            <w:noProof/>
            <w:webHidden/>
          </w:rPr>
          <w:instrText xml:space="preserve"> PAGEREF _Toc517363099 \h </w:instrText>
        </w:r>
        <w:r w:rsidR="00207940">
          <w:rPr>
            <w:noProof/>
            <w:webHidden/>
          </w:rPr>
        </w:r>
        <w:r w:rsidR="00207940">
          <w:rPr>
            <w:noProof/>
            <w:webHidden/>
          </w:rPr>
          <w:fldChar w:fldCharType="separate"/>
        </w:r>
        <w:r w:rsidR="00207940">
          <w:rPr>
            <w:noProof/>
            <w:webHidden/>
          </w:rPr>
          <w:t>1</w:t>
        </w:r>
        <w:r w:rsidR="00207940">
          <w:rPr>
            <w:noProof/>
            <w:webHidden/>
          </w:rPr>
          <w:fldChar w:fldCharType="end"/>
        </w:r>
      </w:hyperlink>
    </w:p>
    <w:p w14:paraId="0B766A77" w14:textId="3D3C21F2" w:rsidR="00207940" w:rsidRDefault="00EB49B0">
      <w:pPr>
        <w:pStyle w:val="Verzeichnis2"/>
        <w:rPr>
          <w:rFonts w:asciiTheme="minorHAnsi" w:eastAsiaTheme="minorEastAsia" w:hAnsiTheme="minorHAnsi" w:cstheme="minorBidi"/>
          <w:bCs w:val="0"/>
          <w:noProof/>
          <w:sz w:val="22"/>
          <w:szCs w:val="22"/>
        </w:rPr>
      </w:pPr>
      <w:hyperlink w:anchor="_Toc517363100" w:history="1">
        <w:r w:rsidR="00207940" w:rsidRPr="00E760E1">
          <w:rPr>
            <w:rStyle w:val="Hyperlink"/>
            <w:noProof/>
          </w:rPr>
          <w:t>1.2</w:t>
        </w:r>
        <w:r w:rsidR="00207940">
          <w:rPr>
            <w:rFonts w:asciiTheme="minorHAnsi" w:eastAsiaTheme="minorEastAsia" w:hAnsiTheme="minorHAnsi" w:cstheme="minorBidi"/>
            <w:bCs w:val="0"/>
            <w:noProof/>
            <w:sz w:val="22"/>
            <w:szCs w:val="22"/>
          </w:rPr>
          <w:tab/>
        </w:r>
        <w:r w:rsidR="00207940" w:rsidRPr="00E760E1">
          <w:rPr>
            <w:rStyle w:val="Hyperlink"/>
            <w:noProof/>
          </w:rPr>
          <w:t>Zielsetzung</w:t>
        </w:r>
        <w:r w:rsidR="00207940">
          <w:rPr>
            <w:noProof/>
            <w:webHidden/>
          </w:rPr>
          <w:tab/>
        </w:r>
        <w:r w:rsidR="00207940">
          <w:rPr>
            <w:noProof/>
            <w:webHidden/>
          </w:rPr>
          <w:fldChar w:fldCharType="begin"/>
        </w:r>
        <w:r w:rsidR="00207940">
          <w:rPr>
            <w:noProof/>
            <w:webHidden/>
          </w:rPr>
          <w:instrText xml:space="preserve"> PAGEREF _Toc517363100 \h </w:instrText>
        </w:r>
        <w:r w:rsidR="00207940">
          <w:rPr>
            <w:noProof/>
            <w:webHidden/>
          </w:rPr>
        </w:r>
        <w:r w:rsidR="00207940">
          <w:rPr>
            <w:noProof/>
            <w:webHidden/>
          </w:rPr>
          <w:fldChar w:fldCharType="separate"/>
        </w:r>
        <w:r w:rsidR="00207940">
          <w:rPr>
            <w:noProof/>
            <w:webHidden/>
          </w:rPr>
          <w:t>2</w:t>
        </w:r>
        <w:r w:rsidR="00207940">
          <w:rPr>
            <w:noProof/>
            <w:webHidden/>
          </w:rPr>
          <w:fldChar w:fldCharType="end"/>
        </w:r>
      </w:hyperlink>
    </w:p>
    <w:p w14:paraId="58DF20CF" w14:textId="4923942F" w:rsidR="00207940" w:rsidRDefault="00EB49B0">
      <w:pPr>
        <w:pStyle w:val="Verzeichnis2"/>
        <w:rPr>
          <w:rFonts w:asciiTheme="minorHAnsi" w:eastAsiaTheme="minorEastAsia" w:hAnsiTheme="minorHAnsi" w:cstheme="minorBidi"/>
          <w:bCs w:val="0"/>
          <w:noProof/>
          <w:sz w:val="22"/>
          <w:szCs w:val="22"/>
        </w:rPr>
      </w:pPr>
      <w:hyperlink w:anchor="_Toc517363101" w:history="1">
        <w:r w:rsidR="00207940" w:rsidRPr="00E760E1">
          <w:rPr>
            <w:rStyle w:val="Hyperlink"/>
            <w:noProof/>
          </w:rPr>
          <w:t>1.3</w:t>
        </w:r>
        <w:r w:rsidR="00207940">
          <w:rPr>
            <w:rFonts w:asciiTheme="minorHAnsi" w:eastAsiaTheme="minorEastAsia" w:hAnsiTheme="minorHAnsi" w:cstheme="minorBidi"/>
            <w:bCs w:val="0"/>
            <w:noProof/>
            <w:sz w:val="22"/>
            <w:szCs w:val="22"/>
          </w:rPr>
          <w:tab/>
        </w:r>
        <w:r w:rsidR="00207940" w:rsidRPr="00E760E1">
          <w:rPr>
            <w:rStyle w:val="Hyperlink"/>
            <w:noProof/>
          </w:rPr>
          <w:t>Aufgaben</w:t>
        </w:r>
        <w:r w:rsidR="00207940">
          <w:rPr>
            <w:noProof/>
            <w:webHidden/>
          </w:rPr>
          <w:tab/>
        </w:r>
        <w:r w:rsidR="00207940">
          <w:rPr>
            <w:noProof/>
            <w:webHidden/>
          </w:rPr>
          <w:fldChar w:fldCharType="begin"/>
        </w:r>
        <w:r w:rsidR="00207940">
          <w:rPr>
            <w:noProof/>
            <w:webHidden/>
          </w:rPr>
          <w:instrText xml:space="preserve"> PAGEREF _Toc517363101 \h </w:instrText>
        </w:r>
        <w:r w:rsidR="00207940">
          <w:rPr>
            <w:noProof/>
            <w:webHidden/>
          </w:rPr>
        </w:r>
        <w:r w:rsidR="00207940">
          <w:rPr>
            <w:noProof/>
            <w:webHidden/>
          </w:rPr>
          <w:fldChar w:fldCharType="separate"/>
        </w:r>
        <w:r w:rsidR="00207940">
          <w:rPr>
            <w:noProof/>
            <w:webHidden/>
          </w:rPr>
          <w:t>2</w:t>
        </w:r>
        <w:r w:rsidR="00207940">
          <w:rPr>
            <w:noProof/>
            <w:webHidden/>
          </w:rPr>
          <w:fldChar w:fldCharType="end"/>
        </w:r>
      </w:hyperlink>
    </w:p>
    <w:p w14:paraId="02FA8D47" w14:textId="05887325" w:rsidR="00207940" w:rsidRDefault="00EB49B0">
      <w:pPr>
        <w:pStyle w:val="Verzeichnis2"/>
        <w:rPr>
          <w:rFonts w:asciiTheme="minorHAnsi" w:eastAsiaTheme="minorEastAsia" w:hAnsiTheme="minorHAnsi" w:cstheme="minorBidi"/>
          <w:bCs w:val="0"/>
          <w:noProof/>
          <w:sz w:val="22"/>
          <w:szCs w:val="22"/>
        </w:rPr>
      </w:pPr>
      <w:hyperlink w:anchor="_Toc517363102" w:history="1">
        <w:r w:rsidR="00207940" w:rsidRPr="00E760E1">
          <w:rPr>
            <w:rStyle w:val="Hyperlink"/>
            <w:noProof/>
          </w:rPr>
          <w:t>1.4</w:t>
        </w:r>
        <w:r w:rsidR="00207940">
          <w:rPr>
            <w:rFonts w:asciiTheme="minorHAnsi" w:eastAsiaTheme="minorEastAsia" w:hAnsiTheme="minorHAnsi" w:cstheme="minorBidi"/>
            <w:bCs w:val="0"/>
            <w:noProof/>
            <w:sz w:val="22"/>
            <w:szCs w:val="22"/>
          </w:rPr>
          <w:tab/>
        </w:r>
        <w:r w:rsidR="00207940" w:rsidRPr="00E760E1">
          <w:rPr>
            <w:rStyle w:val="Hyperlink"/>
            <w:noProof/>
          </w:rPr>
          <w:t>Firmenvorstellung</w:t>
        </w:r>
        <w:r w:rsidR="00207940">
          <w:rPr>
            <w:noProof/>
            <w:webHidden/>
          </w:rPr>
          <w:tab/>
        </w:r>
        <w:r w:rsidR="00207940">
          <w:rPr>
            <w:noProof/>
            <w:webHidden/>
          </w:rPr>
          <w:fldChar w:fldCharType="begin"/>
        </w:r>
        <w:r w:rsidR="00207940">
          <w:rPr>
            <w:noProof/>
            <w:webHidden/>
          </w:rPr>
          <w:instrText xml:space="preserve"> PAGEREF _Toc517363102 \h </w:instrText>
        </w:r>
        <w:r w:rsidR="00207940">
          <w:rPr>
            <w:noProof/>
            <w:webHidden/>
          </w:rPr>
        </w:r>
        <w:r w:rsidR="00207940">
          <w:rPr>
            <w:noProof/>
            <w:webHidden/>
          </w:rPr>
          <w:fldChar w:fldCharType="separate"/>
        </w:r>
        <w:r w:rsidR="00207940">
          <w:rPr>
            <w:noProof/>
            <w:webHidden/>
          </w:rPr>
          <w:t>4</w:t>
        </w:r>
        <w:r w:rsidR="00207940">
          <w:rPr>
            <w:noProof/>
            <w:webHidden/>
          </w:rPr>
          <w:fldChar w:fldCharType="end"/>
        </w:r>
      </w:hyperlink>
    </w:p>
    <w:p w14:paraId="610A9BBB" w14:textId="16F75B8D" w:rsidR="00207940" w:rsidRDefault="00EB49B0">
      <w:pPr>
        <w:pStyle w:val="Verzeichnis1"/>
        <w:rPr>
          <w:rFonts w:asciiTheme="minorHAnsi" w:eastAsiaTheme="minorEastAsia" w:hAnsiTheme="minorHAnsi" w:cstheme="minorBidi"/>
          <w:b w:val="0"/>
          <w:bCs w:val="0"/>
          <w:noProof/>
          <w:sz w:val="22"/>
          <w:szCs w:val="22"/>
        </w:rPr>
      </w:pPr>
      <w:hyperlink w:anchor="_Toc517363103" w:history="1">
        <w:r w:rsidR="00207940" w:rsidRPr="00E760E1">
          <w:rPr>
            <w:rStyle w:val="Hyperlink"/>
            <w:noProof/>
          </w:rPr>
          <w:t>2</w:t>
        </w:r>
        <w:r w:rsidR="00207940">
          <w:rPr>
            <w:rFonts w:asciiTheme="minorHAnsi" w:eastAsiaTheme="minorEastAsia" w:hAnsiTheme="minorHAnsi" w:cstheme="minorBidi"/>
            <w:b w:val="0"/>
            <w:bCs w:val="0"/>
            <w:noProof/>
            <w:sz w:val="22"/>
            <w:szCs w:val="22"/>
          </w:rPr>
          <w:tab/>
        </w:r>
        <w:r w:rsidR="00207940" w:rsidRPr="00E760E1">
          <w:rPr>
            <w:rStyle w:val="Hyperlink"/>
            <w:noProof/>
          </w:rPr>
          <w:t>Grundlagen</w:t>
        </w:r>
        <w:r w:rsidR="00207940">
          <w:rPr>
            <w:noProof/>
            <w:webHidden/>
          </w:rPr>
          <w:tab/>
        </w:r>
        <w:r w:rsidR="00207940">
          <w:rPr>
            <w:noProof/>
            <w:webHidden/>
          </w:rPr>
          <w:fldChar w:fldCharType="begin"/>
        </w:r>
        <w:r w:rsidR="00207940">
          <w:rPr>
            <w:noProof/>
            <w:webHidden/>
          </w:rPr>
          <w:instrText xml:space="preserve"> PAGEREF _Toc517363103 \h </w:instrText>
        </w:r>
        <w:r w:rsidR="00207940">
          <w:rPr>
            <w:noProof/>
            <w:webHidden/>
          </w:rPr>
        </w:r>
        <w:r w:rsidR="00207940">
          <w:rPr>
            <w:noProof/>
            <w:webHidden/>
          </w:rPr>
          <w:fldChar w:fldCharType="separate"/>
        </w:r>
        <w:r w:rsidR="00207940">
          <w:rPr>
            <w:noProof/>
            <w:webHidden/>
          </w:rPr>
          <w:t>6</w:t>
        </w:r>
        <w:r w:rsidR="00207940">
          <w:rPr>
            <w:noProof/>
            <w:webHidden/>
          </w:rPr>
          <w:fldChar w:fldCharType="end"/>
        </w:r>
      </w:hyperlink>
    </w:p>
    <w:p w14:paraId="6F0544F4" w14:textId="48FAD85B" w:rsidR="00207940" w:rsidRDefault="00EB49B0">
      <w:pPr>
        <w:pStyle w:val="Verzeichnis2"/>
        <w:rPr>
          <w:rFonts w:asciiTheme="minorHAnsi" w:eastAsiaTheme="minorEastAsia" w:hAnsiTheme="minorHAnsi" w:cstheme="minorBidi"/>
          <w:bCs w:val="0"/>
          <w:noProof/>
          <w:sz w:val="22"/>
          <w:szCs w:val="22"/>
        </w:rPr>
      </w:pPr>
      <w:hyperlink w:anchor="_Toc517363104" w:history="1">
        <w:r w:rsidR="00207940" w:rsidRPr="00E760E1">
          <w:rPr>
            <w:rStyle w:val="Hyperlink"/>
            <w:noProof/>
          </w:rPr>
          <w:t>2.1</w:t>
        </w:r>
        <w:r w:rsidR="00207940">
          <w:rPr>
            <w:rFonts w:asciiTheme="minorHAnsi" w:eastAsiaTheme="minorEastAsia" w:hAnsiTheme="minorHAnsi" w:cstheme="minorBidi"/>
            <w:bCs w:val="0"/>
            <w:noProof/>
            <w:sz w:val="22"/>
            <w:szCs w:val="22"/>
          </w:rPr>
          <w:tab/>
        </w:r>
        <w:r w:rsidR="00207940" w:rsidRPr="00E760E1">
          <w:rPr>
            <w:rStyle w:val="Hyperlink"/>
            <w:noProof/>
          </w:rPr>
          <w:t>Grundlegende Begrifflichkeiten</w:t>
        </w:r>
        <w:r w:rsidR="00207940">
          <w:rPr>
            <w:noProof/>
            <w:webHidden/>
          </w:rPr>
          <w:tab/>
        </w:r>
        <w:r w:rsidR="00207940">
          <w:rPr>
            <w:noProof/>
            <w:webHidden/>
          </w:rPr>
          <w:fldChar w:fldCharType="begin"/>
        </w:r>
        <w:r w:rsidR="00207940">
          <w:rPr>
            <w:noProof/>
            <w:webHidden/>
          </w:rPr>
          <w:instrText xml:space="preserve"> PAGEREF _Toc517363104 \h </w:instrText>
        </w:r>
        <w:r w:rsidR="00207940">
          <w:rPr>
            <w:noProof/>
            <w:webHidden/>
          </w:rPr>
        </w:r>
        <w:r w:rsidR="00207940">
          <w:rPr>
            <w:noProof/>
            <w:webHidden/>
          </w:rPr>
          <w:fldChar w:fldCharType="separate"/>
        </w:r>
        <w:r w:rsidR="00207940">
          <w:rPr>
            <w:noProof/>
            <w:webHidden/>
          </w:rPr>
          <w:t>6</w:t>
        </w:r>
        <w:r w:rsidR="00207940">
          <w:rPr>
            <w:noProof/>
            <w:webHidden/>
          </w:rPr>
          <w:fldChar w:fldCharType="end"/>
        </w:r>
      </w:hyperlink>
    </w:p>
    <w:p w14:paraId="38332453" w14:textId="2DF20E04" w:rsidR="00207940" w:rsidRDefault="00EB49B0">
      <w:pPr>
        <w:pStyle w:val="Verzeichnis2"/>
        <w:rPr>
          <w:rFonts w:asciiTheme="minorHAnsi" w:eastAsiaTheme="minorEastAsia" w:hAnsiTheme="minorHAnsi" w:cstheme="minorBidi"/>
          <w:bCs w:val="0"/>
          <w:noProof/>
          <w:sz w:val="22"/>
          <w:szCs w:val="22"/>
        </w:rPr>
      </w:pPr>
      <w:hyperlink w:anchor="_Toc517363105" w:history="1">
        <w:r w:rsidR="00207940" w:rsidRPr="00E760E1">
          <w:rPr>
            <w:rStyle w:val="Hyperlink"/>
            <w:noProof/>
          </w:rPr>
          <w:t>2.2</w:t>
        </w:r>
        <w:r w:rsidR="00207940">
          <w:rPr>
            <w:rFonts w:asciiTheme="minorHAnsi" w:eastAsiaTheme="minorEastAsia" w:hAnsiTheme="minorHAnsi" w:cstheme="minorBidi"/>
            <w:bCs w:val="0"/>
            <w:noProof/>
            <w:sz w:val="22"/>
            <w:szCs w:val="22"/>
          </w:rPr>
          <w:tab/>
        </w:r>
        <w:r w:rsidR="00207940" w:rsidRPr="00E760E1">
          <w:rPr>
            <w:rStyle w:val="Hyperlink"/>
            <w:noProof/>
          </w:rPr>
          <w:t>Grundlegende Netzwerktopologien</w:t>
        </w:r>
        <w:r w:rsidR="00207940">
          <w:rPr>
            <w:noProof/>
            <w:webHidden/>
          </w:rPr>
          <w:tab/>
        </w:r>
        <w:r w:rsidR="00207940">
          <w:rPr>
            <w:noProof/>
            <w:webHidden/>
          </w:rPr>
          <w:fldChar w:fldCharType="begin"/>
        </w:r>
        <w:r w:rsidR="00207940">
          <w:rPr>
            <w:noProof/>
            <w:webHidden/>
          </w:rPr>
          <w:instrText xml:space="preserve"> PAGEREF _Toc517363105 \h </w:instrText>
        </w:r>
        <w:r w:rsidR="00207940">
          <w:rPr>
            <w:noProof/>
            <w:webHidden/>
          </w:rPr>
        </w:r>
        <w:r w:rsidR="00207940">
          <w:rPr>
            <w:noProof/>
            <w:webHidden/>
          </w:rPr>
          <w:fldChar w:fldCharType="separate"/>
        </w:r>
        <w:r w:rsidR="00207940">
          <w:rPr>
            <w:noProof/>
            <w:webHidden/>
          </w:rPr>
          <w:t>7</w:t>
        </w:r>
        <w:r w:rsidR="00207940">
          <w:rPr>
            <w:noProof/>
            <w:webHidden/>
          </w:rPr>
          <w:fldChar w:fldCharType="end"/>
        </w:r>
      </w:hyperlink>
    </w:p>
    <w:p w14:paraId="1D055C58" w14:textId="35D2B914" w:rsidR="00207940" w:rsidRDefault="00EB49B0">
      <w:pPr>
        <w:pStyle w:val="Verzeichnis3"/>
        <w:rPr>
          <w:rFonts w:asciiTheme="minorHAnsi" w:eastAsiaTheme="minorEastAsia" w:hAnsiTheme="minorHAnsi" w:cstheme="minorBidi"/>
          <w:sz w:val="22"/>
          <w:szCs w:val="22"/>
        </w:rPr>
      </w:pPr>
      <w:hyperlink w:anchor="_Toc517363106" w:history="1">
        <w:r w:rsidR="00207940" w:rsidRPr="00E760E1">
          <w:rPr>
            <w:rStyle w:val="Hyperlink"/>
          </w:rPr>
          <w:t>2.2.1</w:t>
        </w:r>
        <w:r w:rsidR="00207940">
          <w:rPr>
            <w:rFonts w:asciiTheme="minorHAnsi" w:eastAsiaTheme="minorEastAsia" w:hAnsiTheme="minorHAnsi" w:cstheme="minorBidi"/>
            <w:sz w:val="22"/>
            <w:szCs w:val="22"/>
          </w:rPr>
          <w:tab/>
        </w:r>
        <w:r w:rsidR="00207940" w:rsidRPr="00E760E1">
          <w:rPr>
            <w:rStyle w:val="Hyperlink"/>
          </w:rPr>
          <w:t>Linien-Topologie</w:t>
        </w:r>
        <w:r w:rsidR="00207940">
          <w:rPr>
            <w:webHidden/>
          </w:rPr>
          <w:tab/>
        </w:r>
        <w:r w:rsidR="00207940">
          <w:rPr>
            <w:webHidden/>
          </w:rPr>
          <w:fldChar w:fldCharType="begin"/>
        </w:r>
        <w:r w:rsidR="00207940">
          <w:rPr>
            <w:webHidden/>
          </w:rPr>
          <w:instrText xml:space="preserve"> PAGEREF _Toc517363106 \h </w:instrText>
        </w:r>
        <w:r w:rsidR="00207940">
          <w:rPr>
            <w:webHidden/>
          </w:rPr>
        </w:r>
        <w:r w:rsidR="00207940">
          <w:rPr>
            <w:webHidden/>
          </w:rPr>
          <w:fldChar w:fldCharType="separate"/>
        </w:r>
        <w:r w:rsidR="00207940">
          <w:rPr>
            <w:webHidden/>
          </w:rPr>
          <w:t>8</w:t>
        </w:r>
        <w:r w:rsidR="00207940">
          <w:rPr>
            <w:webHidden/>
          </w:rPr>
          <w:fldChar w:fldCharType="end"/>
        </w:r>
      </w:hyperlink>
    </w:p>
    <w:p w14:paraId="71B46DCA" w14:textId="315401E6" w:rsidR="00207940" w:rsidRDefault="00EB49B0">
      <w:pPr>
        <w:pStyle w:val="Verzeichnis3"/>
        <w:rPr>
          <w:rFonts w:asciiTheme="minorHAnsi" w:eastAsiaTheme="minorEastAsia" w:hAnsiTheme="minorHAnsi" w:cstheme="minorBidi"/>
          <w:sz w:val="22"/>
          <w:szCs w:val="22"/>
        </w:rPr>
      </w:pPr>
      <w:hyperlink w:anchor="_Toc517363107" w:history="1">
        <w:r w:rsidR="00207940" w:rsidRPr="00E760E1">
          <w:rPr>
            <w:rStyle w:val="Hyperlink"/>
          </w:rPr>
          <w:t>2.2.2</w:t>
        </w:r>
        <w:r w:rsidR="00207940">
          <w:rPr>
            <w:rFonts w:asciiTheme="minorHAnsi" w:eastAsiaTheme="minorEastAsia" w:hAnsiTheme="minorHAnsi" w:cstheme="minorBidi"/>
            <w:sz w:val="22"/>
            <w:szCs w:val="22"/>
          </w:rPr>
          <w:tab/>
        </w:r>
        <w:r w:rsidR="00207940" w:rsidRPr="00E760E1">
          <w:rPr>
            <w:rStyle w:val="Hyperlink"/>
          </w:rPr>
          <w:t>Ring-Topologie</w:t>
        </w:r>
        <w:r w:rsidR="00207940">
          <w:rPr>
            <w:webHidden/>
          </w:rPr>
          <w:tab/>
        </w:r>
        <w:r w:rsidR="00207940">
          <w:rPr>
            <w:webHidden/>
          </w:rPr>
          <w:fldChar w:fldCharType="begin"/>
        </w:r>
        <w:r w:rsidR="00207940">
          <w:rPr>
            <w:webHidden/>
          </w:rPr>
          <w:instrText xml:space="preserve"> PAGEREF _Toc517363107 \h </w:instrText>
        </w:r>
        <w:r w:rsidR="00207940">
          <w:rPr>
            <w:webHidden/>
          </w:rPr>
        </w:r>
        <w:r w:rsidR="00207940">
          <w:rPr>
            <w:webHidden/>
          </w:rPr>
          <w:fldChar w:fldCharType="separate"/>
        </w:r>
        <w:r w:rsidR="00207940">
          <w:rPr>
            <w:webHidden/>
          </w:rPr>
          <w:t>9</w:t>
        </w:r>
        <w:r w:rsidR="00207940">
          <w:rPr>
            <w:webHidden/>
          </w:rPr>
          <w:fldChar w:fldCharType="end"/>
        </w:r>
      </w:hyperlink>
    </w:p>
    <w:p w14:paraId="31E4C5B6" w14:textId="7FE8F4E8" w:rsidR="00207940" w:rsidRDefault="00EB49B0">
      <w:pPr>
        <w:pStyle w:val="Verzeichnis3"/>
        <w:rPr>
          <w:rFonts w:asciiTheme="minorHAnsi" w:eastAsiaTheme="minorEastAsia" w:hAnsiTheme="minorHAnsi" w:cstheme="minorBidi"/>
          <w:sz w:val="22"/>
          <w:szCs w:val="22"/>
        </w:rPr>
      </w:pPr>
      <w:hyperlink w:anchor="_Toc517363108" w:history="1">
        <w:r w:rsidR="00207940" w:rsidRPr="00E760E1">
          <w:rPr>
            <w:rStyle w:val="Hyperlink"/>
          </w:rPr>
          <w:t>2.2.3</w:t>
        </w:r>
        <w:r w:rsidR="00207940">
          <w:rPr>
            <w:rFonts w:asciiTheme="minorHAnsi" w:eastAsiaTheme="minorEastAsia" w:hAnsiTheme="minorHAnsi" w:cstheme="minorBidi"/>
            <w:sz w:val="22"/>
            <w:szCs w:val="22"/>
          </w:rPr>
          <w:tab/>
        </w:r>
        <w:r w:rsidR="00207940" w:rsidRPr="00E760E1">
          <w:rPr>
            <w:rStyle w:val="Hyperlink"/>
          </w:rPr>
          <w:t>Stern-Topologie</w:t>
        </w:r>
        <w:r w:rsidR="00207940">
          <w:rPr>
            <w:webHidden/>
          </w:rPr>
          <w:tab/>
        </w:r>
        <w:r w:rsidR="00207940">
          <w:rPr>
            <w:webHidden/>
          </w:rPr>
          <w:fldChar w:fldCharType="begin"/>
        </w:r>
        <w:r w:rsidR="00207940">
          <w:rPr>
            <w:webHidden/>
          </w:rPr>
          <w:instrText xml:space="preserve"> PAGEREF _Toc517363108 \h </w:instrText>
        </w:r>
        <w:r w:rsidR="00207940">
          <w:rPr>
            <w:webHidden/>
          </w:rPr>
        </w:r>
        <w:r w:rsidR="00207940">
          <w:rPr>
            <w:webHidden/>
          </w:rPr>
          <w:fldChar w:fldCharType="separate"/>
        </w:r>
        <w:r w:rsidR="00207940">
          <w:rPr>
            <w:webHidden/>
          </w:rPr>
          <w:t>10</w:t>
        </w:r>
        <w:r w:rsidR="00207940">
          <w:rPr>
            <w:webHidden/>
          </w:rPr>
          <w:fldChar w:fldCharType="end"/>
        </w:r>
      </w:hyperlink>
    </w:p>
    <w:p w14:paraId="30819D2D" w14:textId="010CEC4F" w:rsidR="00207940" w:rsidRDefault="00EB49B0">
      <w:pPr>
        <w:pStyle w:val="Verzeichnis3"/>
        <w:rPr>
          <w:rFonts w:asciiTheme="minorHAnsi" w:eastAsiaTheme="minorEastAsia" w:hAnsiTheme="minorHAnsi" w:cstheme="minorBidi"/>
          <w:sz w:val="22"/>
          <w:szCs w:val="22"/>
        </w:rPr>
      </w:pPr>
      <w:hyperlink w:anchor="_Toc517363109" w:history="1">
        <w:r w:rsidR="00207940" w:rsidRPr="00E760E1">
          <w:rPr>
            <w:rStyle w:val="Hyperlink"/>
          </w:rPr>
          <w:t>2.2.4</w:t>
        </w:r>
        <w:r w:rsidR="00207940">
          <w:rPr>
            <w:rFonts w:asciiTheme="minorHAnsi" w:eastAsiaTheme="minorEastAsia" w:hAnsiTheme="minorHAnsi" w:cstheme="minorBidi"/>
            <w:sz w:val="22"/>
            <w:szCs w:val="22"/>
          </w:rPr>
          <w:tab/>
        </w:r>
        <w:r w:rsidR="00207940" w:rsidRPr="00E760E1">
          <w:rPr>
            <w:rStyle w:val="Hyperlink"/>
          </w:rPr>
          <w:t>Baum-Topologie</w:t>
        </w:r>
        <w:r w:rsidR="00207940">
          <w:rPr>
            <w:webHidden/>
          </w:rPr>
          <w:tab/>
        </w:r>
        <w:r w:rsidR="00207940">
          <w:rPr>
            <w:webHidden/>
          </w:rPr>
          <w:fldChar w:fldCharType="begin"/>
        </w:r>
        <w:r w:rsidR="00207940">
          <w:rPr>
            <w:webHidden/>
          </w:rPr>
          <w:instrText xml:space="preserve"> PAGEREF _Toc517363109 \h </w:instrText>
        </w:r>
        <w:r w:rsidR="00207940">
          <w:rPr>
            <w:webHidden/>
          </w:rPr>
        </w:r>
        <w:r w:rsidR="00207940">
          <w:rPr>
            <w:webHidden/>
          </w:rPr>
          <w:fldChar w:fldCharType="separate"/>
        </w:r>
        <w:r w:rsidR="00207940">
          <w:rPr>
            <w:webHidden/>
          </w:rPr>
          <w:t>11</w:t>
        </w:r>
        <w:r w:rsidR="00207940">
          <w:rPr>
            <w:webHidden/>
          </w:rPr>
          <w:fldChar w:fldCharType="end"/>
        </w:r>
      </w:hyperlink>
    </w:p>
    <w:p w14:paraId="77779AD1" w14:textId="63EF3F03" w:rsidR="00207940" w:rsidRDefault="00EB49B0">
      <w:pPr>
        <w:pStyle w:val="Verzeichnis3"/>
        <w:rPr>
          <w:rFonts w:asciiTheme="minorHAnsi" w:eastAsiaTheme="minorEastAsia" w:hAnsiTheme="minorHAnsi" w:cstheme="minorBidi"/>
          <w:sz w:val="22"/>
          <w:szCs w:val="22"/>
        </w:rPr>
      </w:pPr>
      <w:hyperlink w:anchor="_Toc517363110" w:history="1">
        <w:r w:rsidR="00207940" w:rsidRPr="00E760E1">
          <w:rPr>
            <w:rStyle w:val="Hyperlink"/>
          </w:rPr>
          <w:t>2.2.5</w:t>
        </w:r>
        <w:r w:rsidR="00207940">
          <w:rPr>
            <w:rFonts w:asciiTheme="minorHAnsi" w:eastAsiaTheme="minorEastAsia" w:hAnsiTheme="minorHAnsi" w:cstheme="minorBidi"/>
            <w:sz w:val="22"/>
            <w:szCs w:val="22"/>
          </w:rPr>
          <w:tab/>
        </w:r>
        <w:r w:rsidR="00207940" w:rsidRPr="00E760E1">
          <w:rPr>
            <w:rStyle w:val="Hyperlink"/>
          </w:rPr>
          <w:t>Vermaschtes Netz</w:t>
        </w:r>
        <w:r w:rsidR="00207940">
          <w:rPr>
            <w:webHidden/>
          </w:rPr>
          <w:tab/>
        </w:r>
        <w:r w:rsidR="00207940">
          <w:rPr>
            <w:webHidden/>
          </w:rPr>
          <w:fldChar w:fldCharType="begin"/>
        </w:r>
        <w:r w:rsidR="00207940">
          <w:rPr>
            <w:webHidden/>
          </w:rPr>
          <w:instrText xml:space="preserve"> PAGEREF _Toc517363110 \h </w:instrText>
        </w:r>
        <w:r w:rsidR="00207940">
          <w:rPr>
            <w:webHidden/>
          </w:rPr>
        </w:r>
        <w:r w:rsidR="00207940">
          <w:rPr>
            <w:webHidden/>
          </w:rPr>
          <w:fldChar w:fldCharType="separate"/>
        </w:r>
        <w:r w:rsidR="00207940">
          <w:rPr>
            <w:webHidden/>
          </w:rPr>
          <w:t>12</w:t>
        </w:r>
        <w:r w:rsidR="00207940">
          <w:rPr>
            <w:webHidden/>
          </w:rPr>
          <w:fldChar w:fldCharType="end"/>
        </w:r>
      </w:hyperlink>
    </w:p>
    <w:p w14:paraId="427B2B1A" w14:textId="1E0BC511" w:rsidR="00207940" w:rsidRDefault="00EB49B0">
      <w:pPr>
        <w:pStyle w:val="Verzeichnis2"/>
        <w:rPr>
          <w:rFonts w:asciiTheme="minorHAnsi" w:eastAsiaTheme="minorEastAsia" w:hAnsiTheme="minorHAnsi" w:cstheme="minorBidi"/>
          <w:bCs w:val="0"/>
          <w:noProof/>
          <w:sz w:val="22"/>
          <w:szCs w:val="22"/>
        </w:rPr>
      </w:pPr>
      <w:hyperlink w:anchor="_Toc517363111" w:history="1">
        <w:r w:rsidR="00207940" w:rsidRPr="00E760E1">
          <w:rPr>
            <w:rStyle w:val="Hyperlink"/>
            <w:noProof/>
          </w:rPr>
          <w:t>2.3</w:t>
        </w:r>
        <w:r w:rsidR="00207940">
          <w:rPr>
            <w:rFonts w:asciiTheme="minorHAnsi" w:eastAsiaTheme="minorEastAsia" w:hAnsiTheme="minorHAnsi" w:cstheme="minorBidi"/>
            <w:bCs w:val="0"/>
            <w:noProof/>
            <w:sz w:val="22"/>
            <w:szCs w:val="22"/>
          </w:rPr>
          <w:tab/>
        </w:r>
        <w:r w:rsidR="00207940" w:rsidRPr="00E760E1">
          <w:rPr>
            <w:rStyle w:val="Hyperlink"/>
            <w:noProof/>
          </w:rPr>
          <w:t>Netzwerke-Protokolle</w:t>
        </w:r>
        <w:r w:rsidR="00207940">
          <w:rPr>
            <w:noProof/>
            <w:webHidden/>
          </w:rPr>
          <w:tab/>
        </w:r>
        <w:r w:rsidR="00207940">
          <w:rPr>
            <w:noProof/>
            <w:webHidden/>
          </w:rPr>
          <w:fldChar w:fldCharType="begin"/>
        </w:r>
        <w:r w:rsidR="00207940">
          <w:rPr>
            <w:noProof/>
            <w:webHidden/>
          </w:rPr>
          <w:instrText xml:space="preserve"> PAGEREF _Toc517363111 \h </w:instrText>
        </w:r>
        <w:r w:rsidR="00207940">
          <w:rPr>
            <w:noProof/>
            <w:webHidden/>
          </w:rPr>
        </w:r>
        <w:r w:rsidR="00207940">
          <w:rPr>
            <w:noProof/>
            <w:webHidden/>
          </w:rPr>
          <w:fldChar w:fldCharType="separate"/>
        </w:r>
        <w:r w:rsidR="00207940">
          <w:rPr>
            <w:noProof/>
            <w:webHidden/>
          </w:rPr>
          <w:t>12</w:t>
        </w:r>
        <w:r w:rsidR="00207940">
          <w:rPr>
            <w:noProof/>
            <w:webHidden/>
          </w:rPr>
          <w:fldChar w:fldCharType="end"/>
        </w:r>
      </w:hyperlink>
    </w:p>
    <w:p w14:paraId="0A3162EF" w14:textId="01F7F1D7" w:rsidR="00207940" w:rsidRDefault="00EB49B0">
      <w:pPr>
        <w:pStyle w:val="Verzeichnis3"/>
        <w:rPr>
          <w:rFonts w:asciiTheme="minorHAnsi" w:eastAsiaTheme="minorEastAsia" w:hAnsiTheme="minorHAnsi" w:cstheme="minorBidi"/>
          <w:sz w:val="22"/>
          <w:szCs w:val="22"/>
        </w:rPr>
      </w:pPr>
      <w:hyperlink w:anchor="_Toc517363112" w:history="1">
        <w:r w:rsidR="00207940" w:rsidRPr="00E760E1">
          <w:rPr>
            <w:rStyle w:val="Hyperlink"/>
          </w:rPr>
          <w:t>2.3.1</w:t>
        </w:r>
        <w:r w:rsidR="00207940">
          <w:rPr>
            <w:rFonts w:asciiTheme="minorHAnsi" w:eastAsiaTheme="minorEastAsia" w:hAnsiTheme="minorHAnsi" w:cstheme="minorBidi"/>
            <w:sz w:val="22"/>
            <w:szCs w:val="22"/>
          </w:rPr>
          <w:tab/>
        </w:r>
        <w:r w:rsidR="00207940" w:rsidRPr="00E760E1">
          <w:rPr>
            <w:rStyle w:val="Hyperlink"/>
          </w:rPr>
          <w:t>PROFIBUS</w:t>
        </w:r>
        <w:r w:rsidR="00207940">
          <w:rPr>
            <w:webHidden/>
          </w:rPr>
          <w:tab/>
        </w:r>
        <w:r w:rsidR="00207940">
          <w:rPr>
            <w:webHidden/>
          </w:rPr>
          <w:fldChar w:fldCharType="begin"/>
        </w:r>
        <w:r w:rsidR="00207940">
          <w:rPr>
            <w:webHidden/>
          </w:rPr>
          <w:instrText xml:space="preserve"> PAGEREF _Toc517363112 \h </w:instrText>
        </w:r>
        <w:r w:rsidR="00207940">
          <w:rPr>
            <w:webHidden/>
          </w:rPr>
        </w:r>
        <w:r w:rsidR="00207940">
          <w:rPr>
            <w:webHidden/>
          </w:rPr>
          <w:fldChar w:fldCharType="separate"/>
        </w:r>
        <w:r w:rsidR="00207940">
          <w:rPr>
            <w:webHidden/>
          </w:rPr>
          <w:t>13</w:t>
        </w:r>
        <w:r w:rsidR="00207940">
          <w:rPr>
            <w:webHidden/>
          </w:rPr>
          <w:fldChar w:fldCharType="end"/>
        </w:r>
      </w:hyperlink>
    </w:p>
    <w:p w14:paraId="23AD202D" w14:textId="6D8A20B4" w:rsidR="00207940" w:rsidRDefault="00EB49B0">
      <w:pPr>
        <w:pStyle w:val="Verzeichnis3"/>
        <w:rPr>
          <w:rFonts w:asciiTheme="minorHAnsi" w:eastAsiaTheme="minorEastAsia" w:hAnsiTheme="minorHAnsi" w:cstheme="minorBidi"/>
          <w:sz w:val="22"/>
          <w:szCs w:val="22"/>
        </w:rPr>
      </w:pPr>
      <w:hyperlink w:anchor="_Toc517363113" w:history="1">
        <w:r w:rsidR="00207940" w:rsidRPr="00E760E1">
          <w:rPr>
            <w:rStyle w:val="Hyperlink"/>
          </w:rPr>
          <w:t>2.3.2</w:t>
        </w:r>
        <w:r w:rsidR="00207940">
          <w:rPr>
            <w:rFonts w:asciiTheme="minorHAnsi" w:eastAsiaTheme="minorEastAsia" w:hAnsiTheme="minorHAnsi" w:cstheme="minorBidi"/>
            <w:sz w:val="22"/>
            <w:szCs w:val="22"/>
          </w:rPr>
          <w:tab/>
        </w:r>
        <w:r w:rsidR="00207940" w:rsidRPr="00E760E1">
          <w:rPr>
            <w:rStyle w:val="Hyperlink"/>
          </w:rPr>
          <w:t>PROFINET</w:t>
        </w:r>
        <w:r w:rsidR="00207940">
          <w:rPr>
            <w:webHidden/>
          </w:rPr>
          <w:tab/>
        </w:r>
        <w:r w:rsidR="00207940">
          <w:rPr>
            <w:webHidden/>
          </w:rPr>
          <w:fldChar w:fldCharType="begin"/>
        </w:r>
        <w:r w:rsidR="00207940">
          <w:rPr>
            <w:webHidden/>
          </w:rPr>
          <w:instrText xml:space="preserve"> PAGEREF _Toc517363113 \h </w:instrText>
        </w:r>
        <w:r w:rsidR="00207940">
          <w:rPr>
            <w:webHidden/>
          </w:rPr>
        </w:r>
        <w:r w:rsidR="00207940">
          <w:rPr>
            <w:webHidden/>
          </w:rPr>
          <w:fldChar w:fldCharType="separate"/>
        </w:r>
        <w:r w:rsidR="00207940">
          <w:rPr>
            <w:webHidden/>
          </w:rPr>
          <w:t>15</w:t>
        </w:r>
        <w:r w:rsidR="00207940">
          <w:rPr>
            <w:webHidden/>
          </w:rPr>
          <w:fldChar w:fldCharType="end"/>
        </w:r>
      </w:hyperlink>
    </w:p>
    <w:p w14:paraId="43B81E69" w14:textId="7A05B9A8" w:rsidR="00207940" w:rsidRDefault="00EB49B0">
      <w:pPr>
        <w:pStyle w:val="Verzeichnis1"/>
        <w:rPr>
          <w:rFonts w:asciiTheme="minorHAnsi" w:eastAsiaTheme="minorEastAsia" w:hAnsiTheme="minorHAnsi" w:cstheme="minorBidi"/>
          <w:b w:val="0"/>
          <w:bCs w:val="0"/>
          <w:noProof/>
          <w:sz w:val="22"/>
          <w:szCs w:val="22"/>
        </w:rPr>
      </w:pPr>
      <w:hyperlink w:anchor="_Toc517363114" w:history="1">
        <w:r w:rsidR="00207940" w:rsidRPr="00E760E1">
          <w:rPr>
            <w:rStyle w:val="Hyperlink"/>
            <w:noProof/>
          </w:rPr>
          <w:t>3</w:t>
        </w:r>
        <w:r w:rsidR="00207940">
          <w:rPr>
            <w:rFonts w:asciiTheme="minorHAnsi" w:eastAsiaTheme="minorEastAsia" w:hAnsiTheme="minorHAnsi" w:cstheme="minorBidi"/>
            <w:b w:val="0"/>
            <w:bCs w:val="0"/>
            <w:noProof/>
            <w:sz w:val="22"/>
            <w:szCs w:val="22"/>
          </w:rPr>
          <w:tab/>
        </w:r>
        <w:r w:rsidR="00207940" w:rsidRPr="00E760E1">
          <w:rPr>
            <w:rStyle w:val="Hyperlink"/>
            <w:noProof/>
          </w:rPr>
          <w:t>Ausgangssituation</w:t>
        </w:r>
        <w:r w:rsidR="00207940">
          <w:rPr>
            <w:noProof/>
            <w:webHidden/>
          </w:rPr>
          <w:tab/>
        </w:r>
        <w:r w:rsidR="00207940">
          <w:rPr>
            <w:noProof/>
            <w:webHidden/>
          </w:rPr>
          <w:fldChar w:fldCharType="begin"/>
        </w:r>
        <w:r w:rsidR="00207940">
          <w:rPr>
            <w:noProof/>
            <w:webHidden/>
          </w:rPr>
          <w:instrText xml:space="preserve"> PAGEREF _Toc517363114 \h </w:instrText>
        </w:r>
        <w:r w:rsidR="00207940">
          <w:rPr>
            <w:noProof/>
            <w:webHidden/>
          </w:rPr>
        </w:r>
        <w:r w:rsidR="00207940">
          <w:rPr>
            <w:noProof/>
            <w:webHidden/>
          </w:rPr>
          <w:fldChar w:fldCharType="separate"/>
        </w:r>
        <w:r w:rsidR="00207940">
          <w:rPr>
            <w:noProof/>
            <w:webHidden/>
          </w:rPr>
          <w:t>16</w:t>
        </w:r>
        <w:r w:rsidR="00207940">
          <w:rPr>
            <w:noProof/>
            <w:webHidden/>
          </w:rPr>
          <w:fldChar w:fldCharType="end"/>
        </w:r>
      </w:hyperlink>
    </w:p>
    <w:p w14:paraId="0973879A" w14:textId="5C606AE0" w:rsidR="00207940" w:rsidRDefault="00EB49B0">
      <w:pPr>
        <w:pStyle w:val="Verzeichnis2"/>
        <w:rPr>
          <w:rFonts w:asciiTheme="minorHAnsi" w:eastAsiaTheme="minorEastAsia" w:hAnsiTheme="minorHAnsi" w:cstheme="minorBidi"/>
          <w:bCs w:val="0"/>
          <w:noProof/>
          <w:sz w:val="22"/>
          <w:szCs w:val="22"/>
        </w:rPr>
      </w:pPr>
      <w:hyperlink w:anchor="_Toc517363115" w:history="1">
        <w:r w:rsidR="00207940" w:rsidRPr="00E760E1">
          <w:rPr>
            <w:rStyle w:val="Hyperlink"/>
            <w:noProof/>
          </w:rPr>
          <w:t>3.1</w:t>
        </w:r>
        <w:r w:rsidR="00207940">
          <w:rPr>
            <w:rFonts w:asciiTheme="minorHAnsi" w:eastAsiaTheme="minorEastAsia" w:hAnsiTheme="minorHAnsi" w:cstheme="minorBidi"/>
            <w:bCs w:val="0"/>
            <w:noProof/>
            <w:sz w:val="22"/>
            <w:szCs w:val="22"/>
          </w:rPr>
          <w:tab/>
        </w:r>
        <w:r w:rsidR="00207940" w:rsidRPr="00E760E1">
          <w:rPr>
            <w:rStyle w:val="Hyperlink"/>
            <w:noProof/>
          </w:rPr>
          <w:t>Was ist Communication Studio?</w:t>
        </w:r>
        <w:r w:rsidR="00207940">
          <w:rPr>
            <w:noProof/>
            <w:webHidden/>
          </w:rPr>
          <w:tab/>
        </w:r>
        <w:r w:rsidR="00207940">
          <w:rPr>
            <w:noProof/>
            <w:webHidden/>
          </w:rPr>
          <w:fldChar w:fldCharType="begin"/>
        </w:r>
        <w:r w:rsidR="00207940">
          <w:rPr>
            <w:noProof/>
            <w:webHidden/>
          </w:rPr>
          <w:instrText xml:space="preserve"> PAGEREF _Toc517363115 \h </w:instrText>
        </w:r>
        <w:r w:rsidR="00207940">
          <w:rPr>
            <w:noProof/>
            <w:webHidden/>
          </w:rPr>
        </w:r>
        <w:r w:rsidR="00207940">
          <w:rPr>
            <w:noProof/>
            <w:webHidden/>
          </w:rPr>
          <w:fldChar w:fldCharType="separate"/>
        </w:r>
        <w:r w:rsidR="00207940">
          <w:rPr>
            <w:noProof/>
            <w:webHidden/>
          </w:rPr>
          <w:t>16</w:t>
        </w:r>
        <w:r w:rsidR="00207940">
          <w:rPr>
            <w:noProof/>
            <w:webHidden/>
          </w:rPr>
          <w:fldChar w:fldCharType="end"/>
        </w:r>
      </w:hyperlink>
    </w:p>
    <w:p w14:paraId="3025D02D" w14:textId="688EFE5E" w:rsidR="00207940" w:rsidRDefault="00EB49B0">
      <w:pPr>
        <w:pStyle w:val="Verzeichnis2"/>
        <w:rPr>
          <w:rFonts w:asciiTheme="minorHAnsi" w:eastAsiaTheme="minorEastAsia" w:hAnsiTheme="minorHAnsi" w:cstheme="minorBidi"/>
          <w:bCs w:val="0"/>
          <w:noProof/>
          <w:sz w:val="22"/>
          <w:szCs w:val="22"/>
        </w:rPr>
      </w:pPr>
      <w:hyperlink w:anchor="_Toc517363116" w:history="1">
        <w:r w:rsidR="00207940" w:rsidRPr="00E760E1">
          <w:rPr>
            <w:rStyle w:val="Hyperlink"/>
            <w:noProof/>
          </w:rPr>
          <w:t>3.2</w:t>
        </w:r>
        <w:r w:rsidR="00207940">
          <w:rPr>
            <w:rFonts w:asciiTheme="minorHAnsi" w:eastAsiaTheme="minorEastAsia" w:hAnsiTheme="minorHAnsi" w:cstheme="minorBidi"/>
            <w:bCs w:val="0"/>
            <w:noProof/>
            <w:sz w:val="22"/>
            <w:szCs w:val="22"/>
          </w:rPr>
          <w:tab/>
        </w:r>
        <w:r w:rsidR="00207940" w:rsidRPr="00E760E1">
          <w:rPr>
            <w:rStyle w:val="Hyperlink"/>
            <w:noProof/>
          </w:rPr>
          <w:t>Befragungsmethoden</w:t>
        </w:r>
        <w:r w:rsidR="00207940">
          <w:rPr>
            <w:noProof/>
            <w:webHidden/>
          </w:rPr>
          <w:tab/>
        </w:r>
        <w:r w:rsidR="00207940">
          <w:rPr>
            <w:noProof/>
            <w:webHidden/>
          </w:rPr>
          <w:fldChar w:fldCharType="begin"/>
        </w:r>
        <w:r w:rsidR="00207940">
          <w:rPr>
            <w:noProof/>
            <w:webHidden/>
          </w:rPr>
          <w:instrText xml:space="preserve"> PAGEREF _Toc517363116 \h </w:instrText>
        </w:r>
        <w:r w:rsidR="00207940">
          <w:rPr>
            <w:noProof/>
            <w:webHidden/>
          </w:rPr>
        </w:r>
        <w:r w:rsidR="00207940">
          <w:rPr>
            <w:noProof/>
            <w:webHidden/>
          </w:rPr>
          <w:fldChar w:fldCharType="separate"/>
        </w:r>
        <w:r w:rsidR="00207940">
          <w:rPr>
            <w:noProof/>
            <w:webHidden/>
          </w:rPr>
          <w:t>17</w:t>
        </w:r>
        <w:r w:rsidR="00207940">
          <w:rPr>
            <w:noProof/>
            <w:webHidden/>
          </w:rPr>
          <w:fldChar w:fldCharType="end"/>
        </w:r>
      </w:hyperlink>
    </w:p>
    <w:p w14:paraId="35B00EC9" w14:textId="4B115FD5" w:rsidR="00207940" w:rsidRDefault="00EB49B0">
      <w:pPr>
        <w:pStyle w:val="Verzeichnis2"/>
        <w:rPr>
          <w:rFonts w:asciiTheme="minorHAnsi" w:eastAsiaTheme="minorEastAsia" w:hAnsiTheme="minorHAnsi" w:cstheme="minorBidi"/>
          <w:bCs w:val="0"/>
          <w:noProof/>
          <w:sz w:val="22"/>
          <w:szCs w:val="22"/>
        </w:rPr>
      </w:pPr>
      <w:hyperlink w:anchor="_Toc517363117" w:history="1">
        <w:r w:rsidR="00207940" w:rsidRPr="00E760E1">
          <w:rPr>
            <w:rStyle w:val="Hyperlink"/>
            <w:noProof/>
          </w:rPr>
          <w:t>3.3</w:t>
        </w:r>
        <w:r w:rsidR="00207940">
          <w:rPr>
            <w:rFonts w:asciiTheme="minorHAnsi" w:eastAsiaTheme="minorEastAsia" w:hAnsiTheme="minorHAnsi" w:cstheme="minorBidi"/>
            <w:bCs w:val="0"/>
            <w:noProof/>
            <w:sz w:val="22"/>
            <w:szCs w:val="22"/>
          </w:rPr>
          <w:tab/>
        </w:r>
        <w:r w:rsidR="00207940" w:rsidRPr="00E760E1">
          <w:rPr>
            <w:rStyle w:val="Hyperlink"/>
            <w:noProof/>
          </w:rPr>
          <w:t>Auswertung</w:t>
        </w:r>
        <w:r w:rsidR="00207940">
          <w:rPr>
            <w:noProof/>
            <w:webHidden/>
          </w:rPr>
          <w:tab/>
        </w:r>
        <w:r w:rsidR="00207940">
          <w:rPr>
            <w:noProof/>
            <w:webHidden/>
          </w:rPr>
          <w:fldChar w:fldCharType="begin"/>
        </w:r>
        <w:r w:rsidR="00207940">
          <w:rPr>
            <w:noProof/>
            <w:webHidden/>
          </w:rPr>
          <w:instrText xml:space="preserve"> PAGEREF _Toc517363117 \h </w:instrText>
        </w:r>
        <w:r w:rsidR="00207940">
          <w:rPr>
            <w:noProof/>
            <w:webHidden/>
          </w:rPr>
        </w:r>
        <w:r w:rsidR="00207940">
          <w:rPr>
            <w:noProof/>
            <w:webHidden/>
          </w:rPr>
          <w:fldChar w:fldCharType="separate"/>
        </w:r>
        <w:r w:rsidR="00207940">
          <w:rPr>
            <w:noProof/>
            <w:webHidden/>
          </w:rPr>
          <w:t>18</w:t>
        </w:r>
        <w:r w:rsidR="00207940">
          <w:rPr>
            <w:noProof/>
            <w:webHidden/>
          </w:rPr>
          <w:fldChar w:fldCharType="end"/>
        </w:r>
      </w:hyperlink>
    </w:p>
    <w:p w14:paraId="3E3416F4" w14:textId="77EE2634" w:rsidR="00207940" w:rsidRDefault="00EB49B0">
      <w:pPr>
        <w:pStyle w:val="Verzeichnis1"/>
        <w:rPr>
          <w:rFonts w:asciiTheme="minorHAnsi" w:eastAsiaTheme="minorEastAsia" w:hAnsiTheme="minorHAnsi" w:cstheme="minorBidi"/>
          <w:b w:val="0"/>
          <w:bCs w:val="0"/>
          <w:noProof/>
          <w:sz w:val="22"/>
          <w:szCs w:val="22"/>
        </w:rPr>
      </w:pPr>
      <w:hyperlink w:anchor="_Toc517363118" w:history="1">
        <w:r w:rsidR="00207940" w:rsidRPr="00E760E1">
          <w:rPr>
            <w:rStyle w:val="Hyperlink"/>
            <w:noProof/>
          </w:rPr>
          <w:t>4</w:t>
        </w:r>
        <w:r w:rsidR="00207940">
          <w:rPr>
            <w:rFonts w:asciiTheme="minorHAnsi" w:eastAsiaTheme="minorEastAsia" w:hAnsiTheme="minorHAnsi" w:cstheme="minorBidi"/>
            <w:b w:val="0"/>
            <w:bCs w:val="0"/>
            <w:noProof/>
            <w:sz w:val="22"/>
            <w:szCs w:val="22"/>
          </w:rPr>
          <w:tab/>
        </w:r>
        <w:r w:rsidR="00207940" w:rsidRPr="00E760E1">
          <w:rPr>
            <w:rStyle w:val="Hyperlink"/>
            <w:noProof/>
          </w:rPr>
          <w:t>Anforderungsanalyse</w:t>
        </w:r>
        <w:r w:rsidR="00207940">
          <w:rPr>
            <w:noProof/>
            <w:webHidden/>
          </w:rPr>
          <w:tab/>
        </w:r>
        <w:r w:rsidR="00207940">
          <w:rPr>
            <w:noProof/>
            <w:webHidden/>
          </w:rPr>
          <w:fldChar w:fldCharType="begin"/>
        </w:r>
        <w:r w:rsidR="00207940">
          <w:rPr>
            <w:noProof/>
            <w:webHidden/>
          </w:rPr>
          <w:instrText xml:space="preserve"> PAGEREF _Toc517363118 \h </w:instrText>
        </w:r>
        <w:r w:rsidR="00207940">
          <w:rPr>
            <w:noProof/>
            <w:webHidden/>
          </w:rPr>
        </w:r>
        <w:r w:rsidR="00207940">
          <w:rPr>
            <w:noProof/>
            <w:webHidden/>
          </w:rPr>
          <w:fldChar w:fldCharType="separate"/>
        </w:r>
        <w:r w:rsidR="00207940">
          <w:rPr>
            <w:noProof/>
            <w:webHidden/>
          </w:rPr>
          <w:t>20</w:t>
        </w:r>
        <w:r w:rsidR="00207940">
          <w:rPr>
            <w:noProof/>
            <w:webHidden/>
          </w:rPr>
          <w:fldChar w:fldCharType="end"/>
        </w:r>
      </w:hyperlink>
    </w:p>
    <w:p w14:paraId="6F6151A0" w14:textId="58C96B8F" w:rsidR="00207940" w:rsidRDefault="00EB49B0">
      <w:pPr>
        <w:pStyle w:val="Verzeichnis2"/>
        <w:rPr>
          <w:rFonts w:asciiTheme="minorHAnsi" w:eastAsiaTheme="minorEastAsia" w:hAnsiTheme="minorHAnsi" w:cstheme="minorBidi"/>
          <w:bCs w:val="0"/>
          <w:noProof/>
          <w:sz w:val="22"/>
          <w:szCs w:val="22"/>
        </w:rPr>
      </w:pPr>
      <w:hyperlink w:anchor="_Toc517363119" w:history="1">
        <w:r w:rsidR="00207940" w:rsidRPr="00E760E1">
          <w:rPr>
            <w:rStyle w:val="Hyperlink"/>
            <w:noProof/>
          </w:rPr>
          <w:t>4.1</w:t>
        </w:r>
        <w:r w:rsidR="00207940">
          <w:rPr>
            <w:rFonts w:asciiTheme="minorHAnsi" w:eastAsiaTheme="minorEastAsia" w:hAnsiTheme="minorHAnsi" w:cstheme="minorBidi"/>
            <w:bCs w:val="0"/>
            <w:noProof/>
            <w:sz w:val="22"/>
            <w:szCs w:val="22"/>
          </w:rPr>
          <w:tab/>
        </w:r>
        <w:r w:rsidR="00207940" w:rsidRPr="00E760E1">
          <w:rPr>
            <w:rStyle w:val="Hyperlink"/>
            <w:noProof/>
          </w:rPr>
          <w:t>Funktionale Anforderungen</w:t>
        </w:r>
        <w:r w:rsidR="00207940">
          <w:rPr>
            <w:noProof/>
            <w:webHidden/>
          </w:rPr>
          <w:tab/>
        </w:r>
        <w:r w:rsidR="00207940">
          <w:rPr>
            <w:noProof/>
            <w:webHidden/>
          </w:rPr>
          <w:fldChar w:fldCharType="begin"/>
        </w:r>
        <w:r w:rsidR="00207940">
          <w:rPr>
            <w:noProof/>
            <w:webHidden/>
          </w:rPr>
          <w:instrText xml:space="preserve"> PAGEREF _Toc517363119 \h </w:instrText>
        </w:r>
        <w:r w:rsidR="00207940">
          <w:rPr>
            <w:noProof/>
            <w:webHidden/>
          </w:rPr>
        </w:r>
        <w:r w:rsidR="00207940">
          <w:rPr>
            <w:noProof/>
            <w:webHidden/>
          </w:rPr>
          <w:fldChar w:fldCharType="separate"/>
        </w:r>
        <w:r w:rsidR="00207940">
          <w:rPr>
            <w:noProof/>
            <w:webHidden/>
          </w:rPr>
          <w:t>20</w:t>
        </w:r>
        <w:r w:rsidR="00207940">
          <w:rPr>
            <w:noProof/>
            <w:webHidden/>
          </w:rPr>
          <w:fldChar w:fldCharType="end"/>
        </w:r>
      </w:hyperlink>
    </w:p>
    <w:p w14:paraId="03854FCE" w14:textId="6D67915D" w:rsidR="00207940" w:rsidRDefault="00EB49B0">
      <w:pPr>
        <w:pStyle w:val="Verzeichnis3"/>
        <w:rPr>
          <w:rFonts w:asciiTheme="minorHAnsi" w:eastAsiaTheme="minorEastAsia" w:hAnsiTheme="minorHAnsi" w:cstheme="minorBidi"/>
          <w:sz w:val="22"/>
          <w:szCs w:val="22"/>
        </w:rPr>
      </w:pPr>
      <w:hyperlink w:anchor="_Toc517363120" w:history="1">
        <w:r w:rsidR="00207940" w:rsidRPr="00E760E1">
          <w:rPr>
            <w:rStyle w:val="Hyperlink"/>
          </w:rPr>
          <w:t>4.1.1</w:t>
        </w:r>
        <w:r w:rsidR="00207940">
          <w:rPr>
            <w:rFonts w:asciiTheme="minorHAnsi" w:eastAsiaTheme="minorEastAsia" w:hAnsiTheme="minorHAnsi" w:cstheme="minorBidi"/>
            <w:sz w:val="22"/>
            <w:szCs w:val="22"/>
          </w:rPr>
          <w:tab/>
        </w:r>
        <w:r w:rsidR="00207940" w:rsidRPr="00E760E1">
          <w:rPr>
            <w:rStyle w:val="Hyperlink"/>
          </w:rPr>
          <w:t>Muss</w:t>
        </w:r>
        <w:r w:rsidR="00207940" w:rsidRPr="00E760E1">
          <w:rPr>
            <w:rStyle w:val="Hyperlink"/>
            <w:i/>
          </w:rPr>
          <w:t>-</w:t>
        </w:r>
        <w:r w:rsidR="00207940" w:rsidRPr="00E760E1">
          <w:rPr>
            <w:rStyle w:val="Hyperlink"/>
          </w:rPr>
          <w:t>Kriterien</w:t>
        </w:r>
        <w:r w:rsidR="00207940">
          <w:rPr>
            <w:webHidden/>
          </w:rPr>
          <w:tab/>
        </w:r>
        <w:r w:rsidR="00207940">
          <w:rPr>
            <w:webHidden/>
          </w:rPr>
          <w:fldChar w:fldCharType="begin"/>
        </w:r>
        <w:r w:rsidR="00207940">
          <w:rPr>
            <w:webHidden/>
          </w:rPr>
          <w:instrText xml:space="preserve"> PAGEREF _Toc517363120 \h </w:instrText>
        </w:r>
        <w:r w:rsidR="00207940">
          <w:rPr>
            <w:webHidden/>
          </w:rPr>
        </w:r>
        <w:r w:rsidR="00207940">
          <w:rPr>
            <w:webHidden/>
          </w:rPr>
          <w:fldChar w:fldCharType="separate"/>
        </w:r>
        <w:r w:rsidR="00207940">
          <w:rPr>
            <w:webHidden/>
          </w:rPr>
          <w:t>20</w:t>
        </w:r>
        <w:r w:rsidR="00207940">
          <w:rPr>
            <w:webHidden/>
          </w:rPr>
          <w:fldChar w:fldCharType="end"/>
        </w:r>
      </w:hyperlink>
    </w:p>
    <w:p w14:paraId="2C533BDF" w14:textId="37ECA068" w:rsidR="00207940" w:rsidRDefault="00EB49B0">
      <w:pPr>
        <w:pStyle w:val="Verzeichnis3"/>
        <w:rPr>
          <w:rFonts w:asciiTheme="minorHAnsi" w:eastAsiaTheme="minorEastAsia" w:hAnsiTheme="minorHAnsi" w:cstheme="minorBidi"/>
          <w:sz w:val="22"/>
          <w:szCs w:val="22"/>
        </w:rPr>
      </w:pPr>
      <w:hyperlink w:anchor="_Toc517363121" w:history="1">
        <w:r w:rsidR="00207940" w:rsidRPr="00E760E1">
          <w:rPr>
            <w:rStyle w:val="Hyperlink"/>
          </w:rPr>
          <w:t>4.1.2</w:t>
        </w:r>
        <w:r w:rsidR="00207940">
          <w:rPr>
            <w:rFonts w:asciiTheme="minorHAnsi" w:eastAsiaTheme="minorEastAsia" w:hAnsiTheme="minorHAnsi" w:cstheme="minorBidi"/>
            <w:sz w:val="22"/>
            <w:szCs w:val="22"/>
          </w:rPr>
          <w:tab/>
        </w:r>
        <w:r w:rsidR="00207940" w:rsidRPr="00E760E1">
          <w:rPr>
            <w:rStyle w:val="Hyperlink"/>
          </w:rPr>
          <w:t>Kann-Kriterien</w:t>
        </w:r>
        <w:r w:rsidR="00207940">
          <w:rPr>
            <w:webHidden/>
          </w:rPr>
          <w:tab/>
        </w:r>
        <w:r w:rsidR="00207940">
          <w:rPr>
            <w:webHidden/>
          </w:rPr>
          <w:fldChar w:fldCharType="begin"/>
        </w:r>
        <w:r w:rsidR="00207940">
          <w:rPr>
            <w:webHidden/>
          </w:rPr>
          <w:instrText xml:space="preserve"> PAGEREF _Toc517363121 \h </w:instrText>
        </w:r>
        <w:r w:rsidR="00207940">
          <w:rPr>
            <w:webHidden/>
          </w:rPr>
        </w:r>
        <w:r w:rsidR="00207940">
          <w:rPr>
            <w:webHidden/>
          </w:rPr>
          <w:fldChar w:fldCharType="separate"/>
        </w:r>
        <w:r w:rsidR="00207940">
          <w:rPr>
            <w:webHidden/>
          </w:rPr>
          <w:t>21</w:t>
        </w:r>
        <w:r w:rsidR="00207940">
          <w:rPr>
            <w:webHidden/>
          </w:rPr>
          <w:fldChar w:fldCharType="end"/>
        </w:r>
      </w:hyperlink>
    </w:p>
    <w:p w14:paraId="102CB008" w14:textId="21B3AD27" w:rsidR="00207940" w:rsidRDefault="00EB49B0">
      <w:pPr>
        <w:pStyle w:val="Verzeichnis2"/>
        <w:rPr>
          <w:rFonts w:asciiTheme="minorHAnsi" w:eastAsiaTheme="minorEastAsia" w:hAnsiTheme="minorHAnsi" w:cstheme="minorBidi"/>
          <w:bCs w:val="0"/>
          <w:noProof/>
          <w:sz w:val="22"/>
          <w:szCs w:val="22"/>
        </w:rPr>
      </w:pPr>
      <w:hyperlink w:anchor="_Toc517363122" w:history="1">
        <w:r w:rsidR="00207940" w:rsidRPr="00E760E1">
          <w:rPr>
            <w:rStyle w:val="Hyperlink"/>
            <w:noProof/>
          </w:rPr>
          <w:t>4.2</w:t>
        </w:r>
        <w:r w:rsidR="00207940">
          <w:rPr>
            <w:rFonts w:asciiTheme="minorHAnsi" w:eastAsiaTheme="minorEastAsia" w:hAnsiTheme="minorHAnsi" w:cstheme="minorBidi"/>
            <w:bCs w:val="0"/>
            <w:noProof/>
            <w:sz w:val="22"/>
            <w:szCs w:val="22"/>
          </w:rPr>
          <w:tab/>
        </w:r>
        <w:r w:rsidR="00207940" w:rsidRPr="00E760E1">
          <w:rPr>
            <w:rStyle w:val="Hyperlink"/>
            <w:noProof/>
          </w:rPr>
          <w:t>Nichtfunktionale Anforderungen</w:t>
        </w:r>
        <w:r w:rsidR="00207940">
          <w:rPr>
            <w:noProof/>
            <w:webHidden/>
          </w:rPr>
          <w:tab/>
        </w:r>
        <w:r w:rsidR="00207940">
          <w:rPr>
            <w:noProof/>
            <w:webHidden/>
          </w:rPr>
          <w:fldChar w:fldCharType="begin"/>
        </w:r>
        <w:r w:rsidR="00207940">
          <w:rPr>
            <w:noProof/>
            <w:webHidden/>
          </w:rPr>
          <w:instrText xml:space="preserve"> PAGEREF _Toc517363122 \h </w:instrText>
        </w:r>
        <w:r w:rsidR="00207940">
          <w:rPr>
            <w:noProof/>
            <w:webHidden/>
          </w:rPr>
        </w:r>
        <w:r w:rsidR="00207940">
          <w:rPr>
            <w:noProof/>
            <w:webHidden/>
          </w:rPr>
          <w:fldChar w:fldCharType="separate"/>
        </w:r>
        <w:r w:rsidR="00207940">
          <w:rPr>
            <w:noProof/>
            <w:webHidden/>
          </w:rPr>
          <w:t>22</w:t>
        </w:r>
        <w:r w:rsidR="00207940">
          <w:rPr>
            <w:noProof/>
            <w:webHidden/>
          </w:rPr>
          <w:fldChar w:fldCharType="end"/>
        </w:r>
      </w:hyperlink>
    </w:p>
    <w:p w14:paraId="1D69EA77" w14:textId="48BE3DDF" w:rsidR="00207940" w:rsidRDefault="00EB49B0">
      <w:pPr>
        <w:pStyle w:val="Verzeichnis3"/>
        <w:rPr>
          <w:rFonts w:asciiTheme="minorHAnsi" w:eastAsiaTheme="minorEastAsia" w:hAnsiTheme="minorHAnsi" w:cstheme="minorBidi"/>
          <w:sz w:val="22"/>
          <w:szCs w:val="22"/>
        </w:rPr>
      </w:pPr>
      <w:hyperlink w:anchor="_Toc517363123" w:history="1">
        <w:r w:rsidR="00207940" w:rsidRPr="00E760E1">
          <w:rPr>
            <w:rStyle w:val="Hyperlink"/>
          </w:rPr>
          <w:t>4.2.1</w:t>
        </w:r>
        <w:r w:rsidR="00207940">
          <w:rPr>
            <w:rFonts w:asciiTheme="minorHAnsi" w:eastAsiaTheme="minorEastAsia" w:hAnsiTheme="minorHAnsi" w:cstheme="minorBidi"/>
            <w:sz w:val="22"/>
            <w:szCs w:val="22"/>
          </w:rPr>
          <w:tab/>
        </w:r>
        <w:r w:rsidR="00207940" w:rsidRPr="00E760E1">
          <w:rPr>
            <w:rStyle w:val="Hyperlink"/>
          </w:rPr>
          <w:t>Muss-Kriterien</w:t>
        </w:r>
        <w:r w:rsidR="00207940">
          <w:rPr>
            <w:webHidden/>
          </w:rPr>
          <w:tab/>
        </w:r>
        <w:r w:rsidR="00207940">
          <w:rPr>
            <w:webHidden/>
          </w:rPr>
          <w:fldChar w:fldCharType="begin"/>
        </w:r>
        <w:r w:rsidR="00207940">
          <w:rPr>
            <w:webHidden/>
          </w:rPr>
          <w:instrText xml:space="preserve"> PAGEREF _Toc517363123 \h </w:instrText>
        </w:r>
        <w:r w:rsidR="00207940">
          <w:rPr>
            <w:webHidden/>
          </w:rPr>
        </w:r>
        <w:r w:rsidR="00207940">
          <w:rPr>
            <w:webHidden/>
          </w:rPr>
          <w:fldChar w:fldCharType="separate"/>
        </w:r>
        <w:r w:rsidR="00207940">
          <w:rPr>
            <w:webHidden/>
          </w:rPr>
          <w:t>22</w:t>
        </w:r>
        <w:r w:rsidR="00207940">
          <w:rPr>
            <w:webHidden/>
          </w:rPr>
          <w:fldChar w:fldCharType="end"/>
        </w:r>
      </w:hyperlink>
    </w:p>
    <w:p w14:paraId="03549C9E" w14:textId="5FF5761C" w:rsidR="00207940" w:rsidRDefault="00EB49B0">
      <w:pPr>
        <w:pStyle w:val="Verzeichnis3"/>
        <w:rPr>
          <w:rFonts w:asciiTheme="minorHAnsi" w:eastAsiaTheme="minorEastAsia" w:hAnsiTheme="minorHAnsi" w:cstheme="minorBidi"/>
          <w:sz w:val="22"/>
          <w:szCs w:val="22"/>
        </w:rPr>
      </w:pPr>
      <w:hyperlink w:anchor="_Toc517363124" w:history="1">
        <w:r w:rsidR="00207940" w:rsidRPr="00E760E1">
          <w:rPr>
            <w:rStyle w:val="Hyperlink"/>
          </w:rPr>
          <w:t>4.2.2</w:t>
        </w:r>
        <w:r w:rsidR="00207940">
          <w:rPr>
            <w:rFonts w:asciiTheme="minorHAnsi" w:eastAsiaTheme="minorEastAsia" w:hAnsiTheme="minorHAnsi" w:cstheme="minorBidi"/>
            <w:sz w:val="22"/>
            <w:szCs w:val="22"/>
          </w:rPr>
          <w:tab/>
        </w:r>
        <w:r w:rsidR="00207940" w:rsidRPr="00E760E1">
          <w:rPr>
            <w:rStyle w:val="Hyperlink"/>
          </w:rPr>
          <w:t>Kann-Kriterien</w:t>
        </w:r>
        <w:r w:rsidR="00207940">
          <w:rPr>
            <w:webHidden/>
          </w:rPr>
          <w:tab/>
        </w:r>
        <w:r w:rsidR="00207940">
          <w:rPr>
            <w:webHidden/>
          </w:rPr>
          <w:fldChar w:fldCharType="begin"/>
        </w:r>
        <w:r w:rsidR="00207940">
          <w:rPr>
            <w:webHidden/>
          </w:rPr>
          <w:instrText xml:space="preserve"> PAGEREF _Toc517363124 \h </w:instrText>
        </w:r>
        <w:r w:rsidR="00207940">
          <w:rPr>
            <w:webHidden/>
          </w:rPr>
        </w:r>
        <w:r w:rsidR="00207940">
          <w:rPr>
            <w:webHidden/>
          </w:rPr>
          <w:fldChar w:fldCharType="separate"/>
        </w:r>
        <w:r w:rsidR="00207940">
          <w:rPr>
            <w:webHidden/>
          </w:rPr>
          <w:t>22</w:t>
        </w:r>
        <w:r w:rsidR="00207940">
          <w:rPr>
            <w:webHidden/>
          </w:rPr>
          <w:fldChar w:fldCharType="end"/>
        </w:r>
      </w:hyperlink>
    </w:p>
    <w:p w14:paraId="60091484" w14:textId="5772CE08" w:rsidR="00207940" w:rsidRDefault="00EB49B0">
      <w:pPr>
        <w:pStyle w:val="Verzeichnis2"/>
        <w:rPr>
          <w:rFonts w:asciiTheme="minorHAnsi" w:eastAsiaTheme="minorEastAsia" w:hAnsiTheme="minorHAnsi" w:cstheme="minorBidi"/>
          <w:bCs w:val="0"/>
          <w:noProof/>
          <w:sz w:val="22"/>
          <w:szCs w:val="22"/>
        </w:rPr>
      </w:pPr>
      <w:hyperlink w:anchor="_Toc517363125" w:history="1">
        <w:r w:rsidR="00207940" w:rsidRPr="00E760E1">
          <w:rPr>
            <w:rStyle w:val="Hyperlink"/>
            <w:noProof/>
          </w:rPr>
          <w:t>4.3</w:t>
        </w:r>
        <w:r w:rsidR="00207940">
          <w:rPr>
            <w:rFonts w:asciiTheme="minorHAnsi" w:eastAsiaTheme="minorEastAsia" w:hAnsiTheme="minorHAnsi" w:cstheme="minorBidi"/>
            <w:bCs w:val="0"/>
            <w:noProof/>
            <w:sz w:val="22"/>
            <w:szCs w:val="22"/>
          </w:rPr>
          <w:tab/>
        </w:r>
        <w:r w:rsidR="00207940" w:rsidRPr="00E760E1">
          <w:rPr>
            <w:rStyle w:val="Hyperlink"/>
            <w:noProof/>
          </w:rPr>
          <w:t>Anwendungsfälle</w:t>
        </w:r>
        <w:r w:rsidR="00207940">
          <w:rPr>
            <w:noProof/>
            <w:webHidden/>
          </w:rPr>
          <w:tab/>
        </w:r>
        <w:r w:rsidR="00207940">
          <w:rPr>
            <w:noProof/>
            <w:webHidden/>
          </w:rPr>
          <w:fldChar w:fldCharType="begin"/>
        </w:r>
        <w:r w:rsidR="00207940">
          <w:rPr>
            <w:noProof/>
            <w:webHidden/>
          </w:rPr>
          <w:instrText xml:space="preserve"> PAGEREF _Toc517363125 \h </w:instrText>
        </w:r>
        <w:r w:rsidR="00207940">
          <w:rPr>
            <w:noProof/>
            <w:webHidden/>
          </w:rPr>
        </w:r>
        <w:r w:rsidR="00207940">
          <w:rPr>
            <w:noProof/>
            <w:webHidden/>
          </w:rPr>
          <w:fldChar w:fldCharType="separate"/>
        </w:r>
        <w:r w:rsidR="00207940">
          <w:rPr>
            <w:noProof/>
            <w:webHidden/>
          </w:rPr>
          <w:t>22</w:t>
        </w:r>
        <w:r w:rsidR="00207940">
          <w:rPr>
            <w:noProof/>
            <w:webHidden/>
          </w:rPr>
          <w:fldChar w:fldCharType="end"/>
        </w:r>
      </w:hyperlink>
    </w:p>
    <w:p w14:paraId="5764F1DB" w14:textId="16118F2A" w:rsidR="00207940" w:rsidRDefault="00EB49B0">
      <w:pPr>
        <w:pStyle w:val="Verzeichnis1"/>
        <w:rPr>
          <w:rFonts w:asciiTheme="minorHAnsi" w:eastAsiaTheme="minorEastAsia" w:hAnsiTheme="minorHAnsi" w:cstheme="minorBidi"/>
          <w:b w:val="0"/>
          <w:bCs w:val="0"/>
          <w:noProof/>
          <w:sz w:val="22"/>
          <w:szCs w:val="22"/>
        </w:rPr>
      </w:pPr>
      <w:hyperlink w:anchor="_Toc517363126" w:history="1">
        <w:r w:rsidR="00207940" w:rsidRPr="00E760E1">
          <w:rPr>
            <w:rStyle w:val="Hyperlink"/>
            <w:noProof/>
          </w:rPr>
          <w:t>5</w:t>
        </w:r>
        <w:r w:rsidR="00207940">
          <w:rPr>
            <w:rFonts w:asciiTheme="minorHAnsi" w:eastAsiaTheme="minorEastAsia" w:hAnsiTheme="minorHAnsi" w:cstheme="minorBidi"/>
            <w:b w:val="0"/>
            <w:bCs w:val="0"/>
            <w:noProof/>
            <w:sz w:val="22"/>
            <w:szCs w:val="22"/>
          </w:rPr>
          <w:tab/>
        </w:r>
        <w:r w:rsidR="00207940" w:rsidRPr="00E760E1">
          <w:rPr>
            <w:rStyle w:val="Hyperlink"/>
            <w:noProof/>
          </w:rPr>
          <w:t>Evaluation der Technologien</w:t>
        </w:r>
        <w:r w:rsidR="00207940">
          <w:rPr>
            <w:noProof/>
            <w:webHidden/>
          </w:rPr>
          <w:tab/>
        </w:r>
        <w:r w:rsidR="00207940">
          <w:rPr>
            <w:noProof/>
            <w:webHidden/>
          </w:rPr>
          <w:fldChar w:fldCharType="begin"/>
        </w:r>
        <w:r w:rsidR="00207940">
          <w:rPr>
            <w:noProof/>
            <w:webHidden/>
          </w:rPr>
          <w:instrText xml:space="preserve"> PAGEREF _Toc517363126 \h </w:instrText>
        </w:r>
        <w:r w:rsidR="00207940">
          <w:rPr>
            <w:noProof/>
            <w:webHidden/>
          </w:rPr>
        </w:r>
        <w:r w:rsidR="00207940">
          <w:rPr>
            <w:noProof/>
            <w:webHidden/>
          </w:rPr>
          <w:fldChar w:fldCharType="separate"/>
        </w:r>
        <w:r w:rsidR="00207940">
          <w:rPr>
            <w:noProof/>
            <w:webHidden/>
          </w:rPr>
          <w:t>24</w:t>
        </w:r>
        <w:r w:rsidR="00207940">
          <w:rPr>
            <w:noProof/>
            <w:webHidden/>
          </w:rPr>
          <w:fldChar w:fldCharType="end"/>
        </w:r>
      </w:hyperlink>
    </w:p>
    <w:p w14:paraId="569F5099" w14:textId="63A18700" w:rsidR="00207940" w:rsidRDefault="00EB49B0">
      <w:pPr>
        <w:pStyle w:val="Verzeichnis2"/>
        <w:rPr>
          <w:rFonts w:asciiTheme="minorHAnsi" w:eastAsiaTheme="minorEastAsia" w:hAnsiTheme="minorHAnsi" w:cstheme="minorBidi"/>
          <w:bCs w:val="0"/>
          <w:noProof/>
          <w:sz w:val="22"/>
          <w:szCs w:val="22"/>
        </w:rPr>
      </w:pPr>
      <w:hyperlink w:anchor="_Toc517363127" w:history="1">
        <w:r w:rsidR="00207940" w:rsidRPr="00E760E1">
          <w:rPr>
            <w:rStyle w:val="Hyperlink"/>
            <w:noProof/>
          </w:rPr>
          <w:t>5.1</w:t>
        </w:r>
        <w:r w:rsidR="00207940">
          <w:rPr>
            <w:rFonts w:asciiTheme="minorHAnsi" w:eastAsiaTheme="minorEastAsia" w:hAnsiTheme="minorHAnsi" w:cstheme="minorBidi"/>
            <w:bCs w:val="0"/>
            <w:noProof/>
            <w:sz w:val="22"/>
            <w:szCs w:val="22"/>
          </w:rPr>
          <w:tab/>
        </w:r>
        <w:r w:rsidR="00207940" w:rsidRPr="00E760E1">
          <w:rPr>
            <w:rStyle w:val="Hyperlink"/>
            <w:noProof/>
          </w:rPr>
          <w:t>Clientseitige relevante Frameworks</w:t>
        </w:r>
        <w:r w:rsidR="00207940">
          <w:rPr>
            <w:noProof/>
            <w:webHidden/>
          </w:rPr>
          <w:tab/>
        </w:r>
        <w:r w:rsidR="00207940">
          <w:rPr>
            <w:noProof/>
            <w:webHidden/>
          </w:rPr>
          <w:fldChar w:fldCharType="begin"/>
        </w:r>
        <w:r w:rsidR="00207940">
          <w:rPr>
            <w:noProof/>
            <w:webHidden/>
          </w:rPr>
          <w:instrText xml:space="preserve"> PAGEREF _Toc517363127 \h </w:instrText>
        </w:r>
        <w:r w:rsidR="00207940">
          <w:rPr>
            <w:noProof/>
            <w:webHidden/>
          </w:rPr>
        </w:r>
        <w:r w:rsidR="00207940">
          <w:rPr>
            <w:noProof/>
            <w:webHidden/>
          </w:rPr>
          <w:fldChar w:fldCharType="separate"/>
        </w:r>
        <w:r w:rsidR="00207940">
          <w:rPr>
            <w:noProof/>
            <w:webHidden/>
          </w:rPr>
          <w:t>24</w:t>
        </w:r>
        <w:r w:rsidR="00207940">
          <w:rPr>
            <w:noProof/>
            <w:webHidden/>
          </w:rPr>
          <w:fldChar w:fldCharType="end"/>
        </w:r>
      </w:hyperlink>
    </w:p>
    <w:p w14:paraId="38E3E8F4" w14:textId="05A1EDFE" w:rsidR="00207940" w:rsidRDefault="00EB49B0">
      <w:pPr>
        <w:pStyle w:val="Verzeichnis3"/>
        <w:rPr>
          <w:rFonts w:asciiTheme="minorHAnsi" w:eastAsiaTheme="minorEastAsia" w:hAnsiTheme="minorHAnsi" w:cstheme="minorBidi"/>
          <w:sz w:val="22"/>
          <w:szCs w:val="22"/>
        </w:rPr>
      </w:pPr>
      <w:hyperlink w:anchor="_Toc517363128" w:history="1">
        <w:r w:rsidR="00207940" w:rsidRPr="00E760E1">
          <w:rPr>
            <w:rStyle w:val="Hyperlink"/>
          </w:rPr>
          <w:t>5.1.1</w:t>
        </w:r>
        <w:r w:rsidR="00207940">
          <w:rPr>
            <w:rFonts w:asciiTheme="minorHAnsi" w:eastAsiaTheme="minorEastAsia" w:hAnsiTheme="minorHAnsi" w:cstheme="minorBidi"/>
            <w:sz w:val="22"/>
            <w:szCs w:val="22"/>
          </w:rPr>
          <w:tab/>
        </w:r>
        <w:r w:rsidR="00207940" w:rsidRPr="00E760E1">
          <w:rPr>
            <w:rStyle w:val="Hyperlink"/>
          </w:rPr>
          <w:t>JavaScript Frameworks</w:t>
        </w:r>
        <w:r w:rsidR="00207940">
          <w:rPr>
            <w:webHidden/>
          </w:rPr>
          <w:tab/>
        </w:r>
        <w:r w:rsidR="00207940">
          <w:rPr>
            <w:webHidden/>
          </w:rPr>
          <w:fldChar w:fldCharType="begin"/>
        </w:r>
        <w:r w:rsidR="00207940">
          <w:rPr>
            <w:webHidden/>
          </w:rPr>
          <w:instrText xml:space="preserve"> PAGEREF _Toc517363128 \h </w:instrText>
        </w:r>
        <w:r w:rsidR="00207940">
          <w:rPr>
            <w:webHidden/>
          </w:rPr>
        </w:r>
        <w:r w:rsidR="00207940">
          <w:rPr>
            <w:webHidden/>
          </w:rPr>
          <w:fldChar w:fldCharType="separate"/>
        </w:r>
        <w:r w:rsidR="00207940">
          <w:rPr>
            <w:webHidden/>
          </w:rPr>
          <w:t>25</w:t>
        </w:r>
        <w:r w:rsidR="00207940">
          <w:rPr>
            <w:webHidden/>
          </w:rPr>
          <w:fldChar w:fldCharType="end"/>
        </w:r>
      </w:hyperlink>
    </w:p>
    <w:p w14:paraId="1A6CBDA6" w14:textId="77136679" w:rsidR="00207940" w:rsidRDefault="00EB49B0">
      <w:pPr>
        <w:pStyle w:val="Verzeichnis3"/>
        <w:rPr>
          <w:rFonts w:asciiTheme="minorHAnsi" w:eastAsiaTheme="minorEastAsia" w:hAnsiTheme="minorHAnsi" w:cstheme="minorBidi"/>
          <w:sz w:val="22"/>
          <w:szCs w:val="22"/>
        </w:rPr>
      </w:pPr>
      <w:hyperlink w:anchor="_Toc517363129" w:history="1">
        <w:r w:rsidR="00207940" w:rsidRPr="00E760E1">
          <w:rPr>
            <w:rStyle w:val="Hyperlink"/>
          </w:rPr>
          <w:t>5.1.2</w:t>
        </w:r>
        <w:r w:rsidR="00207940">
          <w:rPr>
            <w:rFonts w:asciiTheme="minorHAnsi" w:eastAsiaTheme="minorEastAsia" w:hAnsiTheme="minorHAnsi" w:cstheme="minorBidi"/>
            <w:sz w:val="22"/>
            <w:szCs w:val="22"/>
          </w:rPr>
          <w:tab/>
        </w:r>
        <w:r w:rsidR="00207940" w:rsidRPr="00E760E1">
          <w:rPr>
            <w:rStyle w:val="Hyperlink"/>
          </w:rPr>
          <w:t>UI-Bibliotheken</w:t>
        </w:r>
        <w:r w:rsidR="00207940">
          <w:rPr>
            <w:webHidden/>
          </w:rPr>
          <w:tab/>
        </w:r>
        <w:r w:rsidR="00207940">
          <w:rPr>
            <w:webHidden/>
          </w:rPr>
          <w:fldChar w:fldCharType="begin"/>
        </w:r>
        <w:r w:rsidR="00207940">
          <w:rPr>
            <w:webHidden/>
          </w:rPr>
          <w:instrText xml:space="preserve"> PAGEREF _Toc517363129 \h </w:instrText>
        </w:r>
        <w:r w:rsidR="00207940">
          <w:rPr>
            <w:webHidden/>
          </w:rPr>
        </w:r>
        <w:r w:rsidR="00207940">
          <w:rPr>
            <w:webHidden/>
          </w:rPr>
          <w:fldChar w:fldCharType="separate"/>
        </w:r>
        <w:r w:rsidR="00207940">
          <w:rPr>
            <w:webHidden/>
          </w:rPr>
          <w:t>27</w:t>
        </w:r>
        <w:r w:rsidR="00207940">
          <w:rPr>
            <w:webHidden/>
          </w:rPr>
          <w:fldChar w:fldCharType="end"/>
        </w:r>
      </w:hyperlink>
    </w:p>
    <w:p w14:paraId="58B43716" w14:textId="1224CD68" w:rsidR="00207940" w:rsidRDefault="00EB49B0">
      <w:pPr>
        <w:pStyle w:val="Verzeichnis2"/>
        <w:rPr>
          <w:rFonts w:asciiTheme="minorHAnsi" w:eastAsiaTheme="minorEastAsia" w:hAnsiTheme="minorHAnsi" w:cstheme="minorBidi"/>
          <w:bCs w:val="0"/>
          <w:noProof/>
          <w:sz w:val="22"/>
          <w:szCs w:val="22"/>
        </w:rPr>
      </w:pPr>
      <w:hyperlink w:anchor="_Toc517363130" w:history="1">
        <w:r w:rsidR="00207940" w:rsidRPr="00E760E1">
          <w:rPr>
            <w:rStyle w:val="Hyperlink"/>
            <w:noProof/>
          </w:rPr>
          <w:t>5.2</w:t>
        </w:r>
        <w:r w:rsidR="00207940">
          <w:rPr>
            <w:rFonts w:asciiTheme="minorHAnsi" w:eastAsiaTheme="minorEastAsia" w:hAnsiTheme="minorHAnsi" w:cstheme="minorBidi"/>
            <w:bCs w:val="0"/>
            <w:noProof/>
            <w:sz w:val="22"/>
            <w:szCs w:val="22"/>
          </w:rPr>
          <w:tab/>
        </w:r>
        <w:r w:rsidR="00207940" w:rsidRPr="00E760E1">
          <w:rPr>
            <w:rStyle w:val="Hyperlink"/>
            <w:noProof/>
          </w:rPr>
          <w:t>Vergleichskriterien</w:t>
        </w:r>
        <w:r w:rsidR="00207940">
          <w:rPr>
            <w:noProof/>
            <w:webHidden/>
          </w:rPr>
          <w:tab/>
        </w:r>
        <w:r w:rsidR="00207940">
          <w:rPr>
            <w:noProof/>
            <w:webHidden/>
          </w:rPr>
          <w:fldChar w:fldCharType="begin"/>
        </w:r>
        <w:r w:rsidR="00207940">
          <w:rPr>
            <w:noProof/>
            <w:webHidden/>
          </w:rPr>
          <w:instrText xml:space="preserve"> PAGEREF _Toc517363130 \h </w:instrText>
        </w:r>
        <w:r w:rsidR="00207940">
          <w:rPr>
            <w:noProof/>
            <w:webHidden/>
          </w:rPr>
        </w:r>
        <w:r w:rsidR="00207940">
          <w:rPr>
            <w:noProof/>
            <w:webHidden/>
          </w:rPr>
          <w:fldChar w:fldCharType="separate"/>
        </w:r>
        <w:r w:rsidR="00207940">
          <w:rPr>
            <w:noProof/>
            <w:webHidden/>
          </w:rPr>
          <w:t>30</w:t>
        </w:r>
        <w:r w:rsidR="00207940">
          <w:rPr>
            <w:noProof/>
            <w:webHidden/>
          </w:rPr>
          <w:fldChar w:fldCharType="end"/>
        </w:r>
      </w:hyperlink>
    </w:p>
    <w:p w14:paraId="14B22029" w14:textId="46343FFC" w:rsidR="00207940" w:rsidRDefault="00EB49B0">
      <w:pPr>
        <w:pStyle w:val="Verzeichnis3"/>
        <w:rPr>
          <w:rFonts w:asciiTheme="minorHAnsi" w:eastAsiaTheme="minorEastAsia" w:hAnsiTheme="minorHAnsi" w:cstheme="minorBidi"/>
          <w:sz w:val="22"/>
          <w:szCs w:val="22"/>
        </w:rPr>
      </w:pPr>
      <w:hyperlink w:anchor="_Toc517363131" w:history="1">
        <w:r w:rsidR="00207940" w:rsidRPr="00E760E1">
          <w:rPr>
            <w:rStyle w:val="Hyperlink"/>
          </w:rPr>
          <w:t>5.2.1</w:t>
        </w:r>
        <w:r w:rsidR="00207940">
          <w:rPr>
            <w:rFonts w:asciiTheme="minorHAnsi" w:eastAsiaTheme="minorEastAsia" w:hAnsiTheme="minorHAnsi" w:cstheme="minorBidi"/>
            <w:sz w:val="22"/>
            <w:szCs w:val="22"/>
          </w:rPr>
          <w:tab/>
        </w:r>
        <w:r w:rsidR="00207940" w:rsidRPr="00E760E1">
          <w:rPr>
            <w:rStyle w:val="Hyperlink"/>
          </w:rPr>
          <w:t>Lernkurve und Kosten</w:t>
        </w:r>
        <w:r w:rsidR="00207940">
          <w:rPr>
            <w:webHidden/>
          </w:rPr>
          <w:tab/>
        </w:r>
        <w:r w:rsidR="00207940">
          <w:rPr>
            <w:webHidden/>
          </w:rPr>
          <w:fldChar w:fldCharType="begin"/>
        </w:r>
        <w:r w:rsidR="00207940">
          <w:rPr>
            <w:webHidden/>
          </w:rPr>
          <w:instrText xml:space="preserve"> PAGEREF _Toc517363131 \h </w:instrText>
        </w:r>
        <w:r w:rsidR="00207940">
          <w:rPr>
            <w:webHidden/>
          </w:rPr>
        </w:r>
        <w:r w:rsidR="00207940">
          <w:rPr>
            <w:webHidden/>
          </w:rPr>
          <w:fldChar w:fldCharType="separate"/>
        </w:r>
        <w:r w:rsidR="00207940">
          <w:rPr>
            <w:webHidden/>
          </w:rPr>
          <w:t>30</w:t>
        </w:r>
        <w:r w:rsidR="00207940">
          <w:rPr>
            <w:webHidden/>
          </w:rPr>
          <w:fldChar w:fldCharType="end"/>
        </w:r>
      </w:hyperlink>
    </w:p>
    <w:p w14:paraId="10887E38" w14:textId="3AA118AC" w:rsidR="00207940" w:rsidRDefault="00EB49B0">
      <w:pPr>
        <w:pStyle w:val="Verzeichnis3"/>
        <w:rPr>
          <w:rFonts w:asciiTheme="minorHAnsi" w:eastAsiaTheme="minorEastAsia" w:hAnsiTheme="minorHAnsi" w:cstheme="minorBidi"/>
          <w:sz w:val="22"/>
          <w:szCs w:val="22"/>
        </w:rPr>
      </w:pPr>
      <w:hyperlink w:anchor="_Toc517363132" w:history="1">
        <w:r w:rsidR="00207940" w:rsidRPr="00E760E1">
          <w:rPr>
            <w:rStyle w:val="Hyperlink"/>
          </w:rPr>
          <w:t>5.2.2</w:t>
        </w:r>
        <w:r w:rsidR="00207940">
          <w:rPr>
            <w:rFonts w:asciiTheme="minorHAnsi" w:eastAsiaTheme="minorEastAsia" w:hAnsiTheme="minorHAnsi" w:cstheme="minorBidi"/>
            <w:sz w:val="22"/>
            <w:szCs w:val="22"/>
          </w:rPr>
          <w:tab/>
        </w:r>
        <w:r w:rsidR="00207940" w:rsidRPr="00E760E1">
          <w:rPr>
            <w:rStyle w:val="Hyperlink"/>
          </w:rPr>
          <w:t>Kommunikationsmechanismen</w:t>
        </w:r>
        <w:r w:rsidR="00207940">
          <w:rPr>
            <w:webHidden/>
          </w:rPr>
          <w:tab/>
        </w:r>
        <w:r w:rsidR="00207940">
          <w:rPr>
            <w:webHidden/>
          </w:rPr>
          <w:fldChar w:fldCharType="begin"/>
        </w:r>
        <w:r w:rsidR="00207940">
          <w:rPr>
            <w:webHidden/>
          </w:rPr>
          <w:instrText xml:space="preserve"> PAGEREF _Toc517363132 \h </w:instrText>
        </w:r>
        <w:r w:rsidR="00207940">
          <w:rPr>
            <w:webHidden/>
          </w:rPr>
        </w:r>
        <w:r w:rsidR="00207940">
          <w:rPr>
            <w:webHidden/>
          </w:rPr>
          <w:fldChar w:fldCharType="separate"/>
        </w:r>
        <w:r w:rsidR="00207940">
          <w:rPr>
            <w:webHidden/>
          </w:rPr>
          <w:t>31</w:t>
        </w:r>
        <w:r w:rsidR="00207940">
          <w:rPr>
            <w:webHidden/>
          </w:rPr>
          <w:fldChar w:fldCharType="end"/>
        </w:r>
      </w:hyperlink>
    </w:p>
    <w:p w14:paraId="5F5EDC18" w14:textId="792BD01A" w:rsidR="00207940" w:rsidRDefault="00EB49B0">
      <w:pPr>
        <w:pStyle w:val="Verzeichnis3"/>
        <w:rPr>
          <w:rFonts w:asciiTheme="minorHAnsi" w:eastAsiaTheme="minorEastAsia" w:hAnsiTheme="minorHAnsi" w:cstheme="minorBidi"/>
          <w:sz w:val="22"/>
          <w:szCs w:val="22"/>
        </w:rPr>
      </w:pPr>
      <w:hyperlink w:anchor="_Toc517363133" w:history="1">
        <w:r w:rsidR="00207940" w:rsidRPr="00E760E1">
          <w:rPr>
            <w:rStyle w:val="Hyperlink"/>
          </w:rPr>
          <w:t>5.2.3</w:t>
        </w:r>
        <w:r w:rsidR="00207940">
          <w:rPr>
            <w:rFonts w:asciiTheme="minorHAnsi" w:eastAsiaTheme="minorEastAsia" w:hAnsiTheme="minorHAnsi" w:cstheme="minorBidi"/>
            <w:sz w:val="22"/>
            <w:szCs w:val="22"/>
          </w:rPr>
          <w:tab/>
        </w:r>
        <w:r w:rsidR="00207940" w:rsidRPr="00E760E1">
          <w:rPr>
            <w:rStyle w:val="Hyperlink"/>
          </w:rPr>
          <w:t>Programmierkonzept</w:t>
        </w:r>
        <w:r w:rsidR="00207940">
          <w:rPr>
            <w:webHidden/>
          </w:rPr>
          <w:tab/>
        </w:r>
        <w:r w:rsidR="00207940">
          <w:rPr>
            <w:webHidden/>
          </w:rPr>
          <w:fldChar w:fldCharType="begin"/>
        </w:r>
        <w:r w:rsidR="00207940">
          <w:rPr>
            <w:webHidden/>
          </w:rPr>
          <w:instrText xml:space="preserve"> PAGEREF _Toc517363133 \h </w:instrText>
        </w:r>
        <w:r w:rsidR="00207940">
          <w:rPr>
            <w:webHidden/>
          </w:rPr>
        </w:r>
        <w:r w:rsidR="00207940">
          <w:rPr>
            <w:webHidden/>
          </w:rPr>
          <w:fldChar w:fldCharType="separate"/>
        </w:r>
        <w:r w:rsidR="00207940">
          <w:rPr>
            <w:webHidden/>
          </w:rPr>
          <w:t>31</w:t>
        </w:r>
        <w:r w:rsidR="00207940">
          <w:rPr>
            <w:webHidden/>
          </w:rPr>
          <w:fldChar w:fldCharType="end"/>
        </w:r>
      </w:hyperlink>
    </w:p>
    <w:p w14:paraId="552E75EF" w14:textId="6F6B8752" w:rsidR="00207940" w:rsidRDefault="00EB49B0">
      <w:pPr>
        <w:pStyle w:val="Verzeichnis2"/>
        <w:rPr>
          <w:rFonts w:asciiTheme="minorHAnsi" w:eastAsiaTheme="minorEastAsia" w:hAnsiTheme="minorHAnsi" w:cstheme="minorBidi"/>
          <w:bCs w:val="0"/>
          <w:noProof/>
          <w:sz w:val="22"/>
          <w:szCs w:val="22"/>
        </w:rPr>
      </w:pPr>
      <w:hyperlink w:anchor="_Toc517363134" w:history="1">
        <w:r w:rsidR="00207940" w:rsidRPr="00E760E1">
          <w:rPr>
            <w:rStyle w:val="Hyperlink"/>
            <w:noProof/>
          </w:rPr>
          <w:t>5.3</w:t>
        </w:r>
        <w:r w:rsidR="00207940">
          <w:rPr>
            <w:rFonts w:asciiTheme="minorHAnsi" w:eastAsiaTheme="minorEastAsia" w:hAnsiTheme="minorHAnsi" w:cstheme="minorBidi"/>
            <w:bCs w:val="0"/>
            <w:noProof/>
            <w:sz w:val="22"/>
            <w:szCs w:val="22"/>
          </w:rPr>
          <w:tab/>
        </w:r>
        <w:r w:rsidR="00207940" w:rsidRPr="00E760E1">
          <w:rPr>
            <w:rStyle w:val="Hyperlink"/>
            <w:noProof/>
          </w:rPr>
          <w:t>Ergebnisse der Analyse</w:t>
        </w:r>
        <w:r w:rsidR="00207940">
          <w:rPr>
            <w:noProof/>
            <w:webHidden/>
          </w:rPr>
          <w:tab/>
        </w:r>
        <w:r w:rsidR="00207940">
          <w:rPr>
            <w:noProof/>
            <w:webHidden/>
          </w:rPr>
          <w:fldChar w:fldCharType="begin"/>
        </w:r>
        <w:r w:rsidR="00207940">
          <w:rPr>
            <w:noProof/>
            <w:webHidden/>
          </w:rPr>
          <w:instrText xml:space="preserve"> PAGEREF _Toc517363134 \h </w:instrText>
        </w:r>
        <w:r w:rsidR="00207940">
          <w:rPr>
            <w:noProof/>
            <w:webHidden/>
          </w:rPr>
        </w:r>
        <w:r w:rsidR="00207940">
          <w:rPr>
            <w:noProof/>
            <w:webHidden/>
          </w:rPr>
          <w:fldChar w:fldCharType="separate"/>
        </w:r>
        <w:r w:rsidR="00207940">
          <w:rPr>
            <w:noProof/>
            <w:webHidden/>
          </w:rPr>
          <w:t>32</w:t>
        </w:r>
        <w:r w:rsidR="00207940">
          <w:rPr>
            <w:noProof/>
            <w:webHidden/>
          </w:rPr>
          <w:fldChar w:fldCharType="end"/>
        </w:r>
      </w:hyperlink>
    </w:p>
    <w:p w14:paraId="726F3D45" w14:textId="2892E297" w:rsidR="00207940" w:rsidRDefault="00EB49B0">
      <w:pPr>
        <w:pStyle w:val="Verzeichnis2"/>
        <w:rPr>
          <w:rFonts w:asciiTheme="minorHAnsi" w:eastAsiaTheme="minorEastAsia" w:hAnsiTheme="minorHAnsi" w:cstheme="minorBidi"/>
          <w:bCs w:val="0"/>
          <w:noProof/>
          <w:sz w:val="22"/>
          <w:szCs w:val="22"/>
        </w:rPr>
      </w:pPr>
      <w:hyperlink w:anchor="_Toc517363135" w:history="1">
        <w:r w:rsidR="00207940" w:rsidRPr="00E760E1">
          <w:rPr>
            <w:rStyle w:val="Hyperlink"/>
            <w:noProof/>
          </w:rPr>
          <w:t>5.4</w:t>
        </w:r>
        <w:r w:rsidR="00207940">
          <w:rPr>
            <w:rFonts w:asciiTheme="minorHAnsi" w:eastAsiaTheme="minorEastAsia" w:hAnsiTheme="minorHAnsi" w:cstheme="minorBidi"/>
            <w:bCs w:val="0"/>
            <w:noProof/>
            <w:sz w:val="22"/>
            <w:szCs w:val="22"/>
          </w:rPr>
          <w:tab/>
        </w:r>
        <w:r w:rsidR="00207940" w:rsidRPr="00E760E1">
          <w:rPr>
            <w:rStyle w:val="Hyperlink"/>
            <w:noProof/>
          </w:rPr>
          <w:t>Einführung in Bootstrap und ASP.Net Core</w:t>
        </w:r>
        <w:r w:rsidR="00207940">
          <w:rPr>
            <w:noProof/>
            <w:webHidden/>
          </w:rPr>
          <w:tab/>
        </w:r>
        <w:r w:rsidR="00207940">
          <w:rPr>
            <w:noProof/>
            <w:webHidden/>
          </w:rPr>
          <w:fldChar w:fldCharType="begin"/>
        </w:r>
        <w:r w:rsidR="00207940">
          <w:rPr>
            <w:noProof/>
            <w:webHidden/>
          </w:rPr>
          <w:instrText xml:space="preserve"> PAGEREF _Toc517363135 \h </w:instrText>
        </w:r>
        <w:r w:rsidR="00207940">
          <w:rPr>
            <w:noProof/>
            <w:webHidden/>
          </w:rPr>
        </w:r>
        <w:r w:rsidR="00207940">
          <w:rPr>
            <w:noProof/>
            <w:webHidden/>
          </w:rPr>
          <w:fldChar w:fldCharType="separate"/>
        </w:r>
        <w:r w:rsidR="00207940">
          <w:rPr>
            <w:noProof/>
            <w:webHidden/>
          </w:rPr>
          <w:t>33</w:t>
        </w:r>
        <w:r w:rsidR="00207940">
          <w:rPr>
            <w:noProof/>
            <w:webHidden/>
          </w:rPr>
          <w:fldChar w:fldCharType="end"/>
        </w:r>
      </w:hyperlink>
    </w:p>
    <w:p w14:paraId="308E6C0A" w14:textId="1CFC99D3" w:rsidR="00207940" w:rsidRDefault="00EB49B0">
      <w:pPr>
        <w:pStyle w:val="Verzeichnis3"/>
        <w:rPr>
          <w:rFonts w:asciiTheme="minorHAnsi" w:eastAsiaTheme="minorEastAsia" w:hAnsiTheme="minorHAnsi" w:cstheme="minorBidi"/>
          <w:sz w:val="22"/>
          <w:szCs w:val="22"/>
        </w:rPr>
      </w:pPr>
      <w:hyperlink w:anchor="_Toc517363136" w:history="1">
        <w:r w:rsidR="00207940" w:rsidRPr="00E760E1">
          <w:rPr>
            <w:rStyle w:val="Hyperlink"/>
            <w:lang w:val="en-US"/>
          </w:rPr>
          <w:t>5.4.1</w:t>
        </w:r>
        <w:r w:rsidR="00207940">
          <w:rPr>
            <w:rFonts w:asciiTheme="minorHAnsi" w:eastAsiaTheme="minorEastAsia" w:hAnsiTheme="minorHAnsi" w:cstheme="minorBidi"/>
            <w:sz w:val="22"/>
            <w:szCs w:val="22"/>
          </w:rPr>
          <w:tab/>
        </w:r>
        <w:r w:rsidR="00207940" w:rsidRPr="00E760E1">
          <w:rPr>
            <w:rStyle w:val="Hyperlink"/>
            <w:lang w:val="en-US"/>
          </w:rPr>
          <w:t>Bootstrap</w:t>
        </w:r>
        <w:r w:rsidR="00207940">
          <w:rPr>
            <w:webHidden/>
          </w:rPr>
          <w:tab/>
        </w:r>
        <w:r w:rsidR="00207940">
          <w:rPr>
            <w:webHidden/>
          </w:rPr>
          <w:fldChar w:fldCharType="begin"/>
        </w:r>
        <w:r w:rsidR="00207940">
          <w:rPr>
            <w:webHidden/>
          </w:rPr>
          <w:instrText xml:space="preserve"> PAGEREF _Toc517363136 \h </w:instrText>
        </w:r>
        <w:r w:rsidR="00207940">
          <w:rPr>
            <w:webHidden/>
          </w:rPr>
        </w:r>
        <w:r w:rsidR="00207940">
          <w:rPr>
            <w:webHidden/>
          </w:rPr>
          <w:fldChar w:fldCharType="separate"/>
        </w:r>
        <w:r w:rsidR="00207940">
          <w:rPr>
            <w:webHidden/>
          </w:rPr>
          <w:t>33</w:t>
        </w:r>
        <w:r w:rsidR="00207940">
          <w:rPr>
            <w:webHidden/>
          </w:rPr>
          <w:fldChar w:fldCharType="end"/>
        </w:r>
      </w:hyperlink>
    </w:p>
    <w:p w14:paraId="62D38BBB" w14:textId="459834BE" w:rsidR="00207940" w:rsidRDefault="00EB49B0">
      <w:pPr>
        <w:pStyle w:val="Verzeichnis3"/>
        <w:rPr>
          <w:rFonts w:asciiTheme="minorHAnsi" w:eastAsiaTheme="minorEastAsia" w:hAnsiTheme="minorHAnsi" w:cstheme="minorBidi"/>
          <w:sz w:val="22"/>
          <w:szCs w:val="22"/>
        </w:rPr>
      </w:pPr>
      <w:hyperlink w:anchor="_Toc517363137" w:history="1">
        <w:r w:rsidR="00207940" w:rsidRPr="00E760E1">
          <w:rPr>
            <w:rStyle w:val="Hyperlink"/>
            <w:lang w:val="en-US"/>
          </w:rPr>
          <w:t>5.4.2</w:t>
        </w:r>
        <w:r w:rsidR="00207940">
          <w:rPr>
            <w:rFonts w:asciiTheme="minorHAnsi" w:eastAsiaTheme="minorEastAsia" w:hAnsiTheme="minorHAnsi" w:cstheme="minorBidi"/>
            <w:sz w:val="22"/>
            <w:szCs w:val="22"/>
          </w:rPr>
          <w:tab/>
        </w:r>
        <w:r w:rsidR="00207940" w:rsidRPr="00E760E1">
          <w:rPr>
            <w:rStyle w:val="Hyperlink"/>
            <w:lang w:val="en-US"/>
          </w:rPr>
          <w:t>ASP.NET Core</w:t>
        </w:r>
        <w:r w:rsidR="00207940">
          <w:rPr>
            <w:webHidden/>
          </w:rPr>
          <w:tab/>
        </w:r>
        <w:r w:rsidR="00207940">
          <w:rPr>
            <w:webHidden/>
          </w:rPr>
          <w:fldChar w:fldCharType="begin"/>
        </w:r>
        <w:r w:rsidR="00207940">
          <w:rPr>
            <w:webHidden/>
          </w:rPr>
          <w:instrText xml:space="preserve"> PAGEREF _Toc517363137 \h </w:instrText>
        </w:r>
        <w:r w:rsidR="00207940">
          <w:rPr>
            <w:webHidden/>
          </w:rPr>
        </w:r>
        <w:r w:rsidR="00207940">
          <w:rPr>
            <w:webHidden/>
          </w:rPr>
          <w:fldChar w:fldCharType="separate"/>
        </w:r>
        <w:r w:rsidR="00207940">
          <w:rPr>
            <w:webHidden/>
          </w:rPr>
          <w:t>34</w:t>
        </w:r>
        <w:r w:rsidR="00207940">
          <w:rPr>
            <w:webHidden/>
          </w:rPr>
          <w:fldChar w:fldCharType="end"/>
        </w:r>
      </w:hyperlink>
    </w:p>
    <w:p w14:paraId="68A46570" w14:textId="5FCA4471" w:rsidR="00207940" w:rsidRDefault="00EB49B0">
      <w:pPr>
        <w:pStyle w:val="Verzeichnis1"/>
        <w:rPr>
          <w:rFonts w:asciiTheme="minorHAnsi" w:eastAsiaTheme="minorEastAsia" w:hAnsiTheme="minorHAnsi" w:cstheme="minorBidi"/>
          <w:b w:val="0"/>
          <w:bCs w:val="0"/>
          <w:noProof/>
          <w:sz w:val="22"/>
          <w:szCs w:val="22"/>
        </w:rPr>
      </w:pPr>
      <w:hyperlink w:anchor="_Toc517363138" w:history="1">
        <w:r w:rsidR="00207940" w:rsidRPr="00E760E1">
          <w:rPr>
            <w:rStyle w:val="Hyperlink"/>
            <w:noProof/>
          </w:rPr>
          <w:t>6</w:t>
        </w:r>
        <w:r w:rsidR="00207940">
          <w:rPr>
            <w:rFonts w:asciiTheme="minorHAnsi" w:eastAsiaTheme="minorEastAsia" w:hAnsiTheme="minorHAnsi" w:cstheme="minorBidi"/>
            <w:b w:val="0"/>
            <w:bCs w:val="0"/>
            <w:noProof/>
            <w:sz w:val="22"/>
            <w:szCs w:val="22"/>
          </w:rPr>
          <w:tab/>
        </w:r>
        <w:r w:rsidR="00207940" w:rsidRPr="00E760E1">
          <w:rPr>
            <w:rStyle w:val="Hyperlink"/>
            <w:noProof/>
          </w:rPr>
          <w:t>Spezifikation und Konzept</w:t>
        </w:r>
        <w:r w:rsidR="00207940">
          <w:rPr>
            <w:noProof/>
            <w:webHidden/>
          </w:rPr>
          <w:tab/>
        </w:r>
        <w:r w:rsidR="00207940">
          <w:rPr>
            <w:noProof/>
            <w:webHidden/>
          </w:rPr>
          <w:fldChar w:fldCharType="begin"/>
        </w:r>
        <w:r w:rsidR="00207940">
          <w:rPr>
            <w:noProof/>
            <w:webHidden/>
          </w:rPr>
          <w:instrText xml:space="preserve"> PAGEREF _Toc517363138 \h </w:instrText>
        </w:r>
        <w:r w:rsidR="00207940">
          <w:rPr>
            <w:noProof/>
            <w:webHidden/>
          </w:rPr>
        </w:r>
        <w:r w:rsidR="00207940">
          <w:rPr>
            <w:noProof/>
            <w:webHidden/>
          </w:rPr>
          <w:fldChar w:fldCharType="separate"/>
        </w:r>
        <w:r w:rsidR="00207940">
          <w:rPr>
            <w:noProof/>
            <w:webHidden/>
          </w:rPr>
          <w:t>36</w:t>
        </w:r>
        <w:r w:rsidR="00207940">
          <w:rPr>
            <w:noProof/>
            <w:webHidden/>
          </w:rPr>
          <w:fldChar w:fldCharType="end"/>
        </w:r>
      </w:hyperlink>
    </w:p>
    <w:p w14:paraId="05D47818" w14:textId="48F993DA" w:rsidR="00207940" w:rsidRDefault="00EB49B0">
      <w:pPr>
        <w:pStyle w:val="Verzeichnis2"/>
        <w:rPr>
          <w:rFonts w:asciiTheme="minorHAnsi" w:eastAsiaTheme="minorEastAsia" w:hAnsiTheme="minorHAnsi" w:cstheme="minorBidi"/>
          <w:bCs w:val="0"/>
          <w:noProof/>
          <w:sz w:val="22"/>
          <w:szCs w:val="22"/>
        </w:rPr>
      </w:pPr>
      <w:hyperlink w:anchor="_Toc517363139" w:history="1">
        <w:r w:rsidR="00207940" w:rsidRPr="00E760E1">
          <w:rPr>
            <w:rStyle w:val="Hyperlink"/>
            <w:noProof/>
          </w:rPr>
          <w:t>6.1</w:t>
        </w:r>
        <w:r w:rsidR="00207940">
          <w:rPr>
            <w:rFonts w:asciiTheme="minorHAnsi" w:eastAsiaTheme="minorEastAsia" w:hAnsiTheme="minorHAnsi" w:cstheme="minorBidi"/>
            <w:bCs w:val="0"/>
            <w:noProof/>
            <w:sz w:val="22"/>
            <w:szCs w:val="22"/>
          </w:rPr>
          <w:tab/>
        </w:r>
        <w:r w:rsidR="00207940" w:rsidRPr="00E760E1">
          <w:rPr>
            <w:rStyle w:val="Hyperlink"/>
            <w:noProof/>
          </w:rPr>
          <w:t>FDT</w:t>
        </w:r>
        <w:r w:rsidR="00207940">
          <w:rPr>
            <w:noProof/>
            <w:webHidden/>
          </w:rPr>
          <w:tab/>
        </w:r>
        <w:r w:rsidR="00207940">
          <w:rPr>
            <w:noProof/>
            <w:webHidden/>
          </w:rPr>
          <w:fldChar w:fldCharType="begin"/>
        </w:r>
        <w:r w:rsidR="00207940">
          <w:rPr>
            <w:noProof/>
            <w:webHidden/>
          </w:rPr>
          <w:instrText xml:space="preserve"> PAGEREF _Toc517363139 \h </w:instrText>
        </w:r>
        <w:r w:rsidR="00207940">
          <w:rPr>
            <w:noProof/>
            <w:webHidden/>
          </w:rPr>
        </w:r>
        <w:r w:rsidR="00207940">
          <w:rPr>
            <w:noProof/>
            <w:webHidden/>
          </w:rPr>
          <w:fldChar w:fldCharType="separate"/>
        </w:r>
        <w:r w:rsidR="00207940">
          <w:rPr>
            <w:noProof/>
            <w:webHidden/>
          </w:rPr>
          <w:t>36</w:t>
        </w:r>
        <w:r w:rsidR="00207940">
          <w:rPr>
            <w:noProof/>
            <w:webHidden/>
          </w:rPr>
          <w:fldChar w:fldCharType="end"/>
        </w:r>
      </w:hyperlink>
    </w:p>
    <w:p w14:paraId="430FF49B" w14:textId="21A6F419" w:rsidR="00207940" w:rsidRDefault="00EB49B0">
      <w:pPr>
        <w:pStyle w:val="Verzeichnis2"/>
        <w:rPr>
          <w:rFonts w:asciiTheme="minorHAnsi" w:eastAsiaTheme="minorEastAsia" w:hAnsiTheme="minorHAnsi" w:cstheme="minorBidi"/>
          <w:bCs w:val="0"/>
          <w:noProof/>
          <w:sz w:val="22"/>
          <w:szCs w:val="22"/>
        </w:rPr>
      </w:pPr>
      <w:hyperlink w:anchor="_Toc517363140" w:history="1">
        <w:r w:rsidR="00207940" w:rsidRPr="00E760E1">
          <w:rPr>
            <w:rStyle w:val="Hyperlink"/>
            <w:noProof/>
          </w:rPr>
          <w:t>6.2</w:t>
        </w:r>
        <w:r w:rsidR="00207940">
          <w:rPr>
            <w:rFonts w:asciiTheme="minorHAnsi" w:eastAsiaTheme="minorEastAsia" w:hAnsiTheme="minorHAnsi" w:cstheme="minorBidi"/>
            <w:bCs w:val="0"/>
            <w:noProof/>
            <w:sz w:val="22"/>
            <w:szCs w:val="22"/>
          </w:rPr>
          <w:tab/>
        </w:r>
        <w:r w:rsidR="00207940" w:rsidRPr="00E760E1">
          <w:rPr>
            <w:rStyle w:val="Hyperlink"/>
            <w:noProof/>
          </w:rPr>
          <w:t>Topology-Editor grundlegende Konzepte</w:t>
        </w:r>
        <w:r w:rsidR="00207940">
          <w:rPr>
            <w:noProof/>
            <w:webHidden/>
          </w:rPr>
          <w:tab/>
        </w:r>
        <w:r w:rsidR="00207940">
          <w:rPr>
            <w:noProof/>
            <w:webHidden/>
          </w:rPr>
          <w:fldChar w:fldCharType="begin"/>
        </w:r>
        <w:r w:rsidR="00207940">
          <w:rPr>
            <w:noProof/>
            <w:webHidden/>
          </w:rPr>
          <w:instrText xml:space="preserve"> PAGEREF _Toc517363140 \h </w:instrText>
        </w:r>
        <w:r w:rsidR="00207940">
          <w:rPr>
            <w:noProof/>
            <w:webHidden/>
          </w:rPr>
        </w:r>
        <w:r w:rsidR="00207940">
          <w:rPr>
            <w:noProof/>
            <w:webHidden/>
          </w:rPr>
          <w:fldChar w:fldCharType="separate"/>
        </w:r>
        <w:r w:rsidR="00207940">
          <w:rPr>
            <w:noProof/>
            <w:webHidden/>
          </w:rPr>
          <w:t>36</w:t>
        </w:r>
        <w:r w:rsidR="00207940">
          <w:rPr>
            <w:noProof/>
            <w:webHidden/>
          </w:rPr>
          <w:fldChar w:fldCharType="end"/>
        </w:r>
      </w:hyperlink>
    </w:p>
    <w:p w14:paraId="5627A783" w14:textId="1B9FE577" w:rsidR="00207940" w:rsidRDefault="00EB49B0">
      <w:pPr>
        <w:pStyle w:val="Verzeichnis2"/>
        <w:rPr>
          <w:rFonts w:asciiTheme="minorHAnsi" w:eastAsiaTheme="minorEastAsia" w:hAnsiTheme="minorHAnsi" w:cstheme="minorBidi"/>
          <w:bCs w:val="0"/>
          <w:noProof/>
          <w:sz w:val="22"/>
          <w:szCs w:val="22"/>
        </w:rPr>
      </w:pPr>
      <w:hyperlink w:anchor="_Toc517363141" w:history="1">
        <w:r w:rsidR="00207940" w:rsidRPr="00E760E1">
          <w:rPr>
            <w:rStyle w:val="Hyperlink"/>
            <w:noProof/>
          </w:rPr>
          <w:t>6.3</w:t>
        </w:r>
        <w:r w:rsidR="00207940">
          <w:rPr>
            <w:rFonts w:asciiTheme="minorHAnsi" w:eastAsiaTheme="minorEastAsia" w:hAnsiTheme="minorHAnsi" w:cstheme="minorBidi"/>
            <w:bCs w:val="0"/>
            <w:noProof/>
            <w:sz w:val="22"/>
            <w:szCs w:val="22"/>
          </w:rPr>
          <w:tab/>
        </w:r>
        <w:r w:rsidR="00207940" w:rsidRPr="00E760E1">
          <w:rPr>
            <w:rStyle w:val="Hyperlink"/>
            <w:noProof/>
          </w:rPr>
          <w:t>Datendarstellung (Prozessdaten, Bedienungsdaten)</w:t>
        </w:r>
        <w:r w:rsidR="00207940">
          <w:rPr>
            <w:noProof/>
            <w:webHidden/>
          </w:rPr>
          <w:tab/>
        </w:r>
        <w:r w:rsidR="00207940">
          <w:rPr>
            <w:noProof/>
            <w:webHidden/>
          </w:rPr>
          <w:fldChar w:fldCharType="begin"/>
        </w:r>
        <w:r w:rsidR="00207940">
          <w:rPr>
            <w:noProof/>
            <w:webHidden/>
          </w:rPr>
          <w:instrText xml:space="preserve"> PAGEREF _Toc517363141 \h </w:instrText>
        </w:r>
        <w:r w:rsidR="00207940">
          <w:rPr>
            <w:noProof/>
            <w:webHidden/>
          </w:rPr>
        </w:r>
        <w:r w:rsidR="00207940">
          <w:rPr>
            <w:noProof/>
            <w:webHidden/>
          </w:rPr>
          <w:fldChar w:fldCharType="separate"/>
        </w:r>
        <w:r w:rsidR="00207940">
          <w:rPr>
            <w:noProof/>
            <w:webHidden/>
          </w:rPr>
          <w:t>38</w:t>
        </w:r>
        <w:r w:rsidR="00207940">
          <w:rPr>
            <w:noProof/>
            <w:webHidden/>
          </w:rPr>
          <w:fldChar w:fldCharType="end"/>
        </w:r>
      </w:hyperlink>
    </w:p>
    <w:p w14:paraId="4A523830" w14:textId="1565B294" w:rsidR="00207940" w:rsidRDefault="00EB49B0">
      <w:pPr>
        <w:pStyle w:val="Verzeichnis2"/>
        <w:rPr>
          <w:rFonts w:asciiTheme="minorHAnsi" w:eastAsiaTheme="minorEastAsia" w:hAnsiTheme="minorHAnsi" w:cstheme="minorBidi"/>
          <w:bCs w:val="0"/>
          <w:noProof/>
          <w:sz w:val="22"/>
          <w:szCs w:val="22"/>
        </w:rPr>
      </w:pPr>
      <w:hyperlink w:anchor="_Toc517363142" w:history="1">
        <w:r w:rsidR="00207940" w:rsidRPr="00E760E1">
          <w:rPr>
            <w:rStyle w:val="Hyperlink"/>
            <w:noProof/>
          </w:rPr>
          <w:t>6.4</w:t>
        </w:r>
        <w:r w:rsidR="00207940">
          <w:rPr>
            <w:rFonts w:asciiTheme="minorHAnsi" w:eastAsiaTheme="minorEastAsia" w:hAnsiTheme="minorHAnsi" w:cstheme="minorBidi"/>
            <w:bCs w:val="0"/>
            <w:noProof/>
            <w:sz w:val="22"/>
            <w:szCs w:val="22"/>
          </w:rPr>
          <w:tab/>
        </w:r>
        <w:r w:rsidR="00207940" w:rsidRPr="00E760E1">
          <w:rPr>
            <w:rStyle w:val="Hyperlink"/>
            <w:noProof/>
          </w:rPr>
          <w:t>Zukunftsaspekte (evtl. Erweiterungen)</w:t>
        </w:r>
        <w:r w:rsidR="00207940">
          <w:rPr>
            <w:noProof/>
            <w:webHidden/>
          </w:rPr>
          <w:tab/>
        </w:r>
        <w:r w:rsidR="00207940">
          <w:rPr>
            <w:noProof/>
            <w:webHidden/>
          </w:rPr>
          <w:fldChar w:fldCharType="begin"/>
        </w:r>
        <w:r w:rsidR="00207940">
          <w:rPr>
            <w:noProof/>
            <w:webHidden/>
          </w:rPr>
          <w:instrText xml:space="preserve"> PAGEREF _Toc517363142 \h </w:instrText>
        </w:r>
        <w:r w:rsidR="00207940">
          <w:rPr>
            <w:noProof/>
            <w:webHidden/>
          </w:rPr>
        </w:r>
        <w:r w:rsidR="00207940">
          <w:rPr>
            <w:noProof/>
            <w:webHidden/>
          </w:rPr>
          <w:fldChar w:fldCharType="separate"/>
        </w:r>
        <w:r w:rsidR="00207940">
          <w:rPr>
            <w:noProof/>
            <w:webHidden/>
          </w:rPr>
          <w:t>40</w:t>
        </w:r>
        <w:r w:rsidR="00207940">
          <w:rPr>
            <w:noProof/>
            <w:webHidden/>
          </w:rPr>
          <w:fldChar w:fldCharType="end"/>
        </w:r>
      </w:hyperlink>
    </w:p>
    <w:p w14:paraId="4F425CFB" w14:textId="074AAE1B" w:rsidR="00207940" w:rsidRDefault="00EB49B0">
      <w:pPr>
        <w:pStyle w:val="Verzeichnis1"/>
        <w:rPr>
          <w:rFonts w:asciiTheme="minorHAnsi" w:eastAsiaTheme="minorEastAsia" w:hAnsiTheme="minorHAnsi" w:cstheme="minorBidi"/>
          <w:b w:val="0"/>
          <w:bCs w:val="0"/>
          <w:noProof/>
          <w:sz w:val="22"/>
          <w:szCs w:val="22"/>
        </w:rPr>
      </w:pPr>
      <w:hyperlink w:anchor="_Toc517363143" w:history="1">
        <w:r w:rsidR="00207940" w:rsidRPr="00E760E1">
          <w:rPr>
            <w:rStyle w:val="Hyperlink"/>
            <w:noProof/>
          </w:rPr>
          <w:t>7</w:t>
        </w:r>
        <w:r w:rsidR="00207940">
          <w:rPr>
            <w:rFonts w:asciiTheme="minorHAnsi" w:eastAsiaTheme="minorEastAsia" w:hAnsiTheme="minorHAnsi" w:cstheme="minorBidi"/>
            <w:b w:val="0"/>
            <w:bCs w:val="0"/>
            <w:noProof/>
            <w:sz w:val="22"/>
            <w:szCs w:val="22"/>
          </w:rPr>
          <w:tab/>
        </w:r>
        <w:r w:rsidR="00207940" w:rsidRPr="00E760E1">
          <w:rPr>
            <w:rStyle w:val="Hyperlink"/>
            <w:noProof/>
          </w:rPr>
          <w:t>Entwurf</w:t>
        </w:r>
        <w:r w:rsidR="00207940">
          <w:rPr>
            <w:noProof/>
            <w:webHidden/>
          </w:rPr>
          <w:tab/>
        </w:r>
        <w:r w:rsidR="00207940">
          <w:rPr>
            <w:noProof/>
            <w:webHidden/>
          </w:rPr>
          <w:fldChar w:fldCharType="begin"/>
        </w:r>
        <w:r w:rsidR="00207940">
          <w:rPr>
            <w:noProof/>
            <w:webHidden/>
          </w:rPr>
          <w:instrText xml:space="preserve"> PAGEREF _Toc517363143 \h </w:instrText>
        </w:r>
        <w:r w:rsidR="00207940">
          <w:rPr>
            <w:noProof/>
            <w:webHidden/>
          </w:rPr>
        </w:r>
        <w:r w:rsidR="00207940">
          <w:rPr>
            <w:noProof/>
            <w:webHidden/>
          </w:rPr>
          <w:fldChar w:fldCharType="separate"/>
        </w:r>
        <w:r w:rsidR="00207940">
          <w:rPr>
            <w:noProof/>
            <w:webHidden/>
          </w:rPr>
          <w:t>41</w:t>
        </w:r>
        <w:r w:rsidR="00207940">
          <w:rPr>
            <w:noProof/>
            <w:webHidden/>
          </w:rPr>
          <w:fldChar w:fldCharType="end"/>
        </w:r>
      </w:hyperlink>
    </w:p>
    <w:p w14:paraId="3FF5F754" w14:textId="1DBC329B" w:rsidR="00207940" w:rsidRDefault="00EB49B0">
      <w:pPr>
        <w:pStyle w:val="Verzeichnis2"/>
        <w:rPr>
          <w:rFonts w:asciiTheme="minorHAnsi" w:eastAsiaTheme="minorEastAsia" w:hAnsiTheme="minorHAnsi" w:cstheme="minorBidi"/>
          <w:bCs w:val="0"/>
          <w:noProof/>
          <w:sz w:val="22"/>
          <w:szCs w:val="22"/>
        </w:rPr>
      </w:pPr>
      <w:hyperlink w:anchor="_Toc517363144" w:history="1">
        <w:r w:rsidR="00207940" w:rsidRPr="00E760E1">
          <w:rPr>
            <w:rStyle w:val="Hyperlink"/>
            <w:noProof/>
          </w:rPr>
          <w:t>7.1</w:t>
        </w:r>
        <w:r w:rsidR="00207940">
          <w:rPr>
            <w:rFonts w:asciiTheme="minorHAnsi" w:eastAsiaTheme="minorEastAsia" w:hAnsiTheme="minorHAnsi" w:cstheme="minorBidi"/>
            <w:bCs w:val="0"/>
            <w:noProof/>
            <w:sz w:val="22"/>
            <w:szCs w:val="22"/>
          </w:rPr>
          <w:tab/>
        </w:r>
        <w:r w:rsidR="00207940" w:rsidRPr="00E760E1">
          <w:rPr>
            <w:rStyle w:val="Hyperlink"/>
            <w:noProof/>
          </w:rPr>
          <w:t>Architektur der Topology-Editor</w:t>
        </w:r>
        <w:r w:rsidR="00207940">
          <w:rPr>
            <w:noProof/>
            <w:webHidden/>
          </w:rPr>
          <w:tab/>
        </w:r>
        <w:r w:rsidR="00207940">
          <w:rPr>
            <w:noProof/>
            <w:webHidden/>
          </w:rPr>
          <w:fldChar w:fldCharType="begin"/>
        </w:r>
        <w:r w:rsidR="00207940">
          <w:rPr>
            <w:noProof/>
            <w:webHidden/>
          </w:rPr>
          <w:instrText xml:space="preserve"> PAGEREF _Toc517363144 \h </w:instrText>
        </w:r>
        <w:r w:rsidR="00207940">
          <w:rPr>
            <w:noProof/>
            <w:webHidden/>
          </w:rPr>
        </w:r>
        <w:r w:rsidR="00207940">
          <w:rPr>
            <w:noProof/>
            <w:webHidden/>
          </w:rPr>
          <w:fldChar w:fldCharType="separate"/>
        </w:r>
        <w:r w:rsidR="00207940">
          <w:rPr>
            <w:noProof/>
            <w:webHidden/>
          </w:rPr>
          <w:t>41</w:t>
        </w:r>
        <w:r w:rsidR="00207940">
          <w:rPr>
            <w:noProof/>
            <w:webHidden/>
          </w:rPr>
          <w:fldChar w:fldCharType="end"/>
        </w:r>
      </w:hyperlink>
    </w:p>
    <w:p w14:paraId="5A1E2BCE" w14:textId="5F6917AA" w:rsidR="00207940" w:rsidRDefault="00EB49B0">
      <w:pPr>
        <w:pStyle w:val="Verzeichnis2"/>
        <w:rPr>
          <w:rFonts w:asciiTheme="minorHAnsi" w:eastAsiaTheme="minorEastAsia" w:hAnsiTheme="minorHAnsi" w:cstheme="minorBidi"/>
          <w:bCs w:val="0"/>
          <w:noProof/>
          <w:sz w:val="22"/>
          <w:szCs w:val="22"/>
        </w:rPr>
      </w:pPr>
      <w:hyperlink w:anchor="_Toc517363145" w:history="1">
        <w:r w:rsidR="00207940" w:rsidRPr="00E760E1">
          <w:rPr>
            <w:rStyle w:val="Hyperlink"/>
            <w:noProof/>
          </w:rPr>
          <w:t>7.2</w:t>
        </w:r>
        <w:r w:rsidR="00207940">
          <w:rPr>
            <w:rFonts w:asciiTheme="minorHAnsi" w:eastAsiaTheme="minorEastAsia" w:hAnsiTheme="minorHAnsi" w:cstheme="minorBidi"/>
            <w:bCs w:val="0"/>
            <w:noProof/>
            <w:sz w:val="22"/>
            <w:szCs w:val="22"/>
          </w:rPr>
          <w:tab/>
        </w:r>
        <w:r w:rsidR="00207940" w:rsidRPr="00E760E1">
          <w:rPr>
            <w:rStyle w:val="Hyperlink"/>
            <w:noProof/>
          </w:rPr>
          <w:t>Datenmodell</w:t>
        </w:r>
        <w:r w:rsidR="00207940">
          <w:rPr>
            <w:noProof/>
            <w:webHidden/>
          </w:rPr>
          <w:tab/>
        </w:r>
        <w:r w:rsidR="00207940">
          <w:rPr>
            <w:noProof/>
            <w:webHidden/>
          </w:rPr>
          <w:fldChar w:fldCharType="begin"/>
        </w:r>
        <w:r w:rsidR="00207940">
          <w:rPr>
            <w:noProof/>
            <w:webHidden/>
          </w:rPr>
          <w:instrText xml:space="preserve"> PAGEREF _Toc517363145 \h </w:instrText>
        </w:r>
        <w:r w:rsidR="00207940">
          <w:rPr>
            <w:noProof/>
            <w:webHidden/>
          </w:rPr>
        </w:r>
        <w:r w:rsidR="00207940">
          <w:rPr>
            <w:noProof/>
            <w:webHidden/>
          </w:rPr>
          <w:fldChar w:fldCharType="separate"/>
        </w:r>
        <w:r w:rsidR="00207940">
          <w:rPr>
            <w:noProof/>
            <w:webHidden/>
          </w:rPr>
          <w:t>42</w:t>
        </w:r>
        <w:r w:rsidR="00207940">
          <w:rPr>
            <w:noProof/>
            <w:webHidden/>
          </w:rPr>
          <w:fldChar w:fldCharType="end"/>
        </w:r>
      </w:hyperlink>
    </w:p>
    <w:p w14:paraId="528352F4" w14:textId="505BFF2A" w:rsidR="00207940" w:rsidRDefault="00EB49B0">
      <w:pPr>
        <w:pStyle w:val="Verzeichnis2"/>
        <w:rPr>
          <w:rFonts w:asciiTheme="minorHAnsi" w:eastAsiaTheme="minorEastAsia" w:hAnsiTheme="minorHAnsi" w:cstheme="minorBidi"/>
          <w:bCs w:val="0"/>
          <w:noProof/>
          <w:sz w:val="22"/>
          <w:szCs w:val="22"/>
        </w:rPr>
      </w:pPr>
      <w:hyperlink w:anchor="_Toc517363146" w:history="1">
        <w:r w:rsidR="00207940" w:rsidRPr="00E760E1">
          <w:rPr>
            <w:rStyle w:val="Hyperlink"/>
            <w:noProof/>
          </w:rPr>
          <w:t>7.3</w:t>
        </w:r>
        <w:r w:rsidR="00207940">
          <w:rPr>
            <w:rFonts w:asciiTheme="minorHAnsi" w:eastAsiaTheme="minorEastAsia" w:hAnsiTheme="minorHAnsi" w:cstheme="minorBidi"/>
            <w:bCs w:val="0"/>
            <w:noProof/>
            <w:sz w:val="22"/>
            <w:szCs w:val="22"/>
          </w:rPr>
          <w:tab/>
        </w:r>
        <w:r w:rsidR="00207940" w:rsidRPr="00E760E1">
          <w:rPr>
            <w:rStyle w:val="Hyperlink"/>
            <w:noProof/>
          </w:rPr>
          <w:t>DtmApi Wrapper</w:t>
        </w:r>
        <w:r w:rsidR="00207940">
          <w:rPr>
            <w:noProof/>
            <w:webHidden/>
          </w:rPr>
          <w:tab/>
        </w:r>
        <w:r w:rsidR="00207940">
          <w:rPr>
            <w:noProof/>
            <w:webHidden/>
          </w:rPr>
          <w:fldChar w:fldCharType="begin"/>
        </w:r>
        <w:r w:rsidR="00207940">
          <w:rPr>
            <w:noProof/>
            <w:webHidden/>
          </w:rPr>
          <w:instrText xml:space="preserve"> PAGEREF _Toc517363146 \h </w:instrText>
        </w:r>
        <w:r w:rsidR="00207940">
          <w:rPr>
            <w:noProof/>
            <w:webHidden/>
          </w:rPr>
        </w:r>
        <w:r w:rsidR="00207940">
          <w:rPr>
            <w:noProof/>
            <w:webHidden/>
          </w:rPr>
          <w:fldChar w:fldCharType="separate"/>
        </w:r>
        <w:r w:rsidR="00207940">
          <w:rPr>
            <w:noProof/>
            <w:webHidden/>
          </w:rPr>
          <w:t>43</w:t>
        </w:r>
        <w:r w:rsidR="00207940">
          <w:rPr>
            <w:noProof/>
            <w:webHidden/>
          </w:rPr>
          <w:fldChar w:fldCharType="end"/>
        </w:r>
      </w:hyperlink>
    </w:p>
    <w:p w14:paraId="131241AC" w14:textId="60C89682" w:rsidR="00207940" w:rsidRDefault="00EB49B0">
      <w:pPr>
        <w:pStyle w:val="Verzeichnis1"/>
        <w:rPr>
          <w:rFonts w:asciiTheme="minorHAnsi" w:eastAsiaTheme="minorEastAsia" w:hAnsiTheme="minorHAnsi" w:cstheme="minorBidi"/>
          <w:b w:val="0"/>
          <w:bCs w:val="0"/>
          <w:noProof/>
          <w:sz w:val="22"/>
          <w:szCs w:val="22"/>
        </w:rPr>
      </w:pPr>
      <w:hyperlink w:anchor="_Toc517363147" w:history="1">
        <w:r w:rsidR="00207940" w:rsidRPr="00E760E1">
          <w:rPr>
            <w:rStyle w:val="Hyperlink"/>
            <w:noProof/>
          </w:rPr>
          <w:t>8</w:t>
        </w:r>
        <w:r w:rsidR="00207940">
          <w:rPr>
            <w:rFonts w:asciiTheme="minorHAnsi" w:eastAsiaTheme="minorEastAsia" w:hAnsiTheme="minorHAnsi" w:cstheme="minorBidi"/>
            <w:b w:val="0"/>
            <w:bCs w:val="0"/>
            <w:noProof/>
            <w:sz w:val="22"/>
            <w:szCs w:val="22"/>
          </w:rPr>
          <w:tab/>
        </w:r>
        <w:r w:rsidR="00207940" w:rsidRPr="00E760E1">
          <w:rPr>
            <w:rStyle w:val="Hyperlink"/>
            <w:noProof/>
          </w:rPr>
          <w:t>Realisierung</w:t>
        </w:r>
        <w:r w:rsidR="00207940">
          <w:rPr>
            <w:noProof/>
            <w:webHidden/>
          </w:rPr>
          <w:tab/>
        </w:r>
        <w:r w:rsidR="00207940">
          <w:rPr>
            <w:noProof/>
            <w:webHidden/>
          </w:rPr>
          <w:fldChar w:fldCharType="begin"/>
        </w:r>
        <w:r w:rsidR="00207940">
          <w:rPr>
            <w:noProof/>
            <w:webHidden/>
          </w:rPr>
          <w:instrText xml:space="preserve"> PAGEREF _Toc517363147 \h </w:instrText>
        </w:r>
        <w:r w:rsidR="00207940">
          <w:rPr>
            <w:noProof/>
            <w:webHidden/>
          </w:rPr>
        </w:r>
        <w:r w:rsidR="00207940">
          <w:rPr>
            <w:noProof/>
            <w:webHidden/>
          </w:rPr>
          <w:fldChar w:fldCharType="separate"/>
        </w:r>
        <w:r w:rsidR="00207940">
          <w:rPr>
            <w:noProof/>
            <w:webHidden/>
          </w:rPr>
          <w:t>45</w:t>
        </w:r>
        <w:r w:rsidR="00207940">
          <w:rPr>
            <w:noProof/>
            <w:webHidden/>
          </w:rPr>
          <w:fldChar w:fldCharType="end"/>
        </w:r>
      </w:hyperlink>
    </w:p>
    <w:p w14:paraId="3E6E0D98" w14:textId="6B940A60" w:rsidR="00207940" w:rsidRDefault="00EB49B0">
      <w:pPr>
        <w:pStyle w:val="Verzeichnis2"/>
        <w:rPr>
          <w:rFonts w:asciiTheme="minorHAnsi" w:eastAsiaTheme="minorEastAsia" w:hAnsiTheme="minorHAnsi" w:cstheme="minorBidi"/>
          <w:bCs w:val="0"/>
          <w:noProof/>
          <w:sz w:val="22"/>
          <w:szCs w:val="22"/>
        </w:rPr>
      </w:pPr>
      <w:hyperlink w:anchor="_Toc517363148" w:history="1">
        <w:r w:rsidR="00207940" w:rsidRPr="00E760E1">
          <w:rPr>
            <w:rStyle w:val="Hyperlink"/>
            <w:noProof/>
          </w:rPr>
          <w:t>8.1</w:t>
        </w:r>
        <w:r w:rsidR="00207940">
          <w:rPr>
            <w:rFonts w:asciiTheme="minorHAnsi" w:eastAsiaTheme="minorEastAsia" w:hAnsiTheme="minorHAnsi" w:cstheme="minorBidi"/>
            <w:bCs w:val="0"/>
            <w:noProof/>
            <w:sz w:val="22"/>
            <w:szCs w:val="22"/>
          </w:rPr>
          <w:tab/>
        </w:r>
        <w:r w:rsidR="00207940" w:rsidRPr="00E760E1">
          <w:rPr>
            <w:rStyle w:val="Hyperlink"/>
            <w:noProof/>
          </w:rPr>
          <w:t>Vorgehensweise</w:t>
        </w:r>
        <w:r w:rsidR="00207940">
          <w:rPr>
            <w:noProof/>
            <w:webHidden/>
          </w:rPr>
          <w:tab/>
        </w:r>
        <w:r w:rsidR="00207940">
          <w:rPr>
            <w:noProof/>
            <w:webHidden/>
          </w:rPr>
          <w:fldChar w:fldCharType="begin"/>
        </w:r>
        <w:r w:rsidR="00207940">
          <w:rPr>
            <w:noProof/>
            <w:webHidden/>
          </w:rPr>
          <w:instrText xml:space="preserve"> PAGEREF _Toc517363148 \h </w:instrText>
        </w:r>
        <w:r w:rsidR="00207940">
          <w:rPr>
            <w:noProof/>
            <w:webHidden/>
          </w:rPr>
        </w:r>
        <w:r w:rsidR="00207940">
          <w:rPr>
            <w:noProof/>
            <w:webHidden/>
          </w:rPr>
          <w:fldChar w:fldCharType="separate"/>
        </w:r>
        <w:r w:rsidR="00207940">
          <w:rPr>
            <w:noProof/>
            <w:webHidden/>
          </w:rPr>
          <w:t>45</w:t>
        </w:r>
        <w:r w:rsidR="00207940">
          <w:rPr>
            <w:noProof/>
            <w:webHidden/>
          </w:rPr>
          <w:fldChar w:fldCharType="end"/>
        </w:r>
      </w:hyperlink>
    </w:p>
    <w:p w14:paraId="1F0C5D35" w14:textId="4B6096E7" w:rsidR="00207940" w:rsidRDefault="00EB49B0">
      <w:pPr>
        <w:pStyle w:val="Verzeichnis2"/>
        <w:rPr>
          <w:rFonts w:asciiTheme="minorHAnsi" w:eastAsiaTheme="minorEastAsia" w:hAnsiTheme="minorHAnsi" w:cstheme="minorBidi"/>
          <w:bCs w:val="0"/>
          <w:noProof/>
          <w:sz w:val="22"/>
          <w:szCs w:val="22"/>
        </w:rPr>
      </w:pPr>
      <w:hyperlink w:anchor="_Toc517363149" w:history="1">
        <w:r w:rsidR="00207940" w:rsidRPr="00E760E1">
          <w:rPr>
            <w:rStyle w:val="Hyperlink"/>
            <w:noProof/>
          </w:rPr>
          <w:t>8.2</w:t>
        </w:r>
        <w:r w:rsidR="00207940">
          <w:rPr>
            <w:rFonts w:asciiTheme="minorHAnsi" w:eastAsiaTheme="minorEastAsia" w:hAnsiTheme="minorHAnsi" w:cstheme="minorBidi"/>
            <w:bCs w:val="0"/>
            <w:noProof/>
            <w:sz w:val="22"/>
            <w:szCs w:val="22"/>
          </w:rPr>
          <w:tab/>
        </w:r>
        <w:r w:rsidR="00207940" w:rsidRPr="00E760E1">
          <w:rPr>
            <w:rStyle w:val="Hyperlink"/>
            <w:noProof/>
          </w:rPr>
          <w:t>Verwendete Werkzeuge</w:t>
        </w:r>
        <w:r w:rsidR="00207940">
          <w:rPr>
            <w:noProof/>
            <w:webHidden/>
          </w:rPr>
          <w:tab/>
        </w:r>
        <w:r w:rsidR="00207940">
          <w:rPr>
            <w:noProof/>
            <w:webHidden/>
          </w:rPr>
          <w:fldChar w:fldCharType="begin"/>
        </w:r>
        <w:r w:rsidR="00207940">
          <w:rPr>
            <w:noProof/>
            <w:webHidden/>
          </w:rPr>
          <w:instrText xml:space="preserve"> PAGEREF _Toc517363149 \h </w:instrText>
        </w:r>
        <w:r w:rsidR="00207940">
          <w:rPr>
            <w:noProof/>
            <w:webHidden/>
          </w:rPr>
        </w:r>
        <w:r w:rsidR="00207940">
          <w:rPr>
            <w:noProof/>
            <w:webHidden/>
          </w:rPr>
          <w:fldChar w:fldCharType="separate"/>
        </w:r>
        <w:r w:rsidR="00207940">
          <w:rPr>
            <w:noProof/>
            <w:webHidden/>
          </w:rPr>
          <w:t>45</w:t>
        </w:r>
        <w:r w:rsidR="00207940">
          <w:rPr>
            <w:noProof/>
            <w:webHidden/>
          </w:rPr>
          <w:fldChar w:fldCharType="end"/>
        </w:r>
      </w:hyperlink>
    </w:p>
    <w:p w14:paraId="38607DB1" w14:textId="2F99FFF1" w:rsidR="00207940" w:rsidRDefault="00EB49B0">
      <w:pPr>
        <w:pStyle w:val="Verzeichnis2"/>
        <w:rPr>
          <w:rFonts w:asciiTheme="minorHAnsi" w:eastAsiaTheme="minorEastAsia" w:hAnsiTheme="minorHAnsi" w:cstheme="minorBidi"/>
          <w:bCs w:val="0"/>
          <w:noProof/>
          <w:sz w:val="22"/>
          <w:szCs w:val="22"/>
        </w:rPr>
      </w:pPr>
      <w:hyperlink w:anchor="_Toc517363150" w:history="1">
        <w:r w:rsidR="00207940" w:rsidRPr="00E760E1">
          <w:rPr>
            <w:rStyle w:val="Hyperlink"/>
            <w:noProof/>
          </w:rPr>
          <w:t>8.3</w:t>
        </w:r>
        <w:r w:rsidR="00207940">
          <w:rPr>
            <w:rFonts w:asciiTheme="minorHAnsi" w:eastAsiaTheme="minorEastAsia" w:hAnsiTheme="minorHAnsi" w:cstheme="minorBidi"/>
            <w:bCs w:val="0"/>
            <w:noProof/>
            <w:sz w:val="22"/>
            <w:szCs w:val="22"/>
          </w:rPr>
          <w:tab/>
        </w:r>
        <w:r w:rsidR="00207940" w:rsidRPr="00E760E1">
          <w:rPr>
            <w:rStyle w:val="Hyperlink"/>
            <w:noProof/>
          </w:rPr>
          <w:t>Ausgewählte Implementierungsaspekte</w:t>
        </w:r>
        <w:r w:rsidR="00207940">
          <w:rPr>
            <w:noProof/>
            <w:webHidden/>
          </w:rPr>
          <w:tab/>
        </w:r>
        <w:r w:rsidR="00207940">
          <w:rPr>
            <w:noProof/>
            <w:webHidden/>
          </w:rPr>
          <w:fldChar w:fldCharType="begin"/>
        </w:r>
        <w:r w:rsidR="00207940">
          <w:rPr>
            <w:noProof/>
            <w:webHidden/>
          </w:rPr>
          <w:instrText xml:space="preserve"> PAGEREF _Toc517363150 \h </w:instrText>
        </w:r>
        <w:r w:rsidR="00207940">
          <w:rPr>
            <w:noProof/>
            <w:webHidden/>
          </w:rPr>
        </w:r>
        <w:r w:rsidR="00207940">
          <w:rPr>
            <w:noProof/>
            <w:webHidden/>
          </w:rPr>
          <w:fldChar w:fldCharType="separate"/>
        </w:r>
        <w:r w:rsidR="00207940">
          <w:rPr>
            <w:noProof/>
            <w:webHidden/>
          </w:rPr>
          <w:t>45</w:t>
        </w:r>
        <w:r w:rsidR="00207940">
          <w:rPr>
            <w:noProof/>
            <w:webHidden/>
          </w:rPr>
          <w:fldChar w:fldCharType="end"/>
        </w:r>
      </w:hyperlink>
    </w:p>
    <w:p w14:paraId="68C2B50F" w14:textId="74D6F691" w:rsidR="00207940" w:rsidRDefault="00EB49B0">
      <w:pPr>
        <w:pStyle w:val="Verzeichnis3"/>
        <w:rPr>
          <w:rFonts w:asciiTheme="minorHAnsi" w:eastAsiaTheme="minorEastAsia" w:hAnsiTheme="minorHAnsi" w:cstheme="minorBidi"/>
          <w:sz w:val="22"/>
          <w:szCs w:val="22"/>
        </w:rPr>
      </w:pPr>
      <w:hyperlink w:anchor="_Toc517363151" w:history="1">
        <w:r w:rsidR="00207940" w:rsidRPr="00E760E1">
          <w:rPr>
            <w:rStyle w:val="Hyperlink"/>
          </w:rPr>
          <w:t>8.3.1</w:t>
        </w:r>
        <w:r w:rsidR="00207940">
          <w:rPr>
            <w:rFonts w:asciiTheme="minorHAnsi" w:eastAsiaTheme="minorEastAsia" w:hAnsiTheme="minorHAnsi" w:cstheme="minorBidi"/>
            <w:sz w:val="22"/>
            <w:szCs w:val="22"/>
          </w:rPr>
          <w:tab/>
        </w:r>
        <w:r w:rsidR="00207940" w:rsidRPr="00E760E1">
          <w:rPr>
            <w:rStyle w:val="Hyperlink"/>
          </w:rPr>
          <w:t>Realisierung der Server-Applikation</w:t>
        </w:r>
        <w:r w:rsidR="00207940">
          <w:rPr>
            <w:webHidden/>
          </w:rPr>
          <w:tab/>
        </w:r>
        <w:r w:rsidR="00207940">
          <w:rPr>
            <w:webHidden/>
          </w:rPr>
          <w:fldChar w:fldCharType="begin"/>
        </w:r>
        <w:r w:rsidR="00207940">
          <w:rPr>
            <w:webHidden/>
          </w:rPr>
          <w:instrText xml:space="preserve"> PAGEREF _Toc517363151 \h </w:instrText>
        </w:r>
        <w:r w:rsidR="00207940">
          <w:rPr>
            <w:webHidden/>
          </w:rPr>
        </w:r>
        <w:r w:rsidR="00207940">
          <w:rPr>
            <w:webHidden/>
          </w:rPr>
          <w:fldChar w:fldCharType="separate"/>
        </w:r>
        <w:r w:rsidR="00207940">
          <w:rPr>
            <w:webHidden/>
          </w:rPr>
          <w:t>46</w:t>
        </w:r>
        <w:r w:rsidR="00207940">
          <w:rPr>
            <w:webHidden/>
          </w:rPr>
          <w:fldChar w:fldCharType="end"/>
        </w:r>
      </w:hyperlink>
    </w:p>
    <w:p w14:paraId="10A8DE6A" w14:textId="485DEC82" w:rsidR="00207940" w:rsidRDefault="00EB49B0">
      <w:pPr>
        <w:pStyle w:val="Verzeichnis3"/>
        <w:rPr>
          <w:rFonts w:asciiTheme="minorHAnsi" w:eastAsiaTheme="minorEastAsia" w:hAnsiTheme="minorHAnsi" w:cstheme="minorBidi"/>
          <w:sz w:val="22"/>
          <w:szCs w:val="22"/>
        </w:rPr>
      </w:pPr>
      <w:hyperlink w:anchor="_Toc517363152" w:history="1">
        <w:r w:rsidR="00207940" w:rsidRPr="00E760E1">
          <w:rPr>
            <w:rStyle w:val="Hyperlink"/>
          </w:rPr>
          <w:t>8.3.2</w:t>
        </w:r>
        <w:r w:rsidR="00207940">
          <w:rPr>
            <w:rFonts w:asciiTheme="minorHAnsi" w:eastAsiaTheme="minorEastAsia" w:hAnsiTheme="minorHAnsi" w:cstheme="minorBidi"/>
            <w:sz w:val="22"/>
            <w:szCs w:val="22"/>
          </w:rPr>
          <w:tab/>
        </w:r>
        <w:r w:rsidR="00207940" w:rsidRPr="00E760E1">
          <w:rPr>
            <w:rStyle w:val="Hyperlink"/>
          </w:rPr>
          <w:t>Realisierung der Client-Applikation</w:t>
        </w:r>
        <w:r w:rsidR="00207940">
          <w:rPr>
            <w:webHidden/>
          </w:rPr>
          <w:tab/>
        </w:r>
        <w:r w:rsidR="00207940">
          <w:rPr>
            <w:webHidden/>
          </w:rPr>
          <w:fldChar w:fldCharType="begin"/>
        </w:r>
        <w:r w:rsidR="00207940">
          <w:rPr>
            <w:webHidden/>
          </w:rPr>
          <w:instrText xml:space="preserve"> PAGEREF _Toc517363152 \h </w:instrText>
        </w:r>
        <w:r w:rsidR="00207940">
          <w:rPr>
            <w:webHidden/>
          </w:rPr>
        </w:r>
        <w:r w:rsidR="00207940">
          <w:rPr>
            <w:webHidden/>
          </w:rPr>
          <w:fldChar w:fldCharType="separate"/>
        </w:r>
        <w:r w:rsidR="00207940">
          <w:rPr>
            <w:webHidden/>
          </w:rPr>
          <w:t>47</w:t>
        </w:r>
        <w:r w:rsidR="00207940">
          <w:rPr>
            <w:webHidden/>
          </w:rPr>
          <w:fldChar w:fldCharType="end"/>
        </w:r>
      </w:hyperlink>
    </w:p>
    <w:p w14:paraId="39693371" w14:textId="6C298248" w:rsidR="00207940" w:rsidRDefault="00EB49B0">
      <w:pPr>
        <w:pStyle w:val="Verzeichnis3"/>
        <w:rPr>
          <w:rFonts w:asciiTheme="minorHAnsi" w:eastAsiaTheme="minorEastAsia" w:hAnsiTheme="minorHAnsi" w:cstheme="minorBidi"/>
          <w:sz w:val="22"/>
          <w:szCs w:val="22"/>
        </w:rPr>
      </w:pPr>
      <w:hyperlink w:anchor="_Toc517363153" w:history="1">
        <w:r w:rsidR="00207940" w:rsidRPr="00E760E1">
          <w:rPr>
            <w:rStyle w:val="Hyperlink"/>
          </w:rPr>
          <w:t>8.3.3</w:t>
        </w:r>
        <w:r w:rsidR="00207940">
          <w:rPr>
            <w:rFonts w:asciiTheme="minorHAnsi" w:eastAsiaTheme="minorEastAsia" w:hAnsiTheme="minorHAnsi" w:cstheme="minorBidi"/>
            <w:sz w:val="22"/>
            <w:szCs w:val="22"/>
          </w:rPr>
          <w:tab/>
        </w:r>
        <w:r w:rsidR="00207940" w:rsidRPr="00E760E1">
          <w:rPr>
            <w:rStyle w:val="Hyperlink"/>
          </w:rPr>
          <w:t>Systemvorbereitung und Erstellen eines FDT-Projekt</w:t>
        </w:r>
        <w:r w:rsidR="00207940">
          <w:rPr>
            <w:webHidden/>
          </w:rPr>
          <w:tab/>
        </w:r>
        <w:r w:rsidR="00207940">
          <w:rPr>
            <w:webHidden/>
          </w:rPr>
          <w:fldChar w:fldCharType="begin"/>
        </w:r>
        <w:r w:rsidR="00207940">
          <w:rPr>
            <w:webHidden/>
          </w:rPr>
          <w:instrText xml:space="preserve"> PAGEREF _Toc517363153 \h </w:instrText>
        </w:r>
        <w:r w:rsidR="00207940">
          <w:rPr>
            <w:webHidden/>
          </w:rPr>
        </w:r>
        <w:r w:rsidR="00207940">
          <w:rPr>
            <w:webHidden/>
          </w:rPr>
          <w:fldChar w:fldCharType="separate"/>
        </w:r>
        <w:r w:rsidR="00207940">
          <w:rPr>
            <w:webHidden/>
          </w:rPr>
          <w:t>48</w:t>
        </w:r>
        <w:r w:rsidR="00207940">
          <w:rPr>
            <w:webHidden/>
          </w:rPr>
          <w:fldChar w:fldCharType="end"/>
        </w:r>
      </w:hyperlink>
    </w:p>
    <w:p w14:paraId="13E752F7" w14:textId="5CCB02F0" w:rsidR="00207940" w:rsidRDefault="00EB49B0">
      <w:pPr>
        <w:pStyle w:val="Verzeichnis3"/>
        <w:rPr>
          <w:rFonts w:asciiTheme="minorHAnsi" w:eastAsiaTheme="minorEastAsia" w:hAnsiTheme="minorHAnsi" w:cstheme="minorBidi"/>
          <w:sz w:val="22"/>
          <w:szCs w:val="22"/>
        </w:rPr>
      </w:pPr>
      <w:hyperlink w:anchor="_Toc517363154" w:history="1">
        <w:r w:rsidR="00207940" w:rsidRPr="00E760E1">
          <w:rPr>
            <w:rStyle w:val="Hyperlink"/>
          </w:rPr>
          <w:t>8.3.4</w:t>
        </w:r>
        <w:r w:rsidR="00207940">
          <w:rPr>
            <w:rFonts w:asciiTheme="minorHAnsi" w:eastAsiaTheme="minorEastAsia" w:hAnsiTheme="minorHAnsi" w:cstheme="minorBidi"/>
            <w:sz w:val="22"/>
            <w:szCs w:val="22"/>
          </w:rPr>
          <w:tab/>
        </w:r>
        <w:r w:rsidR="00207940" w:rsidRPr="00E760E1">
          <w:rPr>
            <w:rStyle w:val="Hyperlink"/>
          </w:rPr>
          <w:t>Anzeigen einer Topologie</w:t>
        </w:r>
        <w:r w:rsidR="00207940">
          <w:rPr>
            <w:webHidden/>
          </w:rPr>
          <w:tab/>
        </w:r>
        <w:r w:rsidR="00207940">
          <w:rPr>
            <w:webHidden/>
          </w:rPr>
          <w:fldChar w:fldCharType="begin"/>
        </w:r>
        <w:r w:rsidR="00207940">
          <w:rPr>
            <w:webHidden/>
          </w:rPr>
          <w:instrText xml:space="preserve"> PAGEREF _Toc517363154 \h </w:instrText>
        </w:r>
        <w:r w:rsidR="00207940">
          <w:rPr>
            <w:webHidden/>
          </w:rPr>
        </w:r>
        <w:r w:rsidR="00207940">
          <w:rPr>
            <w:webHidden/>
          </w:rPr>
          <w:fldChar w:fldCharType="separate"/>
        </w:r>
        <w:r w:rsidR="00207940">
          <w:rPr>
            <w:webHidden/>
          </w:rPr>
          <w:t>49</w:t>
        </w:r>
        <w:r w:rsidR="00207940">
          <w:rPr>
            <w:webHidden/>
          </w:rPr>
          <w:fldChar w:fldCharType="end"/>
        </w:r>
      </w:hyperlink>
    </w:p>
    <w:p w14:paraId="2C668A33" w14:textId="6D0F641C" w:rsidR="00207940" w:rsidRDefault="00EB49B0">
      <w:pPr>
        <w:pStyle w:val="Verzeichnis1"/>
        <w:rPr>
          <w:rFonts w:asciiTheme="minorHAnsi" w:eastAsiaTheme="minorEastAsia" w:hAnsiTheme="minorHAnsi" w:cstheme="minorBidi"/>
          <w:b w:val="0"/>
          <w:bCs w:val="0"/>
          <w:noProof/>
          <w:sz w:val="22"/>
          <w:szCs w:val="22"/>
        </w:rPr>
      </w:pPr>
      <w:hyperlink w:anchor="_Toc517363155" w:history="1">
        <w:r w:rsidR="00207940" w:rsidRPr="00E760E1">
          <w:rPr>
            <w:rStyle w:val="Hyperlink"/>
            <w:noProof/>
          </w:rPr>
          <w:t>9</w:t>
        </w:r>
        <w:r w:rsidR="00207940">
          <w:rPr>
            <w:rFonts w:asciiTheme="minorHAnsi" w:eastAsiaTheme="minorEastAsia" w:hAnsiTheme="minorHAnsi" w:cstheme="minorBidi"/>
            <w:b w:val="0"/>
            <w:bCs w:val="0"/>
            <w:noProof/>
            <w:sz w:val="22"/>
            <w:szCs w:val="22"/>
          </w:rPr>
          <w:tab/>
        </w:r>
        <w:r w:rsidR="00207940" w:rsidRPr="00E760E1">
          <w:rPr>
            <w:rStyle w:val="Hyperlink"/>
            <w:noProof/>
          </w:rPr>
          <w:t>Zusammenfassung und Ausblick</w:t>
        </w:r>
        <w:r w:rsidR="00207940">
          <w:rPr>
            <w:noProof/>
            <w:webHidden/>
          </w:rPr>
          <w:tab/>
        </w:r>
        <w:r w:rsidR="00207940">
          <w:rPr>
            <w:noProof/>
            <w:webHidden/>
          </w:rPr>
          <w:fldChar w:fldCharType="begin"/>
        </w:r>
        <w:r w:rsidR="00207940">
          <w:rPr>
            <w:noProof/>
            <w:webHidden/>
          </w:rPr>
          <w:instrText xml:space="preserve"> PAGEREF _Toc517363155 \h </w:instrText>
        </w:r>
        <w:r w:rsidR="00207940">
          <w:rPr>
            <w:noProof/>
            <w:webHidden/>
          </w:rPr>
        </w:r>
        <w:r w:rsidR="00207940">
          <w:rPr>
            <w:noProof/>
            <w:webHidden/>
          </w:rPr>
          <w:fldChar w:fldCharType="separate"/>
        </w:r>
        <w:r w:rsidR="00207940">
          <w:rPr>
            <w:noProof/>
            <w:webHidden/>
          </w:rPr>
          <w:t>51</w:t>
        </w:r>
        <w:r w:rsidR="00207940">
          <w:rPr>
            <w:noProof/>
            <w:webHidden/>
          </w:rPr>
          <w:fldChar w:fldCharType="end"/>
        </w:r>
      </w:hyperlink>
    </w:p>
    <w:p w14:paraId="74D09067" w14:textId="02B4D108" w:rsidR="00207940" w:rsidRDefault="00EB49B0">
      <w:pPr>
        <w:pStyle w:val="Verzeichnis2"/>
        <w:rPr>
          <w:rFonts w:asciiTheme="minorHAnsi" w:eastAsiaTheme="minorEastAsia" w:hAnsiTheme="minorHAnsi" w:cstheme="minorBidi"/>
          <w:bCs w:val="0"/>
          <w:noProof/>
          <w:sz w:val="22"/>
          <w:szCs w:val="22"/>
        </w:rPr>
      </w:pPr>
      <w:hyperlink w:anchor="_Toc517363156" w:history="1">
        <w:r w:rsidR="00207940" w:rsidRPr="00E760E1">
          <w:rPr>
            <w:rStyle w:val="Hyperlink"/>
            <w:noProof/>
          </w:rPr>
          <w:t>9.1</w:t>
        </w:r>
        <w:r w:rsidR="00207940">
          <w:rPr>
            <w:rFonts w:asciiTheme="minorHAnsi" w:eastAsiaTheme="minorEastAsia" w:hAnsiTheme="minorHAnsi" w:cstheme="minorBidi"/>
            <w:bCs w:val="0"/>
            <w:noProof/>
            <w:sz w:val="22"/>
            <w:szCs w:val="22"/>
          </w:rPr>
          <w:tab/>
        </w:r>
        <w:r w:rsidR="00207940" w:rsidRPr="00E760E1">
          <w:rPr>
            <w:rStyle w:val="Hyperlink"/>
            <w:noProof/>
          </w:rPr>
          <w:t>Zusammenfassung</w:t>
        </w:r>
        <w:r w:rsidR="00207940">
          <w:rPr>
            <w:noProof/>
            <w:webHidden/>
          </w:rPr>
          <w:tab/>
        </w:r>
        <w:r w:rsidR="00207940">
          <w:rPr>
            <w:noProof/>
            <w:webHidden/>
          </w:rPr>
          <w:fldChar w:fldCharType="begin"/>
        </w:r>
        <w:r w:rsidR="00207940">
          <w:rPr>
            <w:noProof/>
            <w:webHidden/>
          </w:rPr>
          <w:instrText xml:space="preserve"> PAGEREF _Toc517363156 \h </w:instrText>
        </w:r>
        <w:r w:rsidR="00207940">
          <w:rPr>
            <w:noProof/>
            <w:webHidden/>
          </w:rPr>
        </w:r>
        <w:r w:rsidR="00207940">
          <w:rPr>
            <w:noProof/>
            <w:webHidden/>
          </w:rPr>
          <w:fldChar w:fldCharType="separate"/>
        </w:r>
        <w:r w:rsidR="00207940">
          <w:rPr>
            <w:noProof/>
            <w:webHidden/>
          </w:rPr>
          <w:t>51</w:t>
        </w:r>
        <w:r w:rsidR="00207940">
          <w:rPr>
            <w:noProof/>
            <w:webHidden/>
          </w:rPr>
          <w:fldChar w:fldCharType="end"/>
        </w:r>
      </w:hyperlink>
    </w:p>
    <w:p w14:paraId="0040C35F" w14:textId="52481B09" w:rsidR="00207940" w:rsidRDefault="00EB49B0">
      <w:pPr>
        <w:pStyle w:val="Verzeichnis2"/>
        <w:rPr>
          <w:rFonts w:asciiTheme="minorHAnsi" w:eastAsiaTheme="minorEastAsia" w:hAnsiTheme="minorHAnsi" w:cstheme="minorBidi"/>
          <w:bCs w:val="0"/>
          <w:noProof/>
          <w:sz w:val="22"/>
          <w:szCs w:val="22"/>
        </w:rPr>
      </w:pPr>
      <w:hyperlink w:anchor="_Toc517363157" w:history="1">
        <w:r w:rsidR="00207940" w:rsidRPr="00E760E1">
          <w:rPr>
            <w:rStyle w:val="Hyperlink"/>
            <w:noProof/>
          </w:rPr>
          <w:t>9.2</w:t>
        </w:r>
        <w:r w:rsidR="00207940">
          <w:rPr>
            <w:rFonts w:asciiTheme="minorHAnsi" w:eastAsiaTheme="minorEastAsia" w:hAnsiTheme="minorHAnsi" w:cstheme="minorBidi"/>
            <w:bCs w:val="0"/>
            <w:noProof/>
            <w:sz w:val="22"/>
            <w:szCs w:val="22"/>
          </w:rPr>
          <w:tab/>
        </w:r>
        <w:r w:rsidR="00207940" w:rsidRPr="00E760E1">
          <w:rPr>
            <w:rStyle w:val="Hyperlink"/>
            <w:noProof/>
          </w:rPr>
          <w:t>Ausblick</w:t>
        </w:r>
        <w:r w:rsidR="00207940">
          <w:rPr>
            <w:noProof/>
            <w:webHidden/>
          </w:rPr>
          <w:tab/>
        </w:r>
        <w:r w:rsidR="00207940">
          <w:rPr>
            <w:noProof/>
            <w:webHidden/>
          </w:rPr>
          <w:fldChar w:fldCharType="begin"/>
        </w:r>
        <w:r w:rsidR="00207940">
          <w:rPr>
            <w:noProof/>
            <w:webHidden/>
          </w:rPr>
          <w:instrText xml:space="preserve"> PAGEREF _Toc517363157 \h </w:instrText>
        </w:r>
        <w:r w:rsidR="00207940">
          <w:rPr>
            <w:noProof/>
            <w:webHidden/>
          </w:rPr>
        </w:r>
        <w:r w:rsidR="00207940">
          <w:rPr>
            <w:noProof/>
            <w:webHidden/>
          </w:rPr>
          <w:fldChar w:fldCharType="separate"/>
        </w:r>
        <w:r w:rsidR="00207940">
          <w:rPr>
            <w:noProof/>
            <w:webHidden/>
          </w:rPr>
          <w:t>52</w:t>
        </w:r>
        <w:r w:rsidR="00207940">
          <w:rPr>
            <w:noProof/>
            <w:webHidden/>
          </w:rPr>
          <w:fldChar w:fldCharType="end"/>
        </w:r>
      </w:hyperlink>
    </w:p>
    <w:p w14:paraId="4F93C20B" w14:textId="510E9DA2" w:rsidR="00207940" w:rsidRDefault="00EB49B0">
      <w:pPr>
        <w:pStyle w:val="Verzeichnis1"/>
        <w:rPr>
          <w:rFonts w:asciiTheme="minorHAnsi" w:eastAsiaTheme="minorEastAsia" w:hAnsiTheme="minorHAnsi" w:cstheme="minorBidi"/>
          <w:b w:val="0"/>
          <w:bCs w:val="0"/>
          <w:noProof/>
          <w:sz w:val="22"/>
          <w:szCs w:val="22"/>
        </w:rPr>
      </w:pPr>
      <w:hyperlink w:anchor="_Toc517363158" w:history="1">
        <w:r w:rsidR="00207940" w:rsidRPr="00E760E1">
          <w:rPr>
            <w:rStyle w:val="Hyperlink"/>
            <w:noProof/>
          </w:rPr>
          <w:t>Literatur</w:t>
        </w:r>
        <w:r w:rsidR="00207940">
          <w:rPr>
            <w:noProof/>
            <w:webHidden/>
          </w:rPr>
          <w:tab/>
        </w:r>
        <w:r w:rsidR="00207940">
          <w:rPr>
            <w:noProof/>
            <w:webHidden/>
          </w:rPr>
          <w:fldChar w:fldCharType="begin"/>
        </w:r>
        <w:r w:rsidR="00207940">
          <w:rPr>
            <w:noProof/>
            <w:webHidden/>
          </w:rPr>
          <w:instrText xml:space="preserve"> PAGEREF _Toc517363158 \h </w:instrText>
        </w:r>
        <w:r w:rsidR="00207940">
          <w:rPr>
            <w:noProof/>
            <w:webHidden/>
          </w:rPr>
        </w:r>
        <w:r w:rsidR="00207940">
          <w:rPr>
            <w:noProof/>
            <w:webHidden/>
          </w:rPr>
          <w:fldChar w:fldCharType="separate"/>
        </w:r>
        <w:r w:rsidR="00207940">
          <w:rPr>
            <w:noProof/>
            <w:webHidden/>
          </w:rPr>
          <w:t>57</w:t>
        </w:r>
        <w:r w:rsidR="00207940">
          <w:rPr>
            <w:noProof/>
            <w:webHidden/>
          </w:rPr>
          <w:fldChar w:fldCharType="end"/>
        </w:r>
      </w:hyperlink>
    </w:p>
    <w:p w14:paraId="7287F21E" w14:textId="48C29C28" w:rsidR="00207940" w:rsidRDefault="00EB49B0">
      <w:pPr>
        <w:pStyle w:val="Verzeichnis1"/>
        <w:rPr>
          <w:rFonts w:asciiTheme="minorHAnsi" w:eastAsiaTheme="minorEastAsia" w:hAnsiTheme="minorHAnsi" w:cstheme="minorBidi"/>
          <w:b w:val="0"/>
          <w:bCs w:val="0"/>
          <w:noProof/>
          <w:sz w:val="22"/>
          <w:szCs w:val="22"/>
        </w:rPr>
      </w:pPr>
      <w:hyperlink w:anchor="_Toc517363159" w:history="1">
        <w:r w:rsidR="00207940" w:rsidRPr="00E760E1">
          <w:rPr>
            <w:rStyle w:val="Hyperlink"/>
            <w:noProof/>
            <w:lang w:val="en-US"/>
          </w:rPr>
          <w:t>Index</w:t>
        </w:r>
        <w:r w:rsidR="00207940">
          <w:rPr>
            <w:noProof/>
            <w:webHidden/>
          </w:rPr>
          <w:tab/>
        </w:r>
        <w:r w:rsidR="00207940">
          <w:rPr>
            <w:noProof/>
            <w:webHidden/>
          </w:rPr>
          <w:fldChar w:fldCharType="begin"/>
        </w:r>
        <w:r w:rsidR="00207940">
          <w:rPr>
            <w:noProof/>
            <w:webHidden/>
          </w:rPr>
          <w:instrText xml:space="preserve"> PAGEREF _Toc517363159 \h </w:instrText>
        </w:r>
        <w:r w:rsidR="00207940">
          <w:rPr>
            <w:noProof/>
            <w:webHidden/>
          </w:rPr>
        </w:r>
        <w:r w:rsidR="00207940">
          <w:rPr>
            <w:noProof/>
            <w:webHidden/>
          </w:rPr>
          <w:fldChar w:fldCharType="separate"/>
        </w:r>
        <w:r w:rsidR="00207940">
          <w:rPr>
            <w:noProof/>
            <w:webHidden/>
          </w:rPr>
          <w:t>59</w:t>
        </w:r>
        <w:r w:rsidR="00207940">
          <w:rPr>
            <w:noProof/>
            <w:webHidden/>
          </w:rPr>
          <w:fldChar w:fldCharType="end"/>
        </w:r>
      </w:hyperlink>
    </w:p>
    <w:p w14:paraId="6460541E" w14:textId="767868AD" w:rsidR="00207940" w:rsidRDefault="00EB49B0">
      <w:pPr>
        <w:pStyle w:val="Verzeichnis1"/>
        <w:rPr>
          <w:rFonts w:asciiTheme="minorHAnsi" w:eastAsiaTheme="minorEastAsia" w:hAnsiTheme="minorHAnsi" w:cstheme="minorBidi"/>
          <w:b w:val="0"/>
          <w:bCs w:val="0"/>
          <w:noProof/>
          <w:sz w:val="22"/>
          <w:szCs w:val="22"/>
        </w:rPr>
      </w:pPr>
      <w:hyperlink w:anchor="_Toc517363160" w:history="1">
        <w:r w:rsidR="00207940" w:rsidRPr="00E760E1">
          <w:rPr>
            <w:rStyle w:val="Hyperlink"/>
            <w:noProof/>
          </w:rPr>
          <w:t>Glossar</w:t>
        </w:r>
        <w:r w:rsidR="00207940">
          <w:rPr>
            <w:noProof/>
            <w:webHidden/>
          </w:rPr>
          <w:tab/>
        </w:r>
        <w:r w:rsidR="00207940">
          <w:rPr>
            <w:noProof/>
            <w:webHidden/>
          </w:rPr>
          <w:fldChar w:fldCharType="begin"/>
        </w:r>
        <w:r w:rsidR="00207940">
          <w:rPr>
            <w:noProof/>
            <w:webHidden/>
          </w:rPr>
          <w:instrText xml:space="preserve"> PAGEREF _Toc517363160 \h </w:instrText>
        </w:r>
        <w:r w:rsidR="00207940">
          <w:rPr>
            <w:noProof/>
            <w:webHidden/>
          </w:rPr>
        </w:r>
        <w:r w:rsidR="00207940">
          <w:rPr>
            <w:noProof/>
            <w:webHidden/>
          </w:rPr>
          <w:fldChar w:fldCharType="separate"/>
        </w:r>
        <w:r w:rsidR="00207940">
          <w:rPr>
            <w:noProof/>
            <w:webHidden/>
          </w:rPr>
          <w:t>61</w:t>
        </w:r>
        <w:r w:rsidR="00207940">
          <w:rPr>
            <w:noProof/>
            <w:webHidden/>
          </w:rPr>
          <w:fldChar w:fldCharType="end"/>
        </w:r>
      </w:hyperlink>
    </w:p>
    <w:p w14:paraId="5E880067" w14:textId="0DBA2E64" w:rsidR="00207940" w:rsidRDefault="00EB49B0">
      <w:pPr>
        <w:pStyle w:val="Verzeichnis1"/>
        <w:rPr>
          <w:rFonts w:asciiTheme="minorHAnsi" w:eastAsiaTheme="minorEastAsia" w:hAnsiTheme="minorHAnsi" w:cstheme="minorBidi"/>
          <w:b w:val="0"/>
          <w:bCs w:val="0"/>
          <w:noProof/>
          <w:sz w:val="22"/>
          <w:szCs w:val="22"/>
        </w:rPr>
      </w:pPr>
      <w:hyperlink w:anchor="_Toc517363161" w:history="1">
        <w:r w:rsidR="00207940" w:rsidRPr="00E760E1">
          <w:rPr>
            <w:rStyle w:val="Hyperlink"/>
            <w:noProof/>
          </w:rPr>
          <w:t>Erklärung der Kandidatin / des Kandidaten</w:t>
        </w:r>
        <w:r w:rsidR="00207940">
          <w:rPr>
            <w:noProof/>
            <w:webHidden/>
          </w:rPr>
          <w:tab/>
        </w:r>
        <w:r w:rsidR="00207940">
          <w:rPr>
            <w:noProof/>
            <w:webHidden/>
          </w:rPr>
          <w:fldChar w:fldCharType="begin"/>
        </w:r>
        <w:r w:rsidR="00207940">
          <w:rPr>
            <w:noProof/>
            <w:webHidden/>
          </w:rPr>
          <w:instrText xml:space="preserve"> PAGEREF _Toc517363161 \h </w:instrText>
        </w:r>
        <w:r w:rsidR="00207940">
          <w:rPr>
            <w:noProof/>
            <w:webHidden/>
          </w:rPr>
        </w:r>
        <w:r w:rsidR="00207940">
          <w:rPr>
            <w:noProof/>
            <w:webHidden/>
          </w:rPr>
          <w:fldChar w:fldCharType="separate"/>
        </w:r>
        <w:r w:rsidR="00207940">
          <w:rPr>
            <w:noProof/>
            <w:webHidden/>
          </w:rPr>
          <w:t>63</w:t>
        </w:r>
        <w:r w:rsidR="00207940">
          <w:rPr>
            <w:noProof/>
            <w:webHidden/>
          </w:rPr>
          <w:fldChar w:fldCharType="end"/>
        </w:r>
      </w:hyperlink>
    </w:p>
    <w:p w14:paraId="63236D42" w14:textId="419F0153"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commentRangeStart w:id="5"/>
      <w:r w:rsidRPr="00212703">
        <w:rPr>
          <w:rFonts w:eastAsiaTheme="minorEastAsia"/>
        </w:rPr>
        <w:lastRenderedPageBreak/>
        <w:t>Abbildungsverzeichnis</w:t>
      </w:r>
      <w:commentRangeEnd w:id="5"/>
      <w:r w:rsidR="0068029B">
        <w:rPr>
          <w:rStyle w:val="Kommentarzeichen"/>
          <w:rFonts w:ascii="Arial" w:hAnsi="Arial"/>
          <w:b w:val="0"/>
        </w:rPr>
        <w:commentReference w:id="5"/>
      </w:r>
    </w:p>
    <w:p w14:paraId="75EEA60A" w14:textId="2A09756B" w:rsidR="00207940"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7363162" w:history="1">
        <w:r w:rsidR="00207940" w:rsidRPr="003B3E6F">
          <w:rPr>
            <w:rStyle w:val="Hyperlink"/>
          </w:rPr>
          <w:t>Abbildung 1: Zeitplan für die Entwicklung von Plugin Topology-Editor</w:t>
        </w:r>
        <w:r w:rsidR="00207940">
          <w:rPr>
            <w:webHidden/>
          </w:rPr>
          <w:tab/>
        </w:r>
        <w:r w:rsidR="00207940">
          <w:rPr>
            <w:webHidden/>
          </w:rPr>
          <w:fldChar w:fldCharType="begin"/>
        </w:r>
        <w:r w:rsidR="00207940">
          <w:rPr>
            <w:webHidden/>
          </w:rPr>
          <w:instrText xml:space="preserve"> PAGEREF _Toc517363162 \h </w:instrText>
        </w:r>
        <w:r w:rsidR="00207940">
          <w:rPr>
            <w:webHidden/>
          </w:rPr>
        </w:r>
        <w:r w:rsidR="00207940">
          <w:rPr>
            <w:webHidden/>
          </w:rPr>
          <w:fldChar w:fldCharType="separate"/>
        </w:r>
        <w:r w:rsidR="00207940">
          <w:rPr>
            <w:webHidden/>
          </w:rPr>
          <w:t>3</w:t>
        </w:r>
        <w:r w:rsidR="00207940">
          <w:rPr>
            <w:webHidden/>
          </w:rPr>
          <w:fldChar w:fldCharType="end"/>
        </w:r>
      </w:hyperlink>
    </w:p>
    <w:p w14:paraId="5F64B88E" w14:textId="265FC300" w:rsidR="00207940" w:rsidRDefault="00EB49B0">
      <w:pPr>
        <w:pStyle w:val="Abbildungsverzeichnis"/>
        <w:rPr>
          <w:rFonts w:asciiTheme="minorHAnsi" w:eastAsiaTheme="minorEastAsia" w:hAnsiTheme="minorHAnsi" w:cstheme="minorBidi"/>
          <w:bCs w:val="0"/>
          <w:sz w:val="22"/>
          <w:szCs w:val="22"/>
        </w:rPr>
      </w:pPr>
      <w:hyperlink w:anchor="_Toc517363163" w:history="1">
        <w:r w:rsidR="00207940" w:rsidRPr="003B3E6F">
          <w:rPr>
            <w:rStyle w:val="Hyperlink"/>
          </w:rPr>
          <w:t>Abbildung 2: Haupteingang Hilscher Gesellschaft für Systemautomation mbH</w:t>
        </w:r>
        <w:r w:rsidR="00207940">
          <w:rPr>
            <w:webHidden/>
          </w:rPr>
          <w:tab/>
        </w:r>
        <w:r w:rsidR="00207940">
          <w:rPr>
            <w:webHidden/>
          </w:rPr>
          <w:fldChar w:fldCharType="begin"/>
        </w:r>
        <w:r w:rsidR="00207940">
          <w:rPr>
            <w:webHidden/>
          </w:rPr>
          <w:instrText xml:space="preserve"> PAGEREF _Toc517363163 \h </w:instrText>
        </w:r>
        <w:r w:rsidR="00207940">
          <w:rPr>
            <w:webHidden/>
          </w:rPr>
        </w:r>
        <w:r w:rsidR="00207940">
          <w:rPr>
            <w:webHidden/>
          </w:rPr>
          <w:fldChar w:fldCharType="separate"/>
        </w:r>
        <w:r w:rsidR="00207940">
          <w:rPr>
            <w:webHidden/>
          </w:rPr>
          <w:t>5</w:t>
        </w:r>
        <w:r w:rsidR="00207940">
          <w:rPr>
            <w:webHidden/>
          </w:rPr>
          <w:fldChar w:fldCharType="end"/>
        </w:r>
      </w:hyperlink>
    </w:p>
    <w:p w14:paraId="36090138" w14:textId="2A635B1B" w:rsidR="00207940" w:rsidRDefault="00EB49B0">
      <w:pPr>
        <w:pStyle w:val="Abbildungsverzeichnis"/>
        <w:rPr>
          <w:rFonts w:asciiTheme="minorHAnsi" w:eastAsiaTheme="minorEastAsia" w:hAnsiTheme="minorHAnsi" w:cstheme="minorBidi"/>
          <w:bCs w:val="0"/>
          <w:sz w:val="22"/>
          <w:szCs w:val="22"/>
        </w:rPr>
      </w:pPr>
      <w:hyperlink w:anchor="_Toc517363164" w:history="1">
        <w:r w:rsidR="00207940" w:rsidRPr="003B3E6F">
          <w:rPr>
            <w:rStyle w:val="Hyperlink"/>
          </w:rPr>
          <w:t>Abbildung 3: Linien-Topologie</w:t>
        </w:r>
        <w:r w:rsidR="00207940">
          <w:rPr>
            <w:webHidden/>
          </w:rPr>
          <w:tab/>
        </w:r>
        <w:r w:rsidR="00207940">
          <w:rPr>
            <w:webHidden/>
          </w:rPr>
          <w:fldChar w:fldCharType="begin"/>
        </w:r>
        <w:r w:rsidR="00207940">
          <w:rPr>
            <w:webHidden/>
          </w:rPr>
          <w:instrText xml:space="preserve"> PAGEREF _Toc517363164 \h </w:instrText>
        </w:r>
        <w:r w:rsidR="00207940">
          <w:rPr>
            <w:webHidden/>
          </w:rPr>
        </w:r>
        <w:r w:rsidR="00207940">
          <w:rPr>
            <w:webHidden/>
          </w:rPr>
          <w:fldChar w:fldCharType="separate"/>
        </w:r>
        <w:r w:rsidR="00207940">
          <w:rPr>
            <w:webHidden/>
          </w:rPr>
          <w:t>8</w:t>
        </w:r>
        <w:r w:rsidR="00207940">
          <w:rPr>
            <w:webHidden/>
          </w:rPr>
          <w:fldChar w:fldCharType="end"/>
        </w:r>
      </w:hyperlink>
    </w:p>
    <w:p w14:paraId="12808ED3" w14:textId="462A462B" w:rsidR="00207940" w:rsidRDefault="00EB49B0">
      <w:pPr>
        <w:pStyle w:val="Abbildungsverzeichnis"/>
        <w:rPr>
          <w:rFonts w:asciiTheme="minorHAnsi" w:eastAsiaTheme="minorEastAsia" w:hAnsiTheme="minorHAnsi" w:cstheme="minorBidi"/>
          <w:bCs w:val="0"/>
          <w:sz w:val="22"/>
          <w:szCs w:val="22"/>
        </w:rPr>
      </w:pPr>
      <w:hyperlink w:anchor="_Toc517363165" w:history="1">
        <w:r w:rsidR="00207940" w:rsidRPr="003B3E6F">
          <w:rPr>
            <w:rStyle w:val="Hyperlink"/>
          </w:rPr>
          <w:t>Abbildung 4: Ring-Topologie</w:t>
        </w:r>
        <w:r w:rsidR="00207940">
          <w:rPr>
            <w:webHidden/>
          </w:rPr>
          <w:tab/>
        </w:r>
        <w:r w:rsidR="00207940">
          <w:rPr>
            <w:webHidden/>
          </w:rPr>
          <w:fldChar w:fldCharType="begin"/>
        </w:r>
        <w:r w:rsidR="00207940">
          <w:rPr>
            <w:webHidden/>
          </w:rPr>
          <w:instrText xml:space="preserve"> PAGEREF _Toc517363165 \h </w:instrText>
        </w:r>
        <w:r w:rsidR="00207940">
          <w:rPr>
            <w:webHidden/>
          </w:rPr>
        </w:r>
        <w:r w:rsidR="00207940">
          <w:rPr>
            <w:webHidden/>
          </w:rPr>
          <w:fldChar w:fldCharType="separate"/>
        </w:r>
        <w:r w:rsidR="00207940">
          <w:rPr>
            <w:webHidden/>
          </w:rPr>
          <w:t>9</w:t>
        </w:r>
        <w:r w:rsidR="00207940">
          <w:rPr>
            <w:webHidden/>
          </w:rPr>
          <w:fldChar w:fldCharType="end"/>
        </w:r>
      </w:hyperlink>
    </w:p>
    <w:p w14:paraId="68F3E115" w14:textId="2333F837" w:rsidR="00207940" w:rsidRDefault="00EB49B0">
      <w:pPr>
        <w:pStyle w:val="Abbildungsverzeichnis"/>
        <w:rPr>
          <w:rFonts w:asciiTheme="minorHAnsi" w:eastAsiaTheme="minorEastAsia" w:hAnsiTheme="minorHAnsi" w:cstheme="minorBidi"/>
          <w:bCs w:val="0"/>
          <w:sz w:val="22"/>
          <w:szCs w:val="22"/>
        </w:rPr>
      </w:pPr>
      <w:hyperlink w:anchor="_Toc517363166" w:history="1">
        <w:r w:rsidR="00207940" w:rsidRPr="003B3E6F">
          <w:rPr>
            <w:rStyle w:val="Hyperlink"/>
          </w:rPr>
          <w:t>Abbildung 5: Stern-Topologie</w:t>
        </w:r>
        <w:r w:rsidR="00207940">
          <w:rPr>
            <w:webHidden/>
          </w:rPr>
          <w:tab/>
        </w:r>
        <w:r w:rsidR="00207940">
          <w:rPr>
            <w:webHidden/>
          </w:rPr>
          <w:fldChar w:fldCharType="begin"/>
        </w:r>
        <w:r w:rsidR="00207940">
          <w:rPr>
            <w:webHidden/>
          </w:rPr>
          <w:instrText xml:space="preserve"> PAGEREF _Toc517363166 \h </w:instrText>
        </w:r>
        <w:r w:rsidR="00207940">
          <w:rPr>
            <w:webHidden/>
          </w:rPr>
        </w:r>
        <w:r w:rsidR="00207940">
          <w:rPr>
            <w:webHidden/>
          </w:rPr>
          <w:fldChar w:fldCharType="separate"/>
        </w:r>
        <w:r w:rsidR="00207940">
          <w:rPr>
            <w:webHidden/>
          </w:rPr>
          <w:t>10</w:t>
        </w:r>
        <w:r w:rsidR="00207940">
          <w:rPr>
            <w:webHidden/>
          </w:rPr>
          <w:fldChar w:fldCharType="end"/>
        </w:r>
      </w:hyperlink>
    </w:p>
    <w:p w14:paraId="6F0ED7D0" w14:textId="195ADA26" w:rsidR="00207940" w:rsidRDefault="00EB49B0">
      <w:pPr>
        <w:pStyle w:val="Abbildungsverzeichnis"/>
        <w:rPr>
          <w:rFonts w:asciiTheme="minorHAnsi" w:eastAsiaTheme="minorEastAsia" w:hAnsiTheme="minorHAnsi" w:cstheme="minorBidi"/>
          <w:bCs w:val="0"/>
          <w:sz w:val="22"/>
          <w:szCs w:val="22"/>
        </w:rPr>
      </w:pPr>
      <w:hyperlink w:anchor="_Toc517363167" w:history="1">
        <w:r w:rsidR="00207940" w:rsidRPr="003B3E6F">
          <w:rPr>
            <w:rStyle w:val="Hyperlink"/>
          </w:rPr>
          <w:t>Abbildung 6: Baum-Topologie</w:t>
        </w:r>
        <w:r w:rsidR="00207940">
          <w:rPr>
            <w:webHidden/>
          </w:rPr>
          <w:tab/>
        </w:r>
        <w:r w:rsidR="00207940">
          <w:rPr>
            <w:webHidden/>
          </w:rPr>
          <w:fldChar w:fldCharType="begin"/>
        </w:r>
        <w:r w:rsidR="00207940">
          <w:rPr>
            <w:webHidden/>
          </w:rPr>
          <w:instrText xml:space="preserve"> PAGEREF _Toc517363167 \h </w:instrText>
        </w:r>
        <w:r w:rsidR="00207940">
          <w:rPr>
            <w:webHidden/>
          </w:rPr>
        </w:r>
        <w:r w:rsidR="00207940">
          <w:rPr>
            <w:webHidden/>
          </w:rPr>
          <w:fldChar w:fldCharType="separate"/>
        </w:r>
        <w:r w:rsidR="00207940">
          <w:rPr>
            <w:webHidden/>
          </w:rPr>
          <w:t>11</w:t>
        </w:r>
        <w:r w:rsidR="00207940">
          <w:rPr>
            <w:webHidden/>
          </w:rPr>
          <w:fldChar w:fldCharType="end"/>
        </w:r>
      </w:hyperlink>
    </w:p>
    <w:p w14:paraId="277A4A10" w14:textId="1EE27835" w:rsidR="00207940" w:rsidRDefault="00EB49B0">
      <w:pPr>
        <w:pStyle w:val="Abbildungsverzeichnis"/>
        <w:rPr>
          <w:rFonts w:asciiTheme="minorHAnsi" w:eastAsiaTheme="minorEastAsia" w:hAnsiTheme="minorHAnsi" w:cstheme="minorBidi"/>
          <w:bCs w:val="0"/>
          <w:sz w:val="22"/>
          <w:szCs w:val="22"/>
        </w:rPr>
      </w:pPr>
      <w:hyperlink w:anchor="_Toc517363168" w:history="1">
        <w:r w:rsidR="00207940" w:rsidRPr="003B3E6F">
          <w:rPr>
            <w:rStyle w:val="Hyperlink"/>
          </w:rPr>
          <w:t>Abbildung 7: Vermaschtes Netzwerk</w:t>
        </w:r>
        <w:r w:rsidR="00207940">
          <w:rPr>
            <w:webHidden/>
          </w:rPr>
          <w:tab/>
        </w:r>
        <w:r w:rsidR="00207940">
          <w:rPr>
            <w:webHidden/>
          </w:rPr>
          <w:fldChar w:fldCharType="begin"/>
        </w:r>
        <w:r w:rsidR="00207940">
          <w:rPr>
            <w:webHidden/>
          </w:rPr>
          <w:instrText xml:space="preserve"> PAGEREF _Toc517363168 \h </w:instrText>
        </w:r>
        <w:r w:rsidR="00207940">
          <w:rPr>
            <w:webHidden/>
          </w:rPr>
        </w:r>
        <w:r w:rsidR="00207940">
          <w:rPr>
            <w:webHidden/>
          </w:rPr>
          <w:fldChar w:fldCharType="separate"/>
        </w:r>
        <w:r w:rsidR="00207940">
          <w:rPr>
            <w:webHidden/>
          </w:rPr>
          <w:t>12</w:t>
        </w:r>
        <w:r w:rsidR="00207940">
          <w:rPr>
            <w:webHidden/>
          </w:rPr>
          <w:fldChar w:fldCharType="end"/>
        </w:r>
      </w:hyperlink>
    </w:p>
    <w:p w14:paraId="19781943" w14:textId="3FE41D59" w:rsidR="00207940" w:rsidRDefault="00EB49B0">
      <w:pPr>
        <w:pStyle w:val="Abbildungsverzeichnis"/>
        <w:rPr>
          <w:rFonts w:asciiTheme="minorHAnsi" w:eastAsiaTheme="minorEastAsia" w:hAnsiTheme="minorHAnsi" w:cstheme="minorBidi"/>
          <w:bCs w:val="0"/>
          <w:sz w:val="22"/>
          <w:szCs w:val="22"/>
        </w:rPr>
      </w:pPr>
      <w:hyperlink w:anchor="_Toc517363169" w:history="1">
        <w:r w:rsidR="00207940" w:rsidRPr="003B3E6F">
          <w:rPr>
            <w:rStyle w:val="Hyperlink"/>
          </w:rPr>
          <w:t>Abbildung 8: PROFIBUS basiert auf international etablierte Standard</w:t>
        </w:r>
        <w:r w:rsidR="00207940">
          <w:rPr>
            <w:webHidden/>
          </w:rPr>
          <w:tab/>
        </w:r>
        <w:r w:rsidR="00207940">
          <w:rPr>
            <w:webHidden/>
          </w:rPr>
          <w:fldChar w:fldCharType="begin"/>
        </w:r>
        <w:r w:rsidR="00207940">
          <w:rPr>
            <w:webHidden/>
          </w:rPr>
          <w:instrText xml:space="preserve"> PAGEREF _Toc517363169 \h </w:instrText>
        </w:r>
        <w:r w:rsidR="00207940">
          <w:rPr>
            <w:webHidden/>
          </w:rPr>
        </w:r>
        <w:r w:rsidR="00207940">
          <w:rPr>
            <w:webHidden/>
          </w:rPr>
          <w:fldChar w:fldCharType="separate"/>
        </w:r>
        <w:r w:rsidR="00207940">
          <w:rPr>
            <w:webHidden/>
          </w:rPr>
          <w:t>13</w:t>
        </w:r>
        <w:r w:rsidR="00207940">
          <w:rPr>
            <w:webHidden/>
          </w:rPr>
          <w:fldChar w:fldCharType="end"/>
        </w:r>
      </w:hyperlink>
    </w:p>
    <w:p w14:paraId="2F6DE3D3" w14:textId="59D080E1" w:rsidR="00207940" w:rsidRDefault="00EB49B0">
      <w:pPr>
        <w:pStyle w:val="Abbildungsverzeichnis"/>
        <w:rPr>
          <w:rFonts w:asciiTheme="minorHAnsi" w:eastAsiaTheme="minorEastAsia" w:hAnsiTheme="minorHAnsi" w:cstheme="minorBidi"/>
          <w:bCs w:val="0"/>
          <w:sz w:val="22"/>
          <w:szCs w:val="22"/>
        </w:rPr>
      </w:pPr>
      <w:hyperlink w:anchor="_Toc517363170" w:history="1">
        <w:r w:rsidR="00207940" w:rsidRPr="003B3E6F">
          <w:rPr>
            <w:rStyle w:val="Hyperlink"/>
          </w:rPr>
          <w:t>Abbildung 9: Beispielhafte PROFIBUS-Topologie an einem Master-Slave-System</w:t>
        </w:r>
        <w:r w:rsidR="00207940">
          <w:rPr>
            <w:webHidden/>
          </w:rPr>
          <w:tab/>
        </w:r>
        <w:r w:rsidR="00207940">
          <w:rPr>
            <w:webHidden/>
          </w:rPr>
          <w:fldChar w:fldCharType="begin"/>
        </w:r>
        <w:r w:rsidR="00207940">
          <w:rPr>
            <w:webHidden/>
          </w:rPr>
          <w:instrText xml:space="preserve"> PAGEREF _Toc517363170 \h </w:instrText>
        </w:r>
        <w:r w:rsidR="00207940">
          <w:rPr>
            <w:webHidden/>
          </w:rPr>
        </w:r>
        <w:r w:rsidR="00207940">
          <w:rPr>
            <w:webHidden/>
          </w:rPr>
          <w:fldChar w:fldCharType="separate"/>
        </w:r>
        <w:r w:rsidR="00207940">
          <w:rPr>
            <w:webHidden/>
          </w:rPr>
          <w:t>14</w:t>
        </w:r>
        <w:r w:rsidR="00207940">
          <w:rPr>
            <w:webHidden/>
          </w:rPr>
          <w:fldChar w:fldCharType="end"/>
        </w:r>
      </w:hyperlink>
    </w:p>
    <w:p w14:paraId="25C9F03E" w14:textId="21C54649" w:rsidR="00207940" w:rsidRDefault="00EB49B0">
      <w:pPr>
        <w:pStyle w:val="Abbildungsverzeichnis"/>
        <w:rPr>
          <w:rFonts w:asciiTheme="minorHAnsi" w:eastAsiaTheme="minorEastAsia" w:hAnsiTheme="minorHAnsi" w:cstheme="minorBidi"/>
          <w:bCs w:val="0"/>
          <w:sz w:val="22"/>
          <w:szCs w:val="22"/>
        </w:rPr>
      </w:pPr>
      <w:hyperlink w:anchor="_Toc517363171" w:history="1">
        <w:r w:rsidR="00207940" w:rsidRPr="003B3E6F">
          <w:rPr>
            <w:rStyle w:val="Hyperlink"/>
          </w:rPr>
          <w:t>Abbildung 10: Vereinfachtes Übersichtschema ComStudio mit zukünftiger Topology-Editor</w:t>
        </w:r>
        <w:r w:rsidR="00207940">
          <w:rPr>
            <w:webHidden/>
          </w:rPr>
          <w:tab/>
        </w:r>
        <w:r w:rsidR="00207940">
          <w:rPr>
            <w:webHidden/>
          </w:rPr>
          <w:fldChar w:fldCharType="begin"/>
        </w:r>
        <w:r w:rsidR="00207940">
          <w:rPr>
            <w:webHidden/>
          </w:rPr>
          <w:instrText xml:space="preserve"> PAGEREF _Toc517363171 \h </w:instrText>
        </w:r>
        <w:r w:rsidR="00207940">
          <w:rPr>
            <w:webHidden/>
          </w:rPr>
        </w:r>
        <w:r w:rsidR="00207940">
          <w:rPr>
            <w:webHidden/>
          </w:rPr>
          <w:fldChar w:fldCharType="separate"/>
        </w:r>
        <w:r w:rsidR="00207940">
          <w:rPr>
            <w:webHidden/>
          </w:rPr>
          <w:t>17</w:t>
        </w:r>
        <w:r w:rsidR="00207940">
          <w:rPr>
            <w:webHidden/>
          </w:rPr>
          <w:fldChar w:fldCharType="end"/>
        </w:r>
      </w:hyperlink>
    </w:p>
    <w:p w14:paraId="4F124527" w14:textId="27749660" w:rsidR="00207940" w:rsidRDefault="00EB49B0">
      <w:pPr>
        <w:pStyle w:val="Abbildungsverzeichnis"/>
        <w:rPr>
          <w:rFonts w:asciiTheme="minorHAnsi" w:eastAsiaTheme="minorEastAsia" w:hAnsiTheme="minorHAnsi" w:cstheme="minorBidi"/>
          <w:bCs w:val="0"/>
          <w:sz w:val="22"/>
          <w:szCs w:val="22"/>
        </w:rPr>
      </w:pPr>
      <w:hyperlink w:anchor="_Toc517363172" w:history="1">
        <w:r w:rsidR="00207940" w:rsidRPr="003B3E6F">
          <w:rPr>
            <w:rStyle w:val="Hyperlink"/>
          </w:rPr>
          <w:t>Abbildung 11: Benutzeroberfläche von ComStudio mit spezifische Ansichten</w:t>
        </w:r>
        <w:r w:rsidR="00207940">
          <w:rPr>
            <w:webHidden/>
          </w:rPr>
          <w:tab/>
        </w:r>
        <w:r w:rsidR="00207940">
          <w:rPr>
            <w:webHidden/>
          </w:rPr>
          <w:fldChar w:fldCharType="begin"/>
        </w:r>
        <w:r w:rsidR="00207940">
          <w:rPr>
            <w:webHidden/>
          </w:rPr>
          <w:instrText xml:space="preserve"> PAGEREF _Toc517363172 \h </w:instrText>
        </w:r>
        <w:r w:rsidR="00207940">
          <w:rPr>
            <w:webHidden/>
          </w:rPr>
        </w:r>
        <w:r w:rsidR="00207940">
          <w:rPr>
            <w:webHidden/>
          </w:rPr>
          <w:fldChar w:fldCharType="separate"/>
        </w:r>
        <w:r w:rsidR="00207940">
          <w:rPr>
            <w:webHidden/>
          </w:rPr>
          <w:t>18</w:t>
        </w:r>
        <w:r w:rsidR="00207940">
          <w:rPr>
            <w:webHidden/>
          </w:rPr>
          <w:fldChar w:fldCharType="end"/>
        </w:r>
      </w:hyperlink>
    </w:p>
    <w:p w14:paraId="0AF3BFB7" w14:textId="0B787ECD" w:rsidR="00207940" w:rsidRDefault="00EB49B0">
      <w:pPr>
        <w:pStyle w:val="Abbildungsverzeichnis"/>
        <w:rPr>
          <w:rFonts w:asciiTheme="minorHAnsi" w:eastAsiaTheme="minorEastAsia" w:hAnsiTheme="minorHAnsi" w:cstheme="minorBidi"/>
          <w:bCs w:val="0"/>
          <w:sz w:val="22"/>
          <w:szCs w:val="22"/>
        </w:rPr>
      </w:pPr>
      <w:hyperlink w:anchor="_Toc517363173" w:history="1">
        <w:r w:rsidR="00207940" w:rsidRPr="003B3E6F">
          <w:rPr>
            <w:rStyle w:val="Hyperlink"/>
          </w:rPr>
          <w:t>Abbildung 12: Anwendungsfall-Diagramm: Ausgewählte Funktionen des Systems</w:t>
        </w:r>
        <w:r w:rsidR="00207940">
          <w:rPr>
            <w:webHidden/>
          </w:rPr>
          <w:tab/>
        </w:r>
        <w:r w:rsidR="00207940">
          <w:rPr>
            <w:webHidden/>
          </w:rPr>
          <w:fldChar w:fldCharType="begin"/>
        </w:r>
        <w:r w:rsidR="00207940">
          <w:rPr>
            <w:webHidden/>
          </w:rPr>
          <w:instrText xml:space="preserve"> PAGEREF _Toc517363173 \h </w:instrText>
        </w:r>
        <w:r w:rsidR="00207940">
          <w:rPr>
            <w:webHidden/>
          </w:rPr>
        </w:r>
        <w:r w:rsidR="00207940">
          <w:rPr>
            <w:webHidden/>
          </w:rPr>
          <w:fldChar w:fldCharType="separate"/>
        </w:r>
        <w:r w:rsidR="00207940">
          <w:rPr>
            <w:webHidden/>
          </w:rPr>
          <w:t>23</w:t>
        </w:r>
        <w:r w:rsidR="00207940">
          <w:rPr>
            <w:webHidden/>
          </w:rPr>
          <w:fldChar w:fldCharType="end"/>
        </w:r>
      </w:hyperlink>
    </w:p>
    <w:p w14:paraId="440E7B17" w14:textId="49DA17A9" w:rsidR="00207940" w:rsidRDefault="00EB49B0">
      <w:pPr>
        <w:pStyle w:val="Abbildungsverzeichnis"/>
        <w:rPr>
          <w:rFonts w:asciiTheme="minorHAnsi" w:eastAsiaTheme="minorEastAsia" w:hAnsiTheme="minorHAnsi" w:cstheme="minorBidi"/>
          <w:bCs w:val="0"/>
          <w:sz w:val="22"/>
          <w:szCs w:val="22"/>
        </w:rPr>
      </w:pPr>
      <w:hyperlink w:anchor="_Toc517363174" w:history="1">
        <w:r w:rsidR="00207940" w:rsidRPr="003B3E6F">
          <w:rPr>
            <w:rStyle w:val="Hyperlink"/>
          </w:rPr>
          <w:t>Abbildung 13: Typische zusammengesetzte Anwendungsarchitektur mit dem Angular Framework</w:t>
        </w:r>
        <w:r w:rsidR="00207940">
          <w:rPr>
            <w:webHidden/>
          </w:rPr>
          <w:tab/>
        </w:r>
        <w:r w:rsidR="00207940">
          <w:rPr>
            <w:webHidden/>
          </w:rPr>
          <w:fldChar w:fldCharType="begin"/>
        </w:r>
        <w:r w:rsidR="00207940">
          <w:rPr>
            <w:webHidden/>
          </w:rPr>
          <w:instrText xml:space="preserve"> PAGEREF _Toc517363174 \h </w:instrText>
        </w:r>
        <w:r w:rsidR="00207940">
          <w:rPr>
            <w:webHidden/>
          </w:rPr>
        </w:r>
        <w:r w:rsidR="00207940">
          <w:rPr>
            <w:webHidden/>
          </w:rPr>
          <w:fldChar w:fldCharType="separate"/>
        </w:r>
        <w:r w:rsidR="00207940">
          <w:rPr>
            <w:webHidden/>
          </w:rPr>
          <w:t>25</w:t>
        </w:r>
        <w:r w:rsidR="00207940">
          <w:rPr>
            <w:webHidden/>
          </w:rPr>
          <w:fldChar w:fldCharType="end"/>
        </w:r>
      </w:hyperlink>
    </w:p>
    <w:p w14:paraId="7A94F040" w14:textId="55388116" w:rsidR="00207940" w:rsidRDefault="00EB49B0">
      <w:pPr>
        <w:pStyle w:val="Abbildungsverzeichnis"/>
        <w:rPr>
          <w:rFonts w:asciiTheme="minorHAnsi" w:eastAsiaTheme="minorEastAsia" w:hAnsiTheme="minorHAnsi" w:cstheme="minorBidi"/>
          <w:bCs w:val="0"/>
          <w:sz w:val="22"/>
          <w:szCs w:val="22"/>
        </w:rPr>
      </w:pPr>
      <w:hyperlink w:anchor="_Toc517363175" w:history="1">
        <w:r w:rsidR="00207940" w:rsidRPr="003B3E6F">
          <w:rPr>
            <w:rStyle w:val="Hyperlink"/>
          </w:rPr>
          <w:t>Abbildung 14: Die wichtigsten Eigenschaften des Diagramms und ihre Interaktion</w:t>
        </w:r>
        <w:r w:rsidR="00207940">
          <w:rPr>
            <w:webHidden/>
          </w:rPr>
          <w:tab/>
        </w:r>
        <w:r w:rsidR="00207940">
          <w:rPr>
            <w:webHidden/>
          </w:rPr>
          <w:fldChar w:fldCharType="begin"/>
        </w:r>
        <w:r w:rsidR="00207940">
          <w:rPr>
            <w:webHidden/>
          </w:rPr>
          <w:instrText xml:space="preserve"> PAGEREF _Toc517363175 \h </w:instrText>
        </w:r>
        <w:r w:rsidR="00207940">
          <w:rPr>
            <w:webHidden/>
          </w:rPr>
        </w:r>
        <w:r w:rsidR="00207940">
          <w:rPr>
            <w:webHidden/>
          </w:rPr>
          <w:fldChar w:fldCharType="separate"/>
        </w:r>
        <w:r w:rsidR="00207940">
          <w:rPr>
            <w:webHidden/>
          </w:rPr>
          <w:t>29</w:t>
        </w:r>
        <w:r w:rsidR="00207940">
          <w:rPr>
            <w:webHidden/>
          </w:rPr>
          <w:fldChar w:fldCharType="end"/>
        </w:r>
      </w:hyperlink>
    </w:p>
    <w:p w14:paraId="3ED1D1B8" w14:textId="6F644293" w:rsidR="00207940" w:rsidRDefault="00EB49B0">
      <w:pPr>
        <w:pStyle w:val="Abbildungsverzeichnis"/>
        <w:rPr>
          <w:rFonts w:asciiTheme="minorHAnsi" w:eastAsiaTheme="minorEastAsia" w:hAnsiTheme="minorHAnsi" w:cstheme="minorBidi"/>
          <w:bCs w:val="0"/>
          <w:sz w:val="22"/>
          <w:szCs w:val="22"/>
        </w:rPr>
      </w:pPr>
      <w:hyperlink w:anchor="_Toc517363176" w:history="1">
        <w:r w:rsidR="00207940" w:rsidRPr="003B3E6F">
          <w:rPr>
            <w:rStyle w:val="Hyperlink"/>
          </w:rPr>
          <w:t>Abbildung 15: Die Output JSON-Dateien für die Mini-Topologie</w:t>
        </w:r>
        <w:r w:rsidR="00207940">
          <w:rPr>
            <w:webHidden/>
          </w:rPr>
          <w:tab/>
        </w:r>
        <w:r w:rsidR="00207940">
          <w:rPr>
            <w:webHidden/>
          </w:rPr>
          <w:fldChar w:fldCharType="begin"/>
        </w:r>
        <w:r w:rsidR="00207940">
          <w:rPr>
            <w:webHidden/>
          </w:rPr>
          <w:instrText xml:space="preserve"> PAGEREF _Toc517363176 \h </w:instrText>
        </w:r>
        <w:r w:rsidR="00207940">
          <w:rPr>
            <w:webHidden/>
          </w:rPr>
        </w:r>
        <w:r w:rsidR="00207940">
          <w:rPr>
            <w:webHidden/>
          </w:rPr>
          <w:fldChar w:fldCharType="separate"/>
        </w:r>
        <w:r w:rsidR="00207940">
          <w:rPr>
            <w:webHidden/>
          </w:rPr>
          <w:t>39</w:t>
        </w:r>
        <w:r w:rsidR="00207940">
          <w:rPr>
            <w:webHidden/>
          </w:rPr>
          <w:fldChar w:fldCharType="end"/>
        </w:r>
      </w:hyperlink>
    </w:p>
    <w:p w14:paraId="12674D19" w14:textId="0EDD9322" w:rsidR="00207940" w:rsidRDefault="00EB49B0">
      <w:pPr>
        <w:pStyle w:val="Abbildungsverzeichnis"/>
        <w:rPr>
          <w:rFonts w:asciiTheme="minorHAnsi" w:eastAsiaTheme="minorEastAsia" w:hAnsiTheme="minorHAnsi" w:cstheme="minorBidi"/>
          <w:bCs w:val="0"/>
          <w:sz w:val="22"/>
          <w:szCs w:val="22"/>
        </w:rPr>
      </w:pPr>
      <w:hyperlink w:anchor="_Toc517363177" w:history="1">
        <w:r w:rsidR="00207940" w:rsidRPr="003B3E6F">
          <w:rPr>
            <w:rStyle w:val="Hyperlink"/>
          </w:rPr>
          <w:t>Abbildung 16: Diagramm zeigt den Grundlegenden Entwurf der Topology-Editor</w:t>
        </w:r>
        <w:r w:rsidR="00207940">
          <w:rPr>
            <w:webHidden/>
          </w:rPr>
          <w:tab/>
        </w:r>
        <w:r w:rsidR="00207940">
          <w:rPr>
            <w:webHidden/>
          </w:rPr>
          <w:fldChar w:fldCharType="begin"/>
        </w:r>
        <w:r w:rsidR="00207940">
          <w:rPr>
            <w:webHidden/>
          </w:rPr>
          <w:instrText xml:space="preserve"> PAGEREF _Toc517363177 \h </w:instrText>
        </w:r>
        <w:r w:rsidR="00207940">
          <w:rPr>
            <w:webHidden/>
          </w:rPr>
        </w:r>
        <w:r w:rsidR="00207940">
          <w:rPr>
            <w:webHidden/>
          </w:rPr>
          <w:fldChar w:fldCharType="separate"/>
        </w:r>
        <w:r w:rsidR="00207940">
          <w:rPr>
            <w:webHidden/>
          </w:rPr>
          <w:t>42</w:t>
        </w:r>
        <w:r w:rsidR="00207940">
          <w:rPr>
            <w:webHidden/>
          </w:rPr>
          <w:fldChar w:fldCharType="end"/>
        </w:r>
      </w:hyperlink>
    </w:p>
    <w:p w14:paraId="200575FA" w14:textId="3EF91C57" w:rsidR="00207940" w:rsidRDefault="00EB49B0">
      <w:pPr>
        <w:pStyle w:val="Abbildungsverzeichnis"/>
        <w:rPr>
          <w:rFonts w:asciiTheme="minorHAnsi" w:eastAsiaTheme="minorEastAsia" w:hAnsiTheme="minorHAnsi" w:cstheme="minorBidi"/>
          <w:bCs w:val="0"/>
          <w:sz w:val="22"/>
          <w:szCs w:val="22"/>
        </w:rPr>
      </w:pPr>
      <w:hyperlink w:anchor="_Toc517363178" w:history="1">
        <w:r w:rsidR="00207940" w:rsidRPr="003B3E6F">
          <w:rPr>
            <w:rStyle w:val="Hyperlink"/>
          </w:rPr>
          <w:t>Abbildung 17: Domänenmodell der Elemente des Topology-Editor</w:t>
        </w:r>
        <w:r w:rsidR="00207940">
          <w:rPr>
            <w:webHidden/>
          </w:rPr>
          <w:tab/>
        </w:r>
        <w:r w:rsidR="00207940">
          <w:rPr>
            <w:webHidden/>
          </w:rPr>
          <w:fldChar w:fldCharType="begin"/>
        </w:r>
        <w:r w:rsidR="00207940">
          <w:rPr>
            <w:webHidden/>
          </w:rPr>
          <w:instrText xml:space="preserve"> PAGEREF _Toc517363178 \h </w:instrText>
        </w:r>
        <w:r w:rsidR="00207940">
          <w:rPr>
            <w:webHidden/>
          </w:rPr>
        </w:r>
        <w:r w:rsidR="00207940">
          <w:rPr>
            <w:webHidden/>
          </w:rPr>
          <w:fldChar w:fldCharType="separate"/>
        </w:r>
        <w:r w:rsidR="00207940">
          <w:rPr>
            <w:webHidden/>
          </w:rPr>
          <w:t>43</w:t>
        </w:r>
        <w:r w:rsidR="00207940">
          <w:rPr>
            <w:webHidden/>
          </w:rPr>
          <w:fldChar w:fldCharType="end"/>
        </w:r>
      </w:hyperlink>
    </w:p>
    <w:p w14:paraId="0C8BACA6" w14:textId="5D8D2AE1" w:rsidR="00207940" w:rsidRDefault="00EB49B0">
      <w:pPr>
        <w:pStyle w:val="Abbildungsverzeichnis"/>
        <w:rPr>
          <w:rFonts w:asciiTheme="minorHAnsi" w:eastAsiaTheme="minorEastAsia" w:hAnsiTheme="minorHAnsi" w:cstheme="minorBidi"/>
          <w:bCs w:val="0"/>
          <w:sz w:val="22"/>
          <w:szCs w:val="22"/>
        </w:rPr>
      </w:pPr>
      <w:hyperlink w:anchor="_Toc517363179" w:history="1">
        <w:r w:rsidR="00207940" w:rsidRPr="003B3E6F">
          <w:rPr>
            <w:rStyle w:val="Hyperlink"/>
          </w:rPr>
          <w:t>Abbildung 18: Klassendiagramm eines Beispiel für Fassaden mit feldbusabhängigen Protokollen</w:t>
        </w:r>
        <w:r w:rsidR="00207940">
          <w:rPr>
            <w:webHidden/>
          </w:rPr>
          <w:tab/>
        </w:r>
        <w:r w:rsidR="00207940">
          <w:rPr>
            <w:webHidden/>
          </w:rPr>
          <w:fldChar w:fldCharType="begin"/>
        </w:r>
        <w:r w:rsidR="00207940">
          <w:rPr>
            <w:webHidden/>
          </w:rPr>
          <w:instrText xml:space="preserve"> PAGEREF _Toc517363179 \h </w:instrText>
        </w:r>
        <w:r w:rsidR="00207940">
          <w:rPr>
            <w:webHidden/>
          </w:rPr>
        </w:r>
        <w:r w:rsidR="00207940">
          <w:rPr>
            <w:webHidden/>
          </w:rPr>
          <w:fldChar w:fldCharType="separate"/>
        </w:r>
        <w:r w:rsidR="00207940">
          <w:rPr>
            <w:webHidden/>
          </w:rPr>
          <w:t>44</w:t>
        </w:r>
        <w:r w:rsidR="00207940">
          <w:rPr>
            <w:webHidden/>
          </w:rPr>
          <w:fldChar w:fldCharType="end"/>
        </w:r>
      </w:hyperlink>
    </w:p>
    <w:p w14:paraId="656B11F4" w14:textId="721E467F" w:rsidR="00207940" w:rsidRDefault="00EB49B0">
      <w:pPr>
        <w:pStyle w:val="Abbildungsverzeichnis"/>
        <w:rPr>
          <w:rFonts w:asciiTheme="minorHAnsi" w:eastAsiaTheme="minorEastAsia" w:hAnsiTheme="minorHAnsi" w:cstheme="minorBidi"/>
          <w:bCs w:val="0"/>
          <w:sz w:val="22"/>
          <w:szCs w:val="22"/>
        </w:rPr>
      </w:pPr>
      <w:hyperlink w:anchor="_Toc517363180" w:history="1">
        <w:r w:rsidR="00207940" w:rsidRPr="003B3E6F">
          <w:rPr>
            <w:rStyle w:val="Hyperlink"/>
          </w:rPr>
          <w:t>Abbildung 19: Zusammengesetzte Anwendungsarchitektur mit häufig verwendeten Paketen</w:t>
        </w:r>
        <w:r w:rsidR="00207940">
          <w:rPr>
            <w:webHidden/>
          </w:rPr>
          <w:tab/>
        </w:r>
        <w:r w:rsidR="00207940">
          <w:rPr>
            <w:webHidden/>
          </w:rPr>
          <w:fldChar w:fldCharType="begin"/>
        </w:r>
        <w:r w:rsidR="00207940">
          <w:rPr>
            <w:webHidden/>
          </w:rPr>
          <w:instrText xml:space="preserve"> PAGEREF _Toc517363180 \h </w:instrText>
        </w:r>
        <w:r w:rsidR="00207940">
          <w:rPr>
            <w:webHidden/>
          </w:rPr>
        </w:r>
        <w:r w:rsidR="00207940">
          <w:rPr>
            <w:webHidden/>
          </w:rPr>
          <w:fldChar w:fldCharType="separate"/>
        </w:r>
        <w:r w:rsidR="00207940">
          <w:rPr>
            <w:webHidden/>
          </w:rPr>
          <w:t>46</w:t>
        </w:r>
        <w:r w:rsidR="00207940">
          <w:rPr>
            <w:webHidden/>
          </w:rPr>
          <w:fldChar w:fldCharType="end"/>
        </w:r>
      </w:hyperlink>
    </w:p>
    <w:p w14:paraId="579C9994" w14:textId="36E406ED" w:rsidR="00207940" w:rsidRDefault="00EB49B0">
      <w:pPr>
        <w:pStyle w:val="Abbildungsverzeichnis"/>
        <w:rPr>
          <w:rFonts w:asciiTheme="minorHAnsi" w:eastAsiaTheme="minorEastAsia" w:hAnsiTheme="minorHAnsi" w:cstheme="minorBidi"/>
          <w:bCs w:val="0"/>
          <w:sz w:val="22"/>
          <w:szCs w:val="22"/>
        </w:rPr>
      </w:pPr>
      <w:hyperlink w:anchor="_Toc517363181" w:history="1">
        <w:r w:rsidR="00207940" w:rsidRPr="003B3E6F">
          <w:rPr>
            <w:rStyle w:val="Hyperlink"/>
          </w:rPr>
          <w:t>Abbildung 20: Vereinfachtes Diagramm für die Umsetzung der clientseitigen Anwendung</w:t>
        </w:r>
        <w:r w:rsidR="00207940">
          <w:rPr>
            <w:webHidden/>
          </w:rPr>
          <w:tab/>
        </w:r>
        <w:r w:rsidR="00207940">
          <w:rPr>
            <w:webHidden/>
          </w:rPr>
          <w:fldChar w:fldCharType="begin"/>
        </w:r>
        <w:r w:rsidR="00207940">
          <w:rPr>
            <w:webHidden/>
          </w:rPr>
          <w:instrText xml:space="preserve"> PAGEREF _Toc517363181 \h </w:instrText>
        </w:r>
        <w:r w:rsidR="00207940">
          <w:rPr>
            <w:webHidden/>
          </w:rPr>
        </w:r>
        <w:r w:rsidR="00207940">
          <w:rPr>
            <w:webHidden/>
          </w:rPr>
          <w:fldChar w:fldCharType="separate"/>
        </w:r>
        <w:r w:rsidR="00207940">
          <w:rPr>
            <w:webHidden/>
          </w:rPr>
          <w:t>47</w:t>
        </w:r>
        <w:r w:rsidR="00207940">
          <w:rPr>
            <w:webHidden/>
          </w:rPr>
          <w:fldChar w:fldCharType="end"/>
        </w:r>
      </w:hyperlink>
    </w:p>
    <w:p w14:paraId="2DBC97BC" w14:textId="169355BB" w:rsidR="00207940" w:rsidRDefault="00EB49B0">
      <w:pPr>
        <w:pStyle w:val="Abbildungsverzeichnis"/>
        <w:rPr>
          <w:rFonts w:asciiTheme="minorHAnsi" w:eastAsiaTheme="minorEastAsia" w:hAnsiTheme="minorHAnsi" w:cstheme="minorBidi"/>
          <w:bCs w:val="0"/>
          <w:sz w:val="22"/>
          <w:szCs w:val="22"/>
        </w:rPr>
      </w:pPr>
      <w:hyperlink w:anchor="_Toc517363182" w:history="1">
        <w:r w:rsidR="00207940" w:rsidRPr="003B3E6F">
          <w:rPr>
            <w:rStyle w:val="Hyperlink"/>
          </w:rPr>
          <w:t>Abbildung 21: Erstellen eines FDT-Projekt</w:t>
        </w:r>
        <w:r w:rsidR="00207940">
          <w:rPr>
            <w:webHidden/>
          </w:rPr>
          <w:tab/>
        </w:r>
        <w:r w:rsidR="00207940">
          <w:rPr>
            <w:webHidden/>
          </w:rPr>
          <w:fldChar w:fldCharType="begin"/>
        </w:r>
        <w:r w:rsidR="00207940">
          <w:rPr>
            <w:webHidden/>
          </w:rPr>
          <w:instrText xml:space="preserve"> PAGEREF _Toc517363182 \h </w:instrText>
        </w:r>
        <w:r w:rsidR="00207940">
          <w:rPr>
            <w:webHidden/>
          </w:rPr>
        </w:r>
        <w:r w:rsidR="00207940">
          <w:rPr>
            <w:webHidden/>
          </w:rPr>
          <w:fldChar w:fldCharType="separate"/>
        </w:r>
        <w:r w:rsidR="00207940">
          <w:rPr>
            <w:webHidden/>
          </w:rPr>
          <w:t>49</w:t>
        </w:r>
        <w:r w:rsidR="00207940">
          <w:rPr>
            <w:webHidden/>
          </w:rPr>
          <w:fldChar w:fldCharType="end"/>
        </w:r>
      </w:hyperlink>
    </w:p>
    <w:p w14:paraId="3715E063" w14:textId="2FC2E43A" w:rsidR="00207940" w:rsidRDefault="00EB49B0">
      <w:pPr>
        <w:pStyle w:val="Abbildungsverzeichnis"/>
        <w:rPr>
          <w:rFonts w:asciiTheme="minorHAnsi" w:eastAsiaTheme="minorEastAsia" w:hAnsiTheme="minorHAnsi" w:cstheme="minorBidi"/>
          <w:bCs w:val="0"/>
          <w:sz w:val="22"/>
          <w:szCs w:val="22"/>
        </w:rPr>
      </w:pPr>
      <w:hyperlink w:anchor="_Toc517363183" w:history="1">
        <w:r w:rsidR="00207940" w:rsidRPr="003B3E6F">
          <w:rPr>
            <w:rStyle w:val="Hyperlink"/>
          </w:rPr>
          <w:t>Abbildung 22: ComStudio mit Topology Editor im Einsatz</w:t>
        </w:r>
        <w:r w:rsidR="00207940">
          <w:rPr>
            <w:webHidden/>
          </w:rPr>
          <w:tab/>
        </w:r>
        <w:r w:rsidR="00207940">
          <w:rPr>
            <w:webHidden/>
          </w:rPr>
          <w:fldChar w:fldCharType="begin"/>
        </w:r>
        <w:r w:rsidR="00207940">
          <w:rPr>
            <w:webHidden/>
          </w:rPr>
          <w:instrText xml:space="preserve"> PAGEREF _Toc517363183 \h </w:instrText>
        </w:r>
        <w:r w:rsidR="00207940">
          <w:rPr>
            <w:webHidden/>
          </w:rPr>
        </w:r>
        <w:r w:rsidR="00207940">
          <w:rPr>
            <w:webHidden/>
          </w:rPr>
          <w:fldChar w:fldCharType="separate"/>
        </w:r>
        <w:r w:rsidR="00207940">
          <w:rPr>
            <w:webHidden/>
          </w:rPr>
          <w:t>50</w:t>
        </w:r>
        <w:r w:rsidR="00207940">
          <w:rPr>
            <w:webHidden/>
          </w:rPr>
          <w:fldChar w:fldCharType="end"/>
        </w:r>
      </w:hyperlink>
    </w:p>
    <w:p w14:paraId="2A2F3453" w14:textId="6D15BC88"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6"/>
          <w:footerReference w:type="default" r:id="rId17"/>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1F5BEF5F" w14:textId="7319EA70" w:rsidR="00207940"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7363184" w:history="1">
        <w:r w:rsidR="00207940" w:rsidRPr="0010783B">
          <w:rPr>
            <w:rStyle w:val="Hyperlink"/>
          </w:rPr>
          <w:t>Tabelle 1: Meilensteinplanung für die Masterarbeit</w:t>
        </w:r>
        <w:r w:rsidR="00207940">
          <w:rPr>
            <w:webHidden/>
          </w:rPr>
          <w:tab/>
        </w:r>
        <w:r w:rsidR="00207940">
          <w:rPr>
            <w:webHidden/>
          </w:rPr>
          <w:fldChar w:fldCharType="begin"/>
        </w:r>
        <w:r w:rsidR="00207940">
          <w:rPr>
            <w:webHidden/>
          </w:rPr>
          <w:instrText xml:space="preserve"> PAGEREF _Toc517363184 \h </w:instrText>
        </w:r>
        <w:r w:rsidR="00207940">
          <w:rPr>
            <w:webHidden/>
          </w:rPr>
        </w:r>
        <w:r w:rsidR="00207940">
          <w:rPr>
            <w:webHidden/>
          </w:rPr>
          <w:fldChar w:fldCharType="separate"/>
        </w:r>
        <w:r w:rsidR="00207940">
          <w:rPr>
            <w:webHidden/>
          </w:rPr>
          <w:t>4</w:t>
        </w:r>
        <w:r w:rsidR="00207940">
          <w:rPr>
            <w:webHidden/>
          </w:rPr>
          <w:fldChar w:fldCharType="end"/>
        </w:r>
      </w:hyperlink>
    </w:p>
    <w:p w14:paraId="24FACD41" w14:textId="421D5C03" w:rsidR="00207940" w:rsidRDefault="00EB49B0">
      <w:pPr>
        <w:pStyle w:val="Abbildungsverzeichnis"/>
        <w:rPr>
          <w:rFonts w:asciiTheme="minorHAnsi" w:eastAsiaTheme="minorEastAsia" w:hAnsiTheme="minorHAnsi" w:cstheme="minorBidi"/>
          <w:bCs w:val="0"/>
          <w:sz w:val="22"/>
          <w:szCs w:val="22"/>
        </w:rPr>
      </w:pPr>
      <w:hyperlink w:anchor="_Toc517363185" w:history="1">
        <w:r w:rsidR="00207940" w:rsidRPr="0010783B">
          <w:rPr>
            <w:rStyle w:val="Hyperlink"/>
          </w:rPr>
          <w:t>Tabelle 2: Vergleichstabelle für JavaScript-Framework</w:t>
        </w:r>
        <w:r w:rsidR="00207940">
          <w:rPr>
            <w:webHidden/>
          </w:rPr>
          <w:tab/>
        </w:r>
        <w:r w:rsidR="00207940">
          <w:rPr>
            <w:webHidden/>
          </w:rPr>
          <w:fldChar w:fldCharType="begin"/>
        </w:r>
        <w:r w:rsidR="00207940">
          <w:rPr>
            <w:webHidden/>
          </w:rPr>
          <w:instrText xml:space="preserve"> PAGEREF _Toc517363185 \h </w:instrText>
        </w:r>
        <w:r w:rsidR="00207940">
          <w:rPr>
            <w:webHidden/>
          </w:rPr>
        </w:r>
        <w:r w:rsidR="00207940">
          <w:rPr>
            <w:webHidden/>
          </w:rPr>
          <w:fldChar w:fldCharType="separate"/>
        </w:r>
        <w:r w:rsidR="00207940">
          <w:rPr>
            <w:webHidden/>
          </w:rPr>
          <w:t>32</w:t>
        </w:r>
        <w:r w:rsidR="00207940">
          <w:rPr>
            <w:webHidden/>
          </w:rPr>
          <w:fldChar w:fldCharType="end"/>
        </w:r>
      </w:hyperlink>
    </w:p>
    <w:p w14:paraId="44A103DD" w14:textId="4EA4C65B" w:rsidR="00207940" w:rsidRDefault="00EB49B0">
      <w:pPr>
        <w:pStyle w:val="Abbildungsverzeichnis"/>
        <w:rPr>
          <w:rFonts w:asciiTheme="minorHAnsi" w:eastAsiaTheme="minorEastAsia" w:hAnsiTheme="minorHAnsi" w:cstheme="minorBidi"/>
          <w:bCs w:val="0"/>
          <w:sz w:val="22"/>
          <w:szCs w:val="22"/>
        </w:rPr>
      </w:pPr>
      <w:hyperlink w:anchor="_Toc517363186" w:history="1">
        <w:r w:rsidR="00207940" w:rsidRPr="0010783B">
          <w:rPr>
            <w:rStyle w:val="Hyperlink"/>
          </w:rPr>
          <w:t>Tabelle 3: Vergleichstabelle für UI-Bibliotheken besonderes im Fall eines Diagramms</w:t>
        </w:r>
        <w:r w:rsidR="00207940">
          <w:rPr>
            <w:webHidden/>
          </w:rPr>
          <w:tab/>
        </w:r>
        <w:r w:rsidR="00207940">
          <w:rPr>
            <w:webHidden/>
          </w:rPr>
          <w:fldChar w:fldCharType="begin"/>
        </w:r>
        <w:r w:rsidR="00207940">
          <w:rPr>
            <w:webHidden/>
          </w:rPr>
          <w:instrText xml:space="preserve"> PAGEREF _Toc517363186 \h </w:instrText>
        </w:r>
        <w:r w:rsidR="00207940">
          <w:rPr>
            <w:webHidden/>
          </w:rPr>
        </w:r>
        <w:r w:rsidR="00207940">
          <w:rPr>
            <w:webHidden/>
          </w:rPr>
          <w:fldChar w:fldCharType="separate"/>
        </w:r>
        <w:r w:rsidR="00207940">
          <w:rPr>
            <w:webHidden/>
          </w:rPr>
          <w:t>32</w:t>
        </w:r>
        <w:r w:rsidR="00207940">
          <w:rPr>
            <w:webHidden/>
          </w:rPr>
          <w:fldChar w:fldCharType="end"/>
        </w:r>
      </w:hyperlink>
    </w:p>
    <w:p w14:paraId="701E1989" w14:textId="52D5A366" w:rsidR="00207940" w:rsidRDefault="00EB49B0">
      <w:pPr>
        <w:pStyle w:val="Abbildungsverzeichnis"/>
        <w:rPr>
          <w:rFonts w:asciiTheme="minorHAnsi" w:eastAsiaTheme="minorEastAsia" w:hAnsiTheme="minorHAnsi" w:cstheme="minorBidi"/>
          <w:bCs w:val="0"/>
          <w:sz w:val="22"/>
          <w:szCs w:val="22"/>
        </w:rPr>
      </w:pPr>
      <w:hyperlink w:anchor="_Toc517363187" w:history="1">
        <w:r w:rsidR="00207940" w:rsidRPr="0010783B">
          <w:rPr>
            <w:rStyle w:val="Hyperlink"/>
          </w:rPr>
          <w:t>Tabelle 4: Use Case #1</w:t>
        </w:r>
        <w:r w:rsidR="00207940">
          <w:rPr>
            <w:webHidden/>
          </w:rPr>
          <w:tab/>
        </w:r>
        <w:r w:rsidR="00207940">
          <w:rPr>
            <w:webHidden/>
          </w:rPr>
          <w:fldChar w:fldCharType="begin"/>
        </w:r>
        <w:r w:rsidR="00207940">
          <w:rPr>
            <w:webHidden/>
          </w:rPr>
          <w:instrText xml:space="preserve"> PAGEREF _Toc517363187 \h </w:instrText>
        </w:r>
        <w:r w:rsidR="00207940">
          <w:rPr>
            <w:webHidden/>
          </w:rPr>
        </w:r>
        <w:r w:rsidR="00207940">
          <w:rPr>
            <w:webHidden/>
          </w:rPr>
          <w:fldChar w:fldCharType="separate"/>
        </w:r>
        <w:r w:rsidR="00207940">
          <w:rPr>
            <w:webHidden/>
          </w:rPr>
          <w:t>54</w:t>
        </w:r>
        <w:r w:rsidR="00207940">
          <w:rPr>
            <w:webHidden/>
          </w:rPr>
          <w:fldChar w:fldCharType="end"/>
        </w:r>
      </w:hyperlink>
    </w:p>
    <w:p w14:paraId="4DC69E52" w14:textId="011E74EF" w:rsidR="00207940" w:rsidRDefault="00EB49B0">
      <w:pPr>
        <w:pStyle w:val="Abbildungsverzeichnis"/>
        <w:rPr>
          <w:rFonts w:asciiTheme="minorHAnsi" w:eastAsiaTheme="minorEastAsia" w:hAnsiTheme="minorHAnsi" w:cstheme="minorBidi"/>
          <w:bCs w:val="0"/>
          <w:sz w:val="22"/>
          <w:szCs w:val="22"/>
        </w:rPr>
      </w:pPr>
      <w:hyperlink w:anchor="_Toc517363188" w:history="1">
        <w:r w:rsidR="00207940" w:rsidRPr="0010783B">
          <w:rPr>
            <w:rStyle w:val="Hyperlink"/>
          </w:rPr>
          <w:t>Tabelle 5: Use Case #2</w:t>
        </w:r>
        <w:r w:rsidR="00207940">
          <w:rPr>
            <w:webHidden/>
          </w:rPr>
          <w:tab/>
        </w:r>
        <w:r w:rsidR="00207940">
          <w:rPr>
            <w:webHidden/>
          </w:rPr>
          <w:fldChar w:fldCharType="begin"/>
        </w:r>
        <w:r w:rsidR="00207940">
          <w:rPr>
            <w:webHidden/>
          </w:rPr>
          <w:instrText xml:space="preserve"> PAGEREF _Toc517363188 \h </w:instrText>
        </w:r>
        <w:r w:rsidR="00207940">
          <w:rPr>
            <w:webHidden/>
          </w:rPr>
        </w:r>
        <w:r w:rsidR="00207940">
          <w:rPr>
            <w:webHidden/>
          </w:rPr>
          <w:fldChar w:fldCharType="separate"/>
        </w:r>
        <w:r w:rsidR="00207940">
          <w:rPr>
            <w:webHidden/>
          </w:rPr>
          <w:t>55</w:t>
        </w:r>
        <w:r w:rsidR="00207940">
          <w:rPr>
            <w:webHidden/>
          </w:rPr>
          <w:fldChar w:fldCharType="end"/>
        </w:r>
      </w:hyperlink>
    </w:p>
    <w:p w14:paraId="57B48BE0" w14:textId="0C837811" w:rsidR="00207940" w:rsidRDefault="00EB49B0">
      <w:pPr>
        <w:pStyle w:val="Abbildungsverzeichnis"/>
        <w:rPr>
          <w:rFonts w:asciiTheme="minorHAnsi" w:eastAsiaTheme="minorEastAsia" w:hAnsiTheme="minorHAnsi" w:cstheme="minorBidi"/>
          <w:bCs w:val="0"/>
          <w:sz w:val="22"/>
          <w:szCs w:val="22"/>
        </w:rPr>
      </w:pPr>
      <w:hyperlink w:anchor="_Toc517363189" w:history="1">
        <w:r w:rsidR="00207940" w:rsidRPr="0010783B">
          <w:rPr>
            <w:rStyle w:val="Hyperlink"/>
          </w:rPr>
          <w:t>Tabelle 6: Use Case #3</w:t>
        </w:r>
        <w:r w:rsidR="00207940">
          <w:rPr>
            <w:webHidden/>
          </w:rPr>
          <w:tab/>
        </w:r>
        <w:r w:rsidR="00207940">
          <w:rPr>
            <w:webHidden/>
          </w:rPr>
          <w:fldChar w:fldCharType="begin"/>
        </w:r>
        <w:r w:rsidR="00207940">
          <w:rPr>
            <w:webHidden/>
          </w:rPr>
          <w:instrText xml:space="preserve"> PAGEREF _Toc517363189 \h </w:instrText>
        </w:r>
        <w:r w:rsidR="00207940">
          <w:rPr>
            <w:webHidden/>
          </w:rPr>
        </w:r>
        <w:r w:rsidR="00207940">
          <w:rPr>
            <w:webHidden/>
          </w:rPr>
          <w:fldChar w:fldCharType="separate"/>
        </w:r>
        <w:r w:rsidR="00207940">
          <w:rPr>
            <w:webHidden/>
          </w:rPr>
          <w:t>55</w:t>
        </w:r>
        <w:r w:rsidR="00207940">
          <w:rPr>
            <w:webHidden/>
          </w:rPr>
          <w:fldChar w:fldCharType="end"/>
        </w:r>
      </w:hyperlink>
    </w:p>
    <w:p w14:paraId="4466F348" w14:textId="5BD42B1F" w:rsidR="00207940" w:rsidRDefault="00EB49B0">
      <w:pPr>
        <w:pStyle w:val="Abbildungsverzeichnis"/>
        <w:rPr>
          <w:rFonts w:asciiTheme="minorHAnsi" w:eastAsiaTheme="minorEastAsia" w:hAnsiTheme="minorHAnsi" w:cstheme="minorBidi"/>
          <w:bCs w:val="0"/>
          <w:sz w:val="22"/>
          <w:szCs w:val="22"/>
        </w:rPr>
      </w:pPr>
      <w:hyperlink w:anchor="_Toc517363190" w:history="1">
        <w:r w:rsidR="00207940" w:rsidRPr="0010783B">
          <w:rPr>
            <w:rStyle w:val="Hyperlink"/>
          </w:rPr>
          <w:t>Tabelle 7: Use Case #4</w:t>
        </w:r>
        <w:r w:rsidR="00207940">
          <w:rPr>
            <w:webHidden/>
          </w:rPr>
          <w:tab/>
        </w:r>
        <w:r w:rsidR="00207940">
          <w:rPr>
            <w:webHidden/>
          </w:rPr>
          <w:fldChar w:fldCharType="begin"/>
        </w:r>
        <w:r w:rsidR="00207940">
          <w:rPr>
            <w:webHidden/>
          </w:rPr>
          <w:instrText xml:space="preserve"> PAGEREF _Toc517363190 \h </w:instrText>
        </w:r>
        <w:r w:rsidR="00207940">
          <w:rPr>
            <w:webHidden/>
          </w:rPr>
        </w:r>
        <w:r w:rsidR="00207940">
          <w:rPr>
            <w:webHidden/>
          </w:rPr>
          <w:fldChar w:fldCharType="separate"/>
        </w:r>
        <w:r w:rsidR="00207940">
          <w:rPr>
            <w:webHidden/>
          </w:rPr>
          <w:t>56</w:t>
        </w:r>
        <w:r w:rsidR="00207940">
          <w:rPr>
            <w:webHidden/>
          </w:rPr>
          <w:fldChar w:fldCharType="end"/>
        </w:r>
      </w:hyperlink>
    </w:p>
    <w:p w14:paraId="3215BF51" w14:textId="6039AAD7"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8"/>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6" w:name="_Toc151354255"/>
      <w:bookmarkStart w:id="7" w:name="_Toc517096350"/>
      <w:bookmarkStart w:id="8" w:name="_Toc517363098"/>
      <w:r w:rsidRPr="00212703">
        <w:t>Einleitung</w:t>
      </w:r>
      <w:bookmarkEnd w:id="6"/>
      <w:bookmarkEnd w:id="7"/>
      <w:r w:rsidR="00515CA6" w:rsidRPr="00212703">
        <w:t xml:space="preserve"> </w:t>
      </w:r>
      <w:r w:rsidR="00512E10">
        <w:t>und Problemstellung</w:t>
      </w:r>
      <w:bookmarkEnd w:id="8"/>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w:t>
      </w:r>
      <w:r w:rsidRPr="007715E6">
        <w:lastRenderedPageBreak/>
        <w:t xml:space="preserve">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448208F2"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ben.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9" w:name="_Toc517363099"/>
      <w:bookmarkStart w:id="10" w:name="_Ref511283667"/>
      <w:r>
        <w:t>Motivation</w:t>
      </w:r>
      <w:bookmarkEnd w:id="9"/>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ED6519">
      <w:pPr>
        <w:pStyle w:val="TextkrperEinzug"/>
        <w:numPr>
          <w:ilvl w:val="0"/>
          <w:numId w:val="44"/>
        </w:numPr>
        <w:rPr>
          <w:lang w:val="de-DE"/>
        </w:rPr>
      </w:pPr>
      <w:r w:rsidRPr="001E2EFB">
        <w:rPr>
          <w:lang w:val="de-DE"/>
        </w:rPr>
        <w:lastRenderedPageBreak/>
        <w:t>Der Mensch kann diese Art der visuellen Informationen am schnellsten erfassen und verstehen</w:t>
      </w:r>
    </w:p>
    <w:p w14:paraId="2372489B" w14:textId="77777777" w:rsidR="00ED6519" w:rsidRPr="001E2EFB" w:rsidRDefault="00ED6519" w:rsidP="00ED6519">
      <w:pPr>
        <w:pStyle w:val="TextkrperEinzug"/>
        <w:numPr>
          <w:ilvl w:val="0"/>
          <w:numId w:val="44"/>
        </w:numPr>
        <w:rPr>
          <w:lang w:val="de-DE"/>
        </w:rPr>
      </w:pPr>
      <w:r w:rsidRPr="001E2EFB">
        <w:rPr>
          <w:lang w:val="de-DE"/>
        </w:rPr>
        <w:t>Die Wiederverwendbarkeit dieser Komponente spart den Aufwand und Resources ein</w:t>
      </w:r>
    </w:p>
    <w:p w14:paraId="7258175B" w14:textId="318C507D" w:rsidR="00ED6519" w:rsidRPr="001E2EFB" w:rsidRDefault="001E2EFB" w:rsidP="00ED6519">
      <w:pPr>
        <w:pStyle w:val="TextkrperEinzug"/>
        <w:numPr>
          <w:ilvl w:val="0"/>
          <w:numId w:val="44"/>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B05559">
      <w:pPr>
        <w:pStyle w:val="TextkrperEinzug"/>
        <w:numPr>
          <w:ilvl w:val="0"/>
          <w:numId w:val="47"/>
        </w:numPr>
        <w:rPr>
          <w:lang w:val="de-DE"/>
        </w:rPr>
      </w:pPr>
      <w:r>
        <w:rPr>
          <w:lang w:val="de-DE"/>
        </w:rPr>
        <w:t>unhandlich sind,</w:t>
      </w:r>
    </w:p>
    <w:p w14:paraId="69872DE3" w14:textId="077BC3DD" w:rsidR="00B05559" w:rsidRDefault="00B05559" w:rsidP="00B05559">
      <w:pPr>
        <w:pStyle w:val="TextkrperEinzug"/>
        <w:numPr>
          <w:ilvl w:val="0"/>
          <w:numId w:val="47"/>
        </w:numPr>
        <w:rPr>
          <w:lang w:val="de-DE"/>
        </w:rPr>
      </w:pPr>
      <w:r>
        <w:rPr>
          <w:lang w:val="de-DE"/>
        </w:rPr>
        <w:t>protokollabhängig in jeweiliger Binärkomponente verankert sind,</w:t>
      </w:r>
    </w:p>
    <w:p w14:paraId="39616623" w14:textId="045815B2" w:rsidR="00B05559" w:rsidRDefault="00B05559" w:rsidP="00B05559">
      <w:pPr>
        <w:pStyle w:val="TextkrperEinzug"/>
        <w:numPr>
          <w:ilvl w:val="0"/>
          <w:numId w:val="47"/>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11" w:name="_Toc517096352"/>
      <w:bookmarkStart w:id="12" w:name="_Ref517332480"/>
      <w:bookmarkStart w:id="13" w:name="_Ref517332487"/>
      <w:bookmarkStart w:id="14" w:name="_Ref517332506"/>
      <w:bookmarkStart w:id="15" w:name="_Ref517332519"/>
      <w:bookmarkStart w:id="16" w:name="_Ref517332580"/>
      <w:bookmarkStart w:id="17" w:name="_Ref517332594"/>
      <w:bookmarkStart w:id="18" w:name="_Ref517332672"/>
      <w:bookmarkStart w:id="19" w:name="_Toc517363100"/>
      <w:r w:rsidRPr="0004228B">
        <w:t>Ziel</w:t>
      </w:r>
      <w:bookmarkEnd w:id="11"/>
      <w:r w:rsidR="0004228B">
        <w:t>setzung</w:t>
      </w:r>
      <w:bookmarkEnd w:id="10"/>
      <w:bookmarkEnd w:id="12"/>
      <w:bookmarkEnd w:id="13"/>
      <w:bookmarkEnd w:id="14"/>
      <w:bookmarkEnd w:id="15"/>
      <w:bookmarkEnd w:id="16"/>
      <w:bookmarkEnd w:id="17"/>
      <w:bookmarkEnd w:id="18"/>
      <w:bookmarkEnd w:id="19"/>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04228B">
      <w:pPr>
        <w:pStyle w:val="TextkrperEinzug"/>
        <w:numPr>
          <w:ilvl w:val="0"/>
          <w:numId w:val="46"/>
        </w:numPr>
        <w:rPr>
          <w:lang w:val="de-DE"/>
        </w:rPr>
      </w:pPr>
      <w:r>
        <w:rPr>
          <w:lang w:val="de-DE"/>
        </w:rPr>
        <w:t>es dem Anwender einfaches Management der verschiedenartigen Netzwerke erlaubt,</w:t>
      </w:r>
    </w:p>
    <w:p w14:paraId="62C1127E" w14:textId="77CC59B4" w:rsidR="0004228B" w:rsidRDefault="002C6114" w:rsidP="0004228B">
      <w:pPr>
        <w:pStyle w:val="TextkrperEinzug"/>
        <w:numPr>
          <w:ilvl w:val="0"/>
          <w:numId w:val="46"/>
        </w:numPr>
        <w:rPr>
          <w:lang w:val="de-DE"/>
        </w:rPr>
      </w:pPr>
      <w:r>
        <w:rPr>
          <w:lang w:val="de-DE"/>
        </w:rPr>
        <w:lastRenderedPageBreak/>
        <w:t>protokoll</w:t>
      </w:r>
      <w:r w:rsidR="0004228B">
        <w:rPr>
          <w:lang w:val="de-DE"/>
        </w:rPr>
        <w:t>neutral implementiert ist,</w:t>
      </w:r>
    </w:p>
    <w:p w14:paraId="23EF4B9C" w14:textId="76598E76" w:rsidR="0004228B" w:rsidRDefault="0004228B" w:rsidP="0004228B">
      <w:pPr>
        <w:pStyle w:val="TextkrperEinzug"/>
        <w:numPr>
          <w:ilvl w:val="0"/>
          <w:numId w:val="46"/>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04228B">
      <w:pPr>
        <w:pStyle w:val="TextkrperEinzug"/>
        <w:numPr>
          <w:ilvl w:val="0"/>
          <w:numId w:val="46"/>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20" w:name="_Toc517096353"/>
      <w:bookmarkStart w:id="21" w:name="_Toc517363101"/>
      <w:r w:rsidRPr="00212703">
        <w:rPr>
          <w:bCs/>
        </w:rPr>
        <w:t>Aufgaben</w:t>
      </w:r>
      <w:bookmarkEnd w:id="20"/>
      <w:bookmarkEnd w:id="21"/>
    </w:p>
    <w:p w14:paraId="65B40455" w14:textId="5D04CCD2"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207940">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ins w:id="22" w:author="David Tsaava" w:date="2018-06-22T12:16:00Z">
        <w:r w:rsidR="009029D3">
          <w:t>, Vorgabe durch die Aufgabenstellung,</w:t>
        </w:r>
      </w:ins>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w:t>
      </w:r>
      <w:r w:rsidR="00D32063">
        <w:lastRenderedPageBreak/>
        <w:t xml:space="preserve">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178ED94A" w:rsidR="00E05F99" w:rsidRDefault="00284668" w:rsidP="00284668">
      <w:pPr>
        <w:pStyle w:val="Beschriftung"/>
        <w:jc w:val="both"/>
      </w:pPr>
      <w:bookmarkStart w:id="23" w:name="_Ref516486733"/>
      <w:bookmarkStart w:id="24" w:name="_Toc517363162"/>
      <w:r>
        <w:t xml:space="preserve">Abbildung </w:t>
      </w:r>
      <w:r w:rsidR="00EB49B0">
        <w:fldChar w:fldCharType="begin"/>
      </w:r>
      <w:r w:rsidR="00EB49B0">
        <w:instrText xml:space="preserve"> SEQ Abbildung \* ARABIC </w:instrText>
      </w:r>
      <w:r w:rsidR="00EB49B0">
        <w:fldChar w:fldCharType="separate"/>
      </w:r>
      <w:r w:rsidR="00207940">
        <w:rPr>
          <w:noProof/>
        </w:rPr>
        <w:t>1</w:t>
      </w:r>
      <w:r w:rsidR="00EB49B0">
        <w:rPr>
          <w:noProof/>
        </w:rPr>
        <w:fldChar w:fldCharType="end"/>
      </w:r>
      <w:r>
        <w:t xml:space="preserve">: </w:t>
      </w:r>
      <w:r w:rsidRPr="00E418E8">
        <w:t>Zeitplan für die Entwicklung von Plugin Topology-Editor</w:t>
      </w:r>
      <w:bookmarkEnd w:id="23"/>
      <w:bookmarkEnd w:id="24"/>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19C41B47" w:rsidR="00637F10" w:rsidRDefault="00637F10" w:rsidP="00FB1B77">
      <w:pPr>
        <w:pStyle w:val="Beschriftung"/>
        <w:jc w:val="left"/>
      </w:pPr>
      <w:bookmarkStart w:id="25" w:name="_Ref516495064"/>
      <w:bookmarkStart w:id="26" w:name="_Toc506815682"/>
      <w:bookmarkStart w:id="27" w:name="_Toc517363184"/>
      <w:r w:rsidRPr="00212703">
        <w:lastRenderedPageBreak/>
        <w:t xml:space="preserve">Tabelle </w:t>
      </w:r>
      <w:r w:rsidR="00EB49B0">
        <w:fldChar w:fldCharType="begin"/>
      </w:r>
      <w:r w:rsidR="00EB49B0">
        <w:instrText xml:space="preserve"> SEQ Tabelle \* ARABIC </w:instrText>
      </w:r>
      <w:r w:rsidR="00EB49B0">
        <w:fldChar w:fldCharType="separate"/>
      </w:r>
      <w:r w:rsidR="00207940">
        <w:rPr>
          <w:noProof/>
        </w:rPr>
        <w:t>1</w:t>
      </w:r>
      <w:r w:rsidR="00EB49B0">
        <w:rPr>
          <w:noProof/>
        </w:rPr>
        <w:fldChar w:fldCharType="end"/>
      </w:r>
      <w:bookmarkEnd w:id="25"/>
      <w:r w:rsidR="00EA2930">
        <w:t xml:space="preserve">: </w:t>
      </w:r>
      <w:r w:rsidRPr="00212703">
        <w:t>Meilensteinplanung für die Masterarbeit</w:t>
      </w:r>
      <w:bookmarkEnd w:id="26"/>
      <w:bookmarkEnd w:id="27"/>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8" w:name="_Toc511043972"/>
      <w:bookmarkStart w:id="29" w:name="_Toc517096354"/>
      <w:bookmarkStart w:id="30" w:name="_Toc517363102"/>
      <w:r w:rsidRPr="00212703">
        <w:t>Firmenvorstellung</w:t>
      </w:r>
      <w:bookmarkEnd w:id="28"/>
      <w:bookmarkEnd w:id="29"/>
      <w:bookmarkEnd w:id="30"/>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9A5CA1">
      <w:pPr>
        <w:pStyle w:val="Textkrper"/>
        <w:numPr>
          <w:ilvl w:val="0"/>
          <w:numId w:val="45"/>
        </w:numPr>
      </w:pPr>
      <w:r>
        <w:t>PC</w:t>
      </w:r>
      <w:r>
        <w:rPr>
          <w:rStyle w:val="Funotenzeichen"/>
        </w:rPr>
        <w:footnoteReference w:id="3"/>
      </w:r>
      <w:r>
        <w:t>-Karten</w:t>
      </w:r>
    </w:p>
    <w:p w14:paraId="7961A171" w14:textId="77777777" w:rsidR="009A5CA1" w:rsidRPr="00794455" w:rsidRDefault="009A5CA1" w:rsidP="009A5CA1">
      <w:pPr>
        <w:pStyle w:val="Textkrper"/>
        <w:numPr>
          <w:ilvl w:val="0"/>
          <w:numId w:val="45"/>
        </w:numPr>
      </w:pPr>
      <w:r>
        <w:t xml:space="preserve">Gateways </w:t>
      </w:r>
    </w:p>
    <w:p w14:paraId="317B753F" w14:textId="10E3C378" w:rsidR="009A5CA1" w:rsidRDefault="009A5CA1" w:rsidP="009A5CA1">
      <w:pPr>
        <w:pStyle w:val="Textkrper"/>
        <w:numPr>
          <w:ilvl w:val="0"/>
          <w:numId w:val="45"/>
        </w:numPr>
      </w:pPr>
      <w:r>
        <w:t>OEM</w:t>
      </w:r>
      <w:r>
        <w:rPr>
          <w:rStyle w:val="Funotenzeichen"/>
        </w:rPr>
        <w:footnoteReference w:id="4"/>
      </w:r>
      <w:r>
        <w:t>-Aufsteckmodule für die Automatisierung</w:t>
      </w:r>
      <w:r w:rsidR="00154422">
        <w:t>s-</w:t>
      </w:r>
      <w:r>
        <w:t xml:space="preserve"> und Visualisierungslösungen</w:t>
      </w:r>
    </w:p>
    <w:p w14:paraId="684DBBD7" w14:textId="4BBD0283" w:rsidR="009A5CA1" w:rsidRDefault="009A5CA1" w:rsidP="009A5CA1">
      <w:pPr>
        <w:pStyle w:val="Textkrper"/>
        <w:numPr>
          <w:ilvl w:val="0"/>
          <w:numId w:val="45"/>
        </w:numPr>
      </w:pPr>
      <w:r>
        <w:t>ASICs basierte netX-Technologie</w:t>
      </w:r>
      <w:sdt>
        <w:sdtPr>
          <w:id w:val="1500538805"/>
          <w:citation/>
        </w:sdtPr>
        <w:sdtEndPr/>
        <w:sdtContent>
          <w:r>
            <w:fldChar w:fldCharType="begin"/>
          </w:r>
          <w:r>
            <w:instrText xml:space="preserve"> CITATION Hil16 \l 1031 </w:instrText>
          </w:r>
          <w:r>
            <w:fldChar w:fldCharType="separate"/>
          </w:r>
          <w:r w:rsidR="00207940">
            <w:rPr>
              <w:noProof/>
            </w:rPr>
            <w:t xml:space="preserve"> (Hilscher Gesellschaft für Systemautomation mbH, 2016)</w:t>
          </w:r>
          <w:r>
            <w:fldChar w:fldCharType="end"/>
          </w:r>
        </w:sdtContent>
      </w:sdt>
    </w:p>
    <w:p w14:paraId="092C0BAA" w14:textId="77777777" w:rsidR="009A5CA1" w:rsidRPr="008041CE" w:rsidRDefault="009A5CA1" w:rsidP="009A5CA1">
      <w:pPr>
        <w:pStyle w:val="Textkrper"/>
        <w:numPr>
          <w:ilvl w:val="0"/>
          <w:numId w:val="45"/>
        </w:numPr>
      </w:pPr>
      <w:r w:rsidRPr="008041CE">
        <w:lastRenderedPageBreak/>
        <w:t>Protokollstacks</w:t>
      </w:r>
    </w:p>
    <w:p w14:paraId="79C82317" w14:textId="77777777" w:rsidR="009A5CA1" w:rsidRDefault="009A5CA1" w:rsidP="009A5CA1">
      <w:pPr>
        <w:pStyle w:val="Textkrper"/>
        <w:numPr>
          <w:ilvl w:val="0"/>
          <w:numId w:val="45"/>
        </w:numPr>
      </w:pPr>
      <w:r>
        <w:t>Softwarelösungen für Konfiguration, Inbetriebnahme und Diagnose, Analyse der Netzwerke</w:t>
      </w:r>
    </w:p>
    <w:p w14:paraId="0DF71B40" w14:textId="5FF2554B" w:rsidR="009A5CA1" w:rsidRDefault="009A5CA1" w:rsidP="009A5CA1">
      <w:pPr>
        <w:pStyle w:val="Textkrper"/>
        <w:numPr>
          <w:ilvl w:val="0"/>
          <w:numId w:val="45"/>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lastRenderedPageBreak/>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2C193DFE" w:rsidR="0010138F" w:rsidRPr="00212703" w:rsidRDefault="0010138F" w:rsidP="00D7728C">
      <w:pPr>
        <w:pStyle w:val="Beschriftung"/>
        <w:jc w:val="left"/>
      </w:pPr>
      <w:bookmarkStart w:id="31" w:name="_Toc511225559"/>
      <w:bookmarkStart w:id="32" w:name="_Toc517363163"/>
      <w:r w:rsidRPr="00212703">
        <w:t xml:space="preserve">Abbildung </w:t>
      </w:r>
      <w:r w:rsidR="00EB49B0">
        <w:fldChar w:fldCharType="begin"/>
      </w:r>
      <w:r w:rsidR="00EB49B0">
        <w:instrText xml:space="preserve"> SEQ Abbildung \* ARABIC </w:instrText>
      </w:r>
      <w:r w:rsidR="00EB49B0">
        <w:fldChar w:fldCharType="separate"/>
      </w:r>
      <w:r w:rsidR="00207940">
        <w:rPr>
          <w:noProof/>
        </w:rPr>
        <w:t>2</w:t>
      </w:r>
      <w:r w:rsidR="00EB49B0">
        <w:rPr>
          <w:noProof/>
        </w:rPr>
        <w:fldChar w:fldCharType="end"/>
      </w:r>
      <w:r w:rsidRPr="00212703">
        <w:t>: Haupteingang Hilscher Gesellschaft für Systemautomation mbH</w:t>
      </w:r>
      <w:bookmarkEnd w:id="31"/>
      <w:bookmarkEnd w:id="32"/>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21"/>
          <w:footerReference w:type="default" r:id="rId22"/>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33" w:name="_Toc513120960"/>
      <w:bookmarkStart w:id="34" w:name="_Toc517096355"/>
      <w:bookmarkStart w:id="35" w:name="_Toc517363103"/>
      <w:r>
        <w:lastRenderedPageBreak/>
        <w:t>Grundlagen</w:t>
      </w:r>
      <w:bookmarkEnd w:id="33"/>
      <w:bookmarkEnd w:id="34"/>
      <w:bookmarkEnd w:id="35"/>
    </w:p>
    <w:p w14:paraId="3DED9AE5" w14:textId="1CCFFE7B" w:rsidR="00BD2D35" w:rsidRDefault="00BD2D35" w:rsidP="00BD2D35">
      <w:pPr>
        <w:pStyle w:val="Textkrper"/>
      </w:pPr>
      <w:r w:rsidRPr="0001517C">
        <w:rPr>
          <w:highlight w:val="yellow"/>
          <w:rPrChange w:id="36" w:author="David Tsaava" w:date="2018-06-22T11:29:00Z">
            <w:rPr/>
          </w:rPrChange>
        </w:rPr>
        <w:t xml:space="preserve">In diesem Kapitel </w:t>
      </w:r>
      <w:del w:id="37" w:author="David Tsaava" w:date="2018-06-22T11:59:00Z">
        <w:r w:rsidRPr="0001517C" w:rsidDel="00B36A46">
          <w:rPr>
            <w:highlight w:val="yellow"/>
            <w:rPrChange w:id="38" w:author="David Tsaava" w:date="2018-06-22T11:29:00Z">
              <w:rPr/>
            </w:rPrChange>
          </w:rPr>
          <w:delText xml:space="preserve">werden </w:delText>
        </w:r>
      </w:del>
      <w:ins w:id="39" w:author="David Tsaava" w:date="2018-06-22T11:59:00Z">
        <w:r w:rsidR="00B36A46">
          <w:rPr>
            <w:highlight w:val="yellow"/>
          </w:rPr>
          <w:t xml:space="preserve">wird </w:t>
        </w:r>
      </w:ins>
      <w:ins w:id="40" w:author="David Tsaava" w:date="2018-06-22T12:01:00Z">
        <w:r w:rsidR="00B36A46">
          <w:rPr>
            <w:highlight w:val="yellow"/>
          </w:rPr>
          <w:t xml:space="preserve">eine </w:t>
        </w:r>
      </w:ins>
      <w:ins w:id="41" w:author="David Tsaava" w:date="2018-06-22T11:59:00Z">
        <w:r w:rsidR="00B36A46">
          <w:rPr>
            <w:highlight w:val="yellow"/>
          </w:rPr>
          <w:t xml:space="preserve">kurze Einführung in die für die vorliegende </w:t>
        </w:r>
      </w:ins>
      <w:del w:id="42" w:author="David Tsaava" w:date="2018-06-22T12:00:00Z">
        <w:r w:rsidRPr="0001517C" w:rsidDel="00B36A46">
          <w:rPr>
            <w:highlight w:val="yellow"/>
            <w:rPrChange w:id="43" w:author="David Tsaava" w:date="2018-06-22T11:29:00Z">
              <w:rPr/>
            </w:rPrChange>
          </w:rPr>
          <w:delText xml:space="preserve">für das Verständnis der </w:delText>
        </w:r>
      </w:del>
      <w:r w:rsidRPr="0001517C">
        <w:rPr>
          <w:highlight w:val="yellow"/>
          <w:rPrChange w:id="44" w:author="David Tsaava" w:date="2018-06-22T11:29:00Z">
            <w:rPr/>
          </w:rPrChange>
        </w:rPr>
        <w:t xml:space="preserve">Arbeit wichtige Grundlagen </w:t>
      </w:r>
      <w:ins w:id="45" w:author="David Tsaava" w:date="2018-06-22T12:00:00Z">
        <w:r w:rsidR="00B36A46">
          <w:rPr>
            <w:highlight w:val="yellow"/>
          </w:rPr>
          <w:t>gegeben</w:t>
        </w:r>
      </w:ins>
      <w:del w:id="46" w:author="David Tsaava" w:date="2018-06-22T12:00:00Z">
        <w:r w:rsidRPr="0001517C" w:rsidDel="00B36A46">
          <w:rPr>
            <w:highlight w:val="yellow"/>
            <w:rPrChange w:id="47" w:author="David Tsaava" w:date="2018-06-22T11:29:00Z">
              <w:rPr/>
            </w:rPrChange>
          </w:rPr>
          <w:delText>eingeführt</w:delText>
        </w:r>
      </w:del>
      <w:r w:rsidRPr="0001517C">
        <w:rPr>
          <w:highlight w:val="yellow"/>
          <w:rPrChange w:id="48" w:author="David Tsaava" w:date="2018-06-22T11:29:00Z">
            <w:rPr/>
          </w:rPrChange>
        </w:rPr>
        <w:t>.</w:t>
      </w:r>
      <w:r>
        <w:t xml:space="preserve"> </w:t>
      </w:r>
      <w:ins w:id="49" w:author="David Tsaava" w:date="2018-06-22T12:05:00Z">
        <w:r w:rsidR="00B36A46">
          <w:t>Eingegangen wird auf die der Arbeit zugrundeliegenden Ba</w:t>
        </w:r>
        <w:r w:rsidR="002924DC">
          <w:t>sis- bzw. Standardtechnologien, die Fachbegriffe und Zusammenhänge.</w:t>
        </w:r>
      </w:ins>
    </w:p>
    <w:p w14:paraId="4C6E976C" w14:textId="3839A6E0" w:rsidR="00BD2D35" w:rsidRDefault="00BD2D35" w:rsidP="00BD2D35">
      <w:pPr>
        <w:pStyle w:val="Textkrper"/>
      </w:pPr>
      <w:r w:rsidRPr="002924DC">
        <w:rPr>
          <w:strike/>
          <w:rPrChange w:id="50" w:author="David Tsaava" w:date="2018-06-22T12:10:00Z">
            <w:rPr/>
          </w:rPrChange>
        </w:rPr>
        <w:t>Zunächst wird eine allgemeine Definition der Fachbegriffe in der industrielleren Kommunikation vorgenommen.</w:t>
      </w:r>
      <w:r>
        <w:t xml:space="preserve"> Des Weiteren folgt eine </w:t>
      </w:r>
      <w:ins w:id="51" w:author="David Tsaava" w:date="2018-06-22T12:11:00Z">
        <w:r w:rsidR="002924DC">
          <w:t xml:space="preserve">Analyse </w:t>
        </w:r>
      </w:ins>
      <w:ins w:id="52" w:author="David Tsaava" w:date="2018-06-22T12:18:00Z">
        <w:r w:rsidR="009029D3">
          <w:t xml:space="preserve">der </w:t>
        </w:r>
      </w:ins>
      <w:ins w:id="53" w:author="David Tsaava" w:date="2018-06-22T12:11:00Z">
        <w:r w:rsidR="002924DC">
          <w:t xml:space="preserve">Netzwerke und deren Strukturen. </w:t>
        </w:r>
      </w:ins>
      <w:del w:id="54" w:author="David Tsaava" w:date="2018-06-22T12:14:00Z">
        <w:r w:rsidDel="002924DC">
          <w:delText>Darstellung der Anordnungsarten an Netzwerke und</w:delText>
        </w:r>
      </w:del>
      <w:ins w:id="55" w:author="David Tsaava" w:date="2018-06-22T12:14:00Z">
        <w:r w:rsidR="002924DC">
          <w:t xml:space="preserve">Abschließend </w:t>
        </w:r>
      </w:ins>
      <w:ins w:id="56" w:author="David Tsaava" w:date="2018-06-22T12:15:00Z">
        <w:r w:rsidR="002924DC">
          <w:t>folgt</w:t>
        </w:r>
      </w:ins>
      <w:r>
        <w:t xml:space="preserve"> eine kurze Einführung in die Netzwerk-Protokolle PROFIBUS und PROFINET IRT</w:t>
      </w:r>
      <w:ins w:id="57" w:author="David Tsaava" w:date="2018-06-22T12:14:00Z">
        <w:r w:rsidR="002924DC">
          <w:t xml:space="preserve"> und </w:t>
        </w:r>
      </w:ins>
      <w:del w:id="58" w:author="David Tsaava" w:date="2018-06-22T12:15:00Z">
        <w:r w:rsidDel="002924DC">
          <w:delText xml:space="preserve">. Daran schließt sich </w:delText>
        </w:r>
      </w:del>
      <w:r>
        <w:t>eine Übe</w:t>
      </w:r>
      <w:r w:rsidR="00011809">
        <w:t>rsicht über ihre Funktionsweise.</w:t>
      </w:r>
    </w:p>
    <w:p w14:paraId="0F6FCAAC" w14:textId="57ABAE92" w:rsidR="006A4B53" w:rsidRDefault="006A4B53" w:rsidP="006A4B53">
      <w:pPr>
        <w:pStyle w:val="berschrift2"/>
      </w:pPr>
      <w:bookmarkStart w:id="59" w:name="_Toc513120961"/>
      <w:bookmarkStart w:id="60" w:name="_Toc517096356"/>
      <w:bookmarkStart w:id="61" w:name="_Ref517350367"/>
      <w:bookmarkStart w:id="62" w:name="_Toc517363104"/>
      <w:r>
        <w:t>Grundlegende Begrifflichkeiten</w:t>
      </w:r>
      <w:bookmarkEnd w:id="59"/>
      <w:bookmarkEnd w:id="60"/>
      <w:bookmarkEnd w:id="61"/>
      <w:bookmarkEnd w:id="62"/>
    </w:p>
    <w:p w14:paraId="4EBEDAD6" w14:textId="614C56DF" w:rsidR="006A4B53" w:rsidRDefault="00C5226C" w:rsidP="006A4B53">
      <w:pPr>
        <w:pStyle w:val="Textkrper"/>
      </w:pPr>
      <w:r>
        <w:t>Die Grundlage für das Erreichen der oben genannten Ziele</w:t>
      </w:r>
      <w:ins w:id="63" w:author="David Tsaava" w:date="2018-06-22T12:19:00Z">
        <w:r w:rsidR="009029D3">
          <w:t>, siehe …,</w:t>
        </w:r>
      </w:ins>
      <w:r>
        <w:t xml:space="preserve"> ist eine klare Definition</w:t>
      </w:r>
      <w:ins w:id="64" w:author="David Tsaava" w:date="2018-06-22T12:21:00Z">
        <w:r w:rsidR="009029D3">
          <w:t xml:space="preserve"> und Zusammenfassung</w:t>
        </w:r>
      </w:ins>
      <w:r>
        <w:t xml:space="preserve"> von wichtigen Begriffe</w:t>
      </w:r>
      <w:ins w:id="65" w:author="David Tsaava" w:date="2018-06-22T12:19:00Z">
        <w:r w:rsidR="009029D3">
          <w:t>n</w:t>
        </w:r>
      </w:ins>
      <w:r>
        <w:t xml:space="preserve">, insbesondere für die industrielle Kommunikation. </w:t>
      </w:r>
      <w:del w:id="66" w:author="David Tsaava" w:date="2018-06-22T12:23:00Z">
        <w:r w:rsidDel="009029D3">
          <w:delText>Die folgenden grundlegenden Begriffe und Definitionen sind für Netzwerktopologie von besonderer Bedeutung</w:delText>
        </w:r>
      </w:del>
      <w:ins w:id="67" w:author="David Tsaava" w:date="2018-06-22T12:23:00Z">
        <w:r w:rsidR="009029D3">
          <w:t>Diese sind wie folgt</w:t>
        </w:r>
      </w:ins>
      <w:r>
        <w:t>:</w:t>
      </w:r>
    </w:p>
    <w:p w14:paraId="0ADE1FFC" w14:textId="77777777" w:rsidR="006A4B53" w:rsidRPr="00AB53ED" w:rsidRDefault="006A4B53" w:rsidP="006A4B53">
      <w:pPr>
        <w:pStyle w:val="TextkrperEinzug"/>
        <w:rPr>
          <w:lang w:val="de-DE"/>
        </w:rPr>
      </w:pPr>
    </w:p>
    <w:p w14:paraId="067DAAAB" w14:textId="4A64C13D"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207940">
            <w:rPr>
              <w:b/>
              <w:noProof/>
              <w:lang w:val="de-DE"/>
            </w:rPr>
            <w:t xml:space="preserve"> </w:t>
          </w:r>
          <w:r w:rsidR="00207940" w:rsidRPr="00207940">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w:t>
      </w:r>
      <w:r w:rsidR="00924FBE">
        <w:rPr>
          <w:lang w:val="de-DE"/>
        </w:rPr>
        <w:lastRenderedPageBreak/>
        <w:t>Bestandteile der meisten Netzwerke sind Server und Clients. Das größte Netzwerk ist heutzutage das Internet.</w:t>
      </w:r>
    </w:p>
    <w:p w14:paraId="10ADA6C0" w14:textId="58B7DC53" w:rsidR="002910B5" w:rsidRDefault="002910B5" w:rsidP="006A4B53">
      <w:pPr>
        <w:pStyle w:val="TextkrperEinzug"/>
        <w:numPr>
          <w:ilvl w:val="0"/>
          <w:numId w:val="5"/>
        </w:numPr>
        <w:rPr>
          <w:lang w:val="de-DE"/>
        </w:rPr>
      </w:pPr>
      <w:r>
        <w:rPr>
          <w:b/>
          <w:lang w:val="de-DE"/>
        </w:rPr>
        <w:t>TCP</w:t>
      </w:r>
      <w:r>
        <w:rPr>
          <w:lang w:val="de-DE"/>
        </w:rPr>
        <w:t xml:space="preserve"> </w:t>
      </w:r>
      <w:r w:rsidRPr="00AA2F08">
        <w:rPr>
          <w:b/>
          <w:lang w:val="de-DE"/>
        </w:rPr>
        <w:t>(Transmission Control Protocol)</w:t>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207940">
            <w:rPr>
              <w:b/>
              <w:noProof/>
              <w:lang w:val="de-DE"/>
            </w:rPr>
            <w:t xml:space="preserve"> </w:t>
          </w:r>
          <w:r w:rsidR="00207940" w:rsidRPr="00207940">
            <w:rPr>
              <w:noProof/>
              <w:lang w:val="de-DE"/>
            </w:rPr>
            <w:t>(Heinrich Hübscher, 2011, S. 315)</w:t>
          </w:r>
          <w:r w:rsidR="00092AFE">
            <w:rPr>
              <w:b/>
              <w:lang w:val="de-DE"/>
            </w:rPr>
            <w:fldChar w:fldCharType="end"/>
          </w:r>
        </w:sdtContent>
      </w:sdt>
      <w:r w:rsidR="00060ABE">
        <w:rPr>
          <w:lang w:val="de-DE"/>
        </w:rPr>
        <w:t xml:space="preserve"> - </w:t>
      </w:r>
      <w:r w:rsidR="00060ABE" w:rsidRPr="00627684">
        <w:rPr>
          <w:strike/>
          <w:lang w:val="de-DE"/>
          <w:rPrChange w:id="68" w:author="David Tsaava" w:date="2018-06-22T12:27:00Z">
            <w:rPr>
              <w:lang w:val="de-DE"/>
            </w:rPr>
          </w:rPrChange>
        </w:rPr>
        <w:t>d</w:t>
      </w:r>
      <w:r w:rsidR="00D57A95" w:rsidRPr="00627684">
        <w:rPr>
          <w:strike/>
          <w:lang w:val="de-DE"/>
          <w:rPrChange w:id="69" w:author="David Tsaava" w:date="2018-06-22T12:27:00Z">
            <w:rPr>
              <w:lang w:val="de-DE"/>
            </w:rPr>
          </w:rPrChange>
        </w:rPr>
        <w:t>urch das Proto</w:t>
      </w:r>
      <w:ins w:id="70" w:author="David Tsaava" w:date="2018-06-22T12:24:00Z">
        <w:r w:rsidR="009029D3" w:rsidRPr="00627684">
          <w:rPr>
            <w:strike/>
            <w:lang w:val="de-DE"/>
            <w:rPrChange w:id="71" w:author="David Tsaava" w:date="2018-06-22T12:27:00Z">
              <w:rPr>
                <w:lang w:val="de-DE"/>
              </w:rPr>
            </w:rPrChange>
          </w:rPr>
          <w:t>k</w:t>
        </w:r>
      </w:ins>
      <w:del w:id="72" w:author="David Tsaava" w:date="2018-06-22T12:24:00Z">
        <w:r w:rsidR="00D57A95" w:rsidRPr="00627684" w:rsidDel="009029D3">
          <w:rPr>
            <w:strike/>
            <w:lang w:val="de-DE"/>
            <w:rPrChange w:id="73" w:author="David Tsaava" w:date="2018-06-22T12:27:00Z">
              <w:rPr>
                <w:lang w:val="de-DE"/>
              </w:rPr>
            </w:rPrChange>
          </w:rPr>
          <w:delText>c</w:delText>
        </w:r>
      </w:del>
      <w:r w:rsidR="00D57A95" w:rsidRPr="00627684">
        <w:rPr>
          <w:strike/>
          <w:lang w:val="de-DE"/>
          <w:rPrChange w:id="74" w:author="David Tsaava" w:date="2018-06-22T12:27:00Z">
            <w:rPr>
              <w:lang w:val="de-DE"/>
            </w:rPr>
          </w:rPrChange>
        </w:rPr>
        <w:t>o</w:t>
      </w:r>
      <w:ins w:id="75" w:author="David Tsaava" w:date="2018-06-22T12:24:00Z">
        <w:r w:rsidR="009029D3" w:rsidRPr="00627684">
          <w:rPr>
            <w:strike/>
            <w:lang w:val="de-DE"/>
            <w:rPrChange w:id="76" w:author="David Tsaava" w:date="2018-06-22T12:27:00Z">
              <w:rPr>
                <w:lang w:val="de-DE"/>
              </w:rPr>
            </w:rPrChange>
          </w:rPr>
          <w:t>l</w:t>
        </w:r>
      </w:ins>
      <w:r w:rsidR="00D57A95" w:rsidRPr="00627684">
        <w:rPr>
          <w:strike/>
          <w:lang w:val="de-DE"/>
          <w:rPrChange w:id="77" w:author="David Tsaava" w:date="2018-06-22T12:27:00Z">
            <w:rPr>
              <w:lang w:val="de-DE"/>
            </w:rPr>
          </w:rPrChange>
        </w:rPr>
        <w:t xml:space="preserve">l stehen </w:t>
      </w:r>
      <w:del w:id="78" w:author="David Tsaava" w:date="2018-06-22T12:27:00Z">
        <w:r w:rsidR="00D57A95" w:rsidRPr="00627684" w:rsidDel="00627684">
          <w:rPr>
            <w:strike/>
            <w:lang w:val="de-DE"/>
            <w:rPrChange w:id="79" w:author="David Tsaava" w:date="2018-06-22T12:27:00Z">
              <w:rPr>
                <w:lang w:val="de-DE"/>
              </w:rPr>
            </w:rPrChange>
          </w:rPr>
          <w:delText xml:space="preserve">Kommunikationspartner (Sender und Empfänger) </w:delText>
        </w:r>
      </w:del>
      <w:r w:rsidR="00D57A95" w:rsidRPr="00627684">
        <w:rPr>
          <w:strike/>
          <w:lang w:val="de-DE"/>
          <w:rPrChange w:id="80" w:author="David Tsaava" w:date="2018-06-22T12:27:00Z">
            <w:rPr>
              <w:lang w:val="de-DE"/>
            </w:rPr>
          </w:rPrChange>
        </w:rPr>
        <w:t xml:space="preserve">ständig </w:t>
      </w:r>
      <w:r w:rsidR="00D57A95" w:rsidRPr="00627684">
        <w:rPr>
          <w:lang w:val="de-DE"/>
        </w:rPr>
        <w:t>zueinander.</w:t>
      </w:r>
      <w:r w:rsidR="00D57A95">
        <w:rPr>
          <w:lang w:val="de-DE"/>
        </w:rPr>
        <w:t xml:space="preserve"> </w:t>
      </w:r>
      <w:r>
        <w:rPr>
          <w:lang w:val="de-DE"/>
        </w:rPr>
        <w:t>Über TCP werden verbindungsorientiert</w:t>
      </w:r>
      <w:r w:rsidR="00A34C54">
        <w:rPr>
          <w:lang w:val="de-DE"/>
        </w:rPr>
        <w:t xml:space="preserve">e Datenübertragungen </w:t>
      </w:r>
      <w:ins w:id="81" w:author="David Tsaava" w:date="2018-06-22T12:27:00Z">
        <w:r w:rsidR="00627684">
          <w:rPr>
            <w:lang w:val="de-DE"/>
          </w:rPr>
          <w:t>zwichen den</w:t>
        </w:r>
        <w:r w:rsidR="00627684" w:rsidRPr="00627684">
          <w:rPr>
            <w:lang w:val="de-DE"/>
          </w:rPr>
          <w:t xml:space="preserve"> </w:t>
        </w:r>
        <w:r w:rsidR="00627684">
          <w:rPr>
            <w:lang w:val="de-DE"/>
          </w:rPr>
          <w:t xml:space="preserve">Kommunikationspartnern (Sender und Empfänger) </w:t>
        </w:r>
      </w:ins>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ins w:id="82" w:author="David Tsaava" w:date="2018-06-22T12:28:00Z">
        <w:r w:rsidR="00627684">
          <w:rPr>
            <w:lang w:val="de-DE"/>
          </w:rPr>
          <w:t>e</w:t>
        </w:r>
      </w:ins>
      <w:del w:id="83" w:author="David Tsaava" w:date="2018-06-22T12:28:00Z">
        <w:r w:rsidR="002A6BC3" w:rsidDel="00627684">
          <w:rPr>
            <w:lang w:val="de-DE"/>
          </w:rPr>
          <w:delText>i</w:delText>
        </w:r>
      </w:del>
      <w:r w:rsidR="002A6BC3">
        <w:rPr>
          <w:lang w:val="de-DE"/>
        </w:rPr>
        <w:t>rd</w:t>
      </w:r>
      <w:ins w:id="84" w:author="David Tsaava" w:date="2018-06-22T12:28:00Z">
        <w:r w:rsidR="00627684">
          <w:rPr>
            <w:lang w:val="de-DE"/>
          </w:rPr>
          <w:t>en</w:t>
        </w:r>
      </w:ins>
      <w:r w:rsidR="002A6BC3">
        <w:rPr>
          <w:lang w:val="de-DE"/>
        </w:rPr>
        <w:t>.</w:t>
      </w:r>
    </w:p>
    <w:p w14:paraId="692684FB" w14:textId="2AFAD819" w:rsidR="00AA2F08" w:rsidRPr="0055768A" w:rsidRDefault="00AA2F08" w:rsidP="006A4B53">
      <w:pPr>
        <w:pStyle w:val="TextkrperEinzug"/>
        <w:numPr>
          <w:ilvl w:val="0"/>
          <w:numId w:val="5"/>
        </w:numPr>
        <w:rPr>
          <w:lang w:val="de-DE"/>
        </w:rPr>
      </w:pPr>
      <w:r>
        <w:rPr>
          <w:b/>
          <w:lang w:val="de-DE"/>
        </w:rPr>
        <w:t>IP (Internet Protocol)</w:t>
      </w:r>
      <w:r w:rsidR="00B86987">
        <w:rPr>
          <w:b/>
          <w:lang w:val="de-DE"/>
        </w:rPr>
        <w:t xml:space="preserve"> </w:t>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207940" w:rsidRPr="00207940">
            <w:rPr>
              <w:noProof/>
              <w:lang w:val="de-DE"/>
            </w:rPr>
            <w:t>(Heinrich Hübscher, 2011, S. 315)</w:t>
          </w:r>
          <w:r w:rsidR="00B86987">
            <w:rPr>
              <w:b/>
              <w:lang w:val="de-DE"/>
            </w:rPr>
            <w:fldChar w:fldCharType="end"/>
          </w:r>
        </w:sdtContent>
      </w:sdt>
      <w:ins w:id="85" w:author="David Tsaava" w:date="2018-06-22T12:29:00Z">
        <w:r w:rsidR="00627684">
          <w:rPr>
            <w:b/>
            <w:lang w:val="de-DE"/>
          </w:rPr>
          <w:t xml:space="preserve"> </w:t>
        </w:r>
      </w:ins>
      <w:r w:rsidR="00060ABE">
        <w:rPr>
          <w:b/>
          <w:lang w:val="de-DE"/>
        </w:rPr>
        <w:t xml:space="preserve">- </w:t>
      </w:r>
      <w:r w:rsidR="00060ABE">
        <w:rPr>
          <w:lang w:val="de-DE"/>
        </w:rPr>
        <w:t>es</w:t>
      </w:r>
      <w:r>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Pr>
          <w:lang w:val="de-DE"/>
        </w:rPr>
        <w:t xml:space="preserve">. Jeder Rechner im Internet besitzt eine </w:t>
      </w:r>
      <w:del w:id="86" w:author="David Tsaava" w:date="2018-06-22T12:32:00Z">
        <w:r w:rsidDel="00627684">
          <w:rPr>
            <w:lang w:val="de-DE"/>
          </w:rPr>
          <w:delText xml:space="preserve">unverwechselbare </w:delText>
        </w:r>
      </w:del>
      <w:ins w:id="87" w:author="David Tsaava" w:date="2018-06-22T12:32:00Z">
        <w:r w:rsidR="00627684">
          <w:rPr>
            <w:lang w:val="de-DE"/>
          </w:rPr>
          <w:t xml:space="preserve">eindeutige </w:t>
        </w:r>
      </w:ins>
      <w:r>
        <w:rPr>
          <w:lang w:val="de-DE"/>
        </w:rPr>
        <w:t>IP-Adresse, d</w:t>
      </w:r>
      <w:ins w:id="88" w:author="David Tsaava" w:date="2018-06-22T12:32:00Z">
        <w:r w:rsidR="00627684">
          <w:rPr>
            <w:lang w:val="de-DE"/>
          </w:rPr>
          <w:t>i</w:t>
        </w:r>
      </w:ins>
      <w:r>
        <w:rPr>
          <w:lang w:val="de-DE"/>
        </w:rPr>
        <w:t>e</w:t>
      </w:r>
      <w:del w:id="89" w:author="David Tsaava" w:date="2018-06-22T12:32:00Z">
        <w:r w:rsidDel="00627684">
          <w:rPr>
            <w:lang w:val="de-DE"/>
          </w:rPr>
          <w:delText>r</w:delText>
        </w:r>
      </w:del>
      <w:r>
        <w:rPr>
          <w:lang w:val="de-DE"/>
        </w:rPr>
        <w:t xml:space="preserve"> einem Host-Name</w:t>
      </w:r>
      <w:ins w:id="90" w:author="David Tsaava" w:date="2018-06-22T12:32:00Z">
        <w:r w:rsidR="00627684">
          <w:rPr>
            <w:lang w:val="de-DE"/>
          </w:rPr>
          <w:t>n</w:t>
        </w:r>
      </w:ins>
      <w:r>
        <w:rPr>
          <w:lang w:val="de-DE"/>
        </w:rPr>
        <w:t xml:space="preserve"> entspricht.</w:t>
      </w:r>
    </w:p>
    <w:p w14:paraId="1E09045E" w14:textId="4CE7B11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207940">
            <w:rPr>
              <w:b/>
              <w:noProof/>
              <w:lang w:val="de-DE"/>
            </w:rPr>
            <w:t xml:space="preserve"> </w:t>
          </w:r>
          <w:r w:rsidR="00207940" w:rsidRPr="00207940">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ins w:id="91" w:author="David Tsaava" w:date="2018-06-22T12:33:00Z">
        <w:r w:rsidR="00627684">
          <w:rPr>
            <w:lang w:val="de-DE"/>
          </w:rPr>
          <w:t>,</w:t>
        </w:r>
      </w:ins>
      <w:r>
        <w:rPr>
          <w:lang w:val="de-DE"/>
        </w:rPr>
        <w:t xml:space="preserve"> Daten innerhalb geschlossener Netzwerke zwischen verschiedenen Geräte</w:t>
      </w:r>
      <w:ins w:id="92" w:author="David Tsaava" w:date="2018-06-22T12:33:00Z">
        <w:r w:rsidR="00627684">
          <w:rPr>
            <w:lang w:val="de-DE"/>
          </w:rPr>
          <w:t>n</w:t>
        </w:r>
      </w:ins>
      <w:r>
        <w:rPr>
          <w:lang w:val="de-DE"/>
        </w:rPr>
        <w:t xml:space="preserve"> zu übertragen.</w:t>
      </w:r>
      <w:r w:rsidR="00BC77F4">
        <w:rPr>
          <w:lang w:val="de-DE"/>
        </w:rPr>
        <w:t xml:space="preserve"> Da sie für lokale Datennetze </w:t>
      </w:r>
      <w:del w:id="93" w:author="David Tsaava" w:date="2018-06-22T12:33:00Z">
        <w:r w:rsidR="00BC77F4" w:rsidDel="00627684">
          <w:rPr>
            <w:lang w:val="de-DE"/>
          </w:rPr>
          <w:delText xml:space="preserve">spezifiziert </w:delText>
        </w:r>
      </w:del>
      <w:ins w:id="94" w:author="David Tsaava" w:date="2018-06-22T12:33:00Z">
        <w:r w:rsidR="00627684">
          <w:rPr>
            <w:lang w:val="de-DE"/>
          </w:rPr>
          <w:t xml:space="preserve">konzipiert </w:t>
        </w:r>
      </w:ins>
      <w:r w:rsidR="00BC77F4">
        <w:rPr>
          <w:lang w:val="de-DE"/>
        </w:rPr>
        <w:t>ist, spricht man von LAN-Technik.</w:t>
      </w:r>
    </w:p>
    <w:p w14:paraId="5AF93DFF" w14:textId="593612DE"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207940">
            <w:rPr>
              <w:b/>
              <w:noProof/>
              <w:lang w:val="de-DE"/>
            </w:rPr>
            <w:t xml:space="preserve"> </w:t>
          </w:r>
          <w:r w:rsidR="00207940" w:rsidRPr="00207940">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 xml:space="preserve">ein Kommunikationsprotokoll für den </w:t>
      </w:r>
      <w:del w:id="95" w:author="David Tsaava" w:date="2018-06-22T12:34:00Z">
        <w:r w:rsidR="00D96DC8" w:rsidDel="00627684">
          <w:rPr>
            <w:lang w:val="de-DE"/>
          </w:rPr>
          <w:delText xml:space="preserve">Austausch von </w:delText>
        </w:r>
      </w:del>
      <w:r w:rsidR="00D96DC8">
        <w:rPr>
          <w:lang w:val="de-DE"/>
        </w:rPr>
        <w:t>Information</w:t>
      </w:r>
      <w:ins w:id="96" w:author="David Tsaava" w:date="2018-06-22T12:34:00Z">
        <w:r w:rsidR="00627684">
          <w:rPr>
            <w:lang w:val="de-DE"/>
          </w:rPr>
          <w:t>saustausch</w:t>
        </w:r>
      </w:ins>
      <w:del w:id="97" w:author="David Tsaava" w:date="2018-06-22T12:34:00Z">
        <w:r w:rsidR="00D96DC8" w:rsidDel="00627684">
          <w:rPr>
            <w:lang w:val="de-DE"/>
          </w:rPr>
          <w:delText>en</w:delText>
        </w:r>
      </w:del>
      <w:r w:rsidR="00CF0200">
        <w:rPr>
          <w:lang w:val="de-DE"/>
        </w:rPr>
        <w:t xml:space="preserve"> zwischen </w:t>
      </w:r>
      <w:ins w:id="98" w:author="David Tsaava" w:date="2018-06-22T12:35:00Z">
        <w:r w:rsidR="00627684">
          <w:rPr>
            <w:lang w:val="de-DE"/>
          </w:rPr>
          <w:t xml:space="preserve">den </w:t>
        </w:r>
      </w:ins>
      <w:r w:rsidR="00CF0200">
        <w:rPr>
          <w:lang w:val="de-DE"/>
        </w:rPr>
        <w:t>Teilnehmer</w:t>
      </w:r>
      <w:ins w:id="99" w:author="David Tsaava" w:date="2018-06-22T12:35:00Z">
        <w:r w:rsidR="00627684">
          <w:rPr>
            <w:lang w:val="de-DE"/>
          </w:rPr>
          <w:t>n</w:t>
        </w:r>
      </w:ins>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ins w:id="100" w:author="David Tsaava" w:date="2018-06-22T12:37:00Z">
        <w:r w:rsidR="0057587E">
          <w:rPr>
            <w:lang w:val="de-DE"/>
          </w:rPr>
          <w:t>ge</w:t>
        </w:r>
      </w:ins>
      <w:r>
        <w:rPr>
          <w:lang w:val="de-DE"/>
        </w:rPr>
        <w:t>halten</w:t>
      </w:r>
      <w:ins w:id="101" w:author="David Tsaava" w:date="2018-06-22T12:37:00Z">
        <w:r w:rsidR="0057587E">
          <w:rPr>
            <w:lang w:val="de-DE"/>
          </w:rPr>
          <w:t xml:space="preserve"> werden</w:t>
        </w:r>
      </w:ins>
      <w:r>
        <w:rPr>
          <w:lang w:val="de-DE"/>
        </w:rPr>
        <w:t>. Diese Regeln sind die</w:t>
      </w:r>
      <w:r w:rsidR="00060ABE">
        <w:rPr>
          <w:lang w:val="de-DE"/>
        </w:rPr>
        <w:t xml:space="preserve"> Protokolle</w:t>
      </w:r>
      <w:r>
        <w:rPr>
          <w:lang w:val="de-DE"/>
        </w:rPr>
        <w:t xml:space="preserve">. </w:t>
      </w:r>
    </w:p>
    <w:p w14:paraId="26CC5427" w14:textId="2564E5AB"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207940" w:rsidRPr="00207940">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6"/>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62A36943"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207940">
            <w:rPr>
              <w:b/>
              <w:noProof/>
              <w:lang w:val="de-DE"/>
            </w:rPr>
            <w:t xml:space="preserve"> </w:t>
          </w:r>
          <w:r w:rsidR="00207940" w:rsidRPr="00207940">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ins w:id="102" w:author="David Tsaava" w:date="2018-06-22T12:39:00Z">
        <w:r w:rsidR="0057587E">
          <w:rPr>
            <w:lang w:val="de-DE"/>
          </w:rPr>
          <w:t>,</w:t>
        </w:r>
      </w:ins>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ins w:id="103" w:author="David Tsaava" w:date="2018-06-22T12:39:00Z">
        <w:r w:rsidR="0057587E">
          <w:rPr>
            <w:lang w:val="de-DE"/>
          </w:rPr>
          <w:t>r</w:t>
        </w:r>
      </w:ins>
      <w:r w:rsidRPr="00D35DB0">
        <w:rPr>
          <w:lang w:val="de-DE"/>
        </w:rPr>
        <w:t xml:space="preserve"> Senso</w:t>
      </w:r>
      <w:r w:rsidR="0037408D">
        <w:rPr>
          <w:lang w:val="de-DE"/>
        </w:rPr>
        <w:t>ren und Aktoren</w:t>
      </w:r>
      <w:r w:rsidRPr="00D35DB0">
        <w:rPr>
          <w:lang w:val="de-DE"/>
        </w:rPr>
        <w:t xml:space="preserve"> </w:t>
      </w:r>
      <w:del w:id="104" w:author="David Tsaava" w:date="2018-06-22T12:42:00Z">
        <w:r w:rsidRPr="00D35DB0" w:rsidDel="0057587E">
          <w:rPr>
            <w:lang w:val="de-DE"/>
          </w:rPr>
          <w:delText xml:space="preserve">mit </w:delText>
        </w:r>
      </w:del>
      <w:ins w:id="105" w:author="David Tsaava" w:date="2018-06-22T12:42:00Z">
        <w:r w:rsidR="0057587E">
          <w:rPr>
            <w:lang w:val="de-DE"/>
          </w:rPr>
          <w:t>zu</w:t>
        </w:r>
        <w:r w:rsidR="0057587E" w:rsidRPr="00D35DB0">
          <w:rPr>
            <w:lang w:val="de-DE"/>
          </w:rPr>
          <w:t xml:space="preserve"> </w:t>
        </w:r>
      </w:ins>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del w:id="106" w:author="David Tsaava" w:date="2018-06-22T12:43:00Z">
        <w:r w:rsidR="00B91350" w:rsidRPr="00B91350" w:rsidDel="0057587E">
          <w:rPr>
            <w:lang w:val="de-DE"/>
          </w:rPr>
          <w:delText xml:space="preserve">am </w:delText>
        </w:r>
      </w:del>
      <w:ins w:id="107" w:author="David Tsaava" w:date="2018-06-22T12:43:00Z">
        <w:r w:rsidR="0057587E">
          <w:rPr>
            <w:lang w:val="de-DE"/>
          </w:rPr>
          <w:t>im Einsatz</w:t>
        </w:r>
      </w:ins>
      <w:del w:id="108" w:author="David Tsaava" w:date="2018-06-22T12:43:00Z">
        <w:r w:rsidR="00B91350" w:rsidRPr="00B91350" w:rsidDel="0057587E">
          <w:rPr>
            <w:lang w:val="de-DE"/>
          </w:rPr>
          <w:delText>Markt erhältlich</w:delText>
        </w:r>
      </w:del>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342194A4"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207940">
            <w:rPr>
              <w:b/>
              <w:noProof/>
              <w:lang w:val="de-DE"/>
            </w:rPr>
            <w:t xml:space="preserve"> </w:t>
          </w:r>
          <w:r w:rsidR="00207940" w:rsidRPr="00207940">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207940" w:rsidRPr="00207940">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67236B18"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207940" w:rsidRPr="00207940">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49720607" w:rsidR="006A4B53" w:rsidRPr="00B90D5C" w:rsidRDefault="006A4B53" w:rsidP="006A4B53">
      <w:pPr>
        <w:pStyle w:val="TextkrperEinzug"/>
        <w:numPr>
          <w:ilvl w:val="0"/>
          <w:numId w:val="5"/>
        </w:numPr>
        <w:rPr>
          <w:lang w:val="de-DE"/>
        </w:rPr>
      </w:pPr>
      <w:r w:rsidRPr="00B90D5C">
        <w:rPr>
          <w:b/>
          <w:lang w:val="de-DE"/>
        </w:rPr>
        <w:lastRenderedPageBreak/>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207940" w:rsidRPr="00207940">
            <w:rPr>
              <w:noProof/>
              <w:lang w:val="de-DE"/>
            </w:rPr>
            <w:t>(Popp, 2016, S. 33)</w:t>
          </w:r>
          <w:r w:rsidR="00FB43A3">
            <w:rPr>
              <w:lang w:val="de-DE"/>
            </w:rPr>
            <w:fldChar w:fldCharType="end"/>
          </w:r>
        </w:sdtContent>
      </w:sdt>
      <w:ins w:id="109" w:author="David Tsaava" w:date="2018-06-22T12:46:00Z">
        <w:r w:rsidR="0057587E">
          <w:rPr>
            <w:lang w:val="de-DE"/>
          </w:rPr>
          <w:t xml:space="preserve"> </w:t>
        </w:r>
      </w:ins>
      <w:r w:rsidR="00060ABE">
        <w:rPr>
          <w:lang w:val="de-DE"/>
        </w:rPr>
        <w:t>- d</w:t>
      </w:r>
      <w:r w:rsidRPr="00B90D5C">
        <w:rPr>
          <w:lang w:val="de-DE"/>
        </w:rPr>
        <w:t>ies kann ein Programmiergerät, Personal Computer oder Human-Ma</w:t>
      </w:r>
      <w:ins w:id="110" w:author="David Tsaava" w:date="2018-06-22T12:46:00Z">
        <w:r w:rsidR="000F377E">
          <w:rPr>
            <w:lang w:val="de-DE"/>
          </w:rPr>
          <w:t>chi</w:t>
        </w:r>
        <w:r w:rsidR="0057587E">
          <w:rPr>
            <w:lang w:val="de-DE"/>
          </w:rPr>
          <w:t>ne</w:t>
        </w:r>
      </w:ins>
      <w:del w:id="111" w:author="David Tsaava" w:date="2018-06-22T12:46:00Z">
        <w:r w:rsidRPr="00B90D5C" w:rsidDel="0057587E">
          <w:rPr>
            <w:lang w:val="de-DE"/>
          </w:rPr>
          <w:delText>n</w:delText>
        </w:r>
      </w:del>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ins w:id="112" w:author="David Tsaava" w:date="2018-06-22T12:48:00Z">
        <w:r w:rsidR="000F377E">
          <w:rPr>
            <w:lang w:val="de-DE"/>
          </w:rPr>
          <w:t>en</w:t>
        </w:r>
      </w:ins>
      <w:r>
        <w:rPr>
          <w:lang w:val="de-DE"/>
        </w:rPr>
        <w:t xml:space="preserve"> in der </w:t>
      </w:r>
      <w:r w:rsidR="002D66BB">
        <w:rPr>
          <w:lang w:val="de-DE"/>
        </w:rPr>
        <w:t>industriellen Kommunikation.</w:t>
      </w:r>
      <w:r w:rsidRPr="00B90D5C">
        <w:rPr>
          <w:lang w:val="de-DE"/>
        </w:rPr>
        <w:t xml:space="preserve"> </w:t>
      </w:r>
    </w:p>
    <w:p w14:paraId="458647BD" w14:textId="3D5FFBDB"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207940" w:rsidRPr="00207940">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49DA3591"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207940" w:rsidRPr="00207940">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d.h. in welcher Struktur die einzelnen Kommunikationspartner miteinander verbunden sind. Man kann diese Topologie durchaus mit einer Landkarte vergleichen. Die logische und physikalische Topologie</w:t>
      </w:r>
      <w:ins w:id="113" w:author="David Tsaava" w:date="2018-06-22T12:49:00Z">
        <w:r w:rsidR="000F377E">
          <w:rPr>
            <w:lang w:val="de-DE"/>
          </w:rPr>
          <w:t>n</w:t>
        </w:r>
      </w:ins>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114" w:name="_Toc513120962"/>
      <w:bookmarkStart w:id="115" w:name="_Ref506810601"/>
      <w:bookmarkStart w:id="116" w:name="_Toc517096357"/>
      <w:bookmarkStart w:id="117" w:name="_Toc517363105"/>
      <w:r>
        <w:t xml:space="preserve">Grundlegende </w:t>
      </w:r>
      <w:r w:rsidRPr="00740839">
        <w:t>Netzwerktopologien</w:t>
      </w:r>
      <w:bookmarkEnd w:id="114"/>
      <w:bookmarkEnd w:id="115"/>
      <w:bookmarkEnd w:id="116"/>
      <w:bookmarkEnd w:id="117"/>
    </w:p>
    <w:p w14:paraId="7E19C243" w14:textId="77777777" w:rsidR="006A4B53" w:rsidRDefault="006A4B53" w:rsidP="006A4B53">
      <w:pPr>
        <w:pStyle w:val="Textkrper"/>
      </w:pPr>
      <w:r>
        <w:t xml:space="preserve">In diesem Abschnitt werden kurz die bekanntesten Topologien vorgestellt. Für die verschiedenen Netzwerketopologien werden die Vor- und Nachteile aufgezählt. An den unterschiedlichen Vor- </w:t>
      </w:r>
      <w:r>
        <w:lastRenderedPageBreak/>
        <w:t>und Nachteilen der Topologie kann man auch schon erkennen für welches Einsatzgebiet diese Systeme verwendet werden können.</w:t>
      </w:r>
    </w:p>
    <w:p w14:paraId="21392836" w14:textId="3BE08187" w:rsidR="006A4B53" w:rsidRDefault="006A4B53" w:rsidP="006A4B53">
      <w:pPr>
        <w:pStyle w:val="Textkrper"/>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118" w:name="_Toc513120964"/>
      <w:bookmarkStart w:id="119" w:name="_Toc517096358"/>
      <w:bookmarkStart w:id="120" w:name="_Toc517363106"/>
      <w:r>
        <w:t>Linien</w:t>
      </w:r>
      <w:r w:rsidRPr="00740839">
        <w:t>-Topologie</w:t>
      </w:r>
      <w:bookmarkEnd w:id="118"/>
      <w:bookmarkEnd w:id="119"/>
      <w:bookmarkEnd w:id="120"/>
      <w:r>
        <w:t xml:space="preserve"> </w:t>
      </w:r>
    </w:p>
    <w:p w14:paraId="5FBF31DF" w14:textId="328461FA" w:rsidR="00A512EC" w:rsidRPr="00A512EC" w:rsidRDefault="008124DA" w:rsidP="00A512EC">
      <w:pPr>
        <w:pStyle w:val="Textkrper"/>
      </w:pPr>
      <w:r w:rsidRPr="0001517C">
        <w:rPr>
          <w:highlight w:val="yellow"/>
          <w:rPrChange w:id="121" w:author="David Tsaava" w:date="2018-06-22T11:30:00Z">
            <w:rPr/>
          </w:rPrChange>
        </w:rPr>
        <w:t>Die Linien-Topologie war einer der ersten Netz</w:t>
      </w:r>
      <w:del w:id="122" w:author="David Tsaava" w:date="2018-06-22T13:36:00Z">
        <w:r w:rsidRPr="0001517C" w:rsidDel="00152775">
          <w:rPr>
            <w:highlight w:val="yellow"/>
            <w:rPrChange w:id="123" w:author="David Tsaava" w:date="2018-06-22T11:30:00Z">
              <w:rPr/>
            </w:rPrChange>
          </w:rPr>
          <w:delText>e</w:delText>
        </w:r>
      </w:del>
      <w:ins w:id="124" w:author="David Tsaava" w:date="2018-06-22T13:36:00Z">
        <w:r w:rsidR="00152775">
          <w:t>strukturen</w:t>
        </w:r>
      </w:ins>
      <w:r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7"/>
      </w:r>
      <w:r w:rsidRPr="008124DA">
        <w:t xml:space="preserve"> an das Kabel angeschlossen.</w:t>
      </w:r>
      <w:r w:rsidR="00A512EC">
        <w:t xml:space="preserve"> Die angeschlossenen Stationen greifen die Signale vom Kabel ab und senden wo sich das Signal dann in Richtung ausbreitet</w:t>
      </w:r>
      <w:r w:rsidRPr="008124DA">
        <w:t xml:space="preserve"> Am Anfang und Ende des Kabels sind </w:t>
      </w:r>
      <w:r w:rsidR="007614D8">
        <w:t xml:space="preserve">in der Praxis </w:t>
      </w:r>
      <w:r w:rsidRPr="008124DA">
        <w:t>Widerstände</w:t>
      </w:r>
      <w:r w:rsidR="006341EA">
        <w:t xml:space="preserve"> </w:t>
      </w:r>
      <w:r w:rsidRPr="008124DA">
        <w:t>angebracht</w:t>
      </w:r>
      <w:ins w:id="125" w:author="David Tsaava" w:date="2018-06-22T13:32:00Z">
        <w:r w:rsidR="00152775">
          <w:t>,</w:t>
        </w:r>
      </w:ins>
      <w:r w:rsidRPr="008124DA">
        <w:t xml:space="preserve"> um Reflexionen</w:t>
      </w:r>
      <w:r w:rsidR="007614D8">
        <w:rPr>
          <w:rStyle w:val="Funotenzeichen"/>
        </w:rPr>
        <w:footnoteReference w:id="8"/>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207940">
        <w:t xml:space="preserve">Abbildung </w:t>
      </w:r>
      <w:r w:rsidR="00207940">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lastRenderedPageBreak/>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2047875"/>
                    </a:xfrm>
                    <a:prstGeom prst="rect">
                      <a:avLst/>
                    </a:prstGeom>
                  </pic:spPr>
                </pic:pic>
              </a:graphicData>
            </a:graphic>
          </wp:inline>
        </w:drawing>
      </w:r>
    </w:p>
    <w:p w14:paraId="1CA91323" w14:textId="3EB3608B" w:rsidR="006A4B53" w:rsidRPr="000B0401" w:rsidRDefault="006A4B53" w:rsidP="006A4B53">
      <w:pPr>
        <w:pStyle w:val="Beschriftung"/>
        <w:jc w:val="both"/>
      </w:pPr>
      <w:bookmarkStart w:id="126" w:name="_Ref503957016"/>
      <w:bookmarkStart w:id="127" w:name="_Toc511225560"/>
      <w:bookmarkStart w:id="128" w:name="_Toc517363164"/>
      <w:r>
        <w:t xml:space="preserve">Abbildung </w:t>
      </w:r>
      <w:r w:rsidR="00EB49B0">
        <w:fldChar w:fldCharType="begin"/>
      </w:r>
      <w:r w:rsidR="00EB49B0">
        <w:instrText xml:space="preserve"> SEQ Abbildung \* ARABIC </w:instrText>
      </w:r>
      <w:r w:rsidR="00EB49B0">
        <w:fldChar w:fldCharType="separate"/>
      </w:r>
      <w:r w:rsidR="00207940">
        <w:rPr>
          <w:noProof/>
        </w:rPr>
        <w:t>3</w:t>
      </w:r>
      <w:r w:rsidR="00EB49B0">
        <w:rPr>
          <w:noProof/>
        </w:rPr>
        <w:fldChar w:fldCharType="end"/>
      </w:r>
      <w:bookmarkEnd w:id="126"/>
      <w:r>
        <w:t xml:space="preserve">: </w:t>
      </w:r>
      <w:bookmarkStart w:id="129" w:name="_Ref513805432"/>
      <w:r>
        <w:t>Linien-Topologie</w:t>
      </w:r>
      <w:bookmarkEnd w:id="127"/>
      <w:bookmarkEnd w:id="128"/>
      <w:bookmarkEnd w:id="129"/>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1543E685" w:rsidR="006A4B53" w:rsidRPr="000B0401" w:rsidRDefault="00B837F8" w:rsidP="006A4B53">
      <w:pPr>
        <w:pStyle w:val="TextkrperEinzug"/>
        <w:numPr>
          <w:ilvl w:val="0"/>
          <w:numId w:val="7"/>
        </w:numPr>
        <w:rPr>
          <w:lang w:val="de-DE"/>
        </w:rPr>
      </w:pPr>
      <w:r>
        <w:rPr>
          <w:lang w:val="de-DE"/>
        </w:rPr>
        <w:t xml:space="preserve">Das System gewährleistet </w:t>
      </w:r>
      <w:del w:id="130" w:author="David Tsaava" w:date="2018-06-22T13:38:00Z">
        <w:r w:rsidDel="00152775">
          <w:rPr>
            <w:lang w:val="de-DE"/>
          </w:rPr>
          <w:delText xml:space="preserve">möglichst </w:delText>
        </w:r>
      </w:del>
      <w:r w:rsidR="006A4B53" w:rsidRPr="000B0401">
        <w:rPr>
          <w:lang w:val="de-DE"/>
        </w:rPr>
        <w:t>geringe Kosten, da nur geringe Kabelmengen erforderlich sind</w:t>
      </w:r>
    </w:p>
    <w:p w14:paraId="3B5753EB" w14:textId="0F42ACE5" w:rsidR="006A4B53" w:rsidRPr="00785DD2" w:rsidRDefault="00A35E86" w:rsidP="006A4B53">
      <w:pPr>
        <w:pStyle w:val="TextkrperEinzug"/>
        <w:numPr>
          <w:ilvl w:val="0"/>
          <w:numId w:val="7"/>
        </w:numPr>
        <w:rPr>
          <w:u w:val="single"/>
          <w:lang w:val="de-DE"/>
          <w:rPrChange w:id="131" w:author="David Tsaava" w:date="2018-06-22T13:42:00Z">
            <w:rPr>
              <w:lang w:val="de-DE"/>
            </w:rPr>
          </w:rPrChange>
        </w:rPr>
      </w:pPr>
      <w:r>
        <w:rPr>
          <w:lang w:val="de-DE"/>
        </w:rPr>
        <w:t xml:space="preserve">Die </w:t>
      </w:r>
      <w:ins w:id="132" w:author="David Tsaava" w:date="2018-06-22T13:43:00Z">
        <w:r w:rsidR="00785DD2">
          <w:rPr>
            <w:lang w:val="de-DE"/>
          </w:rPr>
          <w:t xml:space="preserve">einfache </w:t>
        </w:r>
      </w:ins>
      <w:ins w:id="133" w:author="David Tsaava" w:date="2018-06-22T13:41:00Z">
        <w:r w:rsidR="00785DD2" w:rsidRPr="000B0401">
          <w:rPr>
            <w:lang w:val="de-DE"/>
          </w:rPr>
          <w:t xml:space="preserve">Verkabelung </w:t>
        </w:r>
      </w:ins>
      <w:del w:id="134" w:author="David Tsaava" w:date="2018-06-22T13:42:00Z">
        <w:r w:rsidDel="00785DD2">
          <w:rPr>
            <w:lang w:val="de-DE"/>
          </w:rPr>
          <w:delText xml:space="preserve">Anschlüsse </w:delText>
        </w:r>
      </w:del>
      <w:r>
        <w:rPr>
          <w:lang w:val="de-DE"/>
        </w:rPr>
        <w:t xml:space="preserve">über T-Stücke </w:t>
      </w:r>
      <w:ins w:id="135" w:author="David Tsaava" w:date="2018-06-22T13:42:00Z">
        <w:r w:rsidR="00785DD2">
          <w:rPr>
            <w:lang w:val="de-DE"/>
          </w:rPr>
          <w:t xml:space="preserve">ist sehr sparsam </w:t>
        </w:r>
      </w:ins>
      <w:r w:rsidRPr="00785DD2">
        <w:rPr>
          <w:u w:val="single"/>
          <w:lang w:val="de-DE"/>
          <w:rPrChange w:id="136" w:author="David Tsaava" w:date="2018-06-22T13:42:00Z">
            <w:rPr>
              <w:lang w:val="de-DE"/>
            </w:rPr>
          </w:rPrChange>
        </w:rPr>
        <w:t>sparen zum erheblich Aufwand, da nur eine e</w:t>
      </w:r>
      <w:r w:rsidR="006A4B53" w:rsidRPr="00785DD2">
        <w:rPr>
          <w:u w:val="single"/>
          <w:lang w:val="de-DE"/>
          <w:rPrChange w:id="137" w:author="David Tsaava" w:date="2018-06-22T13:42:00Z">
            <w:rPr>
              <w:lang w:val="de-DE"/>
            </w:rPr>
          </w:rPrChange>
        </w:rPr>
        <w:t xml:space="preserve">infache Verkabelung </w:t>
      </w:r>
      <w:r w:rsidRPr="00785DD2">
        <w:rPr>
          <w:u w:val="single"/>
          <w:lang w:val="de-DE"/>
          <w:rPrChange w:id="138" w:author="David Tsaava" w:date="2018-06-22T13:42:00Z">
            <w:rPr>
              <w:lang w:val="de-DE"/>
            </w:rPr>
          </w:rPrChange>
        </w:rPr>
        <w:t>nötig ist</w:t>
      </w:r>
    </w:p>
    <w:p w14:paraId="1F2D8DA4" w14:textId="07C323AB"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ins w:id="139" w:author="David Tsaava" w:date="2018-06-22T13:43:00Z">
        <w:r w:rsidR="00785DD2">
          <w:rPr>
            <w:lang w:val="de-DE"/>
          </w:rPr>
          <w:t xml:space="preserve">kundenspezifisch präzise anpassbar </w:t>
        </w:r>
      </w:ins>
      <w:r w:rsidRPr="00785DD2">
        <w:rPr>
          <w:strike/>
          <w:lang w:val="de-DE"/>
          <w:rPrChange w:id="140" w:author="David Tsaava" w:date="2018-06-22T13:45:00Z">
            <w:rPr>
              <w:lang w:val="de-DE"/>
            </w:rPr>
          </w:rPrChange>
        </w:rPr>
        <w:t>speziellen Kundenwünschen präzise anzupassen</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ins w:id="141" w:author="David Tsaava" w:date="2018-06-22T13:38:00Z"/>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lastRenderedPageBreak/>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9"/>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ins w:id="142" w:author="David Tsaava" w:date="2018-06-22T13:46:00Z">
        <w:r w:rsidR="00785DD2">
          <w:rPr>
            <w:lang w:val="de-DE"/>
          </w:rPr>
          <w:t>,</w:t>
        </w:r>
      </w:ins>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143" w:name="_Toc513120965"/>
      <w:bookmarkStart w:id="144" w:name="_Toc517096359"/>
      <w:bookmarkStart w:id="145" w:name="_Toc517363107"/>
      <w:r>
        <w:t>Ring-Topologie</w:t>
      </w:r>
      <w:bookmarkEnd w:id="143"/>
      <w:bookmarkEnd w:id="144"/>
      <w:bookmarkEnd w:id="145"/>
    </w:p>
    <w:p w14:paraId="3AB4D4A7" w14:textId="6418AE8B" w:rsidR="006A4B53" w:rsidRDefault="006A4B53" w:rsidP="006A4B53">
      <w:pPr>
        <w:pStyle w:val="Textkrper"/>
      </w:pPr>
      <w:r w:rsidRPr="00AE4F6E">
        <w:t xml:space="preserve">Eine Ring-Topologie ist </w:t>
      </w:r>
      <w:r w:rsidRPr="00785DD2">
        <w:rPr>
          <w:strike/>
          <w:highlight w:val="yellow"/>
          <w:rPrChange w:id="146" w:author="David Tsaava" w:date="2018-06-22T13:46:00Z">
            <w:rPr/>
          </w:rPrChange>
        </w:rPr>
        <w:t>eigentlich</w:t>
      </w:r>
      <w:r w:rsidRPr="00AE4F6E">
        <w:t xml:space="preserve"> eine Erweiterung der Linien-Topologie, d.h. das erste und </w:t>
      </w:r>
      <w:r w:rsidR="00610B8F" w:rsidRPr="00AE4F6E">
        <w:t>das letzte Gerät</w:t>
      </w:r>
      <w:r w:rsidRPr="00AE4F6E">
        <w:t xml:space="preserve"> sind miteinander verbunden.</w:t>
      </w:r>
      <w:r w:rsidR="00F57DCB">
        <w:t xml:space="preserve"> Ein wesentliches Merkmal dieser Topologie-Art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207940">
        <w:t xml:space="preserve">Abbildung </w:t>
      </w:r>
      <w:r w:rsidR="00207940">
        <w:rPr>
          <w:noProof/>
        </w:rPr>
        <w:t>4</w:t>
      </w:r>
      <w:r w:rsidR="003B7702">
        <w:fldChar w:fldCharType="end"/>
      </w:r>
      <w:r w:rsidR="003B7702">
        <w:t xml:space="preserve"> </w:t>
      </w:r>
      <w:r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lastRenderedPageBreak/>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1981200"/>
                    </a:xfrm>
                    <a:prstGeom prst="rect">
                      <a:avLst/>
                    </a:prstGeom>
                  </pic:spPr>
                </pic:pic>
              </a:graphicData>
            </a:graphic>
          </wp:inline>
        </w:drawing>
      </w:r>
    </w:p>
    <w:p w14:paraId="1F040F23" w14:textId="26705B20" w:rsidR="006A4B53" w:rsidRDefault="006A4B53" w:rsidP="006A4B53">
      <w:pPr>
        <w:pStyle w:val="Beschriftung"/>
        <w:jc w:val="both"/>
      </w:pPr>
      <w:bookmarkStart w:id="147" w:name="_Ref503957089"/>
      <w:bookmarkStart w:id="148" w:name="_Ref503956882"/>
      <w:bookmarkStart w:id="149" w:name="_Toc511225561"/>
      <w:bookmarkStart w:id="150" w:name="_Toc517363165"/>
      <w:r>
        <w:t xml:space="preserve">Abbildung </w:t>
      </w:r>
      <w:r w:rsidR="00EB49B0">
        <w:fldChar w:fldCharType="begin"/>
      </w:r>
      <w:r w:rsidR="00EB49B0">
        <w:instrText xml:space="preserve"> SEQ Abbildung \* ARABIC </w:instrText>
      </w:r>
      <w:r w:rsidR="00EB49B0">
        <w:fldChar w:fldCharType="separate"/>
      </w:r>
      <w:r w:rsidR="00207940">
        <w:rPr>
          <w:noProof/>
        </w:rPr>
        <w:t>4</w:t>
      </w:r>
      <w:r w:rsidR="00EB49B0">
        <w:rPr>
          <w:noProof/>
        </w:rPr>
        <w:fldChar w:fldCharType="end"/>
      </w:r>
      <w:bookmarkEnd w:id="147"/>
      <w:r>
        <w:t>: Ring-Topologie</w:t>
      </w:r>
      <w:bookmarkEnd w:id="148"/>
      <w:bookmarkEnd w:id="149"/>
      <w:bookmarkEnd w:id="150"/>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0"/>
      </w:r>
      <w:r>
        <w:rPr>
          <w:lang w:val="de-DE"/>
        </w:rPr>
        <w:t xml:space="preserve"> garantiert.</w:t>
      </w:r>
    </w:p>
    <w:p w14:paraId="3325DD75" w14:textId="2AA81521" w:rsidR="00223C9F" w:rsidRPr="00EC3276" w:rsidRDefault="00223C9F" w:rsidP="006A4B53">
      <w:pPr>
        <w:pStyle w:val="TextkrperEinzug"/>
        <w:numPr>
          <w:ilvl w:val="0"/>
          <w:numId w:val="8"/>
        </w:numPr>
        <w:rPr>
          <w:lang w:val="de-DE"/>
        </w:rPr>
      </w:pPr>
      <w:r>
        <w:rPr>
          <w:lang w:val="de-DE"/>
        </w:rPr>
        <w:t>Jede</w:t>
      </w:r>
      <w:del w:id="151" w:author="David Tsaava" w:date="2018-06-22T13:47:00Z">
        <w:r w:rsidDel="00785DD2">
          <w:rPr>
            <w:lang w:val="de-DE"/>
          </w:rPr>
          <w:delText>r</w:delText>
        </w:r>
      </w:del>
      <w:r>
        <w:rPr>
          <w:lang w:val="de-DE"/>
        </w:rPr>
        <w:t xml:space="preserve"> Station arbeitet als Verstärker, d.h. eingehende Daten werden verstärkt und weiterleitet</w:t>
      </w:r>
    </w:p>
    <w:p w14:paraId="0A7AA06B" w14:textId="15212030"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del w:id="152" w:author="David Tsaava" w:date="2018-06-22T13:48:00Z">
        <w:r w:rsidDel="00785DD2">
          <w:rPr>
            <w:lang w:val="de-DE"/>
          </w:rPr>
          <w:delText>.</w:delText>
        </w:r>
      </w:del>
    </w:p>
    <w:p w14:paraId="1D68D95A" w14:textId="68D965A0" w:rsidR="006A4B53" w:rsidRDefault="00A54C9F" w:rsidP="00785DD2">
      <w:pPr>
        <w:pStyle w:val="TextkrperEinzug"/>
        <w:numPr>
          <w:ilvl w:val="0"/>
          <w:numId w:val="8"/>
        </w:numPr>
        <w:rPr>
          <w:lang w:val="de-DE"/>
        </w:rPr>
      </w:pPr>
      <w:r>
        <w:rPr>
          <w:lang w:val="de-DE"/>
        </w:rPr>
        <w:lastRenderedPageBreak/>
        <w:t xml:space="preserve">Das Netz ist leicht programmierbar, </w:t>
      </w:r>
      <w:del w:id="153" w:author="David Tsaava" w:date="2018-06-22T13:50:00Z">
        <w:r w:rsidDel="00785DD2">
          <w:rPr>
            <w:lang w:val="de-DE"/>
          </w:rPr>
          <w:delText xml:space="preserve">denn </w:delText>
        </w:r>
      </w:del>
      <w:ins w:id="154" w:author="David Tsaava" w:date="2018-06-22T13:50:00Z">
        <w:r w:rsidR="00785DD2">
          <w:rPr>
            <w:lang w:val="de-DE"/>
          </w:rPr>
          <w:t xml:space="preserve">da </w:t>
        </w:r>
      </w:ins>
      <w:r>
        <w:rPr>
          <w:lang w:val="de-DE"/>
        </w:rPr>
        <w:t xml:space="preserve">die gesamten Stationen </w:t>
      </w:r>
      <w:del w:id="155" w:author="David Tsaava" w:date="2018-06-22T13:49:00Z">
        <w:r w:rsidDel="00785DD2">
          <w:rPr>
            <w:lang w:val="de-DE"/>
          </w:rPr>
          <w:delText xml:space="preserve">der Netzwerkstrukturierung besitzen </w:delText>
        </w:r>
      </w:del>
      <w:r>
        <w:rPr>
          <w:lang w:val="de-DE"/>
        </w:rPr>
        <w:t xml:space="preserve">dieselben Anzahl der Verbindungen pro Station </w:t>
      </w:r>
      <w:ins w:id="156" w:author="David Tsaava" w:date="2018-06-22T13:49:00Z">
        <w:r w:rsidR="00785DD2">
          <w:rPr>
            <w:lang w:val="de-DE"/>
          </w:rPr>
          <w:t>besitzen</w:t>
        </w:r>
      </w:ins>
    </w:p>
    <w:p w14:paraId="5A67192D" w14:textId="6F023749" w:rsidR="006A4B53" w:rsidRPr="00EC3276" w:rsidDel="00785DD2" w:rsidRDefault="006A4B53" w:rsidP="00785DD2">
      <w:pPr>
        <w:pStyle w:val="TextkrperEinzug"/>
        <w:rPr>
          <w:del w:id="157" w:author="David Tsaava" w:date="2018-06-22T13:50:00Z"/>
          <w:lang w:val="de-DE"/>
        </w:rPr>
      </w:pP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2EB741A9"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1"/>
      </w:r>
      <w:r>
        <w:rPr>
          <w:lang w:val="de-DE"/>
        </w:rPr>
        <w:t xml:space="preserve"> der Topologie ist relativ ho</w:t>
      </w:r>
      <w:ins w:id="158" w:author="David Tsaava" w:date="2018-06-22T13:51:00Z">
        <w:r w:rsidR="001A3315">
          <w:rPr>
            <w:lang w:val="de-DE"/>
          </w:rPr>
          <w:t>ch</w:t>
        </w:r>
      </w:ins>
      <w:del w:id="159" w:author="David Tsaava" w:date="2018-06-22T13:51:00Z">
        <w:r w:rsidDel="001A3315">
          <w:rPr>
            <w:lang w:val="de-DE"/>
          </w:rPr>
          <w:delText>her.</w:delText>
        </w:r>
      </w:del>
    </w:p>
    <w:p w14:paraId="26C4DB25" w14:textId="28A48897"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ins w:id="160" w:author="David Tsaava" w:date="2018-06-22T13:51:00Z">
        <w:r w:rsidR="001A3315">
          <w:rPr>
            <w:lang w:val="de-DE"/>
          </w:rPr>
          <w:t>d</w:t>
        </w:r>
      </w:ins>
      <w:del w:id="161" w:author="David Tsaava" w:date="2018-06-22T13:51:00Z">
        <w:r w:rsidR="005D7050" w:rsidDel="001A3315">
          <w:rPr>
            <w:lang w:val="de-DE"/>
          </w:rPr>
          <w:delText>D</w:delText>
        </w:r>
      </w:del>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162" w:name="_Toc513120966"/>
      <w:bookmarkStart w:id="163" w:name="_Toc517096360"/>
      <w:bookmarkStart w:id="164" w:name="_Toc517363108"/>
      <w:r w:rsidRPr="00740839">
        <w:t>Stern-Topologi</w:t>
      </w:r>
      <w:r>
        <w:t>e</w:t>
      </w:r>
      <w:bookmarkEnd w:id="162"/>
      <w:bookmarkEnd w:id="163"/>
      <w:bookmarkEnd w:id="164"/>
    </w:p>
    <w:p w14:paraId="3E61D11E" w14:textId="714E0E9A" w:rsidR="006A4B53" w:rsidRDefault="00E15B1E" w:rsidP="008124DA">
      <w:pPr>
        <w:pStyle w:val="TextkrperEinzug"/>
        <w:ind w:firstLine="0"/>
        <w:rPr>
          <w:lang w:val="de-DE"/>
        </w:rPr>
      </w:pPr>
      <w:r w:rsidRPr="00E15B1E">
        <w:rPr>
          <w:lang w:val="de-DE"/>
        </w:rPr>
        <w:t>Charakteristisches Merkmal de</w:t>
      </w:r>
      <w:ins w:id="165" w:author="David Tsaava" w:date="2018-06-22T11:31:00Z">
        <w:r w:rsidR="0001517C">
          <w:rPr>
            <w:lang w:val="de-DE"/>
          </w:rPr>
          <w:t>r</w:t>
        </w:r>
      </w:ins>
      <w:del w:id="166" w:author="David Tsaava" w:date="2018-06-22T11:31:00Z">
        <w:r w:rsidRPr="00E15B1E" w:rsidDel="0001517C">
          <w:rPr>
            <w:lang w:val="de-DE"/>
          </w:rPr>
          <w:delText>s</w:delText>
        </w:r>
      </w:del>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207940">
            <w:rPr>
              <w:noProof/>
              <w:lang w:val="de-DE"/>
            </w:rPr>
            <w:t xml:space="preserve"> </w:t>
          </w:r>
          <w:r w:rsidR="00207940" w:rsidRPr="00207940">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ins w:id="167" w:author="David Tsaava" w:date="2018-06-22T13:52:00Z">
        <w:r w:rsidR="001A3315">
          <w:rPr>
            <w:lang w:val="de-DE"/>
          </w:rPr>
          <w:t>n</w:t>
        </w:r>
      </w:ins>
      <w:r w:rsidRPr="00E15B1E">
        <w:rPr>
          <w:lang w:val="de-DE"/>
        </w:rPr>
        <w:t>, die mit einem Ende-zu-Ende Verbindung (ist eine Verbindungsart bei dem Sender und Empfänger direkt miteinander verbunden sind) angeschlossen sind. Fällt ein Gerät aus, stört es die Kommunikation d</w:t>
      </w:r>
      <w:ins w:id="168" w:author="David Tsaava" w:date="2018-06-22T13:52:00Z">
        <w:r w:rsidR="001A3315">
          <w:rPr>
            <w:lang w:val="de-DE"/>
          </w:rPr>
          <w:t>er</w:t>
        </w:r>
      </w:ins>
      <w:del w:id="169" w:author="David Tsaava" w:date="2018-06-22T13:52:00Z">
        <w:r w:rsidRPr="00E15B1E" w:rsidDel="001A3315">
          <w:rPr>
            <w:lang w:val="de-DE"/>
          </w:rPr>
          <w:delText>ie</w:delText>
        </w:r>
      </w:del>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lastRenderedPageBreak/>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1905000"/>
                    </a:xfrm>
                    <a:prstGeom prst="rect">
                      <a:avLst/>
                    </a:prstGeom>
                  </pic:spPr>
                </pic:pic>
              </a:graphicData>
            </a:graphic>
          </wp:inline>
        </w:drawing>
      </w:r>
    </w:p>
    <w:p w14:paraId="2380C244" w14:textId="6A511220" w:rsidR="006A4B53" w:rsidRDefault="006A4B53" w:rsidP="006A4B53">
      <w:pPr>
        <w:pStyle w:val="Beschriftung"/>
        <w:jc w:val="both"/>
      </w:pPr>
      <w:bookmarkStart w:id="170" w:name="_Ref503960032"/>
      <w:bookmarkStart w:id="171" w:name="_Toc511225562"/>
      <w:bookmarkStart w:id="172" w:name="_Ref516492555"/>
      <w:bookmarkStart w:id="173" w:name="_Toc517363166"/>
      <w:r>
        <w:t xml:space="preserve">Abbildung </w:t>
      </w:r>
      <w:r w:rsidR="00EB49B0">
        <w:fldChar w:fldCharType="begin"/>
      </w:r>
      <w:r w:rsidR="00EB49B0">
        <w:instrText xml:space="preserve"> SEQ Abbildung \* ARABIC </w:instrText>
      </w:r>
      <w:r w:rsidR="00EB49B0">
        <w:fldChar w:fldCharType="separate"/>
      </w:r>
      <w:r w:rsidR="00207940">
        <w:rPr>
          <w:noProof/>
        </w:rPr>
        <w:t>5</w:t>
      </w:r>
      <w:r w:rsidR="00EB49B0">
        <w:rPr>
          <w:noProof/>
        </w:rPr>
        <w:fldChar w:fldCharType="end"/>
      </w:r>
      <w:bookmarkEnd w:id="170"/>
      <w:r>
        <w:t xml:space="preserve">: </w:t>
      </w:r>
      <w:r w:rsidRPr="004A69AC">
        <w:t>Stern-Topologie</w:t>
      </w:r>
      <w:bookmarkEnd w:id="171"/>
      <w:bookmarkEnd w:id="172"/>
      <w:bookmarkEnd w:id="173"/>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2"/>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3"/>
      </w:r>
      <w:r w:rsidR="00FE6134">
        <w:rPr>
          <w:lang w:val="de-DE"/>
        </w:rPr>
        <w:t>-A</w:t>
      </w:r>
      <w:r w:rsidRPr="0065061F">
        <w:rPr>
          <w:lang w:val="de-DE"/>
        </w:rPr>
        <w:t>nwendungen</w:t>
      </w:r>
      <w:r w:rsidR="00FD33D7">
        <w:rPr>
          <w:lang w:val="de-DE"/>
        </w:rPr>
        <w:t>.</w:t>
      </w:r>
    </w:p>
    <w:p w14:paraId="71FD367A" w14:textId="4F42B1B6" w:rsidR="006A4B53" w:rsidRPr="00E15B1E" w:rsidRDefault="00E15B1E" w:rsidP="00E15B1E">
      <w:pPr>
        <w:pStyle w:val="TextkrperEinzug"/>
        <w:numPr>
          <w:ilvl w:val="0"/>
          <w:numId w:val="10"/>
        </w:numPr>
        <w:rPr>
          <w:lang w:val="de-DE"/>
        </w:rPr>
      </w:pPr>
      <w:r>
        <w:rPr>
          <w:lang w:val="de-DE"/>
        </w:rPr>
        <w:lastRenderedPageBreak/>
        <w:t>Es gibt kein Routin</w:t>
      </w:r>
      <w:ins w:id="174" w:author="David Tsaava" w:date="2018-06-22T13:54:00Z">
        <w:r w:rsidR="001A3315">
          <w:rPr>
            <w:lang w:val="de-DE"/>
          </w:rPr>
          <w:t>g</w:t>
        </w:r>
      </w:ins>
      <w:del w:id="175" w:author="David Tsaava" w:date="2018-06-22T13:54:00Z">
        <w:r w:rsidDel="001A3315">
          <w:rPr>
            <w:lang w:val="de-DE"/>
          </w:rPr>
          <w:delText>e</w:delText>
        </w:r>
      </w:del>
      <w:r>
        <w:rPr>
          <w:rStyle w:val="Funotenzeichen"/>
          <w:lang w:val="de-DE"/>
        </w:rPr>
        <w:footnoteReference w:id="14"/>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77530EFE"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del w:id="178" w:author="David Tsaava" w:date="2018-06-22T13:55:00Z">
        <w:r w:rsidR="00FD33D7" w:rsidDel="001A3315">
          <w:rPr>
            <w:lang w:val="de-DE"/>
          </w:rPr>
          <w:delText>.</w:delText>
        </w:r>
      </w:del>
    </w:p>
    <w:p w14:paraId="62C91E51" w14:textId="77777777" w:rsidR="00FE6134" w:rsidRPr="00AE4F6E" w:rsidRDefault="00FE6134" w:rsidP="006A4B53">
      <w:pPr>
        <w:pStyle w:val="TextkrperEinzug"/>
        <w:numPr>
          <w:ilvl w:val="0"/>
          <w:numId w:val="11"/>
        </w:numPr>
        <w:rPr>
          <w:lang w:val="de-DE"/>
        </w:rPr>
      </w:pPr>
      <w:r>
        <w:rPr>
          <w:lang w:val="de-DE"/>
        </w:rPr>
        <w:t>Hohe Kosten entstehen, wenn das zentrale Element leistungsfähig sein muss</w:t>
      </w:r>
      <w:del w:id="179" w:author="David Tsaava" w:date="2018-06-22T13:55:00Z">
        <w:r w:rsidDel="001A3315">
          <w:rPr>
            <w:lang w:val="de-DE"/>
          </w:rPr>
          <w:delText>.</w:delText>
        </w:r>
      </w:del>
      <w:r>
        <w:rPr>
          <w:lang w:val="de-DE"/>
        </w:rPr>
        <w:t xml:space="preserve"> </w:t>
      </w:r>
    </w:p>
    <w:p w14:paraId="56E3603E" w14:textId="23D39218" w:rsidR="006A4B53" w:rsidRPr="00AE4F6E" w:rsidRDefault="006A4B53" w:rsidP="006A4B53">
      <w:pPr>
        <w:pStyle w:val="TextkrperEinzug"/>
        <w:numPr>
          <w:ilvl w:val="0"/>
          <w:numId w:val="11"/>
        </w:numPr>
        <w:rPr>
          <w:lang w:val="de-DE"/>
        </w:rPr>
      </w:pPr>
      <w:r w:rsidRPr="00AE4F6E">
        <w:rPr>
          <w:lang w:val="de-DE"/>
        </w:rPr>
        <w:t>Niedrige Übertragungsrate bei vielen Geräten</w:t>
      </w:r>
      <w:del w:id="180" w:author="David Tsaava" w:date="2018-06-22T13:55:00Z">
        <w:r w:rsidRPr="00AE4F6E" w:rsidDel="001A3315">
          <w:rPr>
            <w:lang w:val="de-DE"/>
          </w:rPr>
          <w:delText>.</w:delText>
        </w:r>
      </w:del>
    </w:p>
    <w:p w14:paraId="589D04E8" w14:textId="3668881B" w:rsidR="00EB3B8F" w:rsidRDefault="00EB3B8F" w:rsidP="006A4B53">
      <w:pPr>
        <w:pStyle w:val="TextkrperEinzug"/>
        <w:numPr>
          <w:ilvl w:val="0"/>
          <w:numId w:val="11"/>
        </w:numPr>
        <w:rPr>
          <w:lang w:val="de-DE"/>
        </w:rPr>
      </w:pPr>
      <w:bookmarkStart w:id="181"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ins w:id="182" w:author="David Tsaava" w:date="2018-06-22T13:56:00Z">
        <w:r w:rsidR="001A3315">
          <w:rPr>
            <w:lang w:val="de-DE"/>
          </w:rPr>
          <w:t>messbar</w:t>
        </w:r>
      </w:ins>
      <w:ins w:id="183" w:author="David Tsaava" w:date="2018-06-22T13:55:00Z">
        <w:r w:rsidR="001A3315">
          <w:rPr>
            <w:lang w:val="de-DE"/>
          </w:rPr>
          <w:t xml:space="preserve"> </w:t>
        </w:r>
      </w:ins>
      <w:r>
        <w:rPr>
          <w:lang w:val="de-DE"/>
        </w:rPr>
        <w:t xml:space="preserve">niedrigeren </w:t>
      </w:r>
      <w:del w:id="184" w:author="David Tsaava" w:date="2018-06-22T13:56:00Z">
        <w:r w:rsidDel="001A3315">
          <w:rPr>
            <w:lang w:val="de-DE"/>
          </w:rPr>
          <w:delText xml:space="preserve">gefühlten </w:delText>
        </w:r>
      </w:del>
      <w:r>
        <w:rPr>
          <w:lang w:val="de-DE"/>
        </w:rPr>
        <w:t>Performance führen</w:t>
      </w:r>
      <w:del w:id="185" w:author="David Tsaava" w:date="2018-06-22T13:56:00Z">
        <w:r w:rsidDel="001A3315">
          <w:rPr>
            <w:lang w:val="de-DE"/>
          </w:rPr>
          <w:delText>.</w:delText>
        </w:r>
      </w:del>
    </w:p>
    <w:p w14:paraId="1AD21F4F" w14:textId="77777777"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del w:id="186" w:author="David Tsaava" w:date="2018-06-22T13:56:00Z">
        <w:r w:rsidR="006D22F5" w:rsidDel="001A3315">
          <w:rPr>
            <w:lang w:val="de-DE"/>
          </w:rPr>
          <w:delText>.</w:delText>
        </w:r>
      </w:del>
    </w:p>
    <w:p w14:paraId="6BF02062" w14:textId="68A0B13D" w:rsidR="006A4B53" w:rsidRDefault="006A4B53" w:rsidP="006A4B53">
      <w:pPr>
        <w:pStyle w:val="berschrift3"/>
      </w:pPr>
      <w:bookmarkStart w:id="187" w:name="_Toc517096361"/>
      <w:bookmarkStart w:id="188" w:name="_Toc517363109"/>
      <w:r w:rsidRPr="00740839">
        <w:t>Baum-Topologie</w:t>
      </w:r>
      <w:bookmarkEnd w:id="181"/>
      <w:bookmarkEnd w:id="187"/>
      <w:bookmarkEnd w:id="188"/>
    </w:p>
    <w:p w14:paraId="76174516" w14:textId="61E44BF5"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207940">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207940">
        <w:t xml:space="preserve">Abbildung </w:t>
      </w:r>
      <w:r w:rsidR="00207940">
        <w:rPr>
          <w:noProof/>
        </w:rPr>
        <w:t>6</w:t>
      </w:r>
      <w:r w:rsidR="00CB5DEF">
        <w:fldChar w:fldCharType="end"/>
      </w:r>
      <w:r>
        <w:t xml:space="preserve"> zeigt eine solche Struktur</w:t>
      </w:r>
      <w:del w:id="189" w:author="David Tsaava" w:date="2018-06-22T13:56:00Z">
        <w:r w:rsidDel="001A3315">
          <w:delText xml:space="preserve"> an</w:delText>
        </w:r>
      </w:del>
      <w:r>
        <w:t>, Gerät 1 repräsentiert d</w:t>
      </w:r>
      <w:ins w:id="190" w:author="David Tsaava" w:date="2018-06-22T13:57:00Z">
        <w:r w:rsidR="001A3315">
          <w:t>ie</w:t>
        </w:r>
      </w:ins>
      <w:del w:id="191" w:author="David Tsaava" w:date="2018-06-22T13:57:00Z">
        <w:r w:rsidDel="001A3315">
          <w:delText>as</w:delText>
        </w:r>
      </w:del>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EC0048F" w:rsidR="006A4B53" w:rsidRPr="00125F34" w:rsidRDefault="00060433" w:rsidP="006A4B53">
      <w:pPr>
        <w:pStyle w:val="TextkrperEinzug"/>
        <w:numPr>
          <w:ilvl w:val="0"/>
          <w:numId w:val="12"/>
        </w:numPr>
        <w:rPr>
          <w:lang w:val="de-DE"/>
        </w:rPr>
      </w:pPr>
      <w:r>
        <w:rPr>
          <w:lang w:val="de-DE"/>
        </w:rPr>
        <w:lastRenderedPageBreak/>
        <w:t>Wenn eine Endstation in Netz ausfällt, ergib</w:t>
      </w:r>
      <w:ins w:id="192" w:author="David Tsaava" w:date="2018-06-22T13:58:00Z">
        <w:r w:rsidR="001A3315">
          <w:rPr>
            <w:lang w:val="de-DE"/>
          </w:rPr>
          <w:t>en</w:t>
        </w:r>
      </w:ins>
      <w:del w:id="193" w:author="David Tsaava" w:date="2018-06-22T13:58:00Z">
        <w:r w:rsidDel="001A3315">
          <w:rPr>
            <w:lang w:val="de-DE"/>
          </w:rPr>
          <w:delText>t</w:delText>
        </w:r>
      </w:del>
      <w:r>
        <w:rPr>
          <w:lang w:val="de-DE"/>
        </w:rPr>
        <w:t xml:space="preserve"> sich daraus</w:t>
      </w:r>
      <w:r w:rsidR="006A4B53" w:rsidRPr="00125F34">
        <w:rPr>
          <w:lang w:val="de-DE"/>
        </w:rPr>
        <w:t xml:space="preserve"> keine Konsequenzen</w:t>
      </w:r>
      <w:r>
        <w:rPr>
          <w:lang w:val="de-DE"/>
        </w:rPr>
        <w:t xml:space="preserve"> für die restlichen Geräte</w:t>
      </w:r>
      <w:del w:id="194" w:author="David Tsaava" w:date="2018-06-22T13:58:00Z">
        <w:r w:rsidDel="001A3315">
          <w:rPr>
            <w:lang w:val="de-DE"/>
          </w:rPr>
          <w:delText>.</w:delText>
        </w:r>
      </w:del>
    </w:p>
    <w:p w14:paraId="2601BED7" w14:textId="77777777"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del w:id="195" w:author="David Tsaava" w:date="2018-06-22T13:58:00Z">
        <w:r w:rsidDel="001A3315">
          <w:rPr>
            <w:lang w:val="de-DE"/>
          </w:rPr>
          <w:delText>.</w:delText>
        </w:r>
      </w:del>
    </w:p>
    <w:p w14:paraId="55A953DF" w14:textId="2FDDE5AA"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del w:id="196" w:author="David Tsaava" w:date="2018-06-22T13:59:00Z">
        <w:r w:rsidDel="001A3315">
          <w:rPr>
            <w:lang w:val="de-DE"/>
          </w:rPr>
          <w:delText>.</w:delText>
        </w:r>
      </w:del>
    </w:p>
    <w:p w14:paraId="2A5A23AE" w14:textId="7EF2DE73"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ins w:id="197" w:author="David Tsaava" w:date="2018-06-22T13:59:00Z">
        <w:r w:rsidR="001A3315">
          <w:rPr>
            <w:lang w:val="de-DE"/>
          </w:rPr>
          <w:t>n</w:t>
        </w:r>
      </w:ins>
      <w:del w:id="198" w:author="David Tsaava" w:date="2018-06-22T13:59:00Z">
        <w:r w:rsidDel="001A3315">
          <w:rPr>
            <w:lang w:val="de-DE"/>
          </w:rPr>
          <w:delText>r</w:delText>
        </w:r>
      </w:del>
      <w:r>
        <w:rPr>
          <w:lang w:val="de-DE"/>
        </w:rPr>
        <w:t xml:space="preserve"> Transport großer Datenmengen über großen Entfernungen und </w:t>
      </w:r>
      <w:ins w:id="199" w:author="David Tsaava" w:date="2018-06-22T13:59:00Z">
        <w:r w:rsidR="001A3315">
          <w:rPr>
            <w:lang w:val="de-DE"/>
          </w:rPr>
          <w:t xml:space="preserve">bietet </w:t>
        </w:r>
      </w:ins>
      <w:r>
        <w:rPr>
          <w:lang w:val="de-DE"/>
        </w:rPr>
        <w:t xml:space="preserve">somit </w:t>
      </w:r>
      <w:del w:id="200" w:author="David Tsaava" w:date="2018-06-22T14:00:00Z">
        <w:r w:rsidR="006E6ED3" w:rsidDel="001A3315">
          <w:rPr>
            <w:lang w:val="de-DE"/>
          </w:rPr>
          <w:delText xml:space="preserve">spart </w:delText>
        </w:r>
      </w:del>
      <w:r w:rsidR="006E6ED3">
        <w:rPr>
          <w:lang w:val="de-DE"/>
        </w:rPr>
        <w:t>hohe</w:t>
      </w:r>
      <w:ins w:id="201" w:author="David Tsaava" w:date="2018-06-22T13:59:00Z">
        <w:r w:rsidR="001A3315">
          <w:rPr>
            <w:lang w:val="de-DE"/>
          </w:rPr>
          <w:t>s</w:t>
        </w:r>
      </w:ins>
      <w:r w:rsidR="006E6ED3">
        <w:rPr>
          <w:lang w:val="de-DE"/>
        </w:rPr>
        <w:t xml:space="preserve"> Kosten</w:t>
      </w:r>
      <w:ins w:id="202" w:author="David Tsaava" w:date="2018-06-22T14:01:00Z">
        <w:r w:rsidR="001A3315">
          <w:rPr>
            <w:lang w:val="de-DE"/>
          </w:rPr>
          <w:t>e</w:t>
        </w:r>
      </w:ins>
      <w:ins w:id="203" w:author="David Tsaava" w:date="2018-06-22T14:00:00Z">
        <w:r w:rsidR="001A3315">
          <w:rPr>
            <w:lang w:val="de-DE"/>
          </w:rPr>
          <w:t>insparpotential</w:t>
        </w:r>
      </w:ins>
      <w:del w:id="204" w:author="David Tsaava" w:date="2018-06-22T14:01:00Z">
        <w:r w:rsidR="006E6ED3" w:rsidDel="0036526B">
          <w:rPr>
            <w:lang w:val="de-DE"/>
          </w:rPr>
          <w:delText>.</w:delText>
        </w:r>
      </w:del>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7777777" w:rsidR="00494805" w:rsidRDefault="006E6ED3" w:rsidP="00494805">
      <w:pPr>
        <w:pStyle w:val="TextkrperEinzug"/>
        <w:numPr>
          <w:ilvl w:val="0"/>
          <w:numId w:val="48"/>
        </w:numPr>
        <w:rPr>
          <w:lang w:val="de-DE"/>
        </w:rPr>
      </w:pPr>
      <w:r>
        <w:rPr>
          <w:lang w:val="de-DE"/>
        </w:rPr>
        <w:t>Das System erlaubt in Abhängigkeit von der Übertragungsrate nur eine begrenzte Leitungslänge</w:t>
      </w:r>
      <w:del w:id="205" w:author="David Tsaava" w:date="2018-06-22T14:01:00Z">
        <w:r w:rsidDel="0036526B">
          <w:rPr>
            <w:lang w:val="de-DE"/>
          </w:rPr>
          <w:delText>.</w:delText>
        </w:r>
      </w:del>
    </w:p>
    <w:p w14:paraId="246B6D08" w14:textId="479820EB" w:rsidR="006E6ED3" w:rsidRDefault="0036526B" w:rsidP="006E6ED3">
      <w:pPr>
        <w:pStyle w:val="TextkrperEinzug"/>
        <w:numPr>
          <w:ilvl w:val="0"/>
          <w:numId w:val="48"/>
        </w:numPr>
        <w:rPr>
          <w:lang w:val="de-DE"/>
        </w:rPr>
      </w:pPr>
      <w:ins w:id="206" w:author="David Tsaava" w:date="2018-06-22T14:03:00Z">
        <w:r>
          <w:rPr>
            <w:lang w:val="de-DE"/>
          </w:rPr>
          <w:t xml:space="preserve">Bedarf </w:t>
        </w:r>
      </w:ins>
      <w:del w:id="207" w:author="David Tsaava" w:date="2018-06-22T14:03:00Z">
        <w:r w:rsidR="006E6ED3" w:rsidDel="0036526B">
          <w:rPr>
            <w:lang w:val="de-DE"/>
          </w:rPr>
          <w:delText>E</w:delText>
        </w:r>
      </w:del>
      <w:ins w:id="208" w:author="David Tsaava" w:date="2018-06-22T14:03:00Z">
        <w:r>
          <w:rPr>
            <w:lang w:val="de-DE"/>
          </w:rPr>
          <w:t>e</w:t>
        </w:r>
      </w:ins>
      <w:r w:rsidR="006E6ED3">
        <w:rPr>
          <w:lang w:val="de-DE"/>
        </w:rPr>
        <w:t>ine aufwändige</w:t>
      </w:r>
      <w:ins w:id="209" w:author="David Tsaava" w:date="2018-06-22T14:03:00Z">
        <w:r>
          <w:rPr>
            <w:lang w:val="de-DE"/>
          </w:rPr>
          <w:t>n</w:t>
        </w:r>
      </w:ins>
      <w:r w:rsidR="006E6ED3">
        <w:rPr>
          <w:lang w:val="de-DE"/>
        </w:rPr>
        <w:t xml:space="preserve"> Verkabelung</w:t>
      </w:r>
      <w:del w:id="210" w:author="David Tsaava" w:date="2018-06-22T14:03:00Z">
        <w:r w:rsidR="006E6ED3" w:rsidDel="0036526B">
          <w:rPr>
            <w:lang w:val="de-DE"/>
          </w:rPr>
          <w:delText xml:space="preserve"> entfällt</w:delText>
        </w:r>
      </w:del>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del w:id="211" w:author="David Tsaava" w:date="2018-06-22T14:01:00Z">
        <w:r w:rsidR="006E6ED3" w:rsidDel="0036526B">
          <w:rPr>
            <w:lang w:val="de-DE"/>
          </w:rPr>
          <w:delText>.</w:delText>
        </w:r>
      </w:del>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lastRenderedPageBreak/>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625" cy="1895475"/>
                    </a:xfrm>
                    <a:prstGeom prst="rect">
                      <a:avLst/>
                    </a:prstGeom>
                  </pic:spPr>
                </pic:pic>
              </a:graphicData>
            </a:graphic>
          </wp:inline>
        </w:drawing>
      </w:r>
    </w:p>
    <w:p w14:paraId="1285E273" w14:textId="1A4471D7" w:rsidR="006A4B53" w:rsidRPr="00125F34" w:rsidRDefault="006A4B53" w:rsidP="006A4B53">
      <w:pPr>
        <w:pStyle w:val="Beschriftung"/>
        <w:jc w:val="both"/>
      </w:pPr>
      <w:bookmarkStart w:id="212" w:name="_Ref503962385"/>
      <w:bookmarkStart w:id="213" w:name="_Toc511225563"/>
      <w:bookmarkStart w:id="214" w:name="_Ref516493376"/>
      <w:bookmarkStart w:id="215" w:name="_Toc517363167"/>
      <w:r>
        <w:t xml:space="preserve">Abbildung </w:t>
      </w:r>
      <w:r w:rsidR="00EB49B0">
        <w:fldChar w:fldCharType="begin"/>
      </w:r>
      <w:r w:rsidR="00EB49B0">
        <w:instrText xml:space="preserve"> SEQ Abbildung \* ARABIC </w:instrText>
      </w:r>
      <w:r w:rsidR="00EB49B0">
        <w:fldChar w:fldCharType="separate"/>
      </w:r>
      <w:r w:rsidR="00207940">
        <w:rPr>
          <w:noProof/>
        </w:rPr>
        <w:t>6</w:t>
      </w:r>
      <w:r w:rsidR="00EB49B0">
        <w:rPr>
          <w:noProof/>
        </w:rPr>
        <w:fldChar w:fldCharType="end"/>
      </w:r>
      <w:bookmarkEnd w:id="212"/>
      <w:r>
        <w:t xml:space="preserve">: </w:t>
      </w:r>
      <w:r w:rsidRPr="00AD748C">
        <w:t>Baum-Topologie</w:t>
      </w:r>
      <w:bookmarkEnd w:id="213"/>
      <w:bookmarkEnd w:id="214"/>
      <w:bookmarkEnd w:id="215"/>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216" w:name="_Toc513120968"/>
      <w:bookmarkStart w:id="217" w:name="_Toc517096362"/>
      <w:bookmarkStart w:id="218" w:name="_Toc517363110"/>
      <w:r w:rsidRPr="00740839">
        <w:t>Vermaschtes Netz</w:t>
      </w:r>
      <w:bookmarkEnd w:id="216"/>
      <w:bookmarkEnd w:id="217"/>
      <w:bookmarkEnd w:id="218"/>
    </w:p>
    <w:p w14:paraId="48F50A5B" w14:textId="1467B397" w:rsidR="006A4B53" w:rsidRDefault="006A4B53" w:rsidP="006A4B53">
      <w:pPr>
        <w:pStyle w:val="Textkrper"/>
      </w:pPr>
      <w:r w:rsidRPr="0036526B">
        <w:t>Es gibt zwei Arten von vermaschten</w:t>
      </w:r>
      <w:ins w:id="219" w:author="David Tsaava" w:date="2018-06-22T14:04:00Z">
        <w:r w:rsidR="0036526B">
          <w:t xml:space="preserve"> Netzen</w:t>
        </w:r>
      </w:ins>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ins w:id="220" w:author="David Tsaava" w:date="2018-06-22T14:05:00Z">
        <w:r w:rsidR="0036526B">
          <w:t>,</w:t>
        </w:r>
      </w:ins>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207940">
        <w:t xml:space="preserve">Abbildung </w:t>
      </w:r>
      <w:r w:rsidR="00207940">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lastRenderedPageBreak/>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1962150"/>
                    </a:xfrm>
                    <a:prstGeom prst="rect">
                      <a:avLst/>
                    </a:prstGeom>
                  </pic:spPr>
                </pic:pic>
              </a:graphicData>
            </a:graphic>
          </wp:inline>
        </w:drawing>
      </w:r>
    </w:p>
    <w:p w14:paraId="58511EAD" w14:textId="4F4FD057" w:rsidR="006A4B53" w:rsidRPr="0076530D" w:rsidRDefault="006A4B53" w:rsidP="006A4B53">
      <w:pPr>
        <w:pStyle w:val="Beschriftung"/>
        <w:jc w:val="both"/>
      </w:pPr>
      <w:bookmarkStart w:id="221" w:name="_Ref516493680"/>
      <w:bookmarkStart w:id="222" w:name="_Toc511225564"/>
      <w:bookmarkStart w:id="223" w:name="_Toc517363168"/>
      <w:r>
        <w:t xml:space="preserve">Abbildung </w:t>
      </w:r>
      <w:r w:rsidR="00EB49B0">
        <w:fldChar w:fldCharType="begin"/>
      </w:r>
      <w:r w:rsidR="00EB49B0">
        <w:instrText xml:space="preserve"> SEQ Abbildung \* ARABIC </w:instrText>
      </w:r>
      <w:r w:rsidR="00EB49B0">
        <w:fldChar w:fldCharType="separate"/>
      </w:r>
      <w:r w:rsidR="00207940">
        <w:rPr>
          <w:noProof/>
        </w:rPr>
        <w:t>7</w:t>
      </w:r>
      <w:r w:rsidR="00EB49B0">
        <w:rPr>
          <w:noProof/>
        </w:rPr>
        <w:fldChar w:fldCharType="end"/>
      </w:r>
      <w:bookmarkEnd w:id="221"/>
      <w:r>
        <w:t xml:space="preserve">: </w:t>
      </w:r>
      <w:bookmarkEnd w:id="222"/>
      <w:r>
        <w:t>V</w:t>
      </w:r>
      <w:r w:rsidRPr="00195BC6">
        <w:t>ermaschte</w:t>
      </w:r>
      <w:r>
        <w:t>s</w:t>
      </w:r>
      <w:r w:rsidRPr="00195BC6">
        <w:t xml:space="preserve"> Netz</w:t>
      </w:r>
      <w:r>
        <w:t>werk</w:t>
      </w:r>
      <w:bookmarkEnd w:id="223"/>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F1746F">
      <w:pPr>
        <w:pStyle w:val="TextkrperEinzug"/>
        <w:numPr>
          <w:ilvl w:val="0"/>
          <w:numId w:val="34"/>
        </w:numPr>
        <w:rPr>
          <w:lang w:val="de-DE"/>
        </w:rPr>
      </w:pPr>
      <w:r>
        <w:rPr>
          <w:lang w:val="de-DE"/>
        </w:rPr>
        <w:t>Durch die Anordnung der gesamten Struktur ist das System die s</w:t>
      </w:r>
      <w:r w:rsidR="00CB5DEF" w:rsidRPr="00CB5DEF">
        <w:rPr>
          <w:lang w:val="de-DE"/>
        </w:rPr>
        <w:t>icherste Variante eines Netzwerkes</w:t>
      </w:r>
    </w:p>
    <w:p w14:paraId="1B23A2A7" w14:textId="0D70CC38" w:rsidR="00CB5DEF" w:rsidRDefault="00CB5DEF" w:rsidP="00F1746F">
      <w:pPr>
        <w:pStyle w:val="TextkrperEinzug"/>
        <w:numPr>
          <w:ilvl w:val="0"/>
          <w:numId w:val="34"/>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del w:id="224" w:author="David Tsaava" w:date="2018-06-22T14:05:00Z">
        <w:r w:rsidR="00305D7E" w:rsidRPr="00305D7E" w:rsidDel="0036526B">
          <w:rPr>
            <w:lang w:val="de-DE"/>
          </w:rPr>
          <w:delText>.</w:delText>
        </w:r>
      </w:del>
    </w:p>
    <w:p w14:paraId="018E091B" w14:textId="77777777" w:rsidR="00CB5DEF" w:rsidRDefault="0037657D" w:rsidP="00F1746F">
      <w:pPr>
        <w:pStyle w:val="TextkrperEinzug"/>
        <w:numPr>
          <w:ilvl w:val="0"/>
          <w:numId w:val="34"/>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del w:id="225" w:author="David Tsaava" w:date="2018-06-22T14:06:00Z">
        <w:r w:rsidR="008A0613" w:rsidDel="0036526B">
          <w:rPr>
            <w:lang w:val="de-DE"/>
          </w:rPr>
          <w:delText>.</w:delText>
        </w:r>
      </w:del>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AB20C7">
      <w:pPr>
        <w:pStyle w:val="TextkrperEinzug"/>
        <w:numPr>
          <w:ilvl w:val="0"/>
          <w:numId w:val="37"/>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58B49EBC" w:rsidR="00CB5DEF" w:rsidRPr="00CB5DEF" w:rsidRDefault="001E3666" w:rsidP="00F1746F">
      <w:pPr>
        <w:pStyle w:val="TextkrperEinzug"/>
        <w:numPr>
          <w:ilvl w:val="0"/>
          <w:numId w:val="36"/>
        </w:numPr>
        <w:rPr>
          <w:lang w:val="de-DE"/>
        </w:rPr>
      </w:pPr>
      <w:r>
        <w:rPr>
          <w:lang w:val="de-DE"/>
        </w:rPr>
        <w:t>Das System erfordert einen sehr hohen</w:t>
      </w:r>
      <w:r w:rsidR="00CB5DEF" w:rsidRPr="00CB5DEF">
        <w:rPr>
          <w:lang w:val="de-DE"/>
        </w:rPr>
        <w:t xml:space="preserve"> Energieverbrauch</w:t>
      </w:r>
      <w:r>
        <w:rPr>
          <w:lang w:val="de-DE"/>
        </w:rPr>
        <w:t xml:space="preserve"> und </w:t>
      </w:r>
      <w:ins w:id="226" w:author="David Tsaava" w:date="2018-06-22T14:06:00Z">
        <w:r w:rsidR="0036526B">
          <w:rPr>
            <w:lang w:val="de-DE"/>
          </w:rPr>
          <w:t xml:space="preserve">verursacht </w:t>
        </w:r>
      </w:ins>
      <w:r>
        <w:rPr>
          <w:lang w:val="de-DE"/>
        </w:rPr>
        <w:t>entsprechend</w:t>
      </w:r>
      <w:del w:id="227" w:author="David Tsaava" w:date="2018-06-22T14:06:00Z">
        <w:r w:rsidDel="0036526B">
          <w:rPr>
            <w:lang w:val="de-DE"/>
          </w:rPr>
          <w:delText>en</w:delText>
        </w:r>
      </w:del>
      <w:r>
        <w:rPr>
          <w:lang w:val="de-DE"/>
        </w:rPr>
        <w:t xml:space="preserve"> steigende Energiekosten</w:t>
      </w:r>
      <w:del w:id="228" w:author="David Tsaava" w:date="2018-06-22T14:06:00Z">
        <w:r w:rsidDel="0036526B">
          <w:rPr>
            <w:lang w:val="de-DE"/>
          </w:rPr>
          <w:delText>.</w:delText>
        </w:r>
      </w:del>
    </w:p>
    <w:p w14:paraId="682B454F" w14:textId="1D973D01" w:rsidR="00CB5DEF" w:rsidRPr="00CB5DEF" w:rsidRDefault="00CD68DB" w:rsidP="00F1746F">
      <w:pPr>
        <w:pStyle w:val="TextkrperEinzug"/>
        <w:numPr>
          <w:ilvl w:val="0"/>
          <w:numId w:val="35"/>
        </w:numPr>
        <w:rPr>
          <w:lang w:val="de-DE"/>
        </w:rPr>
      </w:pPr>
      <w:del w:id="229" w:author="David Tsaava" w:date="2018-06-22T14:07:00Z">
        <w:r w:rsidDel="0036526B">
          <w:rPr>
            <w:lang w:val="de-DE"/>
          </w:rPr>
          <w:lastRenderedPageBreak/>
          <w:delText>Da das System zuverlässig aufgebaut ist</w:delText>
        </w:r>
      </w:del>
      <w:ins w:id="230" w:author="David Tsaava" w:date="2018-06-22T14:07:00Z">
        <w:r w:rsidR="0036526B">
          <w:rPr>
            <w:lang w:val="de-DE"/>
          </w:rPr>
          <w:t xml:space="preserve">Für einen zuferllässigen </w:t>
        </w:r>
      </w:ins>
      <w:ins w:id="231" w:author="David Tsaava" w:date="2018-06-22T14:08:00Z">
        <w:r w:rsidR="0036526B">
          <w:rPr>
            <w:lang w:val="de-DE"/>
          </w:rPr>
          <w:t>Aufbau</w:t>
        </w:r>
      </w:ins>
      <w:del w:id="232" w:author="David Tsaava" w:date="2018-06-22T14:08:00Z">
        <w:r w:rsidDel="0036526B">
          <w:rPr>
            <w:lang w:val="de-DE"/>
          </w:rPr>
          <w:delText>,</w:delText>
        </w:r>
      </w:del>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233" w:name="_Toc513120969"/>
      <w:bookmarkStart w:id="234" w:name="_Toc517096363"/>
      <w:bookmarkStart w:id="235" w:name="_Toc517363111"/>
      <w:r>
        <w:t>Netzwerke-Protokolle</w:t>
      </w:r>
      <w:bookmarkEnd w:id="233"/>
      <w:bookmarkEnd w:id="234"/>
      <w:bookmarkEnd w:id="235"/>
    </w:p>
    <w:p w14:paraId="1DC9DA06" w14:textId="4BF1E560"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ins w:id="236" w:author="David Tsaava" w:date="2018-06-22T11:32:00Z">
        <w:r w:rsidR="0036526B">
          <w:t>Ether</w:t>
        </w:r>
        <w:r w:rsidR="0001517C">
          <w:t xml:space="preserve">CAT, </w:t>
        </w:r>
      </w:ins>
      <w:r w:rsidRPr="00AE4F6E">
        <w:t>PROFINET. In diesem Abschnitt werden zwei der wichtigsten Netzwerkeprotokolle</w:t>
      </w:r>
      <w:ins w:id="237" w:author="David Tsaava" w:date="2018-06-22T14:09:00Z">
        <w:r w:rsidR="0036526B">
          <w:t xml:space="preserve"> aus Hilscher Sicht</w:t>
        </w:r>
      </w:ins>
      <w:r w:rsidRPr="00AE4F6E">
        <w:t xml:space="preserve"> kurz betrachtet. </w:t>
      </w:r>
      <w:del w:id="238" w:author="David Tsaava" w:date="2018-06-22T14:10:00Z">
        <w:r w:rsidRPr="00AE4F6E" w:rsidDel="0036526B">
          <w:delText>Bei der Vorstellung handelt es sich um die Protokolle</w:delText>
        </w:r>
      </w:del>
      <w:ins w:id="239" w:author="David Tsaava" w:date="2018-06-22T14:10:00Z">
        <w:r w:rsidR="0036526B">
          <w:t>Diese sind</w:t>
        </w:r>
      </w:ins>
      <w:r w:rsidRPr="00AE4F6E">
        <w:t xml:space="preserve"> PROFIBUS und PROFINET</w:t>
      </w:r>
      <w:ins w:id="240" w:author="David Tsaava" w:date="2018-06-22T14:10:00Z">
        <w:r w:rsidR="0036526B">
          <w:t xml:space="preserve"> IRT</w:t>
        </w:r>
      </w:ins>
      <w:r w:rsidRPr="00AE4F6E">
        <w:t>, da auch der Schwerpunkt dieser Arbeit auf diesen beiden Systemen beruht.</w:t>
      </w:r>
    </w:p>
    <w:p w14:paraId="63BDDCD0" w14:textId="2D7A3A3E" w:rsidR="006A4B53" w:rsidRPr="00AE4F6E" w:rsidDel="001560B1" w:rsidRDefault="006A4B53" w:rsidP="006A4B53">
      <w:pPr>
        <w:pStyle w:val="TextkrperEinzug"/>
        <w:ind w:firstLine="0"/>
        <w:rPr>
          <w:del w:id="241" w:author="David Tsaava" w:date="2018-06-22T14:11:00Z"/>
          <w:lang w:val="de-DE"/>
        </w:rPr>
      </w:pPr>
      <w:del w:id="242" w:author="David Tsaava" w:date="2018-06-22T14:11:00Z">
        <w:r w:rsidRPr="00AE4F6E" w:rsidDel="001560B1">
          <w:rPr>
            <w:lang w:val="de-DE"/>
          </w:rPr>
          <w:delText>In dem Abschnitt</w:delText>
        </w:r>
        <w:r w:rsidR="00CB5DEF" w:rsidDel="001560B1">
          <w:rPr>
            <w:lang w:val="de-DE"/>
          </w:rPr>
          <w:delText xml:space="preserve"> </w:delText>
        </w:r>
        <w:r w:rsidR="00CB5DEF" w:rsidDel="001560B1">
          <w:fldChar w:fldCharType="begin"/>
        </w:r>
        <w:r w:rsidR="00CB5DEF" w:rsidDel="001560B1">
          <w:rPr>
            <w:lang w:val="de-DE"/>
          </w:rPr>
          <w:delInstrText xml:space="preserve"> REF _Ref516493955 \r \h </w:delInstrText>
        </w:r>
        <w:r w:rsidR="00CB5DEF" w:rsidDel="001560B1">
          <w:fldChar w:fldCharType="separate"/>
        </w:r>
        <w:r w:rsidR="00207940" w:rsidDel="001560B1">
          <w:rPr>
            <w:lang w:val="de-DE"/>
          </w:rPr>
          <w:delText>2.3.1</w:delText>
        </w:r>
        <w:r w:rsidR="00CB5DEF" w:rsidDel="001560B1">
          <w:fldChar w:fldCharType="end"/>
        </w:r>
        <w:r w:rsidR="00B311C9" w:rsidDel="001560B1">
          <w:rPr>
            <w:lang w:val="de-DE"/>
          </w:rPr>
          <w:delText xml:space="preserve"> </w:delText>
        </w:r>
        <w:r w:rsidRPr="00AE4F6E" w:rsidDel="001560B1">
          <w:rPr>
            <w:lang w:val="de-DE"/>
          </w:rPr>
          <w:delText xml:space="preserve">wird kurz erklärt was der PROFIBUS kann und kurz auf charakteristischen Merkmale der PROFIBUS-Geräte eingegangen. Das Protokoll PROFINET wird dann im anschließenden Abschnitt </w:delText>
        </w:r>
        <w:r w:rsidR="00B311C9" w:rsidDel="001560B1">
          <w:fldChar w:fldCharType="begin"/>
        </w:r>
        <w:r w:rsidR="00B311C9" w:rsidDel="001560B1">
          <w:rPr>
            <w:lang w:val="de-DE"/>
          </w:rPr>
          <w:delInstrText xml:space="preserve"> REF _Ref516493979 \r \h </w:delInstrText>
        </w:r>
        <w:r w:rsidR="00B311C9" w:rsidDel="001560B1">
          <w:fldChar w:fldCharType="separate"/>
        </w:r>
        <w:r w:rsidR="00207940" w:rsidDel="001560B1">
          <w:rPr>
            <w:lang w:val="de-DE"/>
          </w:rPr>
          <w:delText>2.3.2</w:delText>
        </w:r>
        <w:r w:rsidR="00B311C9" w:rsidDel="001560B1">
          <w:fldChar w:fldCharType="end"/>
        </w:r>
        <w:r w:rsidR="00B311C9" w:rsidDel="001560B1">
          <w:rPr>
            <w:rStyle w:val="Kommentarzeichen"/>
            <w:rFonts w:ascii="Arial" w:hAnsi="Arial" w:cs="Times New Roman"/>
          </w:rPr>
          <w:delText xml:space="preserve"> </w:delText>
        </w:r>
        <w:r w:rsidRPr="00AE4F6E" w:rsidDel="001560B1">
          <w:rPr>
            <w:lang w:val="de-DE"/>
          </w:rPr>
          <w:delText xml:space="preserve">betrachtet. </w:delText>
        </w:r>
      </w:del>
    </w:p>
    <w:p w14:paraId="05CD0017" w14:textId="03C3BD74" w:rsidR="006A4B53" w:rsidRPr="00AE4F6E" w:rsidRDefault="006A4B53" w:rsidP="006A4B53">
      <w:pPr>
        <w:pStyle w:val="berschrift3"/>
      </w:pPr>
      <w:bookmarkStart w:id="243" w:name="_Toc513120970"/>
      <w:bookmarkStart w:id="244" w:name="_Ref516493946"/>
      <w:bookmarkStart w:id="245" w:name="_Ref516493955"/>
      <w:bookmarkStart w:id="246" w:name="_Toc517096364"/>
      <w:bookmarkStart w:id="247" w:name="_Toc517363112"/>
      <w:r w:rsidRPr="00AE4F6E">
        <w:t>PROFIBUS</w:t>
      </w:r>
      <w:bookmarkEnd w:id="243"/>
      <w:bookmarkEnd w:id="244"/>
      <w:bookmarkEnd w:id="245"/>
      <w:bookmarkEnd w:id="246"/>
      <w:bookmarkEnd w:id="247"/>
    </w:p>
    <w:p w14:paraId="248934BE" w14:textId="51B3C6E7"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207940">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w:t>
      </w:r>
      <w:ins w:id="248" w:author="David Tsaava" w:date="2018-06-22T15:28:00Z">
        <w:r w:rsidR="00357AF0">
          <w:t>, in der Prozessautomatisierung und in der Fabrikautomation,</w:t>
        </w:r>
      </w:ins>
      <w:r w:rsidRPr="00AE4F6E">
        <w:t xml:space="preserve"> </w:t>
      </w:r>
      <w:del w:id="249" w:author="David Tsaava" w:date="2018-06-22T15:28:00Z">
        <w:r w:rsidRPr="00AE4F6E" w:rsidDel="00357AF0">
          <w:delText xml:space="preserve">und Gebäudeautomatisierung </w:delText>
        </w:r>
      </w:del>
      <w:r w:rsidRPr="00AE4F6E">
        <w:t>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56A7F35A"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w:t>
      </w:r>
      <w:del w:id="250" w:author="David Tsaava" w:date="2018-06-22T15:01:00Z">
        <w:r w:rsidDel="00612EFA">
          <w:rPr>
            <w:lang w:val="de-DE"/>
          </w:rPr>
          <w:delText xml:space="preserve">ist </w:delText>
        </w:r>
      </w:del>
      <w:r>
        <w:rPr>
          <w:lang w:val="de-DE"/>
        </w:rPr>
        <w:t xml:space="preserve">basiert auf das </w:t>
      </w:r>
      <w:r w:rsidRPr="008B2B11">
        <w:rPr>
          <w:lang w:val="de-DE"/>
        </w:rPr>
        <w:t>OSI-Referenzmodell</w:t>
      </w:r>
      <w:ins w:id="251" w:author="David Tsaava" w:date="2018-06-22T15:01:00Z">
        <w:r w:rsidR="00612EFA">
          <w:rPr>
            <w:lang w:val="de-DE"/>
          </w:rPr>
          <w:t xml:space="preserve"> </w:t>
        </w:r>
      </w:ins>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207940">
        <w:rPr>
          <w:lang w:val="de-DE"/>
        </w:rPr>
        <w:t>2.1</w:t>
      </w:r>
      <w:r>
        <w:rPr>
          <w:lang w:val="de-DE"/>
        </w:rPr>
        <w:fldChar w:fldCharType="end"/>
      </w:r>
      <w:r>
        <w:rPr>
          <w:lang w:val="de-DE"/>
        </w:rPr>
        <w:t>)</w:t>
      </w:r>
      <w:r w:rsidR="00247A79">
        <w:rPr>
          <w:lang w:val="de-DE"/>
        </w:rPr>
        <w:t xml:space="preserve"> und unterteilt </w:t>
      </w:r>
      <w:r w:rsidR="00247A79">
        <w:rPr>
          <w:lang w:val="de-DE"/>
        </w:rPr>
        <w:lastRenderedPageBreak/>
        <w:t xml:space="preserve">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150" cy="3876675"/>
                    </a:xfrm>
                    <a:prstGeom prst="rect">
                      <a:avLst/>
                    </a:prstGeom>
                  </pic:spPr>
                </pic:pic>
              </a:graphicData>
            </a:graphic>
          </wp:inline>
        </w:drawing>
      </w:r>
    </w:p>
    <w:p w14:paraId="76627611" w14:textId="3A86E8BE" w:rsidR="00127438" w:rsidRDefault="00127438" w:rsidP="00127438">
      <w:pPr>
        <w:pStyle w:val="Beschriftung"/>
        <w:jc w:val="both"/>
      </w:pPr>
      <w:bookmarkStart w:id="252" w:name="_Toc517363169"/>
      <w:r>
        <w:t xml:space="preserve">Abbildung </w:t>
      </w:r>
      <w:r w:rsidR="00EB49B0">
        <w:fldChar w:fldCharType="begin"/>
      </w:r>
      <w:r w:rsidR="00EB49B0">
        <w:instrText xml:space="preserve"> SEQ Abbildung \* ARABIC </w:instrText>
      </w:r>
      <w:r w:rsidR="00EB49B0">
        <w:fldChar w:fldCharType="separate"/>
      </w:r>
      <w:r w:rsidR="00207940">
        <w:rPr>
          <w:noProof/>
        </w:rPr>
        <w:t>8</w:t>
      </w:r>
      <w:r w:rsidR="00EB49B0">
        <w:rPr>
          <w:noProof/>
        </w:rPr>
        <w:fldChar w:fldCharType="end"/>
      </w:r>
      <w:r>
        <w:t>: PROFIBUS basiert auf international etablierte Standard</w:t>
      </w:r>
      <w:bookmarkEnd w:id="252"/>
    </w:p>
    <w:p w14:paraId="395EF14D" w14:textId="4069BE6A" w:rsidR="00B62E74" w:rsidRDefault="00B62E74" w:rsidP="00B62E74">
      <w:pPr>
        <w:pStyle w:val="TextkrperEinzug"/>
        <w:ind w:firstLine="0"/>
        <w:rPr>
          <w:lang w:val="de-DE"/>
        </w:rPr>
      </w:pPr>
      <w:r>
        <w:rPr>
          <w:lang w:val="de-DE"/>
        </w:rPr>
        <w:t>Jede Schicht übernimmt genau</w:t>
      </w:r>
      <w:del w:id="253" w:author="David Tsaava" w:date="2018-06-22T15:01:00Z">
        <w:r w:rsidDel="00612EFA">
          <w:rPr>
            <w:lang w:val="de-DE"/>
          </w:rPr>
          <w:delText>e</w:delText>
        </w:r>
      </w:del>
      <w:r>
        <w:rPr>
          <w:lang w:val="de-DE"/>
        </w:rPr>
        <w:t xml:space="preserve">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lastRenderedPageBreak/>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2217EC7A"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del w:id="254" w:author="David Tsaava" w:date="2018-06-22T15:04:00Z">
        <w:r w:rsidR="006A4B53" w:rsidRPr="00137E18" w:rsidDel="00612EFA">
          <w:rPr>
            <w:lang w:val="de-DE"/>
          </w:rPr>
          <w:delText xml:space="preserve">welcher </w:delText>
        </w:r>
      </w:del>
      <w:ins w:id="255" w:author="David Tsaava" w:date="2018-06-22T15:04:00Z">
        <w:r w:rsidR="00612EFA">
          <w:rPr>
            <w:lang w:val="de-DE"/>
          </w:rPr>
          <w:t>wird</w:t>
        </w:r>
        <w:r w:rsidR="00612EFA" w:rsidRPr="00137E18">
          <w:rPr>
            <w:lang w:val="de-DE"/>
          </w:rPr>
          <w:t xml:space="preserve"> </w:t>
        </w:r>
      </w:ins>
      <w:r w:rsidR="006A4B53" w:rsidRPr="00137E18">
        <w:rPr>
          <w:lang w:val="de-DE"/>
        </w:rPr>
        <w:t>vorrangig im Gebiet der Verfahrenstechnik eingesetzt</w:t>
      </w:r>
      <w:del w:id="256" w:author="David Tsaava" w:date="2018-06-22T15:04:00Z">
        <w:r w:rsidR="006A4B53" w:rsidRPr="00137E18" w:rsidDel="00612EFA">
          <w:rPr>
            <w:lang w:val="de-DE"/>
          </w:rPr>
          <w:delText xml:space="preserve"> wird</w:delText>
        </w:r>
      </w:del>
      <w:r w:rsidR="006A4B53" w:rsidRPr="00137E18">
        <w:rPr>
          <w:lang w:val="de-DE"/>
        </w:rPr>
        <w:t>, ist für die Kommunikation zwischen Mess- und Prozessgeräten oder zwischen Aktoren und Prozessleitsystemen zuständig.</w:t>
      </w:r>
    </w:p>
    <w:p w14:paraId="2A1DBACF" w14:textId="31D1D603"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27FEF52" w14:textId="3BE994F7" w:rsidR="006A4B53" w:rsidRDefault="006A4B53" w:rsidP="006A4B53">
      <w:pPr>
        <w:pStyle w:val="TextkrperEinzug"/>
        <w:ind w:firstLine="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3CBC9E74" w:rsidR="006A4B53" w:rsidRDefault="006A4B53" w:rsidP="006A4B53">
      <w:pPr>
        <w:pStyle w:val="TextkrperEinzug"/>
        <w:ind w:firstLine="0"/>
        <w:rPr>
          <w:lang w:val="de-DE"/>
        </w:rPr>
      </w:pPr>
      <w:r>
        <w:rPr>
          <w:lang w:val="de-DE"/>
        </w:rPr>
        <w:t xml:space="preserve">Mit dem PROFIBUS können folgende </w:t>
      </w:r>
      <w:del w:id="257" w:author="David Tsaava" w:date="2018-06-22T15:11:00Z">
        <w:r w:rsidDel="00081F68">
          <w:rPr>
            <w:lang w:val="de-DE"/>
          </w:rPr>
          <w:delText xml:space="preserve">System </w:delText>
        </w:r>
      </w:del>
      <w:r>
        <w:rPr>
          <w:lang w:val="de-DE"/>
        </w:rPr>
        <w:t>Systeme realisiert werden:</w:t>
      </w:r>
    </w:p>
    <w:p w14:paraId="3A20C503" w14:textId="79B59DF6" w:rsidR="006A4B53" w:rsidRDefault="006A4B53" w:rsidP="006A4B53">
      <w:pPr>
        <w:pStyle w:val="TextkrperEinzug"/>
        <w:numPr>
          <w:ilvl w:val="0"/>
          <w:numId w:val="16"/>
        </w:numPr>
        <w:rPr>
          <w:lang w:val="de-DE"/>
        </w:rPr>
      </w:pPr>
      <w:r>
        <w:rPr>
          <w:lang w:val="de-DE"/>
        </w:rPr>
        <w:lastRenderedPageBreak/>
        <w:t>Master-Slave-System</w:t>
      </w:r>
    </w:p>
    <w:p w14:paraId="1632E5B9" w14:textId="5BF400E6" w:rsidR="006A4B53" w:rsidRDefault="006A4B53" w:rsidP="006A4B53">
      <w:pPr>
        <w:pStyle w:val="TextkrperEinzug"/>
        <w:numPr>
          <w:ilvl w:val="0"/>
          <w:numId w:val="16"/>
        </w:numPr>
        <w:rPr>
          <w:lang w:val="de-DE"/>
        </w:rPr>
      </w:pPr>
      <w:r>
        <w:rPr>
          <w:lang w:val="de-DE"/>
        </w:rPr>
        <w:t>Master-Master</w:t>
      </w:r>
      <w:ins w:id="258" w:author="David Tsaava" w:date="2018-06-22T15:11:00Z">
        <w:r w:rsidR="00081F68">
          <w:rPr>
            <w:lang w:val="de-DE"/>
          </w:rPr>
          <w:t>-</w:t>
        </w:r>
      </w:ins>
      <w:del w:id="259" w:author="David Tsaava" w:date="2018-06-22T15:11:00Z">
        <w:r w:rsidDel="00081F68">
          <w:rPr>
            <w:lang w:val="de-DE"/>
          </w:rPr>
          <w:delText xml:space="preserve"> </w:delText>
        </w:r>
      </w:del>
      <w:r>
        <w:rPr>
          <w:lang w:val="de-DE"/>
        </w:rPr>
        <w:t>System</w:t>
      </w:r>
    </w:p>
    <w:p w14:paraId="39A3B7AF" w14:textId="0169D235" w:rsidR="006A4B53" w:rsidRPr="00FF7A97" w:rsidRDefault="006A4B53" w:rsidP="006A4B53">
      <w:pPr>
        <w:pStyle w:val="TextkrperEinzug"/>
        <w:numPr>
          <w:ilvl w:val="0"/>
          <w:numId w:val="16"/>
        </w:numPr>
        <w:rPr>
          <w:lang w:val="en-US"/>
        </w:rPr>
      </w:pPr>
      <w:r w:rsidRPr="00FF7A97">
        <w:rPr>
          <w:lang w:val="en-US"/>
        </w:rPr>
        <w:t>Master/Slave–Master/Slave</w:t>
      </w:r>
      <w:ins w:id="260" w:author="David Tsaava" w:date="2018-06-22T15:12:00Z">
        <w:r w:rsidR="00081F68">
          <w:rPr>
            <w:lang w:val="en-US"/>
          </w:rPr>
          <w:t>-</w:t>
        </w:r>
      </w:ins>
      <w:del w:id="261" w:author="David Tsaava" w:date="2018-06-22T15:12:00Z">
        <w:r w:rsidRPr="00FF7A97" w:rsidDel="00081F68">
          <w:rPr>
            <w:lang w:val="en-US"/>
          </w:rPr>
          <w:delText xml:space="preserve"> </w:delText>
        </w:r>
      </w:del>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1FB0F611" w:rsidR="006A4B53" w:rsidRPr="00AE4F6E" w:rsidRDefault="006A4B53" w:rsidP="006A4B53">
      <w:pPr>
        <w:pStyle w:val="Beschriftung"/>
        <w:jc w:val="both"/>
      </w:pPr>
      <w:bookmarkStart w:id="262" w:name="_Ref513805458"/>
      <w:bookmarkStart w:id="263" w:name="_Toc511225565"/>
      <w:bookmarkStart w:id="264" w:name="_Ref513805340"/>
      <w:bookmarkStart w:id="265" w:name="_Ref513805389"/>
      <w:bookmarkStart w:id="266" w:name="_Toc517363170"/>
      <w:r>
        <w:t xml:space="preserve">Abbildung </w:t>
      </w:r>
      <w:r w:rsidR="00EB49B0">
        <w:fldChar w:fldCharType="begin"/>
      </w:r>
      <w:r w:rsidR="00EB49B0">
        <w:instrText xml:space="preserve"> SEQ Abbildung \* ARABIC </w:instrText>
      </w:r>
      <w:r w:rsidR="00EB49B0">
        <w:fldChar w:fldCharType="separate"/>
      </w:r>
      <w:r w:rsidR="00207940">
        <w:rPr>
          <w:noProof/>
        </w:rPr>
        <w:t>9</w:t>
      </w:r>
      <w:r w:rsidR="00EB49B0">
        <w:rPr>
          <w:noProof/>
        </w:rPr>
        <w:fldChar w:fldCharType="end"/>
      </w:r>
      <w:bookmarkEnd w:id="262"/>
      <w:r>
        <w:t xml:space="preserve">: </w:t>
      </w:r>
      <w:r w:rsidRPr="0048378F">
        <w:t xml:space="preserve">Beispielhafte </w:t>
      </w:r>
      <w:r>
        <w:t>PROFIBUS-</w:t>
      </w:r>
      <w:r w:rsidRPr="0048378F">
        <w:t xml:space="preserve">Topologie </w:t>
      </w:r>
      <w:r w:rsidRPr="00AE4F6E">
        <w:t>an einem Master-Slave-</w:t>
      </w:r>
      <w:bookmarkEnd w:id="263"/>
      <w:r w:rsidRPr="00AE4F6E">
        <w:t>System</w:t>
      </w:r>
      <w:bookmarkEnd w:id="264"/>
      <w:bookmarkEnd w:id="265"/>
      <w:bookmarkEnd w:id="266"/>
    </w:p>
    <w:p w14:paraId="60405DC4" w14:textId="598AF28E" w:rsidR="006A4B53" w:rsidRPr="00DE1342" w:rsidRDefault="006A4B53" w:rsidP="006A4B53">
      <w:pPr>
        <w:pStyle w:val="TextkrperEinzug"/>
        <w:ind w:firstLine="0"/>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207940" w:rsidRPr="00207940">
        <w:rPr>
          <w:lang w:val="de-DE"/>
        </w:rPr>
        <w:t xml:space="preserve">Abbildung </w:t>
      </w:r>
      <w:r w:rsidR="00207940" w:rsidRPr="00207940">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w:t>
      </w:r>
      <w:ins w:id="267" w:author="David Tsaava" w:date="2018-06-22T15:13:00Z">
        <w:r w:rsidR="00081F68">
          <w:rPr>
            <w:lang w:val="de-DE"/>
          </w:rPr>
          <w:t xml:space="preserve">und </w:t>
        </w:r>
      </w:ins>
      <w:r w:rsidRPr="00AE4F6E">
        <w:rPr>
          <w:lang w:val="de-DE"/>
        </w:rPr>
        <w:t>den angeschlossenen Slave-Stationen. In diesem System können zyklischen als auch</w:t>
      </w:r>
      <w:r>
        <w:rPr>
          <w:lang w:val="de-DE"/>
        </w:rPr>
        <w:t xml:space="preserve"> azyklische Daten zwischen dem Master und den Slaves ausgetauscht werden. Die SPS </w:t>
      </w:r>
      <w:ins w:id="268" w:author="David Tsaava" w:date="2018-06-22T15:14:00Z">
        <w:r w:rsidR="00081F68">
          <w:rPr>
            <w:lang w:val="de-DE"/>
          </w:rPr>
          <w:t xml:space="preserve">wird </w:t>
        </w:r>
      </w:ins>
      <w:r>
        <w:rPr>
          <w:lang w:val="de-DE"/>
        </w:rPr>
        <w:t>zur Steuerung des gesamten Systems und der PC zur Konfiguration des Systems und zur Programmierung der SPS</w:t>
      </w:r>
      <w:ins w:id="269" w:author="David Tsaava" w:date="2018-06-22T15:14:00Z">
        <w:r w:rsidR="00081F68">
          <w:rPr>
            <w:lang w:val="de-DE"/>
          </w:rPr>
          <w:t xml:space="preserve"> verwendet</w:t>
        </w:r>
      </w:ins>
      <w:r>
        <w:rPr>
          <w:lang w:val="de-DE"/>
        </w:rPr>
        <w:t xml:space="preserve">. </w:t>
      </w:r>
      <w:del w:id="270" w:author="David Tsaava" w:date="2018-06-22T15:17:00Z">
        <w:r w:rsidDel="00081F68">
          <w:rPr>
            <w:lang w:val="de-DE"/>
          </w:rPr>
          <w:delText>Der kommuniziert in der Praxis meist über ein eigenes</w:delText>
        </w:r>
        <w:r w:rsidRPr="001F0FEA" w:rsidDel="00081F68">
          <w:rPr>
            <w:lang w:val="de-DE"/>
          </w:rPr>
          <w:delText xml:space="preserve"> Protokoll </w:delText>
        </w:r>
        <w:r w:rsidDel="00081F68">
          <w:rPr>
            <w:lang w:val="de-DE"/>
          </w:rPr>
          <w:delText>mit der Steuerung.</w:delText>
        </w:r>
      </w:del>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271" w:name="_Toc513120971"/>
      <w:bookmarkStart w:id="272" w:name="_Ref516493979"/>
      <w:bookmarkStart w:id="273" w:name="_Toc517096365"/>
      <w:bookmarkStart w:id="274" w:name="_Toc517363113"/>
      <w:r>
        <w:t>PROFINET</w:t>
      </w:r>
      <w:bookmarkEnd w:id="271"/>
      <w:bookmarkEnd w:id="272"/>
      <w:bookmarkEnd w:id="273"/>
      <w:bookmarkEnd w:id="274"/>
    </w:p>
    <w:p w14:paraId="66A8CE92" w14:textId="1AAC930A" w:rsidR="006A4B53" w:rsidRDefault="006A4B53" w:rsidP="006A4B53">
      <w:pPr>
        <w:pStyle w:val="Textkrper"/>
      </w:pPr>
      <w:r w:rsidRPr="0001517C">
        <w:rPr>
          <w:highlight w:val="yellow"/>
          <w:rPrChange w:id="275" w:author="David Tsaava" w:date="2018-06-22T11:33:00Z">
            <w:rPr/>
          </w:rPrChange>
        </w:rPr>
        <w:t xml:space="preserve">PROFINET wurde </w:t>
      </w:r>
      <w:ins w:id="276" w:author="David Tsaava" w:date="2018-06-22T15:21:00Z">
        <w:r w:rsidR="00357AF0">
          <w:rPr>
            <w:highlight w:val="yellow"/>
          </w:rPr>
          <w:t xml:space="preserve">in </w:t>
        </w:r>
      </w:ins>
      <w:del w:id="277" w:author="David Tsaava" w:date="2018-06-22T15:21:00Z">
        <w:r w:rsidRPr="0001517C" w:rsidDel="00357AF0">
          <w:rPr>
            <w:highlight w:val="yellow"/>
            <w:rPrChange w:id="278" w:author="David Tsaava" w:date="2018-06-22T11:33:00Z">
              <w:rPr/>
            </w:rPrChange>
          </w:rPr>
          <w:delText>z</w:delText>
        </w:r>
      </w:del>
      <w:ins w:id="279" w:author="David Tsaava" w:date="2018-06-22T15:21:00Z">
        <w:r w:rsidR="00357AF0">
          <w:rPr>
            <w:highlight w:val="yellow"/>
          </w:rPr>
          <w:t>Z</w:t>
        </w:r>
      </w:ins>
      <w:r w:rsidRPr="0001517C">
        <w:rPr>
          <w:highlight w:val="yellow"/>
          <w:rPrChange w:id="280" w:author="David Tsaava" w:date="2018-06-22T11:33:00Z">
            <w:rPr/>
          </w:rPrChange>
        </w:rPr>
        <w:t>usammen</w:t>
      </w:r>
      <w:ins w:id="281" w:author="David Tsaava" w:date="2018-06-22T15:21:00Z">
        <w:r w:rsidR="00357AF0">
          <w:rPr>
            <w:highlight w:val="yellow"/>
          </w:rPr>
          <w:t>arbeit</w:t>
        </w:r>
      </w:ins>
      <w:r w:rsidRPr="0001517C">
        <w:rPr>
          <w:highlight w:val="yellow"/>
          <w:rPrChange w:id="282" w:author="David Tsaava" w:date="2018-06-22T11:33:00Z">
            <w:rPr/>
          </w:rPrChange>
        </w:rPr>
        <w:t xml:space="preserve"> von Siemens und den Mitgliedsfirmen der Profibus-Nutzerorganisation </w:t>
      </w:r>
      <w:ins w:id="283" w:author="David Tsaava" w:date="2018-06-22T15:21:00Z">
        <w:r w:rsidR="00357AF0">
          <w:rPr>
            <w:highlight w:val="yellow"/>
          </w:rPr>
          <w:t xml:space="preserve">(PNO) </w:t>
        </w:r>
      </w:ins>
      <w:r w:rsidRPr="0001517C">
        <w:rPr>
          <w:highlight w:val="yellow"/>
          <w:rPrChange w:id="284" w:author="David Tsaava" w:date="2018-06-22T11:33:00Z">
            <w:rPr/>
          </w:rPrChange>
        </w:rPr>
        <w:t>entwickelt</w:t>
      </w:r>
      <w:ins w:id="285" w:author="David Tsaava" w:date="2018-06-22T15:21:00Z">
        <w:r w:rsidR="00357AF0">
          <w:t xml:space="preserve"> und wird von PROFIBUS and PROFINET International (PI)</w:t>
        </w:r>
      </w:ins>
      <w:ins w:id="286" w:author="David Tsaava" w:date="2018-06-22T15:23:00Z">
        <w:r w:rsidR="00357AF0">
          <w:t xml:space="preserve"> gewartet und weiterentwickelt</w:t>
        </w:r>
      </w:ins>
      <w:r>
        <w:t>. Basierend auf Ethernet</w:t>
      </w:r>
      <w:del w:id="287" w:author="David Tsaava" w:date="2018-06-22T15:25:00Z">
        <w:r w:rsidDel="00357AF0">
          <w:delText>-TCP/IP</w:delText>
        </w:r>
      </w:del>
      <w:r>
        <w:t xml:space="preserve"> ist PROFINET die Ergänzung zur PROFIBUS. </w:t>
      </w:r>
      <w:commentRangeStart w:id="288"/>
      <w:r>
        <w:t>Durch das Ethernet-TCP/IP besitzen Anwendungen nun die Möglichkeit, neben der schnellen Datenkommunikation IT-Funktionalitäten durchzuführen</w:t>
      </w:r>
      <w:commentRangeEnd w:id="288"/>
      <w:r w:rsidR="004E59B0">
        <w:rPr>
          <w:rStyle w:val="Kommentarzeichen"/>
          <w:rFonts w:ascii="Arial" w:hAnsi="Arial"/>
        </w:rPr>
        <w:commentReference w:id="288"/>
      </w:r>
      <w:r>
        <w:t xml:space="preserve">. Das PROFINET-Netzwerk wird wie auch PROFIBUS in der Prozessautomatisierung und </w:t>
      </w:r>
      <w:del w:id="289" w:author="David Tsaava" w:date="2018-06-22T15:26:00Z">
        <w:r w:rsidDel="00357AF0">
          <w:delText xml:space="preserve">Gebäudeautomation </w:delText>
        </w:r>
      </w:del>
      <w:ins w:id="290" w:author="David Tsaava" w:date="2018-06-22T15:26:00Z">
        <w:r w:rsidR="00357AF0">
          <w:t xml:space="preserve">Fabrikautomation </w:t>
        </w:r>
      </w:ins>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F1746F">
      <w:pPr>
        <w:pStyle w:val="TextkrperEinzug"/>
        <w:numPr>
          <w:ilvl w:val="0"/>
          <w:numId w:val="33"/>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F1746F">
      <w:pPr>
        <w:pStyle w:val="TextkrperEinzug"/>
        <w:numPr>
          <w:ilvl w:val="0"/>
          <w:numId w:val="32"/>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DC4751">
      <w:pPr>
        <w:pStyle w:val="TextkrperEinzug"/>
        <w:numPr>
          <w:ilvl w:val="0"/>
          <w:numId w:val="32"/>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F1746F">
      <w:pPr>
        <w:pStyle w:val="TextkrperEinzug"/>
        <w:numPr>
          <w:ilvl w:val="0"/>
          <w:numId w:val="32"/>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 xml:space="preserve">t/Output): </w:t>
      </w:r>
      <w:commentRangeStart w:id="291"/>
      <w:r w:rsidRPr="00AE4F6E">
        <w:rPr>
          <w:lang w:val="de-DE"/>
        </w:rPr>
        <w:t>ist für die Anbindung an eine Steuerung</w:t>
      </w:r>
      <w:commentRangeEnd w:id="291"/>
      <w:r w:rsidR="004E59B0">
        <w:rPr>
          <w:rStyle w:val="Kommentarzeichen"/>
          <w:rFonts w:ascii="Arial" w:hAnsi="Arial" w:cs="Times New Roman"/>
          <w:lang w:val="de-DE"/>
        </w:rPr>
        <w:commentReference w:id="291"/>
      </w:r>
      <w:r w:rsidRPr="00AE4F6E">
        <w:rPr>
          <w:lang w:val="de-DE"/>
        </w:rPr>
        <w:t xml:space="preserve"> gedacht und kann als direkter Nachfolger für PROFIBUS-DP gesehen werden</w:t>
      </w:r>
    </w:p>
    <w:p w14:paraId="5EA6B957" w14:textId="36B8A9CF" w:rsidR="006A4B53" w:rsidRPr="00AE4F6E" w:rsidRDefault="006A4B53" w:rsidP="00F1746F">
      <w:pPr>
        <w:pStyle w:val="TextkrperEinzug"/>
        <w:numPr>
          <w:ilvl w:val="0"/>
          <w:numId w:val="32"/>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DC4751">
        <w:rPr>
          <w:lang w:val="de-DE"/>
        </w:rPr>
        <w:t xml:space="preserve">ermöglicht </w:t>
      </w:r>
      <w:r w:rsidRPr="001F0FEA">
        <w:rPr>
          <w:lang w:val="de-DE"/>
        </w:rPr>
        <w:t xml:space="preserve"> taktsynchrone</w:t>
      </w:r>
      <w:r w:rsidR="00DC4751">
        <w:rPr>
          <w:lang w:val="de-DE"/>
        </w:rPr>
        <w:t>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w:t>
      </w:r>
      <w:r w:rsidRPr="001F0FEA">
        <w:rPr>
          <w:lang w:val="de-DE"/>
        </w:rPr>
        <w:lastRenderedPageBreak/>
        <w:t xml:space="preserve">Bereich von wenigen hundert Mikrosekunden bis zu einer Millisekunde. Der Unterschied zur </w:t>
      </w:r>
      <w:del w:id="292" w:author="David Tsaava" w:date="2018-06-22T15:36:00Z">
        <w:r w:rsidRPr="001F0FEA" w:rsidDel="00DC4751">
          <w:rPr>
            <w:lang w:val="de-DE"/>
          </w:rPr>
          <w:delText>Real-Time-Kommunikation</w:delText>
        </w:r>
      </w:del>
      <w:ins w:id="293" w:author="David Tsaava" w:date="2018-06-22T15:36:00Z">
        <w:r w:rsidR="00DC4751">
          <w:rPr>
            <w:lang w:val="de-DE"/>
          </w:rPr>
          <w:t>PROFINET RT</w:t>
        </w:r>
      </w:ins>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58401124" w:rsidR="006A4B53" w:rsidRDefault="006A4B53" w:rsidP="006A4B53">
      <w:pPr>
        <w:pStyle w:val="Textkrper"/>
      </w:pPr>
      <w:r w:rsidRPr="00AE4F6E">
        <w:t xml:space="preserve">Auch beim PROFINET </w:t>
      </w:r>
      <w:del w:id="294" w:author="David Tsaava" w:date="2018-06-22T15:40:00Z">
        <w:r w:rsidRPr="00AE4F6E" w:rsidDel="00DC4751">
          <w:delText xml:space="preserve">sind </w:delText>
        </w:r>
      </w:del>
      <w:ins w:id="295" w:author="David Tsaava" w:date="2018-06-22T15:40:00Z">
        <w:r w:rsidR="00DC4751">
          <w:t>werden</w:t>
        </w:r>
        <w:r w:rsidR="00DC4751" w:rsidRPr="00AE4F6E">
          <w:t xml:space="preserve"> </w:t>
        </w:r>
      </w:ins>
      <w:r w:rsidRPr="00AE4F6E">
        <w:t xml:space="preserve">die </w:t>
      </w:r>
      <w:commentRangeStart w:id="296"/>
      <w:r w:rsidRPr="00AE4F6E">
        <w:t xml:space="preserve">Funktionalitäten und Eigenschaften </w:t>
      </w:r>
      <w:commentRangeEnd w:id="296"/>
      <w:r w:rsidR="0001517C">
        <w:rPr>
          <w:rStyle w:val="Kommentarzeichen"/>
          <w:rFonts w:ascii="Arial" w:hAnsi="Arial"/>
        </w:rPr>
        <w:commentReference w:id="296"/>
      </w:r>
      <w:ins w:id="297" w:author="David Tsaava" w:date="2018-06-22T15:40:00Z">
        <w:r w:rsidR="00DC4751">
          <w:t xml:space="preserve">eines PROFINET Device </w:t>
        </w:r>
      </w:ins>
      <w:r w:rsidRPr="00AE4F6E">
        <w:t>in einer Gerätebeschreibungsdatei beschrieben. Diese Datei enthält neben den relevanten Daten für das</w:t>
      </w:r>
      <w:r w:rsidR="00CF39B7">
        <w:t xml:space="preserve"> </w:t>
      </w:r>
      <w:commentRangeStart w:id="298"/>
      <w:r w:rsidRPr="00AE4F6E">
        <w:t>Engineering</w:t>
      </w:r>
      <w:r w:rsidR="00FA6824">
        <w:rPr>
          <w:rStyle w:val="Funotenzeichen"/>
        </w:rPr>
        <w:footnoteReference w:id="15"/>
      </w:r>
      <w:r w:rsidRPr="00AE4F6E">
        <w:t xml:space="preserve"> </w:t>
      </w:r>
      <w:commentRangeEnd w:id="298"/>
      <w:r w:rsidR="00DC4751">
        <w:rPr>
          <w:rStyle w:val="Kommentarzeichen"/>
          <w:rFonts w:ascii="Arial" w:hAnsi="Arial"/>
        </w:rPr>
        <w:commentReference w:id="298"/>
      </w:r>
      <w:r w:rsidRPr="00AE4F6E">
        <w:t>auch Daten, die für den Datenaustausch mit dem Device von Bedeutung sind. Die Nutzerorganisation schreibt zwingend die Lieferung einer GSD</w:t>
      </w:r>
      <w:ins w:id="299" w:author="David Tsaava" w:date="2018-06-22T11:34:00Z">
        <w:r w:rsidR="0001517C">
          <w:t>ML</w:t>
        </w:r>
      </w:ins>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0"/>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300" w:name="_Toc517096366"/>
      <w:bookmarkStart w:id="301" w:name="_Toc517363114"/>
      <w:r w:rsidRPr="00212703">
        <w:t>Ausgangssituation</w:t>
      </w:r>
      <w:bookmarkEnd w:id="300"/>
      <w:bookmarkEnd w:id="301"/>
    </w:p>
    <w:p w14:paraId="1D73960B" w14:textId="5CA39384" w:rsidR="009F6D64" w:rsidRPr="00212703" w:rsidRDefault="009F6D64" w:rsidP="009F6D64">
      <w:pPr>
        <w:pStyle w:val="TextkrperEinzug"/>
        <w:ind w:firstLine="0"/>
        <w:rPr>
          <w:lang w:val="de-DE"/>
        </w:rPr>
      </w:pPr>
      <w:r w:rsidRPr="00212703">
        <w:rPr>
          <w:lang w:val="de-DE"/>
        </w:rPr>
        <w:t>Die</w:t>
      </w:r>
      <w:r w:rsidR="00FA6824">
        <w:rPr>
          <w:lang w:val="de-DE"/>
        </w:rPr>
        <w:t xml:space="preserve"> Firma Hischler hat </w:t>
      </w:r>
      <w:r w:rsidRPr="00212703">
        <w:rPr>
          <w:lang w:val="de-DE"/>
        </w:rPr>
        <w:t xml:space="preserve"> die Fachkompetenz für die Entwicklung und Produktion industrieller Kommunikationslösungen für die moderne Fabrikautomation. Mit der Tendenz „Industrie 4.0“</w:t>
      </w:r>
      <w:sdt>
        <w:sdtPr>
          <w:rPr>
            <w:lang w:val="de-DE"/>
          </w:rPr>
          <w:id w:val="-1027326646"/>
          <w:citation/>
        </w:sdtPr>
        <w:sdtEndPr/>
        <w:sdtContent>
          <w:r w:rsidRPr="00212703">
            <w:rPr>
              <w:lang w:val="de-DE"/>
            </w:rPr>
            <w:fldChar w:fldCharType="begin"/>
          </w:r>
          <w:r w:rsidRPr="00212703">
            <w:rPr>
              <w:lang w:val="de-DE"/>
            </w:rPr>
            <w:instrText xml:space="preserve"> CITATION Hei16 \l 1031 </w:instrText>
          </w:r>
          <w:r w:rsidRPr="00212703">
            <w:rPr>
              <w:lang w:val="de-DE"/>
            </w:rPr>
            <w:fldChar w:fldCharType="separate"/>
          </w:r>
          <w:r w:rsidR="00207940">
            <w:rPr>
              <w:noProof/>
              <w:lang w:val="de-DE"/>
            </w:rPr>
            <w:t xml:space="preserve"> </w:t>
          </w:r>
          <w:r w:rsidR="00207940" w:rsidRPr="00207940">
            <w:rPr>
              <w:noProof/>
              <w:lang w:val="de-DE"/>
            </w:rPr>
            <w:t>(Heinrich Hippenmeyer, 2016)</w:t>
          </w:r>
          <w:r w:rsidRPr="00212703">
            <w:rPr>
              <w:lang w:val="de-DE"/>
            </w:rPr>
            <w:fldChar w:fldCharType="end"/>
          </w:r>
        </w:sdtContent>
      </w:sdt>
      <w:r w:rsidRPr="00212703">
        <w:rPr>
          <w:lang w:val="de-DE"/>
        </w:rPr>
        <w:t xml:space="preserve"> und den steigenden Anforderungen wurde bei der Firma Hilscher eine neue Software für die Gerätekonfiguration und der Konfiguration industrieller Netzwerke konzipiert. Mit dieser Software </w:t>
      </w:r>
      <w:r w:rsidR="001731F3">
        <w:rPr>
          <w:lang w:val="de-DE"/>
        </w:rPr>
        <w:t>Communication Studio</w:t>
      </w:r>
      <w:r w:rsidRPr="00212703">
        <w:rPr>
          <w:lang w:val="de-DE"/>
        </w:rPr>
        <w:t xml:space="preserve"> soll in Zukunft auch eine web-basierte Konfiguration möglich sein.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 xml:space="preserve">-Topology-Editor zu konzipieren. </w:t>
      </w:r>
    </w:p>
    <w:p w14:paraId="764FE46E" w14:textId="77777777" w:rsidR="009F6D64" w:rsidRPr="00212703" w:rsidRDefault="009F6D64" w:rsidP="00C03D78">
      <w:pPr>
        <w:pStyle w:val="TextkrperEinzug"/>
        <w:ind w:firstLine="0"/>
        <w:rPr>
          <w:lang w:val="de-DE"/>
        </w:rPr>
      </w:pPr>
    </w:p>
    <w:p w14:paraId="71FB5841" w14:textId="43659153" w:rsidR="009F6D64" w:rsidRPr="00212703" w:rsidRDefault="00120200" w:rsidP="009F6D64">
      <w:pPr>
        <w:pStyle w:val="TextkrperEinzug"/>
        <w:ind w:firstLine="0"/>
        <w:rPr>
          <w:lang w:val="de-DE"/>
        </w:rPr>
      </w:pPr>
      <w:r>
        <w:rPr>
          <w:lang w:val="de-DE"/>
        </w:rPr>
        <w:t xml:space="preserve">Die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6D1906DA" w14:textId="3BAD2EF6" w:rsidR="00B43071" w:rsidRPr="00212703" w:rsidRDefault="00D165D6" w:rsidP="00B43071">
      <w:pPr>
        <w:pStyle w:val="berschrift2"/>
      </w:pPr>
      <w:bookmarkStart w:id="302" w:name="_Toc517096367"/>
      <w:bookmarkStart w:id="303" w:name="_Toc517363115"/>
      <w:r w:rsidRPr="00212703">
        <w:lastRenderedPageBreak/>
        <w:t xml:space="preserve">Was ist </w:t>
      </w:r>
      <w:r w:rsidR="00B43071" w:rsidRPr="00212703">
        <w:t>Communication Studio?</w:t>
      </w:r>
      <w:bookmarkEnd w:id="302"/>
      <w:bookmarkEnd w:id="303"/>
    </w:p>
    <w:p w14:paraId="4B874FBA" w14:textId="1145F31C" w:rsidR="009F6D64" w:rsidRPr="00212703" w:rsidRDefault="009F6D64" w:rsidP="009F6D64">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soll zukünftig die bisherige Software SYCON.net ablösen. 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5C54039" w:rsidR="009F6D64" w:rsidRPr="00212703" w:rsidRDefault="009F6D64" w:rsidP="009F6D64">
      <w:pPr>
        <w:pStyle w:val="TextkrperEinzug"/>
        <w:ind w:firstLine="0"/>
        <w:rPr>
          <w:lang w:val="de-DE"/>
        </w:rPr>
      </w:pPr>
      <w:r w:rsidRPr="00212703">
        <w:rPr>
          <w:lang w:val="de-DE"/>
        </w:rPr>
        <w:t xml:space="preserve">Das ComStudio ist modular aufgebaut und besitzt die Möglichkeit, Softwaremodule über eine </w:t>
      </w:r>
      <w:r w:rsidR="001731F3">
        <w:rPr>
          <w:lang w:val="de-DE"/>
        </w:rPr>
        <w:t>Plugin</w:t>
      </w:r>
      <w:r w:rsidRPr="00212703">
        <w:rPr>
          <w:lang w:val="de-DE"/>
        </w:rPr>
        <w:t xml:space="preserve"> Schnittstelle zu integrieren. Vorrangig wurde für die Programmierung C#</w:t>
      </w:r>
      <w:r w:rsidR="00974411">
        <w:rPr>
          <w:rStyle w:val="Funotenzeichen"/>
          <w:lang w:val="de-DE"/>
        </w:rPr>
        <w:footnoteReference w:id="16"/>
      </w:r>
      <w:r w:rsidRPr="00212703">
        <w:rPr>
          <w:lang w:val="de-DE"/>
        </w:rPr>
        <w:t xml:space="preserve"> verwendet und die Oberflächen wurden mit WPF</w:t>
      </w:r>
      <w:r w:rsidR="00974411">
        <w:rPr>
          <w:rStyle w:val="Funotenzeichen"/>
          <w:lang w:val="de-DE"/>
        </w:rPr>
        <w:footnoteReference w:id="17"/>
      </w:r>
      <w:r w:rsidRPr="00212703">
        <w:rPr>
          <w:lang w:val="de-DE"/>
        </w:rPr>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382BACB5"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207940" w:rsidRPr="00212703">
        <w:t xml:space="preserve">Abbildung </w:t>
      </w:r>
      <w:r w:rsidR="00207940">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4486275"/>
                    </a:xfrm>
                    <a:prstGeom prst="rect">
                      <a:avLst/>
                    </a:prstGeom>
                  </pic:spPr>
                </pic:pic>
              </a:graphicData>
            </a:graphic>
          </wp:inline>
        </w:drawing>
      </w:r>
    </w:p>
    <w:p w14:paraId="22C7C4D5" w14:textId="7D6FDDAF" w:rsidR="00AC00ED" w:rsidRPr="00212703" w:rsidRDefault="00AC00ED" w:rsidP="00AC00ED">
      <w:pPr>
        <w:pStyle w:val="Beschriftung"/>
        <w:jc w:val="both"/>
      </w:pPr>
      <w:bookmarkStart w:id="304" w:name="_Ref516495409"/>
      <w:bookmarkStart w:id="305" w:name="_Toc517363171"/>
      <w:r w:rsidRPr="00212703">
        <w:t xml:space="preserve">Abbildung </w:t>
      </w:r>
      <w:r w:rsidR="00EB49B0">
        <w:fldChar w:fldCharType="begin"/>
      </w:r>
      <w:r w:rsidR="00EB49B0">
        <w:instrText xml:space="preserve"> SEQ Abbildung \* ARABIC </w:instrText>
      </w:r>
      <w:r w:rsidR="00EB49B0">
        <w:fldChar w:fldCharType="separate"/>
      </w:r>
      <w:r w:rsidR="00207940">
        <w:rPr>
          <w:noProof/>
        </w:rPr>
        <w:t>10</w:t>
      </w:r>
      <w:r w:rsidR="00EB49B0">
        <w:rPr>
          <w:noProof/>
        </w:rPr>
        <w:fldChar w:fldCharType="end"/>
      </w:r>
      <w:bookmarkEnd w:id="304"/>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Pr="00212703">
        <w:t xml:space="preserve">zukünftiger </w:t>
      </w:r>
      <w:r w:rsidR="001731F3">
        <w:t>Topology-Editor</w:t>
      </w:r>
      <w:bookmarkEnd w:id="305"/>
    </w:p>
    <w:p w14:paraId="6138736C" w14:textId="5EAFB39A" w:rsidR="00C50304" w:rsidRPr="00212703" w:rsidRDefault="00D33CE3" w:rsidP="00C50304">
      <w:pPr>
        <w:pStyle w:val="berschrift2"/>
      </w:pPr>
      <w:bookmarkStart w:id="306" w:name="_Toc517096368"/>
      <w:bookmarkStart w:id="307" w:name="_Toc517363116"/>
      <w:r w:rsidRPr="00212703">
        <w:lastRenderedPageBreak/>
        <w:t>Befragungsmethoden</w:t>
      </w:r>
      <w:bookmarkEnd w:id="306"/>
      <w:bookmarkEnd w:id="307"/>
      <w:r w:rsidRPr="00212703">
        <w:t xml:space="preserve"> </w:t>
      </w:r>
    </w:p>
    <w:p w14:paraId="00F36DCA" w14:textId="66058C46" w:rsidR="009F6D64" w:rsidRPr="00212703" w:rsidRDefault="009F6D64" w:rsidP="009F6D64">
      <w:pPr>
        <w:pStyle w:val="Textkrper"/>
      </w:pPr>
      <w:r w:rsidRPr="00212703">
        <w:t xml:space="preserve">Damit eine umfassende Darstellung des Ist-Zustandes hinsichtlich der Visualisierung der Geräte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w:t>
      </w:r>
    </w:p>
    <w:p w14:paraId="15C78C8B" w14:textId="30CB032B" w:rsidR="009F6D64" w:rsidRPr="00212703" w:rsidRDefault="009F6D64" w:rsidP="009F6D64">
      <w:pPr>
        <w:pStyle w:val="TextkrperEinzug"/>
        <w:ind w:firstLine="0"/>
        <w:rPr>
          <w:lang w:val="de-DE"/>
        </w:rPr>
      </w:pPr>
      <w:r w:rsidRPr="00212703">
        <w:rPr>
          <w:lang w:val="de-DE"/>
        </w:rPr>
        <w:t>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9F6D64">
      <w:pPr>
        <w:pStyle w:val="TextkrperEinzug"/>
        <w:ind w:firstLine="0"/>
        <w:rPr>
          <w:b/>
          <w:lang w:val="de-DE"/>
        </w:rPr>
      </w:pPr>
      <w:r w:rsidRPr="00212703">
        <w:rPr>
          <w:b/>
          <w:lang w:val="de-DE"/>
        </w:rPr>
        <w:t>Regelmäßige Meetings</w:t>
      </w:r>
    </w:p>
    <w:p w14:paraId="4CE9F2A6" w14:textId="58DB7CB5" w:rsidR="009F6D64" w:rsidRPr="00212703" w:rsidRDefault="009F6D64" w:rsidP="009F6D64">
      <w:pPr>
        <w:pStyle w:val="TextkrperEinzug"/>
        <w:ind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9F6D64">
      <w:pPr>
        <w:pStyle w:val="Textkrper"/>
        <w:rPr>
          <w:b/>
        </w:rPr>
      </w:pPr>
      <w:r w:rsidRPr="00212703">
        <w:rPr>
          <w:b/>
        </w:rPr>
        <w:t>Dokumentenanalyse</w:t>
      </w:r>
    </w:p>
    <w:p w14:paraId="17F213DA" w14:textId="09B42B7D" w:rsidR="009F6D64" w:rsidRPr="00212703" w:rsidRDefault="009F6D64" w:rsidP="009F6D64">
      <w:pPr>
        <w:pStyle w:val="TextkrperEinzug"/>
        <w:ind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9F6D64">
      <w:pPr>
        <w:pStyle w:val="TextkrperEinzug"/>
        <w:ind w:firstLine="0"/>
        <w:rPr>
          <w:b/>
          <w:lang w:val="de-DE"/>
        </w:rPr>
      </w:pPr>
      <w:r w:rsidRPr="00212703">
        <w:rPr>
          <w:b/>
          <w:lang w:val="de-DE"/>
        </w:rPr>
        <w:t>Beobachtungen</w:t>
      </w:r>
    </w:p>
    <w:p w14:paraId="68C2C87E" w14:textId="70110FDE" w:rsidR="009F6D64" w:rsidRPr="00212703" w:rsidRDefault="009F6D64" w:rsidP="009F6D64">
      <w:pPr>
        <w:pStyle w:val="TextkrperEinzug"/>
        <w:ind w:firstLine="0"/>
        <w:rPr>
          <w:lang w:val="de-DE"/>
        </w:rPr>
      </w:pPr>
      <w:r w:rsidRPr="00212703">
        <w:rPr>
          <w:lang w:val="de-DE"/>
        </w:rPr>
        <w:t>Durch Beobachtung werden die Sachverhalte durch sinnliche Wahrnehmung aufgenommen. Ich habe den Mitarbeitern bei der Arbeit und beim Umgang mit dem ComStudio zugesehen. Aus diesen Beobachtungen habe ich viele Information gewonnen wie z.B. die Reihenfolge der Bedienung / Fenster oder populärsten Parameter.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308" w:name="_Toc517096369"/>
      <w:bookmarkStart w:id="309" w:name="_Toc517363117"/>
      <w:r w:rsidRPr="00212703">
        <w:t>Auswertung</w:t>
      </w:r>
      <w:bookmarkEnd w:id="308"/>
      <w:bookmarkEnd w:id="309"/>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79115"/>
                    </a:xfrm>
                    <a:prstGeom prst="rect">
                      <a:avLst/>
                    </a:prstGeom>
                  </pic:spPr>
                </pic:pic>
              </a:graphicData>
            </a:graphic>
          </wp:inline>
        </w:drawing>
      </w:r>
    </w:p>
    <w:p w14:paraId="1D8DB4FC" w14:textId="2BC3AC8C" w:rsidR="00A92768" w:rsidRDefault="00D635AB" w:rsidP="00B17BA0">
      <w:pPr>
        <w:pStyle w:val="Beschriftung"/>
        <w:jc w:val="both"/>
      </w:pPr>
      <w:bookmarkStart w:id="310" w:name="_Ref515345421"/>
      <w:bookmarkStart w:id="311" w:name="_Toc517363172"/>
      <w:r w:rsidRPr="00212703">
        <w:t xml:space="preserve">Abbildung </w:t>
      </w:r>
      <w:r w:rsidR="00EB49B0">
        <w:fldChar w:fldCharType="begin"/>
      </w:r>
      <w:r w:rsidR="00EB49B0">
        <w:instrText xml:space="preserve"> SEQ Abbildung \* ARABIC </w:instrText>
      </w:r>
      <w:r w:rsidR="00EB49B0">
        <w:fldChar w:fldCharType="separate"/>
      </w:r>
      <w:r w:rsidR="00207940">
        <w:rPr>
          <w:noProof/>
        </w:rPr>
        <w:t>11</w:t>
      </w:r>
      <w:r w:rsidR="00EB49B0">
        <w:rPr>
          <w:noProof/>
        </w:rPr>
        <w:fldChar w:fldCharType="end"/>
      </w:r>
      <w:bookmarkEnd w:id="310"/>
      <w:r w:rsidR="00B17BA0">
        <w:t xml:space="preserve">: </w:t>
      </w:r>
      <w:r w:rsidRPr="00212703">
        <w:t>Benutzeroberfläche von ComStudio mit spezifische Ansichten</w:t>
      </w:r>
      <w:bookmarkEnd w:id="311"/>
    </w:p>
    <w:p w14:paraId="3E939ADB" w14:textId="382170CD"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207940" w:rsidRPr="00212703">
        <w:t xml:space="preserve">Abbildung </w:t>
      </w:r>
      <w:r w:rsidR="00207940">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 welche in eine Solution zusammengefasst </w:t>
      </w:r>
      <w:r w:rsidR="0032133C">
        <w:rPr>
          <w:lang w:val="de-DE"/>
        </w:rPr>
        <w:t>s</w:t>
      </w:r>
      <w:r w:rsidR="0032133C" w:rsidRPr="00B17BA0">
        <w:rPr>
          <w:lang w:val="de-DE"/>
        </w:rPr>
        <w:t>ind</w:t>
      </w:r>
      <w:r w:rsidRPr="00B17BA0">
        <w:rPr>
          <w:lang w:val="de-DE"/>
        </w:rPr>
        <w:t xml:space="preserve">, detaillierte Information spezifische Gerätetype bzw. Verbindungstypen, Ergebnisse in bereits geschlossen Prozesse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67479F58" w:rsidR="009F6D64" w:rsidRPr="00212703" w:rsidRDefault="009F6D64" w:rsidP="00F1746F">
      <w:pPr>
        <w:pStyle w:val="TextkrperEinzug"/>
        <w:numPr>
          <w:ilvl w:val="0"/>
          <w:numId w:val="29"/>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207940" w:rsidRPr="00212703">
        <w:t xml:space="preserve">Abbildung </w:t>
      </w:r>
      <w:r w:rsidR="00207940">
        <w:rPr>
          <w:noProof/>
        </w:rPr>
        <w:t>11</w:t>
      </w:r>
      <w:r w:rsidR="00F0516B">
        <w:rPr>
          <w:lang w:val="de-DE"/>
        </w:rPr>
        <w:fldChar w:fldCharType="end"/>
      </w:r>
      <w:r w:rsidRPr="00212703">
        <w:rPr>
          <w:lang w:val="de-DE"/>
        </w:rPr>
        <w:t xml:space="preserve">) an. Allerdings ist diese Art der Darstellung kein Ersatz für eine topologische Darstellung eines Netzwerkes. </w:t>
      </w:r>
    </w:p>
    <w:p w14:paraId="2EBC53D8" w14:textId="77777777" w:rsidR="009F6D64" w:rsidRPr="00212703" w:rsidRDefault="009F6D64" w:rsidP="00F1746F">
      <w:pPr>
        <w:pStyle w:val="TextkrperEinzug"/>
        <w:numPr>
          <w:ilvl w:val="0"/>
          <w:numId w:val="29"/>
        </w:numPr>
        <w:rPr>
          <w:lang w:val="de-DE"/>
        </w:rPr>
      </w:pPr>
      <w:r w:rsidRPr="00212703">
        <w:rPr>
          <w:lang w:val="de-DE"/>
        </w:rPr>
        <w:t>Die Darstellung, Bearbeitung und das Handling der Topologie soll einheitlich für alle Netzwerke sein.</w:t>
      </w:r>
    </w:p>
    <w:p w14:paraId="09E941CA" w14:textId="538B778C" w:rsidR="009F6D64" w:rsidRPr="00212703" w:rsidRDefault="001731F3" w:rsidP="00F1746F">
      <w:pPr>
        <w:pStyle w:val="TextkrperEinzug"/>
        <w:numPr>
          <w:ilvl w:val="0"/>
          <w:numId w:val="29"/>
        </w:numPr>
        <w:rPr>
          <w:lang w:val="de-DE"/>
        </w:rPr>
      </w:pPr>
      <w:r>
        <w:rPr>
          <w:lang w:val="de-DE"/>
        </w:rPr>
        <w:t>Communication Studio</w:t>
      </w:r>
      <w:r w:rsidR="009F6D64" w:rsidRPr="00212703">
        <w:rPr>
          <w:lang w:val="de-DE"/>
        </w:rPr>
        <w:t xml:space="preserve"> ist nicht cloud-fähig. Die Firma Hilscher sieht zukünftig die Möglichkeit des Einsatzes von Cloud-Konfiguratoren und setzt daher auf neue Technologie. </w:t>
      </w:r>
    </w:p>
    <w:p w14:paraId="548D9E53" w14:textId="444138C2" w:rsidR="009F6D64" w:rsidRPr="00212703" w:rsidRDefault="009F6D64" w:rsidP="00F1746F">
      <w:pPr>
        <w:pStyle w:val="TextkrperEinzug"/>
        <w:numPr>
          <w:ilvl w:val="0"/>
          <w:numId w:val="29"/>
        </w:numPr>
        <w:rPr>
          <w:lang w:val="de-DE"/>
        </w:rPr>
      </w:pPr>
      <w:r w:rsidRPr="00212703">
        <w:rPr>
          <w:lang w:val="de-DE"/>
        </w:rPr>
        <w:t xml:space="preserve">Modularer Aufbau mit </w:t>
      </w:r>
      <w:r w:rsidR="001731F3">
        <w:rPr>
          <w:lang w:val="de-DE"/>
        </w:rPr>
        <w:t>Plugin</w:t>
      </w:r>
      <w:r w:rsidRPr="00212703">
        <w:rPr>
          <w:lang w:val="de-DE"/>
        </w:rPr>
        <w:t xml:space="preserve"> Schnittstelle</w:t>
      </w:r>
    </w:p>
    <w:p w14:paraId="57FFBBFB" w14:textId="77777777" w:rsidR="009F6D64" w:rsidRPr="00212703" w:rsidRDefault="009F6D64" w:rsidP="00F1746F">
      <w:pPr>
        <w:pStyle w:val="TextkrperEinzug"/>
        <w:numPr>
          <w:ilvl w:val="0"/>
          <w:numId w:val="29"/>
        </w:numPr>
        <w:rPr>
          <w:lang w:val="de-DE"/>
        </w:rPr>
      </w:pPr>
      <w:r w:rsidRPr="00212703">
        <w:rPr>
          <w:lang w:val="de-DE"/>
        </w:rPr>
        <w:t xml:space="preserve">Topologie wird zur Konfigurations- und Diagnosezeit benötigt. </w:t>
      </w:r>
    </w:p>
    <w:p w14:paraId="08DB6042" w14:textId="77777777" w:rsidR="009F6D64" w:rsidRPr="00212703" w:rsidRDefault="009F6D64" w:rsidP="009F6D64">
      <w:pPr>
        <w:pStyle w:val="Textkrper"/>
        <w:rPr>
          <w:i/>
        </w:rPr>
      </w:pPr>
    </w:p>
    <w:p w14:paraId="2C05CF92" w14:textId="2A6DFD9A" w:rsidR="005468F7" w:rsidRPr="00212703" w:rsidRDefault="00B37BCD" w:rsidP="00F1746F">
      <w:pPr>
        <w:pStyle w:val="TextkrperEinzug"/>
        <w:numPr>
          <w:ilvl w:val="0"/>
          <w:numId w:val="29"/>
        </w:numPr>
        <w:rPr>
          <w:lang w:val="de-DE"/>
        </w:rPr>
      </w:pPr>
      <w:r w:rsidRPr="00212703">
        <w:rPr>
          <w:lang w:val="de-DE"/>
        </w:rPr>
        <w:t xml:space="preserve">Das System bietet schon eine Möglichkeit die detaillierte Information über die Kommunikationsgeräte, </w:t>
      </w:r>
      <w:r w:rsidR="005468F7" w:rsidRPr="00212703">
        <w:rPr>
          <w:lang w:val="de-DE"/>
        </w:rPr>
        <w:t>die Kommunikationsinfrastrukturgeräte und Verbindungen.in einer sogenannte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207940" w:rsidRPr="00207940">
        <w:rPr>
          <w:lang w:val="de-DE"/>
        </w:rPr>
        <w:t xml:space="preserve">Abbildung </w:t>
      </w:r>
      <w:r w:rsidR="00207940" w:rsidRPr="00207940">
        <w:rPr>
          <w:noProof/>
          <w:lang w:val="de-DE"/>
        </w:rPr>
        <w:t>11</w:t>
      </w:r>
      <w:r w:rsidR="00684E7D" w:rsidRPr="00212703">
        <w:rPr>
          <w:lang w:val="de-DE"/>
        </w:rPr>
        <w:fldChar w:fldCharType="end"/>
      </w:r>
      <w:r w:rsidR="00684E7D" w:rsidRPr="00212703">
        <w:rPr>
          <w:lang w:val="de-DE"/>
        </w:rPr>
        <w:t>)</w:t>
      </w:r>
    </w:p>
    <w:p w14:paraId="445E64F9" w14:textId="5CB827A5" w:rsidR="00B37BCD" w:rsidRPr="00212703" w:rsidRDefault="005468F7" w:rsidP="00F1746F">
      <w:pPr>
        <w:pStyle w:val="TextkrperEinzug"/>
        <w:numPr>
          <w:ilvl w:val="0"/>
          <w:numId w:val="29"/>
        </w:numPr>
        <w:rPr>
          <w:lang w:val="de-DE"/>
        </w:rPr>
      </w:pPr>
      <w:r w:rsidRPr="00212703">
        <w:rPr>
          <w:lang w:val="de-DE"/>
        </w:rPr>
        <w:lastRenderedPageBreak/>
        <w:t xml:space="preserve">Das </w:t>
      </w:r>
      <w:r w:rsidR="00A92768" w:rsidRPr="00212703">
        <w:rPr>
          <w:lang w:val="de-DE"/>
        </w:rPr>
        <w:t>S</w:t>
      </w:r>
      <w:r w:rsidRPr="00212703">
        <w:rPr>
          <w:lang w:val="de-DE"/>
        </w:rPr>
        <w:t>ystem bietet eine Multifunktionsleiste(</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020DC31B" w14:textId="77777777"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3"/>
          <w:pgSz w:w="11906" w:h="16838" w:code="9"/>
          <w:pgMar w:top="1701" w:right="1418" w:bottom="1134" w:left="1418" w:header="709" w:footer="709" w:gutter="0"/>
          <w:cols w:space="708"/>
          <w:docGrid w:linePitch="360"/>
        </w:sectPr>
      </w:pPr>
    </w:p>
    <w:p w14:paraId="46E121DF" w14:textId="713F3D7A" w:rsidR="008D66FB" w:rsidRPr="00212703" w:rsidRDefault="008D66FB" w:rsidP="00C62BFE">
      <w:pPr>
        <w:pStyle w:val="Textkrper"/>
        <w:rPr>
          <w:i/>
        </w:rPr>
      </w:pPr>
    </w:p>
    <w:p w14:paraId="7475C311" w14:textId="17DE69FC" w:rsidR="00AF42A8" w:rsidRPr="00212703" w:rsidRDefault="000C78C4" w:rsidP="000C78C4">
      <w:pPr>
        <w:pStyle w:val="berschrift1"/>
      </w:pPr>
      <w:bookmarkStart w:id="312" w:name="_Ref516556248"/>
      <w:bookmarkStart w:id="313" w:name="_Toc517096370"/>
      <w:bookmarkStart w:id="314" w:name="_Toc517363118"/>
      <w:r w:rsidRPr="00212703">
        <w:t>Anforderungsanalyse</w:t>
      </w:r>
      <w:bookmarkEnd w:id="312"/>
      <w:bookmarkEnd w:id="313"/>
      <w:bookmarkEnd w:id="314"/>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0169D7D4" w:rsidR="009F6D64" w:rsidRPr="00212703" w:rsidRDefault="009F6D64" w:rsidP="009F6D64">
      <w:pPr>
        <w:pStyle w:val="Textkrper"/>
      </w:pPr>
      <w:r w:rsidRPr="00212703">
        <w:t xml:space="preserve">Eine gute Analyse ist der Grundstein für ein realistisches Zeitmanagement und in Projekten für eine realistische Kosteneinschätzung </w:t>
      </w:r>
      <w:sdt>
        <w:sdtPr>
          <w:id w:val="636844398"/>
          <w:citation/>
        </w:sdtPr>
        <w:sdtEndPr/>
        <w:sdtContent>
          <w:r w:rsidRPr="00212703">
            <w:fldChar w:fldCharType="begin"/>
          </w:r>
          <w:r w:rsidRPr="00212703">
            <w:instrText xml:space="preserve"> CITATION Ian07 \l 1031 </w:instrText>
          </w:r>
          <w:r w:rsidRPr="00212703">
            <w:fldChar w:fldCharType="separate"/>
          </w:r>
          <w:r w:rsidR="00207940">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F1746F">
      <w:pPr>
        <w:pStyle w:val="TextkrperEinzug"/>
        <w:numPr>
          <w:ilvl w:val="0"/>
          <w:numId w:val="28"/>
        </w:numPr>
        <w:rPr>
          <w:lang w:val="de-DE"/>
        </w:rPr>
      </w:pPr>
      <w:r w:rsidRPr="00212703">
        <w:rPr>
          <w:lang w:val="de-DE"/>
        </w:rPr>
        <w:t>Kosten einschätzen / senken</w:t>
      </w:r>
    </w:p>
    <w:p w14:paraId="05D54351" w14:textId="157A75E9" w:rsidR="009F6D64" w:rsidRPr="00212703" w:rsidRDefault="009F6D64" w:rsidP="00F1746F">
      <w:pPr>
        <w:pStyle w:val="TextkrperEinzug"/>
        <w:numPr>
          <w:ilvl w:val="0"/>
          <w:numId w:val="28"/>
        </w:numPr>
        <w:rPr>
          <w:lang w:val="de-DE"/>
        </w:rPr>
      </w:pPr>
      <w:r w:rsidRPr="00212703">
        <w:rPr>
          <w:lang w:val="de-DE"/>
        </w:rPr>
        <w:t>Risiken verkleinern</w:t>
      </w:r>
    </w:p>
    <w:p w14:paraId="6184323F" w14:textId="4DA8B11D" w:rsidR="009F6D64" w:rsidRPr="00212703" w:rsidRDefault="009F6D64" w:rsidP="00F1746F">
      <w:pPr>
        <w:pStyle w:val="TextkrperEinzug"/>
        <w:numPr>
          <w:ilvl w:val="0"/>
          <w:numId w:val="28"/>
        </w:numPr>
        <w:rPr>
          <w:lang w:val="de-DE"/>
        </w:rPr>
      </w:pPr>
      <w:r w:rsidRPr="00212703">
        <w:rPr>
          <w:lang w:val="de-DE"/>
        </w:rPr>
        <w:t xml:space="preserve">Erleichterung beim Erstellen von Testfällen und Testszenarien </w:t>
      </w:r>
    </w:p>
    <w:p w14:paraId="27888117" w14:textId="35D95D48" w:rsidR="009F6D64" w:rsidRPr="00212703" w:rsidRDefault="009F6D64" w:rsidP="00F1746F">
      <w:pPr>
        <w:pStyle w:val="TextkrperEinzug"/>
        <w:numPr>
          <w:ilvl w:val="0"/>
          <w:numId w:val="28"/>
        </w:numPr>
        <w:rPr>
          <w:lang w:val="de-DE"/>
        </w:rPr>
      </w:pPr>
      <w:r w:rsidRPr="00212703">
        <w:rPr>
          <w:lang w:val="de-DE"/>
        </w:rPr>
        <w:t>Gute Produkte erleichtern den Verkauf und 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lastRenderedPageBreak/>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315" w:name="_Ref515868216"/>
      <w:bookmarkStart w:id="316" w:name="_Toc517096371"/>
      <w:bookmarkStart w:id="317" w:name="_Toc517363119"/>
      <w:r w:rsidRPr="00212703">
        <w:t>Funktionale Anforderungen</w:t>
      </w:r>
      <w:bookmarkEnd w:id="315"/>
      <w:bookmarkEnd w:id="316"/>
      <w:bookmarkEnd w:id="317"/>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18"/>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318" w:name="_Toc517096372"/>
      <w:bookmarkStart w:id="319" w:name="_Toc517363120"/>
      <w:r w:rsidRPr="00212703">
        <w:t>Muss</w:t>
      </w:r>
      <w:r w:rsidRPr="00212703">
        <w:rPr>
          <w:i/>
        </w:rPr>
        <w:t>-</w:t>
      </w:r>
      <w:r w:rsidRPr="00212703">
        <w:t>Kriterien</w:t>
      </w:r>
      <w:bookmarkEnd w:id="318"/>
      <w:bookmarkEnd w:id="319"/>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77777777"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lastRenderedPageBreak/>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7777777"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77777777" w:rsidR="00B66996" w:rsidRPr="00212703" w:rsidRDefault="00B66996" w:rsidP="00B66996">
      <w:pPr>
        <w:pStyle w:val="TextkrperEinzug"/>
        <w:ind w:left="1418" w:hanging="1418"/>
        <w:rPr>
          <w:lang w:val="de-DE"/>
        </w:rPr>
      </w:pPr>
      <w:r w:rsidRPr="00212703">
        <w:rPr>
          <w:lang w:val="de-DE"/>
        </w:rPr>
        <w:t>FR110</w:t>
      </w:r>
      <w:r w:rsidRPr="00212703">
        <w:rPr>
          <w:lang w:val="de-DE"/>
        </w:rPr>
        <w:tab/>
        <w:t xml:space="preserve">Die Topologie-Ansicht zoomen. </w:t>
      </w:r>
    </w:p>
    <w:p w14:paraId="25BB655C" w14:textId="684435A6" w:rsidR="00B70A25" w:rsidRPr="00212703" w:rsidRDefault="00B70A25" w:rsidP="00B70A25">
      <w:pPr>
        <w:pStyle w:val="TextkrperEinzug"/>
        <w:ind w:left="1418" w:hanging="1418"/>
        <w:rPr>
          <w:lang w:val="de-DE"/>
        </w:rPr>
      </w:pPr>
      <w:r w:rsidRPr="00212703">
        <w:rPr>
          <w:lang w:val="de-DE"/>
        </w:rPr>
        <w:t xml:space="preserve">. </w:t>
      </w: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320" w:name="_Toc517096373"/>
      <w:bookmarkStart w:id="321" w:name="_Toc517363121"/>
      <w:r w:rsidRPr="00212703">
        <w:lastRenderedPageBreak/>
        <w:t>Kann-Kriterien</w:t>
      </w:r>
      <w:bookmarkEnd w:id="320"/>
      <w:bookmarkEnd w:id="321"/>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77777777" w:rsidR="00B66996" w:rsidRPr="00212703" w:rsidRDefault="00B66996" w:rsidP="00B66996">
      <w:pPr>
        <w:pStyle w:val="TextkrperEinzug"/>
        <w:ind w:left="1418" w:hanging="1418"/>
        <w:rPr>
          <w:lang w:val="de-DE"/>
        </w:rPr>
      </w:pPr>
      <w:r w:rsidRPr="00212703">
        <w:rPr>
          <w:lang w:val="de-DE"/>
        </w:rPr>
        <w:t>FR210:</w:t>
      </w:r>
      <w:r w:rsidRPr="00212703">
        <w:rPr>
          <w:lang w:val="de-DE"/>
        </w:rPr>
        <w:tab/>
        <w:t>Funktion zum Umstellen der Sprache.</w:t>
      </w:r>
    </w:p>
    <w:p w14:paraId="4517BBDB" w14:textId="77777777" w:rsidR="00B66996" w:rsidRPr="00212703" w:rsidRDefault="00B66996" w:rsidP="00B66996">
      <w:pPr>
        <w:pStyle w:val="TextkrperEinzug"/>
        <w:ind w:left="1418" w:hanging="1418"/>
        <w:rPr>
          <w:lang w:val="de-DE"/>
        </w:rPr>
      </w:pPr>
    </w:p>
    <w:p w14:paraId="3A8E9BBF" w14:textId="3C5C60EA"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Topologie-Art (siehe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207940">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77777777"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 unabhängig vom Protokoll.</w:t>
      </w:r>
    </w:p>
    <w:p w14:paraId="79627A63" w14:textId="77777777" w:rsidR="00B66996" w:rsidRPr="00212703" w:rsidRDefault="00B66996" w:rsidP="00B66996">
      <w:pPr>
        <w:pStyle w:val="Textkrper"/>
      </w:pPr>
    </w:p>
    <w:p w14:paraId="51FE16EF" w14:textId="26CDB384" w:rsidR="00B66996" w:rsidRPr="00212703" w:rsidRDefault="00B66996" w:rsidP="00B66996">
      <w:pPr>
        <w:pStyle w:val="Textkrper"/>
      </w:pPr>
      <w:r w:rsidRPr="00212703">
        <w:t>FR260</w:t>
      </w:r>
      <w:r w:rsidRPr="00212703">
        <w:tab/>
      </w:r>
      <w:r w:rsidRPr="00212703">
        <w:tab/>
        <w:t>Darstellen von Fehlern in einer eigenen Ausgabe</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322" w:name="_Ref515868243"/>
      <w:bookmarkStart w:id="323" w:name="_Toc517096374"/>
      <w:bookmarkStart w:id="324" w:name="_Toc517363122"/>
      <w:r w:rsidRPr="00212703">
        <w:lastRenderedPageBreak/>
        <w:t>Nichtfunktionale Anforderungen</w:t>
      </w:r>
      <w:bookmarkEnd w:id="322"/>
      <w:bookmarkEnd w:id="323"/>
      <w:bookmarkEnd w:id="324"/>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19"/>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325" w:name="_Toc517096375"/>
      <w:bookmarkStart w:id="326" w:name="_Toc517363123"/>
      <w:r w:rsidRPr="00212703">
        <w:t>Muss-Kriterien</w:t>
      </w:r>
      <w:bookmarkEnd w:id="325"/>
      <w:bookmarkEnd w:id="326"/>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57454363" w:rsidR="00B66996" w:rsidRPr="00212703" w:rsidRDefault="00B66996" w:rsidP="00B66996">
      <w:pPr>
        <w:pStyle w:val="TextkrperEinzug"/>
        <w:ind w:left="1418" w:hanging="1418"/>
        <w:rPr>
          <w:lang w:val="de-DE"/>
        </w:rPr>
      </w:pPr>
      <w:r w:rsidRPr="00212703">
        <w:rPr>
          <w:lang w:val="de-DE"/>
        </w:rPr>
        <w:lastRenderedPageBreak/>
        <w:t xml:space="preserve">NF060: </w:t>
      </w:r>
      <w:r w:rsidRPr="00212703">
        <w:rPr>
          <w:lang w:val="de-DE"/>
        </w:rPr>
        <w:tab/>
        <w:t xml:space="preserve">Die Software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77777777" w:rsidR="00B66996" w:rsidRPr="00212703" w:rsidRDefault="00B66996" w:rsidP="00B66996">
      <w:pPr>
        <w:pStyle w:val="TextkrperEinzug"/>
        <w:ind w:left="1418" w:hanging="1418"/>
        <w:rPr>
          <w:lang w:val="de-DE"/>
        </w:rPr>
      </w:pPr>
      <w:r w:rsidRPr="00212703">
        <w:rPr>
          <w:lang w:val="de-DE"/>
        </w:rPr>
        <w:t>NF080:</w:t>
      </w:r>
      <w:r w:rsidRPr="00212703">
        <w:rPr>
          <w:lang w:val="de-DE"/>
        </w:rPr>
        <w:tab/>
        <w:t>Die Software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327" w:name="_Toc517096376"/>
      <w:bookmarkStart w:id="328" w:name="_Toc517363124"/>
      <w:r w:rsidRPr="00212703">
        <w:t>Kann-Kriterien</w:t>
      </w:r>
      <w:bookmarkEnd w:id="327"/>
      <w:bookmarkEnd w:id="328"/>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329" w:name="_Toc517096377"/>
      <w:bookmarkStart w:id="330" w:name="_Toc517363125"/>
      <w:r w:rsidRPr="00212703">
        <w:t>Anwendungsfälle</w:t>
      </w:r>
      <w:bookmarkEnd w:id="329"/>
      <w:bookmarkEnd w:id="330"/>
    </w:p>
    <w:p w14:paraId="2FA59392" w14:textId="2C5F5848" w:rsidR="00FA7785" w:rsidRPr="00212703" w:rsidRDefault="00FA7785" w:rsidP="00FA7785">
      <w:pPr>
        <w:pStyle w:val="Textkrper"/>
      </w:pPr>
      <w:r w:rsidRPr="00212703">
        <w:t xml:space="preserve">Um einen Einblick in den häufigsten genutzten Funktionsumfang geben zu können, soll daher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207940" w:rsidRPr="00212703">
        <w:t xml:space="preserve">Abbildung </w:t>
      </w:r>
      <w:r w:rsidR="00207940">
        <w:rPr>
          <w:noProof/>
        </w:rPr>
        <w:t>12</w:t>
      </w:r>
      <w:r w:rsidRPr="00212703">
        <w:fldChar w:fldCharType="end"/>
      </w:r>
      <w:r w:rsidRPr="00212703">
        <w:t xml:space="preserve"> gibt bereits einen Überblick über einige der Anforderungen.</w:t>
      </w:r>
    </w:p>
    <w:p w14:paraId="03C45A81" w14:textId="258EE3E5"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Inbetriebnehmer zu nennen.</w:t>
      </w:r>
    </w:p>
    <w:p w14:paraId="63367CAC" w14:textId="54512FDD" w:rsidR="00D572DE" w:rsidRPr="00212703" w:rsidRDefault="00040648" w:rsidP="00D572DE">
      <w:pPr>
        <w:pStyle w:val="Textkrper"/>
      </w:pPr>
      <w:r>
        <w:lastRenderedPageBreak/>
        <w:t>Der</w:t>
      </w:r>
      <w:r w:rsidRPr="00212703">
        <w:t xml:space="preserve"> </w:t>
      </w:r>
      <w:r w:rsidR="00F13161" w:rsidRPr="00212703">
        <w:t xml:space="preserve">Kunde bzw. Inbetriebnehmer der Firma Hilscher möchten im System eine Topologie anzeigen. Sie sollen durch Communication Studio </w:t>
      </w:r>
      <w:r w:rsidR="0032133C" w:rsidRPr="00212703">
        <w:t>das entsprechende Projekt</w:t>
      </w:r>
      <w:r w:rsidR="00F13161" w:rsidRPr="00212703">
        <w:t xml:space="preserve"> anlegen oder </w:t>
      </w:r>
      <w:r w:rsidR="00D572DE" w:rsidRPr="00212703">
        <w:t>importiert (</w:t>
      </w:r>
      <w:r w:rsidR="00F13161" w:rsidRPr="00212703">
        <w:t>falls schon vorhanden ist) die</w:t>
      </w:r>
      <w:r w:rsidR="003B1537">
        <w:t xml:space="preserve"> Geräte</w:t>
      </w:r>
      <w:r w:rsidR="00F13161" w:rsidRPr="00212703">
        <w:t xml:space="preserve">laden. </w:t>
      </w:r>
      <w:r w:rsidR="00D572DE" w:rsidRPr="00212703">
        <w:t xml:space="preserve">Nach erfolgreicher Einfügen der DTMs, kann der Kunde </w:t>
      </w:r>
      <w:r>
        <w:t>d</w:t>
      </w:r>
      <w:r w:rsidR="00D572DE" w:rsidRPr="00212703">
        <w:t xml:space="preserve">ie Topologie anzeigen. Somit können Sie hier ohne Rechte die entsprechende Netzwerktopologie bearbeiten. </w:t>
      </w:r>
    </w:p>
    <w:p w14:paraId="109C1856" w14:textId="04128E3D" w:rsidR="00FA7785" w:rsidRPr="00212703" w:rsidRDefault="00D572DE" w:rsidP="00D572DE">
      <w:pPr>
        <w:pStyle w:val="Textkrper"/>
        <w:keepNext/>
        <w:jc w:val="left"/>
      </w:pPr>
      <w:r w:rsidRPr="00212703">
        <w:rPr>
          <w:noProof/>
        </w:rPr>
        <w:drawing>
          <wp:inline distT="0" distB="0" distL="0" distR="0" wp14:anchorId="0AC4C01E" wp14:editId="4A6DAB47">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3B50E65B" w:rsidR="00FA7785" w:rsidRPr="00212703" w:rsidRDefault="00FA7785" w:rsidP="00FA7785">
      <w:pPr>
        <w:pStyle w:val="Beschriftung"/>
        <w:jc w:val="both"/>
      </w:pPr>
      <w:bookmarkStart w:id="331" w:name="_Ref515884689"/>
      <w:bookmarkStart w:id="332" w:name="_Ref515884660"/>
      <w:bookmarkStart w:id="333" w:name="_Toc517363173"/>
      <w:r w:rsidRPr="00212703">
        <w:t xml:space="preserve">Abbildung </w:t>
      </w:r>
      <w:r w:rsidR="00EB49B0">
        <w:fldChar w:fldCharType="begin"/>
      </w:r>
      <w:r w:rsidR="00EB49B0">
        <w:instrText xml:space="preserve"> SEQ Abbildung \* ARABIC </w:instrText>
      </w:r>
      <w:r w:rsidR="00EB49B0">
        <w:fldChar w:fldCharType="separate"/>
      </w:r>
      <w:r w:rsidR="00207940">
        <w:rPr>
          <w:noProof/>
        </w:rPr>
        <w:t>12</w:t>
      </w:r>
      <w:r w:rsidR="00EB49B0">
        <w:rPr>
          <w:noProof/>
        </w:rPr>
        <w:fldChar w:fldCharType="end"/>
      </w:r>
      <w:bookmarkEnd w:id="331"/>
      <w:r w:rsidRPr="00212703">
        <w:t>: Anwendungsfall-Diagramm: Ausgewählte Funktionen des Systems</w:t>
      </w:r>
      <w:bookmarkEnd w:id="332"/>
      <w:bookmarkEnd w:id="333"/>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3C863514" w:rsidR="009F440C" w:rsidRPr="00212703" w:rsidRDefault="009F440C" w:rsidP="00F1746F">
      <w:pPr>
        <w:pStyle w:val="TextkrperEinzug"/>
        <w:numPr>
          <w:ilvl w:val="0"/>
          <w:numId w:val="31"/>
        </w:numPr>
        <w:rPr>
          <w:lang w:val="de-DE"/>
        </w:rPr>
      </w:pPr>
      <w:r w:rsidRPr="00212703">
        <w:rPr>
          <w:b/>
          <w:lang w:val="de-DE"/>
        </w:rPr>
        <w:t>Hinzuzufügen eines neuen DTM</w:t>
      </w:r>
      <w:r w:rsidRPr="00212703">
        <w:rPr>
          <w:lang w:val="de-DE"/>
        </w:rPr>
        <w:t>: Communication Studio bietet schon ein Verfahren um ein DTM in</w:t>
      </w:r>
      <w:r w:rsidR="00183960">
        <w:rPr>
          <w:lang w:val="de-DE"/>
        </w:rPr>
        <w:t xml:space="preserve"> das</w:t>
      </w:r>
      <w:r w:rsidRPr="00212703">
        <w:rPr>
          <w:lang w:val="de-DE"/>
        </w:rPr>
        <w:t xml:space="preserve"> System hinzufügen. Der Nutzer sollte einfach die Funktion aufrufen. Die Topologie wird direkt mit dem neuem DTM aktualisiert.</w:t>
      </w:r>
    </w:p>
    <w:p w14:paraId="477E83EC" w14:textId="245915C5" w:rsidR="009F440C" w:rsidRPr="00212703" w:rsidRDefault="009F440C" w:rsidP="00F1746F">
      <w:pPr>
        <w:pStyle w:val="TextkrperEinzug"/>
        <w:numPr>
          <w:ilvl w:val="0"/>
          <w:numId w:val="31"/>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allererst das DTM aus</w:t>
      </w:r>
      <w:r w:rsidR="00E4743E">
        <w:rPr>
          <w:lang w:val="de-DE"/>
        </w:rPr>
        <w:t xml:space="preserve"> dem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334" w:name="_Konzept"/>
      <w:bookmarkEnd w:id="334"/>
    </w:p>
    <w:p w14:paraId="3FB15C5F" w14:textId="77777777" w:rsidR="00127189" w:rsidRPr="00212703" w:rsidRDefault="00127189" w:rsidP="00127189"/>
    <w:p w14:paraId="6A9AA436" w14:textId="6D0A0BF1" w:rsidR="00CC63CC" w:rsidRPr="00212703" w:rsidRDefault="00C938CA" w:rsidP="00A15649">
      <w:pPr>
        <w:pStyle w:val="berschrift1"/>
      </w:pPr>
      <w:bookmarkStart w:id="335" w:name="_Toc517096378"/>
      <w:bookmarkStart w:id="336" w:name="_Toc517363126"/>
      <w:r w:rsidRPr="00212703">
        <w:t xml:space="preserve">Evaluation </w:t>
      </w:r>
      <w:r w:rsidR="00536493" w:rsidRPr="00212703">
        <w:t xml:space="preserve">der </w:t>
      </w:r>
      <w:r w:rsidR="00CC63CC" w:rsidRPr="00212703">
        <w:t>Technologie</w:t>
      </w:r>
      <w:r w:rsidR="00536493" w:rsidRPr="00212703">
        <w:t>n</w:t>
      </w:r>
      <w:bookmarkEnd w:id="335"/>
      <w:bookmarkEnd w:id="336"/>
      <w:r w:rsidR="00CC63CC" w:rsidRPr="00212703">
        <w:t xml:space="preserve"> </w:t>
      </w:r>
    </w:p>
    <w:p w14:paraId="34B83C8A" w14:textId="4D59470A" w:rsidR="00B66996" w:rsidRPr="00212703" w:rsidRDefault="00B66996" w:rsidP="00B66996">
      <w:pPr>
        <w:pStyle w:val="Textkrper"/>
      </w:pPr>
      <w:r w:rsidRPr="00212703">
        <w:rPr>
          <w:i/>
        </w:rPr>
        <w:t xml:space="preserve">TopologyEditor </w:t>
      </w:r>
      <w:r w:rsidRPr="00212703">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anderen externen Programmen bereitgestellt werden. </w:t>
      </w:r>
    </w:p>
    <w:p w14:paraId="1AF75014" w14:textId="54E0EB0E" w:rsidR="00B66996" w:rsidRPr="00212703" w:rsidRDefault="00B66996" w:rsidP="00B66996">
      <w:pPr>
        <w:pStyle w:val="TextkrperEinzug"/>
        <w:ind w:firstLine="0"/>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207940">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der Anforderungen abgedeckt werden.</w:t>
      </w:r>
    </w:p>
    <w:p w14:paraId="1CC7CFDB" w14:textId="0054D594" w:rsidR="00B66996" w:rsidRPr="00212703" w:rsidRDefault="00B66996" w:rsidP="00B66996">
      <w:pPr>
        <w:pStyle w:val="TextkrperEinzug"/>
        <w:ind w:firstLine="0"/>
        <w:rPr>
          <w:lang w:val="de-DE"/>
        </w:rPr>
      </w:pPr>
      <w:r w:rsidRPr="00212703">
        <w:rPr>
          <w:lang w:val="de-DE"/>
        </w:rPr>
        <w:t xml:space="preserve">Nach monatelang wurde eine Fülle von verschiedenen Frameworks für die Entwicklung solcher </w:t>
      </w:r>
      <w:r w:rsidR="001731F3">
        <w:rPr>
          <w:lang w:val="de-DE"/>
        </w:rPr>
        <w:t>Plugin</w:t>
      </w:r>
      <w:r w:rsidRPr="00212703">
        <w:rPr>
          <w:lang w:val="de-DE"/>
        </w:rPr>
        <w:t xml:space="preserve"> gefunden. Nunmehr stehe ich aber vor den Aufgaben aus der Vielzahl an verfügbaren Implementierungen, das für meine konkrete Anwendung geeignetste zu finden. Entsprechend muss ich als Entwickler nach dem Abstecken das Szenarienkontexts, wie zum Beispiel der beteiligten Komponenten, den nötigen Algorithmen, den erforderlichen Kommunikationseigenschaften usw., </w:t>
      </w:r>
      <w:r w:rsidRPr="00212703">
        <w:rPr>
          <w:lang w:val="de-DE"/>
        </w:rPr>
        <w:lastRenderedPageBreak/>
        <w:t>aufwendige Recherche betreiben, um eine weitegehende Übereinstimmung sicherzustellen. Dieses Kapitel dient insbesondere im</w:t>
      </w:r>
      <w:r w:rsidR="00B11BB0">
        <w:rPr>
          <w:lang w:val="de-DE"/>
        </w:rPr>
        <w:t xml:space="preserve"> </w:t>
      </w:r>
      <w:r w:rsidRPr="00212703">
        <w:rPr>
          <w:lang w:val="de-DE"/>
        </w:rPr>
        <w:t xml:space="preserve"> Clientseitige</w:t>
      </w:r>
      <w:r w:rsidR="00B11BB0">
        <w:rPr>
          <w:rStyle w:val="Funotenzeichen"/>
          <w:lang w:val="de-DE"/>
        </w:rPr>
        <w:footnoteReference w:id="20"/>
      </w:r>
      <w:r w:rsidRPr="00212703">
        <w:rPr>
          <w:lang w:val="de-DE"/>
        </w:rPr>
        <w:t xml:space="preserve"> Umsetzung mit vergleichbare Aufstellung als </w:t>
      </w:r>
      <w:r w:rsidR="00427021">
        <w:rPr>
          <w:lang w:val="de-DE"/>
        </w:rPr>
        <w:t>Ü</w:t>
      </w:r>
      <w:r w:rsidRPr="00212703">
        <w:rPr>
          <w:lang w:val="de-DE"/>
        </w:rPr>
        <w:t>berblick über den gefundenen</w:t>
      </w:r>
      <w:r w:rsidR="00B96794">
        <w:rPr>
          <w:lang w:val="de-DE"/>
        </w:rPr>
        <w:t xml:space="preserve"> </w:t>
      </w:r>
      <w:r w:rsidR="00B11BB0">
        <w:rPr>
          <w:lang w:val="de-DE"/>
        </w:rPr>
        <w:t>Frameworks</w:t>
      </w:r>
      <w:r w:rsidRPr="00212703">
        <w:rPr>
          <w:lang w:val="de-DE"/>
        </w:rPr>
        <w:t>. Für die serverseitige</w:t>
      </w:r>
      <w:r w:rsidR="00B11BB0">
        <w:rPr>
          <w:rStyle w:val="Funotenzeichen"/>
          <w:lang w:val="de-DE"/>
        </w:rPr>
        <w:footnoteReference w:id="21"/>
      </w:r>
      <w:r w:rsidRPr="00212703">
        <w:rPr>
          <w:lang w:val="de-DE"/>
        </w:rPr>
        <w:t xml:space="preserve"> Umsetzung wird die ASP.NET.Core 2.0 eingesetzt. </w:t>
      </w:r>
    </w:p>
    <w:p w14:paraId="0DBAABB3" w14:textId="3000BA5F" w:rsidR="0097509B" w:rsidRDefault="00E8299B" w:rsidP="00E8299B">
      <w:pPr>
        <w:pStyle w:val="TextkrperEinzug"/>
        <w:ind w:firstLine="0"/>
        <w:rPr>
          <w:lang w:val="de-DE"/>
        </w:rPr>
      </w:pPr>
      <w:r w:rsidRPr="00E8299B">
        <w:rPr>
          <w:lang w:val="de-DE"/>
        </w:rPr>
        <w:t>Anschließend führen wir das Tools bzw. die externen Bibliotheken zur Vereinfachung und Beschleunigung der Entwicklung</w:t>
      </w:r>
      <w:r>
        <w:rPr>
          <w:lang w:val="de-DE"/>
        </w:rPr>
        <w:t xml:space="preserve">. Für </w:t>
      </w:r>
      <w:r w:rsidRPr="00E8299B">
        <w:rPr>
          <w:lang w:val="de-DE"/>
        </w:rPr>
        <w:t xml:space="preserve">die Visualisierung von Information Daten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207940">
            <w:rPr>
              <w:noProof/>
              <w:lang w:val="de-DE"/>
            </w:rPr>
            <w:t xml:space="preserve"> </w:t>
          </w:r>
          <w:r w:rsidR="00207940" w:rsidRPr="00207940">
            <w:rPr>
              <w:noProof/>
              <w:lang w:val="de-DE"/>
            </w:rPr>
            <w:t>(Northwoods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207940">
            <w:rPr>
              <w:noProof/>
              <w:lang w:val="de-DE"/>
            </w:rPr>
            <w:t xml:space="preserve"> </w:t>
          </w:r>
          <w:r w:rsidR="00207940" w:rsidRPr="00207940">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207940">
            <w:rPr>
              <w:noProof/>
              <w:lang w:val="de-DE"/>
            </w:rPr>
            <w:t xml:space="preserve"> </w:t>
          </w:r>
          <w:r w:rsidR="00207940" w:rsidRPr="00207940">
            <w:rPr>
              <w:noProof/>
              <w:lang w:val="de-DE"/>
            </w:rPr>
            <w:t>(SAP, 2018)</w:t>
          </w:r>
          <w:r>
            <w:rPr>
              <w:lang w:val="de-DE"/>
            </w:rPr>
            <w:fldChar w:fldCharType="end"/>
          </w:r>
        </w:sdtContent>
      </w:sdt>
      <w:r>
        <w:rPr>
          <w:lang w:val="de-DE"/>
        </w:rPr>
        <w:t xml:space="preserve"> evaluiert.</w:t>
      </w:r>
    </w:p>
    <w:p w14:paraId="081AA7E9" w14:textId="5C0FD15C" w:rsidR="00E8299B" w:rsidRPr="00E8299B" w:rsidRDefault="00E8299B" w:rsidP="00E8299B">
      <w:pPr>
        <w:pStyle w:val="TextkrperEinzug"/>
        <w:ind w:firstLine="0"/>
        <w:rPr>
          <w:lang w:val="de-DE"/>
        </w:rPr>
      </w:pPr>
      <w:r>
        <w:rPr>
          <w:lang w:val="de-DE"/>
        </w:rPr>
        <w:t xml:space="preserve">Das </w:t>
      </w:r>
      <w:r w:rsidRPr="00E8299B">
        <w:rPr>
          <w:lang w:val="de-DE"/>
        </w:rPr>
        <w:t>Styling und die Strukturierung von Benutzeroberfläche wird das Bootstrap</w:t>
      </w:r>
      <w:sdt>
        <w:sdtPr>
          <w:rPr>
            <w:lang w:val="de-DE"/>
          </w:rPr>
          <w:id w:val="94834534"/>
          <w:citation/>
        </w:sdtPr>
        <w:sdtEndPr/>
        <w:sdtContent>
          <w:r>
            <w:rPr>
              <w:lang w:val="de-DE"/>
            </w:rPr>
            <w:fldChar w:fldCharType="begin"/>
          </w:r>
          <w:r>
            <w:rPr>
              <w:lang w:val="de-DE"/>
            </w:rPr>
            <w:instrText xml:space="preserve"> CITATION Twi10 \l 1031 </w:instrText>
          </w:r>
          <w:r>
            <w:rPr>
              <w:lang w:val="de-DE"/>
            </w:rPr>
            <w:fldChar w:fldCharType="separate"/>
          </w:r>
          <w:r w:rsidR="00207940">
            <w:rPr>
              <w:noProof/>
              <w:lang w:val="de-DE"/>
            </w:rPr>
            <w:t xml:space="preserve"> </w:t>
          </w:r>
          <w:r w:rsidR="00207940" w:rsidRPr="00207940">
            <w:rPr>
              <w:noProof/>
              <w:lang w:val="de-DE"/>
            </w:rPr>
            <w:t>(Twitter, 2010)</w:t>
          </w:r>
          <w:r>
            <w:rPr>
              <w:lang w:val="de-DE"/>
            </w:rPr>
            <w:fldChar w:fldCharType="end"/>
          </w:r>
        </w:sdtContent>
      </w:sdt>
      <w:r w:rsidRPr="00E8299B">
        <w:rPr>
          <w:lang w:val="de-DE"/>
        </w:rPr>
        <w:t xml:space="preserve"> verwendet</w:t>
      </w:r>
      <w:r>
        <w:rPr>
          <w:lang w:val="de-DE"/>
        </w:rPr>
        <w:t>.</w:t>
      </w:r>
    </w:p>
    <w:p w14:paraId="3B8FD4A3" w14:textId="5595C6C3" w:rsidR="0097509B" w:rsidRPr="00212703" w:rsidRDefault="0097509B" w:rsidP="0097509B">
      <w:pPr>
        <w:pStyle w:val="berschrift2"/>
      </w:pPr>
      <w:bookmarkStart w:id="337" w:name="_Toc517096379"/>
      <w:bookmarkStart w:id="338" w:name="_Toc517363127"/>
      <w:r w:rsidRPr="00212703">
        <w:t>Clientseitige relevante Frameworks</w:t>
      </w:r>
      <w:bookmarkEnd w:id="337"/>
      <w:bookmarkEnd w:id="338"/>
    </w:p>
    <w:p w14:paraId="3E2A4381" w14:textId="2E40B6C6" w:rsidR="00B66996"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Schwerpunkten entwickelt worden. Diese gehen zum Beispiel Kommunikation und Konfiguration, die mit einem modularen System einhergehen, an.</w:t>
      </w:r>
      <w:r w:rsidR="00B6642A">
        <w:t xml:space="preserve"> </w:t>
      </w:r>
      <w:r w:rsidRPr="00212703">
        <w:t xml:space="preserve">Im Folgenden stützt sich </w:t>
      </w:r>
      <w:r w:rsidRPr="00212703">
        <w:lastRenderedPageBreak/>
        <w:t xml:space="preserve">dieser Abschnitt auf die wichtigsten Frameworks, die zum einen eine Erfüllung des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207940">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207940">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339" w:name="_Toc517096380"/>
      <w:bookmarkStart w:id="340" w:name="_Toc517363128"/>
      <w:r>
        <w:t>JavaScript</w:t>
      </w:r>
      <w:r w:rsidR="008C21F6">
        <w:t xml:space="preserve"> Frameworks</w:t>
      </w:r>
      <w:bookmarkEnd w:id="339"/>
      <w:bookmarkEnd w:id="340"/>
    </w:p>
    <w:p w14:paraId="709CF459" w14:textId="08EE6266" w:rsidR="00CC63CC" w:rsidRPr="00927522" w:rsidRDefault="00D1328E" w:rsidP="008C21F6">
      <w:pPr>
        <w:pStyle w:val="Textkrper"/>
        <w:rPr>
          <w:b/>
          <w:u w:val="single"/>
        </w:rPr>
      </w:pPr>
      <w:r w:rsidRPr="00927522">
        <w:rPr>
          <w:b/>
          <w:u w:val="single"/>
        </w:rPr>
        <w:t>Angular</w:t>
      </w:r>
    </w:p>
    <w:p w14:paraId="061B14F9" w14:textId="4BAD7330" w:rsidR="00B66996" w:rsidRPr="00212703" w:rsidRDefault="00B66996" w:rsidP="00B66996">
      <w:pPr>
        <w:pStyle w:val="Textkrper"/>
      </w:pPr>
      <w:r w:rsidRPr="00212703">
        <w:t>Das Entwickeln und Erstellen von HTML-Seiten</w:t>
      </w:r>
      <w:r w:rsidR="003D7953">
        <w:rPr>
          <w:rStyle w:val="Funotenzeichen"/>
        </w:rPr>
        <w:footnoteReference w:id="22"/>
      </w:r>
      <w:r w:rsidRPr="00212703">
        <w:t>, die flexibel und einfach zu warten sind, kann eine Herausforderung darstellen. In diesem Abschnitt werden einige der häufigsten Probleme beschrieben, wie bei der Erstellung von HTML auftreten können, und es wird beschrieben, wie Angular-Technologie diese Herausforderungen meistern kann.</w:t>
      </w:r>
    </w:p>
    <w:p w14:paraId="58005066" w14:textId="77777777" w:rsidR="00B66996" w:rsidRPr="00212703" w:rsidRDefault="00B66996" w:rsidP="00B66996">
      <w:pPr>
        <w:pStyle w:val="TextkrperEinzug"/>
        <w:ind w:firstLine="0"/>
        <w:rPr>
          <w:lang w:val="de-DE"/>
        </w:rPr>
      </w:pPr>
    </w:p>
    <w:p w14:paraId="1F193EE2" w14:textId="42860F54" w:rsidR="00B66996" w:rsidRPr="00212703" w:rsidRDefault="00B66996" w:rsidP="00B66996">
      <w:pPr>
        <w:pStyle w:val="TextkrperEinzug"/>
        <w:ind w:firstLine="0"/>
        <w:rPr>
          <w:lang w:val="de-DE"/>
        </w:rPr>
      </w:pPr>
      <w:r w:rsidRPr="00212703">
        <w:rPr>
          <w:lang w:val="de-DE"/>
        </w:rPr>
        <w:t>In der Regel stehen Entwickler von HTML-Seiten vor einigen Herausforderungen. Anwendungsanforderungen können sich im Laufe der Zeit ändern.</w:t>
      </w:r>
    </w:p>
    <w:p w14:paraId="268E382C" w14:textId="5B59BBEE" w:rsidR="00B66996" w:rsidRPr="00212703" w:rsidRDefault="00B66996" w:rsidP="00B66996">
      <w:pPr>
        <w:pStyle w:val="TextkrperEinzug"/>
        <w:ind w:firstLine="0"/>
        <w:rPr>
          <w:lang w:val="de-DE"/>
        </w:rPr>
      </w:pPr>
      <w:r w:rsidRPr="00212703">
        <w:rPr>
          <w:lang w:val="de-DE"/>
        </w:rPr>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erstellen, dass sie flexibel ist und im Laufe der Zeit leicht geändert oder erweitert werden kann. Entwerfen für diese Art von Flexibilität kann schwer sein zu erreichen denn es erfordert eine Architektur, die es ermöglicht, einzelne Teile der Anwendung unabhängig voneinander zu entwickeln und zu testen, die später isoliert oder aktualisiert werden können, ohne den Rest der Anwendungen zu beinträchtigen </w:t>
      </w:r>
    </w:p>
    <w:p w14:paraId="52EBA461" w14:textId="3996F31F" w:rsidR="00957CB3" w:rsidRPr="00212703" w:rsidRDefault="00957CB3" w:rsidP="00D1328E">
      <w:pPr>
        <w:pStyle w:val="TextkrperEinzug"/>
        <w:ind w:firstLine="0"/>
        <w:rPr>
          <w:lang w:val="de-DE"/>
        </w:rPr>
      </w:pPr>
    </w:p>
    <w:p w14:paraId="68777B5A" w14:textId="77777777" w:rsidR="00957CB3" w:rsidRPr="00212703" w:rsidRDefault="00957CB3" w:rsidP="00957CB3">
      <w:pPr>
        <w:pStyle w:val="TextkrperEinzug"/>
        <w:keepNext/>
        <w:ind w:firstLine="0"/>
      </w:pPr>
      <w:r w:rsidRPr="00212703">
        <w:rPr>
          <w:noProof/>
          <w:lang w:val="de-DE"/>
        </w:rPr>
        <w:lastRenderedPageBreak/>
        <w:drawing>
          <wp:inline distT="0" distB="0" distL="0" distR="0" wp14:anchorId="20B8B2FE" wp14:editId="40A36A40">
            <wp:extent cx="5759450" cy="3068955"/>
            <wp:effectExtent l="0" t="0" r="0" b="0"/>
            <wp:docPr id="11" name="Grafik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06857E10" w:rsidR="00957CB3" w:rsidRPr="00212703" w:rsidRDefault="00957CB3" w:rsidP="00957CB3">
      <w:pPr>
        <w:pStyle w:val="Beschriftung"/>
        <w:jc w:val="both"/>
      </w:pPr>
      <w:bookmarkStart w:id="341" w:name="_Toc511225568"/>
      <w:bookmarkStart w:id="342" w:name="_Toc517363174"/>
      <w:r w:rsidRPr="00212703">
        <w:t xml:space="preserve">Abbildung </w:t>
      </w:r>
      <w:r w:rsidR="00EB49B0">
        <w:fldChar w:fldCharType="begin"/>
      </w:r>
      <w:r w:rsidR="00EB49B0">
        <w:instrText xml:space="preserve"> SEQ Abbildung \* ARABIC </w:instrText>
      </w:r>
      <w:r w:rsidR="00EB49B0">
        <w:fldChar w:fldCharType="separate"/>
      </w:r>
      <w:r w:rsidR="00207940">
        <w:rPr>
          <w:noProof/>
        </w:rPr>
        <w:t>13</w:t>
      </w:r>
      <w:r w:rsidR="00EB49B0">
        <w:rPr>
          <w:noProof/>
        </w:rPr>
        <w:fldChar w:fldCharType="end"/>
      </w:r>
      <w:r w:rsidRPr="00212703">
        <w:t>: Typische zusammengesetzte Anwendungsarchitektur mit dem Angular Framework</w:t>
      </w:r>
      <w:bookmarkEnd w:id="341"/>
      <w:bookmarkEnd w:id="342"/>
    </w:p>
    <w:p w14:paraId="39CAA5BD" w14:textId="195EFC58" w:rsidR="00B66996" w:rsidRPr="00212703" w:rsidRDefault="00B66996" w:rsidP="00B66996">
      <w:pPr>
        <w:pStyle w:val="Textkrper"/>
        <w:rPr>
          <w:b/>
        </w:rPr>
      </w:pPr>
      <w:r w:rsidRPr="00212703">
        <w:rPr>
          <w:b/>
        </w:rPr>
        <w:t xml:space="preserve">Die Wichtigsten Konzepte von Angular </w:t>
      </w:r>
    </w:p>
    <w:p w14:paraId="783DC5A2" w14:textId="65574CF2" w:rsidR="00B66996" w:rsidRPr="00212703" w:rsidRDefault="00B66996" w:rsidP="00B66996">
      <w:pPr>
        <w:pStyle w:val="Textkrper"/>
      </w:pPr>
      <w:r w:rsidRPr="00212703">
        <w:t xml:space="preserve">Dieser Abschnitt bietet eine kurze Übersicht über </w:t>
      </w:r>
      <w:r w:rsidR="00C03D78" w:rsidRPr="00212703">
        <w:t>die wichtigsten Konzepte</w:t>
      </w:r>
      <w:r w:rsidRPr="00212703">
        <w:t xml:space="preserve"> von Angular und definiert einige Begriffe, die in der Dokumentation und in Quellecode verwendet werden </w:t>
      </w:r>
    </w:p>
    <w:p w14:paraId="74D3D62E" w14:textId="77777777" w:rsidR="00B66996" w:rsidRPr="00212703" w:rsidRDefault="00B66996" w:rsidP="00B66996">
      <w:pPr>
        <w:pStyle w:val="Textkrper"/>
      </w:pPr>
    </w:p>
    <w:p w14:paraId="7DCC8623" w14:textId="6DB0701D"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Geschäftsbezogene Funktionen (z.B. Editieren von Topologie, Startseite verwalten) </w:t>
      </w:r>
      <w:r w:rsidRPr="00212703">
        <w:lastRenderedPageBreak/>
        <w:t>darzustellen und alle Ansichten, Dienste und Datenmodelle zu kapseln, die zum Implementieren dieser Funktionalität erforderlich sind.</w:t>
      </w:r>
    </w:p>
    <w:p w14:paraId="2A42EE6B" w14:textId="5829FA87" w:rsidR="00B66996" w:rsidRPr="00212703" w:rsidRDefault="00B66996" w:rsidP="00F1746F">
      <w:pPr>
        <w:pStyle w:val="TextkrperEinzug"/>
        <w:numPr>
          <w:ilvl w:val="0"/>
          <w:numId w:val="17"/>
        </w:numPr>
        <w:rPr>
          <w:lang w:val="de-DE"/>
        </w:rPr>
      </w:pPr>
      <w:r w:rsidRPr="00212703">
        <w:rPr>
          <w:b/>
          <w:lang w:val="de-DE"/>
        </w:rPr>
        <w:t>AppModule</w:t>
      </w:r>
      <w:r w:rsidR="00F275BE" w:rsidRPr="00212703">
        <w:rPr>
          <w:b/>
          <w:lang w:val="de-DE"/>
        </w:rPr>
        <w:fldChar w:fldCharType="begin"/>
      </w:r>
      <w:r w:rsidR="00F275BE" w:rsidRPr="003D7953">
        <w:rPr>
          <w:lang w:val="de-DE"/>
        </w:rPr>
        <w:instrText xml:space="preserve"> XE "</w:instrText>
      </w:r>
      <w:r w:rsidR="00F275BE" w:rsidRPr="00212703">
        <w:rPr>
          <w:b/>
          <w:lang w:val="de-DE"/>
        </w:rPr>
        <w:instrText>AppModule</w:instrText>
      </w:r>
      <w:r w:rsidR="00F275BE" w:rsidRPr="003D7953">
        <w:rPr>
          <w:lang w:val="de-DE"/>
        </w:rPr>
        <w:instrText xml:space="preserve">" </w:instrText>
      </w:r>
      <w:r w:rsidR="00F275BE" w:rsidRPr="00212703">
        <w:rPr>
          <w:b/>
          <w:lang w:val="de-DE"/>
        </w:rPr>
        <w:fldChar w:fldCharType="end"/>
      </w:r>
      <w:r w:rsidR="001259C2" w:rsidRPr="00212703">
        <w:rPr>
          <w:lang w:val="de-DE"/>
        </w:rPr>
        <w:t>:</w:t>
      </w:r>
      <w:r w:rsidRPr="00212703">
        <w:rPr>
          <w:lang w:val="de-DE"/>
        </w:rPr>
        <w:t xml:space="preserve"> In einer Modulare Applikation müssen Module zur Laufzeit von der Hostanwendung erkannt und geladen bzw. importiert werden. In Angular wird ein AppModul verwendet, um anzugeben, welche Module importiert werden sollen und in welcher Reihenfolge.</w:t>
      </w:r>
    </w:p>
    <w:p w14:paraId="64C14288" w14:textId="644BBC7E"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207940">
            <w:rPr>
              <w:noProof/>
              <w:lang w:val="de-DE"/>
            </w:rPr>
            <w:t xml:space="preserve"> </w:t>
          </w:r>
          <w:r w:rsidR="00207940" w:rsidRPr="00207940">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3"/>
      </w:r>
      <w:r w:rsidRPr="00212703">
        <w:rPr>
          <w:lang w:val="de-DE"/>
        </w:rPr>
        <w:t>. Der Entwickler definiert dafür ein Tag</w:t>
      </w:r>
      <w:r w:rsidR="005A482E">
        <w:rPr>
          <w:rStyle w:val="Funotenzeichen"/>
          <w:lang w:val="de-DE"/>
        </w:rPr>
        <w:footnoteReference w:id="24"/>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207940">
            <w:rPr>
              <w:noProof/>
              <w:lang w:val="de-DE"/>
            </w:rPr>
            <w:t xml:space="preserve"> </w:t>
          </w:r>
          <w:r w:rsidR="00207940" w:rsidRPr="00207940">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Einer der wichtige Verhalten der Komponente ist, dass Komponenten 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w:t>
      </w:r>
      <w:r w:rsidRPr="00212703">
        <w:rPr>
          <w:lang w:val="de-DE"/>
        </w:rPr>
        <w:lastRenderedPageBreak/>
        <w:t xml:space="preserve">Als eigenständige Datei lässt sich die Angular Template in einer Applikation durch die Dateienden </w:t>
      </w:r>
      <w:r w:rsidRPr="00212703">
        <w:rPr>
          <w:i/>
          <w:lang w:val="de-DE"/>
        </w:rPr>
        <w:t>.html</w:t>
      </w:r>
      <w:r w:rsidRPr="00212703">
        <w:rPr>
          <w:lang w:val="de-DE"/>
        </w:rPr>
        <w:t xml:space="preserve"> erkennen.</w:t>
      </w:r>
    </w:p>
    <w:p w14:paraId="6C812222" w14:textId="157CEA21" w:rsidR="00B66996" w:rsidRPr="00212703" w:rsidRDefault="00B66996" w:rsidP="00F1746F">
      <w:pPr>
        <w:pStyle w:val="TextkrperEinzug"/>
        <w:numPr>
          <w:ilvl w:val="0"/>
          <w:numId w:val="17"/>
        </w:numPr>
        <w:rPr>
          <w:lang w:val="de-DE"/>
        </w:rPr>
      </w:pPr>
      <w:r w:rsidRPr="00212703">
        <w:rPr>
          <w:b/>
          <w:lang w:val="de-DE"/>
        </w:rPr>
        <w:t>Services</w:t>
      </w:r>
      <w:r w:rsidR="009D360D" w:rsidRPr="00212703">
        <w:rPr>
          <w:b/>
          <w:lang w:val="de-DE"/>
        </w:rPr>
        <w:fldChar w:fldCharType="begin"/>
      </w:r>
      <w:r w:rsidR="009D360D" w:rsidRPr="00F4046D">
        <w:rPr>
          <w:lang w:val="de-DE"/>
        </w:rPr>
        <w:instrText xml:space="preserve"> XE "</w:instrText>
      </w:r>
      <w:r w:rsidR="009D360D" w:rsidRPr="00212703">
        <w:rPr>
          <w:b/>
          <w:lang w:val="de-DE"/>
        </w:rPr>
        <w:instrText>Services</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Services werden häufig Zum Speichern von Daten und zum Ausführen von http-Anfragen verwendet. Er ist eine breite Kategorie, die jeden Wert, jede Funktion oder jede Funktion umfasst, die eine Komponente benötigt. Ein Service ist typischerweise eine Klasse mit einem engen, genau definierten Zweck. Es sollte etwas Bestimmtes tun und es gut machen. Angular bietet Solche Services, um die Modularität und Wiederverwendbarkeit zu erhöhen.</w:t>
      </w:r>
      <w:r w:rsidRPr="00F4046D">
        <w:rPr>
          <w:lang w:val="de-DE"/>
        </w:rPr>
        <w:t xml:space="preserve"> </w:t>
      </w:r>
      <w:r w:rsidRPr="00212703">
        <w:rPr>
          <w:lang w:val="de-DE"/>
        </w:rPr>
        <w:t xml:space="preserve">Eine Komponente sollte beispielsweise nicht definieren müssen, wie Daten vom Server abgerufen, Benutzereingaben validiert oder direkt in der Konsole protokolliert werden. Stattdessen kann es solche Aufgaben an Dienste delegieren </w:t>
      </w:r>
      <w:sdt>
        <w:sdtPr>
          <w:rPr>
            <w:lang w:val="de-DE"/>
          </w:rPr>
          <w:id w:val="-1048147236"/>
          <w:citation/>
        </w:sdtPr>
        <w:sdtEndPr/>
        <w:sdtContent>
          <w:r w:rsidRPr="00212703">
            <w:rPr>
              <w:lang w:val="de-DE"/>
            </w:rPr>
            <w:fldChar w:fldCharType="begin"/>
          </w:r>
          <w:r w:rsidRPr="00212703">
            <w:rPr>
              <w:lang w:val="de-DE"/>
            </w:rPr>
            <w:instrText xml:space="preserve"> CITATION Goo18 \l 1031 </w:instrText>
          </w:r>
          <w:r w:rsidRPr="00212703">
            <w:rPr>
              <w:lang w:val="de-DE"/>
            </w:rPr>
            <w:fldChar w:fldCharType="separate"/>
          </w:r>
          <w:r w:rsidR="00207940" w:rsidRPr="00207940">
            <w:rPr>
              <w:noProof/>
              <w:lang w:val="de-DE"/>
            </w:rPr>
            <w:t>(Google, 2018)</w:t>
          </w:r>
          <w:r w:rsidRPr="00212703">
            <w:rPr>
              <w:lang w:val="de-DE"/>
            </w:rPr>
            <w:fldChar w:fldCharType="end"/>
          </w:r>
        </w:sdtContent>
      </w:sdt>
    </w:p>
    <w:p w14:paraId="31076B23" w14:textId="77777777" w:rsidR="00B66996" w:rsidRPr="00212703" w:rsidRDefault="00B66996" w:rsidP="00B66996">
      <w:pPr>
        <w:pStyle w:val="TextkrperEinzug"/>
        <w:ind w:firstLine="0"/>
        <w:rPr>
          <w:lang w:val="de-DE"/>
        </w:rPr>
      </w:pPr>
    </w:p>
    <w:p w14:paraId="3BC7301C" w14:textId="31A596DC" w:rsidR="00927522" w:rsidRP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6CF76130" w14:textId="6B8DFB8C"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207940">
            <w:rPr>
              <w:rFonts w:cs="Times New Roman"/>
              <w:noProof/>
              <w:lang w:val="de-DE"/>
            </w:rPr>
            <w:t xml:space="preserve"> </w:t>
          </w:r>
          <w:r w:rsidR="00207940" w:rsidRPr="00207940">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207940">
            <w:rPr>
              <w:rFonts w:cs="Times New Roman"/>
              <w:noProof/>
              <w:lang w:val="de-DE"/>
            </w:rPr>
            <w:t xml:space="preserve"> </w:t>
          </w:r>
          <w:r w:rsidR="00207940" w:rsidRPr="00207940">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Pr="00212703">
        <w:rPr>
          <w:lang w:val="de-DE"/>
        </w:rPr>
        <w:t>o</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5"/>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0C4544" w:rsidR="00AE116F" w:rsidRPr="00927522" w:rsidRDefault="00927522" w:rsidP="00B66996">
      <w:pPr>
        <w:pStyle w:val="TextkrperEinzug"/>
        <w:ind w:firstLine="0"/>
        <w:rPr>
          <w:rFonts w:cs="Times New Roman"/>
          <w:b/>
          <w:u w:val="single"/>
          <w:lang w:val="de-DE"/>
        </w:rPr>
      </w:pPr>
      <w:r w:rsidRPr="00927522">
        <w:rPr>
          <w:rFonts w:cs="Times New Roman"/>
          <w:b/>
          <w:u w:val="single"/>
          <w:lang w:val="de-DE"/>
        </w:rPr>
        <w:t>React</w:t>
      </w:r>
    </w:p>
    <w:p w14:paraId="639328C2" w14:textId="36FEBDE6" w:rsidR="00AE116F" w:rsidRPr="00212703" w:rsidRDefault="00AE116F" w:rsidP="00AE116F">
      <w:pPr>
        <w:pStyle w:val="Textkrper"/>
      </w:pPr>
      <w:r w:rsidRPr="00212703">
        <w:rPr>
          <w:i/>
        </w:rPr>
        <w:lastRenderedPageBreak/>
        <w:t>React</w:t>
      </w:r>
      <w:r w:rsidRPr="00212703">
        <w:rPr>
          <w:i/>
        </w:rPr>
        <w:fldChar w:fldCharType="begin"/>
      </w:r>
      <w:r w:rsidRPr="00212703">
        <w:instrText xml:space="preserve"> XE "</w:instrText>
      </w:r>
      <w:r w:rsidRPr="00212703">
        <w:rPr>
          <w:i/>
        </w:rPr>
        <w:instrText>React</w:instrText>
      </w:r>
      <w:r w:rsidRPr="00212703">
        <w:instrText xml:space="preserve">" </w:instrText>
      </w:r>
      <w:r w:rsidRPr="00212703">
        <w:rPr>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id w:val="-586693094"/>
          <w:citation/>
        </w:sdtPr>
        <w:sdtEndPr/>
        <w:sdtContent>
          <w:r w:rsidRPr="00212703">
            <w:fldChar w:fldCharType="begin"/>
          </w:r>
          <w:r w:rsidRPr="00212703">
            <w:instrText xml:space="preserve"> CITATION Fac181 \l 1031 </w:instrText>
          </w:r>
          <w:r w:rsidRPr="00212703">
            <w:fldChar w:fldCharType="separate"/>
          </w:r>
          <w:r w:rsidR="00207940">
            <w:rPr>
              <w:noProof/>
            </w:rPr>
            <w:t xml:space="preserve"> (Facebook/React, 2018)</w:t>
          </w:r>
          <w:r w:rsidRPr="00212703">
            <w:fldChar w:fldCharType="end"/>
          </w:r>
        </w:sdtContent>
      </w:sdt>
      <w:r w:rsidRPr="00212703">
        <w:t xml:space="preserve"> besitzt eine deutliche Verbesserung der Fehlermeldung.</w:t>
      </w:r>
    </w:p>
    <w:p w14:paraId="1F8F8806" w14:textId="77777777" w:rsidR="00AE116F" w:rsidRPr="00212703" w:rsidRDefault="00AE116F" w:rsidP="00AE116F">
      <w:pPr>
        <w:pStyle w:val="Textkrper"/>
      </w:pPr>
    </w:p>
    <w:p w14:paraId="6062228C" w14:textId="77777777" w:rsidR="00AE116F" w:rsidRPr="00212703" w:rsidRDefault="00AE116F" w:rsidP="00AE116F">
      <w:pPr>
        <w:pStyle w:val="Textkrper"/>
      </w:pPr>
      <w:r w:rsidRPr="00212703">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2FD442EE" w14:textId="77777777" w:rsidR="00AE116F" w:rsidRPr="00212703" w:rsidRDefault="00AE116F" w:rsidP="00AE116F">
      <w:pPr>
        <w:pStyle w:val="Textkrper"/>
      </w:pPr>
      <w:r w:rsidRPr="00212703">
        <w:t>In dynamischen Webseiten und -anwendungen können beispielsweise Quelltext-Ausschnitte</w:t>
      </w:r>
    </w:p>
    <w:p w14:paraId="7D1877C7" w14:textId="77777777" w:rsidR="00AE116F" w:rsidRPr="00212703" w:rsidRDefault="00AE116F" w:rsidP="00AE116F">
      <w:pPr>
        <w:pStyle w:val="Textkrper"/>
      </w:pP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7D0904AC" w:rsidR="00AE116F" w:rsidRPr="00212703" w:rsidRDefault="00AE116F" w:rsidP="00AE116F">
      <w:pPr>
        <w:pStyle w:val="Textkrper"/>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207940">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207940">
            <w:rPr>
              <w:i/>
              <w:noProof/>
            </w:rPr>
            <w:t xml:space="preserve"> </w:t>
          </w:r>
          <w:r w:rsidR="00207940">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63ECC845" w:rsidR="00C7037C" w:rsidRDefault="00C7037C" w:rsidP="00C7037C">
      <w:pPr>
        <w:pStyle w:val="berschrift3"/>
      </w:pPr>
      <w:bookmarkStart w:id="343" w:name="_Toc517096381"/>
      <w:bookmarkStart w:id="344" w:name="_Toc517363129"/>
      <w:r w:rsidRPr="00C7037C">
        <w:lastRenderedPageBreak/>
        <w:t>UI-Bibliotheken</w:t>
      </w:r>
      <w:bookmarkEnd w:id="343"/>
      <w:bookmarkEnd w:id="344"/>
    </w:p>
    <w:p w14:paraId="4371BF35" w14:textId="03A11DBA" w:rsidR="00D652CA" w:rsidRPr="00212703" w:rsidRDefault="00D652CA" w:rsidP="00B66996">
      <w:pPr>
        <w:pStyle w:val="TextkrperEinzug"/>
        <w:ind w:firstLine="0"/>
        <w:rPr>
          <w:rFonts w:cs="Times New Roman"/>
          <w:lang w:val="de-DE"/>
        </w:rPr>
      </w:pPr>
      <w:r w:rsidRPr="00D652CA">
        <w:rPr>
          <w:rFonts w:cs="Times New Roman"/>
          <w:lang w:val="de-DE"/>
        </w:rPr>
        <w:t>Nachdem wir die JavaScript-Softwarebibliotheke</w:t>
      </w:r>
      <w:r>
        <w:rPr>
          <w:rFonts w:cs="Times New Roman"/>
          <w:lang w:val="de-DE"/>
        </w:rPr>
        <w:t>n</w:t>
      </w:r>
      <w:r w:rsidRPr="00D652CA">
        <w:rPr>
          <w:rFonts w:cs="Times New Roman"/>
          <w:lang w:val="de-DE"/>
        </w:rPr>
        <w:t>, die ein Grundgerüst für die Ausgabe von User-Interface-Komponenten von browserfähige Anwendungen untersucht haben, werden wir in den folgenden Abschnitten die externen Bibliotheken zur Visualisierung von Information Daten angehen.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24D9D070" w:rsidR="00B66996" w:rsidRPr="00212703" w:rsidRDefault="00B66996" w:rsidP="00B66996">
      <w:pPr>
        <w:pStyle w:val="Textkrper"/>
      </w:pPr>
      <w:r w:rsidRPr="00212703">
        <w:t xml:space="preserve">SAPUI5 ist eine </w:t>
      </w:r>
      <w:r w:rsidR="001731F3">
        <w:t>JavaScript</w:t>
      </w:r>
      <w:r w:rsidRPr="00212703">
        <w:t>-Framework, die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207940">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16267035" w:rsidR="00B66996" w:rsidRPr="00212703" w:rsidRDefault="00B66996" w:rsidP="00B66996">
      <w:pPr>
        <w:pStyle w:val="TextkrperEinzug"/>
        <w:ind w:firstLine="0"/>
        <w:rPr>
          <w:lang w:val="de-DE"/>
        </w:rPr>
      </w:pPr>
      <w:r w:rsidRPr="00212703">
        <w:rPr>
          <w:lang w:val="de-DE"/>
        </w:rPr>
        <w:t>Diese Bibliotheken besitzen vor allen eine effiziente Engine zum Erstellen und Aktualisieren der HTML-Steuerelemente, darüber hinaus unterstützen sie das MVC-Konzept und die deklarative UI</w:t>
      </w:r>
      <w:r w:rsidR="00AE116F">
        <w:rPr>
          <w:rStyle w:val="Funotenzeichen"/>
          <w:lang w:val="de-DE"/>
        </w:rPr>
        <w:footnoteReference w:id="26"/>
      </w:r>
      <w:r w:rsidRPr="00212703">
        <w:rPr>
          <w:lang w:val="de-DE"/>
        </w:rPr>
        <w:t>-Konstruktion.</w:t>
      </w:r>
    </w:p>
    <w:p w14:paraId="03A6B2B7" w14:textId="2C51869E" w:rsidR="00B66996" w:rsidRPr="00212703" w:rsidRDefault="00B66996" w:rsidP="00B66996">
      <w:pPr>
        <w:pStyle w:val="TextkrperEinzug"/>
        <w:ind w:firstLine="0"/>
        <w:rPr>
          <w:lang w:val="de-DE"/>
        </w:rPr>
      </w:pPr>
      <w:r w:rsidRPr="00212703">
        <w:rPr>
          <w:lang w:val="de-DE"/>
        </w:rPr>
        <w:t>Die Steuerelemente reichen von einfachen Button-Steuerelemente bis zu komplexen Steuerelementen, beispielsweise Grid-System und Diagram-Steuerelemente.</w:t>
      </w:r>
    </w:p>
    <w:p w14:paraId="2D22D5DF" w14:textId="59ABBAB6" w:rsidR="00B66996" w:rsidRPr="00212703" w:rsidRDefault="00B66996" w:rsidP="00B66996">
      <w:pPr>
        <w:pStyle w:val="TextkrperEinzug"/>
        <w:ind w:firstLine="0"/>
        <w:rPr>
          <w:lang w:val="de-DE"/>
        </w:rPr>
      </w:pPr>
      <w:r w:rsidRPr="00212703">
        <w:rPr>
          <w:lang w:val="de-DE"/>
        </w:rPr>
        <w:t>Für Entwickler bietet</w:t>
      </w:r>
      <w:r w:rsidR="004663DA" w:rsidRPr="00212703">
        <w:rPr>
          <w:lang w:val="de-DE"/>
        </w:rPr>
        <w:t xml:space="preserve"> SAPUI5 eine </w:t>
      </w:r>
      <w:r w:rsidRPr="00212703">
        <w:rPr>
          <w:lang w:val="de-DE"/>
        </w:rPr>
        <w:t>leistungsstarke Konzepte:</w:t>
      </w:r>
    </w:p>
    <w:p w14:paraId="2C73991D" w14:textId="77777777" w:rsidR="00B66996" w:rsidRPr="00212703" w:rsidRDefault="00B66996" w:rsidP="00F1746F">
      <w:pPr>
        <w:pStyle w:val="TextkrperEinzug"/>
        <w:numPr>
          <w:ilvl w:val="0"/>
          <w:numId w:val="27"/>
        </w:numPr>
        <w:rPr>
          <w:lang w:val="de-DE"/>
        </w:rPr>
      </w:pPr>
      <w:r w:rsidRPr="00212703">
        <w:rPr>
          <w:lang w:val="de-DE"/>
        </w:rPr>
        <w:t>Der SAPUI5 bietet eine solide Grundlage, die die Entwicklungsprozesse vereinfacht, indem viele Aspekte der modernen Entwicklung hinter den Kulissen verwalten werden.</w:t>
      </w:r>
    </w:p>
    <w:p w14:paraId="69C5C3DA" w14:textId="49BA4547" w:rsidR="00B66996" w:rsidRPr="00212703" w:rsidRDefault="00B66996" w:rsidP="00F1746F">
      <w:pPr>
        <w:pStyle w:val="TextkrperEinzug"/>
        <w:numPr>
          <w:ilvl w:val="0"/>
          <w:numId w:val="27"/>
        </w:numPr>
        <w:rPr>
          <w:lang w:val="de-DE"/>
        </w:rPr>
      </w:pPr>
      <w:r w:rsidRPr="00212703">
        <w:rPr>
          <w:lang w:val="de-DE"/>
        </w:rPr>
        <w:t xml:space="preserve">Es biete integrierte Unterstützung für Architekturkonzept wie Zwei-Wege-Datenbindung und Routing </w:t>
      </w:r>
    </w:p>
    <w:p w14:paraId="362FF88A" w14:textId="13D55F23" w:rsidR="008B042B" w:rsidRPr="008B042B" w:rsidRDefault="00B66996" w:rsidP="00F1746F">
      <w:pPr>
        <w:pStyle w:val="TextkrperEinzug"/>
        <w:numPr>
          <w:ilvl w:val="0"/>
          <w:numId w:val="27"/>
        </w:numPr>
        <w:rPr>
          <w:lang w:val="de-DE"/>
        </w:rPr>
      </w:pPr>
      <w:r w:rsidRPr="00212703">
        <w:rPr>
          <w:lang w:val="de-DE"/>
        </w:rPr>
        <w:t>Es biete die Bindung mit JSON, XML und andere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686D59">
      <w:pPr>
        <w:pStyle w:val="TextkrperEinzug"/>
        <w:ind w:firstLine="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2B9533EF"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207940">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das mobile und web Einsatzfeld an. Der Code läuft nicht in  einer WebView</w:t>
      </w:r>
      <w:r w:rsidRPr="00212703">
        <w:rPr>
          <w:rStyle w:val="Funotenzeichen"/>
        </w:rPr>
        <w:footnoteReference w:id="27"/>
      </w:r>
      <w:r w:rsidRPr="00212703">
        <w:t>, sonder</w:t>
      </w:r>
      <w:r w:rsidR="00621F77">
        <w:t>n</w:t>
      </w:r>
      <w:r w:rsidRPr="00212703">
        <w:t xml:space="preserve"> in einer Runtime, die von Telerik-Ingenieuren zur Interaktion mit dem zugrundeliegenden Betriebssysteme entwickelt wurde.</w:t>
      </w:r>
    </w:p>
    <w:p w14:paraId="16A3F2A2" w14:textId="77777777" w:rsidR="00B66996" w:rsidRPr="00212703" w:rsidRDefault="00B66996" w:rsidP="00B66996">
      <w:pPr>
        <w:pStyle w:val="TextkrperEinzug"/>
        <w:ind w:firstLine="0"/>
        <w:rPr>
          <w:lang w:val="de-DE"/>
        </w:rPr>
      </w:pPr>
      <w:r w:rsidRPr="00212703">
        <w:rPr>
          <w:lang w:val="de-DE"/>
        </w:rPr>
        <w:t>Daher können Sie auf die Steuerelemente des UI-Stacks der jeweils Plattform zurückgreifen. Kendo UI bietet zudem –zur Reduktion des Portierungsaufwands – die Möglichkeiten, die Bedienschnittstelle in einer XML angelehnten Sprache zu beschreiben. Die Laufzeitumgebung erzeugt daraus eine Widget</w:t>
      </w:r>
      <w:r w:rsidRPr="00212703">
        <w:rPr>
          <w:rStyle w:val="Funotenzeichen"/>
          <w:lang w:val="de-DE"/>
        </w:rPr>
        <w:footnoteReference w:id="28"/>
      </w:r>
      <w:r w:rsidRPr="00212703">
        <w:rPr>
          <w:lang w:val="de-DE"/>
        </w:rPr>
        <w:t>-Struktur.</w:t>
      </w:r>
    </w:p>
    <w:p w14:paraId="2A9FE23B" w14:textId="0F2A0760" w:rsidR="00B66996" w:rsidRPr="00212703" w:rsidRDefault="00B66996" w:rsidP="00B66996">
      <w:pPr>
        <w:pStyle w:val="TextkrperEinzug"/>
        <w:ind w:firstLine="0"/>
        <w:rPr>
          <w:lang w:val="de-DE"/>
        </w:rPr>
      </w:pPr>
      <w:r w:rsidRPr="00212703">
        <w:rPr>
          <w:lang w:val="de-DE"/>
        </w:rPr>
        <w:t>Eine gute gemachte Kendo-UI Applikation unterscheidet sich daher nicht wesentlich von einer komplett nativen und lässt sich zudem automatisch 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t>Vorteile</w:t>
      </w:r>
    </w:p>
    <w:p w14:paraId="044BC907" w14:textId="46A9B450" w:rsidR="00120B66" w:rsidRDefault="00120B66" w:rsidP="00F1746F">
      <w:pPr>
        <w:pStyle w:val="TextkrperEinzug"/>
        <w:numPr>
          <w:ilvl w:val="0"/>
          <w:numId w:val="38"/>
        </w:numPr>
        <w:rPr>
          <w:lang w:val="de-DE"/>
        </w:rPr>
      </w:pPr>
      <w:r w:rsidRPr="00120B66">
        <w:rPr>
          <w:lang w:val="de-DE"/>
        </w:rPr>
        <w:t>Kendo UI liefert ein umfangreiches Framework für die responsive Webentwicklung</w:t>
      </w:r>
      <w:r>
        <w:rPr>
          <w:lang w:val="de-DE"/>
        </w:rPr>
        <w:t>.</w:t>
      </w:r>
    </w:p>
    <w:p w14:paraId="77774577" w14:textId="4440D3D4" w:rsidR="00120B66" w:rsidRDefault="00120B66" w:rsidP="00F1746F">
      <w:pPr>
        <w:pStyle w:val="TextkrperEinzug"/>
        <w:numPr>
          <w:ilvl w:val="0"/>
          <w:numId w:val="38"/>
        </w:numPr>
        <w:rPr>
          <w:lang w:val="de-DE"/>
        </w:rPr>
      </w:pPr>
      <w:r w:rsidRPr="00120B66">
        <w:rPr>
          <w:lang w:val="de-DE"/>
        </w:rPr>
        <w:t>Kendo UI</w:t>
      </w:r>
      <w:r>
        <w:rPr>
          <w:lang w:val="de-DE"/>
        </w:rPr>
        <w:t xml:space="preserve"> bietet</w:t>
      </w:r>
      <w:r w:rsidRPr="00120B66">
        <w:rPr>
          <w:lang w:val="de-DE"/>
        </w:rPr>
        <w:t xml:space="preserve"> für viele Komponenten eine gute Basis</w:t>
      </w:r>
      <w:r>
        <w:rPr>
          <w:lang w:val="de-DE"/>
        </w:rPr>
        <w:t xml:space="preserve"> denn </w:t>
      </w:r>
      <w:r w:rsidRPr="00120B66">
        <w:rPr>
          <w:lang w:val="de-DE"/>
        </w:rPr>
        <w:t>Browserkompabilität und responsives Verhalten</w:t>
      </w:r>
      <w:r>
        <w:rPr>
          <w:lang w:val="de-DE"/>
        </w:rPr>
        <w:t xml:space="preserve"> sind feste Bestandteile</w:t>
      </w:r>
    </w:p>
    <w:p w14:paraId="060B4AF4" w14:textId="780DBD32" w:rsidR="00120B66" w:rsidRDefault="00120B66" w:rsidP="00F1746F">
      <w:pPr>
        <w:pStyle w:val="TextkrperEinzug"/>
        <w:numPr>
          <w:ilvl w:val="0"/>
          <w:numId w:val="38"/>
        </w:numPr>
        <w:rPr>
          <w:lang w:val="de-DE"/>
        </w:rPr>
      </w:pPr>
      <w:r w:rsidRPr="00120B66">
        <w:rPr>
          <w:lang w:val="de-DE"/>
        </w:rPr>
        <w:lastRenderedPageBreak/>
        <w:t>Kendo UI</w:t>
      </w:r>
      <w:r>
        <w:rPr>
          <w:lang w:val="de-DE"/>
        </w:rPr>
        <w:t xml:space="preserve"> </w:t>
      </w:r>
      <w:r w:rsidRPr="00120B66">
        <w:rPr>
          <w:lang w:val="de-DE"/>
        </w:rPr>
        <w:t xml:space="preserve">enthält </w:t>
      </w:r>
      <w:r>
        <w:rPr>
          <w:lang w:val="de-DE"/>
        </w:rPr>
        <w:t xml:space="preserve">unterschiedliche </w:t>
      </w:r>
      <w:r w:rsidRPr="00120B66">
        <w:rPr>
          <w:lang w:val="de-DE"/>
        </w:rPr>
        <w:t>Farbschema</w:t>
      </w:r>
      <w:r>
        <w:rPr>
          <w:lang w:val="de-DE"/>
        </w:rPr>
        <w:t>, n</w:t>
      </w:r>
      <w:r w:rsidRPr="00120B66">
        <w:rPr>
          <w:lang w:val="de-DE"/>
        </w:rPr>
        <w:t>eben Standard-Komponenten</w:t>
      </w:r>
    </w:p>
    <w:p w14:paraId="422029EA" w14:textId="0A4D5168" w:rsidR="008B042B" w:rsidRPr="008B042B" w:rsidRDefault="008B042B" w:rsidP="00F1746F">
      <w:pPr>
        <w:pStyle w:val="TextkrperEinzug"/>
        <w:numPr>
          <w:ilvl w:val="0"/>
          <w:numId w:val="38"/>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05B1B912" w:rsidR="00120B66" w:rsidRDefault="00120B66" w:rsidP="00F1746F">
      <w:pPr>
        <w:pStyle w:val="TextkrperEinzug"/>
        <w:numPr>
          <w:ilvl w:val="0"/>
          <w:numId w:val="39"/>
        </w:numPr>
        <w:rPr>
          <w:lang w:val="de-DE"/>
        </w:rPr>
      </w:pPr>
      <w:r>
        <w:rPr>
          <w:lang w:val="de-DE"/>
        </w:rPr>
        <w:t>Das Laden der Kendo UI-Bibliothek</w:t>
      </w:r>
      <w:r w:rsidRPr="00120B66">
        <w:rPr>
          <w:lang w:val="de-DE"/>
        </w:rPr>
        <w:t xml:space="preserve"> länger dauert länger</w:t>
      </w:r>
    </w:p>
    <w:p w14:paraId="0E159313" w14:textId="7BDDE5EB" w:rsidR="00120B66" w:rsidRPr="00120B66" w:rsidRDefault="00120B66" w:rsidP="00F1746F">
      <w:pPr>
        <w:pStyle w:val="TextkrperEinzug"/>
        <w:numPr>
          <w:ilvl w:val="0"/>
          <w:numId w:val="39"/>
        </w:numPr>
        <w:rPr>
          <w:lang w:val="de-DE"/>
        </w:rPr>
      </w:pPr>
      <w:r w:rsidRPr="00120B66">
        <w:rPr>
          <w:lang w:val="de-DE"/>
        </w:rPr>
        <w:t xml:space="preserve">Kendo UI generiert hauptsächlich Markup über </w:t>
      </w:r>
      <w:r w:rsidR="008B042B" w:rsidRPr="00120B66">
        <w:rPr>
          <w:lang w:val="de-DE"/>
        </w:rPr>
        <w:t>JavaScript</w:t>
      </w:r>
      <w:r w:rsidR="008B042B">
        <w:rPr>
          <w:lang w:val="de-DE"/>
        </w:rPr>
        <w:t>. was d</w:t>
      </w:r>
      <w:r w:rsidRPr="00120B66">
        <w:rPr>
          <w:lang w:val="de-DE"/>
        </w:rPr>
        <w:t>ie Anpassung der Klasse schwer macht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r w:rsidRPr="00C7037C">
        <w:rPr>
          <w:b/>
          <w:u w:val="single"/>
        </w:rPr>
        <w:t>GoJS</w:t>
      </w:r>
    </w:p>
    <w:p w14:paraId="67CB81DD" w14:textId="416DC8DB"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207940">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7777777" w:rsidR="00BF0976" w:rsidRPr="00212703" w:rsidRDefault="00BF0976" w:rsidP="00BF0976">
      <w:pPr>
        <w:pStyle w:val="Textkrper"/>
      </w:pPr>
      <w:r w:rsidRPr="00212703">
        <w:t>Die Anpassung von Aussehen und Verhalten hängt hauptsächlich von der Einstellung von Eigenschaften ab.</w:t>
      </w:r>
    </w:p>
    <w:p w14:paraId="4E9644E0" w14:textId="769E88F8" w:rsidR="00BF0976" w:rsidRPr="00212703" w:rsidRDefault="00BF0976" w:rsidP="00BF0976">
      <w:pPr>
        <w:pStyle w:val="TextkrperEinzug"/>
        <w:ind w:firstLine="0"/>
        <w:rPr>
          <w:lang w:val="de-DE"/>
        </w:rPr>
      </w:pPr>
      <w:r w:rsidRPr="00212703">
        <w:rPr>
          <w:lang w:val="de-DE"/>
        </w:rPr>
        <w:t>Wir werden in diesem Abschnitt eine kleine Einführung über GoJS bezüglich die Diagramm</w:t>
      </w:r>
    </w:p>
    <w:p w14:paraId="75DD2A73" w14:textId="77777777" w:rsidR="00BF0976" w:rsidRPr="00212703" w:rsidRDefault="00BF0976" w:rsidP="00BF0976">
      <w:pPr>
        <w:pStyle w:val="TextkrperEinzug"/>
        <w:ind w:firstLine="0"/>
        <w:rPr>
          <w:lang w:val="de-DE"/>
        </w:rPr>
      </w:pPr>
      <w:r w:rsidRPr="00212703">
        <w:rPr>
          <w:lang w:val="de-DE"/>
        </w:rPr>
        <w:t xml:space="preserve">Danach die Nachteile Bzw. Vorteile bei Verwendung von dieser externen Bibliothek </w:t>
      </w:r>
    </w:p>
    <w:p w14:paraId="17C21EE9" w14:textId="77777777" w:rsidR="0041111C" w:rsidRDefault="0041111C" w:rsidP="0041111C">
      <w:pPr>
        <w:pStyle w:val="Textkrper"/>
      </w:pPr>
      <w:bookmarkStart w:id="345" w:name="_Toc514837020"/>
    </w:p>
    <w:p w14:paraId="40B27F41" w14:textId="7BE371B8" w:rsidR="00BF0976" w:rsidRPr="0041111C" w:rsidRDefault="00BF0976" w:rsidP="0041111C">
      <w:pPr>
        <w:pStyle w:val="Textkrper"/>
        <w:rPr>
          <w:b/>
        </w:rPr>
      </w:pPr>
      <w:r w:rsidRPr="0041111C">
        <w:rPr>
          <w:b/>
        </w:rPr>
        <w:t>Einführung</w:t>
      </w:r>
      <w:bookmarkEnd w:id="345"/>
      <w:r w:rsidR="0041111C">
        <w:rPr>
          <w:b/>
        </w:rPr>
        <w:t>:</w:t>
      </w:r>
    </w:p>
    <w:p w14:paraId="1AC8B5A9" w14:textId="4690056F" w:rsidR="00BF0976" w:rsidRPr="00212703" w:rsidRDefault="00BF0976" w:rsidP="00BF0976">
      <w:pPr>
        <w:pStyle w:val="Textkrper"/>
      </w:pPr>
      <w:r w:rsidRPr="00212703">
        <w:t>Um eine Netzwerktopologie mit Hilfe von GoJS-Diagramm 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5E081CF3" w14:textId="7E47E94D" w:rsidR="00BF0976" w:rsidRPr="00212703" w:rsidRDefault="00BF0976" w:rsidP="00BF0976">
      <w:pPr>
        <w:pStyle w:val="TextkrperEinzug"/>
        <w:ind w:firstLine="0"/>
        <w:rPr>
          <w:lang w:val="de-DE"/>
        </w:rPr>
      </w:pPr>
      <w:r w:rsidRPr="00212703">
        <w:rPr>
          <w:lang w:val="de-DE"/>
        </w:rPr>
        <w:lastRenderedPageBreak/>
        <w:t xml:space="preserve">Jedes Diagramm besteht aus Knoten, die durch Links verbunden sein könnten und die optional in Gruppen </w:t>
      </w:r>
      <w:r w:rsidR="00D652CA">
        <w:rPr>
          <w:lang w:val="de-DE"/>
        </w:rPr>
        <w:t xml:space="preserve">zusammengefasst </w:t>
      </w:r>
      <w:r w:rsidRPr="00212703">
        <w:rPr>
          <w:lang w:val="de-DE"/>
        </w:rPr>
        <w:t xml:space="preserve">sein könnten. Alle Diagramm-Teile sind in Schichten zusammengefasst und nach gewünschten Layouts (z.B. Baum-Layout, Linienlayout …) angeordnet. </w:t>
      </w:r>
    </w:p>
    <w:p w14:paraId="784B72E3" w14:textId="77777777" w:rsidR="00BF0976" w:rsidRPr="00212703" w:rsidRDefault="00BF0976" w:rsidP="00BF0976">
      <w:pPr>
        <w:pStyle w:val="TextkrperEinzug"/>
        <w:ind w:firstLine="0"/>
        <w:rPr>
          <w:lang w:val="de-DE"/>
        </w:rPr>
      </w:pPr>
    </w:p>
    <w:p w14:paraId="7CEFA0C4" w14:textId="77777777" w:rsidR="00D652CA" w:rsidRDefault="00BF0976" w:rsidP="00BF0976">
      <w:pPr>
        <w:pStyle w:val="TextkrperEinzug"/>
        <w:ind w:firstLine="0"/>
        <w:rPr>
          <w:lang w:val="de-DE"/>
        </w:rPr>
      </w:pPr>
      <w:r w:rsidRPr="00212703">
        <w:rPr>
          <w:lang w:val="de-DE"/>
        </w:rPr>
        <w:t xml:space="preserve">Das Diagramm-Modell besteht aus 2 wichtigsten Eigenschaften: </w:t>
      </w:r>
      <w:r w:rsidRPr="00212703">
        <w:rPr>
          <w:i/>
          <w:lang w:val="de-DE"/>
        </w:rPr>
        <w:t>nodeDataArray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nodeDataArray</w:instrText>
      </w:r>
      <w:r w:rsidR="007018EF" w:rsidRPr="00D652CA">
        <w:rPr>
          <w:lang w:val="de-DE"/>
        </w:rPr>
        <w:instrText xml:space="preserve">" </w:instrText>
      </w:r>
      <w:r w:rsidR="007018EF" w:rsidRPr="00212703">
        <w:rPr>
          <w:i/>
          <w:lang w:val="de-DE"/>
        </w:rPr>
        <w:fldChar w:fldCharType="end"/>
      </w:r>
      <w:r w:rsidRPr="00212703">
        <w:rPr>
          <w:i/>
          <w:lang w:val="de-DE"/>
        </w:rPr>
        <w:t xml:space="preserve"> </w:t>
      </w:r>
      <w:r w:rsidRPr="00212703">
        <w:rPr>
          <w:lang w:val="de-DE"/>
        </w:rPr>
        <w:t xml:space="preserve">beinhalten alle Knoten und </w:t>
      </w:r>
      <w:r w:rsidRPr="00212703">
        <w:rPr>
          <w:i/>
          <w:lang w:val="de-DE"/>
        </w:rPr>
        <w:t>linkDataArray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linkDataArray</w:instrText>
      </w:r>
      <w:r w:rsidR="007018EF" w:rsidRPr="00D652CA">
        <w:rPr>
          <w:lang w:val="de-DE"/>
        </w:rPr>
        <w:instrText xml:space="preserve">" </w:instrText>
      </w:r>
      <w:r w:rsidR="007018EF" w:rsidRPr="00212703">
        <w:rPr>
          <w:i/>
          <w:lang w:val="de-DE"/>
        </w:rPr>
        <w:fldChar w:fldCharType="end"/>
      </w:r>
      <w:r w:rsidRPr="00212703">
        <w:rPr>
          <w:lang w:val="de-DE"/>
        </w:rPr>
        <w:t xml:space="preserve"> listet alle Verbindungen, die in dem Diagramm dargestellt werden sollen. Abbildung 12 zeigt die Diagrammklasse und ihre Interaktion: das Ansichtsmodell(Model) implementiert Eigenschaften, </w:t>
      </w:r>
    </w:p>
    <w:p w14:paraId="5AEC6049" w14:textId="77777777" w:rsidR="00D652CA" w:rsidRDefault="00D652CA" w:rsidP="00BF0976">
      <w:pPr>
        <w:pStyle w:val="TextkrperEinzug"/>
        <w:ind w:firstLine="0"/>
        <w:rPr>
          <w:lang w:val="de-DE"/>
        </w:rPr>
      </w:pPr>
    </w:p>
    <w:p w14:paraId="01835BCA" w14:textId="03D69A5C" w:rsidR="00BF0976" w:rsidRPr="00212703" w:rsidRDefault="00BF0976" w:rsidP="00BF0976">
      <w:pPr>
        <w:pStyle w:val="TextkrperEinzug"/>
        <w:ind w:firstLine="0"/>
        <w:rPr>
          <w:lang w:val="de-DE"/>
        </w:rPr>
      </w:pPr>
      <w:r w:rsidRPr="00212703">
        <w:rPr>
          <w:lang w:val="de-DE"/>
        </w:rPr>
        <w:t>an die die Ansicht gebunden werden kann, und benachrichtigt die Ansicht von Statusänderungen über Änderungsbenachrichtigungsereignisse. In der Regel besteht eine Eins-zu-Eins-Beziehung zwischen einer Ansicht(Diagramm) und ihrem Ansichtsmodell(Model)</w:t>
      </w:r>
    </w:p>
    <w:p w14:paraId="27650876" w14:textId="77777777" w:rsidR="00BF0976" w:rsidRPr="00212703" w:rsidRDefault="00BF0976" w:rsidP="00BF0976">
      <w:pPr>
        <w:pStyle w:val="TextkrperEinzug"/>
        <w:ind w:firstLine="0"/>
        <w:rPr>
          <w:lang w:val="de-DE"/>
        </w:rPr>
      </w:pPr>
    </w:p>
    <w:p w14:paraId="6A02538F" w14:textId="77777777" w:rsidR="00BF0976" w:rsidRPr="00212703" w:rsidRDefault="00BF0976" w:rsidP="00BF0976">
      <w:pPr>
        <w:pStyle w:val="TextkrperEinzug"/>
        <w:keepNext/>
        <w:ind w:firstLine="0"/>
      </w:pPr>
      <w:r w:rsidRPr="00212703">
        <w:rPr>
          <w:noProof/>
          <w:lang w:val="de-DE"/>
        </w:rPr>
        <w:drawing>
          <wp:inline distT="0" distB="0" distL="0" distR="0" wp14:anchorId="23FC5747" wp14:editId="22ACF7BE">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449070"/>
                    </a:xfrm>
                    <a:prstGeom prst="rect">
                      <a:avLst/>
                    </a:prstGeom>
                  </pic:spPr>
                </pic:pic>
              </a:graphicData>
            </a:graphic>
          </wp:inline>
        </w:drawing>
      </w:r>
    </w:p>
    <w:p w14:paraId="764C7F3B" w14:textId="540B36BB" w:rsidR="00BF0976" w:rsidRPr="00212703" w:rsidRDefault="00BF0976" w:rsidP="00BF0976">
      <w:pPr>
        <w:pStyle w:val="Beschriftung"/>
        <w:jc w:val="both"/>
      </w:pPr>
      <w:bookmarkStart w:id="346" w:name="_Ref515439974"/>
      <w:bookmarkStart w:id="347" w:name="_Toc511225569"/>
      <w:bookmarkStart w:id="348" w:name="_Ref515439966"/>
      <w:bookmarkStart w:id="349" w:name="_Toc517363175"/>
      <w:r w:rsidRPr="00212703">
        <w:t xml:space="preserve">Abbildung </w:t>
      </w:r>
      <w:r w:rsidR="00EB49B0">
        <w:fldChar w:fldCharType="begin"/>
      </w:r>
      <w:r w:rsidR="00EB49B0">
        <w:instrText xml:space="preserve"> SEQ </w:instrText>
      </w:r>
      <w:r w:rsidR="00EB49B0">
        <w:instrText xml:space="preserve">Abbildung \* ARABIC </w:instrText>
      </w:r>
      <w:r w:rsidR="00EB49B0">
        <w:fldChar w:fldCharType="separate"/>
      </w:r>
      <w:r w:rsidR="00207940">
        <w:rPr>
          <w:noProof/>
        </w:rPr>
        <w:t>14</w:t>
      </w:r>
      <w:r w:rsidR="00EB49B0">
        <w:rPr>
          <w:noProof/>
        </w:rPr>
        <w:fldChar w:fldCharType="end"/>
      </w:r>
      <w:bookmarkEnd w:id="346"/>
      <w:r w:rsidRPr="00212703">
        <w:t>: Die wichtigsten Eigenschaften des Diagramms und ihre Interaktion</w:t>
      </w:r>
      <w:bookmarkEnd w:id="347"/>
      <w:bookmarkEnd w:id="348"/>
      <w:bookmarkEnd w:id="349"/>
    </w:p>
    <w:p w14:paraId="6FBA00B4" w14:textId="5C3AF390" w:rsidR="00BF0976" w:rsidRPr="00212703" w:rsidRDefault="00BF0976" w:rsidP="00BF0976">
      <w:pPr>
        <w:pStyle w:val="TextkrperEinzug"/>
        <w:ind w:firstLine="0"/>
        <w:rPr>
          <w:lang w:val="de-DE"/>
        </w:rPr>
      </w:pPr>
      <w:r w:rsidRPr="00212703">
        <w:rPr>
          <w:lang w:val="de-DE"/>
        </w:rPr>
        <w:t>Jeder Knoten oder Link wird normalerweise durch eine Vorlage definiert, die sein Aussehen und Verhalten deklariert. Jede Vorlage besteht aus Gruppen von GraphObjects wie TextBlocks (</w:t>
      </w:r>
      <w:r w:rsidR="00E3350F" w:rsidRPr="00212703">
        <w:rPr>
          <w:lang w:val="de-DE"/>
        </w:rPr>
        <w:t>d</w:t>
      </w:r>
      <w:r w:rsidR="00050123" w:rsidRPr="00212703">
        <w:rPr>
          <w:lang w:val="de-DE"/>
        </w:rPr>
        <w:t>ient</w:t>
      </w:r>
      <w:r w:rsidRPr="00212703">
        <w:rPr>
          <w:lang w:val="de-DE"/>
        </w:rPr>
        <w:t xml:space="preserve"> für die Anzeige der Gerätenamen), Picture (dient als Platzhalter für ein Bild) oder Shapes. Es gibt </w:t>
      </w:r>
      <w:r w:rsidRPr="00212703">
        <w:rPr>
          <w:lang w:val="de-DE"/>
        </w:rPr>
        <w:lastRenderedPageBreak/>
        <w:t>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4DB9E669" w14:textId="77777777" w:rsidR="00BF0976" w:rsidRPr="00212703" w:rsidRDefault="00BF0976" w:rsidP="00BF0976">
      <w:pPr>
        <w:pStyle w:val="TextkrperEinzug"/>
        <w:ind w:firstLine="0"/>
        <w:rPr>
          <w:lang w:val="de-DE"/>
        </w:rPr>
      </w:pPr>
    </w:p>
    <w:p w14:paraId="6FC92F12" w14:textId="35766874" w:rsidR="00BF0976" w:rsidRPr="00212703" w:rsidRDefault="00BF0976" w:rsidP="00BF0976">
      <w:pPr>
        <w:pStyle w:val="TextkrperEinzug"/>
        <w:ind w:firstLine="0"/>
        <w:rPr>
          <w:lang w:val="de-DE"/>
        </w:rPr>
      </w:pPr>
      <w:r w:rsidRPr="00212703">
        <w:rPr>
          <w:lang w:val="de-DE"/>
        </w:rPr>
        <w:t>Die Knoten können manuell (interaktiv oder programmgesteuert) positioniert werden oder können automatisch vom Diagramm</w:t>
      </w:r>
      <w:r w:rsidR="00E3350F" w:rsidRPr="00212703">
        <w:rPr>
          <w:lang w:val="de-DE"/>
        </w:rPr>
        <w:t>-L</w:t>
      </w:r>
      <w:r w:rsidR="00050123" w:rsidRPr="00212703">
        <w:rPr>
          <w:lang w:val="de-DE"/>
        </w:rPr>
        <w:t>ayout</w:t>
      </w:r>
      <w:r w:rsidRPr="00212703">
        <w:rPr>
          <w:lang w:val="de-DE"/>
        </w:rPr>
        <w:t xml:space="preserve"> angeordnet werden. Knoten besitzen die Möglichkeiten Port als Rechteck darzustellen.</w:t>
      </w:r>
    </w:p>
    <w:p w14:paraId="141FB915" w14:textId="77777777" w:rsidR="00BF0976" w:rsidRPr="00212703" w:rsidRDefault="00BF0976" w:rsidP="00BF0976">
      <w:pPr>
        <w:pStyle w:val="TextkrperEinzug"/>
        <w:ind w:firstLine="0"/>
        <w:rPr>
          <w:lang w:val="de-DE"/>
        </w:rPr>
      </w:pPr>
    </w:p>
    <w:p w14:paraId="200C11B4" w14:textId="7796F8B2" w:rsidR="00BF0976" w:rsidRPr="00212703" w:rsidRDefault="00BF0976" w:rsidP="00BF0976">
      <w:pPr>
        <w:pStyle w:val="TextkrperEinzug"/>
        <w:ind w:firstLine="0"/>
        <w:rPr>
          <w:lang w:val="de-DE"/>
        </w:rPr>
      </w:pPr>
      <w:r w:rsidRPr="00212703">
        <w:rPr>
          <w:lang w:val="de-DE"/>
        </w:rPr>
        <w:t>Jedes Diagramm verfügt über eine Reihe von Werkzeugen, die in</w:t>
      </w:r>
      <w:r w:rsidR="00D652CA">
        <w:rPr>
          <w:lang w:val="de-DE"/>
        </w:rPr>
        <w:t>teraktive Aufgaben ausführen, zum Beispiel</w:t>
      </w:r>
      <w:r w:rsidRPr="00212703">
        <w:rPr>
          <w:lang w:val="de-DE"/>
        </w:rPr>
        <w:t xml:space="preserve"> das Auswählen von Teilen oder das Ziehen von Elementen oder das Zeichnen einer neuen Verknüpfung zwischen zwei Knoten. Der ToolManager </w:t>
      </w:r>
      <w:r w:rsidRPr="00212703">
        <w:rPr>
          <w:rStyle w:val="Funotenzeichen"/>
          <w:lang w:val="de-DE"/>
        </w:rPr>
        <w:footnoteReference w:id="29"/>
      </w:r>
      <w:r w:rsidRPr="00212703">
        <w:rPr>
          <w:lang w:val="de-DE"/>
        </w:rPr>
        <w:t>bestimmt abhängig von den Mausereignissen und den aktuellen Umständen, welches Werkzeug ausgeführt werden soll.</w:t>
      </w:r>
    </w:p>
    <w:p w14:paraId="0A0FED47" w14:textId="77777777" w:rsidR="00BF0976" w:rsidRPr="00212703" w:rsidRDefault="00BF0976" w:rsidP="00BF0976">
      <w:pPr>
        <w:pStyle w:val="TextkrperEinzug"/>
        <w:ind w:firstLine="0"/>
        <w:rPr>
          <w:lang w:val="de-DE"/>
        </w:rPr>
      </w:pPr>
    </w:p>
    <w:p w14:paraId="200E69D4" w14:textId="62B58078" w:rsidR="00BF0976" w:rsidRPr="00212703" w:rsidRDefault="00BF0976" w:rsidP="00BF0976">
      <w:pPr>
        <w:pStyle w:val="TextkrperEinzug"/>
        <w:ind w:firstLine="0"/>
        <w:rPr>
          <w:lang w:val="de-DE"/>
        </w:rPr>
      </w:pPr>
      <w:r w:rsidRPr="00212703">
        <w:rPr>
          <w:lang w:val="de-DE"/>
        </w:rPr>
        <w:t>Jedes Diagramm verfügt außerdem über einen CommandHandler</w:t>
      </w:r>
      <w:r w:rsidR="007018EF" w:rsidRPr="00212703">
        <w:rPr>
          <w:i/>
          <w:lang w:val="de-DE"/>
        </w:rPr>
        <w:fldChar w:fldCharType="begin"/>
      </w:r>
      <w:r w:rsidR="007018EF" w:rsidRPr="00D652CA">
        <w:rPr>
          <w:lang w:val="de-DE"/>
        </w:rPr>
        <w:instrText xml:space="preserve"> XE "</w:instrText>
      </w:r>
      <w:r w:rsidR="007018EF" w:rsidRPr="00212703">
        <w:rPr>
          <w:i/>
          <w:lang w:val="de-DE"/>
        </w:rPr>
        <w:instrText>CommandHandler</w:instrText>
      </w:r>
      <w:r w:rsidR="007018EF" w:rsidRPr="00D652CA">
        <w:rPr>
          <w:lang w:val="de-DE"/>
        </w:rPr>
        <w:instrText xml:space="preserve">" </w:instrText>
      </w:r>
      <w:r w:rsidR="007018EF" w:rsidRPr="00212703">
        <w:rPr>
          <w:i/>
          <w:lang w:val="de-DE"/>
        </w:rPr>
        <w:fldChar w:fldCharType="end"/>
      </w:r>
      <w:r w:rsidR="00FC69E1" w:rsidRPr="00212703">
        <w:rPr>
          <w:lang w:val="de-DE"/>
        </w:rPr>
        <w:t>,</w:t>
      </w:r>
      <w:r w:rsidRPr="00212703">
        <w:rPr>
          <w:lang w:val="de-DE"/>
        </w:rPr>
        <w:t>, der verschiedene Befehle implementiert, z. B. Löschen oder Kopieren. Der CommandHandler interpretiert Tastaturereignisse wie z. B. Steuerelement-Z, wenn der ToolManager ausgeführt wird.</w:t>
      </w:r>
    </w:p>
    <w:p w14:paraId="63FEA3DC" w14:textId="77777777" w:rsidR="00BF0976" w:rsidRPr="00212703" w:rsidRDefault="00BF0976" w:rsidP="00BF0976">
      <w:pPr>
        <w:pStyle w:val="TextkrperEinzug"/>
        <w:ind w:firstLine="0"/>
        <w:rPr>
          <w:lang w:val="de-DE"/>
        </w:rPr>
      </w:pPr>
    </w:p>
    <w:p w14:paraId="3AE11174" w14:textId="60907CA8" w:rsidR="00BF0976" w:rsidRDefault="00BF0976" w:rsidP="00BF0976">
      <w:pPr>
        <w:pStyle w:val="TextkrperEinzug"/>
        <w:ind w:firstLine="0"/>
        <w:rPr>
          <w:lang w:val="de-DE"/>
        </w:rPr>
      </w:pPr>
      <w:r w:rsidRPr="00212703">
        <w:rPr>
          <w:lang w:val="de-DE"/>
        </w:rPr>
        <w:t xml:space="preserve">Alle programmatischen Änderungen am Diagramm-, GraphObject-,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w:t>
      </w:r>
      <w:r w:rsidRPr="00212703">
        <w:rPr>
          <w:lang w:val="de-DE"/>
        </w:rPr>
        <w:lastRenderedPageBreak/>
        <w:t>sodass jede Benutzeraktion automatisch rückgängig gemacht werden kann, wenn der UndoManager</w:t>
      </w:r>
      <w:r w:rsidR="007018EF" w:rsidRPr="00212703">
        <w:rPr>
          <w:i/>
          <w:lang w:val="de-DE"/>
        </w:rPr>
        <w:fldChar w:fldCharType="begin"/>
      </w:r>
      <w:r w:rsidR="007018EF" w:rsidRPr="00D652CA">
        <w:rPr>
          <w:lang w:val="de-DE"/>
        </w:rPr>
        <w:instrText xml:space="preserve"> XE "</w:instrText>
      </w:r>
      <w:r w:rsidR="007018EF" w:rsidRPr="00212703">
        <w:rPr>
          <w:i/>
          <w:lang w:val="de-DE"/>
        </w:rPr>
        <w:instrText>UndoManager</w:instrText>
      </w:r>
      <w:r w:rsidR="007018EF" w:rsidRPr="00D652CA">
        <w:rPr>
          <w:lang w:val="de-DE"/>
        </w:rPr>
        <w:instrText xml:space="preserve">" </w:instrText>
      </w:r>
      <w:r w:rsidR="007018EF" w:rsidRPr="00212703">
        <w:rPr>
          <w:i/>
          <w:lang w:val="de-DE"/>
        </w:rPr>
        <w:fldChar w:fldCharType="end"/>
      </w:r>
      <w:r w:rsidRPr="00212703">
        <w:rPr>
          <w:lang w:val="de-DE"/>
        </w:rPr>
        <w:t xml:space="preserve"> aktiviert ist. DiagramEvents und Event-Handler auf Diagrams und GraphObjects sind alle dokumentiert, egal ob sie innerhalb einer Transaktion ausgelöst werden oder ob </w:t>
      </w:r>
      <w:r w:rsidR="00CD6D56">
        <w:rPr>
          <w:lang w:val="de-DE"/>
        </w:rPr>
        <w:t xml:space="preserve">man </w:t>
      </w:r>
      <w:r w:rsidRPr="00212703">
        <w:rPr>
          <w:lang w:val="de-DE"/>
        </w:rPr>
        <w:t xml:space="preserve">eine Transaktion durchführen </w:t>
      </w:r>
      <w:r w:rsidR="00CD6D56">
        <w:rPr>
          <w:lang w:val="de-DE"/>
        </w:rPr>
        <w:t>muss</w:t>
      </w:r>
      <w:r w:rsidRPr="00212703">
        <w:rPr>
          <w:lang w:val="de-DE"/>
        </w:rPr>
        <w:t>, um das Modell oder das Diagramm zu ändern.</w:t>
      </w:r>
    </w:p>
    <w:p w14:paraId="220B2B13" w14:textId="77777777" w:rsidR="0041111C" w:rsidRPr="00212703" w:rsidRDefault="0041111C" w:rsidP="00BF0976">
      <w:pPr>
        <w:pStyle w:val="TextkrperEinzug"/>
        <w:ind w:firstLine="0"/>
        <w:rPr>
          <w:lang w:val="de-DE"/>
        </w:rPr>
      </w:pPr>
    </w:p>
    <w:p w14:paraId="67676382" w14:textId="14B9F5B0" w:rsidR="00BF0976" w:rsidRPr="0041111C" w:rsidRDefault="00BF0976" w:rsidP="0041111C">
      <w:pPr>
        <w:pStyle w:val="Textkrper"/>
        <w:rPr>
          <w:b/>
        </w:rPr>
      </w:pPr>
      <w:bookmarkStart w:id="350" w:name="_Toc514837021"/>
      <w:r w:rsidRPr="0041111C">
        <w:rPr>
          <w:b/>
        </w:rPr>
        <w:t>Vorteile und Nachteile von GoJS</w:t>
      </w:r>
      <w:bookmarkEnd w:id="350"/>
      <w:r w:rsidR="0041111C">
        <w:rPr>
          <w:b/>
        </w:rPr>
        <w:t>:</w:t>
      </w:r>
    </w:p>
    <w:p w14:paraId="0461604D" w14:textId="77777777" w:rsidR="00BF0976" w:rsidRPr="00212703" w:rsidRDefault="00BF0976" w:rsidP="00BF0976">
      <w:pPr>
        <w:pStyle w:val="Textkrper"/>
      </w:pPr>
      <w:r w:rsidRPr="00212703">
        <w:t>Aus meiner persönlichen Sicht liegen die wesentlichen Vorteile bei dem Einsatz von GoJS-Diagramm in der breiten Unterstützung der Darstellung von Netzwerkstruktur in Webbrowser.</w:t>
      </w:r>
    </w:p>
    <w:p w14:paraId="26B816EE" w14:textId="77777777" w:rsidR="00BF0976" w:rsidRPr="00212703" w:rsidRDefault="00BF0976" w:rsidP="00BF0976">
      <w:pPr>
        <w:pStyle w:val="TextkrperEinzug"/>
        <w:ind w:firstLine="0"/>
        <w:rPr>
          <w:lang w:val="de-DE"/>
        </w:rPr>
      </w:pPr>
      <w:r w:rsidRPr="00212703">
        <w:rPr>
          <w:lang w:val="de-DE"/>
        </w:rPr>
        <w:t>Man kann an vielen Stellen ein und dasselbe Problem auf unterschiedliche Art und Weise lösen, ohne sich dabei durch die Vorgaben der Dateninformation eingeengt zu fühlen.</w:t>
      </w:r>
    </w:p>
    <w:p w14:paraId="7F5481B2" w14:textId="4E9996E3" w:rsidR="00BF0976" w:rsidRPr="00212703" w:rsidRDefault="00BF0976" w:rsidP="00BF0976">
      <w:pPr>
        <w:pStyle w:val="TextkrperEinzug"/>
        <w:ind w:firstLine="0"/>
        <w:rPr>
          <w:lang w:val="de-DE"/>
        </w:rPr>
      </w:pPr>
      <w:r w:rsidRPr="00212703">
        <w:rPr>
          <w:lang w:val="de-DE"/>
        </w:rPr>
        <w:t xml:space="preserve">Die Dateiinformation 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h jedem</w:t>
      </w:r>
      <w:r w:rsidRPr="00212703">
        <w:rPr>
          <w:lang w:val="de-DE"/>
        </w:rPr>
        <w:t xml:space="preserve"> Möglichkeit bietet, den </w:t>
      </w:r>
      <w:r w:rsidR="001731F3">
        <w:rPr>
          <w:lang w:val="de-DE"/>
        </w:rPr>
        <w:t>TypeScript</w:t>
      </w:r>
      <w:r w:rsidRPr="00212703">
        <w:rPr>
          <w:lang w:val="de-DE"/>
        </w:rPr>
        <w:t xml:space="preserve">-Notationsrahmen zu erschaffen. Diese Möglichkeit sollte aber nur in äußersten Fällen (wenn z.B. keine </w:t>
      </w:r>
      <w:r w:rsidR="001731F3">
        <w:rPr>
          <w:lang w:val="de-DE"/>
        </w:rPr>
        <w:t>JavaScript</w:t>
      </w:r>
      <w:r w:rsidRPr="00212703">
        <w:rPr>
          <w:lang w:val="de-DE"/>
        </w:rPr>
        <w:t xml:space="preserve"> Sprache verwendet werden soll) verwendet werden, da man sonst der Gefahr, sich vom Standard zu entfernen, entgegenläuft.</w:t>
      </w:r>
    </w:p>
    <w:p w14:paraId="680096AD" w14:textId="77777777" w:rsidR="00BF0976" w:rsidRPr="00212703" w:rsidRDefault="00BF0976" w:rsidP="00BF0976">
      <w:pPr>
        <w:pStyle w:val="TextkrperEinzug"/>
        <w:ind w:firstLine="0"/>
        <w:rPr>
          <w:lang w:val="de-DE"/>
        </w:rPr>
      </w:pPr>
    </w:p>
    <w:p w14:paraId="79A1655A" w14:textId="36698853" w:rsidR="00BF0976" w:rsidRPr="00212703" w:rsidRDefault="00BF0976" w:rsidP="00BF0976">
      <w:pPr>
        <w:pStyle w:val="TextkrperEinzug"/>
        <w:ind w:firstLine="0"/>
        <w:rPr>
          <w:lang w:val="de-DE"/>
        </w:rPr>
      </w:pPr>
      <w:r w:rsidRPr="00212703">
        <w:rPr>
          <w:lang w:val="de-DE"/>
        </w:rPr>
        <w:t xml:space="preserve">Die GoJS nutzt die JSON-Notation für die Konfiguration der verschiedenen Klassendiagramme. Diagramm-Konfigurationen können nun nicht nur von den Fachleuten der Software –Firma, sondern auch von den außerhalb stehenden verstanden und verbessert werden. </w:t>
      </w:r>
    </w:p>
    <w:p w14:paraId="3FBA2D39" w14:textId="77777777" w:rsidR="00BF0976" w:rsidRPr="00212703" w:rsidRDefault="00BF0976" w:rsidP="00BF0976">
      <w:pPr>
        <w:pStyle w:val="TextkrperEinzug"/>
        <w:rPr>
          <w:lang w:val="de-DE"/>
        </w:rPr>
      </w:pPr>
    </w:p>
    <w:p w14:paraId="6465C38A" w14:textId="034ACDD1" w:rsidR="00BF0976" w:rsidRPr="00212703" w:rsidRDefault="00BF0976" w:rsidP="00BF0976">
      <w:pPr>
        <w:pStyle w:val="TextkrperEinzug"/>
        <w:ind w:firstLine="0"/>
        <w:rPr>
          <w:lang w:val="de-DE"/>
        </w:rPr>
      </w:pPr>
      <w:r w:rsidRPr="00212703">
        <w:rPr>
          <w:lang w:val="de-DE"/>
        </w:rPr>
        <w:lastRenderedPageBreak/>
        <w:t>Weiterer Vorteil liegt in der zunehmenden Verbreitung der GoJS-Bibliothek und sowie dass sie Open-Source ist. Die exakten Zahlen sind zwar noch schwer abzuschätzen, es zeichnet sich jedoch ein wachsender Trend für den Einsatz der GoJS-Bibliothek ab.</w:t>
      </w:r>
    </w:p>
    <w:p w14:paraId="2F0B6B30" w14:textId="77777777" w:rsidR="00BF0976" w:rsidRPr="00212703" w:rsidRDefault="00BF0976" w:rsidP="00BF0976">
      <w:pPr>
        <w:pStyle w:val="TextkrperEinzug"/>
        <w:ind w:firstLine="0"/>
        <w:rPr>
          <w:lang w:val="de-DE"/>
        </w:rPr>
      </w:pPr>
    </w:p>
    <w:p w14:paraId="641BD30C" w14:textId="77777777" w:rsidR="00BF0976" w:rsidRPr="00212703" w:rsidRDefault="00BF0976" w:rsidP="00BF0976">
      <w:pPr>
        <w:pStyle w:val="TextkrperEinzug"/>
        <w:rPr>
          <w:lang w:val="de-DE"/>
        </w:rPr>
      </w:pPr>
    </w:p>
    <w:p w14:paraId="1A7C5F8F" w14:textId="4E91ADC9" w:rsidR="00BF0976" w:rsidRPr="00212703" w:rsidRDefault="00BF0976" w:rsidP="00BF0976">
      <w:pPr>
        <w:pStyle w:val="TextkrperEinzug"/>
        <w:ind w:firstLine="0"/>
        <w:rPr>
          <w:lang w:val="de-DE"/>
        </w:rPr>
      </w:pPr>
      <w:r w:rsidRPr="00212703">
        <w:rPr>
          <w:lang w:val="de-DE"/>
        </w:rPr>
        <w:t xml:space="preserve">Die Nachteile lassen sich nun wiederum aus dem Umfang der Bibliothek und Preise ableiten. </w:t>
      </w:r>
      <w:r w:rsidR="009B622B" w:rsidRPr="00212703">
        <w:rPr>
          <w:lang w:val="de-DE"/>
        </w:rPr>
        <w:t>GoJ</w:t>
      </w:r>
      <w:r w:rsidR="00E3350F" w:rsidRPr="00212703">
        <w:rPr>
          <w:lang w:val="de-DE"/>
        </w:rPr>
        <w:t>S</w:t>
      </w:r>
      <w:r w:rsidRPr="00212703">
        <w:rPr>
          <w:lang w:val="de-DE"/>
        </w:rPr>
        <w:t xml:space="preserve"> ist sehr vielfältig, so dass auch am Anfang sehr viel Aufwand für das Aneignen und Verstehen sämtlicher Konfigurationen aufgebracht werden muss. </w:t>
      </w:r>
    </w:p>
    <w:p w14:paraId="306AAF84" w14:textId="77777777" w:rsidR="00BF0976" w:rsidRPr="00212703" w:rsidRDefault="00BF0976" w:rsidP="00BF0976">
      <w:pPr>
        <w:pStyle w:val="TextkrperEinzug"/>
        <w:rPr>
          <w:lang w:val="de-DE"/>
        </w:rPr>
      </w:pPr>
    </w:p>
    <w:p w14:paraId="07DC2822" w14:textId="7A572976" w:rsidR="00BF0976" w:rsidRPr="00212703" w:rsidRDefault="00BF0976" w:rsidP="00BF0976">
      <w:pPr>
        <w:pStyle w:val="TextkrperEinzug"/>
        <w:ind w:firstLine="0"/>
        <w:rPr>
          <w:lang w:val="de-DE"/>
        </w:rPr>
      </w:pP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207940">
            <w:rPr>
              <w:noProof/>
              <w:lang w:val="de-DE"/>
            </w:rPr>
            <w:t xml:space="preserve"> </w:t>
          </w:r>
          <w:r w:rsidR="00207940" w:rsidRPr="00207940">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351" w:name="_Toc514837014"/>
      <w:bookmarkStart w:id="352" w:name="_Toc517096382"/>
      <w:bookmarkStart w:id="353" w:name="_Toc517363130"/>
      <w:r w:rsidRPr="00212703">
        <w:t>Vergleichskriterien</w:t>
      </w:r>
      <w:bookmarkEnd w:id="351"/>
      <w:bookmarkEnd w:id="352"/>
      <w:bookmarkEnd w:id="353"/>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354" w:name="_Toc514837015"/>
      <w:bookmarkStart w:id="355" w:name="_Toc517096383"/>
      <w:bookmarkStart w:id="356" w:name="_Toc517363131"/>
      <w:r w:rsidRPr="00212703">
        <w:lastRenderedPageBreak/>
        <w:t>Lernkurve und Kosten</w:t>
      </w:r>
      <w:bookmarkEnd w:id="354"/>
      <w:bookmarkEnd w:id="355"/>
      <w:bookmarkEnd w:id="356"/>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084B1AEB" w14:textId="284B845D" w:rsidR="00B66996" w:rsidRPr="00212703" w:rsidRDefault="00B66996" w:rsidP="00F1746F">
      <w:pPr>
        <w:pStyle w:val="TextkrperEinzug"/>
        <w:numPr>
          <w:ilvl w:val="0"/>
          <w:numId w:val="24"/>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F1746F">
      <w:pPr>
        <w:pStyle w:val="TextkrperEinzug"/>
        <w:numPr>
          <w:ilvl w:val="0"/>
          <w:numId w:val="24"/>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357" w:name="_Toc514837016"/>
      <w:bookmarkStart w:id="358" w:name="_Toc517096384"/>
      <w:bookmarkStart w:id="359" w:name="_Toc517363132"/>
      <w:r w:rsidRPr="00212703">
        <w:t>Kommunikationsmechanismen</w:t>
      </w:r>
      <w:bookmarkEnd w:id="357"/>
      <w:bookmarkEnd w:id="358"/>
      <w:bookmarkEnd w:id="359"/>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F1746F">
      <w:pPr>
        <w:pStyle w:val="TextkrperEinzug"/>
        <w:numPr>
          <w:ilvl w:val="0"/>
          <w:numId w:val="25"/>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F1746F">
      <w:pPr>
        <w:pStyle w:val="TextkrperEinzug"/>
        <w:numPr>
          <w:ilvl w:val="0"/>
          <w:numId w:val="25"/>
        </w:numPr>
        <w:rPr>
          <w:lang w:val="de-DE"/>
        </w:rPr>
      </w:pPr>
      <w:r w:rsidRPr="00212703">
        <w:rPr>
          <w:b/>
          <w:lang w:val="de-DE"/>
        </w:rPr>
        <w:lastRenderedPageBreak/>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360" w:name="_Toc514837017"/>
      <w:bookmarkStart w:id="361" w:name="_Toc517096385"/>
      <w:bookmarkStart w:id="362" w:name="_Toc517363133"/>
      <w:r w:rsidRPr="00212703">
        <w:t>Programmierkonzept</w:t>
      </w:r>
      <w:bookmarkEnd w:id="360"/>
      <w:bookmarkEnd w:id="361"/>
      <w:bookmarkEnd w:id="362"/>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F1746F">
      <w:pPr>
        <w:pStyle w:val="TextkrperEinzug"/>
        <w:numPr>
          <w:ilvl w:val="0"/>
          <w:numId w:val="26"/>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F1746F">
      <w:pPr>
        <w:pStyle w:val="TextkrperEinzug"/>
        <w:numPr>
          <w:ilvl w:val="0"/>
          <w:numId w:val="26"/>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F1746F">
      <w:pPr>
        <w:pStyle w:val="TextkrperEinzug"/>
        <w:numPr>
          <w:ilvl w:val="0"/>
          <w:numId w:val="26"/>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363" w:name="_Toc517096386"/>
      <w:bookmarkStart w:id="364" w:name="_Toc517363134"/>
      <w:r w:rsidRPr="00212703">
        <w:t>Ergebnisse der Analyse</w:t>
      </w:r>
      <w:bookmarkEnd w:id="363"/>
      <w:bookmarkEnd w:id="364"/>
    </w:p>
    <w:p w14:paraId="0BC65844" w14:textId="17F803E8"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207940">
        <w:t xml:space="preserve">Tabelle </w:t>
      </w:r>
      <w:r w:rsidR="00207940">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207940">
        <w:t xml:space="preserve">Tabelle </w:t>
      </w:r>
      <w:r w:rsidR="00207940">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60EC8D5F" w:rsidR="00AF4BED" w:rsidRPr="0041111C" w:rsidRDefault="009B5F9D" w:rsidP="009B5F9D">
      <w:pPr>
        <w:pStyle w:val="Beschriftung"/>
        <w:jc w:val="left"/>
      </w:pPr>
      <w:bookmarkStart w:id="365" w:name="_Ref516570933"/>
      <w:bookmarkStart w:id="366" w:name="_Toc517363185"/>
      <w:r>
        <w:t xml:space="preserve">Tabelle </w:t>
      </w:r>
      <w:r w:rsidR="00EB49B0">
        <w:fldChar w:fldCharType="begin"/>
      </w:r>
      <w:r w:rsidR="00EB49B0">
        <w:instrText xml:space="preserve"> SEQ Tabelle \* ARABIC </w:instrText>
      </w:r>
      <w:r w:rsidR="00EB49B0">
        <w:fldChar w:fldCharType="separate"/>
      </w:r>
      <w:r w:rsidR="00207940">
        <w:rPr>
          <w:noProof/>
        </w:rPr>
        <w:t>2</w:t>
      </w:r>
      <w:r w:rsidR="00EB49B0">
        <w:rPr>
          <w:noProof/>
        </w:rPr>
        <w:fldChar w:fldCharType="end"/>
      </w:r>
      <w:bookmarkEnd w:id="365"/>
      <w:r>
        <w:t>: Vergleichstabelle für JavaS</w:t>
      </w:r>
      <w:r w:rsidRPr="008C2C65">
        <w:t>cript-Framework</w:t>
      </w:r>
      <w:bookmarkEnd w:id="366"/>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02F90E6F" w:rsidR="009B5F9D" w:rsidRDefault="009B5F9D" w:rsidP="009B5F9D">
      <w:pPr>
        <w:pStyle w:val="Beschriftung"/>
        <w:jc w:val="left"/>
      </w:pPr>
      <w:bookmarkStart w:id="367" w:name="_Ref516570945"/>
      <w:bookmarkStart w:id="368" w:name="_Toc517363186"/>
      <w:r>
        <w:t xml:space="preserve">Tabelle </w:t>
      </w:r>
      <w:r w:rsidR="00EB49B0">
        <w:fldChar w:fldCharType="begin"/>
      </w:r>
      <w:r w:rsidR="00EB49B0">
        <w:instrText xml:space="preserve"> SEQ Tabelle \* ARABIC </w:instrText>
      </w:r>
      <w:r w:rsidR="00EB49B0">
        <w:fldChar w:fldCharType="separate"/>
      </w:r>
      <w:r w:rsidR="00207940">
        <w:rPr>
          <w:noProof/>
        </w:rPr>
        <w:t>3</w:t>
      </w:r>
      <w:r w:rsidR="00EB49B0">
        <w:rPr>
          <w:noProof/>
        </w:rPr>
        <w:fldChar w:fldCharType="end"/>
      </w:r>
      <w:bookmarkEnd w:id="367"/>
      <w:r>
        <w:t xml:space="preserve">: </w:t>
      </w:r>
      <w:r w:rsidRPr="000C23FF">
        <w:t>Vergleichstabelle für UI-Bibliotheken besonderes im Fall eines Diagramms</w:t>
      </w:r>
      <w:bookmarkEnd w:id="368"/>
    </w:p>
    <w:p w14:paraId="4BAE0C17" w14:textId="77777777" w:rsidR="009B5F9D" w:rsidRPr="00212703" w:rsidRDefault="009B5F9D" w:rsidP="000121AE">
      <w:pPr>
        <w:pStyle w:val="TextkrperEinzug"/>
        <w:ind w:firstLine="0"/>
        <w:rPr>
          <w:lang w:val="de-DE"/>
        </w:rPr>
      </w:pPr>
    </w:p>
    <w:p w14:paraId="7A45CBD0" w14:textId="59C48B9B" w:rsidR="000121AE" w:rsidRPr="00212703" w:rsidRDefault="00B66996" w:rsidP="000121AE">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an wenigsten geringen plattformspezifischer Code notwendig und der Quellcode kann mit einem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w:t>
      </w:r>
      <w:r w:rsidRPr="00212703">
        <w:rPr>
          <w:lang w:val="de-DE"/>
        </w:rPr>
        <w:lastRenderedPageBreak/>
        <w:t>ringen Maße notwendig, da vorhandenes Wissen aus dem Bereich der Webtechnologie angewendet werden kann, ohne ein Konzept zu erlernen. Die Firma Hilscher hat schon mal das Framework benutzt, um ein Web-Diagnose-Tool (Siehe Abbildung 8) zu entwickeln.</w:t>
      </w:r>
    </w:p>
    <w:p w14:paraId="77596D15" w14:textId="661598A4" w:rsidR="000121AE" w:rsidRPr="00212703" w:rsidRDefault="000121AE" w:rsidP="000121AE">
      <w:pPr>
        <w:pStyle w:val="TextkrperEinzug"/>
        <w:ind w:firstLine="0"/>
        <w:rPr>
          <w:lang w:val="de-DE"/>
        </w:rPr>
      </w:pPr>
    </w:p>
    <w:p w14:paraId="722BB3C7" w14:textId="2841CBB2" w:rsidR="00AF4BED" w:rsidRDefault="000121AE" w:rsidP="00075BB7">
      <w:pPr>
        <w:pStyle w:val="TextkrperEinzug"/>
        <w:ind w:firstLine="0"/>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5D92F074" w:rsidR="00AF4BED" w:rsidRDefault="00C7037C" w:rsidP="00C7037C">
      <w:pPr>
        <w:pStyle w:val="berschrift2"/>
      </w:pPr>
      <w:bookmarkStart w:id="369" w:name="_Ref516733866"/>
      <w:bookmarkStart w:id="370" w:name="_Toc517096387"/>
      <w:bookmarkStart w:id="371" w:name="_Toc517363135"/>
      <w:r w:rsidRPr="00C7037C">
        <w:t>Einführung</w:t>
      </w:r>
      <w:r>
        <w:t xml:space="preserve"> in Bootstrap und ASP.Net Core</w:t>
      </w:r>
      <w:bookmarkEnd w:id="369"/>
      <w:bookmarkEnd w:id="370"/>
      <w:bookmarkEnd w:id="371"/>
      <w:r>
        <w:t xml:space="preserve">   </w:t>
      </w:r>
    </w:p>
    <w:p w14:paraId="0E1614EB" w14:textId="4930B1E5" w:rsidR="00CC63CC" w:rsidRPr="00212703" w:rsidRDefault="00D41B57" w:rsidP="00C7037C">
      <w:pPr>
        <w:pStyle w:val="berschrift3"/>
        <w:rPr>
          <w:lang w:val="en-US"/>
        </w:rPr>
      </w:pPr>
      <w:bookmarkStart w:id="372" w:name="_Toc517096388"/>
      <w:bookmarkStart w:id="373" w:name="_Toc517363136"/>
      <w:r w:rsidRPr="00212703">
        <w:rPr>
          <w:lang w:val="en-US"/>
        </w:rPr>
        <w:t>Bootstrap</w:t>
      </w:r>
      <w:bookmarkEnd w:id="372"/>
      <w:bookmarkEnd w:id="373"/>
      <w:r w:rsidR="003A519E" w:rsidRPr="00212703">
        <w:rPr>
          <w:lang w:val="en-US"/>
        </w:rPr>
        <w:t xml:space="preserve"> </w:t>
      </w:r>
    </w:p>
    <w:p w14:paraId="4E4AA0CF" w14:textId="051CFC29" w:rsidR="00BF0976" w:rsidRPr="00212703"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207940">
            <w:rPr>
              <w:noProof/>
              <w:lang w:val="de-DE"/>
            </w:rPr>
            <w:t xml:space="preserve"> </w:t>
          </w:r>
          <w:r w:rsidR="00207940" w:rsidRPr="00207940">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007FA78" w14:textId="77777777" w:rsidR="00BF0976" w:rsidRPr="00212703" w:rsidRDefault="00BF0976" w:rsidP="00BF0976">
      <w:pPr>
        <w:pStyle w:val="TextkrperEinzug"/>
        <w:rPr>
          <w:lang w:val="de-DE"/>
        </w:rPr>
      </w:pPr>
    </w:p>
    <w:p w14:paraId="6D209C31" w14:textId="6A92344C" w:rsidR="00BF0976" w:rsidRPr="00212703" w:rsidRDefault="00BF0976" w:rsidP="00BF0976">
      <w:pPr>
        <w:pStyle w:val="TextkrperEinzug"/>
        <w:ind w:firstLine="0"/>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714F266" w14:textId="77777777" w:rsidR="00BF0976" w:rsidRPr="00212703" w:rsidRDefault="00BF0976" w:rsidP="00BF0976">
      <w:pPr>
        <w:pStyle w:val="TextkrperEinzug"/>
        <w:rPr>
          <w:lang w:val="de-DE"/>
        </w:rPr>
      </w:pPr>
    </w:p>
    <w:p w14:paraId="19A3EA6E" w14:textId="68ED6FBF" w:rsidR="00BF0976" w:rsidRPr="00212703" w:rsidRDefault="00BF0976" w:rsidP="00BF0976">
      <w:pPr>
        <w:pStyle w:val="TextkrperEinzug"/>
        <w:ind w:firstLine="0"/>
        <w:rPr>
          <w:lang w:val="de-DE"/>
        </w:rPr>
      </w:pPr>
      <w:r w:rsidRPr="00212703">
        <w:rPr>
          <w:lang w:val="de-DE"/>
        </w:rPr>
        <w:t>Die Idee hinter dem Framework ist, die Designer und die Entwickler auf einen gemeinsamen Nenner zusammenzubringen</w:t>
      </w:r>
    </w:p>
    <w:p w14:paraId="40653A5A" w14:textId="45B5A77D" w:rsidR="00BF0976" w:rsidRPr="00212703" w:rsidRDefault="00BF0976" w:rsidP="00BF0976">
      <w:pPr>
        <w:pStyle w:val="TextkrperEinzug"/>
        <w:ind w:firstLine="0"/>
        <w:rPr>
          <w:lang w:val="de-DE"/>
        </w:rPr>
      </w:pPr>
      <w:r w:rsidRPr="00212703">
        <w:rPr>
          <w:lang w:val="de-DE"/>
        </w:rPr>
        <w:t xml:space="preserve">Bootstrap wurde mit Augenmerk auf HTML5 und CSS3 entwickelt, um so von den aktuellsten Funktionsweisen profitieren zu können, deutlich wird dies beispielsweise bei den in CSS3 eingeführten Eigenschaften für abgerundete Ecken, Farbverläufen und Schatten.  </w:t>
      </w:r>
    </w:p>
    <w:p w14:paraId="067C77F9" w14:textId="77777777" w:rsidR="00BF0976" w:rsidRPr="00212703" w:rsidRDefault="00BF0976" w:rsidP="00BF0976">
      <w:pPr>
        <w:pStyle w:val="TextkrperEinzug"/>
        <w:ind w:firstLine="0"/>
        <w:rPr>
          <w:lang w:val="de-DE"/>
        </w:rPr>
      </w:pPr>
    </w:p>
    <w:p w14:paraId="701346CC" w14:textId="2B0BF842" w:rsidR="00BF0976" w:rsidRPr="00212703" w:rsidRDefault="00BF0976" w:rsidP="00BF0976">
      <w:pPr>
        <w:pStyle w:val="TextkrperEinzug"/>
        <w:ind w:firstLine="0"/>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F1746F">
      <w:pPr>
        <w:pStyle w:val="TextkrperEinzug"/>
        <w:numPr>
          <w:ilvl w:val="0"/>
          <w:numId w:val="40"/>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F1746F">
      <w:pPr>
        <w:pStyle w:val="TextkrperEinzug"/>
        <w:numPr>
          <w:ilvl w:val="0"/>
          <w:numId w:val="40"/>
        </w:numPr>
        <w:rPr>
          <w:lang w:val="de-DE"/>
        </w:rPr>
      </w:pPr>
      <w:r w:rsidRPr="00212703">
        <w:rPr>
          <w:lang w:val="de-DE"/>
        </w:rPr>
        <w:t>Bootstrap bringt von Haus aus Elemente wie Icons, Boxen, Buttons und PullDown-Menüs bereits mit</w:t>
      </w:r>
      <w:r w:rsidR="006B2879">
        <w:rPr>
          <w:lang w:val="de-DE"/>
        </w:rPr>
        <w:t>.</w:t>
      </w:r>
    </w:p>
    <w:p w14:paraId="4C7E7AF0" w14:textId="4FAD662E" w:rsidR="006B2879" w:rsidRDefault="00BF0976" w:rsidP="00F1746F">
      <w:pPr>
        <w:pStyle w:val="TextkrperEinzug"/>
        <w:numPr>
          <w:ilvl w:val="0"/>
          <w:numId w:val="40"/>
        </w:numPr>
        <w:rPr>
          <w:lang w:val="de-DE"/>
        </w:rPr>
      </w:pPr>
      <w:r w:rsidRPr="006B2879">
        <w:rPr>
          <w:lang w:val="de-DE"/>
        </w:rPr>
        <w:t>Erweiterungen wie Modal-Boxen, Tooltips und Tabs sind Teil des Frameworks</w:t>
      </w:r>
    </w:p>
    <w:p w14:paraId="6C147DB8" w14:textId="77777777" w:rsidR="00BF0976" w:rsidRPr="00212703" w:rsidRDefault="00BF0976" w:rsidP="00F1746F">
      <w:pPr>
        <w:pStyle w:val="TextkrperEinzug"/>
        <w:numPr>
          <w:ilvl w:val="0"/>
          <w:numId w:val="40"/>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F1746F">
      <w:pPr>
        <w:pStyle w:val="TextkrperEinzug"/>
        <w:numPr>
          <w:ilvl w:val="0"/>
          <w:numId w:val="40"/>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F1746F">
      <w:pPr>
        <w:pStyle w:val="TextkrperEinzug"/>
        <w:numPr>
          <w:ilvl w:val="0"/>
          <w:numId w:val="41"/>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F1746F">
      <w:pPr>
        <w:pStyle w:val="TextkrperEinzug"/>
        <w:numPr>
          <w:ilvl w:val="0"/>
          <w:numId w:val="41"/>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F1746F">
      <w:pPr>
        <w:pStyle w:val="TextkrperEinzug"/>
        <w:numPr>
          <w:ilvl w:val="0"/>
          <w:numId w:val="41"/>
        </w:numPr>
        <w:rPr>
          <w:lang w:val="de-DE"/>
        </w:rPr>
      </w:pPr>
      <w:r w:rsidRPr="00212703">
        <w:rPr>
          <w:lang w:val="de-DE"/>
        </w:rPr>
        <w:t>Das Layout muss sich dem Framework anpassen.</w:t>
      </w:r>
    </w:p>
    <w:p w14:paraId="1E01BFC9" w14:textId="208D0367" w:rsidR="00BF0976" w:rsidRPr="00212703" w:rsidRDefault="00BF0976" w:rsidP="00F1746F">
      <w:pPr>
        <w:pStyle w:val="TextkrperEinzug"/>
        <w:numPr>
          <w:ilvl w:val="0"/>
          <w:numId w:val="41"/>
        </w:numPr>
        <w:rPr>
          <w:lang w:val="de-DE"/>
        </w:rPr>
      </w:pPr>
      <w:r w:rsidRPr="00212703">
        <w:rPr>
          <w:lang w:val="de-DE"/>
        </w:rPr>
        <w:lastRenderedPageBreak/>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374" w:name="_Toc517096389"/>
      <w:bookmarkStart w:id="375" w:name="_Toc517363137"/>
      <w:r w:rsidRPr="00212703">
        <w:rPr>
          <w:lang w:val="en-US"/>
        </w:rPr>
        <w:t>ASP.NET C</w:t>
      </w:r>
      <w:r w:rsidR="007D48F8" w:rsidRPr="00212703">
        <w:rPr>
          <w:lang w:val="en-US"/>
        </w:rPr>
        <w:t>ore</w:t>
      </w:r>
      <w:bookmarkEnd w:id="374"/>
      <w:bookmarkEnd w:id="375"/>
    </w:p>
    <w:p w14:paraId="31C40C73" w14:textId="4DBCF365"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0"/>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207940">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1"/>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2"/>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lastRenderedPageBreak/>
        <w:t>Rest besitzt folgende Merkmale:</w:t>
      </w:r>
    </w:p>
    <w:p w14:paraId="2DDBBA22" w14:textId="77777777" w:rsidR="00BF0976" w:rsidRPr="00212703" w:rsidRDefault="00BF0976" w:rsidP="00F1746F">
      <w:pPr>
        <w:pStyle w:val="TextkrperEinzug"/>
        <w:numPr>
          <w:ilvl w:val="0"/>
          <w:numId w:val="21"/>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Pr="00212703">
        <w:rPr>
          <w:lang w:val="de-DE"/>
        </w:rPr>
        <w:t xml:space="preserve"> kodiert.</w:t>
      </w:r>
    </w:p>
    <w:p w14:paraId="618072BC" w14:textId="21BF6D2E" w:rsidR="00BF0976" w:rsidRPr="00212703" w:rsidRDefault="00BF0976" w:rsidP="00F1746F">
      <w:pPr>
        <w:pStyle w:val="TextkrperEinzug"/>
        <w:numPr>
          <w:ilvl w:val="0"/>
          <w:numId w:val="20"/>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F1746F">
      <w:pPr>
        <w:pStyle w:val="TextkrperEinzug"/>
        <w:numPr>
          <w:ilvl w:val="0"/>
          <w:numId w:val="20"/>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F1746F">
      <w:pPr>
        <w:pStyle w:val="TextkrperEinzug"/>
        <w:numPr>
          <w:ilvl w:val="0"/>
          <w:numId w:val="20"/>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F1746F">
      <w:pPr>
        <w:pStyle w:val="TextkrperEinzug"/>
        <w:numPr>
          <w:ilvl w:val="0"/>
          <w:numId w:val="20"/>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F1746F">
      <w:pPr>
        <w:pStyle w:val="Textkrper"/>
        <w:numPr>
          <w:ilvl w:val="0"/>
          <w:numId w:val="22"/>
        </w:numPr>
      </w:pPr>
      <w:r w:rsidRPr="00212703">
        <w:t>Eine einheitliche Umgebung zum Erstellen der Webbenutzeroberfläche und von Web-APIs</w:t>
      </w:r>
    </w:p>
    <w:p w14:paraId="436D82F1" w14:textId="71ADA74A" w:rsidR="00BF0976" w:rsidRPr="00212703" w:rsidRDefault="00BF0976" w:rsidP="00F1746F">
      <w:pPr>
        <w:pStyle w:val="Textkrper"/>
        <w:numPr>
          <w:ilvl w:val="0"/>
          <w:numId w:val="22"/>
        </w:numPr>
      </w:pPr>
      <w:r w:rsidRPr="00212703">
        <w:t>Integration von modernen clientseitigen Frameworks und Entwicklungsworkflows</w:t>
      </w:r>
    </w:p>
    <w:p w14:paraId="5B452E64" w14:textId="36DFFA5C" w:rsidR="00BF0976" w:rsidRPr="00212703" w:rsidRDefault="00BF0976" w:rsidP="00F1746F">
      <w:pPr>
        <w:pStyle w:val="Textkrper"/>
        <w:numPr>
          <w:ilvl w:val="0"/>
          <w:numId w:val="22"/>
        </w:numPr>
      </w:pPr>
      <w:r w:rsidRPr="00212703">
        <w:t xml:space="preserve">Eine schlanke, leistungsstarke und modulare HTTP-Anforderungspipeline </w:t>
      </w:r>
    </w:p>
    <w:p w14:paraId="273A9CC4" w14:textId="53980400" w:rsidR="00BF0976" w:rsidRPr="00212703" w:rsidRDefault="00BF0976" w:rsidP="00F1746F">
      <w:pPr>
        <w:pStyle w:val="Textkrper"/>
        <w:numPr>
          <w:ilvl w:val="0"/>
          <w:numId w:val="23"/>
        </w:numPr>
      </w:pPr>
      <w:r w:rsidRPr="00212703">
        <w:t>Fähigkeit zur Erstellung und Ausführung unter Windows, Open Source und mit Fokus auf der Community</w:t>
      </w:r>
    </w:p>
    <w:p w14:paraId="0E9CCA72" w14:textId="77777777" w:rsidR="00BF0976" w:rsidRPr="00212703" w:rsidRDefault="00BF0976" w:rsidP="00F1746F">
      <w:pPr>
        <w:pStyle w:val="Textkrper"/>
        <w:numPr>
          <w:ilvl w:val="0"/>
          <w:numId w:val="23"/>
        </w:numPr>
      </w:pPr>
      <w:r w:rsidRPr="00212703">
        <w:lastRenderedPageBreak/>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9"/>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40BE459E" w:rsidR="00E73724" w:rsidRPr="00212703" w:rsidRDefault="00EA2930" w:rsidP="00E73724">
      <w:pPr>
        <w:pStyle w:val="berschrift1"/>
        <w:rPr>
          <w:i/>
        </w:rPr>
      </w:pPr>
      <w:bookmarkStart w:id="376" w:name="_Toc517363138"/>
      <w:r>
        <w:t>Spezifikation und Konzept</w:t>
      </w:r>
      <w:bookmarkEnd w:id="376"/>
    </w:p>
    <w:p w14:paraId="7E924457" w14:textId="57553851" w:rsidR="00E73724" w:rsidRPr="00212703" w:rsidRDefault="00E73724" w:rsidP="00E73724">
      <w:pPr>
        <w:pStyle w:val="TextkrperEinzug"/>
        <w:ind w:firstLine="0"/>
        <w:rPr>
          <w:lang w:val="de-DE"/>
        </w:rPr>
      </w:pPr>
      <w:r w:rsidRPr="00212703">
        <w:rPr>
          <w:rFonts w:cs="Times New Roman"/>
          <w:lang w:val="de-DE"/>
        </w:rPr>
        <w:t xml:space="preserve">In diesem Abschnitt wird zuerst die FDT Technologie eingeführt und werden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Pr="00212703">
        <w:rPr>
          <w:rFonts w:cs="Times New Roman"/>
          <w:lang w:val="de-DE"/>
        </w:rPr>
        <w:t xml:space="preserve"> in Communication</w:t>
      </w:r>
      <w:r w:rsidR="008E7A24" w:rsidRPr="00212703">
        <w:rPr>
          <w:rFonts w:cs="Times New Roman"/>
          <w:lang w:val="de-DE"/>
        </w:rPr>
        <w:t xml:space="preserve"> </w:t>
      </w:r>
      <w:r w:rsidRPr="00212703">
        <w:rPr>
          <w:rFonts w:cs="Times New Roman"/>
          <w:lang w:val="de-DE"/>
        </w:rPr>
        <w:t xml:space="preserve">Studio vorgestellt, danach werden Kernszenarien dargestellt um zu zeigen wie die Datenquelle erzeugt wird.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Pr="00212703">
        <w:rPr>
          <w:lang w:val="de-DE"/>
        </w:rPr>
        <w:t>wobei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207940">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207940">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4C54BC9C" w14:textId="77777777" w:rsidR="00E73724" w:rsidRPr="00212703" w:rsidRDefault="00E73724" w:rsidP="00E73724">
      <w:pPr>
        <w:pStyle w:val="berschrift2"/>
      </w:pPr>
      <w:bookmarkStart w:id="377" w:name="_Toc517096391"/>
      <w:bookmarkStart w:id="378" w:name="_Toc517363139"/>
      <w:r w:rsidRPr="00212703">
        <w:t>FDT</w:t>
      </w:r>
      <w:bookmarkEnd w:id="377"/>
      <w:bookmarkEnd w:id="378"/>
    </w:p>
    <w:p w14:paraId="69D48203" w14:textId="78FCB092" w:rsidR="00E73724" w:rsidRPr="00212703" w:rsidRDefault="00E73724" w:rsidP="00E73724">
      <w:pPr>
        <w:pStyle w:val="Textkrper"/>
      </w:pPr>
      <w:r w:rsidRPr="00212703">
        <w:t>FDT</w:t>
      </w:r>
      <w:r w:rsidR="009D360D" w:rsidRPr="00212703">
        <w:fldChar w:fldCharType="begin"/>
      </w:r>
      <w:r w:rsidR="009D360D" w:rsidRPr="00212703">
        <w:instrText xml:space="preserve"> XE "FDT" </w:instrText>
      </w:r>
      <w:r w:rsidR="009D360D" w:rsidRPr="00212703">
        <w:fldChar w:fldCharType="end"/>
      </w:r>
      <w:r w:rsidRPr="00212703">
        <w:t xml:space="preserve"> ist eine Technologie, die den Datenaustausch zwischen Feldgeräten und Automatisierungssystemen unterstützt. Die Technologie basiert auf einer Schnittstellenspezifikation,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w:t>
      </w:r>
      <w:r w:rsidRPr="00212703">
        <w:lastRenderedPageBreak/>
        <w:t xml:space="preserve">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Kommunikationsprotokollspezifikationen z. B. für PROFINET und PROFIBUS (siehe Abschnitt 3.4), Ethernet IP, DeviceNET, HART und </w:t>
      </w:r>
      <w:r w:rsidR="0036309C">
        <w:t>CANopen</w:t>
      </w:r>
      <w:r w:rsidRPr="00212703">
        <w:t xml:space="preserve"> oder durch herstellerspezifische Protokollintegration wie Beispielerweise Hilscher-Protokoll bereitgestellt. Die aktuelle Version ist FDT2.0.</w:t>
      </w:r>
    </w:p>
    <w:p w14:paraId="188CA906" w14:textId="4844ED08" w:rsidR="00E73724" w:rsidRPr="00212703" w:rsidRDefault="001731F3" w:rsidP="00E73724">
      <w:pPr>
        <w:pStyle w:val="berschrift2"/>
      </w:pPr>
      <w:bookmarkStart w:id="379" w:name="_Toc517096392"/>
      <w:bookmarkStart w:id="380" w:name="_Toc517363140"/>
      <w:r>
        <w:t>Topology-Editor</w:t>
      </w:r>
      <w:r w:rsidR="00E73724" w:rsidRPr="00212703">
        <w:t xml:space="preserve"> grundlegende Konzepte</w:t>
      </w:r>
      <w:bookmarkEnd w:id="379"/>
      <w:bookmarkEnd w:id="380"/>
    </w:p>
    <w:p w14:paraId="673D0F4A" w14:textId="67CA60B3" w:rsidR="00E73724" w:rsidRPr="00212703" w:rsidRDefault="001731F3" w:rsidP="00E73724">
      <w:pPr>
        <w:pStyle w:val="Textkrper"/>
      </w:pPr>
      <w:r>
        <w:t>Topology-Editor</w:t>
      </w:r>
      <w:r w:rsidR="00CB558B" w:rsidRPr="00212703">
        <w:fldChar w:fldCharType="begin"/>
      </w:r>
      <w:r w:rsidR="00CB558B" w:rsidRPr="00212703">
        <w:instrText xml:space="preserve"> XE </w:instrText>
      </w:r>
      <w:r>
        <w:instrText>Topology-Editor</w:instrText>
      </w:r>
      <w:r w:rsidR="00CB558B" w:rsidRPr="00212703">
        <w:instrText xml:space="preserve"> </w:instrText>
      </w:r>
      <w:r w:rsidR="00CB558B" w:rsidRPr="00212703">
        <w:fldChar w:fldCharType="end"/>
      </w:r>
      <w:r w:rsidR="00E73724" w:rsidRPr="00212703">
        <w:t xml:space="preserve"> ist nicht Teil des FDT2.0-Projekts. In diesem Abschnitt werden die grundlegende Konzepte von dem </w:t>
      </w:r>
      <w:r>
        <w:t>Plugin</w:t>
      </w:r>
      <w:r w:rsidR="00E73724" w:rsidRPr="00212703">
        <w:t xml:space="preserve"> erklärt und Leser zeigen, wie die zukünftige </w:t>
      </w:r>
      <w:r w:rsidRPr="0036309C">
        <w:t>Topology-Editor</w:t>
      </w:r>
      <w:r w:rsidR="00E73724" w:rsidRPr="0036309C">
        <w:t>-</w:t>
      </w:r>
      <w:r w:rsidRPr="0036309C">
        <w:t>Plugin</w:t>
      </w:r>
      <w:r w:rsidR="00E73724" w:rsidRPr="00212703">
        <w:t xml:space="preserve"> implementiert werden könnte. Eine Rahmenanwendung wie Communication</w:t>
      </w:r>
      <w:r w:rsidR="00CB558B" w:rsidRPr="00212703">
        <w:t xml:space="preserve"> </w:t>
      </w:r>
      <w:r w:rsidR="00E73724" w:rsidRPr="00212703">
        <w:t xml:space="preserve">Studio kann </w:t>
      </w:r>
      <w:r>
        <w:t>Topology-Editor</w:t>
      </w:r>
      <w:r w:rsidR="00CB558B" w:rsidRPr="00212703">
        <w:fldChar w:fldCharType="begin"/>
      </w:r>
      <w:r w:rsidR="00CB558B" w:rsidRPr="00212703">
        <w:instrText xml:space="preserve"> XE </w:instrText>
      </w:r>
      <w:r>
        <w:instrText>Topology-Editor</w:instrText>
      </w:r>
      <w:r w:rsidR="00CB558B" w:rsidRPr="00212703">
        <w:instrText xml:space="preserve"> </w:instrText>
      </w:r>
      <w:r w:rsidR="00CB558B" w:rsidRPr="00212703">
        <w:fldChar w:fldCharType="end"/>
      </w:r>
      <w:r w:rsidR="00E73724" w:rsidRPr="00212703">
        <w:t xml:space="preserve"> unterstützen, um die Datenquelle zu erzeugen.</w:t>
      </w:r>
    </w:p>
    <w:p w14:paraId="2C8067FF" w14:textId="77777777" w:rsidR="00E73724" w:rsidRPr="00212703" w:rsidRDefault="00E73724" w:rsidP="00E73724">
      <w:pPr>
        <w:pStyle w:val="TextkrperEinzug"/>
        <w:rPr>
          <w:lang w:val="de-DE"/>
        </w:rPr>
      </w:pPr>
    </w:p>
    <w:p w14:paraId="55225A82" w14:textId="7EAED980" w:rsidR="00E73724" w:rsidRPr="0036309C" w:rsidRDefault="001731F3" w:rsidP="00E73724">
      <w:pPr>
        <w:pStyle w:val="TextkrperEinzug"/>
        <w:ind w:firstLine="0"/>
        <w:rPr>
          <w:lang w:val="de-DE"/>
        </w:rPr>
      </w:pPr>
      <w:r w:rsidRPr="0036309C">
        <w:rPr>
          <w:lang w:val="de-DE"/>
        </w:rPr>
        <w:t>Topology-Editor</w:t>
      </w:r>
      <w:r w:rsidR="00E73724" w:rsidRPr="0036309C">
        <w:rPr>
          <w:lang w:val="de-DE"/>
        </w:rPr>
        <w:t>-</w:t>
      </w:r>
      <w:r w:rsidRPr="0036309C">
        <w:rPr>
          <w:lang w:val="de-DE"/>
        </w:rPr>
        <w:t>Plugin</w:t>
      </w:r>
      <w:r w:rsidR="00E73724" w:rsidRPr="00212703">
        <w:rPr>
          <w:lang w:val="de-DE"/>
        </w:rPr>
        <w:t xml:space="preserve"> besteht aus zwei Hauptsoftwarekomponenten nämlich Der </w:t>
      </w:r>
      <w:r w:rsidRPr="0036309C">
        <w:rPr>
          <w:lang w:val="de-DE"/>
        </w:rPr>
        <w:t>Topology-Editor</w:t>
      </w:r>
      <w:r w:rsidR="00E73724" w:rsidRPr="0036309C">
        <w:rPr>
          <w:lang w:val="de-DE"/>
        </w:rPr>
        <w:t xml:space="preserve">-Server und </w:t>
      </w:r>
      <w:r w:rsidRPr="0036309C">
        <w:rPr>
          <w:lang w:val="de-DE"/>
        </w:rPr>
        <w:t>Topology-Editor</w:t>
      </w:r>
      <w:r w:rsidR="00E73724" w:rsidRPr="0036309C">
        <w:rPr>
          <w:lang w:val="de-DE"/>
        </w:rPr>
        <w:t>-Client.</w:t>
      </w:r>
    </w:p>
    <w:p w14:paraId="21F701E6" w14:textId="77777777" w:rsidR="00E73724" w:rsidRPr="00212703" w:rsidRDefault="00E73724" w:rsidP="00E73724">
      <w:pPr>
        <w:pStyle w:val="TextkrperEinzug"/>
        <w:ind w:firstLine="0"/>
        <w:rPr>
          <w:lang w:val="de-DE"/>
        </w:rPr>
      </w:pPr>
    </w:p>
    <w:p w14:paraId="1C1091C6" w14:textId="0656EF05" w:rsidR="00E73724" w:rsidRPr="00212703" w:rsidRDefault="00E73724" w:rsidP="00E73724">
      <w:pPr>
        <w:pStyle w:val="TextkrperEinzug"/>
        <w:ind w:firstLine="0"/>
        <w:rPr>
          <w:lang w:val="de-DE"/>
        </w:rPr>
      </w:pPr>
      <w:r w:rsidRPr="00212703">
        <w:rPr>
          <w:lang w:val="de-DE"/>
        </w:rPr>
        <w:t xml:space="preserve">Der Hauptanwendungsfall für </w:t>
      </w:r>
      <w:r w:rsidR="001731F3" w:rsidRPr="00A4783B">
        <w:rPr>
          <w:lang w:val="de-DE"/>
        </w:rPr>
        <w:t>Topology-Editor</w:t>
      </w:r>
      <w:r w:rsidRPr="00212703">
        <w:rPr>
          <w:lang w:val="de-DE"/>
        </w:rPr>
        <w:t xml:space="preserve"> ist der Offline/Online-Datenaustausch zwischen Geräten und browserfähige Dokumente mit Data-Access-Funktionalität um die Topologie des entsprechenden Systems darzustellen. In diesem Anwendungsfall werden die Gerätedaten von </w:t>
      </w:r>
      <w:r w:rsidRPr="00212703">
        <w:rPr>
          <w:lang w:val="de-DE"/>
        </w:rPr>
        <w:lastRenderedPageBreak/>
        <w:t xml:space="preserve">einem </w:t>
      </w:r>
      <w:r w:rsidR="001731F3" w:rsidRPr="00A4783B">
        <w:rPr>
          <w:lang w:val="de-DE"/>
        </w:rPr>
        <w:t>Topology-Editor</w:t>
      </w:r>
      <w:r w:rsidRPr="0036309C">
        <w:rPr>
          <w:lang w:val="de-DE"/>
        </w:rPr>
        <w:t>-Server</w:t>
      </w:r>
      <w:r w:rsidRPr="00212703">
        <w:rPr>
          <w:lang w:val="de-DE"/>
        </w:rPr>
        <w:t xml:space="preserve"> bereitgestellt und von einem </w:t>
      </w:r>
      <w:r w:rsidR="001731F3" w:rsidRPr="00A4783B">
        <w:rPr>
          <w:lang w:val="de-DE"/>
        </w:rPr>
        <w:t>Topology-Editor</w:t>
      </w:r>
      <w:r w:rsidRPr="0036309C">
        <w:rPr>
          <w:lang w:val="de-DE"/>
        </w:rPr>
        <w:t xml:space="preserve">-Client </w:t>
      </w:r>
      <w:r w:rsidRPr="00212703">
        <w:rPr>
          <w:lang w:val="de-DE"/>
        </w:rPr>
        <w:t>konsumiert, der in das</w:t>
      </w:r>
      <w:r w:rsidRPr="00A4783B">
        <w:rPr>
          <w:lang w:val="de-DE"/>
        </w:rPr>
        <w:t xml:space="preserve"> </w:t>
      </w:r>
      <w:r w:rsidRPr="00212703">
        <w:rPr>
          <w:lang w:val="de-DE"/>
        </w:rPr>
        <w:t>browserfähige Dokument integriert ist.</w:t>
      </w:r>
    </w:p>
    <w:p w14:paraId="42B51BC4" w14:textId="05E8EF2C" w:rsidR="00E73724" w:rsidRPr="00212703" w:rsidRDefault="001731F3" w:rsidP="00E73724">
      <w:pPr>
        <w:pStyle w:val="TextkrperEinzug"/>
        <w:ind w:firstLine="0"/>
        <w:rPr>
          <w:lang w:val="de-DE"/>
        </w:rPr>
      </w:pPr>
      <w:r w:rsidRPr="00A4783B">
        <w:rPr>
          <w:lang w:val="de-DE"/>
        </w:rPr>
        <w:t>Topology-Editor</w:t>
      </w:r>
      <w:r w:rsidR="00E73724" w:rsidRPr="00212703">
        <w:rPr>
          <w:lang w:val="de-DE"/>
        </w:rPr>
        <w:t xml:space="preserve"> bietet Funktionen zum Darstellen eines physikalischen Anordnung (Verknüpfungen falls es zulässt) der protokollabhängige Geräte mit Datenelementen sowie zum Lesen, Importieren, Exportieren, Löschen, Schreiben und Überwachen dieser Elemente für Datenänderungen.</w:t>
      </w:r>
    </w:p>
    <w:p w14:paraId="38F708F1" w14:textId="1071B05A" w:rsidR="00E73724" w:rsidRPr="00212703" w:rsidRDefault="00E73724" w:rsidP="00E73724">
      <w:pPr>
        <w:pStyle w:val="TextkrperEinzug"/>
        <w:ind w:firstLine="0"/>
        <w:rPr>
          <w:lang w:val="de-DE"/>
        </w:rPr>
      </w:pPr>
      <w:r w:rsidRPr="00212703">
        <w:rPr>
          <w:lang w:val="de-DE"/>
        </w:rPr>
        <w:t xml:space="preserve">Die Spezifikationen von </w:t>
      </w:r>
      <w:r w:rsidR="001731F3" w:rsidRPr="00A4783B">
        <w:rPr>
          <w:lang w:val="de-DE"/>
        </w:rPr>
        <w:t>Topology-Editor</w:t>
      </w:r>
      <w:r w:rsidRPr="0036309C">
        <w:rPr>
          <w:lang w:val="de-DE"/>
        </w:rPr>
        <w:t>-Server</w:t>
      </w:r>
      <w:r w:rsidR="0036309C">
        <w:rPr>
          <w:lang w:val="de-DE"/>
        </w:rPr>
        <w:t xml:space="preserve"> basieren auf der Microsoft ASP.</w:t>
      </w:r>
      <w:r w:rsidRPr="00212703">
        <w:rPr>
          <w:lang w:val="de-DE"/>
        </w:rPr>
        <w:t xml:space="preserve">NET Technologie und von </w:t>
      </w:r>
      <w:r w:rsidR="001731F3" w:rsidRPr="00A4783B">
        <w:rPr>
          <w:lang w:val="de-DE"/>
        </w:rPr>
        <w:t>Topology-Editor</w:t>
      </w:r>
      <w:r w:rsidR="00E70B1E" w:rsidRPr="00A4783B">
        <w:rPr>
          <w:lang w:val="de-DE"/>
        </w:rPr>
        <w:t>-</w:t>
      </w:r>
      <w:r w:rsidRPr="0036309C">
        <w:rPr>
          <w:lang w:val="de-DE"/>
        </w:rPr>
        <w:t xml:space="preserve">Client </w:t>
      </w:r>
      <w:r w:rsidRPr="00212703">
        <w:rPr>
          <w:lang w:val="de-DE"/>
        </w:rPr>
        <w:t xml:space="preserve">auf dem Google Angular –Technologie für die Kommunikation zwischen Softwarekomponenten verschiedener Hersteller. Daher sind der </w:t>
      </w:r>
      <w:r w:rsidR="001731F3" w:rsidRPr="00A4783B">
        <w:rPr>
          <w:i/>
          <w:lang w:val="de-DE"/>
        </w:rPr>
        <w:t>Topology-Editor</w:t>
      </w:r>
      <w:r w:rsidRPr="00212703">
        <w:rPr>
          <w:lang w:val="de-DE"/>
        </w:rPr>
        <w:t xml:space="preserve"> -</w:t>
      </w:r>
      <w:r w:rsidRPr="00212703">
        <w:rPr>
          <w:i/>
          <w:lang w:val="de-DE"/>
        </w:rPr>
        <w:t>Server</w:t>
      </w:r>
      <w:r w:rsidRPr="00212703">
        <w:rPr>
          <w:lang w:val="de-DE"/>
        </w:rPr>
        <w:t xml:space="preserve"> und die Clients nicht nur auf Windows-basierte Automatisierungssysteme beschränkt aber auch auf Web-Anwendung möglich</w:t>
      </w:r>
    </w:p>
    <w:p w14:paraId="781EDE1D" w14:textId="143A22C9" w:rsidR="00E73724" w:rsidRPr="00212703" w:rsidRDefault="001731F3" w:rsidP="00E73724">
      <w:pPr>
        <w:pStyle w:val="TextkrperEinzug"/>
        <w:ind w:firstLine="0"/>
        <w:rPr>
          <w:lang w:val="de-DE"/>
        </w:rPr>
      </w:pPr>
      <w:r w:rsidRPr="00A4783B">
        <w:rPr>
          <w:lang w:val="de-DE"/>
        </w:rPr>
        <w:t>Topology-Editor</w:t>
      </w:r>
      <w:r w:rsidR="00E73724" w:rsidRPr="00212703">
        <w:rPr>
          <w:lang w:val="de-DE"/>
        </w:rPr>
        <w:t xml:space="preserve"> enthält alle Funktionen der DtmWebApi-Klassenspezifikationen (mehr dazu Abschnitt 5.2) definiert jedoch plattformunabhängige Kommunikationsmechanismen sowie generische, erweiterbare und objektorientierte Modellierungsfunktionen für die Informationen, die ein System bereitstellen möchte.</w:t>
      </w:r>
    </w:p>
    <w:p w14:paraId="533BF333" w14:textId="2600FFA1" w:rsidR="00E73724" w:rsidRPr="00212703" w:rsidRDefault="00E73724" w:rsidP="00E73724">
      <w:pPr>
        <w:pStyle w:val="TextkrperEinzug"/>
        <w:ind w:firstLine="0"/>
        <w:rPr>
          <w:lang w:val="de-DE"/>
        </w:rPr>
      </w:pPr>
      <w:r w:rsidRPr="00212703">
        <w:rPr>
          <w:lang w:val="de-DE"/>
        </w:rPr>
        <w:t xml:space="preserve">Der </w:t>
      </w:r>
      <w:r w:rsidR="001731F3" w:rsidRPr="00A4783B">
        <w:rPr>
          <w:lang w:val="de-DE"/>
        </w:rPr>
        <w:t>Topology-Editor</w:t>
      </w:r>
      <w:r w:rsidRPr="00212703">
        <w:rPr>
          <w:lang w:val="de-DE"/>
        </w:rPr>
        <w:t xml:space="preserve"> -Netzwerkkommunikationsteil definiert Mechanismen, die für verschiedene Anwendungsfälle optimiert sind.</w:t>
      </w:r>
    </w:p>
    <w:p w14:paraId="3DEDBE53" w14:textId="3017DDA9" w:rsidR="00E73724" w:rsidRPr="00212703" w:rsidRDefault="00E73724" w:rsidP="00E73724">
      <w:pPr>
        <w:pStyle w:val="TextkrperEinzug"/>
        <w:ind w:firstLine="0"/>
        <w:rPr>
          <w:lang w:val="de-DE"/>
        </w:rPr>
      </w:pPr>
      <w:r w:rsidRPr="00212703">
        <w:rPr>
          <w:lang w:val="de-DE"/>
        </w:rPr>
        <w:t xml:space="preserve">Die entstehende Version von </w:t>
      </w:r>
      <w:r w:rsidR="001731F3" w:rsidRPr="00A4783B">
        <w:rPr>
          <w:lang w:val="de-DE"/>
        </w:rPr>
        <w:t>Topology-Editor</w:t>
      </w:r>
      <w:r w:rsidRPr="00212703">
        <w:rPr>
          <w:lang w:val="de-DE"/>
        </w:rPr>
        <w:t xml:space="preserve"> wird ein optimiertes HTTP-Protokoll für hochperformante Intranet-Kommunikation sowie eine Abbildung auf akzeptierte Internetstandards wie Web Services definiert.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Pr="00212703" w:rsidRDefault="00E73724" w:rsidP="00E73724">
      <w:pPr>
        <w:pStyle w:val="TextkrperEinzug"/>
        <w:ind w:firstLine="0"/>
        <w:rPr>
          <w:lang w:val="de-DE"/>
        </w:rPr>
      </w:pPr>
    </w:p>
    <w:p w14:paraId="198207F5" w14:textId="0BE013A6" w:rsidR="00E73724" w:rsidRPr="00212703" w:rsidRDefault="00E73724" w:rsidP="00E73724">
      <w:pPr>
        <w:pStyle w:val="TextkrperEinzug"/>
        <w:ind w:firstLine="0"/>
        <w:rPr>
          <w:lang w:val="de-DE"/>
        </w:rPr>
      </w:pPr>
      <w:r w:rsidRPr="00212703">
        <w:rPr>
          <w:lang w:val="de-DE"/>
        </w:rPr>
        <w:t xml:space="preserve">Das </w:t>
      </w:r>
      <w:r w:rsidR="001731F3">
        <w:rPr>
          <w:lang w:val="de-DE"/>
        </w:rPr>
        <w:t>Topology-Editor</w:t>
      </w:r>
      <w:r w:rsidRPr="00212703">
        <w:rPr>
          <w:lang w:val="de-DE"/>
        </w:rPr>
        <w:t xml:space="preserve"> -Modell bietet eine Standardmethode für Server, um Objekte Clients zur Verfügung zu stellen. Objekte können sich aus anderen Objekten, Variablen und Methoden zusammensetzen. </w:t>
      </w:r>
      <w:r w:rsidR="001731F3">
        <w:rPr>
          <w:lang w:val="de-DE"/>
        </w:rPr>
        <w:t>Topology-Editor</w:t>
      </w:r>
      <w:r w:rsidRPr="00212703">
        <w:rPr>
          <w:lang w:val="de-DE"/>
        </w:rPr>
        <w:t xml:space="preserve"> erlaubt auch, Beziehungen zu anderen Objekten auszudrücken.</w:t>
      </w:r>
    </w:p>
    <w:p w14:paraId="2C781361" w14:textId="73D012D5" w:rsidR="00E73724" w:rsidRPr="00212703" w:rsidRDefault="00E73724" w:rsidP="00E73724">
      <w:pPr>
        <w:pStyle w:val="TextkrperEinzug"/>
        <w:ind w:firstLine="0"/>
        <w:rPr>
          <w:lang w:val="de-DE"/>
        </w:rPr>
      </w:pPr>
      <w:r w:rsidRPr="00212703">
        <w:rPr>
          <w:lang w:val="de-DE"/>
        </w:rPr>
        <w:t xml:space="preserve">Die Menge der Objekte und zugehörige Informationen, die ein </w:t>
      </w:r>
      <w:r w:rsidR="001731F3" w:rsidRPr="0036309C">
        <w:rPr>
          <w:lang w:val="de-DE"/>
        </w:rPr>
        <w:t>Topology-Editor</w:t>
      </w:r>
      <w:r w:rsidR="00E70B1E" w:rsidRPr="0036309C">
        <w:rPr>
          <w:lang w:val="de-DE"/>
        </w:rPr>
        <w:t>-</w:t>
      </w:r>
      <w:r w:rsidRPr="0036309C">
        <w:rPr>
          <w:lang w:val="de-DE"/>
        </w:rPr>
        <w:t>Server</w:t>
      </w:r>
      <w:r w:rsidRPr="00212703">
        <w:rPr>
          <w:lang w:val="de-DE"/>
        </w:rPr>
        <w:t xml:space="preserve"> Clients zur Verfügung stellt, werden hier als Topolo</w:t>
      </w:r>
      <w:r w:rsidR="00E766D9" w:rsidRPr="00212703">
        <w:rPr>
          <w:lang w:val="de-DE"/>
        </w:rPr>
        <w:t xml:space="preserve">gy bezeichnet. Die Elemente der </w:t>
      </w:r>
      <w:r w:rsidR="001731F3">
        <w:rPr>
          <w:lang w:val="de-DE"/>
        </w:rPr>
        <w:t>Topology-Editor</w:t>
      </w:r>
      <w:r w:rsidRPr="00212703">
        <w:rPr>
          <w:lang w:val="de-DE"/>
        </w:rPr>
        <w:t xml:space="preserve"> -Objektmodells werden im Topology als eine Gruppe von Knoten dargestellt, die durch Eigenschaften beschrieben und durch Referenzen miteinander verbunden sind. </w:t>
      </w:r>
    </w:p>
    <w:p w14:paraId="158C2DC2" w14:textId="77777777" w:rsidR="00E73724" w:rsidRPr="00212703" w:rsidRDefault="00E73724" w:rsidP="00E73724">
      <w:pPr>
        <w:pStyle w:val="TextkrperEinzug"/>
        <w:ind w:firstLine="0"/>
        <w:rPr>
          <w:lang w:val="de-DE"/>
        </w:rPr>
      </w:pPr>
    </w:p>
    <w:p w14:paraId="3DC423D3" w14:textId="610DB7DE" w:rsidR="00E73724" w:rsidRPr="00212703" w:rsidRDefault="001731F3" w:rsidP="00E73724">
      <w:pPr>
        <w:pStyle w:val="TextkrperEinzug"/>
        <w:ind w:firstLine="0"/>
        <w:rPr>
          <w:lang w:val="de-DE"/>
        </w:rPr>
      </w:pPr>
      <w:r>
        <w:rPr>
          <w:lang w:val="de-DE"/>
        </w:rPr>
        <w:t>Topology-Editor</w:t>
      </w:r>
      <w:r w:rsidR="00E73724" w:rsidRPr="00212703">
        <w:rPr>
          <w:lang w:val="de-DE"/>
        </w:rPr>
        <w:t xml:space="preserve"> definiert drei Klassen von Knoten zur Darstellung von Topology -Komponenten. Die Klassen sind Objekte, die Geräte, Controller und Kommunikationsinfrastrukturgeräte repräsentieren. Jede Knoten-Klassen und Verbindung-Klassen haben einen definierten Satz von Eigenschaften und Methoden.</w:t>
      </w:r>
    </w:p>
    <w:p w14:paraId="289F1FE8" w14:textId="77777777" w:rsidR="00E73724" w:rsidRPr="00212703" w:rsidRDefault="00E73724" w:rsidP="00E73724">
      <w:pPr>
        <w:pStyle w:val="TextkrperEinzug"/>
        <w:ind w:firstLine="0"/>
        <w:rPr>
          <w:lang w:val="de-DE"/>
        </w:rPr>
      </w:pPr>
    </w:p>
    <w:p w14:paraId="7B97E157" w14:textId="3A2D521A" w:rsidR="00E73724" w:rsidRPr="00212703" w:rsidRDefault="00E73724" w:rsidP="00E73724">
      <w:pPr>
        <w:pStyle w:val="TextkrperEinzug"/>
        <w:ind w:firstLine="0"/>
        <w:rPr>
          <w:lang w:val="de-DE"/>
        </w:rPr>
      </w:pPr>
      <w:r w:rsidRPr="00212703">
        <w:rPr>
          <w:lang w:val="de-DE"/>
        </w:rPr>
        <w:t>In einem Multiclient-Szenario ist die Communication</w:t>
      </w:r>
      <w:r w:rsidR="00E70B1E" w:rsidRPr="00212703">
        <w:rPr>
          <w:lang w:val="de-DE"/>
        </w:rPr>
        <w:t xml:space="preserve"> </w:t>
      </w:r>
      <w:r w:rsidRPr="00212703">
        <w:rPr>
          <w:lang w:val="de-DE"/>
        </w:rPr>
        <w:t xml:space="preserve">Studio für die Verwaltung des Zugriffs auf die DTMs zuständig.  </w:t>
      </w:r>
    </w:p>
    <w:p w14:paraId="33635C86" w14:textId="77777777" w:rsidR="00AA23CD" w:rsidRPr="00212703" w:rsidRDefault="00AA23CD" w:rsidP="00E73724">
      <w:pPr>
        <w:pStyle w:val="TextkrperEinzug"/>
        <w:ind w:firstLine="0"/>
        <w:rPr>
          <w:lang w:val="de-DE"/>
        </w:rPr>
      </w:pPr>
    </w:p>
    <w:p w14:paraId="5D3C6EF6" w14:textId="5759731C" w:rsidR="00E73724" w:rsidRPr="00212703" w:rsidRDefault="00E73724" w:rsidP="00E73724">
      <w:pPr>
        <w:pStyle w:val="TextkrperEinzug"/>
        <w:ind w:firstLine="0"/>
        <w:rPr>
          <w:lang w:val="de-DE"/>
        </w:rPr>
      </w:pPr>
      <w:r w:rsidRPr="00212703">
        <w:rPr>
          <w:lang w:val="de-DE"/>
        </w:rPr>
        <w:t xml:space="preserve">In diesem Abschnitt werden die häufigsten Szenarien beschrieben, die bei der Arbeit mit </w:t>
      </w:r>
      <w:r w:rsidR="001731F3">
        <w:rPr>
          <w:lang w:val="de-DE"/>
        </w:rPr>
        <w:t>Topology-Editor</w:t>
      </w:r>
      <w:r w:rsidRPr="00212703">
        <w:rPr>
          <w:lang w:val="de-DE"/>
        </w:rPr>
        <w:t xml:space="preserve"> in Communication</w:t>
      </w:r>
      <w:r w:rsidR="00E70B1E" w:rsidRPr="00212703">
        <w:rPr>
          <w:lang w:val="de-DE"/>
        </w:rPr>
        <w:t xml:space="preserve"> </w:t>
      </w:r>
      <w:r w:rsidRPr="00212703">
        <w:rPr>
          <w:lang w:val="de-DE"/>
        </w:rPr>
        <w:t>Studio auftreten. Diese Szenarien umfassen das Offline-Konfiguration eines Projekts, das Registrieren und Erkennen von Geräte, das Laden von XML-Topologie, das Erkennen, wenn ein Device eingefügt bzw. gelöscht wurde. Sie können im Offline-Module ein gerätspezifischer Device in einer FDT2.0-Projekt oder durch Scannen eines lokalen Verzeichnisses registrieren und erkennen.</w:t>
      </w:r>
    </w:p>
    <w:p w14:paraId="406F8201" w14:textId="77777777" w:rsidR="00E73724" w:rsidRPr="00212703" w:rsidRDefault="00E73724" w:rsidP="00E73724">
      <w:pPr>
        <w:pStyle w:val="TextkrperEinzug"/>
        <w:ind w:firstLine="0"/>
        <w:rPr>
          <w:lang w:val="de-DE"/>
        </w:rPr>
      </w:pPr>
      <w:r w:rsidRPr="00212703">
        <w:rPr>
          <w:noProof/>
          <w:lang w:val="de-DE"/>
        </w:rPr>
        <w:lastRenderedPageBreak/>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824355"/>
                    </a:xfrm>
                    <a:prstGeom prst="rect">
                      <a:avLst/>
                    </a:prstGeom>
                  </pic:spPr>
                </pic:pic>
              </a:graphicData>
            </a:graphic>
          </wp:inline>
        </w:drawing>
      </w:r>
    </w:p>
    <w:p w14:paraId="5C97195A" w14:textId="77777777" w:rsidR="00AA23CD" w:rsidRPr="00212703" w:rsidRDefault="00AA23CD" w:rsidP="00E73724">
      <w:pPr>
        <w:pStyle w:val="TextkrperEinzug"/>
        <w:ind w:firstLine="0"/>
        <w:rPr>
          <w:lang w:val="de-DE"/>
        </w:rPr>
      </w:pPr>
    </w:p>
    <w:p w14:paraId="458E2BFA" w14:textId="0CD182E4" w:rsidR="00E73724" w:rsidRPr="00212703" w:rsidRDefault="00E73724" w:rsidP="00E73724">
      <w:pPr>
        <w:pStyle w:val="TextkrperEinzug"/>
        <w:ind w:firstLine="0"/>
        <w:rPr>
          <w:lang w:val="de-DE"/>
        </w:rPr>
      </w:pPr>
      <w:r w:rsidRPr="00212703">
        <w:rPr>
          <w:lang w:val="de-DE"/>
        </w:rPr>
        <w:t>In Laufe der Applikation wird durch einen sogenannten Scan-Mechanismus der spezifischen Anordnung der Geräte, die untereinander verbunden sind, generiert.</w:t>
      </w:r>
    </w:p>
    <w:p w14:paraId="7A39E983" w14:textId="77777777" w:rsidR="00E73724" w:rsidRPr="00212703" w:rsidRDefault="00E73724" w:rsidP="00E73724">
      <w:pPr>
        <w:pStyle w:val="TextkrperEinzug"/>
        <w:ind w:firstLine="0"/>
        <w:rPr>
          <w:lang w:val="de-DE"/>
        </w:rPr>
      </w:pPr>
    </w:p>
    <w:p w14:paraId="1AC042AC" w14:textId="77777777" w:rsidR="00E73724" w:rsidRPr="00212703" w:rsidRDefault="00E73724" w:rsidP="00E73724">
      <w:pPr>
        <w:pStyle w:val="TextkrperEinzug"/>
        <w:ind w:firstLine="0"/>
        <w:rPr>
          <w:lang w:val="de-DE"/>
        </w:rPr>
      </w:pPr>
      <w:r w:rsidRPr="00212703">
        <w:rPr>
          <w:lang w:val="de-DE"/>
        </w:rPr>
        <w:t>Die generierten Daten werden als JSON-Datei dargestellt. Der Zweck einer JSON-Datei besteht darin ein Diagramm zu definieren, das ein Netzwerk darstellt.</w:t>
      </w:r>
    </w:p>
    <w:p w14:paraId="705C3315" w14:textId="77777777" w:rsidR="00E73724" w:rsidRPr="00212703" w:rsidRDefault="00E73724" w:rsidP="00E73724">
      <w:pPr>
        <w:pStyle w:val="berschrift2"/>
      </w:pPr>
      <w:bookmarkStart w:id="381" w:name="_Ref506034260"/>
      <w:bookmarkStart w:id="382" w:name="_Toc517096393"/>
      <w:bookmarkStart w:id="383" w:name="_Toc517363141"/>
      <w:r w:rsidRPr="00212703">
        <w:t>Datendarstellung (Prozessdaten, Bedienungsdaten)</w:t>
      </w:r>
      <w:bookmarkEnd w:id="381"/>
      <w:bookmarkEnd w:id="382"/>
      <w:bookmarkEnd w:id="383"/>
    </w:p>
    <w:p w14:paraId="1C209994" w14:textId="20680AD7" w:rsidR="00E73724" w:rsidRPr="00212703" w:rsidRDefault="00E73724" w:rsidP="00E73724">
      <w:pPr>
        <w:pStyle w:val="Textkrper"/>
      </w:pPr>
      <w:r w:rsidRPr="00212703">
        <w:t>Das Konzept de</w:t>
      </w:r>
      <w:r w:rsidR="00E766D9" w:rsidRPr="00212703">
        <w:t>r</w:t>
      </w:r>
      <w:r w:rsidRPr="00212703">
        <w:t xml:space="preserve"> </w:t>
      </w:r>
      <w:r w:rsidR="001731F3">
        <w:t>Topology-Editor</w:t>
      </w:r>
      <w:r w:rsidRPr="00212703">
        <w:t xml:space="preserve"> soll prinzipiell die physikalische Netzstruktur einer industriellen Kommunikation auf einer Schnittstelle (Laptop Mobile Geräte) bereitstellen.</w:t>
      </w:r>
    </w:p>
    <w:p w14:paraId="29B07A70" w14:textId="77777777" w:rsidR="00E73724" w:rsidRPr="00212703" w:rsidRDefault="00E73724" w:rsidP="00E73724">
      <w:pPr>
        <w:pStyle w:val="TextkrperEinzug"/>
        <w:ind w:firstLine="0"/>
        <w:rPr>
          <w:lang w:val="de-DE"/>
        </w:rPr>
      </w:pPr>
    </w:p>
    <w:p w14:paraId="7255F2F3" w14:textId="77777777" w:rsidR="00E73724" w:rsidRPr="00212703" w:rsidRDefault="00E73724" w:rsidP="00E73724">
      <w:pPr>
        <w:pStyle w:val="TextkrperEinzug"/>
        <w:ind w:firstLine="0"/>
        <w:rPr>
          <w:lang w:val="de-DE"/>
        </w:rPr>
      </w:pPr>
      <w:r w:rsidRPr="00212703">
        <w:rPr>
          <w:lang w:val="de-DE"/>
        </w:rPr>
        <w:t>Um grundlegende Konzepte erklären zu können, betrachten wir in dem folgenden Abschnitt eine Mini-Topologie, die nur aus 2 Knoten und eine Kante besteht.</w:t>
      </w:r>
    </w:p>
    <w:p w14:paraId="6656536E" w14:textId="77777777" w:rsidR="00E73724" w:rsidRPr="00212703" w:rsidRDefault="00E73724" w:rsidP="00E73724">
      <w:pPr>
        <w:pStyle w:val="TextkrperEinzug"/>
        <w:ind w:firstLine="0"/>
        <w:rPr>
          <w:lang w:val="de-DE"/>
        </w:rPr>
      </w:pPr>
    </w:p>
    <w:p w14:paraId="18CB863E" w14:textId="704E0413" w:rsidR="00E73724" w:rsidRPr="00212703" w:rsidRDefault="00E73724" w:rsidP="00E73724">
      <w:pPr>
        <w:pStyle w:val="TextkrperEinzug"/>
        <w:ind w:firstLine="0"/>
        <w:rPr>
          <w:lang w:val="de-DE"/>
        </w:rPr>
      </w:pPr>
      <w:r w:rsidRPr="00212703">
        <w:rPr>
          <w:lang w:val="de-DE"/>
        </w:rPr>
        <w:lastRenderedPageBreak/>
        <w:t>Es enthält 2 Knoten und eine Kante: jeden Knoten repräsentiert ein Device und eine Kante eine spezifische Verbindung. Die Mini-Topologie wird durch die folgende JSON-Datei repräsentiert</w:t>
      </w:r>
      <w:r w:rsidR="0036309C">
        <w:rPr>
          <w:lang w:val="de-DE"/>
        </w:rPr>
        <w:t>.</w:t>
      </w:r>
    </w:p>
    <w:p w14:paraId="52E9C5D9" w14:textId="77777777" w:rsidR="00E73724" w:rsidRPr="00212703" w:rsidRDefault="00E73724" w:rsidP="00E73724">
      <w:pPr>
        <w:pStyle w:val="TextkrperEinzug"/>
        <w:keepNext/>
        <w:ind w:firstLine="0"/>
      </w:pPr>
      <w:r w:rsidRPr="00212703">
        <w:rPr>
          <w:noProof/>
          <w:lang w:val="de-DE"/>
        </w:rPr>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994785"/>
                    </a:xfrm>
                    <a:prstGeom prst="rect">
                      <a:avLst/>
                    </a:prstGeom>
                  </pic:spPr>
                </pic:pic>
              </a:graphicData>
            </a:graphic>
          </wp:inline>
        </w:drawing>
      </w:r>
    </w:p>
    <w:p w14:paraId="6D58010D" w14:textId="3DA59A93" w:rsidR="00E73724" w:rsidRPr="00212703" w:rsidRDefault="00E73724" w:rsidP="00E73724">
      <w:pPr>
        <w:pStyle w:val="Beschriftung"/>
        <w:jc w:val="both"/>
      </w:pPr>
      <w:bookmarkStart w:id="384" w:name="_Toc511225567"/>
      <w:bookmarkStart w:id="385" w:name="_Toc517363176"/>
      <w:r w:rsidRPr="00212703">
        <w:t xml:space="preserve">Abbildung </w:t>
      </w:r>
      <w:r w:rsidR="00EB49B0">
        <w:fldChar w:fldCharType="begin"/>
      </w:r>
      <w:r w:rsidR="00EB49B0">
        <w:instrText xml:space="preserve"> SEQ Abbildung \* ARABIC </w:instrText>
      </w:r>
      <w:r w:rsidR="00EB49B0">
        <w:fldChar w:fldCharType="separate"/>
      </w:r>
      <w:r w:rsidR="00207940">
        <w:rPr>
          <w:noProof/>
        </w:rPr>
        <w:t>15</w:t>
      </w:r>
      <w:r w:rsidR="00EB49B0">
        <w:rPr>
          <w:noProof/>
        </w:rPr>
        <w:fldChar w:fldCharType="end"/>
      </w:r>
      <w:r w:rsidRPr="00212703">
        <w:t>: Die Output JSON-Dateien für die Mini-Topologie</w:t>
      </w:r>
      <w:bookmarkEnd w:id="384"/>
      <w:bookmarkEnd w:id="385"/>
    </w:p>
    <w:p w14:paraId="642D4D27" w14:textId="77777777" w:rsidR="00E73724" w:rsidRPr="00212703" w:rsidRDefault="00E73724" w:rsidP="00E73724">
      <w:pPr>
        <w:pStyle w:val="Textkrper"/>
      </w:pPr>
      <w:r w:rsidRPr="00212703">
        <w:t>Das Output des Scan Mechanismus besteht aus einen Root Element und einer Vielzahl von Unterelemente: Graph, Knoten, Kante. Im weiteren Verlauf dieses Abschnitts werden wir diese Elemente im Detail besprechen und zeigen, wie sie ein Diagramm definieren.</w:t>
      </w:r>
    </w:p>
    <w:p w14:paraId="38F5ADB5" w14:textId="77777777" w:rsidR="00E73724" w:rsidRPr="00212703" w:rsidRDefault="00E73724" w:rsidP="00E73724">
      <w:pPr>
        <w:pStyle w:val="TextkrperEinzug"/>
        <w:ind w:firstLine="0"/>
        <w:rPr>
          <w:lang w:val="de-DE"/>
        </w:rPr>
      </w:pPr>
    </w:p>
    <w:p w14:paraId="4415B8BE" w14:textId="77777777" w:rsidR="00E73724" w:rsidRPr="00212703" w:rsidRDefault="00E73724" w:rsidP="00E73724">
      <w:pPr>
        <w:pStyle w:val="TextkrperEinzug"/>
        <w:ind w:firstLine="0"/>
        <w:rPr>
          <w:lang w:val="de-DE"/>
        </w:rPr>
      </w:pPr>
      <w:r w:rsidRPr="00212703">
        <w:rPr>
          <w:lang w:val="de-DE"/>
        </w:rPr>
        <w:t>Die Topologie-Struktur, die Knoten und Kanten enthält, wird als Graph bezeichnet. Ein Graph besteht aus zwei JSON Dateien nämlich:</w:t>
      </w:r>
    </w:p>
    <w:p w14:paraId="105D2F83" w14:textId="77777777" w:rsidR="00E73724" w:rsidRPr="00212703" w:rsidRDefault="00E73724" w:rsidP="00F1746F">
      <w:pPr>
        <w:pStyle w:val="TextkrperEinzug"/>
        <w:numPr>
          <w:ilvl w:val="0"/>
          <w:numId w:val="18"/>
        </w:numPr>
        <w:rPr>
          <w:lang w:val="de-DE"/>
        </w:rPr>
      </w:pPr>
      <w:r w:rsidRPr="00212703">
        <w:rPr>
          <w:lang w:val="de-DE"/>
        </w:rPr>
        <w:t>Geräteinformationen: In einem Geräteinformation JSON-Datei sind die Deklarationen von Knoten mit dem Schlüsselwort „</w:t>
      </w:r>
      <w:r w:rsidRPr="00212703">
        <w:rPr>
          <w:i/>
          <w:lang w:val="de-DE"/>
        </w:rPr>
        <w:t>devices</w:t>
      </w:r>
      <w:r w:rsidRPr="00212703">
        <w:rPr>
          <w:lang w:val="de-DE"/>
        </w:rPr>
        <w:t>“ und Eigenschaften der Topologie als Root-Elemente definiert. Die Liste von Ports von jeweils Geräte wird innerhalb eines –device-Element mit dem Schlüsselwort „Ports“ definiert. und</w:t>
      </w:r>
    </w:p>
    <w:p w14:paraId="61F469F0" w14:textId="77777777" w:rsidR="00E73724" w:rsidRPr="00A4783B" w:rsidRDefault="00E73724" w:rsidP="00F1746F">
      <w:pPr>
        <w:pStyle w:val="TextkrperEinzug"/>
        <w:numPr>
          <w:ilvl w:val="0"/>
          <w:numId w:val="18"/>
        </w:numPr>
        <w:rPr>
          <w:lang w:val="de-DE"/>
        </w:rPr>
      </w:pPr>
      <w:r w:rsidRPr="00212703">
        <w:rPr>
          <w:lang w:val="de-DE"/>
        </w:rPr>
        <w:t>die Verbindungsinformation: hier wird die List von Verbindungen mit dem Schlüsselwort „links“ definiert und jede link-Element repräsentiert eine Verbindung zwischen 2 Geräten. Durch das Schlüsselwort „</w:t>
      </w:r>
      <w:r w:rsidRPr="00212703">
        <w:rPr>
          <w:i/>
          <w:lang w:val="de-DE"/>
        </w:rPr>
        <w:t>from</w:t>
      </w:r>
      <w:r w:rsidRPr="00212703">
        <w:rPr>
          <w:lang w:val="de-DE"/>
        </w:rPr>
        <w:t>“ wird das Quellgerät identifiziert und „to“ das Zielgerät identifiziert bzw. „formPort“ wird das Port des Quellgerät und „toPort“ Zielgerät festgelegt.</w:t>
      </w:r>
    </w:p>
    <w:p w14:paraId="7891029D" w14:textId="77777777" w:rsidR="00E73724" w:rsidRPr="00A4783B" w:rsidRDefault="00E73724" w:rsidP="00E73724">
      <w:pPr>
        <w:pStyle w:val="TextkrperEinzug"/>
        <w:ind w:left="720" w:firstLine="0"/>
        <w:rPr>
          <w:lang w:val="de-DE"/>
        </w:rPr>
      </w:pPr>
    </w:p>
    <w:p w14:paraId="6E1E267C" w14:textId="2AEB6E10" w:rsidR="00E73724" w:rsidRPr="00212703" w:rsidRDefault="00E73724" w:rsidP="00E73724">
      <w:pPr>
        <w:pStyle w:val="TextkrperEinzug"/>
        <w:ind w:firstLine="0"/>
        <w:rPr>
          <w:lang w:val="de-DE"/>
        </w:rPr>
      </w:pPr>
      <w:r w:rsidRPr="00212703">
        <w:rPr>
          <w:lang w:val="de-DE"/>
        </w:rPr>
        <w:t>Knoten repräsentieren die Geräte im Graphen und werden mit Hilfe vom Schlüsselwort „devices“ aufgelistet Jeder Knoten hat eine Kennung, die innerhalb des gesamten Dokuments eindeutig sein muss, d. H. In einem Dokument dürfen keine zwei Knoten mit der gleichen Kennung vorhanden sein. Die Kennung eines Knotens wird durch „</w:t>
      </w:r>
      <w:r w:rsidR="00120F11">
        <w:rPr>
          <w:i/>
          <w:lang w:val="de-DE"/>
        </w:rPr>
        <w:t>systemTag</w:t>
      </w:r>
      <w:r w:rsidRPr="00212703">
        <w:rPr>
          <w:lang w:val="de-DE"/>
        </w:rPr>
        <w:t>“-Schlüsselwort definiert, die eine Zeichenfolge ist. Jeder Knoten muss ein „</w:t>
      </w:r>
      <w:r w:rsidRPr="00212703">
        <w:rPr>
          <w:i/>
          <w:lang w:val="de-DE"/>
        </w:rPr>
        <w:t>displayName</w:t>
      </w:r>
      <w:r w:rsidRPr="00212703">
        <w:rPr>
          <w:lang w:val="de-DE"/>
        </w:rPr>
        <w:t>“-Wert haben, der den Namen von der Device bereitstellt (Siehe Abbildung 10) und „stationAddress“-Wert haben der die Gerätadresse definiert.</w:t>
      </w:r>
    </w:p>
    <w:p w14:paraId="15B76127" w14:textId="77777777" w:rsidR="00E73724" w:rsidRPr="00212703" w:rsidRDefault="00E73724" w:rsidP="00E73724">
      <w:pPr>
        <w:pStyle w:val="TextkrperEinzug"/>
        <w:ind w:firstLine="0"/>
        <w:rPr>
          <w:lang w:val="de-DE"/>
        </w:rPr>
      </w:pPr>
      <w:r w:rsidRPr="00212703">
        <w:rPr>
          <w:lang w:val="de-DE"/>
        </w:rPr>
        <w:t>Die andere Option können optional sein wie (Ports, Bilder, Range ...)</w:t>
      </w:r>
    </w:p>
    <w:p w14:paraId="3716E39E" w14:textId="77777777" w:rsidR="00E73724" w:rsidRPr="00212703" w:rsidRDefault="00E73724" w:rsidP="00E73724">
      <w:pPr>
        <w:pStyle w:val="TextkrperEinzug"/>
        <w:ind w:firstLine="0"/>
        <w:rPr>
          <w:lang w:val="de-DE"/>
        </w:rPr>
      </w:pPr>
    </w:p>
    <w:p w14:paraId="0427050F" w14:textId="4624EFD8" w:rsidR="00E73724" w:rsidRPr="00A4783B" w:rsidRDefault="00E73724" w:rsidP="00E73724">
      <w:pPr>
        <w:pStyle w:val="TextkrperEinzug"/>
        <w:ind w:firstLine="0"/>
        <w:rPr>
          <w:lang w:val="de-DE"/>
        </w:rPr>
      </w:pPr>
      <w:r w:rsidRPr="00212703">
        <w:rPr>
          <w:lang w:val="de-DE"/>
        </w:rPr>
        <w:t xml:space="preserve">Die Verbindungen werden durch Kanten im Graphen repräsentiert. Jede Kante muss   mit Hilfe der „link“-Schlusswort aufgelistet werden. Sie muss ihre zwei Endpunkte mit der Quelle und dem </w:t>
      </w:r>
      <w:r w:rsidRPr="00212703">
        <w:rPr>
          <w:lang w:val="de-DE"/>
        </w:rPr>
        <w:lastRenderedPageBreak/>
        <w:t>Ziel definiert sein. Der Wert der Quelle bzw. Ziel muss der „</w:t>
      </w:r>
      <w:r w:rsidR="00120F11">
        <w:rPr>
          <w:i/>
          <w:lang w:val="de-DE"/>
        </w:rPr>
        <w:t>SystemTag</w:t>
      </w:r>
      <w:r w:rsidRPr="00212703">
        <w:rPr>
          <w:i/>
          <w:lang w:val="de-DE"/>
        </w:rPr>
        <w:t>“</w:t>
      </w:r>
      <w:r w:rsidRPr="00212703">
        <w:rPr>
          <w:lang w:val="de-DE"/>
        </w:rPr>
        <w:t xml:space="preserve"> eines Knoten sein. Genauer so soll der Wert der Quelle-Port bzw. Ziel-Port der „</w:t>
      </w:r>
      <w:r w:rsidRPr="00212703">
        <w:rPr>
          <w:i/>
          <w:lang w:val="de-DE"/>
        </w:rPr>
        <w:t>portId</w:t>
      </w:r>
      <w:r w:rsidRPr="00212703">
        <w:rPr>
          <w:lang w:val="de-DE"/>
        </w:rPr>
        <w:t>“ eines Knoten sei</w:t>
      </w:r>
      <w:r w:rsidRPr="00A4783B">
        <w:rPr>
          <w:lang w:val="de-DE"/>
        </w:rPr>
        <w:t>n</w:t>
      </w:r>
    </w:p>
    <w:p w14:paraId="67F9D010" w14:textId="77777777" w:rsidR="00E73724" w:rsidRPr="00A4783B" w:rsidRDefault="00E73724" w:rsidP="00E73724">
      <w:pPr>
        <w:pStyle w:val="TextkrperEinzug"/>
        <w:ind w:firstLine="0"/>
        <w:rPr>
          <w:lang w:val="de-DE"/>
        </w:rPr>
      </w:pPr>
    </w:p>
    <w:p w14:paraId="75AFD7D1" w14:textId="77777777" w:rsidR="00E73724" w:rsidRPr="00212703" w:rsidRDefault="00E73724" w:rsidP="00E73724">
      <w:pPr>
        <w:pStyle w:val="TextkrperEinzug"/>
        <w:ind w:firstLine="0"/>
        <w:rPr>
          <w:lang w:val="de-DE"/>
        </w:rPr>
      </w:pPr>
      <w:r w:rsidRPr="00212703">
        <w:rPr>
          <w:lang w:val="de-DE"/>
        </w:rPr>
        <w:t>Jede Kante kann ein optionales Schussel-Label haben, das eine Zeichenfolge ist.</w:t>
      </w:r>
    </w:p>
    <w:p w14:paraId="75F75D3E" w14:textId="77777777" w:rsidR="00E73724" w:rsidRPr="00212703" w:rsidRDefault="00E73724" w:rsidP="00E73724">
      <w:pPr>
        <w:pStyle w:val="TextkrperEinzug"/>
        <w:ind w:firstLine="0"/>
        <w:rPr>
          <w:lang w:val="de-DE"/>
        </w:rPr>
      </w:pPr>
    </w:p>
    <w:p w14:paraId="2DC0F827" w14:textId="77777777" w:rsidR="00E73724" w:rsidRPr="00212703" w:rsidRDefault="00E73724" w:rsidP="00E73724">
      <w:pPr>
        <w:pStyle w:val="TextkrperEinzug"/>
        <w:ind w:firstLine="0"/>
        <w:rPr>
          <w:lang w:val="de-DE"/>
        </w:rPr>
      </w:pPr>
      <w:r w:rsidRPr="00212703">
        <w:rPr>
          <w:lang w:val="de-DE"/>
        </w:rPr>
        <w:t>Das Gewicht der Kante wird durch das optionale Schlüsselwort Gewicht festgelegt und ist ein Float.</w:t>
      </w:r>
    </w:p>
    <w:p w14:paraId="5EFCC7E8" w14:textId="77777777" w:rsidR="00E73724" w:rsidRPr="00212703" w:rsidRDefault="00E73724" w:rsidP="00E73724"/>
    <w:p w14:paraId="228E0406" w14:textId="77777777" w:rsidR="00E73724" w:rsidRPr="00212703" w:rsidRDefault="00E73724" w:rsidP="00E73724">
      <w:pPr>
        <w:pStyle w:val="berschrift2"/>
      </w:pPr>
      <w:r w:rsidRPr="00212703">
        <w:t xml:space="preserve"> </w:t>
      </w:r>
      <w:bookmarkStart w:id="386" w:name="_Toc517096394"/>
      <w:bookmarkStart w:id="387" w:name="_Toc517363142"/>
      <w:r w:rsidRPr="00212703">
        <w:t>Zukunftsaspekte (evtl. Erweiterungen)</w:t>
      </w:r>
      <w:bookmarkEnd w:id="386"/>
      <w:bookmarkEnd w:id="387"/>
    </w:p>
    <w:p w14:paraId="3D3D0D82" w14:textId="77777777" w:rsidR="00E73724" w:rsidRPr="00212703" w:rsidRDefault="00E73724" w:rsidP="00E73724">
      <w:pPr>
        <w:pStyle w:val="Textkrper"/>
      </w:pPr>
      <w:r w:rsidRPr="00212703">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Pr="00212703" w:rsidRDefault="00E73724" w:rsidP="00E73724">
      <w:pPr>
        <w:pStyle w:val="TextkrperEinzug"/>
        <w:ind w:firstLine="0"/>
        <w:rPr>
          <w:lang w:val="de-DE"/>
        </w:rPr>
      </w:pPr>
      <w:r w:rsidRPr="00212703">
        <w:rPr>
          <w:lang w:val="de-DE"/>
        </w:rPr>
        <w:t>Das TOPO-Dokument wird ein XML-Dokument basiert sein.</w:t>
      </w:r>
    </w:p>
    <w:p w14:paraId="19A47A00" w14:textId="77777777" w:rsidR="00E73724" w:rsidRPr="00212703" w:rsidRDefault="00E73724" w:rsidP="00E73724">
      <w:pPr>
        <w:pStyle w:val="TextkrperEinzug"/>
        <w:ind w:firstLine="0"/>
        <w:rPr>
          <w:lang w:val="de-DE"/>
        </w:rPr>
      </w:pPr>
    </w:p>
    <w:p w14:paraId="55E91F7A" w14:textId="77777777" w:rsidR="00E73724" w:rsidRPr="00212703" w:rsidRDefault="00E73724" w:rsidP="00E73724">
      <w:pPr>
        <w:pStyle w:val="TextkrperEinzug"/>
        <w:ind w:firstLine="0"/>
        <w:rPr>
          <w:lang w:val="de-DE"/>
        </w:rPr>
      </w:pPr>
      <w:r w:rsidRPr="00212703">
        <w:rPr>
          <w:lang w:val="de-DE"/>
        </w:rPr>
        <w:t>In der Spezifikation der TOPO-Dokument soll folgendes definiert sein:</w:t>
      </w:r>
    </w:p>
    <w:p w14:paraId="6B695E1D" w14:textId="77777777" w:rsidR="00E73724" w:rsidRPr="00212703" w:rsidRDefault="00E73724" w:rsidP="00F1746F">
      <w:pPr>
        <w:pStyle w:val="TextkrperEinzug"/>
        <w:numPr>
          <w:ilvl w:val="0"/>
          <w:numId w:val="19"/>
        </w:numPr>
        <w:rPr>
          <w:lang w:val="de-DE"/>
        </w:rPr>
      </w:pPr>
      <w:r w:rsidRPr="00212703">
        <w:rPr>
          <w:lang w:val="de-DE"/>
        </w:rPr>
        <w:t xml:space="preserve">Wie ein Graph mit Hilfe von XML-Elemente und XML- Attributes definieret werden soll </w:t>
      </w:r>
    </w:p>
    <w:p w14:paraId="444C73B9" w14:textId="77777777" w:rsidR="00E73724" w:rsidRPr="00212703" w:rsidRDefault="00E73724" w:rsidP="00F1746F">
      <w:pPr>
        <w:pStyle w:val="TextkrperEinzug"/>
        <w:numPr>
          <w:ilvl w:val="0"/>
          <w:numId w:val="19"/>
        </w:numPr>
        <w:rPr>
          <w:lang w:val="de-DE"/>
        </w:rPr>
      </w:pPr>
      <w:r w:rsidRPr="00212703">
        <w:rPr>
          <w:lang w:val="de-DE"/>
        </w:rPr>
        <w:t>Wie   Knoten und Verbindungen mit Hilfe von XML-Elemente deklariert werden sollen.</w:t>
      </w:r>
    </w:p>
    <w:p w14:paraId="44005D58" w14:textId="77777777" w:rsidR="00E73724" w:rsidRPr="00212703" w:rsidRDefault="00E73724" w:rsidP="00F1746F">
      <w:pPr>
        <w:pStyle w:val="TextkrperEinzug"/>
        <w:numPr>
          <w:ilvl w:val="0"/>
          <w:numId w:val="19"/>
        </w:numPr>
        <w:rPr>
          <w:lang w:val="de-DE"/>
        </w:rPr>
      </w:pPr>
      <w:r w:rsidRPr="00212703">
        <w:rPr>
          <w:lang w:val="de-DE"/>
        </w:rPr>
        <w:t>Das Dokument soll als TOPO Datei gespeichert werden.</w:t>
      </w:r>
    </w:p>
    <w:p w14:paraId="5D09CA57" w14:textId="504BE738" w:rsidR="00E73724" w:rsidRPr="00212703" w:rsidRDefault="00E73724" w:rsidP="00F1746F">
      <w:pPr>
        <w:pStyle w:val="TextkrperEinzug"/>
        <w:numPr>
          <w:ilvl w:val="0"/>
          <w:numId w:val="19"/>
        </w:numPr>
        <w:rPr>
          <w:lang w:val="de-DE"/>
        </w:rPr>
      </w:pPr>
      <w:r w:rsidRPr="00212703">
        <w:rPr>
          <w:lang w:val="de-DE"/>
        </w:rPr>
        <w:t>TOPO soll die XML-Schemadatentypen XSD 1.1 für die Grundelemente wie gan</w:t>
      </w:r>
      <w:r w:rsidR="00120F11">
        <w:rPr>
          <w:lang w:val="de-DE"/>
        </w:rPr>
        <w:t>ze Zahl, Datum, Zeichenkette</w:t>
      </w:r>
      <w:r w:rsidRPr="00212703">
        <w:rPr>
          <w:lang w:val="de-DE"/>
        </w:rPr>
        <w:t xml:space="preserve"> verwenden</w:t>
      </w:r>
    </w:p>
    <w:p w14:paraId="5BA44F7C" w14:textId="77777777" w:rsidR="00E73724" w:rsidRPr="00212703" w:rsidRDefault="00E73724" w:rsidP="00E73724">
      <w:pPr>
        <w:pStyle w:val="TextkrperEinzug"/>
        <w:ind w:firstLine="0"/>
        <w:rPr>
          <w:lang w:val="de-DE"/>
        </w:rPr>
      </w:pPr>
    </w:p>
    <w:p w14:paraId="498A26C2" w14:textId="77777777" w:rsidR="00E73724" w:rsidRPr="00212703" w:rsidRDefault="00E73724" w:rsidP="00E73724">
      <w:pPr>
        <w:pStyle w:val="TextkrperEinzug"/>
        <w:ind w:firstLine="0"/>
        <w:rPr>
          <w:lang w:val="de-DE"/>
        </w:rPr>
      </w:pPr>
      <w:r w:rsidRPr="00212703">
        <w:rPr>
          <w:lang w:val="de-DE"/>
        </w:rPr>
        <w:lastRenderedPageBreak/>
        <w:t>Es wird auch eines Mechanismus für Übertragungssicherung in die Zukunft geplant</w:t>
      </w:r>
    </w:p>
    <w:p w14:paraId="53FDAABB" w14:textId="77777777" w:rsidR="00E73724" w:rsidRPr="00212703" w:rsidRDefault="00E73724" w:rsidP="00E73724">
      <w:pPr>
        <w:pStyle w:val="TextkrperEinzug"/>
        <w:ind w:firstLine="0"/>
        <w:rPr>
          <w:lang w:val="de-DE"/>
        </w:rPr>
      </w:pPr>
    </w:p>
    <w:p w14:paraId="458BA1FF" w14:textId="77777777" w:rsidR="00E73724" w:rsidRPr="00212703" w:rsidRDefault="00E73724" w:rsidP="00E73724">
      <w:pPr>
        <w:pStyle w:val="TextkrperEinzug"/>
        <w:ind w:firstLine="0"/>
        <w:rPr>
          <w:lang w:val="de-DE"/>
        </w:rPr>
      </w:pPr>
      <w:r w:rsidRPr="00212703">
        <w:rPr>
          <w:lang w:val="de-DE"/>
        </w:rPr>
        <w:t>Wie schon in der Einleitung erwärmt wird, wird auch Echtzeitverhalten während der Kommunikation zwischen Komponente geplant.</w:t>
      </w:r>
    </w:p>
    <w:p w14:paraId="18D29A37" w14:textId="77777777" w:rsidR="00E73724" w:rsidRPr="00212703" w:rsidRDefault="00E73724" w:rsidP="00E73724">
      <w:pPr>
        <w:pStyle w:val="TextkrperEinzug"/>
        <w:ind w:firstLine="0"/>
        <w:rPr>
          <w:lang w:val="de-DE"/>
        </w:rPr>
      </w:pPr>
    </w:p>
    <w:p w14:paraId="6272FD01" w14:textId="7AF82A82" w:rsidR="00E73724" w:rsidRPr="00212703" w:rsidRDefault="00E73724" w:rsidP="00E73724">
      <w:pPr>
        <w:pStyle w:val="TextkrperEinzug"/>
        <w:ind w:firstLine="0"/>
        <w:rPr>
          <w:lang w:val="de-DE"/>
        </w:rPr>
      </w:pPr>
      <w:r w:rsidRPr="00212703">
        <w:rPr>
          <w:lang w:val="de-DE"/>
        </w:rPr>
        <w:t xml:space="preserve">Für die Zulässigkeit einer Topologie Arte wird auch eine eigene Module geplant. </w:t>
      </w:r>
      <w:r w:rsidR="003A74DB" w:rsidRPr="00212703">
        <w:rPr>
          <w:lang w:val="de-DE"/>
        </w:rPr>
        <w:t>Eine der wichtigsten Zukunftsaspekte ist die logische Topologie für alle feldbusabhängige Industrielle Netzwerk.</w:t>
      </w:r>
    </w:p>
    <w:p w14:paraId="70610513" w14:textId="77777777" w:rsidR="00E73724" w:rsidRPr="00212703" w:rsidRDefault="00E73724" w:rsidP="00E73724">
      <w:pPr>
        <w:pStyle w:val="TextkrperEinzug"/>
        <w:ind w:firstLine="0"/>
        <w:rPr>
          <w:lang w:val="de-DE"/>
        </w:rPr>
      </w:pPr>
    </w:p>
    <w:p w14:paraId="7A1F54B1" w14:textId="77777777" w:rsidR="000B7AFD" w:rsidRPr="00212703" w:rsidRDefault="000B7AFD" w:rsidP="00DD0D6D">
      <w:pPr>
        <w:pStyle w:val="TextkrperEinzug"/>
        <w:ind w:firstLine="0"/>
        <w:rPr>
          <w:lang w:val="de-DE"/>
        </w:rPr>
        <w:sectPr w:rsidR="000B7AFD" w:rsidRPr="00212703" w:rsidSect="00997612">
          <w:headerReference w:type="default" r:id="rId42"/>
          <w:pgSz w:w="11906" w:h="16838" w:code="9"/>
          <w:pgMar w:top="1701" w:right="1418" w:bottom="1134" w:left="1418" w:header="709" w:footer="709" w:gutter="0"/>
          <w:cols w:space="708"/>
          <w:docGrid w:linePitch="360"/>
        </w:sectPr>
      </w:pPr>
    </w:p>
    <w:p w14:paraId="7974FA7C" w14:textId="4EC1C13E" w:rsidR="00DD0D6D" w:rsidRPr="00212703" w:rsidRDefault="00DD0D6D" w:rsidP="00DD0D6D">
      <w:pPr>
        <w:pStyle w:val="TextkrperEinzug"/>
        <w:ind w:firstLine="0"/>
        <w:rPr>
          <w:lang w:val="de-DE"/>
        </w:rPr>
      </w:pPr>
    </w:p>
    <w:p w14:paraId="0DDD0F42" w14:textId="3EC08384" w:rsidR="00A15649" w:rsidRPr="00212703" w:rsidRDefault="00B120CB" w:rsidP="008035AA">
      <w:pPr>
        <w:pStyle w:val="berschrift1"/>
      </w:pPr>
      <w:bookmarkStart w:id="388" w:name="_Toc517096395"/>
      <w:bookmarkStart w:id="389" w:name="_Toc517363143"/>
      <w:r w:rsidRPr="00212703">
        <w:t>Entwurf</w:t>
      </w:r>
      <w:bookmarkEnd w:id="388"/>
      <w:bookmarkEnd w:id="389"/>
    </w:p>
    <w:p w14:paraId="064AAC9B" w14:textId="100A7FD2"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1731F3">
        <w:rPr>
          <w:lang w:val="de-DE"/>
        </w:rPr>
        <w:t>Topology-Editor</w:t>
      </w:r>
      <w:r w:rsidRPr="00212703">
        <w:rPr>
          <w:lang w:val="de-DE"/>
        </w:rPr>
        <w:t xml:space="preserve"> eingegangen und anschließend das Datenmodell erläutern</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26BE22DC" w:rsidR="002C730D" w:rsidRPr="00212703" w:rsidRDefault="00E73724" w:rsidP="001F13B4">
      <w:pPr>
        <w:pStyle w:val="berschrift2"/>
      </w:pPr>
      <w:bookmarkStart w:id="390" w:name="_Toc517096396"/>
      <w:bookmarkStart w:id="391" w:name="_Toc517363144"/>
      <w:r w:rsidRPr="00212703">
        <w:t xml:space="preserve">Architektur der </w:t>
      </w:r>
      <w:r w:rsidR="001731F3">
        <w:t>Topology-Editor</w:t>
      </w:r>
      <w:bookmarkEnd w:id="390"/>
      <w:bookmarkEnd w:id="391"/>
    </w:p>
    <w:p w14:paraId="133BA10F" w14:textId="5629912C"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 xml:space="preserve">Architektur der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3"/>
      </w:r>
      <w:r w:rsidR="00AA6FA9" w:rsidRPr="00212703">
        <w:rPr>
          <w:lang w:val="de-DE"/>
        </w:rPr>
        <w:t xml:space="preserve"> denn der SPA-Ansatz reduziert die Zeit die von der Anwendung für die Reaktion auf  Benutzeraktion , was eine  mehr flüssige Erfahrung ist.</w:t>
      </w:r>
    </w:p>
    <w:p w14:paraId="2245D1FB" w14:textId="77777777" w:rsidR="00AA6FA9" w:rsidRPr="00212703" w:rsidRDefault="00AA6FA9" w:rsidP="008325F5">
      <w:pPr>
        <w:pStyle w:val="TextkrperEinzug"/>
        <w:rPr>
          <w:lang w:val="de-DE"/>
        </w:rPr>
      </w:pPr>
    </w:p>
    <w:p w14:paraId="495988EE" w14:textId="2CF28A64" w:rsidR="001F13B4" w:rsidRPr="00212703" w:rsidRDefault="00AA6FA9" w:rsidP="004B5E16">
      <w:pPr>
        <w:pStyle w:val="TextkrperEinzug"/>
        <w:ind w:firstLine="0"/>
        <w:rPr>
          <w:lang w:val="de-DE"/>
        </w:rPr>
      </w:pPr>
      <w:r w:rsidRPr="00212703">
        <w:rPr>
          <w:lang w:val="de-DE"/>
        </w:rPr>
        <w:lastRenderedPageBreak/>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5160AA11" w:rsidR="00AA6FA9" w:rsidRPr="00212703"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 xml:space="preserve">st einige Herausforderungen, die nicht in herkömmlichen Webanwendung vorhanden sind. Allerdings begegnet Technologien wie ASP:NET:Web-API, </w:t>
      </w:r>
      <w:r w:rsidR="001731F3">
        <w:rPr>
          <w:lang w:val="de-DE"/>
        </w:rPr>
        <w:t>JavaScript</w:t>
      </w:r>
      <w:r w:rsidRPr="00212703">
        <w:rPr>
          <w:lang w:val="de-DE"/>
        </w:rPr>
        <w:t>-Framewor</w:t>
      </w:r>
      <w:r w:rsidR="006750EA">
        <w:rPr>
          <w:lang w:val="de-DE"/>
        </w:rPr>
        <w:t>k</w:t>
      </w:r>
      <w:r w:rsidRPr="00212703">
        <w:rPr>
          <w:lang w:val="de-DE"/>
        </w:rPr>
        <w:t xml:space="preserve"> wie Angular 5(Abschnitt 6.1) und CSS-Framework wie Bootstrap(Abschnitt 6.2) können entworfen werden und Aufbauen von SPAs wirklich vereinfachen.</w:t>
      </w: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025775"/>
                    </a:xfrm>
                    <a:prstGeom prst="rect">
                      <a:avLst/>
                    </a:prstGeom>
                  </pic:spPr>
                </pic:pic>
              </a:graphicData>
            </a:graphic>
          </wp:inline>
        </w:drawing>
      </w:r>
    </w:p>
    <w:p w14:paraId="47102C72" w14:textId="7C198556" w:rsidR="00D41B57" w:rsidRPr="00212703" w:rsidRDefault="004B5E16" w:rsidP="004B5E16">
      <w:pPr>
        <w:pStyle w:val="Beschriftung"/>
        <w:jc w:val="left"/>
      </w:pPr>
      <w:bookmarkStart w:id="392" w:name="_Toc511225570"/>
      <w:bookmarkStart w:id="393" w:name="_Toc517363177"/>
      <w:r w:rsidRPr="00212703">
        <w:t xml:space="preserve">Abbildung </w:t>
      </w:r>
      <w:r w:rsidR="00EB49B0">
        <w:fldChar w:fldCharType="begin"/>
      </w:r>
      <w:r w:rsidR="00EB49B0">
        <w:instrText xml:space="preserve"> SEQ Abbildung \* ARABIC </w:instrText>
      </w:r>
      <w:r w:rsidR="00EB49B0">
        <w:fldChar w:fldCharType="separate"/>
      </w:r>
      <w:r w:rsidR="00207940">
        <w:rPr>
          <w:noProof/>
        </w:rPr>
        <w:t>16</w:t>
      </w:r>
      <w:r w:rsidR="00EB49B0">
        <w:rPr>
          <w:noProof/>
        </w:rPr>
        <w:fldChar w:fldCharType="end"/>
      </w:r>
      <w:r w:rsidRPr="00212703">
        <w:t xml:space="preserve">: Diagramm zeigt den Grundlegenden Entwurf der </w:t>
      </w:r>
      <w:r w:rsidR="001731F3">
        <w:t>Topology-Editor</w:t>
      </w:r>
      <w:bookmarkEnd w:id="392"/>
      <w:bookmarkEnd w:id="393"/>
    </w:p>
    <w:p w14:paraId="1CBF0576" w14:textId="3E9BD7FA" w:rsidR="00B97DA1" w:rsidRPr="00212703" w:rsidRDefault="00B97DA1"/>
    <w:p w14:paraId="7BB9679C" w14:textId="5BB8C826" w:rsidR="00B97DA1" w:rsidRPr="00212703" w:rsidRDefault="00B97DA1"/>
    <w:p w14:paraId="7B5DFDAF" w14:textId="220D352B" w:rsidR="00026F7A" w:rsidRPr="00212703" w:rsidRDefault="00026F7A" w:rsidP="00026F7A">
      <w:pPr>
        <w:pStyle w:val="TextkrperEinzug"/>
        <w:ind w:firstLine="0"/>
        <w:rPr>
          <w:lang w:val="de-DE"/>
        </w:rPr>
      </w:pPr>
      <w:r w:rsidRPr="00212703">
        <w:rPr>
          <w:lang w:val="de-DE"/>
        </w:rPr>
        <w:t xml:space="preserve">Die Abbildung zeigt die den Grundentwurf der </w:t>
      </w:r>
      <w:r w:rsidR="001731F3">
        <w:rPr>
          <w:lang w:val="de-DE"/>
        </w:rPr>
        <w:t>Topology-Editor</w:t>
      </w:r>
      <w:r w:rsidRPr="00212703">
        <w:rPr>
          <w:lang w:val="de-DE"/>
        </w:rPr>
        <w:t xml:space="preserve"> und wird im Folgenden erklärt.</w:t>
      </w:r>
    </w:p>
    <w:p w14:paraId="4860D2AD" w14:textId="5B2850F6" w:rsidR="004B5E16" w:rsidRPr="00212703" w:rsidRDefault="004B5E16" w:rsidP="004B5E16">
      <w:pPr>
        <w:pStyle w:val="TextkrperEinzug"/>
        <w:ind w:firstLine="0"/>
        <w:rPr>
          <w:lang w:val="de-DE"/>
        </w:rPr>
      </w:pPr>
      <w:r w:rsidRPr="00212703">
        <w:rPr>
          <w:lang w:val="de-DE"/>
        </w:rPr>
        <w:t xml:space="preserve">Der Client ist das Medium, das die Web-API nutzt (mobile App, Browser usw.). Hier wird der Client als Angular App erstellt. Das Angular App besteht aus 4 Hauptmodulen und werden als </w:t>
      </w:r>
      <w:r w:rsidR="001731F3">
        <w:rPr>
          <w:lang w:val="de-DE"/>
        </w:rPr>
        <w:t>TypeScript</w:t>
      </w:r>
      <w:r w:rsidRPr="00212703">
        <w:rPr>
          <w:lang w:val="de-DE"/>
        </w:rPr>
        <w:t>-Klassen dargestellt.</w:t>
      </w:r>
    </w:p>
    <w:p w14:paraId="4D4D5487" w14:textId="28C1D8A9" w:rsidR="004B5E16" w:rsidRPr="00212703" w:rsidRDefault="004B5E16" w:rsidP="004B5E16">
      <w:pPr>
        <w:pStyle w:val="TextkrperEinzug"/>
        <w:ind w:firstLine="0"/>
        <w:rPr>
          <w:lang w:val="de-DE"/>
        </w:rPr>
      </w:pPr>
      <w:r w:rsidRPr="00212703">
        <w:rPr>
          <w:lang w:val="de-DE"/>
        </w:rPr>
        <w:t>Die Modelle sind Objekte, die die Daten in der App darstellen. In diesem Fall sind drei Hauptklassen erstellt Modelle werden als C#-Klassen dargestellt, die auch als Plain Old C# Object (POCOs) bezeichnet werden.</w:t>
      </w:r>
    </w:p>
    <w:p w14:paraId="2AB0A878" w14:textId="5F38719A" w:rsidR="004B5E16" w:rsidRPr="00212703" w:rsidRDefault="004B5E16" w:rsidP="004B5E16">
      <w:pPr>
        <w:pStyle w:val="TextkrperEinzug"/>
        <w:ind w:firstLine="0"/>
        <w:rPr>
          <w:lang w:val="de-DE"/>
        </w:rPr>
      </w:pPr>
      <w:r w:rsidRPr="00212703">
        <w:rPr>
          <w:lang w:val="de-DE"/>
        </w:rPr>
        <w:t>Controller sind Objekte, die HTTP-Anforderungen verarbeitet und die HTTP-Antwort erstellt.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0B1257F6" w:rsidR="00BE206E" w:rsidRPr="00212703" w:rsidRDefault="00CA1601" w:rsidP="00BE206E">
      <w:pPr>
        <w:pStyle w:val="TextkrperEinzug"/>
        <w:ind w:firstLine="0"/>
        <w:rPr>
          <w:lang w:val="de-DE"/>
        </w:rPr>
      </w:pPr>
      <w:r w:rsidRPr="00212703">
        <w:rPr>
          <w:lang w:val="de-DE"/>
        </w:rPr>
        <w:t xml:space="preserve">Den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Pr="00212703">
        <w:rPr>
          <w:lang w:val="de-DE"/>
        </w:rPr>
        <w:t xml:space="preserve"> die hier an der Stelle</w:t>
      </w:r>
      <w:r w:rsidR="00C462EF" w:rsidRPr="00212703">
        <w:rPr>
          <w:lang w:val="de-DE"/>
        </w:rPr>
        <w:t xml:space="preserve"> nicht betrachtet werden sonders als gegeben vorausgesetzt werden.</w:t>
      </w:r>
      <w:r w:rsidR="004B5E16" w:rsidRPr="00212703">
        <w:rPr>
          <w:lang w:val="de-DE"/>
        </w:rPr>
        <w:t xml:space="preserve"> </w:t>
      </w:r>
    </w:p>
    <w:p w14:paraId="3ECA1C65" w14:textId="77777777" w:rsidR="00BE206E" w:rsidRPr="00212703" w:rsidRDefault="00BE206E" w:rsidP="00BE206E">
      <w:pPr>
        <w:pStyle w:val="TextkrperEinzug"/>
        <w:ind w:firstLine="0"/>
        <w:rPr>
          <w:lang w:val="de-DE"/>
        </w:rPr>
      </w:pPr>
    </w:p>
    <w:p w14:paraId="0C9D92D7" w14:textId="139359F0" w:rsidR="00B97DA1" w:rsidRPr="00212703" w:rsidRDefault="00BE206E" w:rsidP="00BE206E">
      <w:pPr>
        <w:pStyle w:val="berschrift2"/>
      </w:pPr>
      <w:bookmarkStart w:id="394" w:name="_Toc517096397"/>
      <w:bookmarkStart w:id="395" w:name="_Toc517363145"/>
      <w:r w:rsidRPr="00212703">
        <w:t>Datenmodell</w:t>
      </w:r>
      <w:bookmarkEnd w:id="394"/>
      <w:bookmarkEnd w:id="395"/>
    </w:p>
    <w:p w14:paraId="16EE1A57" w14:textId="7CA55B2A"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207940" w:rsidRPr="00212703">
        <w:t xml:space="preserve">Abbildung </w:t>
      </w:r>
      <w:r w:rsidR="00207940">
        <w:rPr>
          <w:noProof/>
        </w:rPr>
        <w:t>17</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lastRenderedPageBreak/>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57475"/>
                    </a:xfrm>
                    <a:prstGeom prst="rect">
                      <a:avLst/>
                    </a:prstGeom>
                  </pic:spPr>
                </pic:pic>
              </a:graphicData>
            </a:graphic>
          </wp:inline>
        </w:drawing>
      </w:r>
    </w:p>
    <w:p w14:paraId="75BC95DF" w14:textId="11D51688" w:rsidR="007A6D64" w:rsidRPr="00212703" w:rsidRDefault="007A6D64" w:rsidP="007A6D64">
      <w:pPr>
        <w:pStyle w:val="Beschriftung"/>
        <w:jc w:val="both"/>
      </w:pPr>
      <w:bookmarkStart w:id="396" w:name="_Ref511034098"/>
      <w:bookmarkStart w:id="397" w:name="_Toc511225571"/>
      <w:bookmarkStart w:id="398" w:name="_Toc517363178"/>
      <w:r w:rsidRPr="00212703">
        <w:t xml:space="preserve">Abbildung </w:t>
      </w:r>
      <w:r w:rsidR="00EB49B0">
        <w:fldChar w:fldCharType="begin"/>
      </w:r>
      <w:r w:rsidR="00EB49B0">
        <w:instrText xml:space="preserve"> SEQ Abbildung \* ARABIC </w:instrText>
      </w:r>
      <w:r w:rsidR="00EB49B0">
        <w:fldChar w:fldCharType="separate"/>
      </w:r>
      <w:r w:rsidR="00207940">
        <w:rPr>
          <w:noProof/>
        </w:rPr>
        <w:t>17</w:t>
      </w:r>
      <w:r w:rsidR="00EB49B0">
        <w:rPr>
          <w:noProof/>
        </w:rPr>
        <w:fldChar w:fldCharType="end"/>
      </w:r>
      <w:bookmarkEnd w:id="396"/>
      <w:r w:rsidRPr="00212703">
        <w:t xml:space="preserve">: Domänenmodell der Elemente des </w:t>
      </w:r>
      <w:r w:rsidR="001731F3">
        <w:t>Topology-Editor</w:t>
      </w:r>
      <w:bookmarkEnd w:id="397"/>
      <w:bookmarkEnd w:id="398"/>
    </w:p>
    <w:p w14:paraId="040A50DF" w14:textId="1A79D4E8"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 die sich in Netzwerk befinden.</w:t>
      </w:r>
    </w:p>
    <w:p w14:paraId="4EE97CBB" w14:textId="0D320C65" w:rsidR="00A94292" w:rsidRPr="00212703" w:rsidRDefault="00A94292" w:rsidP="00520614">
      <w:pPr>
        <w:pStyle w:val="TextkrperEinzug"/>
        <w:ind w:firstLine="0"/>
        <w:rPr>
          <w:lang w:val="de-DE"/>
        </w:rPr>
      </w:pPr>
      <w:r w:rsidRPr="00212703">
        <w:rPr>
          <w:lang w:val="de-DE"/>
        </w:rPr>
        <w:t xml:space="preserve">Jede Device kann wiederum mehrere Ports besitzen; Ein Port entspricht den Zugangspunkt einer Device </w:t>
      </w:r>
      <w:r w:rsidR="00BF26E0" w:rsidRPr="00212703">
        <w:rPr>
          <w:lang w:val="de-DE"/>
        </w:rPr>
        <w:t>und wird</w:t>
      </w:r>
      <w:r w:rsidRPr="00212703">
        <w:rPr>
          <w:lang w:val="de-DE"/>
        </w:rPr>
        <w:t xml:space="preserve"> von dem Entität </w:t>
      </w:r>
      <w:r w:rsidRPr="00212703">
        <w:rPr>
          <w:i/>
          <w:lang w:val="de-DE"/>
        </w:rPr>
        <w:t>Link</w:t>
      </w:r>
      <w:r w:rsidRPr="00212703">
        <w:rPr>
          <w:lang w:val="de-DE"/>
        </w:rPr>
        <w:t xml:space="preserve"> verwenden um die Verbindung herzustellen </w:t>
      </w:r>
    </w:p>
    <w:p w14:paraId="541223EE" w14:textId="0B430E81" w:rsidR="00BF26E0" w:rsidRPr="00212703" w:rsidRDefault="00BF26E0" w:rsidP="00520614">
      <w:pPr>
        <w:pStyle w:val="TextkrperEinzug"/>
        <w:ind w:firstLine="0"/>
        <w:rPr>
          <w:lang w:val="de-DE"/>
        </w:rPr>
      </w:pPr>
      <w:r w:rsidRPr="00212703">
        <w:rPr>
          <w:lang w:val="de-DE"/>
        </w:rPr>
        <w:t xml:space="preserve">Das Entität </w:t>
      </w:r>
      <w:r w:rsidRPr="00212703">
        <w:rPr>
          <w:i/>
          <w:lang w:val="de-DE"/>
        </w:rPr>
        <w:t>LinkData</w:t>
      </w:r>
      <w:r w:rsidRPr="00212703">
        <w:rPr>
          <w:lang w:val="de-DE"/>
        </w:rPr>
        <w:t xml:space="preserve"> ist verantwortlich für die Verbindungen einer Topologie zu listen und die dazugehöri</w:t>
      </w:r>
      <w:r w:rsidR="00C74DCF" w:rsidRPr="00212703">
        <w:rPr>
          <w:lang w:val="de-DE"/>
        </w:rPr>
        <w:t xml:space="preserve">ge Topologie zu identifizieren </w:t>
      </w:r>
    </w:p>
    <w:p w14:paraId="269016D9" w14:textId="4A5B52B3" w:rsidR="00C74DCF" w:rsidRPr="00212703" w:rsidRDefault="00C74DCF" w:rsidP="00520614">
      <w:pPr>
        <w:pStyle w:val="TextkrperEinzug"/>
        <w:ind w:firstLine="0"/>
        <w:rPr>
          <w:lang w:val="de-DE"/>
        </w:rPr>
      </w:pPr>
    </w:p>
    <w:p w14:paraId="2C808721" w14:textId="7C9A2A5A" w:rsidR="00C74DCF" w:rsidRPr="00212703" w:rsidRDefault="00120F11" w:rsidP="00C74DCF">
      <w:pPr>
        <w:pStyle w:val="berschrift2"/>
      </w:pPr>
      <w:bookmarkStart w:id="399" w:name="_Toc517096398"/>
      <w:bookmarkStart w:id="400" w:name="_Toc517363146"/>
      <w:r>
        <w:lastRenderedPageBreak/>
        <w:t>DtmApi</w:t>
      </w:r>
      <w:r w:rsidR="00C74DCF" w:rsidRPr="00212703">
        <w:t xml:space="preserve"> Wrapper</w:t>
      </w:r>
      <w:bookmarkEnd w:id="399"/>
      <w:bookmarkEnd w:id="400"/>
    </w:p>
    <w:p w14:paraId="4302DC9D" w14:textId="7A2A1B04"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 xml:space="preserve">busprotokollabhängig) einfacher und Veränderungen hinter den Fassaden bleibt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104BB42F" w:rsidR="000607DE" w:rsidRPr="00212703" w:rsidRDefault="000607DE" w:rsidP="000607DE">
      <w:pPr>
        <w:pStyle w:val="Beschriftung"/>
        <w:jc w:val="both"/>
      </w:pPr>
      <w:bookmarkStart w:id="401" w:name="_Ref511046443"/>
      <w:bookmarkStart w:id="402" w:name="_Toc511225572"/>
      <w:bookmarkStart w:id="403" w:name="_Toc517363179"/>
      <w:r w:rsidRPr="00212703">
        <w:lastRenderedPageBreak/>
        <w:t xml:space="preserve">Abbildung </w:t>
      </w:r>
      <w:r w:rsidR="00EB49B0">
        <w:fldChar w:fldCharType="begin"/>
      </w:r>
      <w:r w:rsidR="00EB49B0">
        <w:instrText xml:space="preserve"> SEQ Abbildung \* ARABIC </w:instrText>
      </w:r>
      <w:r w:rsidR="00EB49B0">
        <w:fldChar w:fldCharType="separate"/>
      </w:r>
      <w:r w:rsidR="00207940">
        <w:rPr>
          <w:noProof/>
        </w:rPr>
        <w:t>18</w:t>
      </w:r>
      <w:r w:rsidR="00EB49B0">
        <w:rPr>
          <w:noProof/>
        </w:rPr>
        <w:fldChar w:fldCharType="end"/>
      </w:r>
      <w:bookmarkEnd w:id="401"/>
      <w:r w:rsidRPr="00212703">
        <w:t>: Klassendiagramm eines Beispiel für Fassaden mit feldbusabhängigen Protokollen</w:t>
      </w:r>
      <w:bookmarkEnd w:id="402"/>
      <w:bookmarkEnd w:id="403"/>
    </w:p>
    <w:p w14:paraId="7496ED04" w14:textId="536108E4"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207940" w:rsidRPr="00207940">
        <w:rPr>
          <w:lang w:val="de-DE"/>
        </w:rPr>
        <w:t xml:space="preserve">Abbildung </w:t>
      </w:r>
      <w:r w:rsidR="00207940" w:rsidRPr="00207940">
        <w:rPr>
          <w:noProof/>
          <w:lang w:val="de-DE"/>
        </w:rPr>
        <w:t>18</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7C1CC04D" w:rsidR="00680402" w:rsidRPr="00212703" w:rsidRDefault="00680402" w:rsidP="000607DE">
      <w:pPr>
        <w:pStyle w:val="TextkrperEinzug"/>
        <w:ind w:firstLine="0"/>
        <w:rPr>
          <w:lang w:val="de-DE"/>
        </w:rPr>
      </w:pPr>
      <w:r w:rsidRPr="00212703">
        <w:rPr>
          <w:lang w:val="de-DE"/>
        </w:rPr>
        <w:t>Auf Grund der Übersicht wurden die Fassadenklassen sichtbar mit nur jeweils eine Methode gemacht (schwarz 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6"/>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404" w:name="_Toc517096399"/>
      <w:bookmarkStart w:id="405" w:name="_Toc517363147"/>
      <w:r w:rsidRPr="00212703">
        <w:t>Realisierung</w:t>
      </w:r>
      <w:bookmarkEnd w:id="404"/>
      <w:bookmarkEnd w:id="405"/>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406" w:name="_Toc517096400"/>
      <w:bookmarkStart w:id="407" w:name="_Toc517363148"/>
      <w:r w:rsidRPr="00212703">
        <w:t>Vorgehensweise</w:t>
      </w:r>
      <w:bookmarkEnd w:id="406"/>
      <w:bookmarkEnd w:id="407"/>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212703">
        <w:rPr>
          <w:i/>
          <w:lang w:val="de-DE"/>
        </w:rPr>
        <w:t>Scrum</w:t>
      </w:r>
      <w:r w:rsidRPr="00212703">
        <w:rPr>
          <w:rStyle w:val="Funotenzeichen"/>
          <w:i/>
          <w:lang w:val="de-DE"/>
        </w:rPr>
        <w:footnoteReference w:id="34"/>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408" w:name="_Toc515437544"/>
      <w:bookmarkStart w:id="409" w:name="_Toc517096401"/>
      <w:bookmarkStart w:id="410" w:name="_Toc517363149"/>
      <w:r w:rsidRPr="00212703">
        <w:lastRenderedPageBreak/>
        <w:t>Verwendete Werkzeuge</w:t>
      </w:r>
      <w:bookmarkEnd w:id="408"/>
      <w:bookmarkEnd w:id="409"/>
      <w:bookmarkEnd w:id="410"/>
    </w:p>
    <w:p w14:paraId="187F6162" w14:textId="2508D827" w:rsidR="007A02FF" w:rsidRDefault="007A02FF" w:rsidP="007A02FF">
      <w:pPr>
        <w:pStyle w:val="Textkrper"/>
      </w:pPr>
      <w:bookmarkStart w:id="411"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207940">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207940">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207940">
        <w:t>5.4</w:t>
      </w:r>
      <w:r w:rsidR="00B158FE">
        <w:fldChar w:fldCharType="end"/>
      </w:r>
      <w:r w:rsidRPr="001E44FB">
        <w:t xml:space="preserve"> erläutert </w:t>
      </w:r>
    </w:p>
    <w:p w14:paraId="63324690" w14:textId="77777777" w:rsidR="0047469D" w:rsidRPr="00212703" w:rsidRDefault="0047469D" w:rsidP="0047469D">
      <w:pPr>
        <w:pStyle w:val="berschrift2"/>
      </w:pPr>
      <w:bookmarkStart w:id="412" w:name="_Toc517096402"/>
      <w:bookmarkStart w:id="413" w:name="_Toc517363150"/>
      <w:r w:rsidRPr="00212703">
        <w:t>Ausgewählte Implementierungsaspekte</w:t>
      </w:r>
      <w:bookmarkEnd w:id="411"/>
      <w:bookmarkEnd w:id="412"/>
      <w:bookmarkEnd w:id="413"/>
    </w:p>
    <w:p w14:paraId="51A46113" w14:textId="7962CF45" w:rsidR="0047469D" w:rsidRPr="00212703"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207940">
        <w:t>8.3.3</w:t>
      </w:r>
      <w:r>
        <w:fldChar w:fldCharType="end"/>
      </w:r>
      <w:r>
        <w:t xml:space="preserve"> darauf eingegangen, wie verschiedene Geräte- und Verbindungsinformationen übertragen werden</w:t>
      </w:r>
      <w:r w:rsidR="0047469D" w:rsidRPr="00212703">
        <w:t>.</w:t>
      </w:r>
    </w:p>
    <w:p w14:paraId="2A2CF5E3" w14:textId="77777777" w:rsidR="0047469D" w:rsidRPr="00212703" w:rsidRDefault="0047469D" w:rsidP="0047469D">
      <w:pPr>
        <w:pStyle w:val="Textkrper"/>
      </w:pPr>
      <w:r w:rsidRPr="00212703">
        <w:t xml:space="preserve"> </w:t>
      </w:r>
    </w:p>
    <w:p w14:paraId="19E1D318" w14:textId="181A9679"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207940">
        <w:t>8.3.4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414" w:name="_Toc515437546"/>
      <w:bookmarkStart w:id="415" w:name="_Toc517096403"/>
      <w:bookmarkStart w:id="416" w:name="_Toc517363151"/>
      <w:r w:rsidRPr="00212703">
        <w:lastRenderedPageBreak/>
        <w:t>Realisierung der Server-Applikation</w:t>
      </w:r>
      <w:bookmarkEnd w:id="414"/>
      <w:bookmarkEnd w:id="415"/>
      <w:bookmarkEnd w:id="416"/>
      <w:r w:rsidRPr="00212703">
        <w:t xml:space="preserve"> </w:t>
      </w:r>
    </w:p>
    <w:p w14:paraId="69BE7712" w14:textId="77777777" w:rsidR="0047469D" w:rsidRPr="00212703" w:rsidRDefault="0047469D" w:rsidP="0047469D">
      <w:pPr>
        <w:pStyle w:val="TextkrperEinzug"/>
        <w:rPr>
          <w:lang w:val="de-DE"/>
        </w:rPr>
      </w:pPr>
    </w:p>
    <w:p w14:paraId="4AEADE3B" w14:textId="4C4733DE"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p>
    <w:p w14:paraId="2F5C5E78" w14:textId="77777777" w:rsidR="0047469D" w:rsidRPr="00212703" w:rsidRDefault="0047469D" w:rsidP="0047469D">
      <w:pPr>
        <w:pStyle w:val="TextkrperEinzug"/>
        <w:ind w:firstLine="0"/>
        <w:rPr>
          <w:lang w:val="de-DE"/>
        </w:rPr>
      </w:pPr>
    </w:p>
    <w:p w14:paraId="05A0DDB1" w14:textId="0674E9AD" w:rsidR="0047469D" w:rsidRPr="00212703" w:rsidRDefault="0047469D" w:rsidP="0047469D">
      <w:pPr>
        <w:pStyle w:val="Textkrper"/>
      </w:pP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1484630"/>
                    </a:xfrm>
                    <a:prstGeom prst="rect">
                      <a:avLst/>
                    </a:prstGeom>
                  </pic:spPr>
                </pic:pic>
              </a:graphicData>
            </a:graphic>
          </wp:inline>
        </w:drawing>
      </w:r>
    </w:p>
    <w:p w14:paraId="09E57C46" w14:textId="586E3E26" w:rsidR="0047469D" w:rsidRPr="00212703" w:rsidRDefault="0047469D" w:rsidP="0047469D">
      <w:pPr>
        <w:pStyle w:val="Beschriftung"/>
        <w:jc w:val="both"/>
      </w:pPr>
      <w:bookmarkStart w:id="417" w:name="_Toc517363180"/>
      <w:r w:rsidRPr="00212703">
        <w:t xml:space="preserve">Abbildung </w:t>
      </w:r>
      <w:r w:rsidR="00EB49B0">
        <w:fldChar w:fldCharType="begin"/>
      </w:r>
      <w:r w:rsidR="00EB49B0">
        <w:instrText xml:space="preserve"> SEQ Abbildung \* ARABIC </w:instrText>
      </w:r>
      <w:r w:rsidR="00EB49B0">
        <w:fldChar w:fldCharType="separate"/>
      </w:r>
      <w:r w:rsidR="00207940">
        <w:rPr>
          <w:noProof/>
        </w:rPr>
        <w:t>19</w:t>
      </w:r>
      <w:r w:rsidR="00EB49B0">
        <w:rPr>
          <w:noProof/>
        </w:rPr>
        <w:fldChar w:fldCharType="end"/>
      </w:r>
      <w:r w:rsidRPr="00212703">
        <w:t>: Zusammengesetzte Anwendungsarchitektur mit häufig verwendeten Paketen</w:t>
      </w:r>
      <w:bookmarkEnd w:id="417"/>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lastRenderedPageBreak/>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2444300B" w:rsidR="0047469D" w:rsidRPr="00212703" w:rsidRDefault="0047469D" w:rsidP="00F1746F">
      <w:pPr>
        <w:pStyle w:val="TextkrperEinzug"/>
        <w:numPr>
          <w:ilvl w:val="0"/>
          <w:numId w:val="42"/>
        </w:numPr>
        <w:rPr>
          <w:lang w:val="de-DE"/>
        </w:rPr>
      </w:pPr>
      <w:r w:rsidRPr="00212703">
        <w:rPr>
          <w:b/>
          <w:lang w:val="de-DE"/>
        </w:rPr>
        <w:t>Modellklassen</w:t>
      </w:r>
      <w:r w:rsidRPr="00212703">
        <w:rPr>
          <w:lang w:val="de-DE"/>
        </w:rPr>
        <w:t>: wie Node, Link, Toplogy, die unter anderem die spezifischen DTMs und Einstellung repräsentieren.</w:t>
      </w:r>
    </w:p>
    <w:p w14:paraId="14ECE40B" w14:textId="05F0D717" w:rsidR="0047469D" w:rsidRPr="00212703" w:rsidRDefault="0047469D" w:rsidP="00F1746F">
      <w:pPr>
        <w:pStyle w:val="TextkrperEinzug"/>
        <w:numPr>
          <w:ilvl w:val="0"/>
          <w:numId w:val="42"/>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F1746F">
      <w:pPr>
        <w:pStyle w:val="TextkrperEinzug"/>
        <w:numPr>
          <w:ilvl w:val="0"/>
          <w:numId w:val="42"/>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F1746F">
      <w:pPr>
        <w:pStyle w:val="TextkrperEinzug"/>
        <w:numPr>
          <w:ilvl w:val="0"/>
          <w:numId w:val="43"/>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F1746F">
      <w:pPr>
        <w:pStyle w:val="TextkrperEinzug"/>
        <w:numPr>
          <w:ilvl w:val="0"/>
          <w:numId w:val="43"/>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F1746F">
      <w:pPr>
        <w:pStyle w:val="TextkrperEinzug"/>
        <w:numPr>
          <w:ilvl w:val="0"/>
          <w:numId w:val="43"/>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418"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419" w:name="_Toc517096404"/>
      <w:bookmarkStart w:id="420" w:name="_Toc517363152"/>
      <w:r w:rsidRPr="00212703">
        <w:t>Realisierung der Client-Applikation</w:t>
      </w:r>
      <w:bookmarkEnd w:id="418"/>
      <w:bookmarkEnd w:id="419"/>
      <w:bookmarkEnd w:id="420"/>
    </w:p>
    <w:p w14:paraId="66F6F198" w14:textId="0E82E603" w:rsidR="0047469D" w:rsidRPr="00212703" w:rsidRDefault="0047469D" w:rsidP="0047469D">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2A9F2FA2" w14:textId="435CCE44" w:rsidR="0047469D" w:rsidRPr="00212703" w:rsidRDefault="0047469D" w:rsidP="0047469D">
      <w:pPr>
        <w:pStyle w:val="TextkrperEinzug"/>
        <w:ind w:firstLine="0"/>
        <w:rPr>
          <w:lang w:val="de-DE"/>
        </w:rPr>
      </w:pPr>
      <w:r w:rsidRPr="00212703">
        <w:rPr>
          <w:lang w:val="de-DE"/>
        </w:rPr>
        <w:t>Um einen Einblick in das Software-Modul Client-Topology</w:t>
      </w:r>
      <w:r w:rsidR="00646F9F">
        <w:rPr>
          <w:lang w:val="de-DE"/>
        </w:rPr>
        <w:t>-</w:t>
      </w:r>
      <w:r w:rsidRPr="00212703">
        <w:rPr>
          <w:lang w:val="de-DE"/>
        </w:rPr>
        <w:t>Editor selbst zu geben und aufzuzeigen wird das Modul-Diagramm mit Klassen von Client-TopologyEditor besprochen und dabei eine Übersicht über die Rolle von JSON-Dateien als Informationsquelle von Topology</w:t>
      </w:r>
      <w:r w:rsidR="00646F9F">
        <w:rPr>
          <w:lang w:val="de-DE"/>
        </w:rPr>
        <w:t>-</w:t>
      </w:r>
      <w:r w:rsidRPr="00212703">
        <w:rPr>
          <w:lang w:val="de-DE"/>
        </w:rPr>
        <w:t>Editor gegeben.</w:t>
      </w:r>
    </w:p>
    <w:p w14:paraId="37F32468" w14:textId="77777777" w:rsidR="0047469D" w:rsidRPr="00212703" w:rsidRDefault="0047469D" w:rsidP="0047469D">
      <w:pPr>
        <w:pStyle w:val="TextkrperEinzug"/>
        <w:ind w:firstLine="0"/>
        <w:rPr>
          <w:lang w:val="de-DE"/>
        </w:rPr>
      </w:pPr>
    </w:p>
    <w:p w14:paraId="05C8795C" w14:textId="56BAA2D6" w:rsidR="0047469D" w:rsidRPr="00A42B6F" w:rsidRDefault="0047469D" w:rsidP="0047469D">
      <w:pPr>
        <w:pStyle w:val="TextkrperEinzug"/>
        <w:ind w:firstLine="0"/>
        <w:rPr>
          <w:lang w:val="de-DE"/>
        </w:rPr>
      </w:pPr>
      <w:r w:rsidRPr="00A42B6F">
        <w:rPr>
          <w:lang w:val="de-DE"/>
        </w:rPr>
        <w:t>Zur Veranschaulichung der eigens für Client-Topology</w:t>
      </w:r>
      <w:r w:rsidR="00C30D85" w:rsidRPr="00A42B6F">
        <w:rPr>
          <w:lang w:val="de-DE"/>
        </w:rPr>
        <w:t>-</w:t>
      </w:r>
      <w:r w:rsidRPr="00A42B6F">
        <w:rPr>
          <w:lang w:val="de-DE"/>
        </w:rPr>
        <w:t xml:space="preserve">Editor und der aus Angular-Framework und GoJs-Bibliothek verwendeten Klassen </w:t>
      </w:r>
      <w:r w:rsidR="00A42B6F" w:rsidRPr="00A42B6F">
        <w:rPr>
          <w:lang w:val="de-DE"/>
        </w:rPr>
        <w:t xml:space="preserve">wurde das Diagramm in </w:t>
      </w:r>
      <w:r w:rsidR="00A42B6F" w:rsidRPr="00A42B6F">
        <w:rPr>
          <w:lang w:val="de-DE"/>
        </w:rPr>
        <w:fldChar w:fldCharType="begin"/>
      </w:r>
      <w:r w:rsidR="00A42B6F" w:rsidRPr="00A42B6F">
        <w:rPr>
          <w:lang w:val="de-DE"/>
        </w:rPr>
        <w:instrText xml:space="preserve"> REF _Ref516737349 \h </w:instrText>
      </w:r>
      <w:r w:rsidR="00A42B6F" w:rsidRPr="00A42B6F">
        <w:rPr>
          <w:lang w:val="de-DE"/>
        </w:rPr>
      </w:r>
      <w:r w:rsidR="00A42B6F" w:rsidRPr="00A42B6F">
        <w:rPr>
          <w:lang w:val="de-DE"/>
        </w:rPr>
        <w:fldChar w:fldCharType="separate"/>
      </w:r>
      <w:r w:rsidR="00207940">
        <w:t xml:space="preserve">Abbildung </w:t>
      </w:r>
      <w:r w:rsidR="00207940">
        <w:rPr>
          <w:noProof/>
        </w:rPr>
        <w:t>20</w:t>
      </w:r>
      <w:r w:rsidR="00A42B6F" w:rsidRPr="00A42B6F">
        <w:rPr>
          <w:lang w:val="de-DE"/>
        </w:rPr>
        <w:fldChar w:fldCharType="end"/>
      </w:r>
      <w:r w:rsidR="00A42B6F" w:rsidRPr="00A42B6F">
        <w:rPr>
          <w:lang w:val="de-DE"/>
        </w:rPr>
        <w:t xml:space="preserve"> </w:t>
      </w:r>
      <w:r w:rsidRPr="00A42B6F">
        <w:rPr>
          <w:lang w:val="de-DE"/>
        </w:rPr>
        <w:t xml:space="preserve">erstellt. Es zeigt das AppModule in der Mitte, um das sich alle </w:t>
      </w:r>
      <w:r w:rsidR="00A42B6F">
        <w:rPr>
          <w:lang w:val="de-DE"/>
        </w:rPr>
        <w:t>Klassen</w:t>
      </w:r>
      <w:r w:rsidRPr="00A42B6F">
        <w:rPr>
          <w:lang w:val="de-DE"/>
        </w:rPr>
        <w:t xml:space="preserve"> von Client Topology Editor anordnen. Als Einstieg in das Diagramm können </w:t>
      </w:r>
      <w:r w:rsidR="00A42B6F">
        <w:rPr>
          <w:lang w:val="de-DE"/>
        </w:rPr>
        <w:t xml:space="preserve">die </w:t>
      </w:r>
      <w:r w:rsidRPr="00A42B6F">
        <w:rPr>
          <w:lang w:val="de-DE"/>
        </w:rPr>
        <w:t xml:space="preserve">Komponente-Klassen und </w:t>
      </w:r>
      <w:r w:rsidR="00760D7F">
        <w:rPr>
          <w:lang w:val="de-DE"/>
        </w:rPr>
        <w:t>Module</w:t>
      </w:r>
      <w:r w:rsidRPr="00A42B6F">
        <w:rPr>
          <w:lang w:val="de-DE"/>
        </w:rPr>
        <w:t xml:space="preserve">-Klassen angesehen werden. Angular-Komponenten repräsentieren jeweils eine Ansicht in der App. Sicherlich startet man die Client-App als User nicht in irgendeiner Ansicht, sondern mit der Ansicht zum </w:t>
      </w:r>
      <w:r w:rsidR="00760D7F" w:rsidRPr="00A42B6F">
        <w:rPr>
          <w:lang w:val="de-DE"/>
        </w:rPr>
        <w:t>Editor</w:t>
      </w:r>
      <w:r w:rsidRPr="00A42B6F">
        <w:rPr>
          <w:lang w:val="de-DE"/>
        </w:rPr>
        <w:t>, der „Topology Editor.html“.</w:t>
      </w:r>
    </w:p>
    <w:p w14:paraId="76E46E26" w14:textId="5A3C785E" w:rsidR="0047469D" w:rsidRPr="00A42B6F" w:rsidRDefault="0047469D" w:rsidP="0047469D">
      <w:pPr>
        <w:pStyle w:val="TextkrperEinzug"/>
        <w:ind w:firstLine="0"/>
        <w:rPr>
          <w:lang w:val="de-DE"/>
        </w:rPr>
      </w:pPr>
      <w:r w:rsidRPr="00A42B6F">
        <w:rPr>
          <w:lang w:val="de-DE"/>
        </w:rPr>
        <w:t xml:space="preserve">Wie bereits angedeutet, wird eine Ansicht einer Angular-App zunächst als Component implementiert, dem man ein Template und ein CSS-File zuweist. Sobald das System </w:t>
      </w:r>
      <w:r w:rsidR="00A42B6F" w:rsidRPr="00A42B6F">
        <w:rPr>
          <w:lang w:val="de-DE"/>
        </w:rPr>
        <w:t>eine Ansicht</w:t>
      </w:r>
      <w:r w:rsidRPr="00A42B6F">
        <w:rPr>
          <w:lang w:val="de-DE"/>
        </w:rPr>
        <w:t xml:space="preserve"> anzeigen soll, wird der Hauptteil der Funktionalität zu entsprechenden Service delegieren, da in Service die </w:t>
      </w:r>
      <w:r w:rsidRPr="00A42B6F">
        <w:rPr>
          <w:lang w:val="de-DE"/>
        </w:rPr>
        <w:lastRenderedPageBreak/>
        <w:t>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486025"/>
                    </a:xfrm>
                    <a:prstGeom prst="rect">
                      <a:avLst/>
                    </a:prstGeom>
                  </pic:spPr>
                </pic:pic>
              </a:graphicData>
            </a:graphic>
          </wp:inline>
        </w:drawing>
      </w:r>
      <w:r>
        <w:rPr>
          <w:noProof/>
        </w:rPr>
        <w:t xml:space="preserve"> </w:t>
      </w:r>
    </w:p>
    <w:p w14:paraId="10F76D17" w14:textId="4D716FC0" w:rsidR="00A42B6F" w:rsidRPr="00212703" w:rsidRDefault="00A42B6F" w:rsidP="00A42B6F">
      <w:pPr>
        <w:pStyle w:val="Beschriftung"/>
        <w:jc w:val="both"/>
      </w:pPr>
      <w:bookmarkStart w:id="421" w:name="_Ref516737349"/>
      <w:bookmarkStart w:id="422" w:name="_Toc517363181"/>
      <w:r>
        <w:t xml:space="preserve">Abbildung </w:t>
      </w:r>
      <w:r w:rsidR="00EB49B0">
        <w:fldChar w:fldCharType="begin"/>
      </w:r>
      <w:r w:rsidR="00EB49B0">
        <w:instrText xml:space="preserve"> SEQ Abbildung \* ARABIC </w:instrText>
      </w:r>
      <w:r w:rsidR="00EB49B0">
        <w:fldChar w:fldCharType="separate"/>
      </w:r>
      <w:r w:rsidR="00207940">
        <w:rPr>
          <w:noProof/>
        </w:rPr>
        <w:t>20</w:t>
      </w:r>
      <w:r w:rsidR="00EB49B0">
        <w:rPr>
          <w:noProof/>
        </w:rPr>
        <w:fldChar w:fldCharType="end"/>
      </w:r>
      <w:bookmarkEnd w:id="421"/>
      <w:r>
        <w:t xml:space="preserve">: </w:t>
      </w:r>
      <w:r w:rsidRPr="002D6442">
        <w:t>Vereinfachtes Diagramm für die Umsetzung der clientseitigen Anwendung</w:t>
      </w:r>
      <w:bookmarkEnd w:id="422"/>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4AF05B40" w:rsidR="0047469D" w:rsidRPr="00212703" w:rsidRDefault="0047469D" w:rsidP="0047469D">
      <w:pPr>
        <w:pStyle w:val="TextkrperEinzug"/>
        <w:ind w:firstLine="0"/>
        <w:rPr>
          <w:lang w:val="de-DE"/>
        </w:rPr>
      </w:pPr>
      <w:r w:rsidRPr="00212703">
        <w:rPr>
          <w:lang w:val="de-DE"/>
        </w:rPr>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w:t>
      </w:r>
      <w:r w:rsidRPr="00212703">
        <w:rPr>
          <w:lang w:val="de-DE"/>
        </w:rPr>
        <w:lastRenderedPageBreak/>
        <w:t xml:space="preserve">und Empfangen der Topologie-Informationen im System im Rahmen </w:t>
      </w:r>
      <w:r w:rsidR="00760D7F">
        <w:rPr>
          <w:lang w:val="de-DE"/>
        </w:rPr>
        <w:t>des CRUD</w:t>
      </w:r>
      <w:r w:rsidR="000F5583">
        <w:rPr>
          <w:rStyle w:val="Funotenzeichen"/>
          <w:lang w:val="de-DE"/>
        </w:rPr>
        <w:footnoteReference w:id="35"/>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207940" w:rsidRPr="00207940">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5ED93D9C" w14:textId="77777777" w:rsidR="0047469D" w:rsidRPr="00212703" w:rsidRDefault="0047469D" w:rsidP="0047469D">
      <w:pPr>
        <w:pStyle w:val="TextkrperEinzug"/>
        <w:ind w:firstLine="0"/>
        <w:rPr>
          <w:lang w:val="de-DE"/>
        </w:rPr>
      </w:pPr>
    </w:p>
    <w:p w14:paraId="4F1D7FFC" w14:textId="027A4E59" w:rsidR="0047469D" w:rsidRPr="00212703" w:rsidRDefault="0047469D" w:rsidP="0047469D">
      <w:pPr>
        <w:pStyle w:val="TextkrperEinzug"/>
        <w:ind w:firstLine="0"/>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207940">
            <w:rPr>
              <w:noProof/>
              <w:lang w:val="de-DE"/>
            </w:rPr>
            <w:t xml:space="preserve"> </w:t>
          </w:r>
          <w:r w:rsidR="00207940" w:rsidRPr="00207940">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47469D">
      <w:pPr>
        <w:pStyle w:val="TextkrperEinzug"/>
        <w:ind w:firstLine="0"/>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F1746F">
      <w:pPr>
        <w:pStyle w:val="TextkrperEinzug"/>
        <w:numPr>
          <w:ilvl w:val="0"/>
          <w:numId w:val="30"/>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F1746F">
      <w:pPr>
        <w:pStyle w:val="TextkrperEinzug"/>
        <w:numPr>
          <w:ilvl w:val="0"/>
          <w:numId w:val="30"/>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F1746F">
      <w:pPr>
        <w:pStyle w:val="TextkrperEinzug"/>
        <w:numPr>
          <w:ilvl w:val="0"/>
          <w:numId w:val="30"/>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47469D">
      <w:pPr>
        <w:pStyle w:val="TextkrperEinzug"/>
        <w:ind w:firstLine="0"/>
        <w:rPr>
          <w:lang w:val="de-DE"/>
        </w:rPr>
      </w:pPr>
      <w:r w:rsidRPr="00212703">
        <w:rPr>
          <w:lang w:val="de-DE"/>
        </w:rPr>
        <w:lastRenderedPageBreak/>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36"/>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423" w:name="_Ref511654706"/>
      <w:bookmarkStart w:id="424" w:name="_Toc515437548"/>
      <w:bookmarkStart w:id="425" w:name="_Toc517096405"/>
      <w:bookmarkStart w:id="426" w:name="_Toc517363153"/>
      <w:r w:rsidRPr="00212703">
        <w:t>Systemvorbereitung und Erstellen eines FDT-Projekt</w:t>
      </w:r>
      <w:bookmarkEnd w:id="423"/>
      <w:bookmarkEnd w:id="424"/>
      <w:bookmarkEnd w:id="425"/>
      <w:bookmarkEnd w:id="426"/>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837055"/>
                    </a:xfrm>
                    <a:prstGeom prst="rect">
                      <a:avLst/>
                    </a:prstGeom>
                  </pic:spPr>
                </pic:pic>
              </a:graphicData>
            </a:graphic>
          </wp:inline>
        </w:drawing>
      </w:r>
    </w:p>
    <w:p w14:paraId="3479130B" w14:textId="02310AF6" w:rsidR="0047469D" w:rsidRPr="00212703" w:rsidRDefault="0047469D" w:rsidP="0047469D">
      <w:pPr>
        <w:pStyle w:val="Beschriftung"/>
        <w:jc w:val="both"/>
      </w:pPr>
      <w:bookmarkStart w:id="427" w:name="_Toc517363182"/>
      <w:r w:rsidRPr="00212703">
        <w:t xml:space="preserve">Abbildung </w:t>
      </w:r>
      <w:r w:rsidR="00EB49B0">
        <w:fldChar w:fldCharType="begin"/>
      </w:r>
      <w:r w:rsidR="00EB49B0">
        <w:instrText xml:space="preserve"> SEQ Abbildung \* ARABIC </w:instrText>
      </w:r>
      <w:r w:rsidR="00EB49B0">
        <w:fldChar w:fldCharType="separate"/>
      </w:r>
      <w:r w:rsidR="00207940">
        <w:rPr>
          <w:noProof/>
        </w:rPr>
        <w:t>21</w:t>
      </w:r>
      <w:r w:rsidR="00EB49B0">
        <w:rPr>
          <w:noProof/>
        </w:rPr>
        <w:fldChar w:fldCharType="end"/>
      </w:r>
      <w:r w:rsidRPr="00212703">
        <w:t>: Erstellen eines FDT-Projekt</w:t>
      </w:r>
      <w:bookmarkEnd w:id="427"/>
    </w:p>
    <w:p w14:paraId="23DC59F3" w14:textId="3296CAE4" w:rsidR="0047469D" w:rsidRPr="00212703" w:rsidRDefault="0047469D" w:rsidP="0047469D">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428" w:name="_Ref511654730"/>
      <w:bookmarkStart w:id="429" w:name="_Toc515437549"/>
      <w:bookmarkStart w:id="430" w:name="_Toc517096406"/>
      <w:bookmarkStart w:id="431" w:name="_Toc517363154"/>
      <w:r w:rsidRPr="00212703">
        <w:t>Anzeigen einer Topologie</w:t>
      </w:r>
      <w:bookmarkEnd w:id="428"/>
      <w:bookmarkEnd w:id="429"/>
      <w:bookmarkEnd w:id="430"/>
      <w:bookmarkEnd w:id="431"/>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lastRenderedPageBreak/>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082925"/>
                    </a:xfrm>
                    <a:prstGeom prst="rect">
                      <a:avLst/>
                    </a:prstGeom>
                  </pic:spPr>
                </pic:pic>
              </a:graphicData>
            </a:graphic>
          </wp:inline>
        </w:drawing>
      </w:r>
    </w:p>
    <w:p w14:paraId="0DB17522" w14:textId="093FFBE4" w:rsidR="00D63D02" w:rsidRDefault="0047469D" w:rsidP="0047469D">
      <w:pPr>
        <w:pStyle w:val="Beschriftung"/>
        <w:jc w:val="left"/>
      </w:pPr>
      <w:bookmarkStart w:id="432" w:name="_Ref515440024"/>
      <w:bookmarkStart w:id="433" w:name="_Toc517363183"/>
      <w:r w:rsidRPr="00212703">
        <w:t xml:space="preserve">Abbildung </w:t>
      </w:r>
      <w:r w:rsidR="00EB49B0">
        <w:fldChar w:fldCharType="begin"/>
      </w:r>
      <w:r w:rsidR="00EB49B0">
        <w:instrText xml:space="preserve"> SEQ Abbildung \* ARABIC </w:instrText>
      </w:r>
      <w:r w:rsidR="00EB49B0">
        <w:fldChar w:fldCharType="separate"/>
      </w:r>
      <w:r w:rsidR="00207940">
        <w:rPr>
          <w:noProof/>
        </w:rPr>
        <w:t>22</w:t>
      </w:r>
      <w:r w:rsidR="00EB49B0">
        <w:rPr>
          <w:noProof/>
        </w:rPr>
        <w:fldChar w:fldCharType="end"/>
      </w:r>
      <w:bookmarkEnd w:id="432"/>
      <w:r w:rsidR="001E792B">
        <w:t>: ComS</w:t>
      </w:r>
      <w:r w:rsidRPr="00212703">
        <w:t>tudio mit Topology Editor im Einsatz</w:t>
      </w:r>
      <w:bookmarkEnd w:id="433"/>
    </w:p>
    <w:p w14:paraId="70448309" w14:textId="221AE438" w:rsidR="005C3FED" w:rsidRDefault="005C3FED" w:rsidP="005C3FED">
      <w:pPr>
        <w:pStyle w:val="TextkrperEinzug"/>
        <w:ind w:firstLine="0"/>
        <w:rPr>
          <w:lang w:val="de-DE"/>
        </w:rPr>
      </w:pPr>
    </w:p>
    <w:p w14:paraId="7CB1F93A" w14:textId="018534F2" w:rsidR="005C3FED" w:rsidRPr="005C3FED" w:rsidRDefault="005C3FED" w:rsidP="005C3FED">
      <w:pPr>
        <w:pStyle w:val="TextkrperEinzug"/>
        <w:ind w:firstLine="0"/>
        <w:rPr>
          <w:lang w:val="de-DE"/>
        </w:rPr>
      </w:pPr>
      <w:r>
        <w:rPr>
          <w:lang w:val="de-DE"/>
        </w:rPr>
        <w:lastRenderedPageBreak/>
        <w:tab/>
      </w: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1"/>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434" w:name="_Toc517096407"/>
      <w:bookmarkStart w:id="435" w:name="_Toc517363155"/>
      <w:r w:rsidRPr="00212703">
        <w:t>Zusammenfassung und Ausblick</w:t>
      </w:r>
      <w:bookmarkEnd w:id="434"/>
      <w:bookmarkEnd w:id="435"/>
    </w:p>
    <w:p w14:paraId="77D34719" w14:textId="73DF3C48"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436" w:name="_Toc517096408"/>
      <w:bookmarkStart w:id="437" w:name="_Toc517363156"/>
      <w:r w:rsidRPr="00212703">
        <w:t>Zusammenfassung</w:t>
      </w:r>
      <w:bookmarkEnd w:id="436"/>
      <w:bookmarkEnd w:id="437"/>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506C13C0" w14:textId="21253D4F" w:rsidR="00937130"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2CADB294" w14:textId="43F356CD" w:rsidR="00A23055" w:rsidRPr="00212703" w:rsidRDefault="00A23055" w:rsidP="00231DB6">
      <w:pPr>
        <w:pStyle w:val="TextkrperEinzug"/>
        <w:ind w:firstLine="0"/>
        <w:rPr>
          <w:rFonts w:cs="Times New Roman"/>
          <w:lang w:val="de-DE"/>
        </w:rPr>
      </w:pPr>
    </w:p>
    <w:p w14:paraId="6955D09C" w14:textId="70B53EAD" w:rsidR="00636A6E" w:rsidRPr="00212703" w:rsidRDefault="00636A6E" w:rsidP="00231DB6">
      <w:pPr>
        <w:pStyle w:val="TextkrperEinzug"/>
        <w:ind w:firstLine="0"/>
        <w:rPr>
          <w:rFonts w:cs="Times New Roman"/>
          <w:lang w:val="de-DE"/>
        </w:rPr>
      </w:pPr>
      <w:r w:rsidRPr="00212703">
        <w:rPr>
          <w:rFonts w:cs="Times New Roman"/>
          <w:lang w:val="de-DE"/>
        </w:rPr>
        <w:lastRenderedPageBreak/>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2AEFBA8" w:rsidR="00636A6E"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5CF86ADC" w14:textId="70436B60" w:rsidR="00300267" w:rsidRPr="00212703" w:rsidRDefault="00300267" w:rsidP="00231DB6">
      <w:pPr>
        <w:pStyle w:val="TextkrperEinzug"/>
        <w:ind w:firstLine="0"/>
        <w:rPr>
          <w:rFonts w:cs="Times New Roman"/>
          <w:lang w:val="de-DE"/>
        </w:rPr>
      </w:pPr>
    </w:p>
    <w:p w14:paraId="2FEC0DE7" w14:textId="7E4EFF69" w:rsidR="00A23055" w:rsidRPr="00212703" w:rsidRDefault="00300267" w:rsidP="00231DB6">
      <w:pPr>
        <w:pStyle w:val="TextkrperEinzug"/>
        <w:ind w:firstLine="0"/>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Pr="00212703" w:rsidRDefault="00937130" w:rsidP="00231DB6">
      <w:pPr>
        <w:pStyle w:val="TextkrperEinzug"/>
        <w:ind w:firstLine="0"/>
        <w:rPr>
          <w:rFonts w:cs="Times New Roman"/>
          <w:lang w:val="de-DE"/>
        </w:rPr>
      </w:pPr>
    </w:p>
    <w:p w14:paraId="0403EEB2" w14:textId="1EE6FBA5" w:rsidR="00937130" w:rsidRPr="00212703" w:rsidRDefault="00937130" w:rsidP="00231DB6">
      <w:pPr>
        <w:pStyle w:val="TextkrperEinzug"/>
        <w:ind w:firstLine="0"/>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6A140479" w14:textId="0E114B2F" w:rsidR="00937130" w:rsidRPr="00212703" w:rsidRDefault="00937130" w:rsidP="00231DB6">
      <w:pPr>
        <w:pStyle w:val="TextkrperEinzug"/>
        <w:ind w:firstLine="0"/>
        <w:rPr>
          <w:rFonts w:cs="Times New Roman"/>
          <w:lang w:val="de-DE"/>
        </w:rPr>
      </w:pPr>
    </w:p>
    <w:p w14:paraId="176EDA2E" w14:textId="0584F587" w:rsidR="00937130" w:rsidRPr="00212703" w:rsidRDefault="00937130" w:rsidP="00231DB6">
      <w:pPr>
        <w:pStyle w:val="TextkrperEinzug"/>
        <w:ind w:firstLine="0"/>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w:t>
      </w:r>
      <w:r w:rsidR="00B2581B" w:rsidRPr="00212703">
        <w:rPr>
          <w:rFonts w:cs="Times New Roman"/>
          <w:lang w:val="de-DE"/>
        </w:rPr>
        <w:lastRenderedPageBreak/>
        <w:t>bietet zudem eine Reihe von Konzepte zur Strukturierung des Quellcodes welche sich über 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Pr="00212703" w:rsidRDefault="00B2581B" w:rsidP="00231DB6">
      <w:pPr>
        <w:pStyle w:val="TextkrperEinzug"/>
        <w:ind w:firstLine="0"/>
        <w:rPr>
          <w:rFonts w:cs="Times New Roman"/>
          <w:lang w:val="de-DE"/>
        </w:rPr>
      </w:pPr>
    </w:p>
    <w:p w14:paraId="1CD1DDC0" w14:textId="3E2E63B0" w:rsidR="00B2581B" w:rsidRPr="00212703" w:rsidRDefault="00B2581B" w:rsidP="00231DB6">
      <w:pPr>
        <w:pStyle w:val="TextkrperEinzug"/>
        <w:ind w:firstLine="0"/>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7D202576" w14:textId="49D3DCEF" w:rsidR="00937130" w:rsidRPr="00212703" w:rsidRDefault="00937130" w:rsidP="00231DB6">
      <w:pPr>
        <w:pStyle w:val="TextkrperEinzug"/>
        <w:ind w:firstLine="0"/>
        <w:rPr>
          <w:rFonts w:cs="Times New Roman"/>
          <w:lang w:val="de-DE"/>
        </w:rPr>
      </w:pPr>
    </w:p>
    <w:p w14:paraId="5FCFA4F9" w14:textId="32DD4C8F" w:rsidR="00510A5A" w:rsidRPr="00212703" w:rsidRDefault="001731F3" w:rsidP="00231DB6">
      <w:pPr>
        <w:pStyle w:val="TextkrperEinzug"/>
        <w:ind w:firstLine="0"/>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438" w:name="_Toc517096409"/>
      <w:bookmarkStart w:id="439" w:name="_Toc517363157"/>
      <w:r w:rsidRPr="00212703">
        <w:lastRenderedPageBreak/>
        <w:t>Ausblick</w:t>
      </w:r>
      <w:bookmarkEnd w:id="438"/>
      <w:bookmarkEnd w:id="439"/>
    </w:p>
    <w:p w14:paraId="48152D79" w14:textId="50EA5BC2" w:rsidR="004E5CAF" w:rsidRPr="00212703" w:rsidRDefault="004E5CAF" w:rsidP="003148EF">
      <w:pPr>
        <w:pStyle w:val="Textkrper"/>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Pr="00212703" w:rsidRDefault="0033771A" w:rsidP="003148EF">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Pr="00212703" w:rsidRDefault="0033771A" w:rsidP="003148EF">
      <w:pPr>
        <w:pStyle w:val="Textkrper"/>
      </w:pPr>
    </w:p>
    <w:p w14:paraId="2736426B" w14:textId="569265BC" w:rsidR="003148EF" w:rsidRPr="00212703" w:rsidRDefault="0033771A" w:rsidP="003148EF">
      <w:pPr>
        <w:pStyle w:val="Textkrper"/>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6D651E0D" w14:textId="5B6B552C" w:rsidR="00FB505C" w:rsidRPr="00212703" w:rsidRDefault="00FB505C" w:rsidP="00FB505C">
      <w:pPr>
        <w:pStyle w:val="TextkrperEinzug"/>
        <w:ind w:firstLine="0"/>
        <w:rPr>
          <w:lang w:val="de-DE"/>
        </w:rPr>
      </w:pPr>
    </w:p>
    <w:p w14:paraId="3FAF536C" w14:textId="52D191D7" w:rsidR="00FB505C" w:rsidRPr="00212703" w:rsidRDefault="00FB505C" w:rsidP="00FB505C">
      <w:pPr>
        <w:pStyle w:val="TextkrperEinzug"/>
        <w:ind w:firstLine="0"/>
        <w:rPr>
          <w:lang w:val="de-DE"/>
        </w:rPr>
      </w:pPr>
      <w:r w:rsidRPr="00212703">
        <w:rPr>
          <w:lang w:val="de-DE"/>
        </w:rPr>
        <w:lastRenderedPageBreak/>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CD4D9C5" w14:textId="6166F09B" w:rsidR="001D3C17" w:rsidRPr="00212703" w:rsidRDefault="001D3C17" w:rsidP="00FB505C">
      <w:pPr>
        <w:pStyle w:val="TextkrperEinzug"/>
        <w:ind w:firstLine="0"/>
        <w:rPr>
          <w:lang w:val="de-DE"/>
        </w:rPr>
      </w:pPr>
    </w:p>
    <w:p w14:paraId="4529638B" w14:textId="6F02EF4E" w:rsidR="00CF61A1" w:rsidRPr="00212703" w:rsidRDefault="00CF61A1" w:rsidP="00FB505C">
      <w:pPr>
        <w:pStyle w:val="TextkrperEinzug"/>
        <w:ind w:firstLine="0"/>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EA36B69" w14:textId="22EE36B9" w:rsidR="00CF61A1" w:rsidRPr="00212703" w:rsidRDefault="00CF61A1" w:rsidP="00FB505C">
      <w:pPr>
        <w:pStyle w:val="TextkrperEinzug"/>
        <w:ind w:firstLine="0"/>
        <w:rPr>
          <w:lang w:val="de-DE"/>
        </w:rPr>
      </w:pPr>
      <w:r w:rsidRPr="00212703">
        <w:rPr>
          <w:lang w:val="de-DE"/>
        </w:rPr>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56307C03" w14:textId="7E1A284C" w:rsidR="00CF61A1" w:rsidRPr="00212703" w:rsidRDefault="00CF61A1" w:rsidP="00FB505C">
      <w:pPr>
        <w:pStyle w:val="TextkrperEinzug"/>
        <w:ind w:firstLine="0"/>
        <w:rPr>
          <w:lang w:val="de-DE"/>
        </w:rPr>
      </w:pPr>
    </w:p>
    <w:p w14:paraId="4C88DD33" w14:textId="08EC00DD" w:rsidR="00CF61A1" w:rsidRPr="00212703" w:rsidRDefault="00CF61A1" w:rsidP="00FB505C">
      <w:pPr>
        <w:pStyle w:val="TextkrperEinzug"/>
        <w:ind w:firstLine="0"/>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38091094" w:rsidR="001D3C17" w:rsidRPr="00212703" w:rsidRDefault="001D3C17" w:rsidP="00FB505C">
      <w:pPr>
        <w:pStyle w:val="TextkrperEinzug"/>
        <w:ind w:firstLine="0"/>
        <w:rPr>
          <w:lang w:val="de-DE"/>
        </w:rPr>
      </w:pPr>
      <w:r w:rsidRPr="00212703">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2"/>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3C03A928"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2C139CDB"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54296922"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lastRenderedPageBreak/>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1E50C1EF"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207940" w:rsidRPr="00212703">
              <w:t xml:space="preserve">Abbildung </w:t>
            </w:r>
            <w:r w:rsidR="00207940">
              <w:rPr>
                <w:noProof/>
              </w:rPr>
              <w:t>22</w:t>
            </w:r>
            <w:r w:rsidRPr="00212703">
              <w:rPr>
                <w:lang w:val="de-DE"/>
              </w:rPr>
              <w:fldChar w:fldCharType="end"/>
            </w:r>
          </w:p>
        </w:tc>
      </w:tr>
    </w:tbl>
    <w:p w14:paraId="5ECF95C4" w14:textId="5B051B1E" w:rsidR="00300267" w:rsidRPr="00212703" w:rsidRDefault="00116771" w:rsidP="00116771">
      <w:pPr>
        <w:pStyle w:val="Beschriftung"/>
      </w:pPr>
      <w:bookmarkStart w:id="440" w:name="_Toc517363187"/>
      <w:r w:rsidRPr="00212703">
        <w:t xml:space="preserve">Tabelle </w:t>
      </w:r>
      <w:r w:rsidR="00EB49B0">
        <w:fldChar w:fldCharType="begin"/>
      </w:r>
      <w:r w:rsidR="00EB49B0">
        <w:instrText xml:space="preserve"> SEQ Tabelle \* ARABIC </w:instrText>
      </w:r>
      <w:r w:rsidR="00EB49B0">
        <w:fldChar w:fldCharType="separate"/>
      </w:r>
      <w:r w:rsidR="00207940">
        <w:rPr>
          <w:noProof/>
        </w:rPr>
        <w:t>4</w:t>
      </w:r>
      <w:r w:rsidR="00EB49B0">
        <w:rPr>
          <w:noProof/>
        </w:rPr>
        <w:fldChar w:fldCharType="end"/>
      </w:r>
      <w:r w:rsidRPr="00212703">
        <w:t>: Use Case #1</w:t>
      </w:r>
      <w:bookmarkEnd w:id="440"/>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9809984"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764D3FD8"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4D316C35" w:rsidR="00FF2FCB" w:rsidRPr="00212703" w:rsidRDefault="00E317CF" w:rsidP="00E317CF">
      <w:pPr>
        <w:pStyle w:val="Beschriftung"/>
      </w:pPr>
      <w:bookmarkStart w:id="441" w:name="_Toc517363188"/>
      <w:r w:rsidRPr="00212703">
        <w:t xml:space="preserve">Tabelle </w:t>
      </w:r>
      <w:r w:rsidR="00EB49B0">
        <w:fldChar w:fldCharType="begin"/>
      </w:r>
      <w:r w:rsidR="00EB49B0">
        <w:instrText xml:space="preserve"> SEQ Tabelle \* ARABIC </w:instrText>
      </w:r>
      <w:r w:rsidR="00EB49B0">
        <w:fldChar w:fldCharType="separate"/>
      </w:r>
      <w:r w:rsidR="00207940">
        <w:rPr>
          <w:noProof/>
        </w:rPr>
        <w:t>5</w:t>
      </w:r>
      <w:r w:rsidR="00EB49B0">
        <w:rPr>
          <w:noProof/>
        </w:rPr>
        <w:fldChar w:fldCharType="end"/>
      </w:r>
      <w:r w:rsidRPr="00212703">
        <w:t>: Use Case #2</w:t>
      </w:r>
      <w:bookmarkEnd w:id="441"/>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5B127877"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Topologie-Editor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0CC201C9"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611623F8" w:rsidR="00E317CF" w:rsidRPr="00212703" w:rsidRDefault="00024C5A" w:rsidP="00024C5A">
      <w:pPr>
        <w:pStyle w:val="Beschriftung"/>
      </w:pPr>
      <w:bookmarkStart w:id="442" w:name="_Toc517363189"/>
      <w:r w:rsidRPr="00212703">
        <w:t xml:space="preserve">Tabelle </w:t>
      </w:r>
      <w:r w:rsidR="00EB49B0">
        <w:fldChar w:fldCharType="begin"/>
      </w:r>
      <w:r w:rsidR="00EB49B0">
        <w:instrText xml:space="preserve"> SEQ Tabelle \* ARABIC </w:instrText>
      </w:r>
      <w:r w:rsidR="00EB49B0">
        <w:fldChar w:fldCharType="separate"/>
      </w:r>
      <w:r w:rsidR="00207940">
        <w:rPr>
          <w:noProof/>
        </w:rPr>
        <w:t>6</w:t>
      </w:r>
      <w:r w:rsidR="00EB49B0">
        <w:rPr>
          <w:noProof/>
        </w:rPr>
        <w:fldChar w:fldCharType="end"/>
      </w:r>
      <w:r w:rsidRPr="00212703">
        <w:t>: Use Case #3</w:t>
      </w:r>
      <w:bookmarkEnd w:id="442"/>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505D4192"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lastRenderedPageBreak/>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1043BACA" w:rsidR="00024C5A" w:rsidRPr="00212703" w:rsidRDefault="00574081" w:rsidP="00574081">
      <w:pPr>
        <w:pStyle w:val="Beschriftung"/>
      </w:pPr>
      <w:bookmarkStart w:id="443" w:name="_Toc517363190"/>
      <w:r w:rsidRPr="00212703">
        <w:t xml:space="preserve">Tabelle </w:t>
      </w:r>
      <w:r w:rsidR="00EB49B0">
        <w:fldChar w:fldCharType="begin"/>
      </w:r>
      <w:r w:rsidR="00EB49B0">
        <w:instrText xml:space="preserve"> SEQ Tabelle \* ARABIC </w:instrText>
      </w:r>
      <w:r w:rsidR="00EB49B0">
        <w:fldChar w:fldCharType="separate"/>
      </w:r>
      <w:r w:rsidR="00207940">
        <w:rPr>
          <w:noProof/>
        </w:rPr>
        <w:t>7</w:t>
      </w:r>
      <w:r w:rsidR="00EB49B0">
        <w:rPr>
          <w:noProof/>
        </w:rPr>
        <w:fldChar w:fldCharType="end"/>
      </w:r>
      <w:r w:rsidRPr="00212703">
        <w:t>: Use Case #4</w:t>
      </w:r>
      <w:bookmarkEnd w:id="443"/>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3"/>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444" w:name="_Toc517363158" w:displacedByCustomXml="next"/>
    <w:bookmarkStart w:id="445" w:name="_Toc517096410" w:displacedByCustomXml="next"/>
    <w:sdt>
      <w:sdtPr>
        <w:rPr>
          <w:b w:val="0"/>
          <w:sz w:val="24"/>
        </w:rPr>
        <w:id w:val="-1475443121"/>
        <w:docPartObj>
          <w:docPartGallery w:val="Bibliographies"/>
          <w:docPartUnique/>
        </w:docPartObj>
      </w:sdtPr>
      <w:sdtEndPr/>
      <w:sdtContent>
        <w:p w14:paraId="3C61FEFB" w14:textId="7522C9DF" w:rsidR="00716919" w:rsidRPr="00212703" w:rsidRDefault="00716919" w:rsidP="005B3440">
          <w:pPr>
            <w:pStyle w:val="berschriftmitEintraginsInhaltsverzeichnis"/>
            <w:rPr>
              <w:lang w:val="en-US"/>
            </w:rPr>
          </w:pPr>
          <w:r w:rsidRPr="00212703">
            <w:t>Literatur</w:t>
          </w:r>
          <w:bookmarkEnd w:id="445"/>
          <w:bookmarkEnd w:id="444"/>
        </w:p>
        <w:sdt>
          <w:sdtPr>
            <w:rPr>
              <w:b/>
            </w:rPr>
            <w:id w:val="-282572696"/>
            <w:bibliography/>
          </w:sdtPr>
          <w:sdtEndPr>
            <w:rPr>
              <w:b w:val="0"/>
            </w:rPr>
          </w:sdtEndPr>
          <w:sdtContent>
            <w:p w14:paraId="3B5ACB69" w14:textId="77777777" w:rsidR="00207940" w:rsidRDefault="00716919" w:rsidP="00207940">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207940">
                <w:rPr>
                  <w:noProof/>
                </w:rPr>
                <w:t xml:space="preserve">AG, S. (01 2018). </w:t>
              </w:r>
              <w:r w:rsidR="00207940">
                <w:rPr>
                  <w:i/>
                  <w:iCs/>
                  <w:noProof/>
                </w:rPr>
                <w:t>SIEMENS</w:t>
              </w:r>
              <w:r w:rsidR="00207940">
                <w:rPr>
                  <w:noProof/>
                </w:rPr>
                <w:t>. Abgerufen am 01. 03 2018 von http://w3.siemens.com/mcms/automation/de/industrielle-kommunikation/profibus/Seiten/Default.aspx</w:t>
              </w:r>
            </w:p>
            <w:p w14:paraId="253A4480" w14:textId="77777777" w:rsidR="00207940" w:rsidRDefault="00207940" w:rsidP="00207940">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4762B5AC" w14:textId="77777777" w:rsidR="00207940" w:rsidRDefault="00207940" w:rsidP="00207940">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30E052CA" w14:textId="77777777" w:rsidR="00207940" w:rsidRDefault="00207940" w:rsidP="00207940">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28D4D7EA" w14:textId="77777777" w:rsidR="00207940" w:rsidRDefault="00207940" w:rsidP="00207940">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086BFF42" w14:textId="77777777" w:rsidR="00207940" w:rsidRDefault="00207940" w:rsidP="00207940">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322C32E3" w14:textId="77777777" w:rsidR="00207940" w:rsidRDefault="00207940" w:rsidP="00207940">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64A8F2DF" w14:textId="77777777" w:rsidR="00207940" w:rsidRDefault="00207940" w:rsidP="00207940">
              <w:pPr>
                <w:pStyle w:val="Literaturverzeichnis"/>
                <w:ind w:left="720" w:hanging="720"/>
                <w:rPr>
                  <w:noProof/>
                </w:rPr>
              </w:pPr>
              <w:r>
                <w:rPr>
                  <w:noProof/>
                </w:rPr>
                <w:lastRenderedPageBreak/>
                <w:t xml:space="preserve">Facebook/React. (2018). </w:t>
              </w:r>
              <w:r>
                <w:rPr>
                  <w:i/>
                  <w:iCs/>
                  <w:noProof/>
                </w:rPr>
                <w:t>Github</w:t>
              </w:r>
              <w:r>
                <w:rPr>
                  <w:noProof/>
                </w:rPr>
                <w:t>. Abgerufen am 05. 05 2018 von https://github.com/facebook/react/releases/tag/v16.3.2</w:t>
              </w:r>
            </w:p>
            <w:p w14:paraId="407A4EFF" w14:textId="77777777" w:rsidR="00207940" w:rsidRDefault="00207940" w:rsidP="00207940">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2F355B63" w14:textId="77777777" w:rsidR="00207940" w:rsidRDefault="00207940" w:rsidP="00207940">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2CFFBB22" w14:textId="77777777" w:rsidR="00207940" w:rsidRDefault="00207940" w:rsidP="00207940">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69BADCD8" w14:textId="77777777" w:rsidR="00207940" w:rsidRDefault="00207940" w:rsidP="00207940">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40B72DF9" w14:textId="77777777" w:rsidR="00207940" w:rsidRDefault="00207940" w:rsidP="00207940">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4E6B8BB0" w14:textId="77777777" w:rsidR="00207940" w:rsidRDefault="00207940" w:rsidP="00207940">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0EDABDCD" w14:textId="77777777" w:rsidR="00207940" w:rsidRDefault="00207940" w:rsidP="00207940">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78B0134C" w14:textId="77777777" w:rsidR="00207940" w:rsidRDefault="00207940" w:rsidP="00207940">
              <w:pPr>
                <w:pStyle w:val="Literaturverzeichnis"/>
                <w:ind w:left="720" w:hanging="720"/>
                <w:rPr>
                  <w:noProof/>
                </w:rPr>
              </w:pPr>
              <w:r>
                <w:rPr>
                  <w:noProof/>
                </w:rPr>
                <w:t>HMS. (2015). (HMS Industrial Networks) Abgerufen am 05. 05 2018 von http://www.feldbusse.de/Profinet/profinet.shtml</w:t>
              </w:r>
            </w:p>
            <w:p w14:paraId="15E142CC" w14:textId="77777777" w:rsidR="00207940" w:rsidRDefault="00207940" w:rsidP="00207940">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7DCC4D12" w14:textId="77777777" w:rsidR="00207940" w:rsidRDefault="00207940" w:rsidP="00207940">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21B597E3" w14:textId="77777777" w:rsidR="00207940" w:rsidRDefault="00207940" w:rsidP="00207940">
              <w:pPr>
                <w:pStyle w:val="Literaturverzeichnis"/>
                <w:ind w:left="720" w:hanging="720"/>
                <w:rPr>
                  <w:noProof/>
                </w:rPr>
              </w:pPr>
              <w:r>
                <w:rPr>
                  <w:noProof/>
                </w:rPr>
                <w:lastRenderedPageBreak/>
                <w:t xml:space="preserve">KUNBUS GmbH. (2016). </w:t>
              </w:r>
              <w:r>
                <w:rPr>
                  <w:i/>
                  <w:iCs/>
                  <w:noProof/>
                </w:rPr>
                <w:t>KUNBUS</w:t>
              </w:r>
              <w:r>
                <w:rPr>
                  <w:noProof/>
                </w:rPr>
                <w:t>. ( ) Abgerufen am 01. 03 2018 von https://www.kunbus.de/feldbus.html</w:t>
              </w:r>
            </w:p>
            <w:p w14:paraId="4E90AC1E" w14:textId="77777777" w:rsidR="00207940" w:rsidRDefault="00207940" w:rsidP="00207940">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1F27CDC5" w14:textId="77777777" w:rsidR="00207940" w:rsidRDefault="00207940" w:rsidP="00207940">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550DD45C" w14:textId="77777777" w:rsidR="00207940" w:rsidRDefault="00207940" w:rsidP="00207940">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0E98A671" w14:textId="77777777" w:rsidR="00207940" w:rsidRDefault="00207940" w:rsidP="00207940">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1135E870" w14:textId="77777777" w:rsidR="00207940" w:rsidRDefault="00207940" w:rsidP="00207940">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5C22CAAE" w14:textId="77777777" w:rsidR="00207940" w:rsidRDefault="00207940" w:rsidP="00207940">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3DC665AE" w14:textId="77777777" w:rsidR="00207940" w:rsidRDefault="00207940" w:rsidP="00207940">
              <w:pPr>
                <w:pStyle w:val="Literaturverzeichnis"/>
                <w:ind w:left="720" w:hanging="720"/>
                <w:rPr>
                  <w:noProof/>
                </w:rPr>
              </w:pPr>
              <w:r>
                <w:rPr>
                  <w:i/>
                  <w:iCs/>
                  <w:noProof/>
                </w:rPr>
                <w:t>Northwoods Software</w:t>
              </w:r>
              <w:r>
                <w:rPr>
                  <w:noProof/>
                </w:rPr>
                <w:t>. (01. 01 1998). (GOJS) Abgerufen am 05. 04 2018 von https://www.nwoods.com/store/p-82-gojs-oem.aspx</w:t>
              </w:r>
            </w:p>
            <w:p w14:paraId="7F379056" w14:textId="77777777" w:rsidR="00207940" w:rsidRDefault="00207940" w:rsidP="00207940">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11A92210" w14:textId="77777777" w:rsidR="00207940" w:rsidRDefault="00207940" w:rsidP="00207940">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208C8C2B" w14:textId="77777777" w:rsidR="00207940" w:rsidRDefault="00207940" w:rsidP="00207940">
              <w:pPr>
                <w:pStyle w:val="Literaturverzeichnis"/>
                <w:ind w:left="720" w:hanging="720"/>
                <w:rPr>
                  <w:noProof/>
                </w:rPr>
              </w:pPr>
              <w:r>
                <w:rPr>
                  <w:noProof/>
                </w:rPr>
                <w:lastRenderedPageBreak/>
                <w:t xml:space="preserve">Plenk, P. D.-I. (2017). </w:t>
              </w:r>
              <w:r>
                <w:rPr>
                  <w:i/>
                  <w:iCs/>
                  <w:noProof/>
                </w:rPr>
                <w:t>Angewandte Netzwerktechnik kompakt.</w:t>
              </w:r>
              <w:r>
                <w:rPr>
                  <w:noProof/>
                </w:rPr>
                <w:t xml:space="preserve"> Wiesbaden: Springer Fachmedien Wiesbaden GmbH.</w:t>
              </w:r>
            </w:p>
            <w:p w14:paraId="4AEA049E" w14:textId="77777777" w:rsidR="00207940" w:rsidRDefault="00207940" w:rsidP="00207940">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0EC007AE" w14:textId="77777777" w:rsidR="00207940" w:rsidRDefault="00207940" w:rsidP="00207940">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77F34F5C" w14:textId="77777777" w:rsidR="00207940" w:rsidRDefault="00207940" w:rsidP="00207940">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4C38829E" w14:textId="77777777" w:rsidR="00207940" w:rsidRDefault="00207940" w:rsidP="00207940">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2EF7CD87" w14:textId="77777777" w:rsidR="00207940" w:rsidRDefault="00207940" w:rsidP="00207940">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73947D9F" w14:textId="77777777" w:rsidR="00207940" w:rsidRDefault="00207940" w:rsidP="00207940">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22A424D7" w14:textId="77777777" w:rsidR="00207940" w:rsidRDefault="00207940" w:rsidP="00207940">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0E260B20" w14:textId="77777777" w:rsidR="00207940" w:rsidRDefault="00207940" w:rsidP="00207940">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648574E2" w14:textId="77777777" w:rsidR="00207940" w:rsidRDefault="00207940" w:rsidP="00207940">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6EE1ED06" w14:textId="77777777" w:rsidR="00207940" w:rsidRDefault="00207940" w:rsidP="00207940">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6C4EE0BC" w14:textId="77777777" w:rsidR="00207940" w:rsidRDefault="00207940" w:rsidP="00207940">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839CCB" w:rsidR="00716919" w:rsidRPr="00212703" w:rsidRDefault="00716919" w:rsidP="00207940">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4"/>
          <w:pgSz w:w="11906" w:h="16838" w:code="9"/>
          <w:pgMar w:top="1701" w:right="1418" w:bottom="1134" w:left="1418" w:header="709" w:footer="709" w:gutter="0"/>
          <w:cols w:space="708"/>
          <w:docGrid w:linePitch="360"/>
        </w:sectPr>
      </w:pPr>
    </w:p>
    <w:p w14:paraId="319877E2" w14:textId="77777777" w:rsidR="001E792B" w:rsidRDefault="001E792B" w:rsidP="00147862">
      <w:pPr>
        <w:pStyle w:val="berschriftmitEintraginsInhaltsverzeichnis"/>
        <w:rPr>
          <w:lang w:val="en-US"/>
        </w:rPr>
      </w:pPr>
    </w:p>
    <w:p w14:paraId="67A301CE" w14:textId="77777777" w:rsidR="001E792B" w:rsidRDefault="001E792B" w:rsidP="00147862">
      <w:pPr>
        <w:pStyle w:val="berschriftmitEintraginsInhaltsverzeichnis"/>
        <w:rPr>
          <w:lang w:val="en-US"/>
        </w:rPr>
      </w:pPr>
    </w:p>
    <w:p w14:paraId="69DE6604" w14:textId="3EAC00AF" w:rsidR="00367D86" w:rsidRPr="00A4783B" w:rsidRDefault="00367D86" w:rsidP="00147862">
      <w:pPr>
        <w:pStyle w:val="berschriftmitEintraginsInhaltsverzeichnis"/>
        <w:rPr>
          <w:lang w:val="en-US"/>
        </w:rPr>
      </w:pPr>
      <w:bookmarkStart w:id="446" w:name="_Toc517096411"/>
      <w:bookmarkStart w:id="447" w:name="_Toc517363159"/>
      <w:r w:rsidRPr="00A4783B">
        <w:rPr>
          <w:lang w:val="en-US"/>
        </w:rPr>
        <w:t>Index</w:t>
      </w:r>
      <w:bookmarkEnd w:id="446"/>
      <w:bookmarkEnd w:id="447"/>
    </w:p>
    <w:p w14:paraId="78F0D680" w14:textId="77777777" w:rsidR="00207940" w:rsidRDefault="00367D86">
      <w:pPr>
        <w:pStyle w:val="Textkrper"/>
        <w:rPr>
          <w:noProof/>
        </w:rPr>
        <w:sectPr w:rsidR="00207940" w:rsidSect="00207940">
          <w:headerReference w:type="default" r:id="rId55"/>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4A61EF53"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A</w:t>
      </w:r>
    </w:p>
    <w:p w14:paraId="2A2722B0" w14:textId="77777777" w:rsidR="00207940" w:rsidRDefault="00207940">
      <w:pPr>
        <w:pStyle w:val="Index1"/>
        <w:rPr>
          <w:noProof/>
        </w:rPr>
      </w:pPr>
      <w:r w:rsidRPr="008D409B">
        <w:rPr>
          <w:b/>
          <w:noProof/>
        </w:rPr>
        <w:t>AppModule</w:t>
      </w:r>
      <w:r>
        <w:rPr>
          <w:noProof/>
        </w:rPr>
        <w:tab/>
        <w:t>26</w:t>
      </w:r>
    </w:p>
    <w:p w14:paraId="3A6A841E" w14:textId="77777777" w:rsidR="00207940" w:rsidRDefault="00207940">
      <w:pPr>
        <w:pStyle w:val="Index1"/>
        <w:rPr>
          <w:noProof/>
        </w:rPr>
      </w:pPr>
      <w:r>
        <w:rPr>
          <w:noProof/>
        </w:rPr>
        <w:t>ASP.NET Core 2.0</w:t>
      </w:r>
      <w:r>
        <w:rPr>
          <w:noProof/>
        </w:rPr>
        <w:tab/>
        <w:t>34</w:t>
      </w:r>
    </w:p>
    <w:p w14:paraId="235B45FF"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C</w:t>
      </w:r>
    </w:p>
    <w:p w14:paraId="7F990BF8" w14:textId="77777777" w:rsidR="00207940" w:rsidRDefault="00207940">
      <w:pPr>
        <w:pStyle w:val="Index1"/>
        <w:rPr>
          <w:noProof/>
        </w:rPr>
      </w:pPr>
      <w:r w:rsidRPr="008D409B">
        <w:rPr>
          <w:i/>
          <w:noProof/>
        </w:rPr>
        <w:t>CommandHandler</w:t>
      </w:r>
      <w:r>
        <w:rPr>
          <w:noProof/>
        </w:rPr>
        <w:tab/>
        <w:t>29</w:t>
      </w:r>
    </w:p>
    <w:p w14:paraId="2D6D1C1C" w14:textId="77777777" w:rsidR="00207940" w:rsidRDefault="00207940">
      <w:pPr>
        <w:pStyle w:val="Index1"/>
        <w:rPr>
          <w:noProof/>
        </w:rPr>
      </w:pPr>
      <w:r>
        <w:rPr>
          <w:noProof/>
        </w:rPr>
        <w:t>Communication</w:t>
      </w:r>
      <w:r>
        <w:rPr>
          <w:noProof/>
        </w:rPr>
        <w:tab/>
        <w:t>16</w:t>
      </w:r>
    </w:p>
    <w:p w14:paraId="4DDC311E" w14:textId="77777777" w:rsidR="00207940" w:rsidRDefault="00207940">
      <w:pPr>
        <w:pStyle w:val="Index1"/>
        <w:rPr>
          <w:noProof/>
        </w:rPr>
      </w:pPr>
      <w:r w:rsidRPr="008D409B">
        <w:rPr>
          <w:b/>
          <w:noProof/>
        </w:rPr>
        <w:t>Component</w:t>
      </w:r>
      <w:r>
        <w:rPr>
          <w:noProof/>
        </w:rPr>
        <w:tab/>
        <w:t>26</w:t>
      </w:r>
    </w:p>
    <w:p w14:paraId="135528AA"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D</w:t>
      </w:r>
    </w:p>
    <w:p w14:paraId="4505B04A" w14:textId="77777777" w:rsidR="00207940" w:rsidRDefault="00207940">
      <w:pPr>
        <w:pStyle w:val="Index1"/>
        <w:rPr>
          <w:noProof/>
        </w:rPr>
      </w:pPr>
      <w:r w:rsidRPr="008D409B">
        <w:rPr>
          <w:b/>
          <w:noProof/>
        </w:rPr>
        <w:t>Device</w:t>
      </w:r>
      <w:r>
        <w:rPr>
          <w:noProof/>
        </w:rPr>
        <w:tab/>
        <w:t>7</w:t>
      </w:r>
    </w:p>
    <w:p w14:paraId="0648D902"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3B9D833" w14:textId="77777777" w:rsidR="00207940" w:rsidRDefault="00207940">
      <w:pPr>
        <w:pStyle w:val="Index1"/>
        <w:rPr>
          <w:noProof/>
        </w:rPr>
      </w:pPr>
      <w:r>
        <w:rPr>
          <w:noProof/>
        </w:rPr>
        <w:t>Echtzeitverhalten</w:t>
      </w:r>
      <w:r>
        <w:rPr>
          <w:noProof/>
        </w:rPr>
        <w:tab/>
        <w:t>1</w:t>
      </w:r>
    </w:p>
    <w:p w14:paraId="7BA7F863" w14:textId="77777777" w:rsidR="00207940" w:rsidRDefault="00207940">
      <w:pPr>
        <w:pStyle w:val="Index1"/>
        <w:rPr>
          <w:noProof/>
        </w:rPr>
      </w:pPr>
      <w:r w:rsidRPr="008D409B">
        <w:rPr>
          <w:b/>
          <w:noProof/>
        </w:rPr>
        <w:t>Ethernet–Technik</w:t>
      </w:r>
      <w:r>
        <w:rPr>
          <w:noProof/>
        </w:rPr>
        <w:tab/>
        <w:t>6</w:t>
      </w:r>
    </w:p>
    <w:p w14:paraId="75F0E253"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F</w:t>
      </w:r>
    </w:p>
    <w:p w14:paraId="35278DCD" w14:textId="77777777" w:rsidR="00207940" w:rsidRDefault="00207940">
      <w:pPr>
        <w:pStyle w:val="Index1"/>
        <w:rPr>
          <w:noProof/>
        </w:rPr>
      </w:pPr>
      <w:r>
        <w:rPr>
          <w:noProof/>
        </w:rPr>
        <w:t>FDT</w:t>
      </w:r>
      <w:r>
        <w:rPr>
          <w:noProof/>
        </w:rPr>
        <w:tab/>
        <w:t>36</w:t>
      </w:r>
    </w:p>
    <w:p w14:paraId="4977D0DB" w14:textId="77777777" w:rsidR="00207940" w:rsidRDefault="00207940">
      <w:pPr>
        <w:pStyle w:val="Index1"/>
        <w:rPr>
          <w:noProof/>
        </w:rPr>
      </w:pPr>
      <w:r>
        <w:rPr>
          <w:noProof/>
        </w:rPr>
        <w:t>funktionalen Anforderungen</w:t>
      </w:r>
      <w:r>
        <w:rPr>
          <w:noProof/>
        </w:rPr>
        <w:tab/>
        <w:t>20</w:t>
      </w:r>
    </w:p>
    <w:p w14:paraId="1494442B"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G</w:t>
      </w:r>
    </w:p>
    <w:p w14:paraId="1707DA99" w14:textId="77777777" w:rsidR="00207940" w:rsidRDefault="00207940">
      <w:pPr>
        <w:pStyle w:val="Index1"/>
        <w:rPr>
          <w:noProof/>
        </w:rPr>
      </w:pPr>
      <w:r>
        <w:rPr>
          <w:noProof/>
        </w:rPr>
        <w:t>GET</w:t>
      </w:r>
      <w:r>
        <w:rPr>
          <w:noProof/>
        </w:rPr>
        <w:tab/>
        <w:t>34</w:t>
      </w:r>
    </w:p>
    <w:p w14:paraId="2359E32B" w14:textId="77777777" w:rsidR="00207940" w:rsidRDefault="00207940">
      <w:pPr>
        <w:pStyle w:val="Index1"/>
        <w:rPr>
          <w:noProof/>
        </w:rPr>
      </w:pPr>
      <w:r>
        <w:rPr>
          <w:noProof/>
        </w:rPr>
        <w:t>GoJS</w:t>
      </w:r>
      <w:r>
        <w:rPr>
          <w:noProof/>
        </w:rPr>
        <w:tab/>
        <w:t>28</w:t>
      </w:r>
    </w:p>
    <w:p w14:paraId="4A6CBC51"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K</w:t>
      </w:r>
    </w:p>
    <w:p w14:paraId="48814525" w14:textId="77777777" w:rsidR="00207940" w:rsidRDefault="00207940">
      <w:pPr>
        <w:pStyle w:val="Index1"/>
        <w:rPr>
          <w:noProof/>
        </w:rPr>
      </w:pPr>
      <w:r>
        <w:rPr>
          <w:noProof/>
        </w:rPr>
        <w:t>Kendo UI</w:t>
      </w:r>
      <w:r>
        <w:rPr>
          <w:noProof/>
        </w:rPr>
        <w:tab/>
        <w:t>28</w:t>
      </w:r>
    </w:p>
    <w:p w14:paraId="22466E7D"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L</w:t>
      </w:r>
    </w:p>
    <w:p w14:paraId="03098748" w14:textId="77777777" w:rsidR="00207940" w:rsidRDefault="00207940">
      <w:pPr>
        <w:pStyle w:val="Index1"/>
        <w:rPr>
          <w:noProof/>
        </w:rPr>
      </w:pPr>
      <w:r w:rsidRPr="008D409B">
        <w:rPr>
          <w:i/>
          <w:noProof/>
        </w:rPr>
        <w:t>linkDataArray</w:t>
      </w:r>
      <w:r>
        <w:rPr>
          <w:noProof/>
        </w:rPr>
        <w:tab/>
        <w:t>29</w:t>
      </w:r>
    </w:p>
    <w:p w14:paraId="1F978EC7"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M</w:t>
      </w:r>
    </w:p>
    <w:p w14:paraId="144D35ED" w14:textId="77777777" w:rsidR="00207940" w:rsidRDefault="00207940">
      <w:pPr>
        <w:pStyle w:val="Index1"/>
        <w:rPr>
          <w:noProof/>
        </w:rPr>
      </w:pPr>
      <w:r w:rsidRPr="008D409B">
        <w:rPr>
          <w:b/>
          <w:noProof/>
        </w:rPr>
        <w:t>Module</w:t>
      </w:r>
      <w:r>
        <w:rPr>
          <w:noProof/>
        </w:rPr>
        <w:tab/>
        <w:t>26</w:t>
      </w:r>
    </w:p>
    <w:p w14:paraId="711A701B"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N</w:t>
      </w:r>
    </w:p>
    <w:p w14:paraId="1E4B9FB1" w14:textId="77777777" w:rsidR="00207940" w:rsidRDefault="00207940">
      <w:pPr>
        <w:pStyle w:val="Index1"/>
        <w:rPr>
          <w:noProof/>
        </w:rPr>
      </w:pPr>
      <w:r w:rsidRPr="008D409B">
        <w:rPr>
          <w:b/>
          <w:noProof/>
        </w:rPr>
        <w:t>Netzwerk</w:t>
      </w:r>
      <w:r>
        <w:rPr>
          <w:noProof/>
        </w:rPr>
        <w:tab/>
        <w:t>6</w:t>
      </w:r>
    </w:p>
    <w:p w14:paraId="563A01B9" w14:textId="77777777" w:rsidR="00207940" w:rsidRDefault="00207940">
      <w:pPr>
        <w:pStyle w:val="Index1"/>
        <w:rPr>
          <w:noProof/>
        </w:rPr>
      </w:pPr>
      <w:r w:rsidRPr="008D409B">
        <w:rPr>
          <w:b/>
          <w:noProof/>
        </w:rPr>
        <w:t>Netzwerkprotokoll</w:t>
      </w:r>
      <w:r>
        <w:rPr>
          <w:noProof/>
        </w:rPr>
        <w:tab/>
        <w:t>6</w:t>
      </w:r>
    </w:p>
    <w:p w14:paraId="0A60E76F" w14:textId="77777777" w:rsidR="00207940" w:rsidRDefault="00207940">
      <w:pPr>
        <w:pStyle w:val="Index1"/>
        <w:rPr>
          <w:noProof/>
        </w:rPr>
      </w:pPr>
      <w:r>
        <w:rPr>
          <w:noProof/>
        </w:rPr>
        <w:t>Nichtfunktionale Anforderungen</w:t>
      </w:r>
      <w:r>
        <w:rPr>
          <w:noProof/>
        </w:rPr>
        <w:tab/>
        <w:t>22</w:t>
      </w:r>
    </w:p>
    <w:p w14:paraId="429B3CE7" w14:textId="77777777" w:rsidR="00207940" w:rsidRDefault="00207940">
      <w:pPr>
        <w:pStyle w:val="Index1"/>
        <w:rPr>
          <w:noProof/>
        </w:rPr>
      </w:pPr>
      <w:r w:rsidRPr="008D409B">
        <w:rPr>
          <w:i/>
          <w:noProof/>
        </w:rPr>
        <w:t>nodeDataArray</w:t>
      </w:r>
      <w:r>
        <w:rPr>
          <w:noProof/>
        </w:rPr>
        <w:tab/>
        <w:t>29</w:t>
      </w:r>
    </w:p>
    <w:p w14:paraId="587C50DE"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O</w:t>
      </w:r>
    </w:p>
    <w:p w14:paraId="34374484" w14:textId="77777777" w:rsidR="00207940" w:rsidRDefault="00207940">
      <w:pPr>
        <w:pStyle w:val="Index1"/>
        <w:rPr>
          <w:noProof/>
        </w:rPr>
      </w:pPr>
      <w:r w:rsidRPr="008D409B">
        <w:rPr>
          <w:b/>
          <w:noProof/>
        </w:rPr>
        <w:t>OSI-Referenzmodell</w:t>
      </w:r>
      <w:r>
        <w:rPr>
          <w:noProof/>
        </w:rPr>
        <w:tab/>
        <w:t>7</w:t>
      </w:r>
    </w:p>
    <w:p w14:paraId="474C5D0F"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P</w:t>
      </w:r>
    </w:p>
    <w:p w14:paraId="579AF1DF" w14:textId="77777777" w:rsidR="00207940" w:rsidRDefault="00207940">
      <w:pPr>
        <w:pStyle w:val="Index1"/>
        <w:rPr>
          <w:noProof/>
        </w:rPr>
      </w:pPr>
      <w:r>
        <w:rPr>
          <w:noProof/>
        </w:rPr>
        <w:t>Plugin</w:t>
      </w:r>
      <w:r>
        <w:rPr>
          <w:noProof/>
        </w:rPr>
        <w:tab/>
        <w:t>2</w:t>
      </w:r>
    </w:p>
    <w:p w14:paraId="6E3DE7A7" w14:textId="77777777" w:rsidR="00207940" w:rsidRDefault="00207940">
      <w:pPr>
        <w:pStyle w:val="Index1"/>
        <w:rPr>
          <w:noProof/>
        </w:rPr>
      </w:pPr>
      <w:r>
        <w:rPr>
          <w:noProof/>
        </w:rPr>
        <w:t>POST</w:t>
      </w:r>
      <w:r>
        <w:rPr>
          <w:noProof/>
        </w:rPr>
        <w:tab/>
        <w:t>34</w:t>
      </w:r>
    </w:p>
    <w:p w14:paraId="57ECE43B" w14:textId="77777777" w:rsidR="00207940" w:rsidRDefault="00207940">
      <w:pPr>
        <w:pStyle w:val="Index1"/>
        <w:rPr>
          <w:noProof/>
        </w:rPr>
      </w:pPr>
      <w:r w:rsidRPr="008D409B">
        <w:rPr>
          <w:b/>
          <w:noProof/>
        </w:rPr>
        <w:t>PROFIBUS-FMS</w:t>
      </w:r>
      <w:r>
        <w:rPr>
          <w:noProof/>
        </w:rPr>
        <w:tab/>
        <w:t>14</w:t>
      </w:r>
    </w:p>
    <w:p w14:paraId="35FCA14C" w14:textId="77777777" w:rsidR="00207940" w:rsidRDefault="00207940">
      <w:pPr>
        <w:pStyle w:val="Index1"/>
        <w:rPr>
          <w:noProof/>
        </w:rPr>
      </w:pPr>
      <w:r>
        <w:rPr>
          <w:noProof/>
        </w:rPr>
        <w:t>Programmierkonzept</w:t>
      </w:r>
      <w:r>
        <w:rPr>
          <w:noProof/>
        </w:rPr>
        <w:tab/>
        <w:t>31</w:t>
      </w:r>
    </w:p>
    <w:p w14:paraId="37C4AFBC"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F9691F2" w14:textId="77777777" w:rsidR="00207940" w:rsidRDefault="00207940">
      <w:pPr>
        <w:pStyle w:val="Index1"/>
        <w:rPr>
          <w:noProof/>
        </w:rPr>
      </w:pPr>
      <w:r w:rsidRPr="008D409B">
        <w:rPr>
          <w:i/>
          <w:noProof/>
        </w:rPr>
        <w:t>React</w:t>
      </w:r>
      <w:r>
        <w:rPr>
          <w:noProof/>
        </w:rPr>
        <w:tab/>
        <w:t>27</w:t>
      </w:r>
    </w:p>
    <w:p w14:paraId="1E69B1CE"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S</w:t>
      </w:r>
    </w:p>
    <w:p w14:paraId="57D6EAD9" w14:textId="77777777" w:rsidR="00207940" w:rsidRDefault="00207940">
      <w:pPr>
        <w:pStyle w:val="Index1"/>
        <w:rPr>
          <w:noProof/>
        </w:rPr>
      </w:pPr>
      <w:r w:rsidRPr="008D409B">
        <w:rPr>
          <w:b/>
          <w:noProof/>
        </w:rPr>
        <w:t>Services</w:t>
      </w:r>
      <w:r>
        <w:rPr>
          <w:noProof/>
        </w:rPr>
        <w:tab/>
        <w:t>26</w:t>
      </w:r>
    </w:p>
    <w:p w14:paraId="6AFC7DD1" w14:textId="77777777" w:rsidR="00207940" w:rsidRDefault="00207940">
      <w:pPr>
        <w:pStyle w:val="Index1"/>
        <w:rPr>
          <w:noProof/>
        </w:rPr>
      </w:pPr>
      <w:r>
        <w:rPr>
          <w:noProof/>
        </w:rPr>
        <w:t>Software</w:t>
      </w:r>
      <w:r>
        <w:rPr>
          <w:noProof/>
        </w:rPr>
        <w:tab/>
        <w:t>2</w:t>
      </w:r>
    </w:p>
    <w:p w14:paraId="7373A5D8" w14:textId="77777777" w:rsidR="00207940" w:rsidRDefault="00207940">
      <w:pPr>
        <w:pStyle w:val="Index1"/>
        <w:rPr>
          <w:noProof/>
        </w:rPr>
      </w:pPr>
      <w:r w:rsidRPr="008D409B">
        <w:rPr>
          <w:b/>
          <w:noProof/>
        </w:rPr>
        <w:t>Supervisor</w:t>
      </w:r>
      <w:r>
        <w:rPr>
          <w:noProof/>
        </w:rPr>
        <w:tab/>
        <w:t>7</w:t>
      </w:r>
    </w:p>
    <w:p w14:paraId="36AE5777"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t>T</w:t>
      </w:r>
    </w:p>
    <w:p w14:paraId="595E3DC8" w14:textId="77777777" w:rsidR="00207940" w:rsidRDefault="00207940">
      <w:pPr>
        <w:pStyle w:val="Index1"/>
        <w:rPr>
          <w:noProof/>
        </w:rPr>
      </w:pPr>
      <w:r w:rsidRPr="008D409B">
        <w:rPr>
          <w:b/>
          <w:noProof/>
        </w:rPr>
        <w:t>Template</w:t>
      </w:r>
      <w:r>
        <w:rPr>
          <w:noProof/>
        </w:rPr>
        <w:tab/>
        <w:t>26</w:t>
      </w:r>
    </w:p>
    <w:p w14:paraId="0F74FB6C" w14:textId="77777777" w:rsidR="00207940" w:rsidRDefault="00207940">
      <w:pPr>
        <w:pStyle w:val="Index1"/>
        <w:rPr>
          <w:noProof/>
        </w:rPr>
      </w:pPr>
      <w:r>
        <w:rPr>
          <w:noProof/>
        </w:rPr>
        <w:t>Topology-Editor</w:t>
      </w:r>
      <w:r>
        <w:rPr>
          <w:noProof/>
        </w:rPr>
        <w:tab/>
        <w:t>36, 45</w:t>
      </w:r>
    </w:p>
    <w:p w14:paraId="15DE28F1" w14:textId="77777777" w:rsidR="00207940" w:rsidRDefault="00207940">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U</w:t>
      </w:r>
    </w:p>
    <w:p w14:paraId="06D55CB4" w14:textId="77777777" w:rsidR="00207940" w:rsidRDefault="00207940">
      <w:pPr>
        <w:pStyle w:val="Index1"/>
        <w:rPr>
          <w:noProof/>
        </w:rPr>
      </w:pPr>
      <w:r>
        <w:rPr>
          <w:noProof/>
        </w:rPr>
        <w:t>Übertragungssicherheit</w:t>
      </w:r>
      <w:r>
        <w:rPr>
          <w:noProof/>
        </w:rPr>
        <w:tab/>
        <w:t>1</w:t>
      </w:r>
    </w:p>
    <w:p w14:paraId="42520CE1" w14:textId="77777777" w:rsidR="00207940" w:rsidRDefault="00207940">
      <w:pPr>
        <w:pStyle w:val="Index1"/>
        <w:rPr>
          <w:noProof/>
        </w:rPr>
      </w:pPr>
      <w:r w:rsidRPr="008D409B">
        <w:rPr>
          <w:i/>
          <w:noProof/>
        </w:rPr>
        <w:t>UndoManager</w:t>
      </w:r>
      <w:r>
        <w:rPr>
          <w:noProof/>
        </w:rPr>
        <w:tab/>
        <w:t>30</w:t>
      </w:r>
    </w:p>
    <w:p w14:paraId="60C4E303" w14:textId="77777777" w:rsidR="00207940" w:rsidRDefault="00207940">
      <w:pPr>
        <w:pStyle w:val="Index1"/>
        <w:rPr>
          <w:noProof/>
        </w:rPr>
      </w:pPr>
      <w:r>
        <w:rPr>
          <w:noProof/>
        </w:rPr>
        <w:t>URL</w:t>
      </w:r>
      <w:r>
        <w:rPr>
          <w:noProof/>
        </w:rPr>
        <w:tab/>
        <w:t>34</w:t>
      </w:r>
    </w:p>
    <w:p w14:paraId="677C36D9" w14:textId="2351171F" w:rsidR="00207940" w:rsidRDefault="00207940">
      <w:pPr>
        <w:pStyle w:val="Textkrper"/>
        <w:rPr>
          <w:noProof/>
        </w:rPr>
        <w:sectPr w:rsidR="00207940" w:rsidSect="00207940">
          <w:type w:val="continuous"/>
          <w:pgSz w:w="11906" w:h="16838" w:code="9"/>
          <w:pgMar w:top="1701" w:right="1418" w:bottom="1134" w:left="1418" w:header="709" w:footer="709" w:gutter="0"/>
          <w:cols w:num="2" w:space="720"/>
          <w:docGrid w:linePitch="360"/>
        </w:sectPr>
      </w:pPr>
    </w:p>
    <w:p w14:paraId="6DE98101" w14:textId="24518C33"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207940">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448" w:name="_Toc517096412"/>
      <w:bookmarkStart w:id="449" w:name="_Toc517363160"/>
      <w:r w:rsidRPr="00212703">
        <w:lastRenderedPageBreak/>
        <w:t>Glossar</w:t>
      </w:r>
      <w:bookmarkEnd w:id="448"/>
      <w:bookmarkEnd w:id="449"/>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77777777" w:rsidR="001346DF" w:rsidRPr="00212703" w:rsidRDefault="001346DF" w:rsidP="00A041EC">
            <w:pPr>
              <w:pStyle w:val="TextkrperGlossar"/>
              <w:spacing w:line="360" w:lineRule="auto"/>
              <w:rPr>
                <w:rFonts w:ascii="CMR12" w:hAnsi="CMR12" w:cs="CMR12"/>
              </w:rPr>
            </w:pPr>
            <w:r w:rsidRPr="00212703">
              <w:t>Field Device Tool</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lastRenderedPageBreak/>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6"/>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450" w:name="_Toc517096413"/>
      <w:bookmarkStart w:id="451" w:name="_Toc517363161"/>
      <w:r w:rsidRPr="00212703">
        <w:lastRenderedPageBreak/>
        <w:t>Erklärung der Kandidatin / des Kandidaten</w:t>
      </w:r>
      <w:bookmarkEnd w:id="450"/>
      <w:bookmarkEnd w:id="451"/>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7"/>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Renato da Silva Goncalves" w:date="2018-06-06T09:25:00Z" w:initials="RdSG">
    <w:p w14:paraId="6793D29E" w14:textId="77777777" w:rsidR="00612EFA" w:rsidRDefault="00612EFA">
      <w:pPr>
        <w:pStyle w:val="Kommentartext"/>
      </w:pPr>
      <w:r>
        <w:rPr>
          <w:rStyle w:val="Kommentarzeichen"/>
        </w:rPr>
        <w:annotationRef/>
      </w:r>
      <w:r>
        <w:t>Das bei manchen Abbildungen ein riesen Text steht sieht nicht so gut aus und man verliert den Überblick auf welcher Seite diese Abbildung sein soll.</w:t>
      </w:r>
    </w:p>
  </w:comment>
  <w:comment w:id="288" w:author="David Tsaava" w:date="2018-06-22T15:29:00Z" w:initials="DT">
    <w:p w14:paraId="57D2FA89" w14:textId="5CC500E4" w:rsidR="004E59B0" w:rsidRDefault="004E59B0">
      <w:pPr>
        <w:pStyle w:val="Kommentartext"/>
      </w:pPr>
      <w:r>
        <w:rPr>
          <w:rStyle w:val="Kommentarzeichen"/>
        </w:rPr>
        <w:annotationRef/>
      </w:r>
      <w:r>
        <w:t>Umformulieren, besser formulieren</w:t>
      </w:r>
    </w:p>
  </w:comment>
  <w:comment w:id="291" w:author="David Tsaava" w:date="2018-06-22T15:30:00Z" w:initials="DT">
    <w:p w14:paraId="13DCF2CE" w14:textId="34740440" w:rsidR="004E59B0" w:rsidRDefault="004E59B0">
      <w:pPr>
        <w:pStyle w:val="Kommentartext"/>
      </w:pPr>
      <w:r>
        <w:rPr>
          <w:rStyle w:val="Kommentarzeichen"/>
        </w:rPr>
        <w:annotationRef/>
      </w:r>
      <w:r>
        <w:t>Unverständlich. Umformulieren?</w:t>
      </w:r>
    </w:p>
  </w:comment>
  <w:comment w:id="296" w:author="David Tsaava" w:date="2018-06-22T11:34:00Z" w:initials="DT">
    <w:p w14:paraId="3337DD12" w14:textId="0DA5F532" w:rsidR="00612EFA" w:rsidRDefault="00612EFA">
      <w:pPr>
        <w:pStyle w:val="Kommentartext"/>
      </w:pPr>
      <w:r>
        <w:rPr>
          <w:rStyle w:val="Kommentarzeichen"/>
        </w:rPr>
        <w:annotationRef/>
      </w:r>
      <w:r>
        <w:t>Von was?</w:t>
      </w:r>
    </w:p>
  </w:comment>
  <w:comment w:id="298" w:author="David Tsaava" w:date="2018-06-22T15:39:00Z" w:initials="DT">
    <w:p w14:paraId="652B31D8" w14:textId="32FF5687" w:rsidR="00DC4751" w:rsidRDefault="00DC4751">
      <w:pPr>
        <w:pStyle w:val="Kommentartext"/>
      </w:pPr>
      <w:r>
        <w:rPr>
          <w:rStyle w:val="Kommentarzeichen"/>
        </w:rPr>
        <w:annotationRef/>
      </w:r>
      <w:r>
        <w:t>Die Erklärung unten, was ist 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93D29E" w15:done="0"/>
  <w15:commentEx w15:paraId="57D2FA89" w15:done="0"/>
  <w15:commentEx w15:paraId="13DCF2CE" w15:done="0"/>
  <w15:commentEx w15:paraId="3337DD12" w15:done="0"/>
  <w15:commentEx w15:paraId="652B31D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4D3737" w14:textId="77777777" w:rsidR="00EB49B0" w:rsidRDefault="00EB49B0">
      <w:r>
        <w:separator/>
      </w:r>
    </w:p>
  </w:endnote>
  <w:endnote w:type="continuationSeparator" w:id="0">
    <w:p w14:paraId="1594B2CD" w14:textId="77777777" w:rsidR="00EB49B0" w:rsidRDefault="00EB49B0">
      <w:r>
        <w:continuationSeparator/>
      </w:r>
    </w:p>
  </w:endnote>
  <w:endnote w:type="continuationNotice" w:id="1">
    <w:p w14:paraId="73227B86" w14:textId="77777777" w:rsidR="00EB49B0" w:rsidRDefault="00EB49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52957"/>
      <w:docPartObj>
        <w:docPartGallery w:val="Page Numbers (Bottom of Page)"/>
        <w:docPartUnique/>
      </w:docPartObj>
    </w:sdtPr>
    <w:sdtEndPr/>
    <w:sdtContent>
      <w:p w14:paraId="54F6AF0C" w14:textId="7E8E8028" w:rsidR="00612EFA" w:rsidRDefault="00612EFA">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612EFA" w:rsidRDefault="00612EF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7206648"/>
      <w:docPartObj>
        <w:docPartGallery w:val="Page Numbers (Bottom of Page)"/>
        <w:docPartUnique/>
      </w:docPartObj>
    </w:sdtPr>
    <w:sdtEndPr/>
    <w:sdtContent>
      <w:p w14:paraId="3524ED93" w14:textId="525F960F" w:rsidR="00612EFA" w:rsidRDefault="00612EFA">
        <w:pPr>
          <w:pStyle w:val="Fuzeile"/>
          <w:jc w:val="right"/>
        </w:pPr>
        <w:r>
          <w:fldChar w:fldCharType="begin"/>
        </w:r>
        <w:r>
          <w:instrText>PAGE   \* MERGEFORMAT</w:instrText>
        </w:r>
        <w:r>
          <w:fldChar w:fldCharType="separate"/>
        </w:r>
        <w:r w:rsidR="00C24BD4">
          <w:rPr>
            <w:noProof/>
          </w:rPr>
          <w:t>i</w:t>
        </w:r>
        <w:r>
          <w:fldChar w:fldCharType="end"/>
        </w:r>
      </w:p>
    </w:sdtContent>
  </w:sdt>
  <w:p w14:paraId="64BADF91" w14:textId="4AFEE36A" w:rsidR="00612EFA" w:rsidRDefault="00612EFA"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476011"/>
      <w:docPartObj>
        <w:docPartGallery w:val="Page Numbers (Bottom of Page)"/>
        <w:docPartUnique/>
      </w:docPartObj>
    </w:sdtPr>
    <w:sdtEndPr/>
    <w:sdtContent>
      <w:p w14:paraId="076E8648" w14:textId="3E8DA0AA" w:rsidR="00612EFA" w:rsidRDefault="00612EFA">
        <w:pPr>
          <w:pStyle w:val="Fuzeile"/>
          <w:jc w:val="right"/>
        </w:pPr>
        <w:r>
          <w:fldChar w:fldCharType="begin"/>
        </w:r>
        <w:r>
          <w:instrText>PAGE   \* MERGEFORMAT</w:instrText>
        </w:r>
        <w:r>
          <w:fldChar w:fldCharType="separate"/>
        </w:r>
        <w:r w:rsidR="00081F68">
          <w:rPr>
            <w:noProof/>
          </w:rPr>
          <w:t>vi</w:t>
        </w:r>
        <w:r>
          <w:fldChar w:fldCharType="end"/>
        </w:r>
      </w:p>
    </w:sdtContent>
  </w:sdt>
  <w:p w14:paraId="362236F2" w14:textId="77777777" w:rsidR="00612EFA" w:rsidRDefault="00612EFA"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114646"/>
      <w:docPartObj>
        <w:docPartGallery w:val="Page Numbers (Bottom of Page)"/>
        <w:docPartUnique/>
      </w:docPartObj>
    </w:sdtPr>
    <w:sdtEndPr/>
    <w:sdtContent>
      <w:p w14:paraId="1A83E17E" w14:textId="75262404" w:rsidR="00612EFA" w:rsidRDefault="00612EFA">
        <w:pPr>
          <w:pStyle w:val="Fuzeile"/>
          <w:jc w:val="right"/>
        </w:pPr>
        <w:r>
          <w:fldChar w:fldCharType="begin"/>
        </w:r>
        <w:r>
          <w:instrText>PAGE   \* MERGEFORMAT</w:instrText>
        </w:r>
        <w:r>
          <w:fldChar w:fldCharType="separate"/>
        </w:r>
        <w:r w:rsidR="00DC4751">
          <w:rPr>
            <w:noProof/>
          </w:rPr>
          <w:t>15</w:t>
        </w:r>
        <w:r>
          <w:fldChar w:fldCharType="end"/>
        </w:r>
      </w:p>
    </w:sdtContent>
  </w:sdt>
  <w:p w14:paraId="506E53C0" w14:textId="77777777" w:rsidR="00612EFA" w:rsidRDefault="00612E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08DB9F" w14:textId="77777777" w:rsidR="00EB49B0" w:rsidRDefault="00EB49B0">
      <w:r>
        <w:separator/>
      </w:r>
    </w:p>
  </w:footnote>
  <w:footnote w:type="continuationSeparator" w:id="0">
    <w:p w14:paraId="0A248708" w14:textId="77777777" w:rsidR="00EB49B0" w:rsidRDefault="00EB49B0">
      <w:r>
        <w:continuationSeparator/>
      </w:r>
    </w:p>
  </w:footnote>
  <w:footnote w:type="continuationNotice" w:id="1">
    <w:p w14:paraId="28AD56DE" w14:textId="77777777" w:rsidR="00EB49B0" w:rsidRDefault="00EB49B0"/>
  </w:footnote>
  <w:footnote w:id="2">
    <w:p w14:paraId="3338359C" w14:textId="1120C57F" w:rsidR="00612EFA" w:rsidRDefault="00612EFA">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612EFA" w:rsidRPr="008F1C31" w:rsidRDefault="00612EFA" w:rsidP="009A5CA1">
      <w:pPr>
        <w:pStyle w:val="Funotentext"/>
      </w:pPr>
      <w:r>
        <w:rPr>
          <w:rStyle w:val="Funotenzeichen"/>
        </w:rPr>
        <w:footnoteRef/>
      </w:r>
      <w:r>
        <w:t xml:space="preserve"> PC steht für </w:t>
      </w:r>
      <w:r w:rsidRPr="008F1C31">
        <w:t>Personal Computer</w:t>
      </w:r>
    </w:p>
  </w:footnote>
  <w:footnote w:id="4">
    <w:p w14:paraId="683515F7" w14:textId="77777777" w:rsidR="00612EFA" w:rsidRDefault="00612EFA"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612EFA" w:rsidRDefault="00612EFA">
      <w:pPr>
        <w:pStyle w:val="Funotentext"/>
      </w:pPr>
      <w:r>
        <w:rPr>
          <w:rStyle w:val="Funotenzeichen"/>
        </w:rPr>
        <w:footnoteRef/>
      </w:r>
      <w:r>
        <w:t xml:space="preserve"> IIoT steht für Industrial Internet of Thing</w:t>
      </w:r>
    </w:p>
  </w:footnote>
  <w:footnote w:id="6">
    <w:p w14:paraId="6C41FEFC" w14:textId="6F96004F" w:rsidR="00612EFA" w:rsidRDefault="00612EFA" w:rsidP="00A203E5">
      <w:pPr>
        <w:pStyle w:val="Funotentext"/>
      </w:pPr>
      <w:r>
        <w:rPr>
          <w:rStyle w:val="Funotenzeichen"/>
        </w:rPr>
        <w:footnoteRef/>
      </w:r>
      <w:r>
        <w:t xml:space="preserve"> OSI steht für </w:t>
      </w:r>
      <w:r w:rsidRPr="00093AEE">
        <w:t>Open Systems Interconnection</w:t>
      </w:r>
    </w:p>
  </w:footnote>
  <w:footnote w:id="7">
    <w:p w14:paraId="1908335B" w14:textId="2C53FBE0" w:rsidR="00612EFA" w:rsidRDefault="00612EFA">
      <w:pPr>
        <w:pStyle w:val="Funotentext"/>
      </w:pPr>
      <w:r>
        <w:rPr>
          <w:rStyle w:val="Funotenzeichen"/>
        </w:rPr>
        <w:footnoteRef/>
      </w:r>
      <w:r>
        <w:t xml:space="preserve"> T-Stücke sind </w:t>
      </w:r>
      <w:r w:rsidRPr="007614D8">
        <w:t>Verbindungsglieder, die drei Anschlüsse besitzen</w:t>
      </w:r>
    </w:p>
  </w:footnote>
  <w:footnote w:id="8">
    <w:p w14:paraId="445B0151" w14:textId="204179E6" w:rsidR="00612EFA" w:rsidRDefault="00612EFA">
      <w:pPr>
        <w:pStyle w:val="Funotentext"/>
      </w:pPr>
      <w:r>
        <w:rPr>
          <w:rStyle w:val="Funotenzeichen"/>
        </w:rPr>
        <w:footnoteRef/>
      </w:r>
      <w:r>
        <w:t xml:space="preserve"> </w:t>
      </w:r>
      <w:r w:rsidRPr="007614D8">
        <w:t>Reflektionen sind ungewollte elektrische Wellen, die auf eine Übertragungsleitung entstehen.</w:t>
      </w:r>
    </w:p>
  </w:footnote>
  <w:footnote w:id="9">
    <w:p w14:paraId="2C552012" w14:textId="59D91534" w:rsidR="00612EFA" w:rsidRDefault="00612EFA">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0">
    <w:p w14:paraId="5572A438" w14:textId="46A3468F" w:rsidR="00612EFA" w:rsidRDefault="00612EFA">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1">
    <w:p w14:paraId="15E2AF08" w14:textId="3E52D202" w:rsidR="00612EFA" w:rsidRDefault="00612EFA">
      <w:pPr>
        <w:pStyle w:val="Funotentext"/>
      </w:pPr>
      <w:r>
        <w:rPr>
          <w:rStyle w:val="Funotenzeichen"/>
        </w:rPr>
        <w:footnoteRef/>
      </w:r>
      <w:r>
        <w:t xml:space="preserve"> Durchmesser versteht man die maximale direkte Entfernung, die zwischen zwei Stationen besteht</w:t>
      </w:r>
    </w:p>
  </w:footnote>
  <w:footnote w:id="12">
    <w:p w14:paraId="1C3E4EE6" w14:textId="77777777" w:rsidR="00612EFA" w:rsidRDefault="00612EFA">
      <w:pPr>
        <w:pStyle w:val="Funotentext"/>
      </w:pPr>
      <w:r>
        <w:rPr>
          <w:rStyle w:val="Funotenzeichen"/>
        </w:rPr>
        <w:footnoteRef/>
      </w:r>
      <w:r>
        <w:t xml:space="preserve"> </w:t>
      </w:r>
      <w:r w:rsidRPr="00FD33D7">
        <w:t>Switch ist ein elektronisches Gerät zur Verbindung mehrerer Stationen in einem lokalen Netzwerk (LAN).</w:t>
      </w:r>
    </w:p>
  </w:footnote>
  <w:footnote w:id="13">
    <w:p w14:paraId="20677BE4" w14:textId="77777777" w:rsidR="00612EFA" w:rsidRDefault="00612EFA">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4">
    <w:p w14:paraId="3D70380B" w14:textId="0DA6AD02" w:rsidR="00612EFA" w:rsidRDefault="00612EFA">
      <w:pPr>
        <w:pStyle w:val="Funotentext"/>
      </w:pPr>
      <w:r>
        <w:rPr>
          <w:rStyle w:val="Funotenzeichen"/>
        </w:rPr>
        <w:footnoteRef/>
      </w:r>
      <w:r w:rsidRPr="00E15B1E">
        <w:t xml:space="preserve"> Routin</w:t>
      </w:r>
      <w:del w:id="176" w:author="David Tsaava" w:date="2018-06-22T13:55:00Z">
        <w:r w:rsidRPr="00E15B1E" w:rsidDel="001A3315">
          <w:delText>e</w:delText>
        </w:r>
      </w:del>
      <w:ins w:id="177" w:author="David Tsaava" w:date="2018-06-22T13:55:00Z">
        <w:r>
          <w:t>g</w:t>
        </w:r>
      </w:ins>
      <w:r w:rsidRPr="00E15B1E">
        <w:t xml:space="preserve"> bezeichnet man als Vorgang, der den Weg zur nächsten Station von Daten bestimmt</w:t>
      </w:r>
    </w:p>
  </w:footnote>
  <w:footnote w:id="15">
    <w:p w14:paraId="3484DEB7" w14:textId="3CC3074D" w:rsidR="00612EFA" w:rsidRDefault="00612EFA">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6">
    <w:p w14:paraId="3B3D9E8D" w14:textId="0C69BDDC" w:rsidR="00612EFA" w:rsidRDefault="00612EFA">
      <w:pPr>
        <w:pStyle w:val="Funotentext"/>
      </w:pPr>
      <w:r>
        <w:rPr>
          <w:rStyle w:val="Funotenzeichen"/>
        </w:rPr>
        <w:footnoteRef/>
      </w:r>
      <w:r>
        <w:t xml:space="preserve"> </w:t>
      </w:r>
      <w:r w:rsidRPr="00974411">
        <w:t>ist eine objektorientierte Programmiersprache von der Firma Microsoft und ist plattformunabhängig.</w:t>
      </w:r>
    </w:p>
  </w:footnote>
  <w:footnote w:id="17">
    <w:p w14:paraId="0BDE8988" w14:textId="66F046B2" w:rsidR="00612EFA" w:rsidRDefault="00612EFA">
      <w:pPr>
        <w:pStyle w:val="Funotentext"/>
      </w:pPr>
      <w:r>
        <w:rPr>
          <w:rStyle w:val="Funotenzeichen"/>
        </w:rPr>
        <w:footnoteRef/>
      </w:r>
      <w:r>
        <w:t xml:space="preserve"> </w:t>
      </w:r>
      <w:r w:rsidRPr="00974411">
        <w:t>ist eine Klassenbibliothek zur Entwicklung von grafischen Benutzeroberflächen</w:t>
      </w:r>
      <w:r>
        <w:t>.</w:t>
      </w:r>
    </w:p>
  </w:footnote>
  <w:footnote w:id="18">
    <w:p w14:paraId="0254257D" w14:textId="0EC77172" w:rsidR="00612EFA" w:rsidRPr="00212703" w:rsidRDefault="00612EFA"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19">
    <w:p w14:paraId="6E9CB684" w14:textId="3BE4C075" w:rsidR="00612EFA" w:rsidRPr="00212703" w:rsidRDefault="00612EFA"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0">
    <w:p w14:paraId="6FFDC5CB" w14:textId="72C5986E" w:rsidR="00612EFA" w:rsidRDefault="00612EFA">
      <w:pPr>
        <w:pStyle w:val="Funotentext"/>
      </w:pPr>
      <w:r>
        <w:rPr>
          <w:rStyle w:val="Funotenzeichen"/>
        </w:rPr>
        <w:footnoteRef/>
      </w:r>
      <w:r>
        <w:t xml:space="preserve"> </w:t>
      </w:r>
      <w:r w:rsidRPr="00B11BB0">
        <w:t>bes</w:t>
      </w:r>
      <w:r>
        <w:t>chreit ein Computerprogramm, das</w:t>
      </w:r>
      <w:r w:rsidRPr="00B11BB0">
        <w:t xml:space="preserve"> Dienste von einem Server abruft</w:t>
      </w:r>
    </w:p>
  </w:footnote>
  <w:footnote w:id="21">
    <w:p w14:paraId="76E9DC39" w14:textId="72C25B3A" w:rsidR="00612EFA" w:rsidRDefault="00612EFA" w:rsidP="00B11BB0">
      <w:pPr>
        <w:pStyle w:val="Funotentext"/>
      </w:pPr>
      <w:r>
        <w:rPr>
          <w:rStyle w:val="Funotenzeichen"/>
        </w:rPr>
        <w:footnoteRef/>
      </w:r>
      <w:r>
        <w:t xml:space="preserve"> beschreibt ein Computerprogramm, welches auf einem zentralen Computer ausgeführt wird</w:t>
      </w:r>
    </w:p>
  </w:footnote>
  <w:footnote w:id="22">
    <w:p w14:paraId="5828C59D" w14:textId="26820B89" w:rsidR="00612EFA" w:rsidRDefault="00612EFA">
      <w:pPr>
        <w:pStyle w:val="Funotentext"/>
      </w:pPr>
      <w:r>
        <w:rPr>
          <w:rStyle w:val="Funotenzeichen"/>
        </w:rPr>
        <w:footnoteRef/>
      </w:r>
      <w:r>
        <w:t xml:space="preserve"> </w:t>
      </w:r>
      <w:r w:rsidRPr="003D7953">
        <w:t>sind Seiten zur Strukturierung digitaler Dokumente mit Inhalten wie Hyperlinks, Bildern usw.</w:t>
      </w:r>
    </w:p>
  </w:footnote>
  <w:footnote w:id="23">
    <w:p w14:paraId="7AE7FFA2" w14:textId="298070FD" w:rsidR="00612EFA" w:rsidRDefault="00612EFA">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4">
    <w:p w14:paraId="5AEE46E6" w14:textId="242DB51E" w:rsidR="00612EFA" w:rsidRPr="00F4046D" w:rsidRDefault="00612EFA" w:rsidP="00F4046D">
      <w:pPr>
        <w:pStyle w:val="Funotentext"/>
      </w:pPr>
      <w:r>
        <w:rPr>
          <w:rStyle w:val="Funotenzeichen"/>
        </w:rPr>
        <w:footnoteRef/>
      </w:r>
      <w:r>
        <w:t xml:space="preserve"> </w:t>
      </w:r>
      <w:r w:rsidRPr="00F4046D">
        <w:t>ist ein HTML-Anweisung in spitzen Klammern</w:t>
      </w:r>
    </w:p>
  </w:footnote>
  <w:footnote w:id="25">
    <w:p w14:paraId="2B7D4937" w14:textId="69A3E9D8" w:rsidR="00612EFA" w:rsidRDefault="00612EFA">
      <w:pPr>
        <w:pStyle w:val="Funotentext"/>
      </w:pPr>
      <w:r>
        <w:rPr>
          <w:rStyle w:val="Funotenzeichen"/>
        </w:rPr>
        <w:footnoteRef/>
      </w:r>
      <w:r>
        <w:t xml:space="preserve"> steht für Single-Page A</w:t>
      </w:r>
      <w:r w:rsidRPr="00F4046D">
        <w:t>pplication</w:t>
      </w:r>
    </w:p>
  </w:footnote>
  <w:footnote w:id="26">
    <w:p w14:paraId="5BAB631D" w14:textId="50BBF634" w:rsidR="00612EFA" w:rsidRDefault="00612EFA">
      <w:pPr>
        <w:pStyle w:val="Funotentext"/>
      </w:pPr>
      <w:r>
        <w:rPr>
          <w:rStyle w:val="Funotenzeichen"/>
        </w:rPr>
        <w:footnoteRef/>
      </w:r>
      <w:r>
        <w:t xml:space="preserve"> Steht für User Interface</w:t>
      </w:r>
    </w:p>
  </w:footnote>
  <w:footnote w:id="27">
    <w:p w14:paraId="56F1094B" w14:textId="5D099793" w:rsidR="00612EFA" w:rsidRPr="0084014F" w:rsidRDefault="00612EFA"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28">
    <w:p w14:paraId="77FE56FD" w14:textId="77777777" w:rsidR="00612EFA" w:rsidRDefault="00612EFA" w:rsidP="00B66996">
      <w:pPr>
        <w:pStyle w:val="Funotentext"/>
      </w:pPr>
      <w:r>
        <w:rPr>
          <w:rStyle w:val="Funotenzeichen"/>
        </w:rPr>
        <w:footnoteRef/>
      </w:r>
      <w:r>
        <w:t xml:space="preserve"> </w:t>
      </w:r>
      <w:r w:rsidRPr="0073341D">
        <w:t>ist eine Komponente eines grafischen Fenstersystems</w:t>
      </w:r>
      <w:r>
        <w:t>.</w:t>
      </w:r>
    </w:p>
  </w:footnote>
  <w:footnote w:id="29">
    <w:p w14:paraId="4E71FF0E" w14:textId="77777777" w:rsidR="00612EFA" w:rsidRDefault="00612EFA" w:rsidP="00BF0976">
      <w:pPr>
        <w:pStyle w:val="Funotentext"/>
      </w:pPr>
      <w:r>
        <w:rPr>
          <w:rStyle w:val="Funotenzeichen"/>
        </w:rPr>
        <w:footnoteRef/>
      </w:r>
      <w:r>
        <w:t xml:space="preserve"> </w:t>
      </w:r>
      <w:r w:rsidRPr="00FC69E1">
        <w:t>Das spezielle Werkzeug ist verantwortlich für die Verwaltung aller diagramlosen Werkzeuge</w:t>
      </w:r>
    </w:p>
  </w:footnote>
  <w:footnote w:id="30">
    <w:p w14:paraId="52ADAA53" w14:textId="14B60FDB" w:rsidR="00612EFA" w:rsidRDefault="00612EFA" w:rsidP="00BF0976">
      <w:pPr>
        <w:pStyle w:val="Funotentext"/>
      </w:pPr>
      <w:r>
        <w:rPr>
          <w:rStyle w:val="Funotenzeichen"/>
        </w:rPr>
        <w:footnoteRef/>
      </w:r>
      <w:r>
        <w:t xml:space="preserve"> Representational State Transfer</w:t>
      </w:r>
    </w:p>
  </w:footnote>
  <w:footnote w:id="31">
    <w:p w14:paraId="6B6C14D5" w14:textId="77E231C3" w:rsidR="00612EFA" w:rsidRDefault="00612EFA" w:rsidP="00BF0976">
      <w:pPr>
        <w:pStyle w:val="Funotentext"/>
      </w:pPr>
      <w:r>
        <w:rPr>
          <w:rStyle w:val="Funotenzeichen"/>
        </w:rPr>
        <w:footnoteRef/>
      </w:r>
      <w:r>
        <w:t xml:space="preserve"> Simple Object Access Protocol: Protokoll zum Austausch strukturierter Informationen</w:t>
      </w:r>
    </w:p>
  </w:footnote>
  <w:footnote w:id="32">
    <w:p w14:paraId="2C6811B0" w14:textId="77777777" w:rsidR="00612EFA" w:rsidRPr="00A4783B" w:rsidRDefault="00612EFA" w:rsidP="00BF0976">
      <w:pPr>
        <w:pStyle w:val="Funotentext"/>
        <w:rPr>
          <w:lang w:val="en-US"/>
        </w:rPr>
      </w:pPr>
      <w:r>
        <w:rPr>
          <w:rStyle w:val="Funotenzeichen"/>
        </w:rPr>
        <w:footnoteRef/>
      </w:r>
      <w:r w:rsidRPr="00A4783B">
        <w:rPr>
          <w:lang w:val="en-US"/>
        </w:rPr>
        <w:t xml:space="preserve"> Uniform Resource Identifier</w:t>
      </w:r>
    </w:p>
  </w:footnote>
  <w:footnote w:id="33">
    <w:p w14:paraId="674481DC" w14:textId="157CA16F" w:rsidR="00612EFA" w:rsidRPr="00A4783B" w:rsidRDefault="00612EFA">
      <w:pPr>
        <w:pStyle w:val="Funotentext"/>
        <w:rPr>
          <w:lang w:val="en-US"/>
        </w:rPr>
      </w:pPr>
      <w:r>
        <w:rPr>
          <w:rStyle w:val="Funotenzeichen"/>
        </w:rPr>
        <w:footnoteRef/>
      </w:r>
      <w:r w:rsidRPr="00A4783B">
        <w:rPr>
          <w:lang w:val="en-US"/>
        </w:rPr>
        <w:t xml:space="preserve"> Single Page Application</w:t>
      </w:r>
    </w:p>
  </w:footnote>
  <w:footnote w:id="34">
    <w:p w14:paraId="2013BC12" w14:textId="77777777" w:rsidR="00612EFA" w:rsidRDefault="00612EFA"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5">
    <w:p w14:paraId="14DE5857" w14:textId="5B5F66CA" w:rsidR="00612EFA" w:rsidRDefault="00612EFA">
      <w:pPr>
        <w:pStyle w:val="Funotentext"/>
      </w:pPr>
      <w:r>
        <w:rPr>
          <w:rStyle w:val="Funotenzeichen"/>
        </w:rPr>
        <w:footnoteRef/>
      </w:r>
      <w:r>
        <w:t xml:space="preserve"> CRUD steht für Create, Read, Update, Delete</w:t>
      </w:r>
    </w:p>
  </w:footnote>
  <w:footnote w:id="36">
    <w:p w14:paraId="5B99353B" w14:textId="647874F8" w:rsidR="00612EFA" w:rsidRDefault="00612EFA">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612EFA" w:rsidRPr="00B75D78" w:rsidRDefault="00612EFA"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612EFA" w:rsidRPr="00B75D78" w:rsidRDefault="00612EFA"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3AC08" w14:textId="2E934627" w:rsidR="00612EFA" w:rsidRPr="003E0AB1" w:rsidRDefault="00612EFA" w:rsidP="003E0AB1">
    <w:pPr>
      <w:pStyle w:val="Kopfzeile"/>
    </w:pPr>
    <w:r>
      <w:t>Grundprinzipien der Topology-Editor</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612EFA" w:rsidRPr="00B75D78" w:rsidRDefault="00612EFA" w:rsidP="00B75D78">
    <w:pPr>
      <w:pStyle w:val="Kopfzeile"/>
    </w:pPr>
    <w:r>
      <w:t>Entwurf</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612EFA" w:rsidRPr="003E0AB1" w:rsidRDefault="00612EFA" w:rsidP="003E0AB1">
    <w:pPr>
      <w:pStyle w:val="Kopfzeile"/>
    </w:pPr>
    <w:r>
      <w:t>Realisierung</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612EFA" w:rsidRPr="00A801AB" w:rsidRDefault="00612EFA" w:rsidP="00A801AB">
    <w:pPr>
      <w:pStyle w:val="Kopfzeile"/>
    </w:pPr>
    <w:r w:rsidRPr="00A801AB">
      <w:t>Zusammenfassung und Ausblick</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612EFA" w:rsidRPr="00A801AB" w:rsidRDefault="00612EFA" w:rsidP="00A801AB">
    <w:pPr>
      <w:pStyle w:val="Kopfzeile"/>
    </w:pPr>
    <w:r>
      <w:t>Anhang: Use Cases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612EFA" w:rsidRPr="00A801AB" w:rsidRDefault="00612EFA" w:rsidP="00A801AB">
    <w:pPr>
      <w:pStyle w:val="Kopfzeile"/>
    </w:pPr>
    <w:r>
      <w:t>Literatur</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612EFA" w:rsidRPr="000B7AFD" w:rsidRDefault="00612EFA" w:rsidP="000B7AFD">
    <w:pPr>
      <w:pStyle w:val="Kopfzeile"/>
    </w:pPr>
    <w:r>
      <w:t>Index</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612EFA" w:rsidRPr="000B7AFD" w:rsidRDefault="00612EFA" w:rsidP="000B7AFD">
    <w:pPr>
      <w:pStyle w:val="Kopfzeile"/>
    </w:pPr>
    <w:r>
      <w:t>Glossar</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72B1F188" w:rsidR="00612EFA" w:rsidRDefault="00612EFA">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DC4751">
      <w:rPr>
        <w:noProof/>
      </w:rPr>
      <w:t>63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612EFA" w:rsidRPr="00B75D78" w:rsidRDefault="00612EFA"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612EFA" w:rsidRPr="00B75D78" w:rsidRDefault="00612EFA"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612EFA" w:rsidRPr="00B75D78" w:rsidRDefault="00612EFA"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612EFA" w:rsidRPr="007D49C9" w:rsidRDefault="00612EFA"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612EFA" w:rsidRPr="00B75D78" w:rsidRDefault="00612EFA"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612EFA" w:rsidRPr="00B75D78" w:rsidRDefault="00612EFA"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612EFA" w:rsidRPr="00B75D78" w:rsidRDefault="00612EFA"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612EFA" w:rsidRPr="00B75D78" w:rsidRDefault="00612EFA"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0"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4"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5"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38"/>
  </w:num>
  <w:num w:numId="4">
    <w:abstractNumId w:val="22"/>
  </w:num>
  <w:num w:numId="5">
    <w:abstractNumId w:val="29"/>
  </w:num>
  <w:num w:numId="6">
    <w:abstractNumId w:val="0"/>
  </w:num>
  <w:num w:numId="7">
    <w:abstractNumId w:val="40"/>
  </w:num>
  <w:num w:numId="8">
    <w:abstractNumId w:val="4"/>
  </w:num>
  <w:num w:numId="9">
    <w:abstractNumId w:val="37"/>
  </w:num>
  <w:num w:numId="10">
    <w:abstractNumId w:val="14"/>
  </w:num>
  <w:num w:numId="11">
    <w:abstractNumId w:val="17"/>
  </w:num>
  <w:num w:numId="12">
    <w:abstractNumId w:val="1"/>
  </w:num>
  <w:num w:numId="13">
    <w:abstractNumId w:val="35"/>
  </w:num>
  <w:num w:numId="14">
    <w:abstractNumId w:val="27"/>
  </w:num>
  <w:num w:numId="15">
    <w:abstractNumId w:val="32"/>
  </w:num>
  <w:num w:numId="16">
    <w:abstractNumId w:val="15"/>
  </w:num>
  <w:num w:numId="17">
    <w:abstractNumId w:val="39"/>
  </w:num>
  <w:num w:numId="18">
    <w:abstractNumId w:val="13"/>
  </w:num>
  <w:num w:numId="19">
    <w:abstractNumId w:val="7"/>
  </w:num>
  <w:num w:numId="20">
    <w:abstractNumId w:val="31"/>
  </w:num>
  <w:num w:numId="21">
    <w:abstractNumId w:val="33"/>
  </w:num>
  <w:num w:numId="22">
    <w:abstractNumId w:val="23"/>
  </w:num>
  <w:num w:numId="23">
    <w:abstractNumId w:val="3"/>
  </w:num>
  <w:num w:numId="24">
    <w:abstractNumId w:val="42"/>
  </w:num>
  <w:num w:numId="25">
    <w:abstractNumId w:val="21"/>
  </w:num>
  <w:num w:numId="26">
    <w:abstractNumId w:val="12"/>
  </w:num>
  <w:num w:numId="27">
    <w:abstractNumId w:val="41"/>
  </w:num>
  <w:num w:numId="28">
    <w:abstractNumId w:val="47"/>
  </w:num>
  <w:num w:numId="29">
    <w:abstractNumId w:val="25"/>
  </w:num>
  <w:num w:numId="30">
    <w:abstractNumId w:val="9"/>
  </w:num>
  <w:num w:numId="31">
    <w:abstractNumId w:val="36"/>
  </w:num>
  <w:num w:numId="32">
    <w:abstractNumId w:val="18"/>
  </w:num>
  <w:num w:numId="33">
    <w:abstractNumId w:val="34"/>
  </w:num>
  <w:num w:numId="34">
    <w:abstractNumId w:val="28"/>
  </w:num>
  <w:num w:numId="35">
    <w:abstractNumId w:val="43"/>
  </w:num>
  <w:num w:numId="36">
    <w:abstractNumId w:val="2"/>
  </w:num>
  <w:num w:numId="37">
    <w:abstractNumId w:val="44"/>
  </w:num>
  <w:num w:numId="38">
    <w:abstractNumId w:val="26"/>
  </w:num>
  <w:num w:numId="39">
    <w:abstractNumId w:val="45"/>
  </w:num>
  <w:num w:numId="40">
    <w:abstractNumId w:val="20"/>
  </w:num>
  <w:num w:numId="41">
    <w:abstractNumId w:val="11"/>
  </w:num>
  <w:num w:numId="42">
    <w:abstractNumId w:val="46"/>
  </w:num>
  <w:num w:numId="43">
    <w:abstractNumId w:val="8"/>
  </w:num>
  <w:num w:numId="44">
    <w:abstractNumId w:val="16"/>
  </w:num>
  <w:num w:numId="45">
    <w:abstractNumId w:val="19"/>
  </w:num>
  <w:num w:numId="46">
    <w:abstractNumId w:val="30"/>
  </w:num>
  <w:num w:numId="47">
    <w:abstractNumId w:val="6"/>
  </w:num>
  <w:num w:numId="48">
    <w:abstractNumId w:val="1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hislain Zeleu">
    <w15:presenceInfo w15:providerId="AD" w15:userId="S-1-5-21-1451388413-3727164234-794746174-4225"/>
  </w15:person>
  <w15:person w15:author="David Tsaava">
    <w15:presenceInfo w15:providerId="AD" w15:userId="S-1-5-21-1451388413-3727164234-794746174-1132"/>
  </w15:person>
  <w15:person w15:author="Renato da Silva Goncalves">
    <w15:presenceInfo w15:providerId="AD" w15:userId="S-1-5-21-1451388413-3727164234-794746174-3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60B"/>
    <w:rsid w:val="00004C00"/>
    <w:rsid w:val="00004E09"/>
    <w:rsid w:val="000067C0"/>
    <w:rsid w:val="00006B2C"/>
    <w:rsid w:val="00011809"/>
    <w:rsid w:val="000121AE"/>
    <w:rsid w:val="0001517C"/>
    <w:rsid w:val="000153FE"/>
    <w:rsid w:val="00016CB0"/>
    <w:rsid w:val="00016EA7"/>
    <w:rsid w:val="00022662"/>
    <w:rsid w:val="00023668"/>
    <w:rsid w:val="00023E15"/>
    <w:rsid w:val="000246D7"/>
    <w:rsid w:val="00024C5A"/>
    <w:rsid w:val="00024DAD"/>
    <w:rsid w:val="000252AD"/>
    <w:rsid w:val="00025EAB"/>
    <w:rsid w:val="000269CD"/>
    <w:rsid w:val="00026D0D"/>
    <w:rsid w:val="00026D31"/>
    <w:rsid w:val="00026DC0"/>
    <w:rsid w:val="00026F7A"/>
    <w:rsid w:val="0002756A"/>
    <w:rsid w:val="0003123C"/>
    <w:rsid w:val="000316AD"/>
    <w:rsid w:val="000322EF"/>
    <w:rsid w:val="0003284B"/>
    <w:rsid w:val="00032FA0"/>
    <w:rsid w:val="00034D92"/>
    <w:rsid w:val="00035ABF"/>
    <w:rsid w:val="00036AF9"/>
    <w:rsid w:val="00040599"/>
    <w:rsid w:val="00040648"/>
    <w:rsid w:val="00041408"/>
    <w:rsid w:val="0004228B"/>
    <w:rsid w:val="00044DFB"/>
    <w:rsid w:val="000469BD"/>
    <w:rsid w:val="00046DC7"/>
    <w:rsid w:val="00050123"/>
    <w:rsid w:val="000511B8"/>
    <w:rsid w:val="0005307D"/>
    <w:rsid w:val="00053584"/>
    <w:rsid w:val="00053FC7"/>
    <w:rsid w:val="0005586A"/>
    <w:rsid w:val="00057F21"/>
    <w:rsid w:val="00060433"/>
    <w:rsid w:val="000607DE"/>
    <w:rsid w:val="000607E5"/>
    <w:rsid w:val="00060875"/>
    <w:rsid w:val="00060ABE"/>
    <w:rsid w:val="000617BB"/>
    <w:rsid w:val="0006497C"/>
    <w:rsid w:val="00065852"/>
    <w:rsid w:val="00067105"/>
    <w:rsid w:val="00067AAA"/>
    <w:rsid w:val="0007066B"/>
    <w:rsid w:val="000717A2"/>
    <w:rsid w:val="000730EB"/>
    <w:rsid w:val="00074640"/>
    <w:rsid w:val="000749B5"/>
    <w:rsid w:val="00074BFF"/>
    <w:rsid w:val="0007535A"/>
    <w:rsid w:val="00075BB7"/>
    <w:rsid w:val="00076C7F"/>
    <w:rsid w:val="00080737"/>
    <w:rsid w:val="00081F68"/>
    <w:rsid w:val="00082880"/>
    <w:rsid w:val="00083594"/>
    <w:rsid w:val="0008381D"/>
    <w:rsid w:val="00085177"/>
    <w:rsid w:val="00086491"/>
    <w:rsid w:val="000906D6"/>
    <w:rsid w:val="00092AFE"/>
    <w:rsid w:val="00093AEE"/>
    <w:rsid w:val="00094704"/>
    <w:rsid w:val="00094AD1"/>
    <w:rsid w:val="00094AEA"/>
    <w:rsid w:val="00095A7C"/>
    <w:rsid w:val="00096763"/>
    <w:rsid w:val="000A28AB"/>
    <w:rsid w:val="000A2CD0"/>
    <w:rsid w:val="000A5DA7"/>
    <w:rsid w:val="000A62DF"/>
    <w:rsid w:val="000A639F"/>
    <w:rsid w:val="000A7EAC"/>
    <w:rsid w:val="000B0401"/>
    <w:rsid w:val="000B067B"/>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6431"/>
    <w:rsid w:val="001078E9"/>
    <w:rsid w:val="001116A0"/>
    <w:rsid w:val="00113F0C"/>
    <w:rsid w:val="00115F6E"/>
    <w:rsid w:val="001163BE"/>
    <w:rsid w:val="00116771"/>
    <w:rsid w:val="00117AFD"/>
    <w:rsid w:val="00120200"/>
    <w:rsid w:val="00120B66"/>
    <w:rsid w:val="00120F11"/>
    <w:rsid w:val="00121C04"/>
    <w:rsid w:val="00123EB1"/>
    <w:rsid w:val="001259C2"/>
    <w:rsid w:val="00125E45"/>
    <w:rsid w:val="00125F34"/>
    <w:rsid w:val="0012600F"/>
    <w:rsid w:val="00126DF7"/>
    <w:rsid w:val="00127189"/>
    <w:rsid w:val="00127438"/>
    <w:rsid w:val="0013101A"/>
    <w:rsid w:val="0013357D"/>
    <w:rsid w:val="001335C7"/>
    <w:rsid w:val="0013462F"/>
    <w:rsid w:val="001346DF"/>
    <w:rsid w:val="00134E21"/>
    <w:rsid w:val="00136BB2"/>
    <w:rsid w:val="00137E18"/>
    <w:rsid w:val="001437EA"/>
    <w:rsid w:val="00143FF7"/>
    <w:rsid w:val="001441AB"/>
    <w:rsid w:val="00144D8C"/>
    <w:rsid w:val="00147862"/>
    <w:rsid w:val="00152775"/>
    <w:rsid w:val="00152896"/>
    <w:rsid w:val="001529AD"/>
    <w:rsid w:val="00152B60"/>
    <w:rsid w:val="00152D56"/>
    <w:rsid w:val="0015313B"/>
    <w:rsid w:val="0015387F"/>
    <w:rsid w:val="00153D9F"/>
    <w:rsid w:val="00154422"/>
    <w:rsid w:val="001547AA"/>
    <w:rsid w:val="001549BC"/>
    <w:rsid w:val="00155C6E"/>
    <w:rsid w:val="00155F17"/>
    <w:rsid w:val="001560B1"/>
    <w:rsid w:val="00157397"/>
    <w:rsid w:val="00157514"/>
    <w:rsid w:val="00160149"/>
    <w:rsid w:val="0016267D"/>
    <w:rsid w:val="00163B6D"/>
    <w:rsid w:val="00167565"/>
    <w:rsid w:val="001703B4"/>
    <w:rsid w:val="00170B87"/>
    <w:rsid w:val="001731F3"/>
    <w:rsid w:val="001769D1"/>
    <w:rsid w:val="001821FD"/>
    <w:rsid w:val="00182222"/>
    <w:rsid w:val="00183960"/>
    <w:rsid w:val="00184BB7"/>
    <w:rsid w:val="00185D7A"/>
    <w:rsid w:val="00187FEE"/>
    <w:rsid w:val="001905B8"/>
    <w:rsid w:val="001910EA"/>
    <w:rsid w:val="0019179E"/>
    <w:rsid w:val="00192610"/>
    <w:rsid w:val="00192D95"/>
    <w:rsid w:val="00193728"/>
    <w:rsid w:val="00194FB0"/>
    <w:rsid w:val="00196AD0"/>
    <w:rsid w:val="00197211"/>
    <w:rsid w:val="001A23BB"/>
    <w:rsid w:val="001A3315"/>
    <w:rsid w:val="001A4F03"/>
    <w:rsid w:val="001A5A76"/>
    <w:rsid w:val="001A6357"/>
    <w:rsid w:val="001A7553"/>
    <w:rsid w:val="001A7CA8"/>
    <w:rsid w:val="001B09B5"/>
    <w:rsid w:val="001B18E7"/>
    <w:rsid w:val="001B2BD7"/>
    <w:rsid w:val="001B2D1A"/>
    <w:rsid w:val="001B44F2"/>
    <w:rsid w:val="001B4EA0"/>
    <w:rsid w:val="001B50DE"/>
    <w:rsid w:val="001C01C2"/>
    <w:rsid w:val="001C249B"/>
    <w:rsid w:val="001C7055"/>
    <w:rsid w:val="001D234F"/>
    <w:rsid w:val="001D246D"/>
    <w:rsid w:val="001D3C17"/>
    <w:rsid w:val="001D4AC4"/>
    <w:rsid w:val="001D5E4E"/>
    <w:rsid w:val="001E02D3"/>
    <w:rsid w:val="001E0F51"/>
    <w:rsid w:val="001E2EFB"/>
    <w:rsid w:val="001E3666"/>
    <w:rsid w:val="001E44FB"/>
    <w:rsid w:val="001E4540"/>
    <w:rsid w:val="001E689F"/>
    <w:rsid w:val="001E792B"/>
    <w:rsid w:val="001F0C73"/>
    <w:rsid w:val="001F0FEA"/>
    <w:rsid w:val="001F13B4"/>
    <w:rsid w:val="001F1F8B"/>
    <w:rsid w:val="001F24E3"/>
    <w:rsid w:val="001F33C8"/>
    <w:rsid w:val="001F57A4"/>
    <w:rsid w:val="001F7BFF"/>
    <w:rsid w:val="001F7D68"/>
    <w:rsid w:val="00200B78"/>
    <w:rsid w:val="00204085"/>
    <w:rsid w:val="0020446A"/>
    <w:rsid w:val="00206654"/>
    <w:rsid w:val="002067BE"/>
    <w:rsid w:val="002072FC"/>
    <w:rsid w:val="00207940"/>
    <w:rsid w:val="00207CCB"/>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515B1"/>
    <w:rsid w:val="00251CFC"/>
    <w:rsid w:val="00252290"/>
    <w:rsid w:val="002531FD"/>
    <w:rsid w:val="00254C29"/>
    <w:rsid w:val="0025636D"/>
    <w:rsid w:val="00256F70"/>
    <w:rsid w:val="00257B97"/>
    <w:rsid w:val="00257EEF"/>
    <w:rsid w:val="002620F0"/>
    <w:rsid w:val="00264C51"/>
    <w:rsid w:val="00265526"/>
    <w:rsid w:val="00265A1F"/>
    <w:rsid w:val="00265EF6"/>
    <w:rsid w:val="002663BE"/>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BC3"/>
    <w:rsid w:val="002A7573"/>
    <w:rsid w:val="002B0E23"/>
    <w:rsid w:val="002B1A37"/>
    <w:rsid w:val="002B1E22"/>
    <w:rsid w:val="002B5CD2"/>
    <w:rsid w:val="002B609A"/>
    <w:rsid w:val="002B65DF"/>
    <w:rsid w:val="002B7997"/>
    <w:rsid w:val="002C41D6"/>
    <w:rsid w:val="002C4287"/>
    <w:rsid w:val="002C4C4A"/>
    <w:rsid w:val="002C6114"/>
    <w:rsid w:val="002C730D"/>
    <w:rsid w:val="002C76CE"/>
    <w:rsid w:val="002C777F"/>
    <w:rsid w:val="002D00AA"/>
    <w:rsid w:val="002D2921"/>
    <w:rsid w:val="002D3AC9"/>
    <w:rsid w:val="002D5728"/>
    <w:rsid w:val="002D5A7B"/>
    <w:rsid w:val="002D66BB"/>
    <w:rsid w:val="002D6E2F"/>
    <w:rsid w:val="002D6F71"/>
    <w:rsid w:val="002D7A77"/>
    <w:rsid w:val="002E0E31"/>
    <w:rsid w:val="002E3908"/>
    <w:rsid w:val="002E5E12"/>
    <w:rsid w:val="002E617E"/>
    <w:rsid w:val="002E741C"/>
    <w:rsid w:val="002E7C04"/>
    <w:rsid w:val="002F0D49"/>
    <w:rsid w:val="002F50CB"/>
    <w:rsid w:val="00300267"/>
    <w:rsid w:val="0030214C"/>
    <w:rsid w:val="00305D7E"/>
    <w:rsid w:val="00306A73"/>
    <w:rsid w:val="003071B3"/>
    <w:rsid w:val="003103A6"/>
    <w:rsid w:val="00311292"/>
    <w:rsid w:val="00311904"/>
    <w:rsid w:val="0031469D"/>
    <w:rsid w:val="003148EF"/>
    <w:rsid w:val="00315292"/>
    <w:rsid w:val="00315F41"/>
    <w:rsid w:val="00316F31"/>
    <w:rsid w:val="003178D7"/>
    <w:rsid w:val="0032133C"/>
    <w:rsid w:val="003223D8"/>
    <w:rsid w:val="00323240"/>
    <w:rsid w:val="003242FF"/>
    <w:rsid w:val="00324721"/>
    <w:rsid w:val="00324B49"/>
    <w:rsid w:val="00325427"/>
    <w:rsid w:val="00326AA7"/>
    <w:rsid w:val="00327AE0"/>
    <w:rsid w:val="003343B3"/>
    <w:rsid w:val="00337078"/>
    <w:rsid w:val="0033771A"/>
    <w:rsid w:val="0033784E"/>
    <w:rsid w:val="0034056E"/>
    <w:rsid w:val="00340813"/>
    <w:rsid w:val="00340BC2"/>
    <w:rsid w:val="00344E13"/>
    <w:rsid w:val="003517EA"/>
    <w:rsid w:val="00353B8B"/>
    <w:rsid w:val="00357385"/>
    <w:rsid w:val="0035750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217D"/>
    <w:rsid w:val="003C229F"/>
    <w:rsid w:val="003C2833"/>
    <w:rsid w:val="003C37AE"/>
    <w:rsid w:val="003C4406"/>
    <w:rsid w:val="003C5C5D"/>
    <w:rsid w:val="003C5F76"/>
    <w:rsid w:val="003D0F2D"/>
    <w:rsid w:val="003D7953"/>
    <w:rsid w:val="003E0AB1"/>
    <w:rsid w:val="003E0D04"/>
    <w:rsid w:val="003E2ED7"/>
    <w:rsid w:val="003E48E8"/>
    <w:rsid w:val="003E48F0"/>
    <w:rsid w:val="003E7D62"/>
    <w:rsid w:val="003F1886"/>
    <w:rsid w:val="003F41DB"/>
    <w:rsid w:val="003F51BF"/>
    <w:rsid w:val="004007DB"/>
    <w:rsid w:val="00401DA7"/>
    <w:rsid w:val="0040479E"/>
    <w:rsid w:val="00404D84"/>
    <w:rsid w:val="00404E4A"/>
    <w:rsid w:val="00406159"/>
    <w:rsid w:val="004076A2"/>
    <w:rsid w:val="0041111C"/>
    <w:rsid w:val="00413120"/>
    <w:rsid w:val="00415268"/>
    <w:rsid w:val="00416117"/>
    <w:rsid w:val="0041662A"/>
    <w:rsid w:val="00416AAA"/>
    <w:rsid w:val="00417C6A"/>
    <w:rsid w:val="00420C8C"/>
    <w:rsid w:val="004212DE"/>
    <w:rsid w:val="004213F9"/>
    <w:rsid w:val="00424038"/>
    <w:rsid w:val="00424E00"/>
    <w:rsid w:val="00425B6D"/>
    <w:rsid w:val="00427021"/>
    <w:rsid w:val="0042724B"/>
    <w:rsid w:val="00432443"/>
    <w:rsid w:val="00432A26"/>
    <w:rsid w:val="00433CA4"/>
    <w:rsid w:val="00434FE4"/>
    <w:rsid w:val="00435E16"/>
    <w:rsid w:val="004418EB"/>
    <w:rsid w:val="00442D4B"/>
    <w:rsid w:val="004430CB"/>
    <w:rsid w:val="0044421C"/>
    <w:rsid w:val="004445A7"/>
    <w:rsid w:val="004449A2"/>
    <w:rsid w:val="00446345"/>
    <w:rsid w:val="00446629"/>
    <w:rsid w:val="0044713D"/>
    <w:rsid w:val="0044760C"/>
    <w:rsid w:val="00450CA0"/>
    <w:rsid w:val="00450CF4"/>
    <w:rsid w:val="004513D8"/>
    <w:rsid w:val="00453BF3"/>
    <w:rsid w:val="004545EB"/>
    <w:rsid w:val="00454EFA"/>
    <w:rsid w:val="00456548"/>
    <w:rsid w:val="00456CC8"/>
    <w:rsid w:val="0045716A"/>
    <w:rsid w:val="0046001C"/>
    <w:rsid w:val="0046090C"/>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80073"/>
    <w:rsid w:val="004808D0"/>
    <w:rsid w:val="004809AE"/>
    <w:rsid w:val="00480EDF"/>
    <w:rsid w:val="004864B8"/>
    <w:rsid w:val="004879F4"/>
    <w:rsid w:val="00491407"/>
    <w:rsid w:val="00492372"/>
    <w:rsid w:val="00493082"/>
    <w:rsid w:val="004936FA"/>
    <w:rsid w:val="00494805"/>
    <w:rsid w:val="004949CE"/>
    <w:rsid w:val="00494BD9"/>
    <w:rsid w:val="004958BE"/>
    <w:rsid w:val="00497672"/>
    <w:rsid w:val="004A206C"/>
    <w:rsid w:val="004A3437"/>
    <w:rsid w:val="004A4C11"/>
    <w:rsid w:val="004B0697"/>
    <w:rsid w:val="004B07DF"/>
    <w:rsid w:val="004B2267"/>
    <w:rsid w:val="004B2E7F"/>
    <w:rsid w:val="004B3889"/>
    <w:rsid w:val="004B5124"/>
    <w:rsid w:val="004B5AC4"/>
    <w:rsid w:val="004B5C7E"/>
    <w:rsid w:val="004B5E16"/>
    <w:rsid w:val="004B65DD"/>
    <w:rsid w:val="004C2582"/>
    <w:rsid w:val="004C2800"/>
    <w:rsid w:val="004C42AE"/>
    <w:rsid w:val="004C5DCD"/>
    <w:rsid w:val="004C77AD"/>
    <w:rsid w:val="004D022B"/>
    <w:rsid w:val="004D25FB"/>
    <w:rsid w:val="004D2B70"/>
    <w:rsid w:val="004D5363"/>
    <w:rsid w:val="004D6314"/>
    <w:rsid w:val="004D69E4"/>
    <w:rsid w:val="004D7709"/>
    <w:rsid w:val="004E0062"/>
    <w:rsid w:val="004E0522"/>
    <w:rsid w:val="004E1F94"/>
    <w:rsid w:val="004E35CB"/>
    <w:rsid w:val="004E3726"/>
    <w:rsid w:val="004E59B0"/>
    <w:rsid w:val="004E5CA9"/>
    <w:rsid w:val="004E5CAF"/>
    <w:rsid w:val="004F07C1"/>
    <w:rsid w:val="004F3BD4"/>
    <w:rsid w:val="004F4786"/>
    <w:rsid w:val="004F6482"/>
    <w:rsid w:val="004F7B1F"/>
    <w:rsid w:val="005009CA"/>
    <w:rsid w:val="00500C81"/>
    <w:rsid w:val="00500E44"/>
    <w:rsid w:val="00502296"/>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FFB"/>
    <w:rsid w:val="005557DE"/>
    <w:rsid w:val="005560D2"/>
    <w:rsid w:val="0055768A"/>
    <w:rsid w:val="00557CBC"/>
    <w:rsid w:val="00557CED"/>
    <w:rsid w:val="00563476"/>
    <w:rsid w:val="0056515B"/>
    <w:rsid w:val="0056516E"/>
    <w:rsid w:val="00566401"/>
    <w:rsid w:val="00567B7B"/>
    <w:rsid w:val="00572149"/>
    <w:rsid w:val="00572D59"/>
    <w:rsid w:val="00574081"/>
    <w:rsid w:val="0057428D"/>
    <w:rsid w:val="0057587E"/>
    <w:rsid w:val="00576227"/>
    <w:rsid w:val="005766B9"/>
    <w:rsid w:val="0057675C"/>
    <w:rsid w:val="005777C9"/>
    <w:rsid w:val="0058185B"/>
    <w:rsid w:val="00581B28"/>
    <w:rsid w:val="0058316D"/>
    <w:rsid w:val="00586942"/>
    <w:rsid w:val="00587C2B"/>
    <w:rsid w:val="00593B5C"/>
    <w:rsid w:val="005A03A1"/>
    <w:rsid w:val="005A05DA"/>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7CCA"/>
    <w:rsid w:val="005C2BA3"/>
    <w:rsid w:val="005C35F4"/>
    <w:rsid w:val="005C3FED"/>
    <w:rsid w:val="005C7AD3"/>
    <w:rsid w:val="005D0545"/>
    <w:rsid w:val="005D0867"/>
    <w:rsid w:val="005D1B01"/>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3042"/>
    <w:rsid w:val="0060380A"/>
    <w:rsid w:val="00603DA0"/>
    <w:rsid w:val="00603E5D"/>
    <w:rsid w:val="006045B7"/>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41EA"/>
    <w:rsid w:val="00636A6E"/>
    <w:rsid w:val="0063714C"/>
    <w:rsid w:val="00637F10"/>
    <w:rsid w:val="0064031C"/>
    <w:rsid w:val="00640A7E"/>
    <w:rsid w:val="00643BE6"/>
    <w:rsid w:val="00646F9F"/>
    <w:rsid w:val="0065061F"/>
    <w:rsid w:val="00652873"/>
    <w:rsid w:val="0065498A"/>
    <w:rsid w:val="006556DE"/>
    <w:rsid w:val="00655AAD"/>
    <w:rsid w:val="0065609F"/>
    <w:rsid w:val="006608BB"/>
    <w:rsid w:val="0066492F"/>
    <w:rsid w:val="00664DE2"/>
    <w:rsid w:val="006652B1"/>
    <w:rsid w:val="0066554D"/>
    <w:rsid w:val="00667198"/>
    <w:rsid w:val="00667846"/>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1962"/>
    <w:rsid w:val="00692188"/>
    <w:rsid w:val="00693F6F"/>
    <w:rsid w:val="00694996"/>
    <w:rsid w:val="00694E30"/>
    <w:rsid w:val="0069570F"/>
    <w:rsid w:val="00695D54"/>
    <w:rsid w:val="0069629F"/>
    <w:rsid w:val="00696E14"/>
    <w:rsid w:val="00697417"/>
    <w:rsid w:val="00697727"/>
    <w:rsid w:val="006978A9"/>
    <w:rsid w:val="006A003E"/>
    <w:rsid w:val="006A2DCA"/>
    <w:rsid w:val="006A2F37"/>
    <w:rsid w:val="006A3309"/>
    <w:rsid w:val="006A3D23"/>
    <w:rsid w:val="006A4B53"/>
    <w:rsid w:val="006A5142"/>
    <w:rsid w:val="006A648C"/>
    <w:rsid w:val="006A6A80"/>
    <w:rsid w:val="006A7758"/>
    <w:rsid w:val="006B2879"/>
    <w:rsid w:val="006B3F8A"/>
    <w:rsid w:val="006B4C16"/>
    <w:rsid w:val="006B54CD"/>
    <w:rsid w:val="006C2D6D"/>
    <w:rsid w:val="006C2EC2"/>
    <w:rsid w:val="006C4F9E"/>
    <w:rsid w:val="006D0619"/>
    <w:rsid w:val="006D22F5"/>
    <w:rsid w:val="006D5014"/>
    <w:rsid w:val="006D6383"/>
    <w:rsid w:val="006D6926"/>
    <w:rsid w:val="006E2C15"/>
    <w:rsid w:val="006E5C1C"/>
    <w:rsid w:val="006E5F4B"/>
    <w:rsid w:val="006E6C51"/>
    <w:rsid w:val="006E6ED3"/>
    <w:rsid w:val="006E7C43"/>
    <w:rsid w:val="006F09D0"/>
    <w:rsid w:val="006F158D"/>
    <w:rsid w:val="006F1986"/>
    <w:rsid w:val="006F1EFF"/>
    <w:rsid w:val="006F21BD"/>
    <w:rsid w:val="006F27B6"/>
    <w:rsid w:val="006F2E57"/>
    <w:rsid w:val="006F3578"/>
    <w:rsid w:val="006F56E4"/>
    <w:rsid w:val="006F7C7B"/>
    <w:rsid w:val="0070075C"/>
    <w:rsid w:val="00701140"/>
    <w:rsid w:val="007018EF"/>
    <w:rsid w:val="00702849"/>
    <w:rsid w:val="00703D2F"/>
    <w:rsid w:val="0070465F"/>
    <w:rsid w:val="00704C0F"/>
    <w:rsid w:val="0070563D"/>
    <w:rsid w:val="00712BF8"/>
    <w:rsid w:val="0071337B"/>
    <w:rsid w:val="00713E0D"/>
    <w:rsid w:val="0071482D"/>
    <w:rsid w:val="007167B9"/>
    <w:rsid w:val="00716919"/>
    <w:rsid w:val="00721FF0"/>
    <w:rsid w:val="00724C61"/>
    <w:rsid w:val="00725826"/>
    <w:rsid w:val="007269C1"/>
    <w:rsid w:val="0072732B"/>
    <w:rsid w:val="00732985"/>
    <w:rsid w:val="0073341D"/>
    <w:rsid w:val="00734015"/>
    <w:rsid w:val="00734903"/>
    <w:rsid w:val="00736BA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6B4D"/>
    <w:rsid w:val="00776DDA"/>
    <w:rsid w:val="00777EBB"/>
    <w:rsid w:val="007802C9"/>
    <w:rsid w:val="00781E20"/>
    <w:rsid w:val="00782A42"/>
    <w:rsid w:val="007849E5"/>
    <w:rsid w:val="00785DD2"/>
    <w:rsid w:val="00787A2C"/>
    <w:rsid w:val="007909AC"/>
    <w:rsid w:val="007914E6"/>
    <w:rsid w:val="007919AB"/>
    <w:rsid w:val="00792668"/>
    <w:rsid w:val="00792746"/>
    <w:rsid w:val="00792932"/>
    <w:rsid w:val="00793D40"/>
    <w:rsid w:val="00793D82"/>
    <w:rsid w:val="00793DDC"/>
    <w:rsid w:val="00794455"/>
    <w:rsid w:val="007947EB"/>
    <w:rsid w:val="007A02FF"/>
    <w:rsid w:val="007A21F6"/>
    <w:rsid w:val="007A28E3"/>
    <w:rsid w:val="007A5CE8"/>
    <w:rsid w:val="007A6D64"/>
    <w:rsid w:val="007B059C"/>
    <w:rsid w:val="007B0961"/>
    <w:rsid w:val="007B2AB7"/>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F25A2"/>
    <w:rsid w:val="008000A5"/>
    <w:rsid w:val="00800C2D"/>
    <w:rsid w:val="008035AA"/>
    <w:rsid w:val="0080700B"/>
    <w:rsid w:val="008124DA"/>
    <w:rsid w:val="0081287E"/>
    <w:rsid w:val="00812939"/>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25F5"/>
    <w:rsid w:val="00835E13"/>
    <w:rsid w:val="00836C38"/>
    <w:rsid w:val="0084014F"/>
    <w:rsid w:val="00840234"/>
    <w:rsid w:val="00841D4F"/>
    <w:rsid w:val="0084391B"/>
    <w:rsid w:val="00844B18"/>
    <w:rsid w:val="00845833"/>
    <w:rsid w:val="008472AF"/>
    <w:rsid w:val="008521BB"/>
    <w:rsid w:val="008521DC"/>
    <w:rsid w:val="0085232A"/>
    <w:rsid w:val="0085282D"/>
    <w:rsid w:val="008530FE"/>
    <w:rsid w:val="008574EF"/>
    <w:rsid w:val="00860B1E"/>
    <w:rsid w:val="00863AA6"/>
    <w:rsid w:val="00865539"/>
    <w:rsid w:val="00866367"/>
    <w:rsid w:val="0086650F"/>
    <w:rsid w:val="008670F3"/>
    <w:rsid w:val="008721FC"/>
    <w:rsid w:val="008726AB"/>
    <w:rsid w:val="008729E8"/>
    <w:rsid w:val="00875808"/>
    <w:rsid w:val="00876869"/>
    <w:rsid w:val="00882132"/>
    <w:rsid w:val="00890497"/>
    <w:rsid w:val="008906B1"/>
    <w:rsid w:val="0089180B"/>
    <w:rsid w:val="00891FD0"/>
    <w:rsid w:val="0089262F"/>
    <w:rsid w:val="00892BCB"/>
    <w:rsid w:val="008951CA"/>
    <w:rsid w:val="00895CB9"/>
    <w:rsid w:val="008973D9"/>
    <w:rsid w:val="008A0613"/>
    <w:rsid w:val="008A1F08"/>
    <w:rsid w:val="008A3951"/>
    <w:rsid w:val="008A40C7"/>
    <w:rsid w:val="008A6EBE"/>
    <w:rsid w:val="008A73AB"/>
    <w:rsid w:val="008A7BDA"/>
    <w:rsid w:val="008A7C2E"/>
    <w:rsid w:val="008A7D8F"/>
    <w:rsid w:val="008A7F8E"/>
    <w:rsid w:val="008B042B"/>
    <w:rsid w:val="008B082E"/>
    <w:rsid w:val="008B1FAF"/>
    <w:rsid w:val="008B2B11"/>
    <w:rsid w:val="008B2EA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D075D"/>
    <w:rsid w:val="008D2048"/>
    <w:rsid w:val="008D56D8"/>
    <w:rsid w:val="008D66FB"/>
    <w:rsid w:val="008D6D53"/>
    <w:rsid w:val="008E1D5A"/>
    <w:rsid w:val="008E2C8E"/>
    <w:rsid w:val="008E2D15"/>
    <w:rsid w:val="008E69B0"/>
    <w:rsid w:val="008E7616"/>
    <w:rsid w:val="008E7A24"/>
    <w:rsid w:val="008F0C38"/>
    <w:rsid w:val="008F1C31"/>
    <w:rsid w:val="008F2942"/>
    <w:rsid w:val="008F2A65"/>
    <w:rsid w:val="008F318E"/>
    <w:rsid w:val="008F59B4"/>
    <w:rsid w:val="0090105D"/>
    <w:rsid w:val="009016D9"/>
    <w:rsid w:val="00901AE3"/>
    <w:rsid w:val="009029D3"/>
    <w:rsid w:val="009032ED"/>
    <w:rsid w:val="00903982"/>
    <w:rsid w:val="00903B35"/>
    <w:rsid w:val="00906CDA"/>
    <w:rsid w:val="00907367"/>
    <w:rsid w:val="009077AA"/>
    <w:rsid w:val="009104CA"/>
    <w:rsid w:val="00911ECD"/>
    <w:rsid w:val="00912462"/>
    <w:rsid w:val="009127FD"/>
    <w:rsid w:val="00912D5E"/>
    <w:rsid w:val="0091496D"/>
    <w:rsid w:val="0091498D"/>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6A7A"/>
    <w:rsid w:val="00990239"/>
    <w:rsid w:val="00990358"/>
    <w:rsid w:val="00992B46"/>
    <w:rsid w:val="00992C0B"/>
    <w:rsid w:val="009938BD"/>
    <w:rsid w:val="00995900"/>
    <w:rsid w:val="00996E29"/>
    <w:rsid w:val="0099705C"/>
    <w:rsid w:val="00997612"/>
    <w:rsid w:val="00997BF2"/>
    <w:rsid w:val="009A0BA3"/>
    <w:rsid w:val="009A1147"/>
    <w:rsid w:val="009A176E"/>
    <w:rsid w:val="009A5CA1"/>
    <w:rsid w:val="009A67E2"/>
    <w:rsid w:val="009A6EF2"/>
    <w:rsid w:val="009B0EA5"/>
    <w:rsid w:val="009B1D73"/>
    <w:rsid w:val="009B22EA"/>
    <w:rsid w:val="009B45CC"/>
    <w:rsid w:val="009B5F9D"/>
    <w:rsid w:val="009B622B"/>
    <w:rsid w:val="009B7DC7"/>
    <w:rsid w:val="009C0436"/>
    <w:rsid w:val="009C2906"/>
    <w:rsid w:val="009C2DA8"/>
    <w:rsid w:val="009C6940"/>
    <w:rsid w:val="009C6A99"/>
    <w:rsid w:val="009D168C"/>
    <w:rsid w:val="009D2616"/>
    <w:rsid w:val="009D2DCB"/>
    <w:rsid w:val="009D360D"/>
    <w:rsid w:val="009D3F3B"/>
    <w:rsid w:val="009D717D"/>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BB5"/>
    <w:rsid w:val="00A03BBA"/>
    <w:rsid w:val="00A03D95"/>
    <w:rsid w:val="00A041EC"/>
    <w:rsid w:val="00A0469D"/>
    <w:rsid w:val="00A063F6"/>
    <w:rsid w:val="00A11D0C"/>
    <w:rsid w:val="00A13ED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B6F"/>
    <w:rsid w:val="00A42CF6"/>
    <w:rsid w:val="00A43525"/>
    <w:rsid w:val="00A43D5C"/>
    <w:rsid w:val="00A43ED9"/>
    <w:rsid w:val="00A45304"/>
    <w:rsid w:val="00A455A1"/>
    <w:rsid w:val="00A4783B"/>
    <w:rsid w:val="00A5024C"/>
    <w:rsid w:val="00A50B7E"/>
    <w:rsid w:val="00A5104F"/>
    <w:rsid w:val="00A5110B"/>
    <w:rsid w:val="00A512EC"/>
    <w:rsid w:val="00A51374"/>
    <w:rsid w:val="00A548B1"/>
    <w:rsid w:val="00A54C9F"/>
    <w:rsid w:val="00A55B80"/>
    <w:rsid w:val="00A600D2"/>
    <w:rsid w:val="00A6077C"/>
    <w:rsid w:val="00A61222"/>
    <w:rsid w:val="00A6170B"/>
    <w:rsid w:val="00A6256B"/>
    <w:rsid w:val="00A630E6"/>
    <w:rsid w:val="00A63576"/>
    <w:rsid w:val="00A63E6B"/>
    <w:rsid w:val="00A645D5"/>
    <w:rsid w:val="00A6655A"/>
    <w:rsid w:val="00A67B38"/>
    <w:rsid w:val="00A71EC3"/>
    <w:rsid w:val="00A729F1"/>
    <w:rsid w:val="00A73FFE"/>
    <w:rsid w:val="00A742A2"/>
    <w:rsid w:val="00A7460A"/>
    <w:rsid w:val="00A75232"/>
    <w:rsid w:val="00A76ED9"/>
    <w:rsid w:val="00A779AE"/>
    <w:rsid w:val="00A801AB"/>
    <w:rsid w:val="00A82969"/>
    <w:rsid w:val="00A82A22"/>
    <w:rsid w:val="00A85A50"/>
    <w:rsid w:val="00A87036"/>
    <w:rsid w:val="00A87DFA"/>
    <w:rsid w:val="00A87EBE"/>
    <w:rsid w:val="00A90206"/>
    <w:rsid w:val="00A90E27"/>
    <w:rsid w:val="00A914F6"/>
    <w:rsid w:val="00A92414"/>
    <w:rsid w:val="00A92768"/>
    <w:rsid w:val="00A935AE"/>
    <w:rsid w:val="00A94292"/>
    <w:rsid w:val="00A97490"/>
    <w:rsid w:val="00A9771B"/>
    <w:rsid w:val="00AA0FEB"/>
    <w:rsid w:val="00AA23CD"/>
    <w:rsid w:val="00AA2D1F"/>
    <w:rsid w:val="00AA2F08"/>
    <w:rsid w:val="00AA5656"/>
    <w:rsid w:val="00AA66B9"/>
    <w:rsid w:val="00AA68C2"/>
    <w:rsid w:val="00AA6FA9"/>
    <w:rsid w:val="00AA7BAE"/>
    <w:rsid w:val="00AB20C7"/>
    <w:rsid w:val="00AB215E"/>
    <w:rsid w:val="00AB29D2"/>
    <w:rsid w:val="00AB3B24"/>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B27"/>
    <w:rsid w:val="00B04B9E"/>
    <w:rsid w:val="00B05206"/>
    <w:rsid w:val="00B05559"/>
    <w:rsid w:val="00B069B3"/>
    <w:rsid w:val="00B105C5"/>
    <w:rsid w:val="00B10961"/>
    <w:rsid w:val="00B10BF5"/>
    <w:rsid w:val="00B11BB0"/>
    <w:rsid w:val="00B120CB"/>
    <w:rsid w:val="00B154F5"/>
    <w:rsid w:val="00B158FE"/>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CEA"/>
    <w:rsid w:val="00B36A46"/>
    <w:rsid w:val="00B374BE"/>
    <w:rsid w:val="00B37BCD"/>
    <w:rsid w:val="00B40B6B"/>
    <w:rsid w:val="00B40C6F"/>
    <w:rsid w:val="00B41198"/>
    <w:rsid w:val="00B43071"/>
    <w:rsid w:val="00B4498C"/>
    <w:rsid w:val="00B46DAC"/>
    <w:rsid w:val="00B47911"/>
    <w:rsid w:val="00B50E14"/>
    <w:rsid w:val="00B528FB"/>
    <w:rsid w:val="00B5317E"/>
    <w:rsid w:val="00B55A18"/>
    <w:rsid w:val="00B60020"/>
    <w:rsid w:val="00B615A8"/>
    <w:rsid w:val="00B62E74"/>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6987"/>
    <w:rsid w:val="00B87AB0"/>
    <w:rsid w:val="00B9048D"/>
    <w:rsid w:val="00B9114F"/>
    <w:rsid w:val="00B91350"/>
    <w:rsid w:val="00B927EE"/>
    <w:rsid w:val="00B92BF7"/>
    <w:rsid w:val="00B93B77"/>
    <w:rsid w:val="00B95F56"/>
    <w:rsid w:val="00B96794"/>
    <w:rsid w:val="00B974E6"/>
    <w:rsid w:val="00B97DA1"/>
    <w:rsid w:val="00BA1DBC"/>
    <w:rsid w:val="00BA23B6"/>
    <w:rsid w:val="00BA4D74"/>
    <w:rsid w:val="00BA4DF7"/>
    <w:rsid w:val="00BA5805"/>
    <w:rsid w:val="00BA5FC4"/>
    <w:rsid w:val="00BA780E"/>
    <w:rsid w:val="00BB03E0"/>
    <w:rsid w:val="00BB12A1"/>
    <w:rsid w:val="00BB13AE"/>
    <w:rsid w:val="00BB1C71"/>
    <w:rsid w:val="00BB22B7"/>
    <w:rsid w:val="00BB3492"/>
    <w:rsid w:val="00BB5D27"/>
    <w:rsid w:val="00BB6F06"/>
    <w:rsid w:val="00BC5713"/>
    <w:rsid w:val="00BC5EC7"/>
    <w:rsid w:val="00BC77F4"/>
    <w:rsid w:val="00BD2D35"/>
    <w:rsid w:val="00BD3AC1"/>
    <w:rsid w:val="00BD666C"/>
    <w:rsid w:val="00BE0B78"/>
    <w:rsid w:val="00BE1D39"/>
    <w:rsid w:val="00BE206E"/>
    <w:rsid w:val="00BE2243"/>
    <w:rsid w:val="00BE3499"/>
    <w:rsid w:val="00BE3A7E"/>
    <w:rsid w:val="00BE6A60"/>
    <w:rsid w:val="00BF0976"/>
    <w:rsid w:val="00BF13FE"/>
    <w:rsid w:val="00BF26E0"/>
    <w:rsid w:val="00BF3CAE"/>
    <w:rsid w:val="00BF444C"/>
    <w:rsid w:val="00BF62ED"/>
    <w:rsid w:val="00BF7DEF"/>
    <w:rsid w:val="00C00E6E"/>
    <w:rsid w:val="00C02BD3"/>
    <w:rsid w:val="00C02C69"/>
    <w:rsid w:val="00C03D78"/>
    <w:rsid w:val="00C12CDC"/>
    <w:rsid w:val="00C17066"/>
    <w:rsid w:val="00C17247"/>
    <w:rsid w:val="00C17323"/>
    <w:rsid w:val="00C20169"/>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BFE"/>
    <w:rsid w:val="00C62FB7"/>
    <w:rsid w:val="00C63587"/>
    <w:rsid w:val="00C668F1"/>
    <w:rsid w:val="00C66B85"/>
    <w:rsid w:val="00C7037C"/>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6392"/>
    <w:rsid w:val="00CA10B2"/>
    <w:rsid w:val="00CA1601"/>
    <w:rsid w:val="00CA1C2C"/>
    <w:rsid w:val="00CA20CF"/>
    <w:rsid w:val="00CA2D3C"/>
    <w:rsid w:val="00CA37B0"/>
    <w:rsid w:val="00CA5FAB"/>
    <w:rsid w:val="00CA663A"/>
    <w:rsid w:val="00CB2154"/>
    <w:rsid w:val="00CB334A"/>
    <w:rsid w:val="00CB558B"/>
    <w:rsid w:val="00CB5654"/>
    <w:rsid w:val="00CB5DEF"/>
    <w:rsid w:val="00CB6331"/>
    <w:rsid w:val="00CB6E05"/>
    <w:rsid w:val="00CC0580"/>
    <w:rsid w:val="00CC0698"/>
    <w:rsid w:val="00CC2897"/>
    <w:rsid w:val="00CC4170"/>
    <w:rsid w:val="00CC4A3B"/>
    <w:rsid w:val="00CC4F47"/>
    <w:rsid w:val="00CC5A82"/>
    <w:rsid w:val="00CC5BAB"/>
    <w:rsid w:val="00CC5EF8"/>
    <w:rsid w:val="00CC618B"/>
    <w:rsid w:val="00CC63CC"/>
    <w:rsid w:val="00CD0913"/>
    <w:rsid w:val="00CD30B8"/>
    <w:rsid w:val="00CD3FFD"/>
    <w:rsid w:val="00CD68DB"/>
    <w:rsid w:val="00CD6D56"/>
    <w:rsid w:val="00CD7824"/>
    <w:rsid w:val="00CE06BB"/>
    <w:rsid w:val="00CE16EA"/>
    <w:rsid w:val="00CE1AC1"/>
    <w:rsid w:val="00CE2209"/>
    <w:rsid w:val="00CE308A"/>
    <w:rsid w:val="00CE3B5D"/>
    <w:rsid w:val="00CF0200"/>
    <w:rsid w:val="00CF0ABF"/>
    <w:rsid w:val="00CF1B56"/>
    <w:rsid w:val="00CF200D"/>
    <w:rsid w:val="00CF2C65"/>
    <w:rsid w:val="00CF342C"/>
    <w:rsid w:val="00CF39B7"/>
    <w:rsid w:val="00CF5A41"/>
    <w:rsid w:val="00CF61A1"/>
    <w:rsid w:val="00CF6CA4"/>
    <w:rsid w:val="00D01775"/>
    <w:rsid w:val="00D03283"/>
    <w:rsid w:val="00D03D58"/>
    <w:rsid w:val="00D04A8F"/>
    <w:rsid w:val="00D05A39"/>
    <w:rsid w:val="00D101C3"/>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5D2"/>
    <w:rsid w:val="00D96DC8"/>
    <w:rsid w:val="00D971BC"/>
    <w:rsid w:val="00DA12F5"/>
    <w:rsid w:val="00DA132E"/>
    <w:rsid w:val="00DA1C4D"/>
    <w:rsid w:val="00DA4C5C"/>
    <w:rsid w:val="00DA6953"/>
    <w:rsid w:val="00DA699C"/>
    <w:rsid w:val="00DA6F58"/>
    <w:rsid w:val="00DB012E"/>
    <w:rsid w:val="00DB292F"/>
    <w:rsid w:val="00DB2D5F"/>
    <w:rsid w:val="00DB31DE"/>
    <w:rsid w:val="00DB3684"/>
    <w:rsid w:val="00DC1531"/>
    <w:rsid w:val="00DC211C"/>
    <w:rsid w:val="00DC4423"/>
    <w:rsid w:val="00DC4751"/>
    <w:rsid w:val="00DC5E73"/>
    <w:rsid w:val="00DC6A57"/>
    <w:rsid w:val="00DD0D6D"/>
    <w:rsid w:val="00DD16D5"/>
    <w:rsid w:val="00DD1EE8"/>
    <w:rsid w:val="00DD29F0"/>
    <w:rsid w:val="00DD3E1A"/>
    <w:rsid w:val="00DD4AE1"/>
    <w:rsid w:val="00DD53D6"/>
    <w:rsid w:val="00DE1342"/>
    <w:rsid w:val="00DE21AC"/>
    <w:rsid w:val="00DE278E"/>
    <w:rsid w:val="00DE4B05"/>
    <w:rsid w:val="00DE7787"/>
    <w:rsid w:val="00DF2C87"/>
    <w:rsid w:val="00DF3620"/>
    <w:rsid w:val="00DF3696"/>
    <w:rsid w:val="00DF66EC"/>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5B1E"/>
    <w:rsid w:val="00E1608A"/>
    <w:rsid w:val="00E16882"/>
    <w:rsid w:val="00E16BB8"/>
    <w:rsid w:val="00E16ECE"/>
    <w:rsid w:val="00E20935"/>
    <w:rsid w:val="00E22023"/>
    <w:rsid w:val="00E22652"/>
    <w:rsid w:val="00E24E84"/>
    <w:rsid w:val="00E2733B"/>
    <w:rsid w:val="00E316DA"/>
    <w:rsid w:val="00E317CF"/>
    <w:rsid w:val="00E3350F"/>
    <w:rsid w:val="00E35F0C"/>
    <w:rsid w:val="00E37573"/>
    <w:rsid w:val="00E40A34"/>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724"/>
    <w:rsid w:val="00E73FDA"/>
    <w:rsid w:val="00E75747"/>
    <w:rsid w:val="00E766D9"/>
    <w:rsid w:val="00E7705D"/>
    <w:rsid w:val="00E8299B"/>
    <w:rsid w:val="00E82D10"/>
    <w:rsid w:val="00E8786E"/>
    <w:rsid w:val="00E94AE5"/>
    <w:rsid w:val="00E968A0"/>
    <w:rsid w:val="00E9768E"/>
    <w:rsid w:val="00E978CB"/>
    <w:rsid w:val="00EA14BA"/>
    <w:rsid w:val="00EA1AB0"/>
    <w:rsid w:val="00EA1FCC"/>
    <w:rsid w:val="00EA2930"/>
    <w:rsid w:val="00EA29BE"/>
    <w:rsid w:val="00EA30B6"/>
    <w:rsid w:val="00EB02EA"/>
    <w:rsid w:val="00EB0C0A"/>
    <w:rsid w:val="00EB1F87"/>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5C6"/>
    <w:rsid w:val="00EE10EE"/>
    <w:rsid w:val="00EE1AC5"/>
    <w:rsid w:val="00EE64EF"/>
    <w:rsid w:val="00EF1177"/>
    <w:rsid w:val="00EF3D46"/>
    <w:rsid w:val="00EF6C33"/>
    <w:rsid w:val="00EF7A00"/>
    <w:rsid w:val="00F014B2"/>
    <w:rsid w:val="00F0516B"/>
    <w:rsid w:val="00F059D2"/>
    <w:rsid w:val="00F06E2C"/>
    <w:rsid w:val="00F11E38"/>
    <w:rsid w:val="00F12B8B"/>
    <w:rsid w:val="00F13161"/>
    <w:rsid w:val="00F142E4"/>
    <w:rsid w:val="00F14563"/>
    <w:rsid w:val="00F148B0"/>
    <w:rsid w:val="00F1746F"/>
    <w:rsid w:val="00F20920"/>
    <w:rsid w:val="00F2271A"/>
    <w:rsid w:val="00F275BE"/>
    <w:rsid w:val="00F27D5B"/>
    <w:rsid w:val="00F302FD"/>
    <w:rsid w:val="00F32163"/>
    <w:rsid w:val="00F333F4"/>
    <w:rsid w:val="00F33F88"/>
    <w:rsid w:val="00F35AE8"/>
    <w:rsid w:val="00F36125"/>
    <w:rsid w:val="00F371B3"/>
    <w:rsid w:val="00F37848"/>
    <w:rsid w:val="00F4046D"/>
    <w:rsid w:val="00F45DA2"/>
    <w:rsid w:val="00F460DA"/>
    <w:rsid w:val="00F466F6"/>
    <w:rsid w:val="00F46B17"/>
    <w:rsid w:val="00F476A1"/>
    <w:rsid w:val="00F51C03"/>
    <w:rsid w:val="00F52BFE"/>
    <w:rsid w:val="00F55AF8"/>
    <w:rsid w:val="00F570A1"/>
    <w:rsid w:val="00F5771A"/>
    <w:rsid w:val="00F57DCB"/>
    <w:rsid w:val="00F60D6D"/>
    <w:rsid w:val="00F619E8"/>
    <w:rsid w:val="00F62499"/>
    <w:rsid w:val="00F64591"/>
    <w:rsid w:val="00F66F6A"/>
    <w:rsid w:val="00F675D4"/>
    <w:rsid w:val="00F703B1"/>
    <w:rsid w:val="00F71CC6"/>
    <w:rsid w:val="00F7296C"/>
    <w:rsid w:val="00F7388F"/>
    <w:rsid w:val="00F738DF"/>
    <w:rsid w:val="00F744FC"/>
    <w:rsid w:val="00F74A69"/>
    <w:rsid w:val="00F75775"/>
    <w:rsid w:val="00F76372"/>
    <w:rsid w:val="00F80614"/>
    <w:rsid w:val="00F81F8B"/>
    <w:rsid w:val="00F82AFE"/>
    <w:rsid w:val="00F84780"/>
    <w:rsid w:val="00F8481B"/>
    <w:rsid w:val="00F85311"/>
    <w:rsid w:val="00F9073E"/>
    <w:rsid w:val="00F93A8A"/>
    <w:rsid w:val="00F95F08"/>
    <w:rsid w:val="00F9655C"/>
    <w:rsid w:val="00FA01E0"/>
    <w:rsid w:val="00FA11CD"/>
    <w:rsid w:val="00FA48FA"/>
    <w:rsid w:val="00FA6824"/>
    <w:rsid w:val="00FA7785"/>
    <w:rsid w:val="00FB1B77"/>
    <w:rsid w:val="00FB2A46"/>
    <w:rsid w:val="00FB43A3"/>
    <w:rsid w:val="00FB4C83"/>
    <w:rsid w:val="00FB505C"/>
    <w:rsid w:val="00FB70A8"/>
    <w:rsid w:val="00FB7D26"/>
    <w:rsid w:val="00FC12B6"/>
    <w:rsid w:val="00FC292E"/>
    <w:rsid w:val="00FC505C"/>
    <w:rsid w:val="00FC53C6"/>
    <w:rsid w:val="00FC69E1"/>
    <w:rsid w:val="00FC69FC"/>
    <w:rsid w:val="00FC7BD9"/>
    <w:rsid w:val="00FD33D7"/>
    <w:rsid w:val="00FD773A"/>
    <w:rsid w:val="00FE0BE9"/>
    <w:rsid w:val="00FE23AE"/>
    <w:rsid w:val="00FE2CD1"/>
    <w:rsid w:val="00FE3581"/>
    <w:rsid w:val="00FE3B62"/>
    <w:rsid w:val="00FE49C7"/>
    <w:rsid w:val="00FE6134"/>
    <w:rsid w:val="00FE7141"/>
    <w:rsid w:val="00FE750A"/>
    <w:rsid w:val="00FE7D92"/>
    <w:rsid w:val="00FF2314"/>
    <w:rsid w:val="00FF287E"/>
    <w:rsid w:val="00FF2881"/>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header" Target="header10.xml"/><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header" Target="header11.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12.xm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10.png"/><Relationship Id="rId41" Type="http://schemas.openxmlformats.org/officeDocument/2006/relationships/image" Target="media/image17.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header" Target="header15.xml"/><Relationship Id="rId58"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file:///C:\Users\GhislainZeleu\AppData\Roaming\Microsoft\Word\Typische%20zusammengesetzte%20Anwendungsarchitektur%20mit%20dem%20Angular%20Framework.PNG" TargetMode="External"/><Relationship Id="rId49" Type="http://schemas.openxmlformats.org/officeDocument/2006/relationships/image" Target="media/image23.png"/><Relationship Id="rId57" Type="http://schemas.openxmlformats.org/officeDocument/2006/relationships/header" Target="header19.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eader" Target="header1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eader" Target="header18.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12</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26</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35</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20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36</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23</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25</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24</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37</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27</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38</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39</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40</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s>
</file>

<file path=customXml/itemProps1.xml><?xml version="1.0" encoding="utf-8"?>
<ds:datastoreItem xmlns:ds="http://schemas.openxmlformats.org/officeDocument/2006/customXml" ds:itemID="{F01C6966-132E-48B1-B4CC-0B9DD9021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130</Pages>
  <Words>17385</Words>
  <Characters>109532</Characters>
  <Application>Microsoft Office Word</Application>
  <DocSecurity>0</DocSecurity>
  <Lines>912</Lines>
  <Paragraphs>253</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126664</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cp:revision>
  <cp:lastPrinted>2018-06-12T13:43:00Z</cp:lastPrinted>
  <dcterms:created xsi:type="dcterms:W3CDTF">2018-06-25T11:59:00Z</dcterms:created>
  <dcterms:modified xsi:type="dcterms:W3CDTF">2018-06-25T11:59:00Z</dcterms:modified>
</cp:coreProperties>
</file>