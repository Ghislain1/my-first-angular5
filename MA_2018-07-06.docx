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bookmarkStart w:id="0" w:name="_GoBack"/>
      <w:bookmarkEnd w:id="0"/>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5B7B0AEE"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0211DB">
        <w:rPr>
          <w:noProof/>
        </w:rPr>
        <w:t>6.7.2018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75FBBCF7" w14:textId="0200C076" w:rsidR="003F3F58"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8485349" w:history="1">
        <w:r w:rsidR="003F3F58" w:rsidRPr="00EE7B2E">
          <w:rPr>
            <w:rStyle w:val="Hyperlink"/>
            <w:noProof/>
          </w:rPr>
          <w:t>1</w:t>
        </w:r>
        <w:r w:rsidR="003F3F58">
          <w:rPr>
            <w:rFonts w:asciiTheme="minorHAnsi" w:eastAsiaTheme="minorEastAsia" w:hAnsiTheme="minorHAnsi" w:cstheme="minorBidi"/>
            <w:b w:val="0"/>
            <w:bCs w:val="0"/>
            <w:noProof/>
            <w:sz w:val="22"/>
            <w:szCs w:val="22"/>
          </w:rPr>
          <w:tab/>
        </w:r>
        <w:r w:rsidR="003F3F58" w:rsidRPr="00EE7B2E">
          <w:rPr>
            <w:rStyle w:val="Hyperlink"/>
            <w:noProof/>
          </w:rPr>
          <w:t>Einleitung und Problemstellung</w:t>
        </w:r>
        <w:r w:rsidR="003F3F58">
          <w:rPr>
            <w:noProof/>
            <w:webHidden/>
          </w:rPr>
          <w:tab/>
        </w:r>
        <w:r w:rsidR="003F3F58">
          <w:rPr>
            <w:noProof/>
            <w:webHidden/>
          </w:rPr>
          <w:fldChar w:fldCharType="begin"/>
        </w:r>
        <w:r w:rsidR="003F3F58">
          <w:rPr>
            <w:noProof/>
            <w:webHidden/>
          </w:rPr>
          <w:instrText xml:space="preserve"> PAGEREF _Toc518485349 \h </w:instrText>
        </w:r>
        <w:r w:rsidR="003F3F58">
          <w:rPr>
            <w:noProof/>
            <w:webHidden/>
          </w:rPr>
        </w:r>
        <w:r w:rsidR="003F3F58">
          <w:rPr>
            <w:noProof/>
            <w:webHidden/>
          </w:rPr>
          <w:fldChar w:fldCharType="separate"/>
        </w:r>
        <w:r w:rsidR="000211DB">
          <w:rPr>
            <w:noProof/>
            <w:webHidden/>
          </w:rPr>
          <w:t>1</w:t>
        </w:r>
        <w:r w:rsidR="003F3F58">
          <w:rPr>
            <w:noProof/>
            <w:webHidden/>
          </w:rPr>
          <w:fldChar w:fldCharType="end"/>
        </w:r>
      </w:hyperlink>
    </w:p>
    <w:p w14:paraId="558D473D" w14:textId="5939EDCE" w:rsidR="003F3F58" w:rsidRDefault="001E65A1">
      <w:pPr>
        <w:pStyle w:val="Verzeichnis2"/>
        <w:rPr>
          <w:rFonts w:asciiTheme="minorHAnsi" w:eastAsiaTheme="minorEastAsia" w:hAnsiTheme="minorHAnsi" w:cstheme="minorBidi"/>
          <w:bCs w:val="0"/>
          <w:noProof/>
          <w:sz w:val="22"/>
          <w:szCs w:val="22"/>
        </w:rPr>
      </w:pPr>
      <w:hyperlink w:anchor="_Toc518485350" w:history="1">
        <w:r w:rsidR="003F3F58" w:rsidRPr="00EE7B2E">
          <w:rPr>
            <w:rStyle w:val="Hyperlink"/>
            <w:noProof/>
          </w:rPr>
          <w:t>1.1</w:t>
        </w:r>
        <w:r w:rsidR="003F3F58">
          <w:rPr>
            <w:rFonts w:asciiTheme="minorHAnsi" w:eastAsiaTheme="minorEastAsia" w:hAnsiTheme="minorHAnsi" w:cstheme="minorBidi"/>
            <w:bCs w:val="0"/>
            <w:noProof/>
            <w:sz w:val="22"/>
            <w:szCs w:val="22"/>
          </w:rPr>
          <w:tab/>
        </w:r>
        <w:r w:rsidR="003F3F58" w:rsidRPr="00EE7B2E">
          <w:rPr>
            <w:rStyle w:val="Hyperlink"/>
            <w:noProof/>
          </w:rPr>
          <w:t>Motivation</w:t>
        </w:r>
        <w:r w:rsidR="003F3F58">
          <w:rPr>
            <w:noProof/>
            <w:webHidden/>
          </w:rPr>
          <w:tab/>
        </w:r>
        <w:r w:rsidR="003F3F58">
          <w:rPr>
            <w:noProof/>
            <w:webHidden/>
          </w:rPr>
          <w:fldChar w:fldCharType="begin"/>
        </w:r>
        <w:r w:rsidR="003F3F58">
          <w:rPr>
            <w:noProof/>
            <w:webHidden/>
          </w:rPr>
          <w:instrText xml:space="preserve"> PAGEREF _Toc518485350 \h </w:instrText>
        </w:r>
        <w:r w:rsidR="003F3F58">
          <w:rPr>
            <w:noProof/>
            <w:webHidden/>
          </w:rPr>
        </w:r>
        <w:r w:rsidR="003F3F58">
          <w:rPr>
            <w:noProof/>
            <w:webHidden/>
          </w:rPr>
          <w:fldChar w:fldCharType="separate"/>
        </w:r>
        <w:r w:rsidR="000211DB">
          <w:rPr>
            <w:noProof/>
            <w:webHidden/>
          </w:rPr>
          <w:t>1</w:t>
        </w:r>
        <w:r w:rsidR="003F3F58">
          <w:rPr>
            <w:noProof/>
            <w:webHidden/>
          </w:rPr>
          <w:fldChar w:fldCharType="end"/>
        </w:r>
      </w:hyperlink>
    </w:p>
    <w:p w14:paraId="27F2E493" w14:textId="1D56A550" w:rsidR="003F3F58" w:rsidRDefault="001E65A1">
      <w:pPr>
        <w:pStyle w:val="Verzeichnis2"/>
        <w:rPr>
          <w:rFonts w:asciiTheme="minorHAnsi" w:eastAsiaTheme="minorEastAsia" w:hAnsiTheme="minorHAnsi" w:cstheme="minorBidi"/>
          <w:bCs w:val="0"/>
          <w:noProof/>
          <w:sz w:val="22"/>
          <w:szCs w:val="22"/>
        </w:rPr>
      </w:pPr>
      <w:hyperlink w:anchor="_Toc518485351" w:history="1">
        <w:r w:rsidR="003F3F58" w:rsidRPr="00EE7B2E">
          <w:rPr>
            <w:rStyle w:val="Hyperlink"/>
            <w:noProof/>
          </w:rPr>
          <w:t>1.2</w:t>
        </w:r>
        <w:r w:rsidR="003F3F58">
          <w:rPr>
            <w:rFonts w:asciiTheme="minorHAnsi" w:eastAsiaTheme="minorEastAsia" w:hAnsiTheme="minorHAnsi" w:cstheme="minorBidi"/>
            <w:bCs w:val="0"/>
            <w:noProof/>
            <w:sz w:val="22"/>
            <w:szCs w:val="22"/>
          </w:rPr>
          <w:tab/>
        </w:r>
        <w:r w:rsidR="003F3F58" w:rsidRPr="00EE7B2E">
          <w:rPr>
            <w:rStyle w:val="Hyperlink"/>
            <w:noProof/>
          </w:rPr>
          <w:t>Zielsetzung</w:t>
        </w:r>
        <w:r w:rsidR="003F3F58">
          <w:rPr>
            <w:noProof/>
            <w:webHidden/>
          </w:rPr>
          <w:tab/>
        </w:r>
        <w:r w:rsidR="003F3F58">
          <w:rPr>
            <w:noProof/>
            <w:webHidden/>
          </w:rPr>
          <w:fldChar w:fldCharType="begin"/>
        </w:r>
        <w:r w:rsidR="003F3F58">
          <w:rPr>
            <w:noProof/>
            <w:webHidden/>
          </w:rPr>
          <w:instrText xml:space="preserve"> PAGEREF _Toc518485351 \h </w:instrText>
        </w:r>
        <w:r w:rsidR="003F3F58">
          <w:rPr>
            <w:noProof/>
            <w:webHidden/>
          </w:rPr>
        </w:r>
        <w:r w:rsidR="003F3F58">
          <w:rPr>
            <w:noProof/>
            <w:webHidden/>
          </w:rPr>
          <w:fldChar w:fldCharType="separate"/>
        </w:r>
        <w:r w:rsidR="000211DB">
          <w:rPr>
            <w:noProof/>
            <w:webHidden/>
          </w:rPr>
          <w:t>2</w:t>
        </w:r>
        <w:r w:rsidR="003F3F58">
          <w:rPr>
            <w:noProof/>
            <w:webHidden/>
          </w:rPr>
          <w:fldChar w:fldCharType="end"/>
        </w:r>
      </w:hyperlink>
    </w:p>
    <w:p w14:paraId="2C37A715" w14:textId="3DDA85B6" w:rsidR="003F3F58" w:rsidRDefault="001E65A1">
      <w:pPr>
        <w:pStyle w:val="Verzeichnis2"/>
        <w:rPr>
          <w:rFonts w:asciiTheme="minorHAnsi" w:eastAsiaTheme="minorEastAsia" w:hAnsiTheme="minorHAnsi" w:cstheme="minorBidi"/>
          <w:bCs w:val="0"/>
          <w:noProof/>
          <w:sz w:val="22"/>
          <w:szCs w:val="22"/>
        </w:rPr>
      </w:pPr>
      <w:hyperlink w:anchor="_Toc518485352" w:history="1">
        <w:r w:rsidR="003F3F58" w:rsidRPr="00EE7B2E">
          <w:rPr>
            <w:rStyle w:val="Hyperlink"/>
            <w:noProof/>
          </w:rPr>
          <w:t>1.3</w:t>
        </w:r>
        <w:r w:rsidR="003F3F58">
          <w:rPr>
            <w:rFonts w:asciiTheme="minorHAnsi" w:eastAsiaTheme="minorEastAsia" w:hAnsiTheme="minorHAnsi" w:cstheme="minorBidi"/>
            <w:bCs w:val="0"/>
            <w:noProof/>
            <w:sz w:val="22"/>
            <w:szCs w:val="22"/>
          </w:rPr>
          <w:tab/>
        </w:r>
        <w:r w:rsidR="003F3F58" w:rsidRPr="00EE7B2E">
          <w:rPr>
            <w:rStyle w:val="Hyperlink"/>
            <w:noProof/>
          </w:rPr>
          <w:t>Aufgaben</w:t>
        </w:r>
        <w:r w:rsidR="003F3F58">
          <w:rPr>
            <w:noProof/>
            <w:webHidden/>
          </w:rPr>
          <w:tab/>
        </w:r>
        <w:r w:rsidR="003F3F58">
          <w:rPr>
            <w:noProof/>
            <w:webHidden/>
          </w:rPr>
          <w:fldChar w:fldCharType="begin"/>
        </w:r>
        <w:r w:rsidR="003F3F58">
          <w:rPr>
            <w:noProof/>
            <w:webHidden/>
          </w:rPr>
          <w:instrText xml:space="preserve"> PAGEREF _Toc518485352 \h </w:instrText>
        </w:r>
        <w:r w:rsidR="003F3F58">
          <w:rPr>
            <w:noProof/>
            <w:webHidden/>
          </w:rPr>
        </w:r>
        <w:r w:rsidR="003F3F58">
          <w:rPr>
            <w:noProof/>
            <w:webHidden/>
          </w:rPr>
          <w:fldChar w:fldCharType="separate"/>
        </w:r>
        <w:r w:rsidR="000211DB">
          <w:rPr>
            <w:noProof/>
            <w:webHidden/>
          </w:rPr>
          <w:t>2</w:t>
        </w:r>
        <w:r w:rsidR="003F3F58">
          <w:rPr>
            <w:noProof/>
            <w:webHidden/>
          </w:rPr>
          <w:fldChar w:fldCharType="end"/>
        </w:r>
      </w:hyperlink>
    </w:p>
    <w:p w14:paraId="6E1195A3" w14:textId="0E6FA9AD" w:rsidR="003F3F58" w:rsidRDefault="001E65A1">
      <w:pPr>
        <w:pStyle w:val="Verzeichnis2"/>
        <w:rPr>
          <w:rFonts w:asciiTheme="minorHAnsi" w:eastAsiaTheme="minorEastAsia" w:hAnsiTheme="minorHAnsi" w:cstheme="minorBidi"/>
          <w:bCs w:val="0"/>
          <w:noProof/>
          <w:sz w:val="22"/>
          <w:szCs w:val="22"/>
        </w:rPr>
      </w:pPr>
      <w:hyperlink w:anchor="_Toc518485353" w:history="1">
        <w:r w:rsidR="003F3F58" w:rsidRPr="00EE7B2E">
          <w:rPr>
            <w:rStyle w:val="Hyperlink"/>
            <w:noProof/>
          </w:rPr>
          <w:t>1.4</w:t>
        </w:r>
        <w:r w:rsidR="003F3F58">
          <w:rPr>
            <w:rFonts w:asciiTheme="minorHAnsi" w:eastAsiaTheme="minorEastAsia" w:hAnsiTheme="minorHAnsi" w:cstheme="minorBidi"/>
            <w:bCs w:val="0"/>
            <w:noProof/>
            <w:sz w:val="22"/>
            <w:szCs w:val="22"/>
          </w:rPr>
          <w:tab/>
        </w:r>
        <w:r w:rsidR="003F3F58" w:rsidRPr="00EE7B2E">
          <w:rPr>
            <w:rStyle w:val="Hyperlink"/>
            <w:noProof/>
          </w:rPr>
          <w:t>Firmenvorstellung</w:t>
        </w:r>
        <w:r w:rsidR="003F3F58">
          <w:rPr>
            <w:noProof/>
            <w:webHidden/>
          </w:rPr>
          <w:tab/>
        </w:r>
        <w:r w:rsidR="003F3F58">
          <w:rPr>
            <w:noProof/>
            <w:webHidden/>
          </w:rPr>
          <w:fldChar w:fldCharType="begin"/>
        </w:r>
        <w:r w:rsidR="003F3F58">
          <w:rPr>
            <w:noProof/>
            <w:webHidden/>
          </w:rPr>
          <w:instrText xml:space="preserve"> PAGEREF _Toc518485353 \h </w:instrText>
        </w:r>
        <w:r w:rsidR="003F3F58">
          <w:rPr>
            <w:noProof/>
            <w:webHidden/>
          </w:rPr>
        </w:r>
        <w:r w:rsidR="003F3F58">
          <w:rPr>
            <w:noProof/>
            <w:webHidden/>
          </w:rPr>
          <w:fldChar w:fldCharType="separate"/>
        </w:r>
        <w:r w:rsidR="000211DB">
          <w:rPr>
            <w:noProof/>
            <w:webHidden/>
          </w:rPr>
          <w:t>4</w:t>
        </w:r>
        <w:r w:rsidR="003F3F58">
          <w:rPr>
            <w:noProof/>
            <w:webHidden/>
          </w:rPr>
          <w:fldChar w:fldCharType="end"/>
        </w:r>
      </w:hyperlink>
    </w:p>
    <w:p w14:paraId="33A67338" w14:textId="135A46EA" w:rsidR="003F3F58" w:rsidRDefault="001E65A1">
      <w:pPr>
        <w:pStyle w:val="Verzeichnis1"/>
        <w:rPr>
          <w:rFonts w:asciiTheme="minorHAnsi" w:eastAsiaTheme="minorEastAsia" w:hAnsiTheme="minorHAnsi" w:cstheme="minorBidi"/>
          <w:b w:val="0"/>
          <w:bCs w:val="0"/>
          <w:noProof/>
          <w:sz w:val="22"/>
          <w:szCs w:val="22"/>
        </w:rPr>
      </w:pPr>
      <w:hyperlink w:anchor="_Toc518485354" w:history="1">
        <w:r w:rsidR="003F3F58" w:rsidRPr="00EE7B2E">
          <w:rPr>
            <w:rStyle w:val="Hyperlink"/>
            <w:noProof/>
          </w:rPr>
          <w:t>2</w:t>
        </w:r>
        <w:r w:rsidR="003F3F58">
          <w:rPr>
            <w:rFonts w:asciiTheme="minorHAnsi" w:eastAsiaTheme="minorEastAsia" w:hAnsiTheme="minorHAnsi" w:cstheme="minorBidi"/>
            <w:b w:val="0"/>
            <w:bCs w:val="0"/>
            <w:noProof/>
            <w:sz w:val="22"/>
            <w:szCs w:val="22"/>
          </w:rPr>
          <w:tab/>
        </w:r>
        <w:r w:rsidR="003F3F58" w:rsidRPr="00EE7B2E">
          <w:rPr>
            <w:rStyle w:val="Hyperlink"/>
            <w:noProof/>
          </w:rPr>
          <w:t>Grundlagen</w:t>
        </w:r>
        <w:r w:rsidR="003F3F58">
          <w:rPr>
            <w:noProof/>
            <w:webHidden/>
          </w:rPr>
          <w:tab/>
        </w:r>
        <w:r w:rsidR="003F3F58">
          <w:rPr>
            <w:noProof/>
            <w:webHidden/>
          </w:rPr>
          <w:fldChar w:fldCharType="begin"/>
        </w:r>
        <w:r w:rsidR="003F3F58">
          <w:rPr>
            <w:noProof/>
            <w:webHidden/>
          </w:rPr>
          <w:instrText xml:space="preserve"> PAGEREF _Toc518485354 \h </w:instrText>
        </w:r>
        <w:r w:rsidR="003F3F58">
          <w:rPr>
            <w:noProof/>
            <w:webHidden/>
          </w:rPr>
        </w:r>
        <w:r w:rsidR="003F3F58">
          <w:rPr>
            <w:noProof/>
            <w:webHidden/>
          </w:rPr>
          <w:fldChar w:fldCharType="separate"/>
        </w:r>
        <w:r w:rsidR="000211DB">
          <w:rPr>
            <w:noProof/>
            <w:webHidden/>
          </w:rPr>
          <w:t>6</w:t>
        </w:r>
        <w:r w:rsidR="003F3F58">
          <w:rPr>
            <w:noProof/>
            <w:webHidden/>
          </w:rPr>
          <w:fldChar w:fldCharType="end"/>
        </w:r>
      </w:hyperlink>
    </w:p>
    <w:p w14:paraId="139EFF7E" w14:textId="22B0A146" w:rsidR="003F3F58" w:rsidRDefault="001E65A1">
      <w:pPr>
        <w:pStyle w:val="Verzeichnis2"/>
        <w:rPr>
          <w:rFonts w:asciiTheme="minorHAnsi" w:eastAsiaTheme="minorEastAsia" w:hAnsiTheme="minorHAnsi" w:cstheme="minorBidi"/>
          <w:bCs w:val="0"/>
          <w:noProof/>
          <w:sz w:val="22"/>
          <w:szCs w:val="22"/>
        </w:rPr>
      </w:pPr>
      <w:hyperlink w:anchor="_Toc518485355" w:history="1">
        <w:r w:rsidR="003F3F58" w:rsidRPr="00EE7B2E">
          <w:rPr>
            <w:rStyle w:val="Hyperlink"/>
            <w:noProof/>
          </w:rPr>
          <w:t>2.1</w:t>
        </w:r>
        <w:r w:rsidR="003F3F58">
          <w:rPr>
            <w:rFonts w:asciiTheme="minorHAnsi" w:eastAsiaTheme="minorEastAsia" w:hAnsiTheme="minorHAnsi" w:cstheme="minorBidi"/>
            <w:bCs w:val="0"/>
            <w:noProof/>
            <w:sz w:val="22"/>
            <w:szCs w:val="22"/>
          </w:rPr>
          <w:tab/>
        </w:r>
        <w:r w:rsidR="003F3F58" w:rsidRPr="00EE7B2E">
          <w:rPr>
            <w:rStyle w:val="Hyperlink"/>
            <w:noProof/>
          </w:rPr>
          <w:t>Grundlegende Begrifflichkeiten</w:t>
        </w:r>
        <w:r w:rsidR="003F3F58">
          <w:rPr>
            <w:noProof/>
            <w:webHidden/>
          </w:rPr>
          <w:tab/>
        </w:r>
        <w:r w:rsidR="003F3F58">
          <w:rPr>
            <w:noProof/>
            <w:webHidden/>
          </w:rPr>
          <w:fldChar w:fldCharType="begin"/>
        </w:r>
        <w:r w:rsidR="003F3F58">
          <w:rPr>
            <w:noProof/>
            <w:webHidden/>
          </w:rPr>
          <w:instrText xml:space="preserve"> PAGEREF _Toc518485355 \h </w:instrText>
        </w:r>
        <w:r w:rsidR="003F3F58">
          <w:rPr>
            <w:noProof/>
            <w:webHidden/>
          </w:rPr>
        </w:r>
        <w:r w:rsidR="003F3F58">
          <w:rPr>
            <w:noProof/>
            <w:webHidden/>
          </w:rPr>
          <w:fldChar w:fldCharType="separate"/>
        </w:r>
        <w:r w:rsidR="000211DB">
          <w:rPr>
            <w:noProof/>
            <w:webHidden/>
          </w:rPr>
          <w:t>6</w:t>
        </w:r>
        <w:r w:rsidR="003F3F58">
          <w:rPr>
            <w:noProof/>
            <w:webHidden/>
          </w:rPr>
          <w:fldChar w:fldCharType="end"/>
        </w:r>
      </w:hyperlink>
    </w:p>
    <w:p w14:paraId="55BC3793" w14:textId="2A85FE12" w:rsidR="003F3F58" w:rsidRDefault="001E65A1">
      <w:pPr>
        <w:pStyle w:val="Verzeichnis2"/>
        <w:rPr>
          <w:rFonts w:asciiTheme="minorHAnsi" w:eastAsiaTheme="minorEastAsia" w:hAnsiTheme="minorHAnsi" w:cstheme="minorBidi"/>
          <w:bCs w:val="0"/>
          <w:noProof/>
          <w:sz w:val="22"/>
          <w:szCs w:val="22"/>
        </w:rPr>
      </w:pPr>
      <w:hyperlink w:anchor="_Toc518485356" w:history="1">
        <w:r w:rsidR="003F3F58" w:rsidRPr="00EE7B2E">
          <w:rPr>
            <w:rStyle w:val="Hyperlink"/>
            <w:noProof/>
          </w:rPr>
          <w:t>2.2</w:t>
        </w:r>
        <w:r w:rsidR="003F3F58">
          <w:rPr>
            <w:rFonts w:asciiTheme="minorHAnsi" w:eastAsiaTheme="minorEastAsia" w:hAnsiTheme="minorHAnsi" w:cstheme="minorBidi"/>
            <w:bCs w:val="0"/>
            <w:noProof/>
            <w:sz w:val="22"/>
            <w:szCs w:val="22"/>
          </w:rPr>
          <w:tab/>
        </w:r>
        <w:r w:rsidR="003F3F58" w:rsidRPr="00EE7B2E">
          <w:rPr>
            <w:rStyle w:val="Hyperlink"/>
            <w:noProof/>
          </w:rPr>
          <w:t>Grundlegende Netzwerktopologien</w:t>
        </w:r>
        <w:r w:rsidR="003F3F58">
          <w:rPr>
            <w:noProof/>
            <w:webHidden/>
          </w:rPr>
          <w:tab/>
        </w:r>
        <w:r w:rsidR="003F3F58">
          <w:rPr>
            <w:noProof/>
            <w:webHidden/>
          </w:rPr>
          <w:fldChar w:fldCharType="begin"/>
        </w:r>
        <w:r w:rsidR="003F3F58">
          <w:rPr>
            <w:noProof/>
            <w:webHidden/>
          </w:rPr>
          <w:instrText xml:space="preserve"> PAGEREF _Toc518485356 \h </w:instrText>
        </w:r>
        <w:r w:rsidR="003F3F58">
          <w:rPr>
            <w:noProof/>
            <w:webHidden/>
          </w:rPr>
        </w:r>
        <w:r w:rsidR="003F3F58">
          <w:rPr>
            <w:noProof/>
            <w:webHidden/>
          </w:rPr>
          <w:fldChar w:fldCharType="separate"/>
        </w:r>
        <w:r w:rsidR="000211DB">
          <w:rPr>
            <w:noProof/>
            <w:webHidden/>
          </w:rPr>
          <w:t>7</w:t>
        </w:r>
        <w:r w:rsidR="003F3F58">
          <w:rPr>
            <w:noProof/>
            <w:webHidden/>
          </w:rPr>
          <w:fldChar w:fldCharType="end"/>
        </w:r>
      </w:hyperlink>
    </w:p>
    <w:p w14:paraId="30ACE216" w14:textId="0CB74DC8" w:rsidR="003F3F58" w:rsidRDefault="001E65A1">
      <w:pPr>
        <w:pStyle w:val="Verzeichnis3"/>
        <w:rPr>
          <w:rFonts w:asciiTheme="minorHAnsi" w:eastAsiaTheme="minorEastAsia" w:hAnsiTheme="minorHAnsi" w:cstheme="minorBidi"/>
          <w:sz w:val="22"/>
          <w:szCs w:val="22"/>
        </w:rPr>
      </w:pPr>
      <w:hyperlink w:anchor="_Toc518485357" w:history="1">
        <w:r w:rsidR="003F3F58" w:rsidRPr="00EE7B2E">
          <w:rPr>
            <w:rStyle w:val="Hyperlink"/>
          </w:rPr>
          <w:t>2.2.1</w:t>
        </w:r>
        <w:r w:rsidR="003F3F58">
          <w:rPr>
            <w:rFonts w:asciiTheme="minorHAnsi" w:eastAsiaTheme="minorEastAsia" w:hAnsiTheme="minorHAnsi" w:cstheme="minorBidi"/>
            <w:sz w:val="22"/>
            <w:szCs w:val="22"/>
          </w:rPr>
          <w:tab/>
        </w:r>
        <w:r w:rsidR="003F3F58" w:rsidRPr="00EE7B2E">
          <w:rPr>
            <w:rStyle w:val="Hyperlink"/>
          </w:rPr>
          <w:t>Linien-Topologie</w:t>
        </w:r>
        <w:r w:rsidR="003F3F58">
          <w:rPr>
            <w:webHidden/>
          </w:rPr>
          <w:tab/>
        </w:r>
        <w:r w:rsidR="003F3F58">
          <w:rPr>
            <w:webHidden/>
          </w:rPr>
          <w:fldChar w:fldCharType="begin"/>
        </w:r>
        <w:r w:rsidR="003F3F58">
          <w:rPr>
            <w:webHidden/>
          </w:rPr>
          <w:instrText xml:space="preserve"> PAGEREF _Toc518485357 \h </w:instrText>
        </w:r>
        <w:r w:rsidR="003F3F58">
          <w:rPr>
            <w:webHidden/>
          </w:rPr>
        </w:r>
        <w:r w:rsidR="003F3F58">
          <w:rPr>
            <w:webHidden/>
          </w:rPr>
          <w:fldChar w:fldCharType="separate"/>
        </w:r>
        <w:r w:rsidR="000211DB">
          <w:rPr>
            <w:webHidden/>
          </w:rPr>
          <w:t>8</w:t>
        </w:r>
        <w:r w:rsidR="003F3F58">
          <w:rPr>
            <w:webHidden/>
          </w:rPr>
          <w:fldChar w:fldCharType="end"/>
        </w:r>
      </w:hyperlink>
    </w:p>
    <w:p w14:paraId="736A3E1B" w14:textId="1182DF2A" w:rsidR="003F3F58" w:rsidRDefault="001E65A1">
      <w:pPr>
        <w:pStyle w:val="Verzeichnis3"/>
        <w:rPr>
          <w:rFonts w:asciiTheme="minorHAnsi" w:eastAsiaTheme="minorEastAsia" w:hAnsiTheme="minorHAnsi" w:cstheme="minorBidi"/>
          <w:sz w:val="22"/>
          <w:szCs w:val="22"/>
        </w:rPr>
      </w:pPr>
      <w:hyperlink w:anchor="_Toc518485358" w:history="1">
        <w:r w:rsidR="003F3F58" w:rsidRPr="00EE7B2E">
          <w:rPr>
            <w:rStyle w:val="Hyperlink"/>
          </w:rPr>
          <w:t>2.2.2</w:t>
        </w:r>
        <w:r w:rsidR="003F3F58">
          <w:rPr>
            <w:rFonts w:asciiTheme="minorHAnsi" w:eastAsiaTheme="minorEastAsia" w:hAnsiTheme="minorHAnsi" w:cstheme="minorBidi"/>
            <w:sz w:val="22"/>
            <w:szCs w:val="22"/>
          </w:rPr>
          <w:tab/>
        </w:r>
        <w:r w:rsidR="003F3F58" w:rsidRPr="00EE7B2E">
          <w:rPr>
            <w:rStyle w:val="Hyperlink"/>
          </w:rPr>
          <w:t>Ring-Topologie</w:t>
        </w:r>
        <w:r w:rsidR="003F3F58">
          <w:rPr>
            <w:webHidden/>
          </w:rPr>
          <w:tab/>
        </w:r>
        <w:r w:rsidR="003F3F58">
          <w:rPr>
            <w:webHidden/>
          </w:rPr>
          <w:fldChar w:fldCharType="begin"/>
        </w:r>
        <w:r w:rsidR="003F3F58">
          <w:rPr>
            <w:webHidden/>
          </w:rPr>
          <w:instrText xml:space="preserve"> PAGEREF _Toc518485358 \h </w:instrText>
        </w:r>
        <w:r w:rsidR="003F3F58">
          <w:rPr>
            <w:webHidden/>
          </w:rPr>
        </w:r>
        <w:r w:rsidR="003F3F58">
          <w:rPr>
            <w:webHidden/>
          </w:rPr>
          <w:fldChar w:fldCharType="separate"/>
        </w:r>
        <w:r w:rsidR="000211DB">
          <w:rPr>
            <w:webHidden/>
          </w:rPr>
          <w:t>9</w:t>
        </w:r>
        <w:r w:rsidR="003F3F58">
          <w:rPr>
            <w:webHidden/>
          </w:rPr>
          <w:fldChar w:fldCharType="end"/>
        </w:r>
      </w:hyperlink>
    </w:p>
    <w:p w14:paraId="4DDD8306" w14:textId="049FBE85" w:rsidR="003F3F58" w:rsidRDefault="001E65A1">
      <w:pPr>
        <w:pStyle w:val="Verzeichnis3"/>
        <w:rPr>
          <w:rFonts w:asciiTheme="minorHAnsi" w:eastAsiaTheme="minorEastAsia" w:hAnsiTheme="minorHAnsi" w:cstheme="minorBidi"/>
          <w:sz w:val="22"/>
          <w:szCs w:val="22"/>
        </w:rPr>
      </w:pPr>
      <w:hyperlink w:anchor="_Toc518485359" w:history="1">
        <w:r w:rsidR="003F3F58" w:rsidRPr="00EE7B2E">
          <w:rPr>
            <w:rStyle w:val="Hyperlink"/>
          </w:rPr>
          <w:t>2.2.3</w:t>
        </w:r>
        <w:r w:rsidR="003F3F58">
          <w:rPr>
            <w:rFonts w:asciiTheme="minorHAnsi" w:eastAsiaTheme="minorEastAsia" w:hAnsiTheme="minorHAnsi" w:cstheme="minorBidi"/>
            <w:sz w:val="22"/>
            <w:szCs w:val="22"/>
          </w:rPr>
          <w:tab/>
        </w:r>
        <w:r w:rsidR="003F3F58" w:rsidRPr="00EE7B2E">
          <w:rPr>
            <w:rStyle w:val="Hyperlink"/>
          </w:rPr>
          <w:t>Stern-Topologie</w:t>
        </w:r>
        <w:r w:rsidR="003F3F58">
          <w:rPr>
            <w:webHidden/>
          </w:rPr>
          <w:tab/>
        </w:r>
        <w:r w:rsidR="003F3F58">
          <w:rPr>
            <w:webHidden/>
          </w:rPr>
          <w:fldChar w:fldCharType="begin"/>
        </w:r>
        <w:r w:rsidR="003F3F58">
          <w:rPr>
            <w:webHidden/>
          </w:rPr>
          <w:instrText xml:space="preserve"> PAGEREF _Toc518485359 \h </w:instrText>
        </w:r>
        <w:r w:rsidR="003F3F58">
          <w:rPr>
            <w:webHidden/>
          </w:rPr>
        </w:r>
        <w:r w:rsidR="003F3F58">
          <w:rPr>
            <w:webHidden/>
          </w:rPr>
          <w:fldChar w:fldCharType="separate"/>
        </w:r>
        <w:r w:rsidR="000211DB">
          <w:rPr>
            <w:webHidden/>
          </w:rPr>
          <w:t>10</w:t>
        </w:r>
        <w:r w:rsidR="003F3F58">
          <w:rPr>
            <w:webHidden/>
          </w:rPr>
          <w:fldChar w:fldCharType="end"/>
        </w:r>
      </w:hyperlink>
    </w:p>
    <w:p w14:paraId="45F868B4" w14:textId="22A910E2" w:rsidR="003F3F58" w:rsidRDefault="001E65A1">
      <w:pPr>
        <w:pStyle w:val="Verzeichnis3"/>
        <w:rPr>
          <w:rFonts w:asciiTheme="minorHAnsi" w:eastAsiaTheme="minorEastAsia" w:hAnsiTheme="minorHAnsi" w:cstheme="minorBidi"/>
          <w:sz w:val="22"/>
          <w:szCs w:val="22"/>
        </w:rPr>
      </w:pPr>
      <w:hyperlink w:anchor="_Toc518485360" w:history="1">
        <w:r w:rsidR="003F3F58" w:rsidRPr="00EE7B2E">
          <w:rPr>
            <w:rStyle w:val="Hyperlink"/>
          </w:rPr>
          <w:t>2.2.4</w:t>
        </w:r>
        <w:r w:rsidR="003F3F58">
          <w:rPr>
            <w:rFonts w:asciiTheme="minorHAnsi" w:eastAsiaTheme="minorEastAsia" w:hAnsiTheme="minorHAnsi" w:cstheme="minorBidi"/>
            <w:sz w:val="22"/>
            <w:szCs w:val="22"/>
          </w:rPr>
          <w:tab/>
        </w:r>
        <w:r w:rsidR="003F3F58" w:rsidRPr="00EE7B2E">
          <w:rPr>
            <w:rStyle w:val="Hyperlink"/>
          </w:rPr>
          <w:t>Baum-Topologie</w:t>
        </w:r>
        <w:r w:rsidR="003F3F58">
          <w:rPr>
            <w:webHidden/>
          </w:rPr>
          <w:tab/>
        </w:r>
        <w:r w:rsidR="003F3F58">
          <w:rPr>
            <w:webHidden/>
          </w:rPr>
          <w:fldChar w:fldCharType="begin"/>
        </w:r>
        <w:r w:rsidR="003F3F58">
          <w:rPr>
            <w:webHidden/>
          </w:rPr>
          <w:instrText xml:space="preserve"> PAGEREF _Toc518485360 \h </w:instrText>
        </w:r>
        <w:r w:rsidR="003F3F58">
          <w:rPr>
            <w:webHidden/>
          </w:rPr>
        </w:r>
        <w:r w:rsidR="003F3F58">
          <w:rPr>
            <w:webHidden/>
          </w:rPr>
          <w:fldChar w:fldCharType="separate"/>
        </w:r>
        <w:r w:rsidR="000211DB">
          <w:rPr>
            <w:webHidden/>
          </w:rPr>
          <w:t>11</w:t>
        </w:r>
        <w:r w:rsidR="003F3F58">
          <w:rPr>
            <w:webHidden/>
          </w:rPr>
          <w:fldChar w:fldCharType="end"/>
        </w:r>
      </w:hyperlink>
    </w:p>
    <w:p w14:paraId="65D58DF7" w14:textId="5EA51F78" w:rsidR="003F3F58" w:rsidRDefault="001E65A1">
      <w:pPr>
        <w:pStyle w:val="Verzeichnis3"/>
        <w:rPr>
          <w:rFonts w:asciiTheme="minorHAnsi" w:eastAsiaTheme="minorEastAsia" w:hAnsiTheme="minorHAnsi" w:cstheme="minorBidi"/>
          <w:sz w:val="22"/>
          <w:szCs w:val="22"/>
        </w:rPr>
      </w:pPr>
      <w:hyperlink w:anchor="_Toc518485361" w:history="1">
        <w:r w:rsidR="003F3F58" w:rsidRPr="00EE7B2E">
          <w:rPr>
            <w:rStyle w:val="Hyperlink"/>
          </w:rPr>
          <w:t>2.2.5</w:t>
        </w:r>
        <w:r w:rsidR="003F3F58">
          <w:rPr>
            <w:rFonts w:asciiTheme="minorHAnsi" w:eastAsiaTheme="minorEastAsia" w:hAnsiTheme="minorHAnsi" w:cstheme="minorBidi"/>
            <w:sz w:val="22"/>
            <w:szCs w:val="22"/>
          </w:rPr>
          <w:tab/>
        </w:r>
        <w:r w:rsidR="003F3F58" w:rsidRPr="00EE7B2E">
          <w:rPr>
            <w:rStyle w:val="Hyperlink"/>
          </w:rPr>
          <w:t>Vermaschtes Netz</w:t>
        </w:r>
        <w:r w:rsidR="003F3F58">
          <w:rPr>
            <w:webHidden/>
          </w:rPr>
          <w:tab/>
        </w:r>
        <w:r w:rsidR="003F3F58">
          <w:rPr>
            <w:webHidden/>
          </w:rPr>
          <w:fldChar w:fldCharType="begin"/>
        </w:r>
        <w:r w:rsidR="003F3F58">
          <w:rPr>
            <w:webHidden/>
          </w:rPr>
          <w:instrText xml:space="preserve"> PAGEREF _Toc518485361 \h </w:instrText>
        </w:r>
        <w:r w:rsidR="003F3F58">
          <w:rPr>
            <w:webHidden/>
          </w:rPr>
        </w:r>
        <w:r w:rsidR="003F3F58">
          <w:rPr>
            <w:webHidden/>
          </w:rPr>
          <w:fldChar w:fldCharType="separate"/>
        </w:r>
        <w:r w:rsidR="000211DB">
          <w:rPr>
            <w:webHidden/>
          </w:rPr>
          <w:t>12</w:t>
        </w:r>
        <w:r w:rsidR="003F3F58">
          <w:rPr>
            <w:webHidden/>
          </w:rPr>
          <w:fldChar w:fldCharType="end"/>
        </w:r>
      </w:hyperlink>
    </w:p>
    <w:p w14:paraId="4CB42EFF" w14:textId="6109F0E9" w:rsidR="003F3F58" w:rsidRDefault="001E65A1">
      <w:pPr>
        <w:pStyle w:val="Verzeichnis2"/>
        <w:rPr>
          <w:rFonts w:asciiTheme="minorHAnsi" w:eastAsiaTheme="minorEastAsia" w:hAnsiTheme="minorHAnsi" w:cstheme="minorBidi"/>
          <w:bCs w:val="0"/>
          <w:noProof/>
          <w:sz w:val="22"/>
          <w:szCs w:val="22"/>
        </w:rPr>
      </w:pPr>
      <w:hyperlink w:anchor="_Toc518485362" w:history="1">
        <w:r w:rsidR="003F3F58" w:rsidRPr="00EE7B2E">
          <w:rPr>
            <w:rStyle w:val="Hyperlink"/>
            <w:noProof/>
          </w:rPr>
          <w:t>2.3</w:t>
        </w:r>
        <w:r w:rsidR="003F3F58">
          <w:rPr>
            <w:rFonts w:asciiTheme="minorHAnsi" w:eastAsiaTheme="minorEastAsia" w:hAnsiTheme="minorHAnsi" w:cstheme="minorBidi"/>
            <w:bCs w:val="0"/>
            <w:noProof/>
            <w:sz w:val="22"/>
            <w:szCs w:val="22"/>
          </w:rPr>
          <w:tab/>
        </w:r>
        <w:r w:rsidR="003F3F58" w:rsidRPr="00EE7B2E">
          <w:rPr>
            <w:rStyle w:val="Hyperlink"/>
            <w:noProof/>
          </w:rPr>
          <w:t>Netzwerke-Protokolle</w:t>
        </w:r>
        <w:r w:rsidR="003F3F58">
          <w:rPr>
            <w:noProof/>
            <w:webHidden/>
          </w:rPr>
          <w:tab/>
        </w:r>
        <w:r w:rsidR="003F3F58">
          <w:rPr>
            <w:noProof/>
            <w:webHidden/>
          </w:rPr>
          <w:fldChar w:fldCharType="begin"/>
        </w:r>
        <w:r w:rsidR="003F3F58">
          <w:rPr>
            <w:noProof/>
            <w:webHidden/>
          </w:rPr>
          <w:instrText xml:space="preserve"> PAGEREF _Toc518485362 \h </w:instrText>
        </w:r>
        <w:r w:rsidR="003F3F58">
          <w:rPr>
            <w:noProof/>
            <w:webHidden/>
          </w:rPr>
        </w:r>
        <w:r w:rsidR="003F3F58">
          <w:rPr>
            <w:noProof/>
            <w:webHidden/>
          </w:rPr>
          <w:fldChar w:fldCharType="separate"/>
        </w:r>
        <w:r w:rsidR="000211DB">
          <w:rPr>
            <w:noProof/>
            <w:webHidden/>
          </w:rPr>
          <w:t>12</w:t>
        </w:r>
        <w:r w:rsidR="003F3F58">
          <w:rPr>
            <w:noProof/>
            <w:webHidden/>
          </w:rPr>
          <w:fldChar w:fldCharType="end"/>
        </w:r>
      </w:hyperlink>
    </w:p>
    <w:p w14:paraId="377BC68D" w14:textId="29F68611" w:rsidR="003F3F58" w:rsidRDefault="001E65A1">
      <w:pPr>
        <w:pStyle w:val="Verzeichnis3"/>
        <w:rPr>
          <w:rFonts w:asciiTheme="minorHAnsi" w:eastAsiaTheme="minorEastAsia" w:hAnsiTheme="minorHAnsi" w:cstheme="minorBidi"/>
          <w:sz w:val="22"/>
          <w:szCs w:val="22"/>
        </w:rPr>
      </w:pPr>
      <w:hyperlink w:anchor="_Toc518485363" w:history="1">
        <w:r w:rsidR="003F3F58" w:rsidRPr="00EE7B2E">
          <w:rPr>
            <w:rStyle w:val="Hyperlink"/>
          </w:rPr>
          <w:t>2.3.1</w:t>
        </w:r>
        <w:r w:rsidR="003F3F58">
          <w:rPr>
            <w:rFonts w:asciiTheme="minorHAnsi" w:eastAsiaTheme="minorEastAsia" w:hAnsiTheme="minorHAnsi" w:cstheme="minorBidi"/>
            <w:sz w:val="22"/>
            <w:szCs w:val="22"/>
          </w:rPr>
          <w:tab/>
        </w:r>
        <w:r w:rsidR="003F3F58" w:rsidRPr="00EE7B2E">
          <w:rPr>
            <w:rStyle w:val="Hyperlink"/>
          </w:rPr>
          <w:t>PROFIBUS</w:t>
        </w:r>
        <w:r w:rsidR="003F3F58">
          <w:rPr>
            <w:webHidden/>
          </w:rPr>
          <w:tab/>
        </w:r>
        <w:r w:rsidR="003F3F58">
          <w:rPr>
            <w:webHidden/>
          </w:rPr>
          <w:fldChar w:fldCharType="begin"/>
        </w:r>
        <w:r w:rsidR="003F3F58">
          <w:rPr>
            <w:webHidden/>
          </w:rPr>
          <w:instrText xml:space="preserve"> PAGEREF _Toc518485363 \h </w:instrText>
        </w:r>
        <w:r w:rsidR="003F3F58">
          <w:rPr>
            <w:webHidden/>
          </w:rPr>
        </w:r>
        <w:r w:rsidR="003F3F58">
          <w:rPr>
            <w:webHidden/>
          </w:rPr>
          <w:fldChar w:fldCharType="separate"/>
        </w:r>
        <w:r w:rsidR="000211DB">
          <w:rPr>
            <w:webHidden/>
          </w:rPr>
          <w:t>12</w:t>
        </w:r>
        <w:r w:rsidR="003F3F58">
          <w:rPr>
            <w:webHidden/>
          </w:rPr>
          <w:fldChar w:fldCharType="end"/>
        </w:r>
      </w:hyperlink>
    </w:p>
    <w:p w14:paraId="227CE7DD" w14:textId="7181F24B"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"_Toc518485364" </w:instrText>
      </w:r>
      <w:r>
        <w:fldChar w:fldCharType="separate"/>
      </w:r>
      <w:r w:rsidR="003F3F58" w:rsidRPr="00EE7B2E">
        <w:rPr>
          <w:rStyle w:val="Hyperlink"/>
        </w:rPr>
        <w:t>2.3.2</w:t>
      </w:r>
      <w:r w:rsidR="003F3F58">
        <w:rPr>
          <w:rFonts w:asciiTheme="minorHAnsi" w:eastAsiaTheme="minorEastAsia" w:hAnsiTheme="minorHAnsi" w:cstheme="minorBidi"/>
          <w:sz w:val="22"/>
          <w:szCs w:val="22"/>
        </w:rPr>
        <w:tab/>
      </w:r>
      <w:r w:rsidR="003F3F58" w:rsidRPr="00EE7B2E">
        <w:rPr>
          <w:rStyle w:val="Hyperlink"/>
        </w:rPr>
        <w:t>PROFINET</w:t>
      </w:r>
      <w:r w:rsidR="003F3F58">
        <w:rPr>
          <w:webHidden/>
        </w:rPr>
        <w:tab/>
      </w:r>
      <w:r w:rsidR="003F3F58">
        <w:rPr>
          <w:webHidden/>
        </w:rPr>
        <w:fldChar w:fldCharType="begin"/>
      </w:r>
      <w:r w:rsidR="003F3F58">
        <w:rPr>
          <w:webHidden/>
        </w:rPr>
        <w:instrText xml:space="preserve"> PAGEREF _Toc518485364 \h </w:instrText>
      </w:r>
      <w:r w:rsidR="003F3F58">
        <w:rPr>
          <w:webHidden/>
        </w:rPr>
      </w:r>
      <w:r w:rsidR="003F3F58">
        <w:rPr>
          <w:webHidden/>
        </w:rPr>
        <w:fldChar w:fldCharType="separate"/>
      </w:r>
      <w:ins w:id="1" w:author="Ghislain Zeleu" w:date="2018-07-06T15:37:00Z">
        <w:r w:rsidR="000211DB">
          <w:rPr>
            <w:webHidden/>
          </w:rPr>
          <w:t>15</w:t>
        </w:r>
      </w:ins>
      <w:del w:id="2" w:author="Ghislain Zeleu" w:date="2018-07-06T15:37:00Z">
        <w:r w:rsidR="003F3F58" w:rsidDel="000211DB">
          <w:rPr>
            <w:webHidden/>
          </w:rPr>
          <w:delText>14</w:delText>
        </w:r>
      </w:del>
      <w:r w:rsidR="003F3F58">
        <w:rPr>
          <w:webHidden/>
        </w:rPr>
        <w:fldChar w:fldCharType="end"/>
      </w:r>
      <w:r>
        <w:fldChar w:fldCharType="end"/>
      </w:r>
    </w:p>
    <w:p w14:paraId="2CD7DE8E" w14:textId="28F31538" w:rsidR="003F3F58" w:rsidRDefault="001E65A1">
      <w:pPr>
        <w:pStyle w:val="Verzeichnis1"/>
        <w:rPr>
          <w:rFonts w:asciiTheme="minorHAnsi" w:eastAsiaTheme="minorEastAsia" w:hAnsiTheme="minorHAnsi" w:cstheme="minorBidi"/>
          <w:b w:val="0"/>
          <w:bCs w:val="0"/>
          <w:noProof/>
          <w:sz w:val="22"/>
          <w:szCs w:val="22"/>
        </w:rPr>
      </w:pPr>
      <w:hyperlink w:anchor="_Toc518485365" w:history="1">
        <w:r w:rsidR="003F3F58" w:rsidRPr="00EE7B2E">
          <w:rPr>
            <w:rStyle w:val="Hyperlink"/>
            <w:noProof/>
          </w:rPr>
          <w:t>3</w:t>
        </w:r>
        <w:r w:rsidR="003F3F58">
          <w:rPr>
            <w:rFonts w:asciiTheme="minorHAnsi" w:eastAsiaTheme="minorEastAsia" w:hAnsiTheme="minorHAnsi" w:cstheme="minorBidi"/>
            <w:b w:val="0"/>
            <w:bCs w:val="0"/>
            <w:noProof/>
            <w:sz w:val="22"/>
            <w:szCs w:val="22"/>
          </w:rPr>
          <w:tab/>
        </w:r>
        <w:r w:rsidR="003F3F58" w:rsidRPr="00EE7B2E">
          <w:rPr>
            <w:rStyle w:val="Hyperlink"/>
            <w:noProof/>
          </w:rPr>
          <w:t>Ausgangssituation</w:t>
        </w:r>
        <w:r w:rsidR="003F3F58">
          <w:rPr>
            <w:noProof/>
            <w:webHidden/>
          </w:rPr>
          <w:tab/>
        </w:r>
        <w:r w:rsidR="003F3F58">
          <w:rPr>
            <w:noProof/>
            <w:webHidden/>
          </w:rPr>
          <w:fldChar w:fldCharType="begin"/>
        </w:r>
        <w:r w:rsidR="003F3F58">
          <w:rPr>
            <w:noProof/>
            <w:webHidden/>
          </w:rPr>
          <w:instrText xml:space="preserve"> PAGEREF _Toc518485365 \h </w:instrText>
        </w:r>
        <w:r w:rsidR="003F3F58">
          <w:rPr>
            <w:noProof/>
            <w:webHidden/>
          </w:rPr>
        </w:r>
        <w:r w:rsidR="003F3F58">
          <w:rPr>
            <w:noProof/>
            <w:webHidden/>
          </w:rPr>
          <w:fldChar w:fldCharType="separate"/>
        </w:r>
        <w:r w:rsidR="000211DB">
          <w:rPr>
            <w:noProof/>
            <w:webHidden/>
          </w:rPr>
          <w:t>16</w:t>
        </w:r>
        <w:r w:rsidR="003F3F58">
          <w:rPr>
            <w:noProof/>
            <w:webHidden/>
          </w:rPr>
          <w:fldChar w:fldCharType="end"/>
        </w:r>
      </w:hyperlink>
    </w:p>
    <w:p w14:paraId="7081BC2F" w14:textId="5D59ADEA" w:rsidR="003F3F58" w:rsidRDefault="001E65A1">
      <w:pPr>
        <w:pStyle w:val="Verzeichnis2"/>
        <w:rPr>
          <w:rFonts w:asciiTheme="minorHAnsi" w:eastAsiaTheme="minorEastAsia" w:hAnsiTheme="minorHAnsi" w:cstheme="minorBidi"/>
          <w:bCs w:val="0"/>
          <w:noProof/>
          <w:sz w:val="22"/>
          <w:szCs w:val="22"/>
        </w:rPr>
      </w:pPr>
      <w:hyperlink w:anchor="_Toc518485366" w:history="1">
        <w:r w:rsidR="003F3F58" w:rsidRPr="00EE7B2E">
          <w:rPr>
            <w:rStyle w:val="Hyperlink"/>
            <w:noProof/>
          </w:rPr>
          <w:t>3.1</w:t>
        </w:r>
        <w:r w:rsidR="003F3F58">
          <w:rPr>
            <w:rFonts w:asciiTheme="minorHAnsi" w:eastAsiaTheme="minorEastAsia" w:hAnsiTheme="minorHAnsi" w:cstheme="minorBidi"/>
            <w:bCs w:val="0"/>
            <w:noProof/>
            <w:sz w:val="22"/>
            <w:szCs w:val="22"/>
          </w:rPr>
          <w:tab/>
        </w:r>
        <w:r w:rsidR="003F3F58" w:rsidRPr="00EE7B2E">
          <w:rPr>
            <w:rStyle w:val="Hyperlink"/>
            <w:noProof/>
          </w:rPr>
          <w:t>FDT</w:t>
        </w:r>
        <w:r w:rsidR="003F3F58">
          <w:rPr>
            <w:noProof/>
            <w:webHidden/>
          </w:rPr>
          <w:tab/>
        </w:r>
        <w:r w:rsidR="003F3F58">
          <w:rPr>
            <w:noProof/>
            <w:webHidden/>
          </w:rPr>
          <w:fldChar w:fldCharType="begin"/>
        </w:r>
        <w:r w:rsidR="003F3F58">
          <w:rPr>
            <w:noProof/>
            <w:webHidden/>
          </w:rPr>
          <w:instrText xml:space="preserve"> PAGEREF _Toc518485366 \h </w:instrText>
        </w:r>
        <w:r w:rsidR="003F3F58">
          <w:rPr>
            <w:noProof/>
            <w:webHidden/>
          </w:rPr>
        </w:r>
        <w:r w:rsidR="003F3F58">
          <w:rPr>
            <w:noProof/>
            <w:webHidden/>
          </w:rPr>
          <w:fldChar w:fldCharType="separate"/>
        </w:r>
        <w:r w:rsidR="000211DB">
          <w:rPr>
            <w:noProof/>
            <w:webHidden/>
          </w:rPr>
          <w:t>16</w:t>
        </w:r>
        <w:r w:rsidR="003F3F58">
          <w:rPr>
            <w:noProof/>
            <w:webHidden/>
          </w:rPr>
          <w:fldChar w:fldCharType="end"/>
        </w:r>
      </w:hyperlink>
    </w:p>
    <w:p w14:paraId="3C1D45AB" w14:textId="2D647722" w:rsidR="003F3F58" w:rsidRDefault="001E65A1">
      <w:pPr>
        <w:pStyle w:val="Verzeichnis2"/>
        <w:rPr>
          <w:rFonts w:asciiTheme="minorHAnsi" w:eastAsiaTheme="minorEastAsia" w:hAnsiTheme="minorHAnsi" w:cstheme="minorBidi"/>
          <w:bCs w:val="0"/>
          <w:noProof/>
          <w:sz w:val="22"/>
          <w:szCs w:val="22"/>
        </w:rPr>
      </w:pPr>
      <w:hyperlink w:anchor="_Toc518485367" w:history="1">
        <w:r w:rsidR="003F3F58" w:rsidRPr="00EE7B2E">
          <w:rPr>
            <w:rStyle w:val="Hyperlink"/>
            <w:noProof/>
          </w:rPr>
          <w:t>3.2</w:t>
        </w:r>
        <w:r w:rsidR="003F3F58">
          <w:rPr>
            <w:rFonts w:asciiTheme="minorHAnsi" w:eastAsiaTheme="minorEastAsia" w:hAnsiTheme="minorHAnsi" w:cstheme="minorBidi"/>
            <w:bCs w:val="0"/>
            <w:noProof/>
            <w:sz w:val="22"/>
            <w:szCs w:val="22"/>
          </w:rPr>
          <w:tab/>
        </w:r>
        <w:r w:rsidR="003F3F58" w:rsidRPr="00EE7B2E">
          <w:rPr>
            <w:rStyle w:val="Hyperlink"/>
            <w:noProof/>
          </w:rPr>
          <w:t>Was ist Communication Studio?</w:t>
        </w:r>
        <w:r w:rsidR="003F3F58">
          <w:rPr>
            <w:noProof/>
            <w:webHidden/>
          </w:rPr>
          <w:tab/>
        </w:r>
        <w:r w:rsidR="003F3F58">
          <w:rPr>
            <w:noProof/>
            <w:webHidden/>
          </w:rPr>
          <w:fldChar w:fldCharType="begin"/>
        </w:r>
        <w:r w:rsidR="003F3F58">
          <w:rPr>
            <w:noProof/>
            <w:webHidden/>
          </w:rPr>
          <w:instrText xml:space="preserve"> PAGEREF _Toc518485367 \h </w:instrText>
        </w:r>
        <w:r w:rsidR="003F3F58">
          <w:rPr>
            <w:noProof/>
            <w:webHidden/>
          </w:rPr>
        </w:r>
        <w:r w:rsidR="003F3F58">
          <w:rPr>
            <w:noProof/>
            <w:webHidden/>
          </w:rPr>
          <w:fldChar w:fldCharType="separate"/>
        </w:r>
        <w:r w:rsidR="000211DB">
          <w:rPr>
            <w:noProof/>
            <w:webHidden/>
          </w:rPr>
          <w:t>17</w:t>
        </w:r>
        <w:r w:rsidR="003F3F58">
          <w:rPr>
            <w:noProof/>
            <w:webHidden/>
          </w:rPr>
          <w:fldChar w:fldCharType="end"/>
        </w:r>
      </w:hyperlink>
    </w:p>
    <w:p w14:paraId="4A068EDB" w14:textId="2FD4C9EB" w:rsidR="003F3F58" w:rsidRDefault="001E65A1">
      <w:pPr>
        <w:pStyle w:val="Verzeichnis2"/>
        <w:rPr>
          <w:rFonts w:asciiTheme="minorHAnsi" w:eastAsiaTheme="minorEastAsia" w:hAnsiTheme="minorHAnsi" w:cstheme="minorBidi"/>
          <w:bCs w:val="0"/>
          <w:noProof/>
          <w:sz w:val="22"/>
          <w:szCs w:val="22"/>
        </w:rPr>
      </w:pPr>
      <w:hyperlink w:anchor="_Toc518485368" w:history="1">
        <w:r w:rsidR="003F3F58" w:rsidRPr="00EE7B2E">
          <w:rPr>
            <w:rStyle w:val="Hyperlink"/>
            <w:noProof/>
          </w:rPr>
          <w:t>3.3</w:t>
        </w:r>
        <w:r w:rsidR="003F3F58">
          <w:rPr>
            <w:rFonts w:asciiTheme="minorHAnsi" w:eastAsiaTheme="minorEastAsia" w:hAnsiTheme="minorHAnsi" w:cstheme="minorBidi"/>
            <w:bCs w:val="0"/>
            <w:noProof/>
            <w:sz w:val="22"/>
            <w:szCs w:val="22"/>
          </w:rPr>
          <w:tab/>
        </w:r>
        <w:r w:rsidR="003F3F58" w:rsidRPr="00EE7B2E">
          <w:rPr>
            <w:rStyle w:val="Hyperlink"/>
            <w:noProof/>
          </w:rPr>
          <w:t>Befragungsmethoden</w:t>
        </w:r>
        <w:r w:rsidR="003F3F58">
          <w:rPr>
            <w:noProof/>
            <w:webHidden/>
          </w:rPr>
          <w:tab/>
        </w:r>
        <w:r w:rsidR="003F3F58">
          <w:rPr>
            <w:noProof/>
            <w:webHidden/>
          </w:rPr>
          <w:fldChar w:fldCharType="begin"/>
        </w:r>
        <w:r w:rsidR="003F3F58">
          <w:rPr>
            <w:noProof/>
            <w:webHidden/>
          </w:rPr>
          <w:instrText xml:space="preserve"> PAGEREF _Toc518485368 \h </w:instrText>
        </w:r>
        <w:r w:rsidR="003F3F58">
          <w:rPr>
            <w:noProof/>
            <w:webHidden/>
          </w:rPr>
        </w:r>
        <w:r w:rsidR="003F3F58">
          <w:rPr>
            <w:noProof/>
            <w:webHidden/>
          </w:rPr>
          <w:fldChar w:fldCharType="separate"/>
        </w:r>
        <w:r w:rsidR="000211DB">
          <w:rPr>
            <w:noProof/>
            <w:webHidden/>
          </w:rPr>
          <w:t>18</w:t>
        </w:r>
        <w:r w:rsidR="003F3F58">
          <w:rPr>
            <w:noProof/>
            <w:webHidden/>
          </w:rPr>
          <w:fldChar w:fldCharType="end"/>
        </w:r>
      </w:hyperlink>
    </w:p>
    <w:p w14:paraId="78A34A50" w14:textId="3A1AEEB8" w:rsidR="003F3F58" w:rsidRDefault="001E65A1">
      <w:pPr>
        <w:pStyle w:val="Verzeichnis2"/>
        <w:rPr>
          <w:rFonts w:asciiTheme="minorHAnsi" w:eastAsiaTheme="minorEastAsia" w:hAnsiTheme="minorHAnsi" w:cstheme="minorBidi"/>
          <w:bCs w:val="0"/>
          <w:noProof/>
          <w:sz w:val="22"/>
          <w:szCs w:val="22"/>
        </w:rPr>
      </w:pPr>
      <w:hyperlink w:anchor="_Toc518485369" w:history="1">
        <w:r w:rsidR="003F3F58" w:rsidRPr="00EE7B2E">
          <w:rPr>
            <w:rStyle w:val="Hyperlink"/>
            <w:noProof/>
          </w:rPr>
          <w:t>3.4</w:t>
        </w:r>
        <w:r w:rsidR="003F3F58">
          <w:rPr>
            <w:rFonts w:asciiTheme="minorHAnsi" w:eastAsiaTheme="minorEastAsia" w:hAnsiTheme="minorHAnsi" w:cstheme="minorBidi"/>
            <w:bCs w:val="0"/>
            <w:noProof/>
            <w:sz w:val="22"/>
            <w:szCs w:val="22"/>
          </w:rPr>
          <w:tab/>
        </w:r>
        <w:r w:rsidR="003F3F58" w:rsidRPr="00EE7B2E">
          <w:rPr>
            <w:rStyle w:val="Hyperlink"/>
            <w:noProof/>
          </w:rPr>
          <w:t>Auswertung</w:t>
        </w:r>
        <w:r w:rsidR="003F3F58">
          <w:rPr>
            <w:noProof/>
            <w:webHidden/>
          </w:rPr>
          <w:tab/>
        </w:r>
        <w:r w:rsidR="003F3F58">
          <w:rPr>
            <w:noProof/>
            <w:webHidden/>
          </w:rPr>
          <w:fldChar w:fldCharType="begin"/>
        </w:r>
        <w:r w:rsidR="003F3F58">
          <w:rPr>
            <w:noProof/>
            <w:webHidden/>
          </w:rPr>
          <w:instrText xml:space="preserve"> PAGEREF _Toc518485369 \h </w:instrText>
        </w:r>
        <w:r w:rsidR="003F3F58">
          <w:rPr>
            <w:noProof/>
            <w:webHidden/>
          </w:rPr>
        </w:r>
        <w:r w:rsidR="003F3F58">
          <w:rPr>
            <w:noProof/>
            <w:webHidden/>
          </w:rPr>
          <w:fldChar w:fldCharType="separate"/>
        </w:r>
        <w:r w:rsidR="000211DB">
          <w:rPr>
            <w:noProof/>
            <w:webHidden/>
          </w:rPr>
          <w:t>18</w:t>
        </w:r>
        <w:r w:rsidR="003F3F58">
          <w:rPr>
            <w:noProof/>
            <w:webHidden/>
          </w:rPr>
          <w:fldChar w:fldCharType="end"/>
        </w:r>
      </w:hyperlink>
    </w:p>
    <w:p w14:paraId="2B66C857" w14:textId="083E0D57" w:rsidR="003F3F58" w:rsidRDefault="001E65A1">
      <w:pPr>
        <w:pStyle w:val="Verzeichnis1"/>
        <w:rPr>
          <w:rFonts w:asciiTheme="minorHAnsi" w:eastAsiaTheme="minorEastAsia" w:hAnsiTheme="minorHAnsi" w:cstheme="minorBidi"/>
          <w:b w:val="0"/>
          <w:bCs w:val="0"/>
          <w:noProof/>
          <w:sz w:val="22"/>
          <w:szCs w:val="22"/>
        </w:rPr>
      </w:pPr>
      <w:hyperlink w:anchor="_Toc518485370" w:history="1">
        <w:r w:rsidR="003F3F58" w:rsidRPr="00EE7B2E">
          <w:rPr>
            <w:rStyle w:val="Hyperlink"/>
            <w:noProof/>
          </w:rPr>
          <w:t>4</w:t>
        </w:r>
        <w:r w:rsidR="003F3F58">
          <w:rPr>
            <w:rFonts w:asciiTheme="minorHAnsi" w:eastAsiaTheme="minorEastAsia" w:hAnsiTheme="minorHAnsi" w:cstheme="minorBidi"/>
            <w:b w:val="0"/>
            <w:bCs w:val="0"/>
            <w:noProof/>
            <w:sz w:val="22"/>
            <w:szCs w:val="22"/>
          </w:rPr>
          <w:tab/>
        </w:r>
        <w:r w:rsidR="003F3F58" w:rsidRPr="00EE7B2E">
          <w:rPr>
            <w:rStyle w:val="Hyperlink"/>
            <w:noProof/>
          </w:rPr>
          <w:t>Anforderungsanalyse</w:t>
        </w:r>
        <w:r w:rsidR="003F3F58">
          <w:rPr>
            <w:noProof/>
            <w:webHidden/>
          </w:rPr>
          <w:tab/>
        </w:r>
        <w:r w:rsidR="003F3F58">
          <w:rPr>
            <w:noProof/>
            <w:webHidden/>
          </w:rPr>
          <w:fldChar w:fldCharType="begin"/>
        </w:r>
        <w:r w:rsidR="003F3F58">
          <w:rPr>
            <w:noProof/>
            <w:webHidden/>
          </w:rPr>
          <w:instrText xml:space="preserve"> PAGEREF _Toc518485370 \h </w:instrText>
        </w:r>
        <w:r w:rsidR="003F3F58">
          <w:rPr>
            <w:noProof/>
            <w:webHidden/>
          </w:rPr>
        </w:r>
        <w:r w:rsidR="003F3F58">
          <w:rPr>
            <w:noProof/>
            <w:webHidden/>
          </w:rPr>
          <w:fldChar w:fldCharType="separate"/>
        </w:r>
        <w:r w:rsidR="000211DB">
          <w:rPr>
            <w:noProof/>
            <w:webHidden/>
          </w:rPr>
          <w:t>20</w:t>
        </w:r>
        <w:r w:rsidR="003F3F58">
          <w:rPr>
            <w:noProof/>
            <w:webHidden/>
          </w:rPr>
          <w:fldChar w:fldCharType="end"/>
        </w:r>
      </w:hyperlink>
    </w:p>
    <w:p w14:paraId="21206D07" w14:textId="42724229" w:rsidR="003F3F58" w:rsidRDefault="001E65A1">
      <w:pPr>
        <w:pStyle w:val="Verzeichnis2"/>
        <w:rPr>
          <w:rFonts w:asciiTheme="minorHAnsi" w:eastAsiaTheme="minorEastAsia" w:hAnsiTheme="minorHAnsi" w:cstheme="minorBidi"/>
          <w:bCs w:val="0"/>
          <w:noProof/>
          <w:sz w:val="22"/>
          <w:szCs w:val="22"/>
        </w:rPr>
      </w:pPr>
      <w:hyperlink w:anchor="_Toc518485371" w:history="1">
        <w:r w:rsidR="003F3F58" w:rsidRPr="00EE7B2E">
          <w:rPr>
            <w:rStyle w:val="Hyperlink"/>
            <w:noProof/>
          </w:rPr>
          <w:t>4.1</w:t>
        </w:r>
        <w:r w:rsidR="003F3F58">
          <w:rPr>
            <w:rFonts w:asciiTheme="minorHAnsi" w:eastAsiaTheme="minorEastAsia" w:hAnsiTheme="minorHAnsi" w:cstheme="minorBidi"/>
            <w:bCs w:val="0"/>
            <w:noProof/>
            <w:sz w:val="22"/>
            <w:szCs w:val="22"/>
          </w:rPr>
          <w:tab/>
        </w:r>
        <w:r w:rsidR="003F3F58" w:rsidRPr="00EE7B2E">
          <w:rPr>
            <w:rStyle w:val="Hyperlink"/>
            <w:noProof/>
          </w:rPr>
          <w:t>Funktionale Anforderungen</w:t>
        </w:r>
        <w:r w:rsidR="003F3F58">
          <w:rPr>
            <w:noProof/>
            <w:webHidden/>
          </w:rPr>
          <w:tab/>
        </w:r>
        <w:r w:rsidR="003F3F58">
          <w:rPr>
            <w:noProof/>
            <w:webHidden/>
          </w:rPr>
          <w:fldChar w:fldCharType="begin"/>
        </w:r>
        <w:r w:rsidR="003F3F58">
          <w:rPr>
            <w:noProof/>
            <w:webHidden/>
          </w:rPr>
          <w:instrText xml:space="preserve"> PAGEREF _Toc518485371 \h </w:instrText>
        </w:r>
        <w:r w:rsidR="003F3F58">
          <w:rPr>
            <w:noProof/>
            <w:webHidden/>
          </w:rPr>
        </w:r>
        <w:r w:rsidR="003F3F58">
          <w:rPr>
            <w:noProof/>
            <w:webHidden/>
          </w:rPr>
          <w:fldChar w:fldCharType="separate"/>
        </w:r>
        <w:r w:rsidR="000211DB">
          <w:rPr>
            <w:noProof/>
            <w:webHidden/>
          </w:rPr>
          <w:t>20</w:t>
        </w:r>
        <w:r w:rsidR="003F3F58">
          <w:rPr>
            <w:noProof/>
            <w:webHidden/>
          </w:rPr>
          <w:fldChar w:fldCharType="end"/>
        </w:r>
      </w:hyperlink>
    </w:p>
    <w:p w14:paraId="74035A97" w14:textId="07B75006" w:rsidR="003F3F58" w:rsidRDefault="001E65A1">
      <w:pPr>
        <w:pStyle w:val="Verzeichnis3"/>
        <w:rPr>
          <w:rFonts w:asciiTheme="minorHAnsi" w:eastAsiaTheme="minorEastAsia" w:hAnsiTheme="minorHAnsi" w:cstheme="minorBidi"/>
          <w:sz w:val="22"/>
          <w:szCs w:val="22"/>
        </w:rPr>
      </w:pPr>
      <w:hyperlink w:anchor="_Toc518485372" w:history="1">
        <w:r w:rsidR="003F3F58" w:rsidRPr="00EE7B2E">
          <w:rPr>
            <w:rStyle w:val="Hyperlink"/>
          </w:rPr>
          <w:t>4.1.1</w:t>
        </w:r>
        <w:r w:rsidR="003F3F58">
          <w:rPr>
            <w:rFonts w:asciiTheme="minorHAnsi" w:eastAsiaTheme="minorEastAsia" w:hAnsiTheme="minorHAnsi" w:cstheme="minorBidi"/>
            <w:sz w:val="22"/>
            <w:szCs w:val="22"/>
          </w:rPr>
          <w:tab/>
        </w:r>
        <w:r w:rsidR="003F3F58" w:rsidRPr="00EE7B2E">
          <w:rPr>
            <w:rStyle w:val="Hyperlink"/>
          </w:rPr>
          <w:t>Muss</w:t>
        </w:r>
        <w:r w:rsidR="003F3F58" w:rsidRPr="00EE7B2E">
          <w:rPr>
            <w:rStyle w:val="Hyperlink"/>
            <w:i/>
          </w:rPr>
          <w:t>-</w:t>
        </w:r>
        <w:r w:rsidR="003F3F58" w:rsidRPr="00EE7B2E">
          <w:rPr>
            <w:rStyle w:val="Hyperlink"/>
          </w:rPr>
          <w:t>Kriterien</w:t>
        </w:r>
        <w:r w:rsidR="003F3F58">
          <w:rPr>
            <w:webHidden/>
          </w:rPr>
          <w:tab/>
        </w:r>
        <w:r w:rsidR="003F3F58">
          <w:rPr>
            <w:webHidden/>
          </w:rPr>
          <w:fldChar w:fldCharType="begin"/>
        </w:r>
        <w:r w:rsidR="003F3F58">
          <w:rPr>
            <w:webHidden/>
          </w:rPr>
          <w:instrText xml:space="preserve"> PAGEREF _Toc518485372 \h </w:instrText>
        </w:r>
        <w:r w:rsidR="003F3F58">
          <w:rPr>
            <w:webHidden/>
          </w:rPr>
        </w:r>
        <w:r w:rsidR="003F3F58">
          <w:rPr>
            <w:webHidden/>
          </w:rPr>
          <w:fldChar w:fldCharType="separate"/>
        </w:r>
        <w:r w:rsidR="000211DB">
          <w:rPr>
            <w:webHidden/>
          </w:rPr>
          <w:t>20</w:t>
        </w:r>
        <w:r w:rsidR="003F3F58">
          <w:rPr>
            <w:webHidden/>
          </w:rPr>
          <w:fldChar w:fldCharType="end"/>
        </w:r>
      </w:hyperlink>
    </w:p>
    <w:p w14:paraId="3FB743C6" w14:textId="090F609A" w:rsidR="003F3F58" w:rsidRDefault="001E65A1">
      <w:pPr>
        <w:pStyle w:val="Verzeichnis3"/>
        <w:rPr>
          <w:rFonts w:asciiTheme="minorHAnsi" w:eastAsiaTheme="minorEastAsia" w:hAnsiTheme="minorHAnsi" w:cstheme="minorBidi"/>
          <w:sz w:val="22"/>
          <w:szCs w:val="22"/>
        </w:rPr>
      </w:pPr>
      <w:hyperlink w:anchor="_Toc518485373" w:history="1">
        <w:r w:rsidR="003F3F58" w:rsidRPr="00EE7B2E">
          <w:rPr>
            <w:rStyle w:val="Hyperlink"/>
          </w:rPr>
          <w:t>4.1.2</w:t>
        </w:r>
        <w:r w:rsidR="003F3F58">
          <w:rPr>
            <w:rFonts w:asciiTheme="minorHAnsi" w:eastAsiaTheme="minorEastAsia" w:hAnsiTheme="minorHAnsi" w:cstheme="minorBidi"/>
            <w:sz w:val="22"/>
            <w:szCs w:val="22"/>
          </w:rPr>
          <w:tab/>
        </w:r>
        <w:r w:rsidR="003F3F58" w:rsidRPr="00EE7B2E">
          <w:rPr>
            <w:rStyle w:val="Hyperlink"/>
          </w:rPr>
          <w:t>Kann-Kriterien</w:t>
        </w:r>
        <w:r w:rsidR="003F3F58">
          <w:rPr>
            <w:webHidden/>
          </w:rPr>
          <w:tab/>
        </w:r>
        <w:r w:rsidR="003F3F58">
          <w:rPr>
            <w:webHidden/>
          </w:rPr>
          <w:fldChar w:fldCharType="begin"/>
        </w:r>
        <w:r w:rsidR="003F3F58">
          <w:rPr>
            <w:webHidden/>
          </w:rPr>
          <w:instrText xml:space="preserve"> PAGEREF _Toc518485373 \h </w:instrText>
        </w:r>
        <w:r w:rsidR="003F3F58">
          <w:rPr>
            <w:webHidden/>
          </w:rPr>
        </w:r>
        <w:r w:rsidR="003F3F58">
          <w:rPr>
            <w:webHidden/>
          </w:rPr>
          <w:fldChar w:fldCharType="separate"/>
        </w:r>
        <w:r w:rsidR="000211DB">
          <w:rPr>
            <w:webHidden/>
          </w:rPr>
          <w:t>21</w:t>
        </w:r>
        <w:r w:rsidR="003F3F58">
          <w:rPr>
            <w:webHidden/>
          </w:rPr>
          <w:fldChar w:fldCharType="end"/>
        </w:r>
      </w:hyperlink>
    </w:p>
    <w:p w14:paraId="74AFD293" w14:textId="5FF450BF" w:rsidR="003F3F58" w:rsidRDefault="001E65A1">
      <w:pPr>
        <w:pStyle w:val="Verzeichnis2"/>
        <w:rPr>
          <w:rFonts w:asciiTheme="minorHAnsi" w:eastAsiaTheme="minorEastAsia" w:hAnsiTheme="minorHAnsi" w:cstheme="minorBidi"/>
          <w:bCs w:val="0"/>
          <w:noProof/>
          <w:sz w:val="22"/>
          <w:szCs w:val="22"/>
        </w:rPr>
      </w:pPr>
      <w:hyperlink w:anchor="_Toc518485374" w:history="1">
        <w:r w:rsidR="003F3F58" w:rsidRPr="00EE7B2E">
          <w:rPr>
            <w:rStyle w:val="Hyperlink"/>
            <w:noProof/>
          </w:rPr>
          <w:t>4.2</w:t>
        </w:r>
        <w:r w:rsidR="003F3F58">
          <w:rPr>
            <w:rFonts w:asciiTheme="minorHAnsi" w:eastAsiaTheme="minorEastAsia" w:hAnsiTheme="minorHAnsi" w:cstheme="minorBidi"/>
            <w:bCs w:val="0"/>
            <w:noProof/>
            <w:sz w:val="22"/>
            <w:szCs w:val="22"/>
          </w:rPr>
          <w:tab/>
        </w:r>
        <w:r w:rsidR="003F3F58" w:rsidRPr="00EE7B2E">
          <w:rPr>
            <w:rStyle w:val="Hyperlink"/>
            <w:noProof/>
          </w:rPr>
          <w:t>Nichtfunktionale Anforderungen</w:t>
        </w:r>
        <w:r w:rsidR="003F3F58">
          <w:rPr>
            <w:noProof/>
            <w:webHidden/>
          </w:rPr>
          <w:tab/>
        </w:r>
        <w:r w:rsidR="003F3F58">
          <w:rPr>
            <w:noProof/>
            <w:webHidden/>
          </w:rPr>
          <w:fldChar w:fldCharType="begin"/>
        </w:r>
        <w:r w:rsidR="003F3F58">
          <w:rPr>
            <w:noProof/>
            <w:webHidden/>
          </w:rPr>
          <w:instrText xml:space="preserve"> PAGEREF _Toc518485374 \h </w:instrText>
        </w:r>
        <w:r w:rsidR="003F3F58">
          <w:rPr>
            <w:noProof/>
            <w:webHidden/>
          </w:rPr>
        </w:r>
        <w:r w:rsidR="003F3F58">
          <w:rPr>
            <w:noProof/>
            <w:webHidden/>
          </w:rPr>
          <w:fldChar w:fldCharType="separate"/>
        </w:r>
        <w:r w:rsidR="000211DB">
          <w:rPr>
            <w:noProof/>
            <w:webHidden/>
          </w:rPr>
          <w:t>22</w:t>
        </w:r>
        <w:r w:rsidR="003F3F58">
          <w:rPr>
            <w:noProof/>
            <w:webHidden/>
          </w:rPr>
          <w:fldChar w:fldCharType="end"/>
        </w:r>
      </w:hyperlink>
    </w:p>
    <w:p w14:paraId="182E54D4" w14:textId="0977AB4B" w:rsidR="003F3F58" w:rsidRDefault="001E65A1">
      <w:pPr>
        <w:pStyle w:val="Verzeichnis3"/>
        <w:rPr>
          <w:rFonts w:asciiTheme="minorHAnsi" w:eastAsiaTheme="minorEastAsia" w:hAnsiTheme="minorHAnsi" w:cstheme="minorBidi"/>
          <w:sz w:val="22"/>
          <w:szCs w:val="22"/>
        </w:rPr>
      </w:pPr>
      <w:hyperlink w:anchor="_Toc518485375" w:history="1">
        <w:r w:rsidR="003F3F58" w:rsidRPr="00EE7B2E">
          <w:rPr>
            <w:rStyle w:val="Hyperlink"/>
          </w:rPr>
          <w:t>4.2.1</w:t>
        </w:r>
        <w:r w:rsidR="003F3F58">
          <w:rPr>
            <w:rFonts w:asciiTheme="minorHAnsi" w:eastAsiaTheme="minorEastAsia" w:hAnsiTheme="minorHAnsi" w:cstheme="minorBidi"/>
            <w:sz w:val="22"/>
            <w:szCs w:val="22"/>
          </w:rPr>
          <w:tab/>
        </w:r>
        <w:r w:rsidR="003F3F58" w:rsidRPr="00EE7B2E">
          <w:rPr>
            <w:rStyle w:val="Hyperlink"/>
          </w:rPr>
          <w:t>Muss-Kriterien</w:t>
        </w:r>
        <w:r w:rsidR="003F3F58">
          <w:rPr>
            <w:webHidden/>
          </w:rPr>
          <w:tab/>
        </w:r>
        <w:r w:rsidR="003F3F58">
          <w:rPr>
            <w:webHidden/>
          </w:rPr>
          <w:fldChar w:fldCharType="begin"/>
        </w:r>
        <w:r w:rsidR="003F3F58">
          <w:rPr>
            <w:webHidden/>
          </w:rPr>
          <w:instrText xml:space="preserve"> PAGEREF _Toc518485375 \h </w:instrText>
        </w:r>
        <w:r w:rsidR="003F3F58">
          <w:rPr>
            <w:webHidden/>
          </w:rPr>
        </w:r>
        <w:r w:rsidR="003F3F58">
          <w:rPr>
            <w:webHidden/>
          </w:rPr>
          <w:fldChar w:fldCharType="separate"/>
        </w:r>
        <w:r w:rsidR="000211DB">
          <w:rPr>
            <w:webHidden/>
          </w:rPr>
          <w:t>22</w:t>
        </w:r>
        <w:r w:rsidR="003F3F58">
          <w:rPr>
            <w:webHidden/>
          </w:rPr>
          <w:fldChar w:fldCharType="end"/>
        </w:r>
      </w:hyperlink>
    </w:p>
    <w:p w14:paraId="44791392" w14:textId="5FBA2657" w:rsidR="003F3F58" w:rsidRDefault="001E65A1">
      <w:pPr>
        <w:pStyle w:val="Verzeichnis3"/>
        <w:rPr>
          <w:rFonts w:asciiTheme="minorHAnsi" w:eastAsiaTheme="minorEastAsia" w:hAnsiTheme="minorHAnsi" w:cstheme="minorBidi"/>
          <w:sz w:val="22"/>
          <w:szCs w:val="22"/>
        </w:rPr>
      </w:pPr>
      <w:hyperlink w:anchor="_Toc518485376" w:history="1">
        <w:r w:rsidR="003F3F58" w:rsidRPr="00EE7B2E">
          <w:rPr>
            <w:rStyle w:val="Hyperlink"/>
          </w:rPr>
          <w:t>4.2.2</w:t>
        </w:r>
        <w:r w:rsidR="003F3F58">
          <w:rPr>
            <w:rFonts w:asciiTheme="minorHAnsi" w:eastAsiaTheme="minorEastAsia" w:hAnsiTheme="minorHAnsi" w:cstheme="minorBidi"/>
            <w:sz w:val="22"/>
            <w:szCs w:val="22"/>
          </w:rPr>
          <w:tab/>
        </w:r>
        <w:r w:rsidR="003F3F58" w:rsidRPr="00EE7B2E">
          <w:rPr>
            <w:rStyle w:val="Hyperlink"/>
          </w:rPr>
          <w:t>Kann-Kriterien</w:t>
        </w:r>
        <w:r w:rsidR="003F3F58">
          <w:rPr>
            <w:webHidden/>
          </w:rPr>
          <w:tab/>
        </w:r>
        <w:r w:rsidR="003F3F58">
          <w:rPr>
            <w:webHidden/>
          </w:rPr>
          <w:fldChar w:fldCharType="begin"/>
        </w:r>
        <w:r w:rsidR="003F3F58">
          <w:rPr>
            <w:webHidden/>
          </w:rPr>
          <w:instrText xml:space="preserve"> PAGEREF _Toc518485376 \h </w:instrText>
        </w:r>
        <w:r w:rsidR="003F3F58">
          <w:rPr>
            <w:webHidden/>
          </w:rPr>
        </w:r>
        <w:r w:rsidR="003F3F58">
          <w:rPr>
            <w:webHidden/>
          </w:rPr>
          <w:fldChar w:fldCharType="separate"/>
        </w:r>
        <w:r w:rsidR="000211DB">
          <w:rPr>
            <w:webHidden/>
          </w:rPr>
          <w:t>22</w:t>
        </w:r>
        <w:r w:rsidR="003F3F58">
          <w:rPr>
            <w:webHidden/>
          </w:rPr>
          <w:fldChar w:fldCharType="end"/>
        </w:r>
      </w:hyperlink>
    </w:p>
    <w:p w14:paraId="73F0979C" w14:textId="3EF1171E" w:rsidR="003F3F58" w:rsidRDefault="001E65A1">
      <w:pPr>
        <w:pStyle w:val="Verzeichnis2"/>
        <w:rPr>
          <w:rFonts w:asciiTheme="minorHAnsi" w:eastAsiaTheme="minorEastAsia" w:hAnsiTheme="minorHAnsi" w:cstheme="minorBidi"/>
          <w:bCs w:val="0"/>
          <w:noProof/>
          <w:sz w:val="22"/>
          <w:szCs w:val="22"/>
        </w:rPr>
      </w:pPr>
      <w:hyperlink w:anchor="_Toc518485377" w:history="1">
        <w:r w:rsidR="003F3F58" w:rsidRPr="00EE7B2E">
          <w:rPr>
            <w:rStyle w:val="Hyperlink"/>
            <w:noProof/>
          </w:rPr>
          <w:t>4.3</w:t>
        </w:r>
        <w:r w:rsidR="003F3F58">
          <w:rPr>
            <w:rFonts w:asciiTheme="minorHAnsi" w:eastAsiaTheme="minorEastAsia" w:hAnsiTheme="minorHAnsi" w:cstheme="minorBidi"/>
            <w:bCs w:val="0"/>
            <w:noProof/>
            <w:sz w:val="22"/>
            <w:szCs w:val="22"/>
          </w:rPr>
          <w:tab/>
        </w:r>
        <w:r w:rsidR="003F3F58" w:rsidRPr="00EE7B2E">
          <w:rPr>
            <w:rStyle w:val="Hyperlink"/>
            <w:noProof/>
          </w:rPr>
          <w:t>Anwendungsfälle</w:t>
        </w:r>
        <w:r w:rsidR="003F3F58">
          <w:rPr>
            <w:noProof/>
            <w:webHidden/>
          </w:rPr>
          <w:tab/>
        </w:r>
        <w:r w:rsidR="003F3F58">
          <w:rPr>
            <w:noProof/>
            <w:webHidden/>
          </w:rPr>
          <w:fldChar w:fldCharType="begin"/>
        </w:r>
        <w:r w:rsidR="003F3F58">
          <w:rPr>
            <w:noProof/>
            <w:webHidden/>
          </w:rPr>
          <w:instrText xml:space="preserve"> PAGEREF _Toc518485377 \h </w:instrText>
        </w:r>
        <w:r w:rsidR="003F3F58">
          <w:rPr>
            <w:noProof/>
            <w:webHidden/>
          </w:rPr>
        </w:r>
        <w:r w:rsidR="003F3F58">
          <w:rPr>
            <w:noProof/>
            <w:webHidden/>
          </w:rPr>
          <w:fldChar w:fldCharType="separate"/>
        </w:r>
        <w:r w:rsidR="000211DB">
          <w:rPr>
            <w:noProof/>
            <w:webHidden/>
          </w:rPr>
          <w:t>22</w:t>
        </w:r>
        <w:r w:rsidR="003F3F58">
          <w:rPr>
            <w:noProof/>
            <w:webHidden/>
          </w:rPr>
          <w:fldChar w:fldCharType="end"/>
        </w:r>
      </w:hyperlink>
    </w:p>
    <w:p w14:paraId="6FF53820" w14:textId="155EF040" w:rsidR="003F3F58" w:rsidRDefault="001E65A1">
      <w:pPr>
        <w:pStyle w:val="Verzeichnis1"/>
        <w:rPr>
          <w:rFonts w:asciiTheme="minorHAnsi" w:eastAsiaTheme="minorEastAsia" w:hAnsiTheme="minorHAnsi" w:cstheme="minorBidi"/>
          <w:b w:val="0"/>
          <w:bCs w:val="0"/>
          <w:noProof/>
          <w:sz w:val="22"/>
          <w:szCs w:val="22"/>
        </w:rPr>
      </w:pPr>
      <w:hyperlink w:anchor="_Toc518485378" w:history="1">
        <w:r w:rsidR="003F3F58" w:rsidRPr="00EE7B2E">
          <w:rPr>
            <w:rStyle w:val="Hyperlink"/>
            <w:noProof/>
          </w:rPr>
          <w:t>5</w:t>
        </w:r>
        <w:r w:rsidR="003F3F58">
          <w:rPr>
            <w:rFonts w:asciiTheme="minorHAnsi" w:eastAsiaTheme="minorEastAsia" w:hAnsiTheme="minorHAnsi" w:cstheme="minorBidi"/>
            <w:b w:val="0"/>
            <w:bCs w:val="0"/>
            <w:noProof/>
            <w:sz w:val="22"/>
            <w:szCs w:val="22"/>
          </w:rPr>
          <w:tab/>
        </w:r>
        <w:r w:rsidR="003F3F58" w:rsidRPr="00EE7B2E">
          <w:rPr>
            <w:rStyle w:val="Hyperlink"/>
            <w:noProof/>
          </w:rPr>
          <w:t>Evaluation der Technologien</w:t>
        </w:r>
        <w:r w:rsidR="003F3F58">
          <w:rPr>
            <w:noProof/>
            <w:webHidden/>
          </w:rPr>
          <w:tab/>
        </w:r>
        <w:r w:rsidR="003F3F58">
          <w:rPr>
            <w:noProof/>
            <w:webHidden/>
          </w:rPr>
          <w:fldChar w:fldCharType="begin"/>
        </w:r>
        <w:r w:rsidR="003F3F58">
          <w:rPr>
            <w:noProof/>
            <w:webHidden/>
          </w:rPr>
          <w:instrText xml:space="preserve"> PAGEREF _Toc518485378 \h </w:instrText>
        </w:r>
        <w:r w:rsidR="003F3F58">
          <w:rPr>
            <w:noProof/>
            <w:webHidden/>
          </w:rPr>
        </w:r>
        <w:r w:rsidR="003F3F58">
          <w:rPr>
            <w:noProof/>
            <w:webHidden/>
          </w:rPr>
          <w:fldChar w:fldCharType="separate"/>
        </w:r>
        <w:r w:rsidR="000211DB">
          <w:rPr>
            <w:noProof/>
            <w:webHidden/>
          </w:rPr>
          <w:t>24</w:t>
        </w:r>
        <w:r w:rsidR="003F3F58">
          <w:rPr>
            <w:noProof/>
            <w:webHidden/>
          </w:rPr>
          <w:fldChar w:fldCharType="end"/>
        </w:r>
      </w:hyperlink>
    </w:p>
    <w:p w14:paraId="2D771897" w14:textId="305F7E96" w:rsidR="003F3F58" w:rsidRDefault="001E65A1">
      <w:pPr>
        <w:pStyle w:val="Verzeichnis2"/>
        <w:rPr>
          <w:rFonts w:asciiTheme="minorHAnsi" w:eastAsiaTheme="minorEastAsia" w:hAnsiTheme="minorHAnsi" w:cstheme="minorBidi"/>
          <w:bCs w:val="0"/>
          <w:noProof/>
          <w:sz w:val="22"/>
          <w:szCs w:val="22"/>
        </w:rPr>
      </w:pPr>
      <w:hyperlink w:anchor="_Toc518485379" w:history="1">
        <w:r w:rsidR="003F3F58" w:rsidRPr="00EE7B2E">
          <w:rPr>
            <w:rStyle w:val="Hyperlink"/>
            <w:noProof/>
          </w:rPr>
          <w:t>5.1</w:t>
        </w:r>
        <w:r w:rsidR="003F3F58">
          <w:rPr>
            <w:rFonts w:asciiTheme="minorHAnsi" w:eastAsiaTheme="minorEastAsia" w:hAnsiTheme="minorHAnsi" w:cstheme="minorBidi"/>
            <w:bCs w:val="0"/>
            <w:noProof/>
            <w:sz w:val="22"/>
            <w:szCs w:val="22"/>
          </w:rPr>
          <w:tab/>
        </w:r>
        <w:r w:rsidR="003F3F58" w:rsidRPr="00EE7B2E">
          <w:rPr>
            <w:rStyle w:val="Hyperlink"/>
            <w:noProof/>
          </w:rPr>
          <w:t>Clientseitige relevante Frameworks</w:t>
        </w:r>
        <w:r w:rsidR="003F3F58">
          <w:rPr>
            <w:noProof/>
            <w:webHidden/>
          </w:rPr>
          <w:tab/>
        </w:r>
        <w:r w:rsidR="003F3F58">
          <w:rPr>
            <w:noProof/>
            <w:webHidden/>
          </w:rPr>
          <w:fldChar w:fldCharType="begin"/>
        </w:r>
        <w:r w:rsidR="003F3F58">
          <w:rPr>
            <w:noProof/>
            <w:webHidden/>
          </w:rPr>
          <w:instrText xml:space="preserve"> PAGEREF _Toc518485379 \h </w:instrText>
        </w:r>
        <w:r w:rsidR="003F3F58">
          <w:rPr>
            <w:noProof/>
            <w:webHidden/>
          </w:rPr>
        </w:r>
        <w:r w:rsidR="003F3F58">
          <w:rPr>
            <w:noProof/>
            <w:webHidden/>
          </w:rPr>
          <w:fldChar w:fldCharType="separate"/>
        </w:r>
        <w:r w:rsidR="000211DB">
          <w:rPr>
            <w:noProof/>
            <w:webHidden/>
          </w:rPr>
          <w:t>24</w:t>
        </w:r>
        <w:r w:rsidR="003F3F58">
          <w:rPr>
            <w:noProof/>
            <w:webHidden/>
          </w:rPr>
          <w:fldChar w:fldCharType="end"/>
        </w:r>
      </w:hyperlink>
    </w:p>
    <w:p w14:paraId="4CF72129" w14:textId="331EF846" w:rsidR="003F3F58" w:rsidRDefault="001E65A1">
      <w:pPr>
        <w:pStyle w:val="Verzeichnis3"/>
        <w:rPr>
          <w:rFonts w:asciiTheme="minorHAnsi" w:eastAsiaTheme="minorEastAsia" w:hAnsiTheme="minorHAnsi" w:cstheme="minorBidi"/>
          <w:sz w:val="22"/>
          <w:szCs w:val="22"/>
        </w:rPr>
      </w:pPr>
      <w:hyperlink w:anchor="_Toc518485380" w:history="1">
        <w:r w:rsidR="003F3F58" w:rsidRPr="00EE7B2E">
          <w:rPr>
            <w:rStyle w:val="Hyperlink"/>
          </w:rPr>
          <w:t>5.1.1</w:t>
        </w:r>
        <w:r w:rsidR="003F3F58">
          <w:rPr>
            <w:rFonts w:asciiTheme="minorHAnsi" w:eastAsiaTheme="minorEastAsia" w:hAnsiTheme="minorHAnsi" w:cstheme="minorBidi"/>
            <w:sz w:val="22"/>
            <w:szCs w:val="22"/>
          </w:rPr>
          <w:tab/>
        </w:r>
        <w:r w:rsidR="003F3F58" w:rsidRPr="00EE7B2E">
          <w:rPr>
            <w:rStyle w:val="Hyperlink"/>
          </w:rPr>
          <w:t>JavaScript Frameworks</w:t>
        </w:r>
        <w:r w:rsidR="003F3F58">
          <w:rPr>
            <w:webHidden/>
          </w:rPr>
          <w:tab/>
        </w:r>
        <w:r w:rsidR="003F3F58">
          <w:rPr>
            <w:webHidden/>
          </w:rPr>
          <w:fldChar w:fldCharType="begin"/>
        </w:r>
        <w:r w:rsidR="003F3F58">
          <w:rPr>
            <w:webHidden/>
          </w:rPr>
          <w:instrText xml:space="preserve"> PAGEREF _Toc518485380 \h </w:instrText>
        </w:r>
        <w:r w:rsidR="003F3F58">
          <w:rPr>
            <w:webHidden/>
          </w:rPr>
        </w:r>
        <w:r w:rsidR="003F3F58">
          <w:rPr>
            <w:webHidden/>
          </w:rPr>
          <w:fldChar w:fldCharType="separate"/>
        </w:r>
        <w:r w:rsidR="000211DB">
          <w:rPr>
            <w:webHidden/>
          </w:rPr>
          <w:t>25</w:t>
        </w:r>
        <w:r w:rsidR="003F3F58">
          <w:rPr>
            <w:webHidden/>
          </w:rPr>
          <w:fldChar w:fldCharType="end"/>
        </w:r>
      </w:hyperlink>
    </w:p>
    <w:p w14:paraId="3FC00699" w14:textId="728B343C" w:rsidR="003F3F58" w:rsidRDefault="001E65A1">
      <w:pPr>
        <w:pStyle w:val="Verzeichnis3"/>
        <w:rPr>
          <w:rFonts w:asciiTheme="minorHAnsi" w:eastAsiaTheme="minorEastAsia" w:hAnsiTheme="minorHAnsi" w:cstheme="minorBidi"/>
          <w:sz w:val="22"/>
          <w:szCs w:val="22"/>
        </w:rPr>
      </w:pPr>
      <w:hyperlink w:anchor="_Toc518485381" w:history="1">
        <w:r w:rsidR="003F3F58" w:rsidRPr="00EE7B2E">
          <w:rPr>
            <w:rStyle w:val="Hyperlink"/>
          </w:rPr>
          <w:t>5.1.2</w:t>
        </w:r>
        <w:r w:rsidR="003F3F58">
          <w:rPr>
            <w:rFonts w:asciiTheme="minorHAnsi" w:eastAsiaTheme="minorEastAsia" w:hAnsiTheme="minorHAnsi" w:cstheme="minorBidi"/>
            <w:sz w:val="22"/>
            <w:szCs w:val="22"/>
          </w:rPr>
          <w:tab/>
        </w:r>
        <w:r w:rsidR="003F3F58" w:rsidRPr="00EE7B2E">
          <w:rPr>
            <w:rStyle w:val="Hyperlink"/>
          </w:rPr>
          <w:t>UI-JavaScript-Bibliotheken</w:t>
        </w:r>
        <w:r w:rsidR="003F3F58">
          <w:rPr>
            <w:webHidden/>
          </w:rPr>
          <w:tab/>
        </w:r>
        <w:r w:rsidR="003F3F58">
          <w:rPr>
            <w:webHidden/>
          </w:rPr>
          <w:fldChar w:fldCharType="begin"/>
        </w:r>
        <w:r w:rsidR="003F3F58">
          <w:rPr>
            <w:webHidden/>
          </w:rPr>
          <w:instrText xml:space="preserve"> PAGEREF _Toc518485381 \h </w:instrText>
        </w:r>
        <w:r w:rsidR="003F3F58">
          <w:rPr>
            <w:webHidden/>
          </w:rPr>
        </w:r>
        <w:r w:rsidR="003F3F58">
          <w:rPr>
            <w:webHidden/>
          </w:rPr>
          <w:fldChar w:fldCharType="separate"/>
        </w:r>
        <w:r w:rsidR="000211DB">
          <w:rPr>
            <w:webHidden/>
          </w:rPr>
          <w:t>26</w:t>
        </w:r>
        <w:r w:rsidR="003F3F58">
          <w:rPr>
            <w:webHidden/>
          </w:rPr>
          <w:fldChar w:fldCharType="end"/>
        </w:r>
      </w:hyperlink>
    </w:p>
    <w:p w14:paraId="44C9FA37" w14:textId="35097BC9" w:rsidR="003F3F58" w:rsidRDefault="001E65A1">
      <w:pPr>
        <w:pStyle w:val="Verzeichnis2"/>
        <w:rPr>
          <w:rFonts w:asciiTheme="minorHAnsi" w:eastAsiaTheme="minorEastAsia" w:hAnsiTheme="minorHAnsi" w:cstheme="minorBidi"/>
          <w:bCs w:val="0"/>
          <w:noProof/>
          <w:sz w:val="22"/>
          <w:szCs w:val="22"/>
        </w:rPr>
      </w:pPr>
      <w:hyperlink w:anchor="_Toc518485382" w:history="1">
        <w:r w:rsidR="003F3F58" w:rsidRPr="00EE7B2E">
          <w:rPr>
            <w:rStyle w:val="Hyperlink"/>
            <w:noProof/>
          </w:rPr>
          <w:t>5.2</w:t>
        </w:r>
        <w:r w:rsidR="003F3F58">
          <w:rPr>
            <w:rFonts w:asciiTheme="minorHAnsi" w:eastAsiaTheme="minorEastAsia" w:hAnsiTheme="minorHAnsi" w:cstheme="minorBidi"/>
            <w:bCs w:val="0"/>
            <w:noProof/>
            <w:sz w:val="22"/>
            <w:szCs w:val="22"/>
          </w:rPr>
          <w:tab/>
        </w:r>
        <w:r w:rsidR="003F3F58" w:rsidRPr="00EE7B2E">
          <w:rPr>
            <w:rStyle w:val="Hyperlink"/>
            <w:noProof/>
          </w:rPr>
          <w:t>Vergleichskriterien</w:t>
        </w:r>
        <w:r w:rsidR="003F3F58">
          <w:rPr>
            <w:noProof/>
            <w:webHidden/>
          </w:rPr>
          <w:tab/>
        </w:r>
        <w:r w:rsidR="003F3F58">
          <w:rPr>
            <w:noProof/>
            <w:webHidden/>
          </w:rPr>
          <w:fldChar w:fldCharType="begin"/>
        </w:r>
        <w:r w:rsidR="003F3F58">
          <w:rPr>
            <w:noProof/>
            <w:webHidden/>
          </w:rPr>
          <w:instrText xml:space="preserve"> PAGEREF _Toc518485382 \h </w:instrText>
        </w:r>
        <w:r w:rsidR="003F3F58">
          <w:rPr>
            <w:noProof/>
            <w:webHidden/>
          </w:rPr>
        </w:r>
        <w:r w:rsidR="003F3F58">
          <w:rPr>
            <w:noProof/>
            <w:webHidden/>
          </w:rPr>
          <w:fldChar w:fldCharType="separate"/>
        </w:r>
        <w:r w:rsidR="000211DB">
          <w:rPr>
            <w:noProof/>
            <w:webHidden/>
          </w:rPr>
          <w:t>28</w:t>
        </w:r>
        <w:r w:rsidR="003F3F58">
          <w:rPr>
            <w:noProof/>
            <w:webHidden/>
          </w:rPr>
          <w:fldChar w:fldCharType="end"/>
        </w:r>
      </w:hyperlink>
    </w:p>
    <w:p w14:paraId="1390F9A2" w14:textId="47DE944D" w:rsidR="003F3F58" w:rsidRDefault="001E65A1">
      <w:pPr>
        <w:pStyle w:val="Verzeichnis3"/>
        <w:rPr>
          <w:rFonts w:asciiTheme="minorHAnsi" w:eastAsiaTheme="minorEastAsia" w:hAnsiTheme="minorHAnsi" w:cstheme="minorBidi"/>
          <w:sz w:val="22"/>
          <w:szCs w:val="22"/>
        </w:rPr>
      </w:pPr>
      <w:r>
        <w:lastRenderedPageBreak/>
        <w:fldChar w:fldCharType="begin"/>
      </w:r>
      <w:r>
        <w:instrText xml:space="preserve"> HYPERLINK \l "_Toc518485383" </w:instrText>
      </w:r>
      <w:r>
        <w:fldChar w:fldCharType="separate"/>
      </w:r>
      <w:r w:rsidR="003F3F58" w:rsidRPr="00EE7B2E">
        <w:rPr>
          <w:rStyle w:val="Hyperlink"/>
        </w:rPr>
        <w:t>5.2.1</w:t>
      </w:r>
      <w:r w:rsidR="003F3F58">
        <w:rPr>
          <w:rFonts w:asciiTheme="minorHAnsi" w:eastAsiaTheme="minorEastAsia" w:hAnsiTheme="minorHAnsi" w:cstheme="minorBidi"/>
          <w:sz w:val="22"/>
          <w:szCs w:val="22"/>
        </w:rPr>
        <w:tab/>
      </w:r>
      <w:r w:rsidR="003F3F58" w:rsidRPr="00EE7B2E">
        <w:rPr>
          <w:rStyle w:val="Hyperlink"/>
        </w:rPr>
        <w:t>Lernkurve und Kosten</w:t>
      </w:r>
      <w:r w:rsidR="003F3F58">
        <w:rPr>
          <w:webHidden/>
        </w:rPr>
        <w:tab/>
      </w:r>
      <w:r w:rsidR="003F3F58">
        <w:rPr>
          <w:webHidden/>
        </w:rPr>
        <w:fldChar w:fldCharType="begin"/>
      </w:r>
      <w:r w:rsidR="003F3F58">
        <w:rPr>
          <w:webHidden/>
        </w:rPr>
        <w:instrText xml:space="preserve"> PAGEREF _Toc518485383 \h </w:instrText>
      </w:r>
      <w:r w:rsidR="003F3F58">
        <w:rPr>
          <w:webHidden/>
        </w:rPr>
      </w:r>
      <w:r w:rsidR="003F3F58">
        <w:rPr>
          <w:webHidden/>
        </w:rPr>
        <w:fldChar w:fldCharType="separate"/>
      </w:r>
      <w:ins w:id="3" w:author="Ghislain Zeleu" w:date="2018-07-06T15:37:00Z">
        <w:r w:rsidR="000211DB">
          <w:rPr>
            <w:webHidden/>
          </w:rPr>
          <w:t>29</w:t>
        </w:r>
      </w:ins>
      <w:del w:id="4" w:author="Ghislain Zeleu" w:date="2018-07-06T15:37:00Z">
        <w:r w:rsidR="003F3F58" w:rsidDel="000211DB">
          <w:rPr>
            <w:webHidden/>
          </w:rPr>
          <w:delText>28</w:delText>
        </w:r>
      </w:del>
      <w:r w:rsidR="003F3F58">
        <w:rPr>
          <w:webHidden/>
        </w:rPr>
        <w:fldChar w:fldCharType="end"/>
      </w:r>
      <w:r>
        <w:fldChar w:fldCharType="end"/>
      </w:r>
    </w:p>
    <w:p w14:paraId="3BC573AC" w14:textId="40EDCF25" w:rsidR="003F3F58" w:rsidRDefault="001E65A1">
      <w:pPr>
        <w:pStyle w:val="Verzeichnis3"/>
        <w:rPr>
          <w:rFonts w:asciiTheme="minorHAnsi" w:eastAsiaTheme="minorEastAsia" w:hAnsiTheme="minorHAnsi" w:cstheme="minorBidi"/>
          <w:sz w:val="22"/>
          <w:szCs w:val="22"/>
        </w:rPr>
      </w:pPr>
      <w:hyperlink w:anchor="_Toc518485384" w:history="1">
        <w:r w:rsidR="003F3F58" w:rsidRPr="00EE7B2E">
          <w:rPr>
            <w:rStyle w:val="Hyperlink"/>
          </w:rPr>
          <w:t>5.2.2</w:t>
        </w:r>
        <w:r w:rsidR="003F3F58">
          <w:rPr>
            <w:rFonts w:asciiTheme="minorHAnsi" w:eastAsiaTheme="minorEastAsia" w:hAnsiTheme="minorHAnsi" w:cstheme="minorBidi"/>
            <w:sz w:val="22"/>
            <w:szCs w:val="22"/>
          </w:rPr>
          <w:tab/>
        </w:r>
        <w:r w:rsidR="003F3F58" w:rsidRPr="00EE7B2E">
          <w:rPr>
            <w:rStyle w:val="Hyperlink"/>
          </w:rPr>
          <w:t>Kommunikationsmechanismen</w:t>
        </w:r>
        <w:r w:rsidR="003F3F58">
          <w:rPr>
            <w:webHidden/>
          </w:rPr>
          <w:tab/>
        </w:r>
        <w:r w:rsidR="003F3F58">
          <w:rPr>
            <w:webHidden/>
          </w:rPr>
          <w:fldChar w:fldCharType="begin"/>
        </w:r>
        <w:r w:rsidR="003F3F58">
          <w:rPr>
            <w:webHidden/>
          </w:rPr>
          <w:instrText xml:space="preserve"> PAGEREF _Toc518485384 \h </w:instrText>
        </w:r>
        <w:r w:rsidR="003F3F58">
          <w:rPr>
            <w:webHidden/>
          </w:rPr>
        </w:r>
        <w:r w:rsidR="003F3F58">
          <w:rPr>
            <w:webHidden/>
          </w:rPr>
          <w:fldChar w:fldCharType="separate"/>
        </w:r>
        <w:r w:rsidR="000211DB">
          <w:rPr>
            <w:webHidden/>
          </w:rPr>
          <w:t>29</w:t>
        </w:r>
        <w:r w:rsidR="003F3F58">
          <w:rPr>
            <w:webHidden/>
          </w:rPr>
          <w:fldChar w:fldCharType="end"/>
        </w:r>
      </w:hyperlink>
    </w:p>
    <w:p w14:paraId="20F373B0" w14:textId="2A294A00" w:rsidR="003F3F58" w:rsidRDefault="001E65A1">
      <w:pPr>
        <w:pStyle w:val="Verzeichnis3"/>
        <w:rPr>
          <w:rFonts w:asciiTheme="minorHAnsi" w:eastAsiaTheme="minorEastAsia" w:hAnsiTheme="minorHAnsi" w:cstheme="minorBidi"/>
          <w:sz w:val="22"/>
          <w:szCs w:val="22"/>
        </w:rPr>
      </w:pPr>
      <w:hyperlink w:anchor="_Toc518485385" w:history="1">
        <w:r w:rsidR="003F3F58" w:rsidRPr="00EE7B2E">
          <w:rPr>
            <w:rStyle w:val="Hyperlink"/>
          </w:rPr>
          <w:t>5.2.3</w:t>
        </w:r>
        <w:r w:rsidR="003F3F58">
          <w:rPr>
            <w:rFonts w:asciiTheme="minorHAnsi" w:eastAsiaTheme="minorEastAsia" w:hAnsiTheme="minorHAnsi" w:cstheme="minorBidi"/>
            <w:sz w:val="22"/>
            <w:szCs w:val="22"/>
          </w:rPr>
          <w:tab/>
        </w:r>
        <w:r w:rsidR="003F3F58" w:rsidRPr="00EE7B2E">
          <w:rPr>
            <w:rStyle w:val="Hyperlink"/>
          </w:rPr>
          <w:t>Programmierkonzept</w:t>
        </w:r>
        <w:r w:rsidR="003F3F58">
          <w:rPr>
            <w:webHidden/>
          </w:rPr>
          <w:tab/>
        </w:r>
        <w:r w:rsidR="003F3F58">
          <w:rPr>
            <w:webHidden/>
          </w:rPr>
          <w:fldChar w:fldCharType="begin"/>
        </w:r>
        <w:r w:rsidR="003F3F58">
          <w:rPr>
            <w:webHidden/>
          </w:rPr>
          <w:instrText xml:space="preserve"> PAGEREF _Toc518485385 \h </w:instrText>
        </w:r>
        <w:r w:rsidR="003F3F58">
          <w:rPr>
            <w:webHidden/>
          </w:rPr>
        </w:r>
        <w:r w:rsidR="003F3F58">
          <w:rPr>
            <w:webHidden/>
          </w:rPr>
          <w:fldChar w:fldCharType="separate"/>
        </w:r>
        <w:r w:rsidR="000211DB">
          <w:rPr>
            <w:webHidden/>
          </w:rPr>
          <w:t>29</w:t>
        </w:r>
        <w:r w:rsidR="003F3F58">
          <w:rPr>
            <w:webHidden/>
          </w:rPr>
          <w:fldChar w:fldCharType="end"/>
        </w:r>
      </w:hyperlink>
    </w:p>
    <w:p w14:paraId="36A9F77C" w14:textId="0D08B540"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"_Toc518485386" </w:instrText>
      </w:r>
      <w:r>
        <w:fldChar w:fldCharType="separate"/>
      </w:r>
      <w:r w:rsidR="003F3F58" w:rsidRPr="00EE7B2E">
        <w:rPr>
          <w:rStyle w:val="Hyperlink"/>
          <w:noProof/>
        </w:rPr>
        <w:t>5.3</w:t>
      </w:r>
      <w:r w:rsidR="003F3F58">
        <w:rPr>
          <w:rFonts w:asciiTheme="minorHAnsi" w:eastAsiaTheme="minorEastAsia" w:hAnsiTheme="minorHAnsi" w:cstheme="minorBidi"/>
          <w:bCs w:val="0"/>
          <w:noProof/>
          <w:sz w:val="22"/>
          <w:szCs w:val="22"/>
        </w:rPr>
        <w:tab/>
      </w:r>
      <w:r w:rsidR="003F3F58" w:rsidRPr="00EE7B2E">
        <w:rPr>
          <w:rStyle w:val="Hyperlink"/>
          <w:noProof/>
        </w:rPr>
        <w:t>Ergebnisse der Analyse</w:t>
      </w:r>
      <w:r w:rsidR="003F3F58">
        <w:rPr>
          <w:noProof/>
          <w:webHidden/>
        </w:rPr>
        <w:tab/>
      </w:r>
      <w:r w:rsidR="003F3F58">
        <w:rPr>
          <w:noProof/>
          <w:webHidden/>
        </w:rPr>
        <w:fldChar w:fldCharType="begin"/>
      </w:r>
      <w:r w:rsidR="003F3F58">
        <w:rPr>
          <w:noProof/>
          <w:webHidden/>
        </w:rPr>
        <w:instrText xml:space="preserve"> PAGEREF _Toc518485386 \h </w:instrText>
      </w:r>
      <w:r w:rsidR="003F3F58">
        <w:rPr>
          <w:noProof/>
          <w:webHidden/>
        </w:rPr>
      </w:r>
      <w:r w:rsidR="003F3F58">
        <w:rPr>
          <w:noProof/>
          <w:webHidden/>
        </w:rPr>
        <w:fldChar w:fldCharType="separate"/>
      </w:r>
      <w:ins w:id="5" w:author="Ghislain Zeleu" w:date="2018-07-06T15:37:00Z">
        <w:r w:rsidR="000211DB">
          <w:rPr>
            <w:noProof/>
            <w:webHidden/>
          </w:rPr>
          <w:t>30</w:t>
        </w:r>
      </w:ins>
      <w:del w:id="6" w:author="Ghislain Zeleu" w:date="2018-07-06T15:37:00Z">
        <w:r w:rsidR="003F3F58" w:rsidDel="000211DB">
          <w:rPr>
            <w:noProof/>
            <w:webHidden/>
          </w:rPr>
          <w:delText>29</w:delText>
        </w:r>
      </w:del>
      <w:r w:rsidR="003F3F58">
        <w:rPr>
          <w:noProof/>
          <w:webHidden/>
        </w:rPr>
        <w:fldChar w:fldCharType="end"/>
      </w:r>
      <w:r>
        <w:rPr>
          <w:noProof/>
        </w:rPr>
        <w:fldChar w:fldCharType="end"/>
      </w:r>
    </w:p>
    <w:p w14:paraId="31883401" w14:textId="74925D4D" w:rsidR="003F3F58" w:rsidRDefault="001E65A1">
      <w:pPr>
        <w:pStyle w:val="Verzeichnis2"/>
        <w:rPr>
          <w:rFonts w:asciiTheme="minorHAnsi" w:eastAsiaTheme="minorEastAsia" w:hAnsiTheme="minorHAnsi" w:cstheme="minorBidi"/>
          <w:bCs w:val="0"/>
          <w:noProof/>
          <w:sz w:val="22"/>
          <w:szCs w:val="22"/>
        </w:rPr>
      </w:pPr>
      <w:hyperlink w:anchor="_Toc518485387" w:history="1">
        <w:r w:rsidR="003F3F58" w:rsidRPr="00EE7B2E">
          <w:rPr>
            <w:rStyle w:val="Hyperlink"/>
            <w:noProof/>
          </w:rPr>
          <w:t>5.4</w:t>
        </w:r>
        <w:r w:rsidR="003F3F58">
          <w:rPr>
            <w:rFonts w:asciiTheme="minorHAnsi" w:eastAsiaTheme="minorEastAsia" w:hAnsiTheme="minorHAnsi" w:cstheme="minorBidi"/>
            <w:bCs w:val="0"/>
            <w:noProof/>
            <w:sz w:val="22"/>
            <w:szCs w:val="22"/>
          </w:rPr>
          <w:tab/>
        </w:r>
        <w:r w:rsidR="003F3F58" w:rsidRPr="00EE7B2E">
          <w:rPr>
            <w:rStyle w:val="Hyperlink"/>
            <w:noProof/>
          </w:rPr>
          <w:t>Einführung in Bootstrap und ASP.Net Core</w:t>
        </w:r>
        <w:r w:rsidR="003F3F58">
          <w:rPr>
            <w:noProof/>
            <w:webHidden/>
          </w:rPr>
          <w:tab/>
        </w:r>
        <w:r w:rsidR="003F3F58">
          <w:rPr>
            <w:noProof/>
            <w:webHidden/>
          </w:rPr>
          <w:fldChar w:fldCharType="begin"/>
        </w:r>
        <w:r w:rsidR="003F3F58">
          <w:rPr>
            <w:noProof/>
            <w:webHidden/>
          </w:rPr>
          <w:instrText xml:space="preserve"> PAGEREF _Toc518485387 \h </w:instrText>
        </w:r>
        <w:r w:rsidR="003F3F58">
          <w:rPr>
            <w:noProof/>
            <w:webHidden/>
          </w:rPr>
        </w:r>
        <w:r w:rsidR="003F3F58">
          <w:rPr>
            <w:noProof/>
            <w:webHidden/>
          </w:rPr>
          <w:fldChar w:fldCharType="separate"/>
        </w:r>
        <w:r w:rsidR="000211DB">
          <w:rPr>
            <w:noProof/>
            <w:webHidden/>
          </w:rPr>
          <w:t>31</w:t>
        </w:r>
        <w:r w:rsidR="003F3F58">
          <w:rPr>
            <w:noProof/>
            <w:webHidden/>
          </w:rPr>
          <w:fldChar w:fldCharType="end"/>
        </w:r>
      </w:hyperlink>
    </w:p>
    <w:p w14:paraId="513FC9AD" w14:textId="0F1F21C2" w:rsidR="003F3F58" w:rsidRDefault="001E65A1">
      <w:pPr>
        <w:pStyle w:val="Verzeichnis3"/>
        <w:rPr>
          <w:rFonts w:asciiTheme="minorHAnsi" w:eastAsiaTheme="minorEastAsia" w:hAnsiTheme="minorHAnsi" w:cstheme="minorBidi"/>
          <w:sz w:val="22"/>
          <w:szCs w:val="22"/>
        </w:rPr>
      </w:pPr>
      <w:hyperlink w:anchor="_Toc518485388" w:history="1">
        <w:r w:rsidR="003F3F58" w:rsidRPr="00EE7B2E">
          <w:rPr>
            <w:rStyle w:val="Hyperlink"/>
            <w:lang w:val="en-US"/>
          </w:rPr>
          <w:t>5.4.1</w:t>
        </w:r>
        <w:r w:rsidR="003F3F58">
          <w:rPr>
            <w:rFonts w:asciiTheme="minorHAnsi" w:eastAsiaTheme="minorEastAsia" w:hAnsiTheme="minorHAnsi" w:cstheme="minorBidi"/>
            <w:sz w:val="22"/>
            <w:szCs w:val="22"/>
          </w:rPr>
          <w:tab/>
        </w:r>
        <w:r w:rsidR="003F3F58" w:rsidRPr="00EE7B2E">
          <w:rPr>
            <w:rStyle w:val="Hyperlink"/>
            <w:lang w:val="en-US"/>
          </w:rPr>
          <w:t>Bootstrap</w:t>
        </w:r>
        <w:r w:rsidR="003F3F58">
          <w:rPr>
            <w:webHidden/>
          </w:rPr>
          <w:tab/>
        </w:r>
        <w:r w:rsidR="003F3F58">
          <w:rPr>
            <w:webHidden/>
          </w:rPr>
          <w:fldChar w:fldCharType="begin"/>
        </w:r>
        <w:r w:rsidR="003F3F58">
          <w:rPr>
            <w:webHidden/>
          </w:rPr>
          <w:instrText xml:space="preserve"> PAGEREF _Toc518485388 \h </w:instrText>
        </w:r>
        <w:r w:rsidR="003F3F58">
          <w:rPr>
            <w:webHidden/>
          </w:rPr>
        </w:r>
        <w:r w:rsidR="003F3F58">
          <w:rPr>
            <w:webHidden/>
          </w:rPr>
          <w:fldChar w:fldCharType="separate"/>
        </w:r>
        <w:r w:rsidR="000211DB">
          <w:rPr>
            <w:webHidden/>
          </w:rPr>
          <w:t>31</w:t>
        </w:r>
        <w:r w:rsidR="003F3F58">
          <w:rPr>
            <w:webHidden/>
          </w:rPr>
          <w:fldChar w:fldCharType="end"/>
        </w:r>
      </w:hyperlink>
    </w:p>
    <w:p w14:paraId="1728DE59" w14:textId="25DD02A7" w:rsidR="003F3F58" w:rsidRDefault="001E65A1">
      <w:pPr>
        <w:pStyle w:val="Verzeichnis3"/>
        <w:rPr>
          <w:rFonts w:asciiTheme="minorHAnsi" w:eastAsiaTheme="minorEastAsia" w:hAnsiTheme="minorHAnsi" w:cstheme="minorBidi"/>
          <w:sz w:val="22"/>
          <w:szCs w:val="22"/>
        </w:rPr>
      </w:pPr>
      <w:hyperlink w:anchor="_Toc518485389" w:history="1">
        <w:r w:rsidR="003F3F58" w:rsidRPr="00EE7B2E">
          <w:rPr>
            <w:rStyle w:val="Hyperlink"/>
            <w:lang w:val="en-US"/>
          </w:rPr>
          <w:t>5.4.2</w:t>
        </w:r>
        <w:r w:rsidR="003F3F58">
          <w:rPr>
            <w:rFonts w:asciiTheme="minorHAnsi" w:eastAsiaTheme="minorEastAsia" w:hAnsiTheme="minorHAnsi" w:cstheme="minorBidi"/>
            <w:sz w:val="22"/>
            <w:szCs w:val="22"/>
          </w:rPr>
          <w:tab/>
        </w:r>
        <w:r w:rsidR="003F3F58" w:rsidRPr="00EE7B2E">
          <w:rPr>
            <w:rStyle w:val="Hyperlink"/>
            <w:lang w:val="en-US"/>
          </w:rPr>
          <w:t>ASP.NET Core</w:t>
        </w:r>
        <w:r w:rsidR="003F3F58">
          <w:rPr>
            <w:webHidden/>
          </w:rPr>
          <w:tab/>
        </w:r>
        <w:r w:rsidR="003F3F58">
          <w:rPr>
            <w:webHidden/>
          </w:rPr>
          <w:fldChar w:fldCharType="begin"/>
        </w:r>
        <w:r w:rsidR="003F3F58">
          <w:rPr>
            <w:webHidden/>
          </w:rPr>
          <w:instrText xml:space="preserve"> PAGEREF _Toc518485389 \h </w:instrText>
        </w:r>
        <w:r w:rsidR="003F3F58">
          <w:rPr>
            <w:webHidden/>
          </w:rPr>
        </w:r>
        <w:r w:rsidR="003F3F58">
          <w:rPr>
            <w:webHidden/>
          </w:rPr>
          <w:fldChar w:fldCharType="separate"/>
        </w:r>
        <w:r w:rsidR="000211DB">
          <w:rPr>
            <w:webHidden/>
          </w:rPr>
          <w:t>32</w:t>
        </w:r>
        <w:r w:rsidR="003F3F58">
          <w:rPr>
            <w:webHidden/>
          </w:rPr>
          <w:fldChar w:fldCharType="end"/>
        </w:r>
      </w:hyperlink>
    </w:p>
    <w:p w14:paraId="15E6B069" w14:textId="2ABB7DD0"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"_Toc518485390" </w:instrText>
      </w:r>
      <w:r>
        <w:fldChar w:fldCharType="separate"/>
      </w:r>
      <w:r w:rsidR="003F3F58" w:rsidRPr="00EE7B2E">
        <w:rPr>
          <w:rStyle w:val="Hyperlink"/>
          <w:noProof/>
        </w:rPr>
        <w:t>6</w:t>
      </w:r>
      <w:r w:rsidR="003F3F58">
        <w:rPr>
          <w:rFonts w:asciiTheme="minorHAnsi" w:eastAsiaTheme="minorEastAsia" w:hAnsiTheme="minorHAnsi" w:cstheme="minorBidi"/>
          <w:b w:val="0"/>
          <w:bCs w:val="0"/>
          <w:noProof/>
          <w:sz w:val="22"/>
          <w:szCs w:val="22"/>
        </w:rPr>
        <w:tab/>
      </w:r>
      <w:r w:rsidR="003F3F58" w:rsidRPr="00EE7B2E">
        <w:rPr>
          <w:rStyle w:val="Hyperlink"/>
          <w:noProof/>
        </w:rPr>
        <w:t>Spezifikation und Konzept</w:t>
      </w:r>
      <w:r w:rsidR="003F3F58">
        <w:rPr>
          <w:noProof/>
          <w:webHidden/>
        </w:rPr>
        <w:tab/>
      </w:r>
      <w:r w:rsidR="003F3F58">
        <w:rPr>
          <w:noProof/>
          <w:webHidden/>
        </w:rPr>
        <w:fldChar w:fldCharType="begin"/>
      </w:r>
      <w:r w:rsidR="003F3F58">
        <w:rPr>
          <w:noProof/>
          <w:webHidden/>
        </w:rPr>
        <w:instrText xml:space="preserve"> PAGEREF _Toc518485390 \h </w:instrText>
      </w:r>
      <w:r w:rsidR="003F3F58">
        <w:rPr>
          <w:noProof/>
          <w:webHidden/>
        </w:rPr>
      </w:r>
      <w:r w:rsidR="003F3F58">
        <w:rPr>
          <w:noProof/>
          <w:webHidden/>
        </w:rPr>
        <w:fldChar w:fldCharType="separate"/>
      </w:r>
      <w:ins w:id="7" w:author="Ghislain Zeleu" w:date="2018-07-06T15:37:00Z">
        <w:r w:rsidR="000211DB">
          <w:rPr>
            <w:noProof/>
            <w:webHidden/>
          </w:rPr>
          <w:t>34</w:t>
        </w:r>
      </w:ins>
      <w:del w:id="8" w:author="Ghislain Zeleu" w:date="2018-07-06T15:37:00Z">
        <w:r w:rsidR="003F3F58" w:rsidDel="000211DB">
          <w:rPr>
            <w:noProof/>
            <w:webHidden/>
          </w:rPr>
          <w:delText>33</w:delText>
        </w:r>
      </w:del>
      <w:r w:rsidR="003F3F58">
        <w:rPr>
          <w:noProof/>
          <w:webHidden/>
        </w:rPr>
        <w:fldChar w:fldCharType="end"/>
      </w:r>
      <w:r>
        <w:rPr>
          <w:noProof/>
        </w:rPr>
        <w:fldChar w:fldCharType="end"/>
      </w:r>
    </w:p>
    <w:p w14:paraId="4E0A68D6" w14:textId="75D6506D"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"_Toc518485391" </w:instrText>
      </w:r>
      <w:r>
        <w:fldChar w:fldCharType="separate"/>
      </w:r>
      <w:r w:rsidR="003F3F58" w:rsidRPr="00EE7B2E">
        <w:rPr>
          <w:rStyle w:val="Hyperlink"/>
          <w:noProof/>
        </w:rPr>
        <w:t>6.1</w:t>
      </w:r>
      <w:r w:rsidR="003F3F58">
        <w:rPr>
          <w:rFonts w:asciiTheme="minorHAnsi" w:eastAsiaTheme="minorEastAsia" w:hAnsiTheme="minorHAnsi" w:cstheme="minorBidi"/>
          <w:bCs w:val="0"/>
          <w:noProof/>
          <w:sz w:val="22"/>
          <w:szCs w:val="22"/>
        </w:rPr>
        <w:tab/>
      </w:r>
      <w:r w:rsidR="003F3F58" w:rsidRPr="00EE7B2E">
        <w:rPr>
          <w:rStyle w:val="Hyperlink"/>
          <w:noProof/>
        </w:rPr>
        <w:t>Topology-Editor, grundlegende Konzepte</w:t>
      </w:r>
      <w:r w:rsidR="003F3F58">
        <w:rPr>
          <w:noProof/>
          <w:webHidden/>
        </w:rPr>
        <w:tab/>
      </w:r>
      <w:r w:rsidR="003F3F58">
        <w:rPr>
          <w:noProof/>
          <w:webHidden/>
        </w:rPr>
        <w:fldChar w:fldCharType="begin"/>
      </w:r>
      <w:r w:rsidR="003F3F58">
        <w:rPr>
          <w:noProof/>
          <w:webHidden/>
        </w:rPr>
        <w:instrText xml:space="preserve"> PAGEREF _Toc518485391 \h </w:instrText>
      </w:r>
      <w:r w:rsidR="003F3F58">
        <w:rPr>
          <w:noProof/>
          <w:webHidden/>
        </w:rPr>
      </w:r>
      <w:r w:rsidR="003F3F58">
        <w:rPr>
          <w:noProof/>
          <w:webHidden/>
        </w:rPr>
        <w:fldChar w:fldCharType="separate"/>
      </w:r>
      <w:ins w:id="9" w:author="Ghislain Zeleu" w:date="2018-07-06T15:37:00Z">
        <w:r w:rsidR="000211DB">
          <w:rPr>
            <w:noProof/>
            <w:webHidden/>
          </w:rPr>
          <w:t>34</w:t>
        </w:r>
      </w:ins>
      <w:del w:id="10" w:author="Ghislain Zeleu" w:date="2018-07-06T15:37:00Z">
        <w:r w:rsidR="003F3F58" w:rsidDel="000211DB">
          <w:rPr>
            <w:noProof/>
            <w:webHidden/>
          </w:rPr>
          <w:delText>33</w:delText>
        </w:r>
      </w:del>
      <w:r w:rsidR="003F3F58">
        <w:rPr>
          <w:noProof/>
          <w:webHidden/>
        </w:rPr>
        <w:fldChar w:fldCharType="end"/>
      </w:r>
      <w:r>
        <w:rPr>
          <w:noProof/>
        </w:rPr>
        <w:fldChar w:fldCharType="end"/>
      </w:r>
    </w:p>
    <w:p w14:paraId="0064B888" w14:textId="39D86AD2"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w:instrText>
      </w:r>
      <w:r>
        <w:instrText xml:space="preserve">oc518485392" </w:instrText>
      </w:r>
      <w:r>
        <w:fldChar w:fldCharType="separate"/>
      </w:r>
      <w:r w:rsidR="003F3F58" w:rsidRPr="00EE7B2E">
        <w:rPr>
          <w:rStyle w:val="Hyperlink"/>
          <w:noProof/>
        </w:rPr>
        <w:t>6.2</w:t>
      </w:r>
      <w:r w:rsidR="003F3F58">
        <w:rPr>
          <w:rFonts w:asciiTheme="minorHAnsi" w:eastAsiaTheme="minorEastAsia" w:hAnsiTheme="minorHAnsi" w:cstheme="minorBidi"/>
          <w:bCs w:val="0"/>
          <w:noProof/>
          <w:sz w:val="22"/>
          <w:szCs w:val="22"/>
        </w:rPr>
        <w:tab/>
      </w:r>
      <w:r w:rsidR="003F3F58" w:rsidRPr="00EE7B2E">
        <w:rPr>
          <w:rStyle w:val="Hyperlink"/>
          <w:noProof/>
        </w:rPr>
        <w:t>ComStudio-Szenario</w:t>
      </w:r>
      <w:r w:rsidR="003F3F58">
        <w:rPr>
          <w:noProof/>
          <w:webHidden/>
        </w:rPr>
        <w:tab/>
      </w:r>
      <w:r w:rsidR="003F3F58">
        <w:rPr>
          <w:noProof/>
          <w:webHidden/>
        </w:rPr>
        <w:fldChar w:fldCharType="begin"/>
      </w:r>
      <w:r w:rsidR="003F3F58">
        <w:rPr>
          <w:noProof/>
          <w:webHidden/>
        </w:rPr>
        <w:instrText xml:space="preserve"> PAGEREF _Toc518485392 \h </w:instrText>
      </w:r>
      <w:r w:rsidR="003F3F58">
        <w:rPr>
          <w:noProof/>
          <w:webHidden/>
        </w:rPr>
      </w:r>
      <w:r w:rsidR="003F3F58">
        <w:rPr>
          <w:noProof/>
          <w:webHidden/>
        </w:rPr>
        <w:fldChar w:fldCharType="separate"/>
      </w:r>
      <w:ins w:id="11" w:author="Ghislain Zeleu" w:date="2018-07-06T15:37:00Z">
        <w:r w:rsidR="000211DB">
          <w:rPr>
            <w:noProof/>
            <w:webHidden/>
          </w:rPr>
          <w:t>35</w:t>
        </w:r>
      </w:ins>
      <w:del w:id="12" w:author="Ghislain Zeleu" w:date="2018-07-06T15:37:00Z">
        <w:r w:rsidR="003F3F58" w:rsidDel="000211DB">
          <w:rPr>
            <w:noProof/>
            <w:webHidden/>
          </w:rPr>
          <w:delText>34</w:delText>
        </w:r>
      </w:del>
      <w:r w:rsidR="003F3F58">
        <w:rPr>
          <w:noProof/>
          <w:webHidden/>
        </w:rPr>
        <w:fldChar w:fldCharType="end"/>
      </w:r>
      <w:r>
        <w:rPr>
          <w:noProof/>
        </w:rPr>
        <w:fldChar w:fldCharType="end"/>
      </w:r>
    </w:p>
    <w:p w14:paraId="3307E444" w14:textId="3E86D2A1"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"_Toc518485393" </w:instrText>
      </w:r>
      <w:r>
        <w:fldChar w:fldCharType="separate"/>
      </w:r>
      <w:r w:rsidR="003F3F58" w:rsidRPr="00EE7B2E">
        <w:rPr>
          <w:rStyle w:val="Hyperlink"/>
          <w:noProof/>
        </w:rPr>
        <w:t>6.3</w:t>
      </w:r>
      <w:r w:rsidR="003F3F58">
        <w:rPr>
          <w:rFonts w:asciiTheme="minorHAnsi" w:eastAsiaTheme="minorEastAsia" w:hAnsiTheme="minorHAnsi" w:cstheme="minorBidi"/>
          <w:bCs w:val="0"/>
          <w:noProof/>
          <w:sz w:val="22"/>
          <w:szCs w:val="22"/>
        </w:rPr>
        <w:tab/>
      </w:r>
      <w:r w:rsidR="003F3F58" w:rsidRPr="00EE7B2E">
        <w:rPr>
          <w:rStyle w:val="Hyperlink"/>
          <w:noProof/>
        </w:rPr>
        <w:t>ComStudio-Szenario, User Interface</w:t>
      </w:r>
      <w:r w:rsidR="003F3F58">
        <w:rPr>
          <w:noProof/>
          <w:webHidden/>
        </w:rPr>
        <w:tab/>
      </w:r>
      <w:r w:rsidR="003F3F58">
        <w:rPr>
          <w:noProof/>
          <w:webHidden/>
        </w:rPr>
        <w:fldChar w:fldCharType="begin"/>
      </w:r>
      <w:r w:rsidR="003F3F58">
        <w:rPr>
          <w:noProof/>
          <w:webHidden/>
        </w:rPr>
        <w:instrText xml:space="preserve"> PAGEREF _Toc518485393 \h </w:instrText>
      </w:r>
      <w:r w:rsidR="003F3F58">
        <w:rPr>
          <w:noProof/>
          <w:webHidden/>
        </w:rPr>
      </w:r>
      <w:r w:rsidR="003F3F58">
        <w:rPr>
          <w:noProof/>
          <w:webHidden/>
        </w:rPr>
        <w:fldChar w:fldCharType="separate"/>
      </w:r>
      <w:ins w:id="13" w:author="Ghislain Zeleu" w:date="2018-07-06T15:37:00Z">
        <w:r w:rsidR="000211DB">
          <w:rPr>
            <w:noProof/>
            <w:webHidden/>
          </w:rPr>
          <w:t>36</w:t>
        </w:r>
      </w:ins>
      <w:del w:id="14" w:author="Ghislain Zeleu" w:date="2018-07-06T15:37:00Z">
        <w:r w:rsidR="003F3F58" w:rsidDel="000211DB">
          <w:rPr>
            <w:noProof/>
            <w:webHidden/>
          </w:rPr>
          <w:delText>35</w:delText>
        </w:r>
      </w:del>
      <w:r w:rsidR="003F3F58">
        <w:rPr>
          <w:noProof/>
          <w:webHidden/>
        </w:rPr>
        <w:fldChar w:fldCharType="end"/>
      </w:r>
      <w:r>
        <w:rPr>
          <w:noProof/>
        </w:rPr>
        <w:fldChar w:fldCharType="end"/>
      </w:r>
    </w:p>
    <w:p w14:paraId="50CCDAA6" w14:textId="554B4A3F"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"_Toc518485394" </w:instrText>
      </w:r>
      <w:r>
        <w:fldChar w:fldCharType="separate"/>
      </w:r>
      <w:r w:rsidR="003F3F58" w:rsidRPr="00EE7B2E">
        <w:rPr>
          <w:rStyle w:val="Hyperlink"/>
          <w:noProof/>
        </w:rPr>
        <w:t>6.4</w:t>
      </w:r>
      <w:r w:rsidR="003F3F58">
        <w:rPr>
          <w:rFonts w:asciiTheme="minorHAnsi" w:eastAsiaTheme="minorEastAsia" w:hAnsiTheme="minorHAnsi" w:cstheme="minorBidi"/>
          <w:bCs w:val="0"/>
          <w:noProof/>
          <w:sz w:val="22"/>
          <w:szCs w:val="22"/>
        </w:rPr>
        <w:tab/>
      </w:r>
      <w:r w:rsidR="003F3F58" w:rsidRPr="00EE7B2E">
        <w:rPr>
          <w:rStyle w:val="Hyperlink"/>
          <w:noProof/>
        </w:rPr>
        <w:t>Schnittstellen zwischen Komponenten</w:t>
      </w:r>
      <w:r w:rsidR="003F3F58">
        <w:rPr>
          <w:noProof/>
          <w:webHidden/>
        </w:rPr>
        <w:tab/>
      </w:r>
      <w:r w:rsidR="003F3F58">
        <w:rPr>
          <w:noProof/>
          <w:webHidden/>
        </w:rPr>
        <w:fldChar w:fldCharType="begin"/>
      </w:r>
      <w:r w:rsidR="003F3F58">
        <w:rPr>
          <w:noProof/>
          <w:webHidden/>
        </w:rPr>
        <w:instrText xml:space="preserve"> PAGEREF _Toc518485394 \h </w:instrText>
      </w:r>
      <w:r w:rsidR="003F3F58">
        <w:rPr>
          <w:noProof/>
          <w:webHidden/>
        </w:rPr>
      </w:r>
      <w:r w:rsidR="003F3F58">
        <w:rPr>
          <w:noProof/>
          <w:webHidden/>
        </w:rPr>
        <w:fldChar w:fldCharType="separate"/>
      </w:r>
      <w:ins w:id="15" w:author="Ghislain Zeleu" w:date="2018-07-06T15:37:00Z">
        <w:r w:rsidR="000211DB">
          <w:rPr>
            <w:noProof/>
            <w:webHidden/>
          </w:rPr>
          <w:t>36</w:t>
        </w:r>
      </w:ins>
      <w:del w:id="16" w:author="Ghislain Zeleu" w:date="2018-07-06T15:37:00Z">
        <w:r w:rsidR="003F3F58" w:rsidDel="000211DB">
          <w:rPr>
            <w:noProof/>
            <w:webHidden/>
          </w:rPr>
          <w:delText>35</w:delText>
        </w:r>
      </w:del>
      <w:r w:rsidR="003F3F58">
        <w:rPr>
          <w:noProof/>
          <w:webHidden/>
        </w:rPr>
        <w:fldChar w:fldCharType="end"/>
      </w:r>
      <w:r>
        <w:rPr>
          <w:noProof/>
        </w:rPr>
        <w:fldChar w:fldCharType="end"/>
      </w:r>
    </w:p>
    <w:p w14:paraId="5DECE147" w14:textId="446C31F9"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w:instrText>
      </w:r>
      <w:r>
        <w:instrText xml:space="preserve">518485395" </w:instrText>
      </w:r>
      <w:r>
        <w:fldChar w:fldCharType="separate"/>
      </w:r>
      <w:r w:rsidR="003F3F58" w:rsidRPr="00EE7B2E">
        <w:rPr>
          <w:rStyle w:val="Hyperlink"/>
          <w:noProof/>
        </w:rPr>
        <w:t>6.5</w:t>
      </w:r>
      <w:r w:rsidR="003F3F58">
        <w:rPr>
          <w:rFonts w:asciiTheme="minorHAnsi" w:eastAsiaTheme="minorEastAsia" w:hAnsiTheme="minorHAnsi" w:cstheme="minorBidi"/>
          <w:bCs w:val="0"/>
          <w:noProof/>
          <w:sz w:val="22"/>
          <w:szCs w:val="22"/>
        </w:rPr>
        <w:tab/>
      </w:r>
      <w:r w:rsidR="003F3F58" w:rsidRPr="00EE7B2E">
        <w:rPr>
          <w:rStyle w:val="Hyperlink"/>
          <w:noProof/>
        </w:rPr>
        <w:t>Datendarstellung (Prozessdaten, Bedienungsdaten)</w:t>
      </w:r>
      <w:r w:rsidR="003F3F58">
        <w:rPr>
          <w:noProof/>
          <w:webHidden/>
        </w:rPr>
        <w:tab/>
      </w:r>
      <w:r w:rsidR="003F3F58">
        <w:rPr>
          <w:noProof/>
          <w:webHidden/>
        </w:rPr>
        <w:fldChar w:fldCharType="begin"/>
      </w:r>
      <w:r w:rsidR="003F3F58">
        <w:rPr>
          <w:noProof/>
          <w:webHidden/>
        </w:rPr>
        <w:instrText xml:space="preserve"> PAGEREF _Toc518485395 \h </w:instrText>
      </w:r>
      <w:r w:rsidR="003F3F58">
        <w:rPr>
          <w:noProof/>
          <w:webHidden/>
        </w:rPr>
      </w:r>
      <w:r w:rsidR="003F3F58">
        <w:rPr>
          <w:noProof/>
          <w:webHidden/>
        </w:rPr>
        <w:fldChar w:fldCharType="separate"/>
      </w:r>
      <w:ins w:id="17" w:author="Ghislain Zeleu" w:date="2018-07-06T15:37:00Z">
        <w:r w:rsidR="000211DB">
          <w:rPr>
            <w:noProof/>
            <w:webHidden/>
          </w:rPr>
          <w:t>37</w:t>
        </w:r>
      </w:ins>
      <w:del w:id="18" w:author="Ghislain Zeleu" w:date="2018-07-06T15:37:00Z">
        <w:r w:rsidR="003F3F58" w:rsidDel="000211DB">
          <w:rPr>
            <w:noProof/>
            <w:webHidden/>
          </w:rPr>
          <w:delText>36</w:delText>
        </w:r>
      </w:del>
      <w:r w:rsidR="003F3F58">
        <w:rPr>
          <w:noProof/>
          <w:webHidden/>
        </w:rPr>
        <w:fldChar w:fldCharType="end"/>
      </w:r>
      <w:r>
        <w:rPr>
          <w:noProof/>
        </w:rPr>
        <w:fldChar w:fldCharType="end"/>
      </w:r>
    </w:p>
    <w:p w14:paraId="638B4BDD" w14:textId="05C5E431"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"_Toc518485396" </w:instrText>
      </w:r>
      <w:r>
        <w:fldChar w:fldCharType="separate"/>
      </w:r>
      <w:r w:rsidR="003F3F58" w:rsidRPr="00EE7B2E">
        <w:rPr>
          <w:rStyle w:val="Hyperlink"/>
          <w:noProof/>
        </w:rPr>
        <w:t>6.6</w:t>
      </w:r>
      <w:r w:rsidR="003F3F58">
        <w:rPr>
          <w:rFonts w:asciiTheme="minorHAnsi" w:eastAsiaTheme="minorEastAsia" w:hAnsiTheme="minorHAnsi" w:cstheme="minorBidi"/>
          <w:bCs w:val="0"/>
          <w:noProof/>
          <w:sz w:val="22"/>
          <w:szCs w:val="22"/>
        </w:rPr>
        <w:tab/>
      </w:r>
      <w:r w:rsidR="003F3F58" w:rsidRPr="00EE7B2E">
        <w:rPr>
          <w:rStyle w:val="Hyperlink"/>
          <w:noProof/>
        </w:rPr>
        <w:t>Zukunftsaspekte (evtl. Erweiterungen)</w:t>
      </w:r>
      <w:r w:rsidR="003F3F58">
        <w:rPr>
          <w:noProof/>
          <w:webHidden/>
        </w:rPr>
        <w:tab/>
      </w:r>
      <w:r w:rsidR="003F3F58">
        <w:rPr>
          <w:noProof/>
          <w:webHidden/>
        </w:rPr>
        <w:fldChar w:fldCharType="begin"/>
      </w:r>
      <w:r w:rsidR="003F3F58">
        <w:rPr>
          <w:noProof/>
          <w:webHidden/>
        </w:rPr>
        <w:instrText xml:space="preserve"> PAGEREF _Toc518485396 \h </w:instrText>
      </w:r>
      <w:r w:rsidR="003F3F58">
        <w:rPr>
          <w:noProof/>
          <w:webHidden/>
        </w:rPr>
      </w:r>
      <w:r w:rsidR="003F3F58">
        <w:rPr>
          <w:noProof/>
          <w:webHidden/>
        </w:rPr>
        <w:fldChar w:fldCharType="separate"/>
      </w:r>
      <w:ins w:id="19" w:author="Ghislain Zeleu" w:date="2018-07-06T15:37:00Z">
        <w:r w:rsidR="000211DB">
          <w:rPr>
            <w:noProof/>
            <w:webHidden/>
          </w:rPr>
          <w:t>40</w:t>
        </w:r>
      </w:ins>
      <w:del w:id="20" w:author="Ghislain Zeleu" w:date="2018-07-06T15:37:00Z">
        <w:r w:rsidR="003F3F58" w:rsidDel="000211DB">
          <w:rPr>
            <w:noProof/>
            <w:webHidden/>
          </w:rPr>
          <w:delText>39</w:delText>
        </w:r>
      </w:del>
      <w:r w:rsidR="003F3F58">
        <w:rPr>
          <w:noProof/>
          <w:webHidden/>
        </w:rPr>
        <w:fldChar w:fldCharType="end"/>
      </w:r>
      <w:r>
        <w:rPr>
          <w:noProof/>
        </w:rPr>
        <w:fldChar w:fldCharType="end"/>
      </w:r>
    </w:p>
    <w:p w14:paraId="71EA4CC7" w14:textId="13CFF143"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"_Toc518485397" </w:instrText>
      </w:r>
      <w:r>
        <w:fldChar w:fldCharType="separate"/>
      </w:r>
      <w:r w:rsidR="003F3F58" w:rsidRPr="00EE7B2E">
        <w:rPr>
          <w:rStyle w:val="Hyperlink"/>
          <w:noProof/>
        </w:rPr>
        <w:t>6.7</w:t>
      </w:r>
      <w:r w:rsidR="003F3F58">
        <w:rPr>
          <w:rFonts w:asciiTheme="minorHAnsi" w:eastAsiaTheme="minorEastAsia" w:hAnsiTheme="minorHAnsi" w:cstheme="minorBidi"/>
          <w:bCs w:val="0"/>
          <w:noProof/>
          <w:sz w:val="22"/>
          <w:szCs w:val="22"/>
        </w:rPr>
        <w:tab/>
      </w:r>
      <w:r w:rsidR="003F3F58" w:rsidRPr="00EE7B2E">
        <w:rPr>
          <w:rStyle w:val="Hyperlink"/>
          <w:noProof/>
        </w:rPr>
        <w:t>Entwurf</w:t>
      </w:r>
      <w:r w:rsidR="003F3F58">
        <w:rPr>
          <w:noProof/>
          <w:webHidden/>
        </w:rPr>
        <w:tab/>
      </w:r>
      <w:r w:rsidR="003F3F58">
        <w:rPr>
          <w:noProof/>
          <w:webHidden/>
        </w:rPr>
        <w:fldChar w:fldCharType="begin"/>
      </w:r>
      <w:r w:rsidR="003F3F58">
        <w:rPr>
          <w:noProof/>
          <w:webHidden/>
        </w:rPr>
        <w:instrText xml:space="preserve"> PAGEREF _Toc518485397 \h </w:instrText>
      </w:r>
      <w:r w:rsidR="003F3F58">
        <w:rPr>
          <w:noProof/>
          <w:webHidden/>
        </w:rPr>
      </w:r>
      <w:r w:rsidR="003F3F58">
        <w:rPr>
          <w:noProof/>
          <w:webHidden/>
        </w:rPr>
        <w:fldChar w:fldCharType="separate"/>
      </w:r>
      <w:ins w:id="21" w:author="Ghislain Zeleu" w:date="2018-07-06T15:37:00Z">
        <w:r w:rsidR="000211DB">
          <w:rPr>
            <w:noProof/>
            <w:webHidden/>
          </w:rPr>
          <w:t>41</w:t>
        </w:r>
      </w:ins>
      <w:del w:id="22" w:author="Ghislain Zeleu" w:date="2018-07-06T15:37:00Z">
        <w:r w:rsidR="003F3F58" w:rsidDel="000211DB">
          <w:rPr>
            <w:noProof/>
            <w:webHidden/>
          </w:rPr>
          <w:delText>40</w:delText>
        </w:r>
      </w:del>
      <w:r w:rsidR="003F3F58">
        <w:rPr>
          <w:noProof/>
          <w:webHidden/>
        </w:rPr>
        <w:fldChar w:fldCharType="end"/>
      </w:r>
      <w:r>
        <w:rPr>
          <w:noProof/>
        </w:rPr>
        <w:fldChar w:fldCharType="end"/>
      </w:r>
    </w:p>
    <w:p w14:paraId="449052EC" w14:textId="2B67596E"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"_Toc518485398" </w:instrText>
      </w:r>
      <w:r>
        <w:fldChar w:fldCharType="separate"/>
      </w:r>
      <w:r w:rsidR="003F3F58" w:rsidRPr="00EE7B2E">
        <w:rPr>
          <w:rStyle w:val="Hyperlink"/>
        </w:rPr>
        <w:t>6.7.1</w:t>
      </w:r>
      <w:r w:rsidR="003F3F58">
        <w:rPr>
          <w:rFonts w:asciiTheme="minorHAnsi" w:eastAsiaTheme="minorEastAsia" w:hAnsiTheme="minorHAnsi" w:cstheme="minorBidi"/>
          <w:sz w:val="22"/>
          <w:szCs w:val="22"/>
        </w:rPr>
        <w:tab/>
      </w:r>
      <w:r w:rsidR="003F3F58" w:rsidRPr="00EE7B2E">
        <w:rPr>
          <w:rStyle w:val="Hyperlink"/>
        </w:rPr>
        <w:t>Architektur des Topology-Editor</w:t>
      </w:r>
      <w:r w:rsidR="003F3F58">
        <w:rPr>
          <w:webHidden/>
        </w:rPr>
        <w:tab/>
      </w:r>
      <w:r w:rsidR="003F3F58">
        <w:rPr>
          <w:webHidden/>
        </w:rPr>
        <w:fldChar w:fldCharType="begin"/>
      </w:r>
      <w:r w:rsidR="003F3F58">
        <w:rPr>
          <w:webHidden/>
        </w:rPr>
        <w:instrText xml:space="preserve"> PAGEREF _Toc518485398 \h </w:instrText>
      </w:r>
      <w:r w:rsidR="003F3F58">
        <w:rPr>
          <w:webHidden/>
        </w:rPr>
      </w:r>
      <w:r w:rsidR="003F3F58">
        <w:rPr>
          <w:webHidden/>
        </w:rPr>
        <w:fldChar w:fldCharType="separate"/>
      </w:r>
      <w:ins w:id="23" w:author="Ghislain Zeleu" w:date="2018-07-06T15:37:00Z">
        <w:r w:rsidR="000211DB">
          <w:rPr>
            <w:webHidden/>
          </w:rPr>
          <w:t>41</w:t>
        </w:r>
      </w:ins>
      <w:del w:id="24" w:author="Ghislain Zeleu" w:date="2018-07-06T15:37:00Z">
        <w:r w:rsidR="003F3F58" w:rsidDel="000211DB">
          <w:rPr>
            <w:webHidden/>
          </w:rPr>
          <w:delText>40</w:delText>
        </w:r>
      </w:del>
      <w:r w:rsidR="003F3F58">
        <w:rPr>
          <w:webHidden/>
        </w:rPr>
        <w:fldChar w:fldCharType="end"/>
      </w:r>
      <w:r>
        <w:fldChar w:fldCharType="end"/>
      </w:r>
    </w:p>
    <w:p w14:paraId="6FC9FF79" w14:textId="36DE8C61"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"_Toc518485399" </w:instrText>
      </w:r>
      <w:r>
        <w:fldChar w:fldCharType="separate"/>
      </w:r>
      <w:r w:rsidR="003F3F58" w:rsidRPr="00EE7B2E">
        <w:rPr>
          <w:rStyle w:val="Hyperlink"/>
        </w:rPr>
        <w:t>6.7.2</w:t>
      </w:r>
      <w:r w:rsidR="003F3F58">
        <w:rPr>
          <w:rFonts w:asciiTheme="minorHAnsi" w:eastAsiaTheme="minorEastAsia" w:hAnsiTheme="minorHAnsi" w:cstheme="minorBidi"/>
          <w:sz w:val="22"/>
          <w:szCs w:val="22"/>
        </w:rPr>
        <w:tab/>
      </w:r>
      <w:r w:rsidR="003F3F58" w:rsidRPr="00EE7B2E">
        <w:rPr>
          <w:rStyle w:val="Hyperlink"/>
        </w:rPr>
        <w:t>Entwurf der Serverkomponente</w:t>
      </w:r>
      <w:r w:rsidR="003F3F58">
        <w:rPr>
          <w:webHidden/>
        </w:rPr>
        <w:tab/>
      </w:r>
      <w:r w:rsidR="003F3F58">
        <w:rPr>
          <w:webHidden/>
        </w:rPr>
        <w:fldChar w:fldCharType="begin"/>
      </w:r>
      <w:r w:rsidR="003F3F58">
        <w:rPr>
          <w:webHidden/>
        </w:rPr>
        <w:instrText xml:space="preserve"> PAGEREF _Toc518485399 \h </w:instrText>
      </w:r>
      <w:r w:rsidR="003F3F58">
        <w:rPr>
          <w:webHidden/>
        </w:rPr>
      </w:r>
      <w:r w:rsidR="003F3F58">
        <w:rPr>
          <w:webHidden/>
        </w:rPr>
        <w:fldChar w:fldCharType="separate"/>
      </w:r>
      <w:ins w:id="25" w:author="Ghislain Zeleu" w:date="2018-07-06T15:37:00Z">
        <w:r w:rsidR="000211DB">
          <w:rPr>
            <w:webHidden/>
          </w:rPr>
          <w:t>42</w:t>
        </w:r>
      </w:ins>
      <w:del w:id="26" w:author="Ghislain Zeleu" w:date="2018-07-06T15:37:00Z">
        <w:r w:rsidR="003F3F58" w:rsidDel="000211DB">
          <w:rPr>
            <w:webHidden/>
          </w:rPr>
          <w:delText>41</w:delText>
        </w:r>
      </w:del>
      <w:r w:rsidR="003F3F58">
        <w:rPr>
          <w:webHidden/>
        </w:rPr>
        <w:fldChar w:fldCharType="end"/>
      </w:r>
      <w:r>
        <w:fldChar w:fldCharType="end"/>
      </w:r>
    </w:p>
    <w:p w14:paraId="335AB9B2" w14:textId="12BC40A7"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"_Toc518485400" </w:instrText>
      </w:r>
      <w:r>
        <w:fldChar w:fldCharType="separate"/>
      </w:r>
      <w:r w:rsidR="003F3F58" w:rsidRPr="00EE7B2E">
        <w:rPr>
          <w:rStyle w:val="Hyperlink"/>
        </w:rPr>
        <w:t>6.7.3</w:t>
      </w:r>
      <w:r w:rsidR="003F3F58">
        <w:rPr>
          <w:rFonts w:asciiTheme="minorHAnsi" w:eastAsiaTheme="minorEastAsia" w:hAnsiTheme="minorHAnsi" w:cstheme="minorBidi"/>
          <w:sz w:val="22"/>
          <w:szCs w:val="22"/>
        </w:rPr>
        <w:tab/>
      </w:r>
      <w:r w:rsidR="003F3F58" w:rsidRPr="00EE7B2E">
        <w:rPr>
          <w:rStyle w:val="Hyperlink"/>
        </w:rPr>
        <w:t>Datenmodell</w:t>
      </w:r>
      <w:r w:rsidR="003F3F58">
        <w:rPr>
          <w:webHidden/>
        </w:rPr>
        <w:tab/>
      </w:r>
      <w:r w:rsidR="003F3F58">
        <w:rPr>
          <w:webHidden/>
        </w:rPr>
        <w:fldChar w:fldCharType="begin"/>
      </w:r>
      <w:r w:rsidR="003F3F58">
        <w:rPr>
          <w:webHidden/>
        </w:rPr>
        <w:instrText xml:space="preserve"> PAGEREF _Toc518485400 \h </w:instrText>
      </w:r>
      <w:r w:rsidR="003F3F58">
        <w:rPr>
          <w:webHidden/>
        </w:rPr>
      </w:r>
      <w:r w:rsidR="003F3F58">
        <w:rPr>
          <w:webHidden/>
        </w:rPr>
        <w:fldChar w:fldCharType="separate"/>
      </w:r>
      <w:ins w:id="27" w:author="Ghislain Zeleu" w:date="2018-07-06T15:37:00Z">
        <w:r w:rsidR="000211DB">
          <w:rPr>
            <w:webHidden/>
          </w:rPr>
          <w:t>43</w:t>
        </w:r>
      </w:ins>
      <w:del w:id="28" w:author="Ghislain Zeleu" w:date="2018-07-06T15:37:00Z">
        <w:r w:rsidR="003F3F58" w:rsidDel="000211DB">
          <w:rPr>
            <w:webHidden/>
          </w:rPr>
          <w:delText>42</w:delText>
        </w:r>
      </w:del>
      <w:r w:rsidR="003F3F58">
        <w:rPr>
          <w:webHidden/>
        </w:rPr>
        <w:fldChar w:fldCharType="end"/>
      </w:r>
      <w:r>
        <w:fldChar w:fldCharType="end"/>
      </w:r>
    </w:p>
    <w:p w14:paraId="3A92BB81" w14:textId="5B091138"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"_Toc518485401" </w:instrText>
      </w:r>
      <w:r>
        <w:fldChar w:fldCharType="separate"/>
      </w:r>
      <w:r w:rsidR="003F3F58" w:rsidRPr="00EE7B2E">
        <w:rPr>
          <w:rStyle w:val="Hyperlink"/>
        </w:rPr>
        <w:t>6.7.4</w:t>
      </w:r>
      <w:r w:rsidR="003F3F58">
        <w:rPr>
          <w:rFonts w:asciiTheme="minorHAnsi" w:eastAsiaTheme="minorEastAsia" w:hAnsiTheme="minorHAnsi" w:cstheme="minorBidi"/>
          <w:sz w:val="22"/>
          <w:szCs w:val="22"/>
        </w:rPr>
        <w:tab/>
      </w:r>
      <w:r w:rsidR="003F3F58" w:rsidRPr="00EE7B2E">
        <w:rPr>
          <w:rStyle w:val="Hyperlink"/>
        </w:rPr>
        <w:t>DtmApi Wrapper</w:t>
      </w:r>
      <w:r w:rsidR="003F3F58">
        <w:rPr>
          <w:webHidden/>
        </w:rPr>
        <w:tab/>
      </w:r>
      <w:r w:rsidR="003F3F58">
        <w:rPr>
          <w:webHidden/>
        </w:rPr>
        <w:fldChar w:fldCharType="begin"/>
      </w:r>
      <w:r w:rsidR="003F3F58">
        <w:rPr>
          <w:webHidden/>
        </w:rPr>
        <w:instrText xml:space="preserve"> PAGEREF _Toc518485401 \h </w:instrText>
      </w:r>
      <w:r w:rsidR="003F3F58">
        <w:rPr>
          <w:webHidden/>
        </w:rPr>
      </w:r>
      <w:r w:rsidR="003F3F58">
        <w:rPr>
          <w:webHidden/>
        </w:rPr>
        <w:fldChar w:fldCharType="separate"/>
      </w:r>
      <w:ins w:id="29" w:author="Ghislain Zeleu" w:date="2018-07-06T15:37:00Z">
        <w:r w:rsidR="000211DB">
          <w:rPr>
            <w:webHidden/>
          </w:rPr>
          <w:t>44</w:t>
        </w:r>
      </w:ins>
      <w:del w:id="30" w:author="Ghislain Zeleu" w:date="2018-07-06T15:37:00Z">
        <w:r w:rsidR="003F3F58" w:rsidDel="000211DB">
          <w:rPr>
            <w:webHidden/>
          </w:rPr>
          <w:delText>43</w:delText>
        </w:r>
      </w:del>
      <w:r w:rsidR="003F3F58">
        <w:rPr>
          <w:webHidden/>
        </w:rPr>
        <w:fldChar w:fldCharType="end"/>
      </w:r>
      <w:r>
        <w:fldChar w:fldCharType="end"/>
      </w:r>
    </w:p>
    <w:p w14:paraId="2A301589" w14:textId="05E68749"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"_Toc518485402" </w:instrText>
      </w:r>
      <w:r>
        <w:fldChar w:fldCharType="separate"/>
      </w:r>
      <w:r w:rsidR="003F3F58" w:rsidRPr="00EE7B2E">
        <w:rPr>
          <w:rStyle w:val="Hyperlink"/>
          <w:noProof/>
        </w:rPr>
        <w:t>7</w:t>
      </w:r>
      <w:r w:rsidR="003F3F58">
        <w:rPr>
          <w:rFonts w:asciiTheme="minorHAnsi" w:eastAsiaTheme="minorEastAsia" w:hAnsiTheme="minorHAnsi" w:cstheme="minorBidi"/>
          <w:b w:val="0"/>
          <w:bCs w:val="0"/>
          <w:noProof/>
          <w:sz w:val="22"/>
          <w:szCs w:val="22"/>
        </w:rPr>
        <w:tab/>
      </w:r>
      <w:r w:rsidR="003F3F58" w:rsidRPr="00EE7B2E">
        <w:rPr>
          <w:rStyle w:val="Hyperlink"/>
          <w:noProof/>
        </w:rPr>
        <w:t>Realisierung</w:t>
      </w:r>
      <w:r w:rsidR="003F3F58">
        <w:rPr>
          <w:noProof/>
          <w:webHidden/>
        </w:rPr>
        <w:tab/>
      </w:r>
      <w:r w:rsidR="003F3F58">
        <w:rPr>
          <w:noProof/>
          <w:webHidden/>
        </w:rPr>
        <w:fldChar w:fldCharType="begin"/>
      </w:r>
      <w:r w:rsidR="003F3F58">
        <w:rPr>
          <w:noProof/>
          <w:webHidden/>
        </w:rPr>
        <w:instrText xml:space="preserve"> PAGEREF _Toc518485402 \h </w:instrText>
      </w:r>
      <w:r w:rsidR="003F3F58">
        <w:rPr>
          <w:noProof/>
          <w:webHidden/>
        </w:rPr>
      </w:r>
      <w:r w:rsidR="003F3F58">
        <w:rPr>
          <w:noProof/>
          <w:webHidden/>
        </w:rPr>
        <w:fldChar w:fldCharType="separate"/>
      </w:r>
      <w:ins w:id="31" w:author="Ghislain Zeleu" w:date="2018-07-06T15:37:00Z">
        <w:r w:rsidR="000211DB">
          <w:rPr>
            <w:noProof/>
            <w:webHidden/>
          </w:rPr>
          <w:t>45</w:t>
        </w:r>
      </w:ins>
      <w:del w:id="32" w:author="Ghislain Zeleu" w:date="2018-07-06T15:37:00Z">
        <w:r w:rsidR="003F3F58" w:rsidDel="000211DB">
          <w:rPr>
            <w:noProof/>
            <w:webHidden/>
          </w:rPr>
          <w:delText>44</w:delText>
        </w:r>
      </w:del>
      <w:r w:rsidR="003F3F58">
        <w:rPr>
          <w:noProof/>
          <w:webHidden/>
        </w:rPr>
        <w:fldChar w:fldCharType="end"/>
      </w:r>
      <w:r>
        <w:rPr>
          <w:noProof/>
        </w:rPr>
        <w:fldChar w:fldCharType="end"/>
      </w:r>
    </w:p>
    <w:p w14:paraId="11B7022A" w14:textId="77E0AB3F"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"_Toc518485403" </w:instrText>
      </w:r>
      <w:r>
        <w:fldChar w:fldCharType="separate"/>
      </w:r>
      <w:r w:rsidR="003F3F58" w:rsidRPr="00EE7B2E">
        <w:rPr>
          <w:rStyle w:val="Hyperlink"/>
          <w:noProof/>
        </w:rPr>
        <w:t>7.1</w:t>
      </w:r>
      <w:r w:rsidR="003F3F58">
        <w:rPr>
          <w:rFonts w:asciiTheme="minorHAnsi" w:eastAsiaTheme="minorEastAsia" w:hAnsiTheme="minorHAnsi" w:cstheme="minorBidi"/>
          <w:bCs w:val="0"/>
          <w:noProof/>
          <w:sz w:val="22"/>
          <w:szCs w:val="22"/>
        </w:rPr>
        <w:tab/>
      </w:r>
      <w:r w:rsidR="003F3F58" w:rsidRPr="00EE7B2E">
        <w:rPr>
          <w:rStyle w:val="Hyperlink"/>
          <w:noProof/>
        </w:rPr>
        <w:t>Vorgehensweise</w:t>
      </w:r>
      <w:r w:rsidR="003F3F58">
        <w:rPr>
          <w:noProof/>
          <w:webHidden/>
        </w:rPr>
        <w:tab/>
      </w:r>
      <w:r w:rsidR="003F3F58">
        <w:rPr>
          <w:noProof/>
          <w:webHidden/>
        </w:rPr>
        <w:fldChar w:fldCharType="begin"/>
      </w:r>
      <w:r w:rsidR="003F3F58">
        <w:rPr>
          <w:noProof/>
          <w:webHidden/>
        </w:rPr>
        <w:instrText xml:space="preserve"> PAGEREF _Toc518485403 \h </w:instrText>
      </w:r>
      <w:r w:rsidR="003F3F58">
        <w:rPr>
          <w:noProof/>
          <w:webHidden/>
        </w:rPr>
      </w:r>
      <w:r w:rsidR="003F3F58">
        <w:rPr>
          <w:noProof/>
          <w:webHidden/>
        </w:rPr>
        <w:fldChar w:fldCharType="separate"/>
      </w:r>
      <w:ins w:id="33" w:author="Ghislain Zeleu" w:date="2018-07-06T15:37:00Z">
        <w:r w:rsidR="000211DB">
          <w:rPr>
            <w:noProof/>
            <w:webHidden/>
          </w:rPr>
          <w:t>45</w:t>
        </w:r>
      </w:ins>
      <w:del w:id="34" w:author="Ghislain Zeleu" w:date="2018-07-06T15:37:00Z">
        <w:r w:rsidR="003F3F58" w:rsidDel="000211DB">
          <w:rPr>
            <w:noProof/>
            <w:webHidden/>
          </w:rPr>
          <w:delText>44</w:delText>
        </w:r>
      </w:del>
      <w:r w:rsidR="003F3F58">
        <w:rPr>
          <w:noProof/>
          <w:webHidden/>
        </w:rPr>
        <w:fldChar w:fldCharType="end"/>
      </w:r>
      <w:r>
        <w:rPr>
          <w:noProof/>
        </w:rPr>
        <w:fldChar w:fldCharType="end"/>
      </w:r>
    </w:p>
    <w:p w14:paraId="34DAAD1F" w14:textId="011684C7"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"_Toc518485404" </w:instrText>
      </w:r>
      <w:r>
        <w:fldChar w:fldCharType="separate"/>
      </w:r>
      <w:r w:rsidR="003F3F58" w:rsidRPr="00EE7B2E">
        <w:rPr>
          <w:rStyle w:val="Hyperlink"/>
          <w:noProof/>
        </w:rPr>
        <w:t>7.2</w:t>
      </w:r>
      <w:r w:rsidR="003F3F58">
        <w:rPr>
          <w:rFonts w:asciiTheme="minorHAnsi" w:eastAsiaTheme="minorEastAsia" w:hAnsiTheme="minorHAnsi" w:cstheme="minorBidi"/>
          <w:bCs w:val="0"/>
          <w:noProof/>
          <w:sz w:val="22"/>
          <w:szCs w:val="22"/>
        </w:rPr>
        <w:tab/>
      </w:r>
      <w:r w:rsidR="003F3F58" w:rsidRPr="00EE7B2E">
        <w:rPr>
          <w:rStyle w:val="Hyperlink"/>
          <w:noProof/>
        </w:rPr>
        <w:t>Verwendete Werkzeuge</w:t>
      </w:r>
      <w:r w:rsidR="003F3F58">
        <w:rPr>
          <w:noProof/>
          <w:webHidden/>
        </w:rPr>
        <w:tab/>
      </w:r>
      <w:r w:rsidR="003F3F58">
        <w:rPr>
          <w:noProof/>
          <w:webHidden/>
        </w:rPr>
        <w:fldChar w:fldCharType="begin"/>
      </w:r>
      <w:r w:rsidR="003F3F58">
        <w:rPr>
          <w:noProof/>
          <w:webHidden/>
        </w:rPr>
        <w:instrText xml:space="preserve"> PAGEREF _Toc518485404 \h </w:instrText>
      </w:r>
      <w:r w:rsidR="003F3F58">
        <w:rPr>
          <w:noProof/>
          <w:webHidden/>
        </w:rPr>
      </w:r>
      <w:r w:rsidR="003F3F58">
        <w:rPr>
          <w:noProof/>
          <w:webHidden/>
        </w:rPr>
        <w:fldChar w:fldCharType="separate"/>
      </w:r>
      <w:ins w:id="35" w:author="Ghislain Zeleu" w:date="2018-07-06T15:37:00Z">
        <w:r w:rsidR="000211DB">
          <w:rPr>
            <w:noProof/>
            <w:webHidden/>
          </w:rPr>
          <w:t>45</w:t>
        </w:r>
      </w:ins>
      <w:del w:id="36" w:author="Ghislain Zeleu" w:date="2018-07-06T15:37:00Z">
        <w:r w:rsidR="003F3F58" w:rsidDel="000211DB">
          <w:rPr>
            <w:noProof/>
            <w:webHidden/>
          </w:rPr>
          <w:delText>44</w:delText>
        </w:r>
      </w:del>
      <w:r w:rsidR="003F3F58">
        <w:rPr>
          <w:noProof/>
          <w:webHidden/>
        </w:rPr>
        <w:fldChar w:fldCharType="end"/>
      </w:r>
      <w:r>
        <w:rPr>
          <w:noProof/>
        </w:rPr>
        <w:fldChar w:fldCharType="end"/>
      </w:r>
    </w:p>
    <w:p w14:paraId="44304A04" w14:textId="57F0878E"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"_Toc518485405" </w:instrText>
      </w:r>
      <w:r>
        <w:fldChar w:fldCharType="separate"/>
      </w:r>
      <w:r w:rsidR="003F3F58" w:rsidRPr="00EE7B2E">
        <w:rPr>
          <w:rStyle w:val="Hyperlink"/>
          <w:noProof/>
        </w:rPr>
        <w:t>7.3</w:t>
      </w:r>
      <w:r w:rsidR="003F3F58">
        <w:rPr>
          <w:rFonts w:asciiTheme="minorHAnsi" w:eastAsiaTheme="minorEastAsia" w:hAnsiTheme="minorHAnsi" w:cstheme="minorBidi"/>
          <w:bCs w:val="0"/>
          <w:noProof/>
          <w:sz w:val="22"/>
          <w:szCs w:val="22"/>
        </w:rPr>
        <w:tab/>
      </w:r>
      <w:r w:rsidR="003F3F58" w:rsidRPr="00EE7B2E">
        <w:rPr>
          <w:rStyle w:val="Hyperlink"/>
          <w:noProof/>
        </w:rPr>
        <w:t>Ausgewählte Implementierungsaspekte</w:t>
      </w:r>
      <w:r w:rsidR="003F3F58">
        <w:rPr>
          <w:noProof/>
          <w:webHidden/>
        </w:rPr>
        <w:tab/>
      </w:r>
      <w:r w:rsidR="003F3F58">
        <w:rPr>
          <w:noProof/>
          <w:webHidden/>
        </w:rPr>
        <w:fldChar w:fldCharType="begin"/>
      </w:r>
      <w:r w:rsidR="003F3F58">
        <w:rPr>
          <w:noProof/>
          <w:webHidden/>
        </w:rPr>
        <w:instrText xml:space="preserve"> PAGEREF _Toc518485405 \h </w:instrText>
      </w:r>
      <w:r w:rsidR="003F3F58">
        <w:rPr>
          <w:noProof/>
          <w:webHidden/>
        </w:rPr>
      </w:r>
      <w:r w:rsidR="003F3F58">
        <w:rPr>
          <w:noProof/>
          <w:webHidden/>
        </w:rPr>
        <w:fldChar w:fldCharType="separate"/>
      </w:r>
      <w:ins w:id="37" w:author="Ghislain Zeleu" w:date="2018-07-06T15:37:00Z">
        <w:r w:rsidR="000211DB">
          <w:rPr>
            <w:noProof/>
            <w:webHidden/>
          </w:rPr>
          <w:t>45</w:t>
        </w:r>
      </w:ins>
      <w:del w:id="38" w:author="Ghislain Zeleu" w:date="2018-07-06T15:37:00Z">
        <w:r w:rsidR="003F3F58" w:rsidDel="000211DB">
          <w:rPr>
            <w:noProof/>
            <w:webHidden/>
          </w:rPr>
          <w:delText>44</w:delText>
        </w:r>
      </w:del>
      <w:r w:rsidR="003F3F58">
        <w:rPr>
          <w:noProof/>
          <w:webHidden/>
        </w:rPr>
        <w:fldChar w:fldCharType="end"/>
      </w:r>
      <w:r>
        <w:rPr>
          <w:noProof/>
        </w:rPr>
        <w:fldChar w:fldCharType="end"/>
      </w:r>
    </w:p>
    <w:p w14:paraId="0B94476F" w14:textId="418D3472"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"_Toc518485406" </w:instrText>
      </w:r>
      <w:r>
        <w:fldChar w:fldCharType="separate"/>
      </w:r>
      <w:r w:rsidR="003F3F58" w:rsidRPr="00EE7B2E">
        <w:rPr>
          <w:rStyle w:val="Hyperlink"/>
        </w:rPr>
        <w:t>7.3.1</w:t>
      </w:r>
      <w:r w:rsidR="003F3F58">
        <w:rPr>
          <w:rFonts w:asciiTheme="minorHAnsi" w:eastAsiaTheme="minorEastAsia" w:hAnsiTheme="minorHAnsi" w:cstheme="minorBidi"/>
          <w:sz w:val="22"/>
          <w:szCs w:val="22"/>
        </w:rPr>
        <w:tab/>
      </w:r>
      <w:r w:rsidR="003F3F58" w:rsidRPr="00EE7B2E">
        <w:rPr>
          <w:rStyle w:val="Hyperlink"/>
        </w:rPr>
        <w:t>Realisierung der Server-Applikation</w:t>
      </w:r>
      <w:r w:rsidR="003F3F58">
        <w:rPr>
          <w:webHidden/>
        </w:rPr>
        <w:tab/>
      </w:r>
      <w:r w:rsidR="003F3F58">
        <w:rPr>
          <w:webHidden/>
        </w:rPr>
        <w:fldChar w:fldCharType="begin"/>
      </w:r>
      <w:r w:rsidR="003F3F58">
        <w:rPr>
          <w:webHidden/>
        </w:rPr>
        <w:instrText xml:space="preserve"> PAGEREF _Toc518485406 \h </w:instrText>
      </w:r>
      <w:r w:rsidR="003F3F58">
        <w:rPr>
          <w:webHidden/>
        </w:rPr>
      </w:r>
      <w:r w:rsidR="003F3F58">
        <w:rPr>
          <w:webHidden/>
        </w:rPr>
        <w:fldChar w:fldCharType="separate"/>
      </w:r>
      <w:ins w:id="39" w:author="Ghislain Zeleu" w:date="2018-07-06T15:37:00Z">
        <w:r w:rsidR="000211DB">
          <w:rPr>
            <w:webHidden/>
          </w:rPr>
          <w:t>46</w:t>
        </w:r>
      </w:ins>
      <w:del w:id="40" w:author="Ghislain Zeleu" w:date="2018-07-06T15:37:00Z">
        <w:r w:rsidR="003F3F58" w:rsidDel="000211DB">
          <w:rPr>
            <w:webHidden/>
          </w:rPr>
          <w:delText>45</w:delText>
        </w:r>
      </w:del>
      <w:r w:rsidR="003F3F58">
        <w:rPr>
          <w:webHidden/>
        </w:rPr>
        <w:fldChar w:fldCharType="end"/>
      </w:r>
      <w:r>
        <w:fldChar w:fldCharType="end"/>
      </w:r>
    </w:p>
    <w:p w14:paraId="528527D8" w14:textId="6121C0E5"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"_Toc518485407" </w:instrText>
      </w:r>
      <w:r>
        <w:fldChar w:fldCharType="separate"/>
      </w:r>
      <w:r w:rsidR="003F3F58" w:rsidRPr="00EE7B2E">
        <w:rPr>
          <w:rStyle w:val="Hyperlink"/>
        </w:rPr>
        <w:t>7.3.2</w:t>
      </w:r>
      <w:r w:rsidR="003F3F58">
        <w:rPr>
          <w:rFonts w:asciiTheme="minorHAnsi" w:eastAsiaTheme="minorEastAsia" w:hAnsiTheme="minorHAnsi" w:cstheme="minorBidi"/>
          <w:sz w:val="22"/>
          <w:szCs w:val="22"/>
        </w:rPr>
        <w:tab/>
      </w:r>
      <w:r w:rsidR="003F3F58" w:rsidRPr="00EE7B2E">
        <w:rPr>
          <w:rStyle w:val="Hyperlink"/>
        </w:rPr>
        <w:t>Realisierung der Client-Applikation</w:t>
      </w:r>
      <w:r w:rsidR="003F3F58">
        <w:rPr>
          <w:webHidden/>
        </w:rPr>
        <w:tab/>
      </w:r>
      <w:r w:rsidR="003F3F58">
        <w:rPr>
          <w:webHidden/>
        </w:rPr>
        <w:fldChar w:fldCharType="begin"/>
      </w:r>
      <w:r w:rsidR="003F3F58">
        <w:rPr>
          <w:webHidden/>
        </w:rPr>
        <w:instrText xml:space="preserve"> PAGEREF _Toc518485407 \h </w:instrText>
      </w:r>
      <w:r w:rsidR="003F3F58">
        <w:rPr>
          <w:webHidden/>
        </w:rPr>
      </w:r>
      <w:r w:rsidR="003F3F58">
        <w:rPr>
          <w:webHidden/>
        </w:rPr>
        <w:fldChar w:fldCharType="separate"/>
      </w:r>
      <w:ins w:id="41" w:author="Ghislain Zeleu" w:date="2018-07-06T15:37:00Z">
        <w:r w:rsidR="000211DB">
          <w:rPr>
            <w:webHidden/>
          </w:rPr>
          <w:t>47</w:t>
        </w:r>
      </w:ins>
      <w:del w:id="42" w:author="Ghislain Zeleu" w:date="2018-07-06T15:37:00Z">
        <w:r w:rsidR="003F3F58" w:rsidDel="000211DB">
          <w:rPr>
            <w:webHidden/>
          </w:rPr>
          <w:delText>46</w:delText>
        </w:r>
      </w:del>
      <w:r w:rsidR="003F3F58">
        <w:rPr>
          <w:webHidden/>
        </w:rPr>
        <w:fldChar w:fldCharType="end"/>
      </w:r>
      <w:r>
        <w:fldChar w:fldCharType="end"/>
      </w:r>
    </w:p>
    <w:p w14:paraId="59565DFD" w14:textId="66F1F5F8"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w:instrText>
      </w:r>
      <w:r>
        <w:instrText xml:space="preserve">oc518485408" </w:instrText>
      </w:r>
      <w:r>
        <w:fldChar w:fldCharType="separate"/>
      </w:r>
      <w:r w:rsidR="003F3F58" w:rsidRPr="00EE7B2E">
        <w:rPr>
          <w:rStyle w:val="Hyperlink"/>
        </w:rPr>
        <w:t>7.3.3</w:t>
      </w:r>
      <w:r w:rsidR="003F3F58">
        <w:rPr>
          <w:rFonts w:asciiTheme="minorHAnsi" w:eastAsiaTheme="minorEastAsia" w:hAnsiTheme="minorHAnsi" w:cstheme="minorBidi"/>
          <w:sz w:val="22"/>
          <w:szCs w:val="22"/>
        </w:rPr>
        <w:tab/>
      </w:r>
      <w:r w:rsidR="003F3F58" w:rsidRPr="00EE7B2E">
        <w:rPr>
          <w:rStyle w:val="Hyperlink"/>
        </w:rPr>
        <w:t>Systemvorbereitung und Erstellen eines FDT-Projekt</w:t>
      </w:r>
      <w:r w:rsidR="003F3F58">
        <w:rPr>
          <w:webHidden/>
        </w:rPr>
        <w:tab/>
      </w:r>
      <w:r w:rsidR="003F3F58">
        <w:rPr>
          <w:webHidden/>
        </w:rPr>
        <w:fldChar w:fldCharType="begin"/>
      </w:r>
      <w:r w:rsidR="003F3F58">
        <w:rPr>
          <w:webHidden/>
        </w:rPr>
        <w:instrText xml:space="preserve"> PAGEREF _Toc518485408 \h </w:instrText>
      </w:r>
      <w:r w:rsidR="003F3F58">
        <w:rPr>
          <w:webHidden/>
        </w:rPr>
      </w:r>
      <w:r w:rsidR="003F3F58">
        <w:rPr>
          <w:webHidden/>
        </w:rPr>
        <w:fldChar w:fldCharType="separate"/>
      </w:r>
      <w:ins w:id="43" w:author="Ghislain Zeleu" w:date="2018-07-06T15:37:00Z">
        <w:r w:rsidR="000211DB">
          <w:rPr>
            <w:webHidden/>
          </w:rPr>
          <w:t>48</w:t>
        </w:r>
      </w:ins>
      <w:del w:id="44" w:author="Ghislain Zeleu" w:date="2018-07-06T15:37:00Z">
        <w:r w:rsidR="003F3F58" w:rsidDel="000211DB">
          <w:rPr>
            <w:webHidden/>
          </w:rPr>
          <w:delText>47</w:delText>
        </w:r>
      </w:del>
      <w:r w:rsidR="003F3F58">
        <w:rPr>
          <w:webHidden/>
        </w:rPr>
        <w:fldChar w:fldCharType="end"/>
      </w:r>
      <w:r>
        <w:fldChar w:fldCharType="end"/>
      </w:r>
    </w:p>
    <w:p w14:paraId="6160888D" w14:textId="6B7610B2" w:rsidR="003F3F58" w:rsidRDefault="001E65A1">
      <w:pPr>
        <w:pStyle w:val="Verzeichnis3"/>
        <w:rPr>
          <w:rFonts w:asciiTheme="minorHAnsi" w:eastAsiaTheme="minorEastAsia" w:hAnsiTheme="minorHAnsi" w:cstheme="minorBidi"/>
          <w:sz w:val="22"/>
          <w:szCs w:val="22"/>
        </w:rPr>
      </w:pPr>
      <w:r>
        <w:fldChar w:fldCharType="begin"/>
      </w:r>
      <w:r>
        <w:instrText xml:space="preserve"> HYPERLINK \l "_Toc518485409" </w:instrText>
      </w:r>
      <w:r>
        <w:fldChar w:fldCharType="separate"/>
      </w:r>
      <w:r w:rsidR="003F3F58" w:rsidRPr="00EE7B2E">
        <w:rPr>
          <w:rStyle w:val="Hyperlink"/>
        </w:rPr>
        <w:t>7.3.4</w:t>
      </w:r>
      <w:r w:rsidR="003F3F58">
        <w:rPr>
          <w:rFonts w:asciiTheme="minorHAnsi" w:eastAsiaTheme="minorEastAsia" w:hAnsiTheme="minorHAnsi" w:cstheme="minorBidi"/>
          <w:sz w:val="22"/>
          <w:szCs w:val="22"/>
        </w:rPr>
        <w:tab/>
      </w:r>
      <w:r w:rsidR="003F3F58" w:rsidRPr="00EE7B2E">
        <w:rPr>
          <w:rStyle w:val="Hyperlink"/>
        </w:rPr>
        <w:t>Anzeigen einer Topologie</w:t>
      </w:r>
      <w:r w:rsidR="003F3F58">
        <w:rPr>
          <w:webHidden/>
        </w:rPr>
        <w:tab/>
      </w:r>
      <w:r w:rsidR="003F3F58">
        <w:rPr>
          <w:webHidden/>
        </w:rPr>
        <w:fldChar w:fldCharType="begin"/>
      </w:r>
      <w:r w:rsidR="003F3F58">
        <w:rPr>
          <w:webHidden/>
        </w:rPr>
        <w:instrText xml:space="preserve"> PAGEREF _Toc518485409 \h </w:instrText>
      </w:r>
      <w:r w:rsidR="003F3F58">
        <w:rPr>
          <w:webHidden/>
        </w:rPr>
      </w:r>
      <w:r w:rsidR="003F3F58">
        <w:rPr>
          <w:webHidden/>
        </w:rPr>
        <w:fldChar w:fldCharType="separate"/>
      </w:r>
      <w:ins w:id="45" w:author="Ghislain Zeleu" w:date="2018-07-06T15:37:00Z">
        <w:r w:rsidR="000211DB">
          <w:rPr>
            <w:webHidden/>
          </w:rPr>
          <w:t>49</w:t>
        </w:r>
      </w:ins>
      <w:del w:id="46" w:author="Ghislain Zeleu" w:date="2018-07-06T15:37:00Z">
        <w:r w:rsidR="003F3F58" w:rsidDel="000211DB">
          <w:rPr>
            <w:webHidden/>
          </w:rPr>
          <w:delText>48</w:delText>
        </w:r>
      </w:del>
      <w:r w:rsidR="003F3F58">
        <w:rPr>
          <w:webHidden/>
        </w:rPr>
        <w:fldChar w:fldCharType="end"/>
      </w:r>
      <w:r>
        <w:fldChar w:fldCharType="end"/>
      </w:r>
    </w:p>
    <w:p w14:paraId="4F637AAA" w14:textId="2B6B6232"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"_Toc518485410" </w:instrText>
      </w:r>
      <w:r>
        <w:fldChar w:fldCharType="separate"/>
      </w:r>
      <w:r w:rsidR="003F3F58" w:rsidRPr="00EE7B2E">
        <w:rPr>
          <w:rStyle w:val="Hyperlink"/>
          <w:noProof/>
        </w:rPr>
        <w:t>8</w:t>
      </w:r>
      <w:r w:rsidR="003F3F58">
        <w:rPr>
          <w:rFonts w:asciiTheme="minorHAnsi" w:eastAsiaTheme="minorEastAsia" w:hAnsiTheme="minorHAnsi" w:cstheme="minorBidi"/>
          <w:b w:val="0"/>
          <w:bCs w:val="0"/>
          <w:noProof/>
          <w:sz w:val="22"/>
          <w:szCs w:val="22"/>
        </w:rPr>
        <w:tab/>
      </w:r>
      <w:r w:rsidR="003F3F58" w:rsidRPr="00EE7B2E">
        <w:rPr>
          <w:rStyle w:val="Hyperlink"/>
          <w:noProof/>
        </w:rPr>
        <w:t>Zusammenfassung und Ausblick</w:t>
      </w:r>
      <w:r w:rsidR="003F3F58">
        <w:rPr>
          <w:noProof/>
          <w:webHidden/>
        </w:rPr>
        <w:tab/>
      </w:r>
      <w:r w:rsidR="003F3F58">
        <w:rPr>
          <w:noProof/>
          <w:webHidden/>
        </w:rPr>
        <w:fldChar w:fldCharType="begin"/>
      </w:r>
      <w:r w:rsidR="003F3F58">
        <w:rPr>
          <w:noProof/>
          <w:webHidden/>
        </w:rPr>
        <w:instrText xml:space="preserve"> PAGEREF _Toc518485410 \h </w:instrText>
      </w:r>
      <w:r w:rsidR="003F3F58">
        <w:rPr>
          <w:noProof/>
          <w:webHidden/>
        </w:rPr>
      </w:r>
      <w:r w:rsidR="003F3F58">
        <w:rPr>
          <w:noProof/>
          <w:webHidden/>
        </w:rPr>
        <w:fldChar w:fldCharType="separate"/>
      </w:r>
      <w:ins w:id="47" w:author="Ghislain Zeleu" w:date="2018-07-06T15:37:00Z">
        <w:r w:rsidR="000211DB">
          <w:rPr>
            <w:noProof/>
            <w:webHidden/>
          </w:rPr>
          <w:t>51</w:t>
        </w:r>
      </w:ins>
      <w:del w:id="48" w:author="Ghislain Zeleu" w:date="2018-07-06T15:37:00Z">
        <w:r w:rsidR="003F3F58" w:rsidDel="000211DB">
          <w:rPr>
            <w:noProof/>
            <w:webHidden/>
          </w:rPr>
          <w:delText>50</w:delText>
        </w:r>
      </w:del>
      <w:r w:rsidR="003F3F58">
        <w:rPr>
          <w:noProof/>
          <w:webHidden/>
        </w:rPr>
        <w:fldChar w:fldCharType="end"/>
      </w:r>
      <w:r>
        <w:rPr>
          <w:noProof/>
        </w:rPr>
        <w:fldChar w:fldCharType="end"/>
      </w:r>
    </w:p>
    <w:p w14:paraId="3665A5BF" w14:textId="51A2D06F"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"_Toc518485411" </w:instrText>
      </w:r>
      <w:r>
        <w:fldChar w:fldCharType="separate"/>
      </w:r>
      <w:r w:rsidR="003F3F58" w:rsidRPr="00EE7B2E">
        <w:rPr>
          <w:rStyle w:val="Hyperlink"/>
          <w:noProof/>
        </w:rPr>
        <w:t>8.1</w:t>
      </w:r>
      <w:r w:rsidR="003F3F58">
        <w:rPr>
          <w:rFonts w:asciiTheme="minorHAnsi" w:eastAsiaTheme="minorEastAsia" w:hAnsiTheme="minorHAnsi" w:cstheme="minorBidi"/>
          <w:bCs w:val="0"/>
          <w:noProof/>
          <w:sz w:val="22"/>
          <w:szCs w:val="22"/>
        </w:rPr>
        <w:tab/>
      </w:r>
      <w:r w:rsidR="003F3F58" w:rsidRPr="00EE7B2E">
        <w:rPr>
          <w:rStyle w:val="Hyperlink"/>
          <w:noProof/>
        </w:rPr>
        <w:t>Zusammenfassung</w:t>
      </w:r>
      <w:r w:rsidR="003F3F58">
        <w:rPr>
          <w:noProof/>
          <w:webHidden/>
        </w:rPr>
        <w:tab/>
      </w:r>
      <w:r w:rsidR="003F3F58">
        <w:rPr>
          <w:noProof/>
          <w:webHidden/>
        </w:rPr>
        <w:fldChar w:fldCharType="begin"/>
      </w:r>
      <w:r w:rsidR="003F3F58">
        <w:rPr>
          <w:noProof/>
          <w:webHidden/>
        </w:rPr>
        <w:instrText xml:space="preserve"> PAGEREF _Toc518485411 \h </w:instrText>
      </w:r>
      <w:r w:rsidR="003F3F58">
        <w:rPr>
          <w:noProof/>
          <w:webHidden/>
        </w:rPr>
      </w:r>
      <w:r w:rsidR="003F3F58">
        <w:rPr>
          <w:noProof/>
          <w:webHidden/>
        </w:rPr>
        <w:fldChar w:fldCharType="separate"/>
      </w:r>
      <w:ins w:id="49" w:author="Ghislain Zeleu" w:date="2018-07-06T15:37:00Z">
        <w:r w:rsidR="000211DB">
          <w:rPr>
            <w:noProof/>
            <w:webHidden/>
          </w:rPr>
          <w:t>51</w:t>
        </w:r>
      </w:ins>
      <w:del w:id="50" w:author="Ghislain Zeleu" w:date="2018-07-06T15:37:00Z">
        <w:r w:rsidR="003F3F58" w:rsidDel="000211DB">
          <w:rPr>
            <w:noProof/>
            <w:webHidden/>
          </w:rPr>
          <w:delText>50</w:delText>
        </w:r>
      </w:del>
      <w:r w:rsidR="003F3F58">
        <w:rPr>
          <w:noProof/>
          <w:webHidden/>
        </w:rPr>
        <w:fldChar w:fldCharType="end"/>
      </w:r>
      <w:r>
        <w:rPr>
          <w:noProof/>
        </w:rPr>
        <w:fldChar w:fldCharType="end"/>
      </w:r>
    </w:p>
    <w:p w14:paraId="74946FFE" w14:textId="6E231BF8" w:rsidR="003F3F58" w:rsidRDefault="001E65A1">
      <w:pPr>
        <w:pStyle w:val="Verzeichnis2"/>
        <w:rPr>
          <w:rFonts w:asciiTheme="minorHAnsi" w:eastAsiaTheme="minorEastAsia" w:hAnsiTheme="minorHAnsi" w:cstheme="minorBidi"/>
          <w:bCs w:val="0"/>
          <w:noProof/>
          <w:sz w:val="22"/>
          <w:szCs w:val="22"/>
        </w:rPr>
      </w:pPr>
      <w:r>
        <w:fldChar w:fldCharType="begin"/>
      </w:r>
      <w:r>
        <w:instrText xml:space="preserve"> HYPERLINK \l "_Toc518485412" </w:instrText>
      </w:r>
      <w:r>
        <w:fldChar w:fldCharType="separate"/>
      </w:r>
      <w:r w:rsidR="003F3F58" w:rsidRPr="00EE7B2E">
        <w:rPr>
          <w:rStyle w:val="Hyperlink"/>
          <w:noProof/>
        </w:rPr>
        <w:t>8.2</w:t>
      </w:r>
      <w:r w:rsidR="003F3F58">
        <w:rPr>
          <w:rFonts w:asciiTheme="minorHAnsi" w:eastAsiaTheme="minorEastAsia" w:hAnsiTheme="minorHAnsi" w:cstheme="minorBidi"/>
          <w:bCs w:val="0"/>
          <w:noProof/>
          <w:sz w:val="22"/>
          <w:szCs w:val="22"/>
        </w:rPr>
        <w:tab/>
      </w:r>
      <w:r w:rsidR="003F3F58" w:rsidRPr="00EE7B2E">
        <w:rPr>
          <w:rStyle w:val="Hyperlink"/>
          <w:noProof/>
        </w:rPr>
        <w:t>Ausblick</w:t>
      </w:r>
      <w:r w:rsidR="003F3F58">
        <w:rPr>
          <w:noProof/>
          <w:webHidden/>
        </w:rPr>
        <w:tab/>
      </w:r>
      <w:r w:rsidR="003F3F58">
        <w:rPr>
          <w:noProof/>
          <w:webHidden/>
        </w:rPr>
        <w:fldChar w:fldCharType="begin"/>
      </w:r>
      <w:r w:rsidR="003F3F58">
        <w:rPr>
          <w:noProof/>
          <w:webHidden/>
        </w:rPr>
        <w:instrText xml:space="preserve"> PAGEREF _Toc518485412 \h </w:instrText>
      </w:r>
      <w:r w:rsidR="003F3F58">
        <w:rPr>
          <w:noProof/>
          <w:webHidden/>
        </w:rPr>
      </w:r>
      <w:r w:rsidR="003F3F58">
        <w:rPr>
          <w:noProof/>
          <w:webHidden/>
        </w:rPr>
        <w:fldChar w:fldCharType="separate"/>
      </w:r>
      <w:ins w:id="51" w:author="Ghislain Zeleu" w:date="2018-07-06T15:37:00Z">
        <w:r w:rsidR="000211DB">
          <w:rPr>
            <w:noProof/>
            <w:webHidden/>
          </w:rPr>
          <w:t>52</w:t>
        </w:r>
      </w:ins>
      <w:del w:id="52" w:author="Ghislain Zeleu" w:date="2018-07-06T15:37:00Z">
        <w:r w:rsidR="003F3F58" w:rsidDel="000211DB">
          <w:rPr>
            <w:noProof/>
            <w:webHidden/>
          </w:rPr>
          <w:delText>51</w:delText>
        </w:r>
      </w:del>
      <w:r w:rsidR="003F3F58">
        <w:rPr>
          <w:noProof/>
          <w:webHidden/>
        </w:rPr>
        <w:fldChar w:fldCharType="end"/>
      </w:r>
      <w:r>
        <w:rPr>
          <w:noProof/>
        </w:rPr>
        <w:fldChar w:fldCharType="end"/>
      </w:r>
    </w:p>
    <w:p w14:paraId="7D995AC8" w14:textId="53F4FDA4"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"_Toc518485413" </w:instrText>
      </w:r>
      <w:r>
        <w:fldChar w:fldCharType="separate"/>
      </w:r>
      <w:r w:rsidR="003F3F58" w:rsidRPr="00EE7B2E">
        <w:rPr>
          <w:rStyle w:val="Hyperlink"/>
          <w:noProof/>
        </w:rPr>
        <w:t>Literatur</w:t>
      </w:r>
      <w:r w:rsidR="003F3F58">
        <w:rPr>
          <w:noProof/>
          <w:webHidden/>
        </w:rPr>
        <w:tab/>
      </w:r>
      <w:r w:rsidR="003F3F58">
        <w:rPr>
          <w:noProof/>
          <w:webHidden/>
        </w:rPr>
        <w:fldChar w:fldCharType="begin"/>
      </w:r>
      <w:r w:rsidR="003F3F58">
        <w:rPr>
          <w:noProof/>
          <w:webHidden/>
        </w:rPr>
        <w:instrText xml:space="preserve"> PAGEREF _Toc518485413 \h </w:instrText>
      </w:r>
      <w:r w:rsidR="003F3F58">
        <w:rPr>
          <w:noProof/>
          <w:webHidden/>
        </w:rPr>
      </w:r>
      <w:r w:rsidR="003F3F58">
        <w:rPr>
          <w:noProof/>
          <w:webHidden/>
        </w:rPr>
        <w:fldChar w:fldCharType="separate"/>
      </w:r>
      <w:ins w:id="53" w:author="Ghislain Zeleu" w:date="2018-07-06T15:37:00Z">
        <w:r w:rsidR="000211DB">
          <w:rPr>
            <w:noProof/>
            <w:webHidden/>
          </w:rPr>
          <w:t>57</w:t>
        </w:r>
      </w:ins>
      <w:del w:id="54" w:author="Ghislain Zeleu" w:date="2018-07-06T15:37:00Z">
        <w:r w:rsidR="003F3F58" w:rsidDel="000211DB">
          <w:rPr>
            <w:noProof/>
            <w:webHidden/>
          </w:rPr>
          <w:delText>56</w:delText>
        </w:r>
      </w:del>
      <w:r w:rsidR="003F3F58">
        <w:rPr>
          <w:noProof/>
          <w:webHidden/>
        </w:rPr>
        <w:fldChar w:fldCharType="end"/>
      </w:r>
      <w:r>
        <w:rPr>
          <w:noProof/>
        </w:rPr>
        <w:fldChar w:fldCharType="end"/>
      </w:r>
    </w:p>
    <w:p w14:paraId="7F3CA011" w14:textId="78B362DA"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"_Toc518485414" </w:instrText>
      </w:r>
      <w:r>
        <w:fldChar w:fldCharType="separate"/>
      </w:r>
      <w:r w:rsidR="003F3F58" w:rsidRPr="00EE7B2E">
        <w:rPr>
          <w:rStyle w:val="Hyperlink"/>
          <w:noProof/>
          <w:lang w:val="en-US"/>
        </w:rPr>
        <w:t>Index</w:t>
      </w:r>
      <w:r w:rsidR="003F3F58">
        <w:rPr>
          <w:noProof/>
          <w:webHidden/>
        </w:rPr>
        <w:tab/>
      </w:r>
      <w:r w:rsidR="003F3F58">
        <w:rPr>
          <w:noProof/>
          <w:webHidden/>
        </w:rPr>
        <w:fldChar w:fldCharType="begin"/>
      </w:r>
      <w:r w:rsidR="003F3F58">
        <w:rPr>
          <w:noProof/>
          <w:webHidden/>
        </w:rPr>
        <w:instrText xml:space="preserve"> PAGEREF _Toc518485414 \h </w:instrText>
      </w:r>
      <w:r w:rsidR="003F3F58">
        <w:rPr>
          <w:noProof/>
          <w:webHidden/>
        </w:rPr>
      </w:r>
      <w:r w:rsidR="003F3F58">
        <w:rPr>
          <w:noProof/>
          <w:webHidden/>
        </w:rPr>
        <w:fldChar w:fldCharType="separate"/>
      </w:r>
      <w:ins w:id="55" w:author="Ghislain Zeleu" w:date="2018-07-06T15:37:00Z">
        <w:r w:rsidR="000211DB">
          <w:rPr>
            <w:noProof/>
            <w:webHidden/>
          </w:rPr>
          <w:t>59</w:t>
        </w:r>
      </w:ins>
      <w:del w:id="56" w:author="Ghislain Zeleu" w:date="2018-07-06T15:37:00Z">
        <w:r w:rsidR="003F3F58" w:rsidDel="000211DB">
          <w:rPr>
            <w:noProof/>
            <w:webHidden/>
          </w:rPr>
          <w:delText>58</w:delText>
        </w:r>
      </w:del>
      <w:r w:rsidR="003F3F58">
        <w:rPr>
          <w:noProof/>
          <w:webHidden/>
        </w:rPr>
        <w:fldChar w:fldCharType="end"/>
      </w:r>
      <w:r>
        <w:rPr>
          <w:noProof/>
        </w:rPr>
        <w:fldChar w:fldCharType="end"/>
      </w:r>
    </w:p>
    <w:p w14:paraId="53D59E4A" w14:textId="14E44314"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"_Toc518485415" </w:instrText>
      </w:r>
      <w:r>
        <w:fldChar w:fldCharType="separate"/>
      </w:r>
      <w:r w:rsidR="003F3F58" w:rsidRPr="00EE7B2E">
        <w:rPr>
          <w:rStyle w:val="Hyperlink"/>
          <w:noProof/>
        </w:rPr>
        <w:t>Glossar</w:t>
      </w:r>
      <w:r w:rsidR="003F3F58">
        <w:rPr>
          <w:noProof/>
          <w:webHidden/>
        </w:rPr>
        <w:tab/>
      </w:r>
      <w:r w:rsidR="003F3F58">
        <w:rPr>
          <w:noProof/>
          <w:webHidden/>
        </w:rPr>
        <w:fldChar w:fldCharType="begin"/>
      </w:r>
      <w:r w:rsidR="003F3F58">
        <w:rPr>
          <w:noProof/>
          <w:webHidden/>
        </w:rPr>
        <w:instrText xml:space="preserve"> PAGEREF _Toc518485415 \h </w:instrText>
      </w:r>
      <w:r w:rsidR="003F3F58">
        <w:rPr>
          <w:noProof/>
          <w:webHidden/>
        </w:rPr>
      </w:r>
      <w:r w:rsidR="003F3F58">
        <w:rPr>
          <w:noProof/>
          <w:webHidden/>
        </w:rPr>
        <w:fldChar w:fldCharType="separate"/>
      </w:r>
      <w:ins w:id="57" w:author="Ghislain Zeleu" w:date="2018-07-06T15:37:00Z">
        <w:r w:rsidR="000211DB">
          <w:rPr>
            <w:noProof/>
            <w:webHidden/>
          </w:rPr>
          <w:t>60</w:t>
        </w:r>
      </w:ins>
      <w:del w:id="58" w:author="Ghislain Zeleu" w:date="2018-07-06T15:37:00Z">
        <w:r w:rsidR="003F3F58" w:rsidDel="000211DB">
          <w:rPr>
            <w:noProof/>
            <w:webHidden/>
          </w:rPr>
          <w:delText>59</w:delText>
        </w:r>
      </w:del>
      <w:r w:rsidR="003F3F58">
        <w:rPr>
          <w:noProof/>
          <w:webHidden/>
        </w:rPr>
        <w:fldChar w:fldCharType="end"/>
      </w:r>
      <w:r>
        <w:rPr>
          <w:noProof/>
        </w:rPr>
        <w:fldChar w:fldCharType="end"/>
      </w:r>
    </w:p>
    <w:p w14:paraId="45266F4C" w14:textId="13EE0FBD" w:rsidR="003F3F58" w:rsidRDefault="001E65A1">
      <w:pPr>
        <w:pStyle w:val="Verzeichnis1"/>
        <w:rPr>
          <w:rFonts w:asciiTheme="minorHAnsi" w:eastAsiaTheme="minorEastAsia" w:hAnsiTheme="minorHAnsi" w:cstheme="minorBidi"/>
          <w:b w:val="0"/>
          <w:bCs w:val="0"/>
          <w:noProof/>
          <w:sz w:val="22"/>
          <w:szCs w:val="22"/>
        </w:rPr>
      </w:pPr>
      <w:r>
        <w:fldChar w:fldCharType="begin"/>
      </w:r>
      <w:r>
        <w:instrText xml:space="preserve"> HYPERLINK \l "_Toc518485416" </w:instrText>
      </w:r>
      <w:r>
        <w:fldChar w:fldCharType="separate"/>
      </w:r>
      <w:r w:rsidR="003F3F58" w:rsidRPr="00EE7B2E">
        <w:rPr>
          <w:rStyle w:val="Hyperlink"/>
          <w:noProof/>
        </w:rPr>
        <w:t>Erklärung der Kandidatin / des Kandidaten</w:t>
      </w:r>
      <w:r w:rsidR="003F3F58">
        <w:rPr>
          <w:noProof/>
          <w:webHidden/>
        </w:rPr>
        <w:tab/>
      </w:r>
      <w:r w:rsidR="003F3F58">
        <w:rPr>
          <w:noProof/>
          <w:webHidden/>
        </w:rPr>
        <w:fldChar w:fldCharType="begin"/>
      </w:r>
      <w:r w:rsidR="003F3F58">
        <w:rPr>
          <w:noProof/>
          <w:webHidden/>
        </w:rPr>
        <w:instrText xml:space="preserve"> PAGEREF _Toc518485416 \h </w:instrText>
      </w:r>
      <w:r w:rsidR="003F3F58">
        <w:rPr>
          <w:noProof/>
          <w:webHidden/>
        </w:rPr>
      </w:r>
      <w:r w:rsidR="003F3F58">
        <w:rPr>
          <w:noProof/>
          <w:webHidden/>
        </w:rPr>
        <w:fldChar w:fldCharType="separate"/>
      </w:r>
      <w:ins w:id="59" w:author="Ghislain Zeleu" w:date="2018-07-06T15:37:00Z">
        <w:r w:rsidR="000211DB">
          <w:rPr>
            <w:noProof/>
            <w:webHidden/>
          </w:rPr>
          <w:t>62</w:t>
        </w:r>
      </w:ins>
      <w:del w:id="60" w:author="Ghislain Zeleu" w:date="2018-07-06T15:37:00Z">
        <w:r w:rsidR="003F3F58" w:rsidDel="000211DB">
          <w:rPr>
            <w:noProof/>
            <w:webHidden/>
          </w:rPr>
          <w:delText>61</w:delText>
        </w:r>
      </w:del>
      <w:r w:rsidR="003F3F58">
        <w:rPr>
          <w:noProof/>
          <w:webHidden/>
        </w:rPr>
        <w:fldChar w:fldCharType="end"/>
      </w:r>
      <w:r>
        <w:rPr>
          <w:noProof/>
        </w:rPr>
        <w:fldChar w:fldCharType="end"/>
      </w:r>
    </w:p>
    <w:p w14:paraId="63236D42" w14:textId="1D8E450D"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74CC64D9" w14:textId="29AE904F" w:rsidR="003F3F58"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8485417" w:history="1">
        <w:r w:rsidR="003F3F58" w:rsidRPr="0084622D">
          <w:rPr>
            <w:rStyle w:val="Hyperlink"/>
          </w:rPr>
          <w:t>Abbildung 1: Zeitplan für die Entwicklung von Plugin Topology-Editor</w:t>
        </w:r>
        <w:r w:rsidR="003F3F58">
          <w:rPr>
            <w:webHidden/>
          </w:rPr>
          <w:tab/>
        </w:r>
        <w:r w:rsidR="003F3F58">
          <w:rPr>
            <w:webHidden/>
          </w:rPr>
          <w:fldChar w:fldCharType="begin"/>
        </w:r>
        <w:r w:rsidR="003F3F58">
          <w:rPr>
            <w:webHidden/>
          </w:rPr>
          <w:instrText xml:space="preserve"> PAGEREF _Toc518485417 \h </w:instrText>
        </w:r>
        <w:r w:rsidR="003F3F58">
          <w:rPr>
            <w:webHidden/>
          </w:rPr>
        </w:r>
        <w:r w:rsidR="003F3F58">
          <w:rPr>
            <w:webHidden/>
          </w:rPr>
          <w:fldChar w:fldCharType="separate"/>
        </w:r>
        <w:r w:rsidR="000211DB">
          <w:rPr>
            <w:webHidden/>
          </w:rPr>
          <w:t>3</w:t>
        </w:r>
        <w:r w:rsidR="003F3F58">
          <w:rPr>
            <w:webHidden/>
          </w:rPr>
          <w:fldChar w:fldCharType="end"/>
        </w:r>
      </w:hyperlink>
    </w:p>
    <w:p w14:paraId="6045BFC8" w14:textId="24990256" w:rsidR="003F3F58" w:rsidRDefault="001E65A1">
      <w:pPr>
        <w:pStyle w:val="Abbildungsverzeichnis"/>
        <w:rPr>
          <w:rFonts w:asciiTheme="minorHAnsi" w:eastAsiaTheme="minorEastAsia" w:hAnsiTheme="minorHAnsi" w:cstheme="minorBidi"/>
          <w:bCs w:val="0"/>
          <w:sz w:val="22"/>
          <w:szCs w:val="22"/>
        </w:rPr>
      </w:pPr>
      <w:hyperlink w:anchor="_Toc518485418" w:history="1">
        <w:r w:rsidR="003F3F58" w:rsidRPr="0084622D">
          <w:rPr>
            <w:rStyle w:val="Hyperlink"/>
          </w:rPr>
          <w:t>Abbildung 2: Haupteingang Hilscher Gesellschaft für Systemautomation mbH</w:t>
        </w:r>
        <w:r w:rsidR="003F3F58">
          <w:rPr>
            <w:webHidden/>
          </w:rPr>
          <w:tab/>
        </w:r>
        <w:r w:rsidR="003F3F58">
          <w:rPr>
            <w:webHidden/>
          </w:rPr>
          <w:fldChar w:fldCharType="begin"/>
        </w:r>
        <w:r w:rsidR="003F3F58">
          <w:rPr>
            <w:webHidden/>
          </w:rPr>
          <w:instrText xml:space="preserve"> PAGEREF _Toc518485418 \h </w:instrText>
        </w:r>
        <w:r w:rsidR="003F3F58">
          <w:rPr>
            <w:webHidden/>
          </w:rPr>
        </w:r>
        <w:r w:rsidR="003F3F58">
          <w:rPr>
            <w:webHidden/>
          </w:rPr>
          <w:fldChar w:fldCharType="separate"/>
        </w:r>
        <w:r w:rsidR="000211DB">
          <w:rPr>
            <w:webHidden/>
          </w:rPr>
          <w:t>5</w:t>
        </w:r>
        <w:r w:rsidR="003F3F58">
          <w:rPr>
            <w:webHidden/>
          </w:rPr>
          <w:fldChar w:fldCharType="end"/>
        </w:r>
      </w:hyperlink>
    </w:p>
    <w:p w14:paraId="6EDB4BAC" w14:textId="742E6827" w:rsidR="003F3F58" w:rsidRDefault="001E65A1">
      <w:pPr>
        <w:pStyle w:val="Abbildungsverzeichnis"/>
        <w:rPr>
          <w:rFonts w:asciiTheme="minorHAnsi" w:eastAsiaTheme="minorEastAsia" w:hAnsiTheme="minorHAnsi" w:cstheme="minorBidi"/>
          <w:bCs w:val="0"/>
          <w:sz w:val="22"/>
          <w:szCs w:val="22"/>
        </w:rPr>
      </w:pPr>
      <w:hyperlink w:anchor="_Toc518485419" w:history="1">
        <w:r w:rsidR="003F3F58" w:rsidRPr="0084622D">
          <w:rPr>
            <w:rStyle w:val="Hyperlink"/>
          </w:rPr>
          <w:t>Abbildung 3: Linien-Topologie</w:t>
        </w:r>
        <w:r w:rsidR="003F3F58">
          <w:rPr>
            <w:webHidden/>
          </w:rPr>
          <w:tab/>
        </w:r>
        <w:r w:rsidR="003F3F58">
          <w:rPr>
            <w:webHidden/>
          </w:rPr>
          <w:fldChar w:fldCharType="begin"/>
        </w:r>
        <w:r w:rsidR="003F3F58">
          <w:rPr>
            <w:webHidden/>
          </w:rPr>
          <w:instrText xml:space="preserve"> PAGEREF _Toc518485419 \h </w:instrText>
        </w:r>
        <w:r w:rsidR="003F3F58">
          <w:rPr>
            <w:webHidden/>
          </w:rPr>
        </w:r>
        <w:r w:rsidR="003F3F58">
          <w:rPr>
            <w:webHidden/>
          </w:rPr>
          <w:fldChar w:fldCharType="separate"/>
        </w:r>
        <w:r w:rsidR="000211DB">
          <w:rPr>
            <w:webHidden/>
          </w:rPr>
          <w:t>8</w:t>
        </w:r>
        <w:r w:rsidR="003F3F58">
          <w:rPr>
            <w:webHidden/>
          </w:rPr>
          <w:fldChar w:fldCharType="end"/>
        </w:r>
      </w:hyperlink>
    </w:p>
    <w:p w14:paraId="6DF2F487" w14:textId="510D04BE" w:rsidR="003F3F58" w:rsidRDefault="001E65A1">
      <w:pPr>
        <w:pStyle w:val="Abbildungsverzeichnis"/>
        <w:rPr>
          <w:rFonts w:asciiTheme="minorHAnsi" w:eastAsiaTheme="minorEastAsia" w:hAnsiTheme="minorHAnsi" w:cstheme="minorBidi"/>
          <w:bCs w:val="0"/>
          <w:sz w:val="22"/>
          <w:szCs w:val="22"/>
        </w:rPr>
      </w:pPr>
      <w:hyperlink w:anchor="_Toc518485420" w:history="1">
        <w:r w:rsidR="003F3F58" w:rsidRPr="0084622D">
          <w:rPr>
            <w:rStyle w:val="Hyperlink"/>
          </w:rPr>
          <w:t>Abbildung 4: Ring-Topologie</w:t>
        </w:r>
        <w:r w:rsidR="003F3F58">
          <w:rPr>
            <w:webHidden/>
          </w:rPr>
          <w:tab/>
        </w:r>
        <w:r w:rsidR="003F3F58">
          <w:rPr>
            <w:webHidden/>
          </w:rPr>
          <w:fldChar w:fldCharType="begin"/>
        </w:r>
        <w:r w:rsidR="003F3F58">
          <w:rPr>
            <w:webHidden/>
          </w:rPr>
          <w:instrText xml:space="preserve"> PAGEREF _Toc518485420 \h </w:instrText>
        </w:r>
        <w:r w:rsidR="003F3F58">
          <w:rPr>
            <w:webHidden/>
          </w:rPr>
        </w:r>
        <w:r w:rsidR="003F3F58">
          <w:rPr>
            <w:webHidden/>
          </w:rPr>
          <w:fldChar w:fldCharType="separate"/>
        </w:r>
        <w:r w:rsidR="000211DB">
          <w:rPr>
            <w:webHidden/>
          </w:rPr>
          <w:t>9</w:t>
        </w:r>
        <w:r w:rsidR="003F3F58">
          <w:rPr>
            <w:webHidden/>
          </w:rPr>
          <w:fldChar w:fldCharType="end"/>
        </w:r>
      </w:hyperlink>
    </w:p>
    <w:p w14:paraId="1C9BC061" w14:textId="57607442" w:rsidR="003F3F58" w:rsidRDefault="001E65A1">
      <w:pPr>
        <w:pStyle w:val="Abbildungsverzeichnis"/>
        <w:rPr>
          <w:rFonts w:asciiTheme="minorHAnsi" w:eastAsiaTheme="minorEastAsia" w:hAnsiTheme="minorHAnsi" w:cstheme="minorBidi"/>
          <w:bCs w:val="0"/>
          <w:sz w:val="22"/>
          <w:szCs w:val="22"/>
        </w:rPr>
      </w:pPr>
      <w:hyperlink w:anchor="_Toc518485421" w:history="1">
        <w:r w:rsidR="003F3F58" w:rsidRPr="0084622D">
          <w:rPr>
            <w:rStyle w:val="Hyperlink"/>
          </w:rPr>
          <w:t>Abbildung 5: Stern-Topologie</w:t>
        </w:r>
        <w:r w:rsidR="003F3F58">
          <w:rPr>
            <w:webHidden/>
          </w:rPr>
          <w:tab/>
        </w:r>
        <w:r w:rsidR="003F3F58">
          <w:rPr>
            <w:webHidden/>
          </w:rPr>
          <w:fldChar w:fldCharType="begin"/>
        </w:r>
        <w:r w:rsidR="003F3F58">
          <w:rPr>
            <w:webHidden/>
          </w:rPr>
          <w:instrText xml:space="preserve"> PAGEREF _Toc518485421 \h </w:instrText>
        </w:r>
        <w:r w:rsidR="003F3F58">
          <w:rPr>
            <w:webHidden/>
          </w:rPr>
        </w:r>
        <w:r w:rsidR="003F3F58">
          <w:rPr>
            <w:webHidden/>
          </w:rPr>
          <w:fldChar w:fldCharType="separate"/>
        </w:r>
        <w:r w:rsidR="000211DB">
          <w:rPr>
            <w:webHidden/>
          </w:rPr>
          <w:t>10</w:t>
        </w:r>
        <w:r w:rsidR="003F3F58">
          <w:rPr>
            <w:webHidden/>
          </w:rPr>
          <w:fldChar w:fldCharType="end"/>
        </w:r>
      </w:hyperlink>
    </w:p>
    <w:p w14:paraId="1E2FFAEB" w14:textId="2E7A24FF" w:rsidR="003F3F58" w:rsidRDefault="001E65A1">
      <w:pPr>
        <w:pStyle w:val="Abbildungsverzeichnis"/>
        <w:rPr>
          <w:rFonts w:asciiTheme="minorHAnsi" w:eastAsiaTheme="minorEastAsia" w:hAnsiTheme="minorHAnsi" w:cstheme="minorBidi"/>
          <w:bCs w:val="0"/>
          <w:sz w:val="22"/>
          <w:szCs w:val="22"/>
        </w:rPr>
      </w:pPr>
      <w:hyperlink w:anchor="_Toc518485422" w:history="1">
        <w:r w:rsidR="003F3F58" w:rsidRPr="0084622D">
          <w:rPr>
            <w:rStyle w:val="Hyperlink"/>
          </w:rPr>
          <w:t>Abbildung 6: Baum-Topologie</w:t>
        </w:r>
        <w:r w:rsidR="003F3F58">
          <w:rPr>
            <w:webHidden/>
          </w:rPr>
          <w:tab/>
        </w:r>
        <w:r w:rsidR="003F3F58">
          <w:rPr>
            <w:webHidden/>
          </w:rPr>
          <w:fldChar w:fldCharType="begin"/>
        </w:r>
        <w:r w:rsidR="003F3F58">
          <w:rPr>
            <w:webHidden/>
          </w:rPr>
          <w:instrText xml:space="preserve"> PAGEREF _Toc518485422 \h </w:instrText>
        </w:r>
        <w:r w:rsidR="003F3F58">
          <w:rPr>
            <w:webHidden/>
          </w:rPr>
        </w:r>
        <w:r w:rsidR="003F3F58">
          <w:rPr>
            <w:webHidden/>
          </w:rPr>
          <w:fldChar w:fldCharType="separate"/>
        </w:r>
        <w:r w:rsidR="000211DB">
          <w:rPr>
            <w:webHidden/>
          </w:rPr>
          <w:t>11</w:t>
        </w:r>
        <w:r w:rsidR="003F3F58">
          <w:rPr>
            <w:webHidden/>
          </w:rPr>
          <w:fldChar w:fldCharType="end"/>
        </w:r>
      </w:hyperlink>
    </w:p>
    <w:p w14:paraId="31B9CD42" w14:textId="157545CB" w:rsidR="003F3F58" w:rsidRDefault="001E65A1">
      <w:pPr>
        <w:pStyle w:val="Abbildungsverzeichnis"/>
        <w:rPr>
          <w:rFonts w:asciiTheme="minorHAnsi" w:eastAsiaTheme="minorEastAsia" w:hAnsiTheme="minorHAnsi" w:cstheme="minorBidi"/>
          <w:bCs w:val="0"/>
          <w:sz w:val="22"/>
          <w:szCs w:val="22"/>
        </w:rPr>
      </w:pPr>
      <w:hyperlink w:anchor="_Toc518485423" w:history="1">
        <w:r w:rsidR="003F3F58" w:rsidRPr="0084622D">
          <w:rPr>
            <w:rStyle w:val="Hyperlink"/>
          </w:rPr>
          <w:t>Abbildung 7: Vermaschtes Netzwerk</w:t>
        </w:r>
        <w:r w:rsidR="003F3F58">
          <w:rPr>
            <w:webHidden/>
          </w:rPr>
          <w:tab/>
        </w:r>
        <w:r w:rsidR="003F3F58">
          <w:rPr>
            <w:webHidden/>
          </w:rPr>
          <w:fldChar w:fldCharType="begin"/>
        </w:r>
        <w:r w:rsidR="003F3F58">
          <w:rPr>
            <w:webHidden/>
          </w:rPr>
          <w:instrText xml:space="preserve"> PAGEREF _Toc518485423 \h </w:instrText>
        </w:r>
        <w:r w:rsidR="003F3F58">
          <w:rPr>
            <w:webHidden/>
          </w:rPr>
        </w:r>
        <w:r w:rsidR="003F3F58">
          <w:rPr>
            <w:webHidden/>
          </w:rPr>
          <w:fldChar w:fldCharType="separate"/>
        </w:r>
        <w:r w:rsidR="000211DB">
          <w:rPr>
            <w:webHidden/>
          </w:rPr>
          <w:t>12</w:t>
        </w:r>
        <w:r w:rsidR="003F3F58">
          <w:rPr>
            <w:webHidden/>
          </w:rPr>
          <w:fldChar w:fldCharType="end"/>
        </w:r>
      </w:hyperlink>
    </w:p>
    <w:p w14:paraId="4004262F" w14:textId="46F39CAD" w:rsidR="003F3F58" w:rsidRDefault="001E65A1">
      <w:pPr>
        <w:pStyle w:val="Abbildungsverzeichnis"/>
        <w:rPr>
          <w:rFonts w:asciiTheme="minorHAnsi" w:eastAsiaTheme="minorEastAsia" w:hAnsiTheme="minorHAnsi" w:cstheme="minorBidi"/>
          <w:bCs w:val="0"/>
          <w:sz w:val="22"/>
          <w:szCs w:val="22"/>
        </w:rPr>
      </w:pPr>
      <w:hyperlink w:anchor="_Toc518485424" w:history="1">
        <w:r w:rsidR="003F3F58" w:rsidRPr="0084622D">
          <w:rPr>
            <w:rStyle w:val="Hyperlink"/>
          </w:rPr>
          <w:t>Abbildung 8: PROFIBUS basiert auf international etablierte Standard</w:t>
        </w:r>
        <w:r w:rsidR="003F3F58">
          <w:rPr>
            <w:webHidden/>
          </w:rPr>
          <w:tab/>
        </w:r>
        <w:r w:rsidR="003F3F58">
          <w:rPr>
            <w:webHidden/>
          </w:rPr>
          <w:fldChar w:fldCharType="begin"/>
        </w:r>
        <w:r w:rsidR="003F3F58">
          <w:rPr>
            <w:webHidden/>
          </w:rPr>
          <w:instrText xml:space="preserve"> PAGEREF _Toc518485424 \h </w:instrText>
        </w:r>
        <w:r w:rsidR="003F3F58">
          <w:rPr>
            <w:webHidden/>
          </w:rPr>
        </w:r>
        <w:r w:rsidR="003F3F58">
          <w:rPr>
            <w:webHidden/>
          </w:rPr>
          <w:fldChar w:fldCharType="separate"/>
        </w:r>
        <w:r w:rsidR="000211DB">
          <w:rPr>
            <w:webHidden/>
          </w:rPr>
          <w:t>13</w:t>
        </w:r>
        <w:r w:rsidR="003F3F58">
          <w:rPr>
            <w:webHidden/>
          </w:rPr>
          <w:fldChar w:fldCharType="end"/>
        </w:r>
      </w:hyperlink>
    </w:p>
    <w:p w14:paraId="7A399E4E" w14:textId="2A553B2B" w:rsidR="003F3F58" w:rsidRDefault="001E65A1">
      <w:pPr>
        <w:pStyle w:val="Abbildungsverzeichnis"/>
        <w:rPr>
          <w:rFonts w:asciiTheme="minorHAnsi" w:eastAsiaTheme="minorEastAsia" w:hAnsiTheme="minorHAnsi" w:cstheme="minorBidi"/>
          <w:bCs w:val="0"/>
          <w:sz w:val="22"/>
          <w:szCs w:val="22"/>
        </w:rPr>
      </w:pPr>
      <w:hyperlink w:anchor="_Toc518485425" w:history="1">
        <w:r w:rsidR="003F3F58" w:rsidRPr="0084622D">
          <w:rPr>
            <w:rStyle w:val="Hyperlink"/>
          </w:rPr>
          <w:t>Abbildung 9: Beispielhafte PROFIBUS-Topologie an einem Master-Slave-System</w:t>
        </w:r>
        <w:r w:rsidR="003F3F58">
          <w:rPr>
            <w:webHidden/>
          </w:rPr>
          <w:tab/>
        </w:r>
        <w:r w:rsidR="003F3F58">
          <w:rPr>
            <w:webHidden/>
          </w:rPr>
          <w:fldChar w:fldCharType="begin"/>
        </w:r>
        <w:r w:rsidR="003F3F58">
          <w:rPr>
            <w:webHidden/>
          </w:rPr>
          <w:instrText xml:space="preserve"> PAGEREF _Toc518485425 \h </w:instrText>
        </w:r>
        <w:r w:rsidR="003F3F58">
          <w:rPr>
            <w:webHidden/>
          </w:rPr>
        </w:r>
        <w:r w:rsidR="003F3F58">
          <w:rPr>
            <w:webHidden/>
          </w:rPr>
          <w:fldChar w:fldCharType="separate"/>
        </w:r>
        <w:r w:rsidR="000211DB">
          <w:rPr>
            <w:webHidden/>
          </w:rPr>
          <w:t>14</w:t>
        </w:r>
        <w:r w:rsidR="003F3F58">
          <w:rPr>
            <w:webHidden/>
          </w:rPr>
          <w:fldChar w:fldCharType="end"/>
        </w:r>
      </w:hyperlink>
    </w:p>
    <w:p w14:paraId="0F7B103F" w14:textId="7822878F" w:rsidR="003F3F58" w:rsidRDefault="001E65A1">
      <w:pPr>
        <w:pStyle w:val="Abbildungsverzeichnis"/>
        <w:rPr>
          <w:rFonts w:asciiTheme="minorHAnsi" w:eastAsiaTheme="minorEastAsia" w:hAnsiTheme="minorHAnsi" w:cstheme="minorBidi"/>
          <w:bCs w:val="0"/>
          <w:sz w:val="22"/>
          <w:szCs w:val="22"/>
        </w:rPr>
      </w:pPr>
      <w:hyperlink w:anchor="_Toc518485426" w:history="1">
        <w:r w:rsidR="003F3F58" w:rsidRPr="0084622D">
          <w:rPr>
            <w:rStyle w:val="Hyperlink"/>
          </w:rPr>
          <w:t>Abbildung 10: Vereinfachtes Übersichtschema ComStudio mit Topology-Editor</w:t>
        </w:r>
        <w:r w:rsidR="003F3F58">
          <w:rPr>
            <w:webHidden/>
          </w:rPr>
          <w:tab/>
        </w:r>
        <w:r w:rsidR="003F3F58">
          <w:rPr>
            <w:webHidden/>
          </w:rPr>
          <w:fldChar w:fldCharType="begin"/>
        </w:r>
        <w:r w:rsidR="003F3F58">
          <w:rPr>
            <w:webHidden/>
          </w:rPr>
          <w:instrText xml:space="preserve"> PAGEREF _Toc518485426 \h </w:instrText>
        </w:r>
        <w:r w:rsidR="003F3F58">
          <w:rPr>
            <w:webHidden/>
          </w:rPr>
        </w:r>
        <w:r w:rsidR="003F3F58">
          <w:rPr>
            <w:webHidden/>
          </w:rPr>
          <w:fldChar w:fldCharType="separate"/>
        </w:r>
        <w:r w:rsidR="000211DB">
          <w:rPr>
            <w:webHidden/>
          </w:rPr>
          <w:t>17</w:t>
        </w:r>
        <w:r w:rsidR="003F3F58">
          <w:rPr>
            <w:webHidden/>
          </w:rPr>
          <w:fldChar w:fldCharType="end"/>
        </w:r>
      </w:hyperlink>
    </w:p>
    <w:p w14:paraId="7F2B08BD" w14:textId="1CDD9CD9" w:rsidR="003F3F58" w:rsidRDefault="001E65A1">
      <w:pPr>
        <w:pStyle w:val="Abbildungsverzeichnis"/>
        <w:rPr>
          <w:rFonts w:asciiTheme="minorHAnsi" w:eastAsiaTheme="minorEastAsia" w:hAnsiTheme="minorHAnsi" w:cstheme="minorBidi"/>
          <w:bCs w:val="0"/>
          <w:sz w:val="22"/>
          <w:szCs w:val="22"/>
        </w:rPr>
      </w:pPr>
      <w:hyperlink w:anchor="_Toc518485427" w:history="1">
        <w:r w:rsidR="003F3F58" w:rsidRPr="0084622D">
          <w:rPr>
            <w:rStyle w:val="Hyperlink"/>
          </w:rPr>
          <w:t>Abbildung 11: Benutzeroberfläche von ComStudio mit spezifischen Ansichten</w:t>
        </w:r>
        <w:r w:rsidR="003F3F58">
          <w:rPr>
            <w:webHidden/>
          </w:rPr>
          <w:tab/>
        </w:r>
        <w:r w:rsidR="003F3F58">
          <w:rPr>
            <w:webHidden/>
          </w:rPr>
          <w:fldChar w:fldCharType="begin"/>
        </w:r>
        <w:r w:rsidR="003F3F58">
          <w:rPr>
            <w:webHidden/>
          </w:rPr>
          <w:instrText xml:space="preserve"> PAGEREF _Toc518485427 \h </w:instrText>
        </w:r>
        <w:r w:rsidR="003F3F58">
          <w:rPr>
            <w:webHidden/>
          </w:rPr>
        </w:r>
        <w:r w:rsidR="003F3F58">
          <w:rPr>
            <w:webHidden/>
          </w:rPr>
          <w:fldChar w:fldCharType="separate"/>
        </w:r>
        <w:r w:rsidR="000211DB">
          <w:rPr>
            <w:webHidden/>
          </w:rPr>
          <w:t>18</w:t>
        </w:r>
        <w:r w:rsidR="003F3F58">
          <w:rPr>
            <w:webHidden/>
          </w:rPr>
          <w:fldChar w:fldCharType="end"/>
        </w:r>
      </w:hyperlink>
    </w:p>
    <w:p w14:paraId="30FB4248" w14:textId="5D997E7F" w:rsidR="003F3F58" w:rsidRDefault="001E65A1">
      <w:pPr>
        <w:pStyle w:val="Abbildungsverzeichnis"/>
        <w:rPr>
          <w:rFonts w:asciiTheme="minorHAnsi" w:eastAsiaTheme="minorEastAsia" w:hAnsiTheme="minorHAnsi" w:cstheme="minorBidi"/>
          <w:bCs w:val="0"/>
          <w:sz w:val="22"/>
          <w:szCs w:val="22"/>
        </w:rPr>
      </w:pPr>
      <w:hyperlink w:anchor="_Toc518485428" w:history="1">
        <w:r w:rsidR="003F3F58" w:rsidRPr="0084622D">
          <w:rPr>
            <w:rStyle w:val="Hyperlink"/>
          </w:rPr>
          <w:t>Abbildung 12: Anwendungsfall-Diagramm: Ausgewählte Funktionen des Systems</w:t>
        </w:r>
        <w:r w:rsidR="003F3F58">
          <w:rPr>
            <w:webHidden/>
          </w:rPr>
          <w:tab/>
        </w:r>
        <w:r w:rsidR="003F3F58">
          <w:rPr>
            <w:webHidden/>
          </w:rPr>
          <w:fldChar w:fldCharType="begin"/>
        </w:r>
        <w:r w:rsidR="003F3F58">
          <w:rPr>
            <w:webHidden/>
          </w:rPr>
          <w:instrText xml:space="preserve"> PAGEREF _Toc518485428 \h </w:instrText>
        </w:r>
        <w:r w:rsidR="003F3F58">
          <w:rPr>
            <w:webHidden/>
          </w:rPr>
        </w:r>
        <w:r w:rsidR="003F3F58">
          <w:rPr>
            <w:webHidden/>
          </w:rPr>
          <w:fldChar w:fldCharType="separate"/>
        </w:r>
        <w:r w:rsidR="000211DB">
          <w:rPr>
            <w:webHidden/>
          </w:rPr>
          <w:t>23</w:t>
        </w:r>
        <w:r w:rsidR="003F3F58">
          <w:rPr>
            <w:webHidden/>
          </w:rPr>
          <w:fldChar w:fldCharType="end"/>
        </w:r>
      </w:hyperlink>
    </w:p>
    <w:p w14:paraId="322A954E" w14:textId="6496AEB8"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"_Toc518485429" </w:instrText>
      </w:r>
      <w:r>
        <w:fldChar w:fldCharType="separate"/>
      </w:r>
      <w:r w:rsidR="003F3F58" w:rsidRPr="0084622D">
        <w:rPr>
          <w:rStyle w:val="Hyperlink"/>
        </w:rPr>
        <w:t>Abbildung 13: ComStudio mit dem Topology-Editor Komponenten</w:t>
      </w:r>
      <w:r w:rsidR="003F3F58">
        <w:rPr>
          <w:webHidden/>
        </w:rPr>
        <w:tab/>
      </w:r>
      <w:r w:rsidR="003F3F58">
        <w:rPr>
          <w:webHidden/>
        </w:rPr>
        <w:fldChar w:fldCharType="begin"/>
      </w:r>
      <w:r w:rsidR="003F3F58">
        <w:rPr>
          <w:webHidden/>
        </w:rPr>
        <w:instrText xml:space="preserve"> PAGEREF _Toc518485429 \h </w:instrText>
      </w:r>
      <w:r w:rsidR="003F3F58">
        <w:rPr>
          <w:webHidden/>
        </w:rPr>
      </w:r>
      <w:r w:rsidR="003F3F58">
        <w:rPr>
          <w:webHidden/>
        </w:rPr>
        <w:fldChar w:fldCharType="separate"/>
      </w:r>
      <w:ins w:id="61" w:author="Ghislain Zeleu" w:date="2018-07-06T15:37:00Z">
        <w:r w:rsidR="000211DB">
          <w:rPr>
            <w:webHidden/>
          </w:rPr>
          <w:t>34</w:t>
        </w:r>
      </w:ins>
      <w:del w:id="62" w:author="Ghislain Zeleu" w:date="2018-07-06T15:37:00Z">
        <w:r w:rsidR="003F3F58" w:rsidDel="000211DB">
          <w:rPr>
            <w:webHidden/>
          </w:rPr>
          <w:delText>33</w:delText>
        </w:r>
      </w:del>
      <w:r w:rsidR="003F3F58">
        <w:rPr>
          <w:webHidden/>
        </w:rPr>
        <w:fldChar w:fldCharType="end"/>
      </w:r>
      <w:r>
        <w:fldChar w:fldCharType="end"/>
      </w:r>
    </w:p>
    <w:p w14:paraId="26AEA050" w14:textId="03B9A7DB"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"_Toc518485430" </w:instrText>
      </w:r>
      <w:r>
        <w:fldChar w:fldCharType="separate"/>
      </w:r>
      <w:r w:rsidR="003F3F58" w:rsidRPr="0084622D">
        <w:rPr>
          <w:rStyle w:val="Hyperlink"/>
        </w:rPr>
        <w:t>Abbildung 14: Kommunikation zwischen Feldbussystemen, ComStudio und Topology-Editor-Komponente</w:t>
      </w:r>
      <w:r w:rsidR="003F3F58">
        <w:rPr>
          <w:webHidden/>
        </w:rPr>
        <w:tab/>
      </w:r>
      <w:r w:rsidR="003F3F58">
        <w:rPr>
          <w:webHidden/>
        </w:rPr>
        <w:fldChar w:fldCharType="begin"/>
      </w:r>
      <w:r w:rsidR="003F3F58">
        <w:rPr>
          <w:webHidden/>
        </w:rPr>
        <w:instrText xml:space="preserve"> PAGEREF _Toc518485430 \h </w:instrText>
      </w:r>
      <w:r w:rsidR="003F3F58">
        <w:rPr>
          <w:webHidden/>
        </w:rPr>
      </w:r>
      <w:r w:rsidR="003F3F58">
        <w:rPr>
          <w:webHidden/>
        </w:rPr>
        <w:fldChar w:fldCharType="separate"/>
      </w:r>
      <w:ins w:id="63" w:author="Ghislain Zeleu" w:date="2018-07-06T15:37:00Z">
        <w:r w:rsidR="000211DB">
          <w:rPr>
            <w:webHidden/>
          </w:rPr>
          <w:t>35</w:t>
        </w:r>
      </w:ins>
      <w:del w:id="64" w:author="Ghislain Zeleu" w:date="2018-07-06T15:37:00Z">
        <w:r w:rsidR="003F3F58" w:rsidDel="000211DB">
          <w:rPr>
            <w:webHidden/>
          </w:rPr>
          <w:delText>34</w:delText>
        </w:r>
      </w:del>
      <w:r w:rsidR="003F3F58">
        <w:rPr>
          <w:webHidden/>
        </w:rPr>
        <w:fldChar w:fldCharType="end"/>
      </w:r>
      <w:r>
        <w:fldChar w:fldCharType="end"/>
      </w:r>
    </w:p>
    <w:p w14:paraId="1448E1C6" w14:textId="04693C54"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"_Toc518485431" </w:instrText>
      </w:r>
      <w:r>
        <w:fldChar w:fldCharType="separate"/>
      </w:r>
      <w:r w:rsidR="003F3F58" w:rsidRPr="0084622D">
        <w:rPr>
          <w:rStyle w:val="Hyperlink"/>
        </w:rPr>
        <w:t>Abbildung 15: Das Layout für die Benutzeroberflächenkomponente</w:t>
      </w:r>
      <w:r w:rsidR="003F3F58">
        <w:rPr>
          <w:webHidden/>
        </w:rPr>
        <w:tab/>
      </w:r>
      <w:r w:rsidR="003F3F58">
        <w:rPr>
          <w:webHidden/>
        </w:rPr>
        <w:fldChar w:fldCharType="begin"/>
      </w:r>
      <w:r w:rsidR="003F3F58">
        <w:rPr>
          <w:webHidden/>
        </w:rPr>
        <w:instrText xml:space="preserve"> PAGEREF _Toc518485431 \h </w:instrText>
      </w:r>
      <w:r w:rsidR="003F3F58">
        <w:rPr>
          <w:webHidden/>
        </w:rPr>
      </w:r>
      <w:r w:rsidR="003F3F58">
        <w:rPr>
          <w:webHidden/>
        </w:rPr>
        <w:fldChar w:fldCharType="separate"/>
      </w:r>
      <w:ins w:id="65" w:author="Ghislain Zeleu" w:date="2018-07-06T15:37:00Z">
        <w:r w:rsidR="000211DB">
          <w:rPr>
            <w:webHidden/>
          </w:rPr>
          <w:t>36</w:t>
        </w:r>
      </w:ins>
      <w:del w:id="66" w:author="Ghislain Zeleu" w:date="2018-07-06T15:37:00Z">
        <w:r w:rsidR="003F3F58" w:rsidDel="000211DB">
          <w:rPr>
            <w:webHidden/>
          </w:rPr>
          <w:delText>35</w:delText>
        </w:r>
      </w:del>
      <w:r w:rsidR="003F3F58">
        <w:rPr>
          <w:webHidden/>
        </w:rPr>
        <w:fldChar w:fldCharType="end"/>
      </w:r>
      <w:r>
        <w:fldChar w:fldCharType="end"/>
      </w:r>
    </w:p>
    <w:p w14:paraId="4B0A320F" w14:textId="543C05BB"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"_Toc518485432" </w:instrText>
      </w:r>
      <w:r>
        <w:fldChar w:fldCharType="separate"/>
      </w:r>
      <w:r w:rsidR="003F3F58" w:rsidRPr="0084622D">
        <w:rPr>
          <w:rStyle w:val="Hyperlink"/>
        </w:rPr>
        <w:t>Abbildung 16: Topology-Editor Schnittstellen</w:t>
      </w:r>
      <w:r w:rsidR="003F3F58">
        <w:rPr>
          <w:webHidden/>
        </w:rPr>
        <w:tab/>
      </w:r>
      <w:r w:rsidR="003F3F58">
        <w:rPr>
          <w:webHidden/>
        </w:rPr>
        <w:fldChar w:fldCharType="begin"/>
      </w:r>
      <w:r w:rsidR="003F3F58">
        <w:rPr>
          <w:webHidden/>
        </w:rPr>
        <w:instrText xml:space="preserve"> PAGEREF _Toc518485432 \h </w:instrText>
      </w:r>
      <w:r w:rsidR="003F3F58">
        <w:rPr>
          <w:webHidden/>
        </w:rPr>
      </w:r>
      <w:r w:rsidR="003F3F58">
        <w:rPr>
          <w:webHidden/>
        </w:rPr>
        <w:fldChar w:fldCharType="separate"/>
      </w:r>
      <w:ins w:id="67" w:author="Ghislain Zeleu" w:date="2018-07-06T15:37:00Z">
        <w:r w:rsidR="000211DB">
          <w:rPr>
            <w:webHidden/>
          </w:rPr>
          <w:t>37</w:t>
        </w:r>
      </w:ins>
      <w:del w:id="68" w:author="Ghislain Zeleu" w:date="2018-07-06T15:37:00Z">
        <w:r w:rsidR="003F3F58" w:rsidDel="000211DB">
          <w:rPr>
            <w:webHidden/>
          </w:rPr>
          <w:delText>36</w:delText>
        </w:r>
      </w:del>
      <w:r w:rsidR="003F3F58">
        <w:rPr>
          <w:webHidden/>
        </w:rPr>
        <w:fldChar w:fldCharType="end"/>
      </w:r>
      <w:r>
        <w:fldChar w:fldCharType="end"/>
      </w:r>
    </w:p>
    <w:p w14:paraId="612F4E14" w14:textId="1DB4BF03"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w:instrText>
      </w:r>
      <w:r>
        <w:instrText xml:space="preserve">518485433" </w:instrText>
      </w:r>
      <w:r>
        <w:fldChar w:fldCharType="separate"/>
      </w:r>
      <w:r w:rsidR="003F3F58" w:rsidRPr="0084622D">
        <w:rPr>
          <w:rStyle w:val="Hyperlink"/>
        </w:rPr>
        <w:t>Abbildung 17: Datenhandhabungskonzept für Topology-Editor</w:t>
      </w:r>
      <w:r w:rsidR="003F3F58">
        <w:rPr>
          <w:webHidden/>
        </w:rPr>
        <w:tab/>
      </w:r>
      <w:r w:rsidR="003F3F58">
        <w:rPr>
          <w:webHidden/>
        </w:rPr>
        <w:fldChar w:fldCharType="begin"/>
      </w:r>
      <w:r w:rsidR="003F3F58">
        <w:rPr>
          <w:webHidden/>
        </w:rPr>
        <w:instrText xml:space="preserve"> PAGEREF _Toc518485433 \h </w:instrText>
      </w:r>
      <w:r w:rsidR="003F3F58">
        <w:rPr>
          <w:webHidden/>
        </w:rPr>
      </w:r>
      <w:r w:rsidR="003F3F58">
        <w:rPr>
          <w:webHidden/>
        </w:rPr>
        <w:fldChar w:fldCharType="separate"/>
      </w:r>
      <w:ins w:id="69" w:author="Ghislain Zeleu" w:date="2018-07-06T15:37:00Z">
        <w:r w:rsidR="000211DB">
          <w:rPr>
            <w:webHidden/>
          </w:rPr>
          <w:t>38</w:t>
        </w:r>
      </w:ins>
      <w:del w:id="70" w:author="Ghislain Zeleu" w:date="2018-07-06T15:37:00Z">
        <w:r w:rsidR="003F3F58" w:rsidDel="000211DB">
          <w:rPr>
            <w:webHidden/>
          </w:rPr>
          <w:delText>37</w:delText>
        </w:r>
      </w:del>
      <w:r w:rsidR="003F3F58">
        <w:rPr>
          <w:webHidden/>
        </w:rPr>
        <w:fldChar w:fldCharType="end"/>
      </w:r>
      <w:r>
        <w:fldChar w:fldCharType="end"/>
      </w:r>
    </w:p>
    <w:p w14:paraId="6ED32CEE" w14:textId="3A109508"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"_Toc518485434" </w:instrText>
      </w:r>
      <w:r>
        <w:fldChar w:fldCharType="separate"/>
      </w:r>
      <w:r w:rsidR="003F3F58" w:rsidRPr="0084622D">
        <w:rPr>
          <w:rStyle w:val="Hyperlink"/>
        </w:rPr>
        <w:t>Abbildung 18: Die Output JSON-Dateien für die Mini-Topologie</w:t>
      </w:r>
      <w:r w:rsidR="003F3F58">
        <w:rPr>
          <w:webHidden/>
        </w:rPr>
        <w:tab/>
      </w:r>
      <w:r w:rsidR="003F3F58">
        <w:rPr>
          <w:webHidden/>
        </w:rPr>
        <w:fldChar w:fldCharType="begin"/>
      </w:r>
      <w:r w:rsidR="003F3F58">
        <w:rPr>
          <w:webHidden/>
        </w:rPr>
        <w:instrText xml:space="preserve"> PAGEREF _Toc518485434 \h </w:instrText>
      </w:r>
      <w:r w:rsidR="003F3F58">
        <w:rPr>
          <w:webHidden/>
        </w:rPr>
      </w:r>
      <w:r w:rsidR="003F3F58">
        <w:rPr>
          <w:webHidden/>
        </w:rPr>
        <w:fldChar w:fldCharType="separate"/>
      </w:r>
      <w:ins w:id="71" w:author="Ghislain Zeleu" w:date="2018-07-06T15:37:00Z">
        <w:r w:rsidR="000211DB">
          <w:rPr>
            <w:webHidden/>
          </w:rPr>
          <w:t>39</w:t>
        </w:r>
      </w:ins>
      <w:del w:id="72" w:author="Ghislain Zeleu" w:date="2018-07-06T15:37:00Z">
        <w:r w:rsidR="003F3F58" w:rsidDel="000211DB">
          <w:rPr>
            <w:webHidden/>
          </w:rPr>
          <w:delText>38</w:delText>
        </w:r>
      </w:del>
      <w:r w:rsidR="003F3F58">
        <w:rPr>
          <w:webHidden/>
        </w:rPr>
        <w:fldChar w:fldCharType="end"/>
      </w:r>
      <w:r>
        <w:fldChar w:fldCharType="end"/>
      </w:r>
    </w:p>
    <w:p w14:paraId="366F943B" w14:textId="29321D90"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"_Toc518485435" </w:instrText>
      </w:r>
      <w:r>
        <w:fldChar w:fldCharType="separate"/>
      </w:r>
      <w:r w:rsidR="003F3F58" w:rsidRPr="0084622D">
        <w:rPr>
          <w:rStyle w:val="Hyperlink"/>
        </w:rPr>
        <w:t>Abbildung 19: Diagramm zeigt den Grundlegenden Entwurf der Topology-Editor</w:t>
      </w:r>
      <w:r w:rsidR="003F3F58">
        <w:rPr>
          <w:webHidden/>
        </w:rPr>
        <w:tab/>
      </w:r>
      <w:r w:rsidR="003F3F58">
        <w:rPr>
          <w:webHidden/>
        </w:rPr>
        <w:fldChar w:fldCharType="begin"/>
      </w:r>
      <w:r w:rsidR="003F3F58">
        <w:rPr>
          <w:webHidden/>
        </w:rPr>
        <w:instrText xml:space="preserve"> PAGEREF _Toc518485435 \h </w:instrText>
      </w:r>
      <w:r w:rsidR="003F3F58">
        <w:rPr>
          <w:webHidden/>
        </w:rPr>
      </w:r>
      <w:r w:rsidR="003F3F58">
        <w:rPr>
          <w:webHidden/>
        </w:rPr>
        <w:fldChar w:fldCharType="separate"/>
      </w:r>
      <w:ins w:id="73" w:author="Ghislain Zeleu" w:date="2018-07-06T15:37:00Z">
        <w:r w:rsidR="000211DB">
          <w:rPr>
            <w:webHidden/>
          </w:rPr>
          <w:t>42</w:t>
        </w:r>
      </w:ins>
      <w:del w:id="74" w:author="Ghislain Zeleu" w:date="2018-07-06T15:37:00Z">
        <w:r w:rsidR="003F3F58" w:rsidDel="000211DB">
          <w:rPr>
            <w:webHidden/>
          </w:rPr>
          <w:delText>41</w:delText>
        </w:r>
      </w:del>
      <w:r w:rsidR="003F3F58">
        <w:rPr>
          <w:webHidden/>
        </w:rPr>
        <w:fldChar w:fldCharType="end"/>
      </w:r>
      <w:r>
        <w:fldChar w:fldCharType="end"/>
      </w:r>
    </w:p>
    <w:p w14:paraId="71967951" w14:textId="02A4E5FF"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"_Toc518485436" </w:instrText>
      </w:r>
      <w:r>
        <w:fldChar w:fldCharType="separate"/>
      </w:r>
      <w:r w:rsidR="003F3F58" w:rsidRPr="0084622D">
        <w:rPr>
          <w:rStyle w:val="Hyperlink"/>
        </w:rPr>
        <w:t>Abbildung 20: Komponentenübersicht für Topologie-Editor-Server</w:t>
      </w:r>
      <w:r w:rsidR="003F3F58">
        <w:rPr>
          <w:webHidden/>
        </w:rPr>
        <w:tab/>
      </w:r>
      <w:r w:rsidR="003F3F58">
        <w:rPr>
          <w:webHidden/>
        </w:rPr>
        <w:fldChar w:fldCharType="begin"/>
      </w:r>
      <w:r w:rsidR="003F3F58">
        <w:rPr>
          <w:webHidden/>
        </w:rPr>
        <w:instrText xml:space="preserve"> PAGEREF _Toc518485436 \h </w:instrText>
      </w:r>
      <w:r w:rsidR="003F3F58">
        <w:rPr>
          <w:webHidden/>
        </w:rPr>
      </w:r>
      <w:r w:rsidR="003F3F58">
        <w:rPr>
          <w:webHidden/>
        </w:rPr>
        <w:fldChar w:fldCharType="separate"/>
      </w:r>
      <w:ins w:id="75" w:author="Ghislain Zeleu" w:date="2018-07-06T15:37:00Z">
        <w:r w:rsidR="000211DB">
          <w:rPr>
            <w:webHidden/>
          </w:rPr>
          <w:t>43</w:t>
        </w:r>
      </w:ins>
      <w:del w:id="76" w:author="Ghislain Zeleu" w:date="2018-07-06T15:37:00Z">
        <w:r w:rsidR="003F3F58" w:rsidDel="000211DB">
          <w:rPr>
            <w:webHidden/>
          </w:rPr>
          <w:delText>42</w:delText>
        </w:r>
      </w:del>
      <w:r w:rsidR="003F3F58">
        <w:rPr>
          <w:webHidden/>
        </w:rPr>
        <w:fldChar w:fldCharType="end"/>
      </w:r>
      <w:r>
        <w:fldChar w:fldCharType="end"/>
      </w:r>
    </w:p>
    <w:p w14:paraId="34B9091E" w14:textId="0B182276"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"_Toc518485437" </w:instrText>
      </w:r>
      <w:r>
        <w:fldChar w:fldCharType="separate"/>
      </w:r>
      <w:r w:rsidR="003F3F58" w:rsidRPr="0084622D">
        <w:rPr>
          <w:rStyle w:val="Hyperlink"/>
        </w:rPr>
        <w:t>Abbildung 21: Domänenmodell der Elemente des Topology-Editor</w:t>
      </w:r>
      <w:r w:rsidR="003F3F58">
        <w:rPr>
          <w:webHidden/>
        </w:rPr>
        <w:tab/>
      </w:r>
      <w:r w:rsidR="003F3F58">
        <w:rPr>
          <w:webHidden/>
        </w:rPr>
        <w:fldChar w:fldCharType="begin"/>
      </w:r>
      <w:r w:rsidR="003F3F58">
        <w:rPr>
          <w:webHidden/>
        </w:rPr>
        <w:instrText xml:space="preserve"> PAGEREF _Toc518485437 \h </w:instrText>
      </w:r>
      <w:r w:rsidR="003F3F58">
        <w:rPr>
          <w:webHidden/>
        </w:rPr>
      </w:r>
      <w:r w:rsidR="003F3F58">
        <w:rPr>
          <w:webHidden/>
        </w:rPr>
        <w:fldChar w:fldCharType="separate"/>
      </w:r>
      <w:ins w:id="77" w:author="Ghislain Zeleu" w:date="2018-07-06T15:37:00Z">
        <w:r w:rsidR="000211DB">
          <w:rPr>
            <w:webHidden/>
          </w:rPr>
          <w:t>43</w:t>
        </w:r>
      </w:ins>
      <w:del w:id="78" w:author="Ghislain Zeleu" w:date="2018-07-06T15:37:00Z">
        <w:r w:rsidR="003F3F58" w:rsidDel="000211DB">
          <w:rPr>
            <w:webHidden/>
          </w:rPr>
          <w:delText>42</w:delText>
        </w:r>
      </w:del>
      <w:r w:rsidR="003F3F58">
        <w:rPr>
          <w:webHidden/>
        </w:rPr>
        <w:fldChar w:fldCharType="end"/>
      </w:r>
      <w:r>
        <w:fldChar w:fldCharType="end"/>
      </w:r>
    </w:p>
    <w:p w14:paraId="399FA4EE" w14:textId="37EEAC89"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"_Toc518485438" </w:instrText>
      </w:r>
      <w:r>
        <w:fldChar w:fldCharType="separate"/>
      </w:r>
      <w:r w:rsidR="003F3F58" w:rsidRPr="0084622D">
        <w:rPr>
          <w:rStyle w:val="Hyperlink"/>
        </w:rPr>
        <w:t>Abbildung 22: Klassendiagramm eines Beispiel für Fassaden mit feldbusabhängigen Protokollen</w:t>
      </w:r>
      <w:r w:rsidR="003F3F58">
        <w:rPr>
          <w:webHidden/>
        </w:rPr>
        <w:tab/>
      </w:r>
      <w:r w:rsidR="003F3F58">
        <w:rPr>
          <w:webHidden/>
        </w:rPr>
        <w:fldChar w:fldCharType="begin"/>
      </w:r>
      <w:r w:rsidR="003F3F58">
        <w:rPr>
          <w:webHidden/>
        </w:rPr>
        <w:instrText xml:space="preserve"> PAGEREF _Toc518485438 \h </w:instrText>
      </w:r>
      <w:r w:rsidR="003F3F58">
        <w:rPr>
          <w:webHidden/>
        </w:rPr>
      </w:r>
      <w:r w:rsidR="003F3F58">
        <w:rPr>
          <w:webHidden/>
        </w:rPr>
        <w:fldChar w:fldCharType="separate"/>
      </w:r>
      <w:ins w:id="79" w:author="Ghislain Zeleu" w:date="2018-07-06T15:37:00Z">
        <w:r w:rsidR="000211DB">
          <w:rPr>
            <w:webHidden/>
          </w:rPr>
          <w:t>44</w:t>
        </w:r>
      </w:ins>
      <w:del w:id="80" w:author="Ghislain Zeleu" w:date="2018-07-06T15:37:00Z">
        <w:r w:rsidR="003F3F58" w:rsidDel="000211DB">
          <w:rPr>
            <w:webHidden/>
          </w:rPr>
          <w:delText>43</w:delText>
        </w:r>
      </w:del>
      <w:r w:rsidR="003F3F58">
        <w:rPr>
          <w:webHidden/>
        </w:rPr>
        <w:fldChar w:fldCharType="end"/>
      </w:r>
      <w:r>
        <w:fldChar w:fldCharType="end"/>
      </w:r>
    </w:p>
    <w:p w14:paraId="3C8720EB" w14:textId="5A5DDFEC"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"_Toc518485439" </w:instrText>
      </w:r>
      <w:r>
        <w:fldChar w:fldCharType="separate"/>
      </w:r>
      <w:r w:rsidR="003F3F58" w:rsidRPr="0084622D">
        <w:rPr>
          <w:rStyle w:val="Hyperlink"/>
        </w:rPr>
        <w:t>Abbildung 23: Zusammengesetzte Anwendungsarchitektur mit häufig verwendeten Paketen</w:t>
      </w:r>
      <w:r w:rsidR="003F3F58">
        <w:rPr>
          <w:webHidden/>
        </w:rPr>
        <w:tab/>
      </w:r>
      <w:r w:rsidR="003F3F58">
        <w:rPr>
          <w:webHidden/>
        </w:rPr>
        <w:fldChar w:fldCharType="begin"/>
      </w:r>
      <w:r w:rsidR="003F3F58">
        <w:rPr>
          <w:webHidden/>
        </w:rPr>
        <w:instrText xml:space="preserve"> PAGEREF _Toc518485439 \h </w:instrText>
      </w:r>
      <w:r w:rsidR="003F3F58">
        <w:rPr>
          <w:webHidden/>
        </w:rPr>
      </w:r>
      <w:r w:rsidR="003F3F58">
        <w:rPr>
          <w:webHidden/>
        </w:rPr>
        <w:fldChar w:fldCharType="separate"/>
      </w:r>
      <w:ins w:id="81" w:author="Ghislain Zeleu" w:date="2018-07-06T15:37:00Z">
        <w:r w:rsidR="000211DB">
          <w:rPr>
            <w:webHidden/>
          </w:rPr>
          <w:t>46</w:t>
        </w:r>
      </w:ins>
      <w:del w:id="82" w:author="Ghislain Zeleu" w:date="2018-07-06T15:37:00Z">
        <w:r w:rsidR="003F3F58" w:rsidDel="000211DB">
          <w:rPr>
            <w:webHidden/>
          </w:rPr>
          <w:delText>45</w:delText>
        </w:r>
      </w:del>
      <w:r w:rsidR="003F3F58">
        <w:rPr>
          <w:webHidden/>
        </w:rPr>
        <w:fldChar w:fldCharType="end"/>
      </w:r>
      <w:r>
        <w:fldChar w:fldCharType="end"/>
      </w:r>
    </w:p>
    <w:p w14:paraId="2706A4C6" w14:textId="5E643B52"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"_Toc518485440" </w:instrText>
      </w:r>
      <w:r>
        <w:fldChar w:fldCharType="separate"/>
      </w:r>
      <w:r w:rsidR="003F3F58" w:rsidRPr="0084622D">
        <w:rPr>
          <w:rStyle w:val="Hyperlink"/>
        </w:rPr>
        <w:t>Abbildung 24: Vereinfachtes Diagramm für die Umsetzung der clientseitigen Anwendung</w:t>
      </w:r>
      <w:r w:rsidR="003F3F58">
        <w:rPr>
          <w:webHidden/>
        </w:rPr>
        <w:tab/>
      </w:r>
      <w:r w:rsidR="003F3F58">
        <w:rPr>
          <w:webHidden/>
        </w:rPr>
        <w:fldChar w:fldCharType="begin"/>
      </w:r>
      <w:r w:rsidR="003F3F58">
        <w:rPr>
          <w:webHidden/>
        </w:rPr>
        <w:instrText xml:space="preserve"> PAGEREF _Toc518485440 \h </w:instrText>
      </w:r>
      <w:r w:rsidR="003F3F58">
        <w:rPr>
          <w:webHidden/>
        </w:rPr>
      </w:r>
      <w:r w:rsidR="003F3F58">
        <w:rPr>
          <w:webHidden/>
        </w:rPr>
        <w:fldChar w:fldCharType="separate"/>
      </w:r>
      <w:ins w:id="83" w:author="Ghislain Zeleu" w:date="2018-07-06T15:37:00Z">
        <w:r w:rsidR="000211DB">
          <w:rPr>
            <w:webHidden/>
          </w:rPr>
          <w:t>47</w:t>
        </w:r>
      </w:ins>
      <w:del w:id="84" w:author="Ghislain Zeleu" w:date="2018-07-06T15:37:00Z">
        <w:r w:rsidR="003F3F58" w:rsidDel="000211DB">
          <w:rPr>
            <w:webHidden/>
          </w:rPr>
          <w:delText>46</w:delText>
        </w:r>
      </w:del>
      <w:r w:rsidR="003F3F58">
        <w:rPr>
          <w:webHidden/>
        </w:rPr>
        <w:fldChar w:fldCharType="end"/>
      </w:r>
      <w:r>
        <w:fldChar w:fldCharType="end"/>
      </w:r>
    </w:p>
    <w:p w14:paraId="44EC0BC2" w14:textId="4644A9C8"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"_Toc518485441" </w:instrText>
      </w:r>
      <w:r>
        <w:fldChar w:fldCharType="separate"/>
      </w:r>
      <w:r w:rsidR="003F3F58" w:rsidRPr="0084622D">
        <w:rPr>
          <w:rStyle w:val="Hyperlink"/>
        </w:rPr>
        <w:t>Abbildung 25: Erstellen eines FDT-Projekt</w:t>
      </w:r>
      <w:r w:rsidR="003F3F58">
        <w:rPr>
          <w:webHidden/>
        </w:rPr>
        <w:tab/>
      </w:r>
      <w:r w:rsidR="003F3F58">
        <w:rPr>
          <w:webHidden/>
        </w:rPr>
        <w:fldChar w:fldCharType="begin"/>
      </w:r>
      <w:r w:rsidR="003F3F58">
        <w:rPr>
          <w:webHidden/>
        </w:rPr>
        <w:instrText xml:space="preserve"> PAGEREF _Toc518485441 \h </w:instrText>
      </w:r>
      <w:r w:rsidR="003F3F58">
        <w:rPr>
          <w:webHidden/>
        </w:rPr>
      </w:r>
      <w:r w:rsidR="003F3F58">
        <w:rPr>
          <w:webHidden/>
        </w:rPr>
        <w:fldChar w:fldCharType="separate"/>
      </w:r>
      <w:ins w:id="85" w:author="Ghislain Zeleu" w:date="2018-07-06T15:37:00Z">
        <w:r w:rsidR="000211DB">
          <w:rPr>
            <w:webHidden/>
          </w:rPr>
          <w:t>49</w:t>
        </w:r>
      </w:ins>
      <w:del w:id="86" w:author="Ghislain Zeleu" w:date="2018-07-06T15:37:00Z">
        <w:r w:rsidR="003F3F58" w:rsidDel="000211DB">
          <w:rPr>
            <w:webHidden/>
          </w:rPr>
          <w:delText>48</w:delText>
        </w:r>
      </w:del>
      <w:r w:rsidR="003F3F58">
        <w:rPr>
          <w:webHidden/>
        </w:rPr>
        <w:fldChar w:fldCharType="end"/>
      </w:r>
      <w:r>
        <w:fldChar w:fldCharType="end"/>
      </w:r>
    </w:p>
    <w:p w14:paraId="2E8BE46C" w14:textId="53323433" w:rsidR="003F3F58" w:rsidRDefault="001E65A1">
      <w:pPr>
        <w:pStyle w:val="Abbildungsverzeichnis"/>
        <w:rPr>
          <w:rFonts w:asciiTheme="minorHAnsi" w:eastAsiaTheme="minorEastAsia" w:hAnsiTheme="minorHAnsi" w:cstheme="minorBidi"/>
          <w:bCs w:val="0"/>
          <w:sz w:val="22"/>
          <w:szCs w:val="22"/>
        </w:rPr>
      </w:pPr>
      <w:r>
        <w:lastRenderedPageBreak/>
        <w:fldChar w:fldCharType="begin"/>
      </w:r>
      <w:r>
        <w:instrText xml:space="preserve"> HYPERLINK \l "_Toc518485442" </w:instrText>
      </w:r>
      <w:r>
        <w:fldChar w:fldCharType="separate"/>
      </w:r>
      <w:r w:rsidR="003F3F58" w:rsidRPr="0084622D">
        <w:rPr>
          <w:rStyle w:val="Hyperlink"/>
        </w:rPr>
        <w:t>Abbildung 26: ComStudio mit Topology Editor im Einsatz</w:t>
      </w:r>
      <w:r w:rsidR="003F3F58">
        <w:rPr>
          <w:webHidden/>
        </w:rPr>
        <w:tab/>
      </w:r>
      <w:r w:rsidR="003F3F58">
        <w:rPr>
          <w:webHidden/>
        </w:rPr>
        <w:fldChar w:fldCharType="begin"/>
      </w:r>
      <w:r w:rsidR="003F3F58">
        <w:rPr>
          <w:webHidden/>
        </w:rPr>
        <w:instrText xml:space="preserve"> PAGEREF _Toc518485442 \h </w:instrText>
      </w:r>
      <w:r w:rsidR="003F3F58">
        <w:rPr>
          <w:webHidden/>
        </w:rPr>
      </w:r>
      <w:r w:rsidR="003F3F58">
        <w:rPr>
          <w:webHidden/>
        </w:rPr>
        <w:fldChar w:fldCharType="separate"/>
      </w:r>
      <w:ins w:id="87" w:author="Ghislain Zeleu" w:date="2018-07-06T15:37:00Z">
        <w:r w:rsidR="000211DB">
          <w:rPr>
            <w:webHidden/>
          </w:rPr>
          <w:t>50</w:t>
        </w:r>
      </w:ins>
      <w:del w:id="88" w:author="Ghislain Zeleu" w:date="2018-07-06T15:37:00Z">
        <w:r w:rsidR="003F3F58" w:rsidDel="000211DB">
          <w:rPr>
            <w:webHidden/>
          </w:rPr>
          <w:delText>49</w:delText>
        </w:r>
      </w:del>
      <w:r w:rsidR="003F3F58">
        <w:rPr>
          <w:webHidden/>
        </w:rPr>
        <w:fldChar w:fldCharType="end"/>
      </w:r>
      <w:r>
        <w:fldChar w:fldCharType="end"/>
      </w:r>
    </w:p>
    <w:p w14:paraId="2A2F3453" w14:textId="149A0C0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09A0622C" w14:textId="29E1AF67" w:rsidR="003F3F58"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8485443" w:history="1">
        <w:r w:rsidR="003F3F58" w:rsidRPr="00EB1731">
          <w:rPr>
            <w:rStyle w:val="Hyperlink"/>
          </w:rPr>
          <w:t>Tabelle 1: Meilensteinplanung für die Masterarbeit</w:t>
        </w:r>
        <w:r w:rsidR="003F3F58">
          <w:rPr>
            <w:webHidden/>
          </w:rPr>
          <w:tab/>
        </w:r>
        <w:r w:rsidR="003F3F58">
          <w:rPr>
            <w:webHidden/>
          </w:rPr>
          <w:fldChar w:fldCharType="begin"/>
        </w:r>
        <w:r w:rsidR="003F3F58">
          <w:rPr>
            <w:webHidden/>
          </w:rPr>
          <w:instrText xml:space="preserve"> PAGEREF _Toc518485443 \h </w:instrText>
        </w:r>
        <w:r w:rsidR="003F3F58">
          <w:rPr>
            <w:webHidden/>
          </w:rPr>
        </w:r>
        <w:r w:rsidR="003F3F58">
          <w:rPr>
            <w:webHidden/>
          </w:rPr>
          <w:fldChar w:fldCharType="separate"/>
        </w:r>
        <w:r w:rsidR="000211DB">
          <w:rPr>
            <w:webHidden/>
          </w:rPr>
          <w:t>4</w:t>
        </w:r>
        <w:r w:rsidR="003F3F58">
          <w:rPr>
            <w:webHidden/>
          </w:rPr>
          <w:fldChar w:fldCharType="end"/>
        </w:r>
      </w:hyperlink>
    </w:p>
    <w:p w14:paraId="68E2E5D5" w14:textId="3462B226" w:rsidR="003F3F58" w:rsidRDefault="001E65A1">
      <w:pPr>
        <w:pStyle w:val="Abbildungsverzeichnis"/>
        <w:rPr>
          <w:rFonts w:asciiTheme="minorHAnsi" w:eastAsiaTheme="minorEastAsia" w:hAnsiTheme="minorHAnsi" w:cstheme="minorBidi"/>
          <w:bCs w:val="0"/>
          <w:sz w:val="22"/>
          <w:szCs w:val="22"/>
        </w:rPr>
      </w:pPr>
      <w:hyperlink w:anchor="_Toc518485444" w:history="1">
        <w:r w:rsidR="003F3F58" w:rsidRPr="00EB1731">
          <w:rPr>
            <w:rStyle w:val="Hyperlink"/>
          </w:rPr>
          <w:t>Tabelle 2: Vergleichstabelle für JavaScript-Framework</w:t>
        </w:r>
        <w:r w:rsidR="003F3F58">
          <w:rPr>
            <w:webHidden/>
          </w:rPr>
          <w:tab/>
        </w:r>
        <w:r w:rsidR="003F3F58">
          <w:rPr>
            <w:webHidden/>
          </w:rPr>
          <w:fldChar w:fldCharType="begin"/>
        </w:r>
        <w:r w:rsidR="003F3F58">
          <w:rPr>
            <w:webHidden/>
          </w:rPr>
          <w:instrText xml:space="preserve"> PAGEREF _Toc518485444 \h </w:instrText>
        </w:r>
        <w:r w:rsidR="003F3F58">
          <w:rPr>
            <w:webHidden/>
          </w:rPr>
        </w:r>
        <w:r w:rsidR="003F3F58">
          <w:rPr>
            <w:webHidden/>
          </w:rPr>
          <w:fldChar w:fldCharType="separate"/>
        </w:r>
        <w:r w:rsidR="000211DB">
          <w:rPr>
            <w:webHidden/>
          </w:rPr>
          <w:t>30</w:t>
        </w:r>
        <w:r w:rsidR="003F3F58">
          <w:rPr>
            <w:webHidden/>
          </w:rPr>
          <w:fldChar w:fldCharType="end"/>
        </w:r>
      </w:hyperlink>
    </w:p>
    <w:p w14:paraId="639810E4" w14:textId="7A3B9CD9" w:rsidR="003F3F58" w:rsidRDefault="001E65A1">
      <w:pPr>
        <w:pStyle w:val="Abbildungsverzeichnis"/>
        <w:rPr>
          <w:rFonts w:asciiTheme="minorHAnsi" w:eastAsiaTheme="minorEastAsia" w:hAnsiTheme="minorHAnsi" w:cstheme="minorBidi"/>
          <w:bCs w:val="0"/>
          <w:sz w:val="22"/>
          <w:szCs w:val="22"/>
        </w:rPr>
      </w:pPr>
      <w:hyperlink w:anchor="_Toc518485445" w:history="1">
        <w:r w:rsidR="003F3F58" w:rsidRPr="00EB1731">
          <w:rPr>
            <w:rStyle w:val="Hyperlink"/>
          </w:rPr>
          <w:t>Tabelle 3: Vergleichstabelle für UI-Bibliotheken besonderes im Fall eines Diagramms</w:t>
        </w:r>
        <w:r w:rsidR="003F3F58">
          <w:rPr>
            <w:webHidden/>
          </w:rPr>
          <w:tab/>
        </w:r>
        <w:r w:rsidR="003F3F58">
          <w:rPr>
            <w:webHidden/>
          </w:rPr>
          <w:fldChar w:fldCharType="begin"/>
        </w:r>
        <w:r w:rsidR="003F3F58">
          <w:rPr>
            <w:webHidden/>
          </w:rPr>
          <w:instrText xml:space="preserve"> PAGEREF _Toc518485445 \h </w:instrText>
        </w:r>
        <w:r w:rsidR="003F3F58">
          <w:rPr>
            <w:webHidden/>
          </w:rPr>
        </w:r>
        <w:r w:rsidR="003F3F58">
          <w:rPr>
            <w:webHidden/>
          </w:rPr>
          <w:fldChar w:fldCharType="separate"/>
        </w:r>
        <w:r w:rsidR="000211DB">
          <w:rPr>
            <w:webHidden/>
          </w:rPr>
          <w:t>30</w:t>
        </w:r>
        <w:r w:rsidR="003F3F58">
          <w:rPr>
            <w:webHidden/>
          </w:rPr>
          <w:fldChar w:fldCharType="end"/>
        </w:r>
      </w:hyperlink>
    </w:p>
    <w:p w14:paraId="5BCCE5F9" w14:textId="5BFD3335"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"_Toc518485446" </w:instrText>
      </w:r>
      <w:r>
        <w:fldChar w:fldCharType="separate"/>
      </w:r>
      <w:r w:rsidR="003F3F58" w:rsidRPr="00EB1731">
        <w:rPr>
          <w:rStyle w:val="Hyperlink"/>
        </w:rPr>
        <w:t>Tabelle 4: Use Case #1</w:t>
      </w:r>
      <w:r w:rsidR="003F3F58">
        <w:rPr>
          <w:webHidden/>
        </w:rPr>
        <w:tab/>
      </w:r>
      <w:r w:rsidR="003F3F58">
        <w:rPr>
          <w:webHidden/>
        </w:rPr>
        <w:fldChar w:fldCharType="begin"/>
      </w:r>
      <w:r w:rsidR="003F3F58">
        <w:rPr>
          <w:webHidden/>
        </w:rPr>
        <w:instrText xml:space="preserve"> PAGEREF _Toc518485446 \h </w:instrText>
      </w:r>
      <w:r w:rsidR="003F3F58">
        <w:rPr>
          <w:webHidden/>
        </w:rPr>
      </w:r>
      <w:r w:rsidR="003F3F58">
        <w:rPr>
          <w:webHidden/>
        </w:rPr>
        <w:fldChar w:fldCharType="separate"/>
      </w:r>
      <w:ins w:id="89" w:author="Ghislain Zeleu" w:date="2018-07-06T15:37:00Z">
        <w:r w:rsidR="000211DB">
          <w:rPr>
            <w:webHidden/>
          </w:rPr>
          <w:t>54</w:t>
        </w:r>
      </w:ins>
      <w:del w:id="90" w:author="Ghislain Zeleu" w:date="2018-07-06T15:37:00Z">
        <w:r w:rsidR="003F3F58" w:rsidDel="000211DB">
          <w:rPr>
            <w:webHidden/>
          </w:rPr>
          <w:delText>53</w:delText>
        </w:r>
      </w:del>
      <w:r w:rsidR="003F3F58">
        <w:rPr>
          <w:webHidden/>
        </w:rPr>
        <w:fldChar w:fldCharType="end"/>
      </w:r>
      <w:r>
        <w:fldChar w:fldCharType="end"/>
      </w:r>
    </w:p>
    <w:p w14:paraId="5E9F77EB" w14:textId="1BA25432"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"_Toc518485447" </w:instrText>
      </w:r>
      <w:r>
        <w:fldChar w:fldCharType="separate"/>
      </w:r>
      <w:r w:rsidR="003F3F58" w:rsidRPr="00EB1731">
        <w:rPr>
          <w:rStyle w:val="Hyperlink"/>
        </w:rPr>
        <w:t>Tabelle 5: Use Case #2</w:t>
      </w:r>
      <w:r w:rsidR="003F3F58">
        <w:rPr>
          <w:webHidden/>
        </w:rPr>
        <w:tab/>
      </w:r>
      <w:r w:rsidR="003F3F58">
        <w:rPr>
          <w:webHidden/>
        </w:rPr>
        <w:fldChar w:fldCharType="begin"/>
      </w:r>
      <w:r w:rsidR="003F3F58">
        <w:rPr>
          <w:webHidden/>
        </w:rPr>
        <w:instrText xml:space="preserve"> PAGEREF _Toc518485447 \h </w:instrText>
      </w:r>
      <w:r w:rsidR="003F3F58">
        <w:rPr>
          <w:webHidden/>
        </w:rPr>
      </w:r>
      <w:r w:rsidR="003F3F58">
        <w:rPr>
          <w:webHidden/>
        </w:rPr>
        <w:fldChar w:fldCharType="separate"/>
      </w:r>
      <w:ins w:id="91" w:author="Ghislain Zeleu" w:date="2018-07-06T15:37:00Z">
        <w:r w:rsidR="000211DB">
          <w:rPr>
            <w:webHidden/>
          </w:rPr>
          <w:t>55</w:t>
        </w:r>
      </w:ins>
      <w:del w:id="92" w:author="Ghislain Zeleu" w:date="2018-07-06T15:37:00Z">
        <w:r w:rsidR="003F3F58" w:rsidDel="000211DB">
          <w:rPr>
            <w:webHidden/>
          </w:rPr>
          <w:delText>54</w:delText>
        </w:r>
      </w:del>
      <w:r w:rsidR="003F3F58">
        <w:rPr>
          <w:webHidden/>
        </w:rPr>
        <w:fldChar w:fldCharType="end"/>
      </w:r>
      <w:r>
        <w:fldChar w:fldCharType="end"/>
      </w:r>
    </w:p>
    <w:p w14:paraId="26C852E1" w14:textId="3D84B0C5"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"_Toc518485448" </w:instrText>
      </w:r>
      <w:r>
        <w:fldChar w:fldCharType="separate"/>
      </w:r>
      <w:r w:rsidR="003F3F58" w:rsidRPr="00EB1731">
        <w:rPr>
          <w:rStyle w:val="Hyperlink"/>
        </w:rPr>
        <w:t>Tabelle 6: Use Case #3</w:t>
      </w:r>
      <w:r w:rsidR="003F3F58">
        <w:rPr>
          <w:webHidden/>
        </w:rPr>
        <w:tab/>
      </w:r>
      <w:r w:rsidR="003F3F58">
        <w:rPr>
          <w:webHidden/>
        </w:rPr>
        <w:fldChar w:fldCharType="begin"/>
      </w:r>
      <w:r w:rsidR="003F3F58">
        <w:rPr>
          <w:webHidden/>
        </w:rPr>
        <w:instrText xml:space="preserve"> PAGEREF _Toc518485448 \h </w:instrText>
      </w:r>
      <w:r w:rsidR="003F3F58">
        <w:rPr>
          <w:webHidden/>
        </w:rPr>
      </w:r>
      <w:r w:rsidR="003F3F58">
        <w:rPr>
          <w:webHidden/>
        </w:rPr>
        <w:fldChar w:fldCharType="separate"/>
      </w:r>
      <w:ins w:id="93" w:author="Ghislain Zeleu" w:date="2018-07-06T15:37:00Z">
        <w:r w:rsidR="000211DB">
          <w:rPr>
            <w:webHidden/>
          </w:rPr>
          <w:t>55</w:t>
        </w:r>
      </w:ins>
      <w:del w:id="94" w:author="Ghislain Zeleu" w:date="2018-07-06T15:37:00Z">
        <w:r w:rsidR="003F3F58" w:rsidDel="000211DB">
          <w:rPr>
            <w:webHidden/>
          </w:rPr>
          <w:delText>54</w:delText>
        </w:r>
      </w:del>
      <w:r w:rsidR="003F3F58">
        <w:rPr>
          <w:webHidden/>
        </w:rPr>
        <w:fldChar w:fldCharType="end"/>
      </w:r>
      <w:r>
        <w:fldChar w:fldCharType="end"/>
      </w:r>
    </w:p>
    <w:p w14:paraId="6E2059C7" w14:textId="267E4EA8" w:rsidR="003F3F58" w:rsidRDefault="001E65A1">
      <w:pPr>
        <w:pStyle w:val="Abbildungsverzeichnis"/>
        <w:rPr>
          <w:rFonts w:asciiTheme="minorHAnsi" w:eastAsiaTheme="minorEastAsia" w:hAnsiTheme="minorHAnsi" w:cstheme="minorBidi"/>
          <w:bCs w:val="0"/>
          <w:sz w:val="22"/>
          <w:szCs w:val="22"/>
        </w:rPr>
      </w:pPr>
      <w:r>
        <w:fldChar w:fldCharType="begin"/>
      </w:r>
      <w:r>
        <w:instrText xml:space="preserve"> HYPERLINK \l "_Toc518485449" </w:instrText>
      </w:r>
      <w:r>
        <w:fldChar w:fldCharType="separate"/>
      </w:r>
      <w:r w:rsidR="003F3F58" w:rsidRPr="00EB1731">
        <w:rPr>
          <w:rStyle w:val="Hyperlink"/>
        </w:rPr>
        <w:t>Tabelle 7: Use Case #4</w:t>
      </w:r>
      <w:r w:rsidR="003F3F58">
        <w:rPr>
          <w:webHidden/>
        </w:rPr>
        <w:tab/>
      </w:r>
      <w:r w:rsidR="003F3F58">
        <w:rPr>
          <w:webHidden/>
        </w:rPr>
        <w:fldChar w:fldCharType="begin"/>
      </w:r>
      <w:r w:rsidR="003F3F58">
        <w:rPr>
          <w:webHidden/>
        </w:rPr>
        <w:instrText xml:space="preserve"> PAGEREF _Toc518485449 \h </w:instrText>
      </w:r>
      <w:r w:rsidR="003F3F58">
        <w:rPr>
          <w:webHidden/>
        </w:rPr>
      </w:r>
      <w:r w:rsidR="003F3F58">
        <w:rPr>
          <w:webHidden/>
        </w:rPr>
        <w:fldChar w:fldCharType="separate"/>
      </w:r>
      <w:ins w:id="95" w:author="Ghislain Zeleu" w:date="2018-07-06T15:37:00Z">
        <w:r w:rsidR="000211DB">
          <w:rPr>
            <w:webHidden/>
          </w:rPr>
          <w:t>56</w:t>
        </w:r>
      </w:ins>
      <w:del w:id="96" w:author="Ghislain Zeleu" w:date="2018-07-06T15:37:00Z">
        <w:r w:rsidR="003F3F58" w:rsidDel="000211DB">
          <w:rPr>
            <w:webHidden/>
          </w:rPr>
          <w:delText>55</w:delText>
        </w:r>
      </w:del>
      <w:r w:rsidR="003F3F58">
        <w:rPr>
          <w:webHidden/>
        </w:rPr>
        <w:fldChar w:fldCharType="end"/>
      </w:r>
      <w:r>
        <w:fldChar w:fldCharType="end"/>
      </w:r>
    </w:p>
    <w:p w14:paraId="3215BF51" w14:textId="666346C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97" w:name="_Toc151354255"/>
      <w:bookmarkStart w:id="98" w:name="_Toc517096350"/>
      <w:bookmarkStart w:id="99" w:name="_Toc518485349"/>
      <w:r w:rsidRPr="00212703">
        <w:t>Einleitung</w:t>
      </w:r>
      <w:bookmarkEnd w:id="97"/>
      <w:bookmarkEnd w:id="98"/>
      <w:r w:rsidR="00515CA6" w:rsidRPr="00212703">
        <w:t xml:space="preserve"> </w:t>
      </w:r>
      <w:r w:rsidR="00512E10">
        <w:t>und Problemstellung</w:t>
      </w:r>
      <w:bookmarkEnd w:id="99"/>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100" w:name="_Toc518485350"/>
      <w:bookmarkStart w:id="101" w:name="_Ref511283667"/>
      <w:r>
        <w:t>Motivation</w:t>
      </w:r>
      <w:bookmarkEnd w:id="100"/>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102" w:name="_Toc517096352"/>
      <w:bookmarkStart w:id="103" w:name="_Ref517332480"/>
      <w:bookmarkStart w:id="104" w:name="_Ref517332487"/>
      <w:bookmarkStart w:id="105" w:name="_Ref517332506"/>
      <w:bookmarkStart w:id="106" w:name="_Ref517332519"/>
      <w:bookmarkStart w:id="107" w:name="_Ref517332580"/>
      <w:bookmarkStart w:id="108" w:name="_Ref517332594"/>
      <w:bookmarkStart w:id="109" w:name="_Ref517332672"/>
      <w:bookmarkStart w:id="110" w:name="_Toc518485351"/>
      <w:r w:rsidRPr="0004228B">
        <w:t>Ziel</w:t>
      </w:r>
      <w:bookmarkEnd w:id="102"/>
      <w:r w:rsidR="0004228B">
        <w:t>setzung</w:t>
      </w:r>
      <w:bookmarkEnd w:id="101"/>
      <w:bookmarkEnd w:id="103"/>
      <w:bookmarkEnd w:id="104"/>
      <w:bookmarkEnd w:id="105"/>
      <w:bookmarkEnd w:id="106"/>
      <w:bookmarkEnd w:id="107"/>
      <w:bookmarkEnd w:id="108"/>
      <w:bookmarkEnd w:id="109"/>
      <w:bookmarkEnd w:id="110"/>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11" w:name="_Toc517096353"/>
      <w:bookmarkStart w:id="112" w:name="_Toc518485352"/>
      <w:r w:rsidRPr="00212703">
        <w:rPr>
          <w:bCs/>
        </w:rPr>
        <w:t>Aufgaben</w:t>
      </w:r>
      <w:bookmarkEnd w:id="111"/>
      <w:bookmarkEnd w:id="112"/>
    </w:p>
    <w:p w14:paraId="65B40455" w14:textId="47788AA0"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0211DB">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60E8A7CD" w:rsidR="00E05F99" w:rsidRDefault="00284668" w:rsidP="00284668">
      <w:pPr>
        <w:pStyle w:val="Beschriftung"/>
        <w:jc w:val="both"/>
      </w:pPr>
      <w:bookmarkStart w:id="113" w:name="_Ref516486733"/>
      <w:bookmarkStart w:id="114" w:name="_Toc518485417"/>
      <w:r>
        <w:t xml:space="preserve">Abbildung </w:t>
      </w:r>
      <w:r w:rsidR="001E65A1">
        <w:fldChar w:fldCharType="begin"/>
      </w:r>
      <w:r w:rsidR="001E65A1">
        <w:instrText xml:space="preserve"> SEQ Abbildung \* ARABIC </w:instrText>
      </w:r>
      <w:r w:rsidR="001E65A1">
        <w:fldChar w:fldCharType="separate"/>
      </w:r>
      <w:r w:rsidR="000211DB">
        <w:rPr>
          <w:noProof/>
        </w:rPr>
        <w:t>1</w:t>
      </w:r>
      <w:r w:rsidR="001E65A1">
        <w:rPr>
          <w:noProof/>
        </w:rPr>
        <w:fldChar w:fldCharType="end"/>
      </w:r>
      <w:r>
        <w:t xml:space="preserve">: </w:t>
      </w:r>
      <w:r w:rsidRPr="00E418E8">
        <w:t>Zeitplan für die Entwicklung von Plugin Topology-Editor</w:t>
      </w:r>
      <w:bookmarkEnd w:id="113"/>
      <w:bookmarkEnd w:id="114"/>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264D67E" w:rsidR="00637F10" w:rsidRDefault="00637F10" w:rsidP="00FB1B77">
      <w:pPr>
        <w:pStyle w:val="Beschriftung"/>
        <w:jc w:val="left"/>
      </w:pPr>
      <w:bookmarkStart w:id="115" w:name="_Ref516495064"/>
      <w:bookmarkStart w:id="116" w:name="_Toc506815682"/>
      <w:bookmarkStart w:id="117" w:name="_Toc518485443"/>
      <w:r w:rsidRPr="00212703">
        <w:t xml:space="preserve">Tabelle </w:t>
      </w:r>
      <w:r w:rsidR="001E65A1">
        <w:fldChar w:fldCharType="begin"/>
      </w:r>
      <w:r w:rsidR="001E65A1">
        <w:instrText xml:space="preserve"> SEQ Tabelle \* ARABIC </w:instrText>
      </w:r>
      <w:r w:rsidR="001E65A1">
        <w:fldChar w:fldCharType="separate"/>
      </w:r>
      <w:r w:rsidR="000211DB">
        <w:rPr>
          <w:noProof/>
        </w:rPr>
        <w:t>1</w:t>
      </w:r>
      <w:r w:rsidR="001E65A1">
        <w:rPr>
          <w:noProof/>
        </w:rPr>
        <w:fldChar w:fldCharType="end"/>
      </w:r>
      <w:bookmarkEnd w:id="115"/>
      <w:r w:rsidR="00EA2930">
        <w:t xml:space="preserve">: </w:t>
      </w:r>
      <w:r w:rsidRPr="00212703">
        <w:t>Meilensteinplanung für die Masterarbeit</w:t>
      </w:r>
      <w:bookmarkEnd w:id="116"/>
      <w:bookmarkEnd w:id="117"/>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118" w:name="_Toc511043972"/>
      <w:bookmarkStart w:id="119" w:name="_Toc517096354"/>
      <w:bookmarkStart w:id="120" w:name="_Toc518485353"/>
      <w:r w:rsidRPr="00212703">
        <w:t>Firmenvorstellung</w:t>
      </w:r>
      <w:bookmarkEnd w:id="118"/>
      <w:bookmarkEnd w:id="119"/>
      <w:bookmarkEnd w:id="120"/>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4DD24E0E"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3F3F58">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6CF01B1B" w:rsidR="0010138F" w:rsidRPr="00212703" w:rsidRDefault="0010138F" w:rsidP="00D7728C">
      <w:pPr>
        <w:pStyle w:val="Beschriftung"/>
        <w:jc w:val="left"/>
      </w:pPr>
      <w:bookmarkStart w:id="121" w:name="_Toc511225559"/>
      <w:bookmarkStart w:id="122" w:name="_Toc518485418"/>
      <w:r w:rsidRPr="00212703">
        <w:t xml:space="preserve">Abbildung </w:t>
      </w:r>
      <w:r w:rsidR="001E65A1">
        <w:fldChar w:fldCharType="begin"/>
      </w:r>
      <w:r w:rsidR="001E65A1">
        <w:instrText xml:space="preserve"> SEQ Abbildung \* ARABIC </w:instrText>
      </w:r>
      <w:r w:rsidR="001E65A1">
        <w:fldChar w:fldCharType="separate"/>
      </w:r>
      <w:r w:rsidR="000211DB">
        <w:rPr>
          <w:noProof/>
        </w:rPr>
        <w:t>2</w:t>
      </w:r>
      <w:r w:rsidR="001E65A1">
        <w:rPr>
          <w:noProof/>
        </w:rPr>
        <w:fldChar w:fldCharType="end"/>
      </w:r>
      <w:r w:rsidRPr="00212703">
        <w:t>: Haupteingang Hilscher Gesellschaft für Systemautomation mbH</w:t>
      </w:r>
      <w:bookmarkEnd w:id="121"/>
      <w:bookmarkEnd w:id="122"/>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123" w:name="_Toc513120960"/>
      <w:bookmarkStart w:id="124" w:name="_Toc517096355"/>
      <w:bookmarkStart w:id="125" w:name="_Toc518485354"/>
      <w:r>
        <w:lastRenderedPageBreak/>
        <w:t>Grundlagen</w:t>
      </w:r>
      <w:bookmarkEnd w:id="123"/>
      <w:bookmarkEnd w:id="124"/>
      <w:bookmarkEnd w:id="125"/>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126" w:name="_Toc513120961"/>
      <w:bookmarkStart w:id="127" w:name="_Toc517096356"/>
      <w:bookmarkStart w:id="128" w:name="_Ref517350367"/>
      <w:bookmarkStart w:id="129" w:name="_Ref518040023"/>
      <w:bookmarkStart w:id="130" w:name="_Toc518485355"/>
      <w:r>
        <w:t>Grundlegende Begrifflichkeiten</w:t>
      </w:r>
      <w:bookmarkEnd w:id="126"/>
      <w:bookmarkEnd w:id="127"/>
      <w:bookmarkEnd w:id="128"/>
      <w:bookmarkEnd w:id="129"/>
      <w:bookmarkEnd w:id="130"/>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5D1F7C03"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3F3F58">
            <w:rPr>
              <w:b/>
              <w:noProof/>
              <w:lang w:val="de-DE"/>
            </w:rPr>
            <w:t xml:space="preserve"> </w:t>
          </w:r>
          <w:r w:rsidR="003F3F58" w:rsidRPr="003F3F58">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2060E5A4"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3F3F58">
            <w:rPr>
              <w:b/>
              <w:noProof/>
              <w:lang w:val="de-DE"/>
            </w:rPr>
            <w:t xml:space="preserve"> </w:t>
          </w:r>
          <w:r w:rsidR="003F3F58" w:rsidRPr="003F3F58">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4A662CC"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3F3F58">
            <w:rPr>
              <w:b/>
              <w:noProof/>
              <w:lang w:val="de-DE"/>
            </w:rPr>
            <w:t xml:space="preserve"> </w:t>
          </w:r>
          <w:r w:rsidR="003F3F58" w:rsidRPr="003F3F58">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4A5C5B0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3F3F58">
            <w:rPr>
              <w:b/>
              <w:noProof/>
              <w:lang w:val="de-DE"/>
            </w:rPr>
            <w:t xml:space="preserve"> </w:t>
          </w:r>
          <w:r w:rsidR="003F3F58" w:rsidRPr="003F3F58">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7E021664"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3F3F58">
            <w:rPr>
              <w:b/>
              <w:noProof/>
              <w:lang w:val="de-DE"/>
            </w:rPr>
            <w:t xml:space="preserve"> </w:t>
          </w:r>
          <w:r w:rsidR="003F3F58" w:rsidRPr="003F3F58">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4902AD19"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3F3F58" w:rsidRPr="003F3F58">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38AF03CE"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3F3F58">
            <w:rPr>
              <w:b/>
              <w:noProof/>
              <w:lang w:val="de-DE"/>
            </w:rPr>
            <w:t xml:space="preserve"> </w:t>
          </w:r>
          <w:r w:rsidR="003F3F58" w:rsidRPr="003F3F58">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4D0BC84E"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3F3F58">
            <w:rPr>
              <w:b/>
              <w:noProof/>
              <w:lang w:val="de-DE"/>
            </w:rPr>
            <w:t xml:space="preserve"> </w:t>
          </w:r>
          <w:r w:rsidR="003F3F58" w:rsidRPr="003F3F58">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3F3F58" w:rsidRPr="003F3F58">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F10FAE2"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3F3F58" w:rsidRPr="003F3F58">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7773B465"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3F3F58" w:rsidRPr="003F3F58">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08ABDEAB"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3F3F58" w:rsidRPr="003F3F58">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7468908"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3F3F58" w:rsidRPr="003F3F58">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131" w:name="_Toc513120962"/>
      <w:bookmarkStart w:id="132" w:name="_Ref506810601"/>
      <w:bookmarkStart w:id="133" w:name="_Toc517096357"/>
      <w:bookmarkStart w:id="134" w:name="_Toc518485356"/>
      <w:r>
        <w:lastRenderedPageBreak/>
        <w:t xml:space="preserve">Grundlegende </w:t>
      </w:r>
      <w:r w:rsidRPr="00740839">
        <w:t>Netzwerktopologien</w:t>
      </w:r>
      <w:bookmarkEnd w:id="131"/>
      <w:bookmarkEnd w:id="132"/>
      <w:bookmarkEnd w:id="133"/>
      <w:bookmarkEnd w:id="134"/>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135" w:name="_Toc513120964"/>
      <w:bookmarkStart w:id="136" w:name="_Toc517096358"/>
      <w:bookmarkStart w:id="137" w:name="_Toc518485357"/>
      <w:r>
        <w:t>Linien</w:t>
      </w:r>
      <w:r w:rsidRPr="00740839">
        <w:t>-Topologie</w:t>
      </w:r>
      <w:bookmarkEnd w:id="135"/>
      <w:bookmarkEnd w:id="136"/>
      <w:bookmarkEnd w:id="137"/>
      <w:r>
        <w:t xml:space="preserve"> </w:t>
      </w:r>
    </w:p>
    <w:p w14:paraId="5FBF31DF" w14:textId="3E5C81DB"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0211DB">
        <w:t xml:space="preserve">Abbildung </w:t>
      </w:r>
      <w:r w:rsidR="000211DB">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65C4BFD2" w:rsidR="006A4B53" w:rsidRPr="000B0401" w:rsidRDefault="006A4B53" w:rsidP="006A4B53">
      <w:pPr>
        <w:pStyle w:val="Beschriftung"/>
        <w:jc w:val="both"/>
      </w:pPr>
      <w:bookmarkStart w:id="138" w:name="_Ref503957016"/>
      <w:bookmarkStart w:id="139" w:name="_Toc511225560"/>
      <w:bookmarkStart w:id="140" w:name="_Toc518485419"/>
      <w:r>
        <w:t xml:space="preserve">Abbildung </w:t>
      </w:r>
      <w:r w:rsidR="001E65A1">
        <w:fldChar w:fldCharType="begin"/>
      </w:r>
      <w:r w:rsidR="001E65A1">
        <w:instrText xml:space="preserve"> SEQ Abbildung \* ARABIC </w:instrText>
      </w:r>
      <w:r w:rsidR="001E65A1">
        <w:fldChar w:fldCharType="separate"/>
      </w:r>
      <w:r w:rsidR="000211DB">
        <w:rPr>
          <w:noProof/>
        </w:rPr>
        <w:t>3</w:t>
      </w:r>
      <w:r w:rsidR="001E65A1">
        <w:rPr>
          <w:noProof/>
        </w:rPr>
        <w:fldChar w:fldCharType="end"/>
      </w:r>
      <w:bookmarkEnd w:id="138"/>
      <w:r>
        <w:t xml:space="preserve">: </w:t>
      </w:r>
      <w:bookmarkStart w:id="141" w:name="_Ref513805432"/>
      <w:r>
        <w:t>Linien-Topologie</w:t>
      </w:r>
      <w:bookmarkEnd w:id="139"/>
      <w:bookmarkEnd w:id="140"/>
      <w:bookmarkEnd w:id="141"/>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142" w:name="_Toc513120965"/>
      <w:bookmarkStart w:id="143" w:name="_Toc517096359"/>
      <w:bookmarkStart w:id="144" w:name="_Toc518485358"/>
      <w:r>
        <w:t>Ring-Topologie</w:t>
      </w:r>
      <w:bookmarkEnd w:id="142"/>
      <w:bookmarkEnd w:id="143"/>
      <w:bookmarkEnd w:id="144"/>
    </w:p>
    <w:p w14:paraId="3AB4D4A7" w14:textId="35EC0884"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0211DB">
        <w:t xml:space="preserve">Abbildung </w:t>
      </w:r>
      <w:r w:rsidR="000211DB">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07968904" w:rsidR="006A4B53" w:rsidRDefault="006A4B53" w:rsidP="006A4B53">
      <w:pPr>
        <w:pStyle w:val="Beschriftung"/>
        <w:jc w:val="both"/>
      </w:pPr>
      <w:bookmarkStart w:id="145" w:name="_Ref503957089"/>
      <w:bookmarkStart w:id="146" w:name="_Ref503956882"/>
      <w:bookmarkStart w:id="147" w:name="_Toc511225561"/>
      <w:bookmarkStart w:id="148" w:name="_Toc518485420"/>
      <w:r>
        <w:t xml:space="preserve">Abbildung </w:t>
      </w:r>
      <w:r w:rsidR="001E65A1">
        <w:fldChar w:fldCharType="begin"/>
      </w:r>
      <w:r w:rsidR="001E65A1">
        <w:instrText xml:space="preserve"> SEQ Abbildung \* ARABIC </w:instrText>
      </w:r>
      <w:r w:rsidR="001E65A1">
        <w:fldChar w:fldCharType="separate"/>
      </w:r>
      <w:r w:rsidR="000211DB">
        <w:rPr>
          <w:noProof/>
        </w:rPr>
        <w:t>4</w:t>
      </w:r>
      <w:r w:rsidR="001E65A1">
        <w:rPr>
          <w:noProof/>
        </w:rPr>
        <w:fldChar w:fldCharType="end"/>
      </w:r>
      <w:bookmarkEnd w:id="145"/>
      <w:r>
        <w:t>: Ring-Topologie</w:t>
      </w:r>
      <w:bookmarkEnd w:id="146"/>
      <w:bookmarkEnd w:id="147"/>
      <w:bookmarkEnd w:id="148"/>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149" w:name="_Toc513120966"/>
      <w:bookmarkStart w:id="150" w:name="_Toc517096360"/>
      <w:bookmarkStart w:id="151" w:name="_Toc518485359"/>
      <w:r w:rsidRPr="00740839">
        <w:t>Stern-Topologi</w:t>
      </w:r>
      <w:r>
        <w:t>e</w:t>
      </w:r>
      <w:bookmarkEnd w:id="149"/>
      <w:bookmarkEnd w:id="150"/>
      <w:bookmarkEnd w:id="151"/>
    </w:p>
    <w:p w14:paraId="3E61D11E" w14:textId="39BCE851"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3F3F58">
            <w:rPr>
              <w:noProof/>
              <w:lang w:val="de-DE"/>
            </w:rPr>
            <w:t xml:space="preserve"> </w:t>
          </w:r>
          <w:r w:rsidR="003F3F58" w:rsidRPr="003F3F58">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0872602E" w:rsidR="006A4B53" w:rsidRDefault="006A4B53" w:rsidP="006A4B53">
      <w:pPr>
        <w:pStyle w:val="Beschriftung"/>
        <w:jc w:val="both"/>
      </w:pPr>
      <w:bookmarkStart w:id="152" w:name="_Ref503960032"/>
      <w:bookmarkStart w:id="153" w:name="_Toc511225562"/>
      <w:bookmarkStart w:id="154" w:name="_Ref516492555"/>
      <w:bookmarkStart w:id="155" w:name="_Toc518485421"/>
      <w:r>
        <w:t xml:space="preserve">Abbildung </w:t>
      </w:r>
      <w:r w:rsidR="001E65A1">
        <w:fldChar w:fldCharType="begin"/>
      </w:r>
      <w:r w:rsidR="001E65A1">
        <w:instrText xml:space="preserve"> SEQ Abb</w:instrText>
      </w:r>
      <w:r w:rsidR="001E65A1">
        <w:instrText xml:space="preserve">ildung \* ARABIC </w:instrText>
      </w:r>
      <w:r w:rsidR="001E65A1">
        <w:fldChar w:fldCharType="separate"/>
      </w:r>
      <w:r w:rsidR="000211DB">
        <w:rPr>
          <w:noProof/>
        </w:rPr>
        <w:t>5</w:t>
      </w:r>
      <w:r w:rsidR="001E65A1">
        <w:rPr>
          <w:noProof/>
        </w:rPr>
        <w:fldChar w:fldCharType="end"/>
      </w:r>
      <w:bookmarkEnd w:id="152"/>
      <w:r>
        <w:t xml:space="preserve">: </w:t>
      </w:r>
      <w:r w:rsidRPr="004A69AC">
        <w:t>Stern-Topologie</w:t>
      </w:r>
      <w:bookmarkEnd w:id="153"/>
      <w:bookmarkEnd w:id="154"/>
      <w:bookmarkEnd w:id="155"/>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156"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157" w:name="_Toc517096361"/>
      <w:bookmarkStart w:id="158" w:name="_Toc518485360"/>
      <w:r w:rsidRPr="00740839">
        <w:t>Baum-Topologie</w:t>
      </w:r>
      <w:bookmarkEnd w:id="156"/>
      <w:bookmarkEnd w:id="157"/>
      <w:bookmarkEnd w:id="158"/>
    </w:p>
    <w:p w14:paraId="76174516" w14:textId="67676EA2"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3F3F58">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0211DB">
        <w:t xml:space="preserve">Abbildung </w:t>
      </w:r>
      <w:r w:rsidR="000211DB">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11540F39" w:rsidR="006A4B53" w:rsidRPr="00125F34" w:rsidRDefault="006A4B53" w:rsidP="006A4B53">
      <w:pPr>
        <w:pStyle w:val="Beschriftung"/>
        <w:jc w:val="both"/>
      </w:pPr>
      <w:bookmarkStart w:id="159" w:name="_Ref503962385"/>
      <w:bookmarkStart w:id="160" w:name="_Toc511225563"/>
      <w:bookmarkStart w:id="161" w:name="_Ref516493376"/>
      <w:bookmarkStart w:id="162" w:name="_Toc518485422"/>
      <w:r>
        <w:t xml:space="preserve">Abbildung </w:t>
      </w:r>
      <w:r w:rsidR="001E65A1">
        <w:fldChar w:fldCharType="begin"/>
      </w:r>
      <w:r w:rsidR="001E65A1">
        <w:instrText xml:space="preserve"> SEQ Abbildung \* ARABIC </w:instrText>
      </w:r>
      <w:r w:rsidR="001E65A1">
        <w:fldChar w:fldCharType="separate"/>
      </w:r>
      <w:r w:rsidR="000211DB">
        <w:rPr>
          <w:noProof/>
        </w:rPr>
        <w:t>6</w:t>
      </w:r>
      <w:r w:rsidR="001E65A1">
        <w:rPr>
          <w:noProof/>
        </w:rPr>
        <w:fldChar w:fldCharType="end"/>
      </w:r>
      <w:bookmarkEnd w:id="159"/>
      <w:r>
        <w:t xml:space="preserve">: </w:t>
      </w:r>
      <w:r w:rsidRPr="00AD748C">
        <w:t>Baum-Topologie</w:t>
      </w:r>
      <w:bookmarkEnd w:id="160"/>
      <w:bookmarkEnd w:id="161"/>
      <w:bookmarkEnd w:id="162"/>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163" w:name="_Toc513120968"/>
      <w:bookmarkStart w:id="164" w:name="_Toc517096362"/>
      <w:bookmarkStart w:id="165" w:name="_Toc518485361"/>
      <w:r w:rsidRPr="00740839">
        <w:lastRenderedPageBreak/>
        <w:t>Vermaschtes Netz</w:t>
      </w:r>
      <w:bookmarkEnd w:id="163"/>
      <w:bookmarkEnd w:id="164"/>
      <w:bookmarkEnd w:id="165"/>
    </w:p>
    <w:p w14:paraId="48F50A5B" w14:textId="1B013EE1"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0211DB">
        <w:t xml:space="preserve">Abbildung </w:t>
      </w:r>
      <w:r w:rsidR="000211DB">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21229DE2" w:rsidR="006A4B53" w:rsidRPr="0076530D" w:rsidRDefault="006A4B53" w:rsidP="006A4B53">
      <w:pPr>
        <w:pStyle w:val="Beschriftung"/>
        <w:jc w:val="both"/>
      </w:pPr>
      <w:bookmarkStart w:id="166" w:name="_Ref516493680"/>
      <w:bookmarkStart w:id="167" w:name="_Toc511225564"/>
      <w:bookmarkStart w:id="168" w:name="_Toc518485423"/>
      <w:r>
        <w:t xml:space="preserve">Abbildung </w:t>
      </w:r>
      <w:r w:rsidR="001E65A1">
        <w:fldChar w:fldCharType="begin"/>
      </w:r>
      <w:r w:rsidR="001E65A1">
        <w:instrText xml:space="preserve"> SEQ Abbildung \* ARABIC </w:instrText>
      </w:r>
      <w:r w:rsidR="001E65A1">
        <w:fldChar w:fldCharType="separate"/>
      </w:r>
      <w:r w:rsidR="000211DB">
        <w:rPr>
          <w:noProof/>
        </w:rPr>
        <w:t>7</w:t>
      </w:r>
      <w:r w:rsidR="001E65A1">
        <w:rPr>
          <w:noProof/>
        </w:rPr>
        <w:fldChar w:fldCharType="end"/>
      </w:r>
      <w:bookmarkEnd w:id="166"/>
      <w:r>
        <w:t xml:space="preserve">: </w:t>
      </w:r>
      <w:bookmarkEnd w:id="167"/>
      <w:r>
        <w:t>V</w:t>
      </w:r>
      <w:r w:rsidRPr="00195BC6">
        <w:t>ermaschte</w:t>
      </w:r>
      <w:r>
        <w:t>s</w:t>
      </w:r>
      <w:r w:rsidRPr="00195BC6">
        <w:t xml:space="preserve"> Netz</w:t>
      </w:r>
      <w:r>
        <w:t>werk</w:t>
      </w:r>
      <w:bookmarkEnd w:id="168"/>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169" w:name="_Toc513120969"/>
      <w:bookmarkStart w:id="170" w:name="_Toc517096363"/>
      <w:bookmarkStart w:id="171" w:name="_Toc518485362"/>
      <w:r>
        <w:t>Netzwerke-Protokolle</w:t>
      </w:r>
      <w:bookmarkEnd w:id="169"/>
      <w:bookmarkEnd w:id="170"/>
      <w:bookmarkEnd w:id="171"/>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172" w:name="_Toc513120970"/>
      <w:bookmarkStart w:id="173" w:name="_Ref516493946"/>
      <w:bookmarkStart w:id="174" w:name="_Ref516493955"/>
      <w:bookmarkStart w:id="175" w:name="_Toc517096364"/>
      <w:bookmarkStart w:id="176" w:name="_Toc518485363"/>
      <w:r w:rsidRPr="00AE4F6E">
        <w:t>PROFIBUS</w:t>
      </w:r>
      <w:bookmarkEnd w:id="172"/>
      <w:bookmarkEnd w:id="173"/>
      <w:bookmarkEnd w:id="174"/>
      <w:bookmarkEnd w:id="175"/>
      <w:bookmarkEnd w:id="176"/>
    </w:p>
    <w:p w14:paraId="248934BE" w14:textId="63C674BC"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3F3F58">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65020FD7"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0211DB">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de-DE"/>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761FFCB1" w:rsidR="00127438" w:rsidRDefault="00127438" w:rsidP="00127438">
      <w:pPr>
        <w:pStyle w:val="Beschriftung"/>
        <w:jc w:val="both"/>
      </w:pPr>
      <w:bookmarkStart w:id="177" w:name="_Toc518485424"/>
      <w:r>
        <w:t xml:space="preserve">Abbildung </w:t>
      </w:r>
      <w:r w:rsidR="001E65A1">
        <w:fldChar w:fldCharType="begin"/>
      </w:r>
      <w:r w:rsidR="001E65A1">
        <w:instrText xml:space="preserve"> SEQ Abbildung \* ARABIC </w:instrText>
      </w:r>
      <w:r w:rsidR="001E65A1">
        <w:fldChar w:fldCharType="separate"/>
      </w:r>
      <w:r w:rsidR="000211DB">
        <w:rPr>
          <w:noProof/>
        </w:rPr>
        <w:t>8</w:t>
      </w:r>
      <w:r w:rsidR="001E65A1">
        <w:rPr>
          <w:noProof/>
        </w:rPr>
        <w:fldChar w:fldCharType="end"/>
      </w:r>
      <w:r>
        <w:t>: PROFIBUS basiert auf international etablierte Standard</w:t>
      </w:r>
      <w:bookmarkEnd w:id="177"/>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074EAF18" w:rsidR="006A4B53" w:rsidRPr="00AE4F6E" w:rsidRDefault="006A4B53" w:rsidP="006A4B53">
      <w:pPr>
        <w:pStyle w:val="Beschriftung"/>
        <w:jc w:val="both"/>
      </w:pPr>
      <w:bookmarkStart w:id="178" w:name="_Ref513805458"/>
      <w:bookmarkStart w:id="179" w:name="_Toc511225565"/>
      <w:bookmarkStart w:id="180" w:name="_Ref513805340"/>
      <w:bookmarkStart w:id="181" w:name="_Ref513805389"/>
      <w:bookmarkStart w:id="182" w:name="_Toc518485425"/>
      <w:r>
        <w:t xml:space="preserve">Abbildung </w:t>
      </w:r>
      <w:r w:rsidR="001E65A1">
        <w:fldChar w:fldCharType="begin"/>
      </w:r>
      <w:r w:rsidR="001E65A1">
        <w:instrText xml:space="preserve"> SEQ Abbildung \* ARABIC </w:instrText>
      </w:r>
      <w:r w:rsidR="001E65A1">
        <w:fldChar w:fldCharType="separate"/>
      </w:r>
      <w:r w:rsidR="000211DB">
        <w:rPr>
          <w:noProof/>
        </w:rPr>
        <w:t>9</w:t>
      </w:r>
      <w:r w:rsidR="001E65A1">
        <w:rPr>
          <w:noProof/>
        </w:rPr>
        <w:fldChar w:fldCharType="end"/>
      </w:r>
      <w:bookmarkEnd w:id="178"/>
      <w:r>
        <w:t xml:space="preserve">: </w:t>
      </w:r>
      <w:r w:rsidRPr="0048378F">
        <w:t xml:space="preserve">Beispielhafte </w:t>
      </w:r>
      <w:r>
        <w:t>PROFIBUS-</w:t>
      </w:r>
      <w:r w:rsidRPr="0048378F">
        <w:t xml:space="preserve">Topologie </w:t>
      </w:r>
      <w:r w:rsidRPr="00AE4F6E">
        <w:t>an einem Master-Slave-</w:t>
      </w:r>
      <w:bookmarkEnd w:id="179"/>
      <w:r w:rsidRPr="00AE4F6E">
        <w:t>System</w:t>
      </w:r>
      <w:bookmarkEnd w:id="180"/>
      <w:bookmarkEnd w:id="181"/>
      <w:bookmarkEnd w:id="182"/>
    </w:p>
    <w:p w14:paraId="60405DC4" w14:textId="538FABFC"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0211DB">
        <w:t xml:space="preserve">Abbildung </w:t>
      </w:r>
      <w:r w:rsidR="000211DB">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183" w:name="_Toc513120971"/>
      <w:bookmarkStart w:id="184" w:name="_Ref516493979"/>
      <w:bookmarkStart w:id="185" w:name="_Toc517096365"/>
      <w:bookmarkStart w:id="186" w:name="_Toc518485364"/>
      <w:r>
        <w:t>PROFINET</w:t>
      </w:r>
      <w:bookmarkEnd w:id="183"/>
      <w:bookmarkEnd w:id="184"/>
      <w:bookmarkEnd w:id="185"/>
      <w:bookmarkEnd w:id="186"/>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187" w:name="_Toc517096366"/>
      <w:bookmarkStart w:id="188" w:name="_Ref517867359"/>
      <w:bookmarkStart w:id="189" w:name="_Toc518485365"/>
      <w:r w:rsidRPr="00212703">
        <w:t>Ausgangssituation</w:t>
      </w:r>
      <w:bookmarkEnd w:id="187"/>
      <w:bookmarkEnd w:id="188"/>
      <w:bookmarkEnd w:id="189"/>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190" w:name="_Toc518485366"/>
      <w:bookmarkStart w:id="191" w:name="_Toc517096367"/>
      <w:r w:rsidRPr="00212703">
        <w:t>FDT</w:t>
      </w:r>
      <w:bookmarkEnd w:id="190"/>
    </w:p>
    <w:p w14:paraId="2A831960" w14:textId="0D757354"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3F3F58">
            <w:rPr>
              <w:rStyle w:val="TextkrperZchn1"/>
              <w:noProof/>
              <w:lang w:val="de-DE"/>
            </w:rPr>
            <w:t xml:space="preserve"> </w:t>
          </w:r>
          <w:r w:rsidR="003F3F58" w:rsidRPr="003F3F58">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192" w:name="_Toc518485367"/>
      <w:r w:rsidRPr="00212703">
        <w:t xml:space="preserve">Was ist </w:t>
      </w:r>
      <w:r w:rsidR="00B43071" w:rsidRPr="00212703">
        <w:t>Communication Studio?</w:t>
      </w:r>
      <w:bookmarkEnd w:id="191"/>
      <w:bookmarkEnd w:id="192"/>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3C9D1381"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ins w:id="193" w:author="Ghislain Zeleu" w:date="2018-07-06T15:37:00Z">
        <w:r w:rsidR="000211DB" w:rsidRPr="00212703">
          <w:t xml:space="preserve">Abbildung </w:t>
        </w:r>
        <w:r w:rsidR="000211DB">
          <w:rPr>
            <w:noProof/>
          </w:rPr>
          <w:t>10</w:t>
        </w:r>
      </w:ins>
      <w:del w:id="194" w:author="Ghislain Zeleu" w:date="2018-07-06T15:37:00Z">
        <w:r w:rsidR="003F3F58" w:rsidRPr="00212703" w:rsidDel="000211DB">
          <w:delText xml:space="preserve">Abbildung </w:delText>
        </w:r>
        <w:r w:rsidR="003F3F58" w:rsidDel="000211DB">
          <w:rPr>
            <w:noProof/>
          </w:rPr>
          <w:delText>10</w:delText>
        </w:r>
      </w:del>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4426E2C5" w:rsidR="00AC00ED" w:rsidRPr="00212703" w:rsidRDefault="00AC00ED" w:rsidP="00AC00ED">
      <w:pPr>
        <w:pStyle w:val="Beschriftung"/>
        <w:jc w:val="both"/>
      </w:pPr>
      <w:bookmarkStart w:id="195" w:name="_Ref516495409"/>
      <w:bookmarkStart w:id="196" w:name="_Toc518485426"/>
      <w:r w:rsidRPr="00212703">
        <w:t xml:space="preserve">Abbildung </w:t>
      </w:r>
      <w:r w:rsidR="001E65A1">
        <w:fldChar w:fldCharType="begin"/>
      </w:r>
      <w:r w:rsidR="001E65A1">
        <w:instrText xml:space="preserve"> SEQ Abbildung \* ARABIC </w:instrText>
      </w:r>
      <w:r w:rsidR="001E65A1">
        <w:fldChar w:fldCharType="separate"/>
      </w:r>
      <w:r w:rsidR="000211DB">
        <w:rPr>
          <w:noProof/>
        </w:rPr>
        <w:t>10</w:t>
      </w:r>
      <w:r w:rsidR="001E65A1">
        <w:rPr>
          <w:noProof/>
        </w:rPr>
        <w:fldChar w:fldCharType="end"/>
      </w:r>
      <w:bookmarkEnd w:id="195"/>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96"/>
    </w:p>
    <w:p w14:paraId="6138736C" w14:textId="5EAFB39A" w:rsidR="00C50304" w:rsidRPr="00212703" w:rsidRDefault="00D33CE3" w:rsidP="00C50304">
      <w:pPr>
        <w:pStyle w:val="berschrift2"/>
      </w:pPr>
      <w:bookmarkStart w:id="197" w:name="_Toc517096368"/>
      <w:bookmarkStart w:id="198" w:name="_Toc518485368"/>
      <w:r w:rsidRPr="00212703">
        <w:lastRenderedPageBreak/>
        <w:t>Befragungsmethoden</w:t>
      </w:r>
      <w:bookmarkEnd w:id="197"/>
      <w:bookmarkEnd w:id="198"/>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99" w:name="_Toc517096369"/>
      <w:bookmarkStart w:id="200" w:name="_Toc518485369"/>
      <w:r w:rsidRPr="00212703">
        <w:t>Auswertung</w:t>
      </w:r>
      <w:bookmarkEnd w:id="199"/>
      <w:bookmarkEnd w:id="200"/>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2968A8D1" w:rsidR="00A92768" w:rsidRDefault="00D635AB" w:rsidP="00B17BA0">
      <w:pPr>
        <w:pStyle w:val="Beschriftung"/>
        <w:jc w:val="both"/>
      </w:pPr>
      <w:bookmarkStart w:id="201" w:name="_Ref515345421"/>
      <w:bookmarkStart w:id="202" w:name="_Toc518485427"/>
      <w:r w:rsidRPr="00212703">
        <w:t xml:space="preserve">Abbildung </w:t>
      </w:r>
      <w:r w:rsidR="001E65A1">
        <w:fldChar w:fldCharType="begin"/>
      </w:r>
      <w:r w:rsidR="001E65A1">
        <w:instrText xml:space="preserve"> SEQ Abbildung \* ARABIC </w:instrText>
      </w:r>
      <w:r w:rsidR="001E65A1">
        <w:fldChar w:fldCharType="separate"/>
      </w:r>
      <w:r w:rsidR="000211DB">
        <w:rPr>
          <w:noProof/>
        </w:rPr>
        <w:t>11</w:t>
      </w:r>
      <w:r w:rsidR="001E65A1">
        <w:rPr>
          <w:noProof/>
        </w:rPr>
        <w:fldChar w:fldCharType="end"/>
      </w:r>
      <w:bookmarkEnd w:id="201"/>
      <w:r w:rsidR="00B17BA0">
        <w:t xml:space="preserve">: </w:t>
      </w:r>
      <w:r w:rsidRPr="00212703">
        <w:t>Benutzeroberfläche von ComStudio mit spezifische</w:t>
      </w:r>
      <w:r w:rsidR="00FE632E">
        <w:t>n</w:t>
      </w:r>
      <w:r w:rsidRPr="00212703">
        <w:t xml:space="preserve"> Ansichten</w:t>
      </w:r>
      <w:bookmarkEnd w:id="202"/>
    </w:p>
    <w:p w14:paraId="3E939ADB" w14:textId="40B7FB03"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ins w:id="203" w:author="Ghislain Zeleu" w:date="2018-07-06T15:37:00Z">
        <w:r w:rsidR="000211DB" w:rsidRPr="00212703">
          <w:t xml:space="preserve">Abbildung </w:t>
        </w:r>
        <w:r w:rsidR="000211DB">
          <w:rPr>
            <w:noProof/>
          </w:rPr>
          <w:t>11</w:t>
        </w:r>
      </w:ins>
      <w:del w:id="204" w:author="Ghislain Zeleu" w:date="2018-07-06T15:37:00Z">
        <w:r w:rsidR="003F3F58" w:rsidRPr="00212703" w:rsidDel="000211DB">
          <w:delText xml:space="preserve">Abbildung </w:delText>
        </w:r>
        <w:r w:rsidR="003F3F58" w:rsidDel="000211DB">
          <w:rPr>
            <w:noProof/>
          </w:rPr>
          <w:delText>11</w:delText>
        </w:r>
      </w:del>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AE34AAB"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ins w:id="205" w:author="Ghislain Zeleu" w:date="2018-07-06T15:37:00Z">
        <w:r w:rsidR="000211DB" w:rsidRPr="00212703">
          <w:t xml:space="preserve">Abbildung </w:t>
        </w:r>
        <w:r w:rsidR="000211DB">
          <w:rPr>
            <w:noProof/>
          </w:rPr>
          <w:t>11</w:t>
        </w:r>
      </w:ins>
      <w:del w:id="206" w:author="Ghislain Zeleu" w:date="2018-07-06T15:37:00Z">
        <w:r w:rsidR="003F3F58" w:rsidRPr="00212703" w:rsidDel="000211DB">
          <w:delText xml:space="preserve">Abbildung </w:delText>
        </w:r>
        <w:r w:rsidR="003F3F58" w:rsidDel="000211DB">
          <w:rPr>
            <w:noProof/>
          </w:rPr>
          <w:delText>11</w:delText>
        </w:r>
      </w:del>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0D72F4DD"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ins w:id="207" w:author="Ghislain Zeleu" w:date="2018-07-06T15:37:00Z">
        <w:r w:rsidR="000211DB" w:rsidRPr="00212703">
          <w:t xml:space="preserve">Abbildung </w:t>
        </w:r>
        <w:r w:rsidR="000211DB">
          <w:rPr>
            <w:noProof/>
          </w:rPr>
          <w:t>11</w:t>
        </w:r>
      </w:ins>
      <w:del w:id="208" w:author="Ghislain Zeleu" w:date="2018-07-06T15:37:00Z">
        <w:r w:rsidR="003F3F58" w:rsidRPr="00212703" w:rsidDel="000211DB">
          <w:delText xml:space="preserve">Abbildung </w:delText>
        </w:r>
        <w:r w:rsidR="003F3F58" w:rsidDel="000211DB">
          <w:rPr>
            <w:noProof/>
          </w:rPr>
          <w:delText>11</w:delText>
        </w:r>
      </w:del>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209" w:name="_Ref516556248"/>
      <w:bookmarkStart w:id="210" w:name="_Toc517096370"/>
      <w:bookmarkStart w:id="211" w:name="_Toc518485370"/>
      <w:r w:rsidRPr="00212703">
        <w:lastRenderedPageBreak/>
        <w:t>Anforderungsanalyse</w:t>
      </w:r>
      <w:bookmarkEnd w:id="209"/>
      <w:bookmarkEnd w:id="210"/>
      <w:bookmarkEnd w:id="211"/>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1552BF09"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3F3F58">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212" w:name="_Ref515868216"/>
      <w:bookmarkStart w:id="213" w:name="_Toc517096371"/>
      <w:bookmarkStart w:id="214" w:name="_Toc518485371"/>
      <w:r w:rsidRPr="00212703">
        <w:t>Funktionale Anforderungen</w:t>
      </w:r>
      <w:bookmarkEnd w:id="212"/>
      <w:bookmarkEnd w:id="213"/>
      <w:bookmarkEnd w:id="214"/>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215" w:name="_Toc517096372"/>
      <w:bookmarkStart w:id="216" w:name="_Toc518485372"/>
      <w:r w:rsidRPr="00212703">
        <w:t>Muss</w:t>
      </w:r>
      <w:r w:rsidRPr="00212703">
        <w:rPr>
          <w:i/>
        </w:rPr>
        <w:t>-</w:t>
      </w:r>
      <w:r w:rsidRPr="00212703">
        <w:t>Kriterien</w:t>
      </w:r>
      <w:bookmarkEnd w:id="215"/>
      <w:bookmarkEnd w:id="216"/>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217" w:name="_Toc517096373"/>
      <w:bookmarkStart w:id="218" w:name="_Toc518485373"/>
      <w:r w:rsidRPr="00212703">
        <w:t>Kann-Kriterien</w:t>
      </w:r>
      <w:bookmarkEnd w:id="217"/>
      <w:bookmarkEnd w:id="218"/>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40C1D0F2"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0211DB">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219" w:name="_Ref515868243"/>
      <w:bookmarkStart w:id="220" w:name="_Toc517096374"/>
      <w:bookmarkStart w:id="221" w:name="_Toc518485374"/>
      <w:r w:rsidRPr="00212703">
        <w:lastRenderedPageBreak/>
        <w:t>Nichtfunktionale Anforderungen</w:t>
      </w:r>
      <w:bookmarkEnd w:id="219"/>
      <w:bookmarkEnd w:id="220"/>
      <w:bookmarkEnd w:id="221"/>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222" w:name="_Toc517096375"/>
      <w:bookmarkStart w:id="223" w:name="_Toc518485375"/>
      <w:r w:rsidRPr="00212703">
        <w:t>Muss-Kriterien</w:t>
      </w:r>
      <w:bookmarkEnd w:id="222"/>
      <w:bookmarkEnd w:id="223"/>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224" w:name="_Toc517096376"/>
      <w:bookmarkStart w:id="225" w:name="_Toc518485376"/>
      <w:r w:rsidRPr="00212703">
        <w:t>Kann-Kriterien</w:t>
      </w:r>
      <w:bookmarkEnd w:id="224"/>
      <w:bookmarkEnd w:id="225"/>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226" w:name="_Toc517096377"/>
      <w:bookmarkStart w:id="227" w:name="_Toc518485377"/>
      <w:r w:rsidRPr="00212703">
        <w:t>Anwendungsfälle</w:t>
      </w:r>
      <w:bookmarkEnd w:id="226"/>
      <w:bookmarkEnd w:id="227"/>
    </w:p>
    <w:p w14:paraId="2FA59392" w14:textId="755F168E"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ins w:id="228" w:author="Ghislain Zeleu" w:date="2018-07-06T15:37:00Z">
        <w:r w:rsidR="000211DB" w:rsidRPr="00212703">
          <w:t xml:space="preserve">Abbildung </w:t>
        </w:r>
        <w:r w:rsidR="000211DB">
          <w:rPr>
            <w:noProof/>
          </w:rPr>
          <w:t>12</w:t>
        </w:r>
      </w:ins>
      <w:del w:id="229" w:author="Ghislain Zeleu" w:date="2018-07-06T15:37:00Z">
        <w:r w:rsidR="003F3F58" w:rsidRPr="00212703" w:rsidDel="000211DB">
          <w:delText xml:space="preserve">Abbildung </w:delText>
        </w:r>
        <w:r w:rsidR="003F3F58" w:rsidDel="000211DB">
          <w:rPr>
            <w:noProof/>
          </w:rPr>
          <w:delText>12</w:delText>
        </w:r>
      </w:del>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6B348AF2" w:rsidR="00D572DE"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212703" w:rsidRDefault="001B3C01" w:rsidP="001B3C01">
      <w:pPr>
        <w:pStyle w:val="TextkrperEinzug"/>
        <w:ind w:firstLine="0"/>
      </w:pPr>
      <w:r>
        <w:rPr>
          <w:noProof/>
          <w:lang w:val="de-DE"/>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212703">
        <w:rPr>
          <w:noProof/>
        </w:rPr>
        <w:t xml:space="preserve"> </w:t>
      </w:r>
    </w:p>
    <w:p w14:paraId="01B6FB44" w14:textId="5C0F3476" w:rsidR="00FA7785" w:rsidRPr="00212703" w:rsidRDefault="00FA7785" w:rsidP="00FA7785">
      <w:pPr>
        <w:pStyle w:val="Beschriftung"/>
        <w:jc w:val="both"/>
      </w:pPr>
      <w:bookmarkStart w:id="230" w:name="_Ref515884689"/>
      <w:bookmarkStart w:id="231" w:name="_Ref515884660"/>
      <w:bookmarkStart w:id="232" w:name="_Toc518485428"/>
      <w:r w:rsidRPr="00212703">
        <w:t xml:space="preserve">Abbildung </w:t>
      </w:r>
      <w:r w:rsidR="001E65A1">
        <w:fldChar w:fldCharType="begin"/>
      </w:r>
      <w:r w:rsidR="001E65A1">
        <w:instrText xml:space="preserve"> SEQ Abbildung \* ARABIC </w:instrText>
      </w:r>
      <w:r w:rsidR="001E65A1">
        <w:fldChar w:fldCharType="separate"/>
      </w:r>
      <w:r w:rsidR="000211DB">
        <w:rPr>
          <w:noProof/>
        </w:rPr>
        <w:t>12</w:t>
      </w:r>
      <w:r w:rsidR="001E65A1">
        <w:rPr>
          <w:noProof/>
        </w:rPr>
        <w:fldChar w:fldCharType="end"/>
      </w:r>
      <w:bookmarkEnd w:id="230"/>
      <w:r w:rsidRPr="00212703">
        <w:t>: Anwendungsfall-Diagramm: Ausgewählte Funktionen des Systems</w:t>
      </w:r>
      <w:bookmarkEnd w:id="231"/>
      <w:bookmarkEnd w:id="232"/>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233" w:name="_Konzept"/>
      <w:bookmarkEnd w:id="233"/>
    </w:p>
    <w:p w14:paraId="3FB15C5F" w14:textId="77777777" w:rsidR="00127189" w:rsidRPr="00212703" w:rsidRDefault="00127189" w:rsidP="00127189"/>
    <w:p w14:paraId="6A9AA436" w14:textId="6D0A0BF1" w:rsidR="00CC63CC" w:rsidRPr="00212703" w:rsidRDefault="00C938CA" w:rsidP="00A15649">
      <w:pPr>
        <w:pStyle w:val="berschrift1"/>
      </w:pPr>
      <w:bookmarkStart w:id="234" w:name="_Toc517096378"/>
      <w:bookmarkStart w:id="235" w:name="_Toc518485378"/>
      <w:r w:rsidRPr="00212703">
        <w:t xml:space="preserve">Evaluation </w:t>
      </w:r>
      <w:r w:rsidR="00536493" w:rsidRPr="00212703">
        <w:t xml:space="preserve">der </w:t>
      </w:r>
      <w:r w:rsidR="00CC63CC" w:rsidRPr="00212703">
        <w:t>Technologie</w:t>
      </w:r>
      <w:r w:rsidR="00536493" w:rsidRPr="00212703">
        <w:t>n</w:t>
      </w:r>
      <w:bookmarkEnd w:id="234"/>
      <w:bookmarkEnd w:id="235"/>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0007D729"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0211DB">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158E2F74"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Für die serverseitige</w:t>
      </w:r>
      <w:r w:rsidR="00B11BB0">
        <w:rPr>
          <w:rStyle w:val="Funotenzeichen"/>
          <w:lang w:val="de-DE"/>
        </w:rPr>
        <w:footnoteReference w:id="23"/>
      </w:r>
      <w:r w:rsidR="00B66996" w:rsidRPr="00212703">
        <w:rPr>
          <w:lang w:val="de-DE"/>
        </w:rPr>
        <w:t xml:space="preserve"> Umsetzung wird die ASP.NET.Core 2.0 eingesetzt. </w:t>
      </w:r>
    </w:p>
    <w:p w14:paraId="6AEE07D0" w14:textId="28A41FCB"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3F3F58">
            <w:rPr>
              <w:noProof/>
              <w:lang w:val="de-DE"/>
            </w:rPr>
            <w:t xml:space="preserve"> </w:t>
          </w:r>
          <w:r w:rsidR="003F3F58" w:rsidRPr="003F3F58">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3F3F58">
            <w:rPr>
              <w:noProof/>
              <w:lang w:val="de-DE"/>
            </w:rPr>
            <w:t xml:space="preserve"> </w:t>
          </w:r>
          <w:r w:rsidR="003F3F58" w:rsidRPr="003F3F58">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3F3F58">
            <w:rPr>
              <w:noProof/>
              <w:lang w:val="de-DE"/>
            </w:rPr>
            <w:t xml:space="preserve"> </w:t>
          </w:r>
          <w:r w:rsidR="003F3F58" w:rsidRPr="003F3F58">
            <w:rPr>
              <w:noProof/>
              <w:lang w:val="de-DE"/>
            </w:rPr>
            <w:t>(SAP, 2018)</w:t>
          </w:r>
          <w:r>
            <w:rPr>
              <w:lang w:val="de-DE"/>
            </w:rPr>
            <w:fldChar w:fldCharType="end"/>
          </w:r>
        </w:sdtContent>
      </w:sdt>
      <w:r>
        <w:rPr>
          <w:lang w:val="de-DE"/>
        </w:rPr>
        <w:t xml:space="preserve"> evaluiert.</w:t>
      </w:r>
    </w:p>
    <w:p w14:paraId="081AA7E9" w14:textId="1C2AD032" w:rsidR="00E8299B" w:rsidRPr="00E8299B" w:rsidRDefault="00F31F85" w:rsidP="002D3BB6">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Styling und die Strukturierung von Benutzeroberfläche wird das Bootstrap</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3F3F58">
            <w:rPr>
              <w:noProof/>
              <w:lang w:val="de-DE"/>
            </w:rPr>
            <w:t xml:space="preserve"> </w:t>
          </w:r>
          <w:r w:rsidR="003F3F58" w:rsidRPr="003F3F58">
            <w:rPr>
              <w:noProof/>
              <w:lang w:val="de-DE"/>
            </w:rPr>
            <w:t>(Twitter, 2010)</w:t>
          </w:r>
          <w:r w:rsidR="00E8299B">
            <w:rPr>
              <w:lang w:val="de-DE"/>
            </w:rPr>
            <w:fldChar w:fldCharType="end"/>
          </w:r>
        </w:sdtContent>
      </w:sdt>
      <w:r w:rsidR="00E8299B" w:rsidRPr="00E8299B">
        <w:rPr>
          <w:lang w:val="de-DE"/>
        </w:rPr>
        <w:t xml:space="preserve"> verwendet</w:t>
      </w:r>
      <w:r w:rsidR="00E8299B">
        <w:rPr>
          <w:lang w:val="de-DE"/>
        </w:rPr>
        <w:t>.</w:t>
      </w:r>
    </w:p>
    <w:p w14:paraId="3B8FD4A3" w14:textId="5595C6C3" w:rsidR="0097509B" w:rsidRPr="00212703" w:rsidRDefault="0097509B" w:rsidP="0097509B">
      <w:pPr>
        <w:pStyle w:val="berschrift2"/>
      </w:pPr>
      <w:bookmarkStart w:id="236" w:name="_Toc517096379"/>
      <w:bookmarkStart w:id="237" w:name="_Toc518485379"/>
      <w:r w:rsidRPr="00212703">
        <w:t>Clientseitige relevante Frameworks</w:t>
      </w:r>
      <w:bookmarkEnd w:id="236"/>
      <w:bookmarkEnd w:id="237"/>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lastRenderedPageBreak/>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491661E6"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0211DB">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0211DB">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238" w:name="_Toc517096380"/>
      <w:bookmarkStart w:id="239" w:name="_Toc518485380"/>
      <w:r>
        <w:t>JavaScript</w:t>
      </w:r>
      <w:r w:rsidR="008C21F6">
        <w:t xml:space="preserve"> Frameworks</w:t>
      </w:r>
      <w:bookmarkEnd w:id="238"/>
      <w:bookmarkEnd w:id="239"/>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56BCDE3C"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3F3F58">
            <w:rPr>
              <w:noProof/>
              <w:lang w:val="de-DE"/>
            </w:rPr>
            <w:t xml:space="preserve"> </w:t>
          </w:r>
          <w:r w:rsidR="003F3F58" w:rsidRPr="003F3F58">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3F3F58">
            <w:rPr>
              <w:noProof/>
              <w:lang w:val="de-DE"/>
            </w:rPr>
            <w:t xml:space="preserve"> </w:t>
          </w:r>
          <w:r w:rsidR="003F3F58" w:rsidRPr="003F3F58">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w:t>
      </w:r>
      <w:r w:rsidRPr="00212703">
        <w:rPr>
          <w:lang w:val="de-DE"/>
        </w:rPr>
        <w:lastRenderedPageBreak/>
        <w:t xml:space="preserve">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0636B9D4"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3F3F58">
            <w:rPr>
              <w:rFonts w:cs="Times New Roman"/>
              <w:noProof/>
              <w:lang w:val="de-DE"/>
            </w:rPr>
            <w:t xml:space="preserve"> </w:t>
          </w:r>
          <w:r w:rsidR="003F3F58" w:rsidRPr="003F3F58">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3F3F58">
            <w:rPr>
              <w:rFonts w:cs="Times New Roman"/>
              <w:noProof/>
              <w:lang w:val="de-DE"/>
            </w:rPr>
            <w:t xml:space="preserve"> </w:t>
          </w:r>
          <w:r w:rsidR="003F3F58" w:rsidRPr="003F3F58">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3F6D6760" w:rsidR="00AE116F" w:rsidRPr="00212703" w:rsidRDefault="00AE116F" w:rsidP="009674C5">
      <w:pPr>
        <w:pStyle w:val="Textkrper"/>
      </w:pPr>
      <w:r w:rsidRPr="00212703">
        <w:rPr>
          <w:i/>
        </w:rPr>
        <w:t>React</w:t>
      </w:r>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3F3F58">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39A77BAD"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3F3F58">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3F3F58">
            <w:rPr>
              <w:i/>
              <w:noProof/>
            </w:rPr>
            <w:t xml:space="preserve"> </w:t>
          </w:r>
          <w:r w:rsidR="003F3F58">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240" w:name="_Toc517096381"/>
      <w:bookmarkStart w:id="241" w:name="_Toc518485381"/>
      <w:r w:rsidRPr="00C7037C">
        <w:t>UI</w:t>
      </w:r>
      <w:r w:rsidR="005902E1">
        <w:t>-JavaScript</w:t>
      </w:r>
      <w:r w:rsidRPr="00C7037C">
        <w:t>-Bibliotheken</w:t>
      </w:r>
      <w:bookmarkEnd w:id="240"/>
      <w:bookmarkEnd w:id="241"/>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3AE28428"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3F3F58">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D220EC2"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3F3F58">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29D741E0"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996336">
        <w:rPr>
          <w:lang w:val="de-DE"/>
        </w:rPr>
        <w:t>b</w:t>
      </w:r>
      <w:r w:rsidRPr="00120B66">
        <w:rPr>
          <w:lang w:val="de-DE"/>
        </w:rPr>
        <w:t>rowserkompabilität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lastRenderedPageBreak/>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06E2D677"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3F3F58">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6CF002F1" w:rsidR="00BF0976" w:rsidRDefault="00BF0976" w:rsidP="0041111C">
      <w:pPr>
        <w:pStyle w:val="Textkrper"/>
        <w:rPr>
          <w:b/>
        </w:rPr>
      </w:pPr>
      <w:bookmarkStart w:id="242" w:name="_Toc514837021"/>
      <w:r w:rsidRPr="0041111C">
        <w:rPr>
          <w:b/>
        </w:rPr>
        <w:t>Vorteile und Nachteile von GoJS</w:t>
      </w:r>
      <w:bookmarkEnd w:id="242"/>
      <w:r w:rsidR="0041111C">
        <w:rPr>
          <w:b/>
        </w:rPr>
        <w:t>:</w:t>
      </w:r>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29607C3F"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07DC2822" w14:textId="532AC388" w:rsidR="00BF0976" w:rsidRPr="00212703" w:rsidRDefault="00BF0976" w:rsidP="00737272">
      <w:pPr>
        <w:pStyle w:val="TextkrperEinzug"/>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3F3F58">
            <w:rPr>
              <w:noProof/>
              <w:lang w:val="de-DE"/>
            </w:rPr>
            <w:t xml:space="preserve"> </w:t>
          </w:r>
          <w:r w:rsidR="003F3F58" w:rsidRPr="003F3F58">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243" w:name="_Toc514837014"/>
      <w:bookmarkStart w:id="244" w:name="_Toc517096382"/>
      <w:bookmarkStart w:id="245" w:name="_Toc518485382"/>
      <w:r w:rsidRPr="00212703">
        <w:t>Vergleichskriterien</w:t>
      </w:r>
      <w:bookmarkEnd w:id="243"/>
      <w:bookmarkEnd w:id="244"/>
      <w:bookmarkEnd w:id="245"/>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246" w:name="_Toc514837015"/>
      <w:bookmarkStart w:id="247" w:name="_Toc517096383"/>
      <w:bookmarkStart w:id="248" w:name="_Toc518485383"/>
      <w:r w:rsidRPr="00212703">
        <w:lastRenderedPageBreak/>
        <w:t>Lernkurve und Kosten</w:t>
      </w:r>
      <w:bookmarkEnd w:id="246"/>
      <w:bookmarkEnd w:id="247"/>
      <w:bookmarkEnd w:id="248"/>
    </w:p>
    <w:p w14:paraId="18CCEA74" w14:textId="30667F30"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 xml:space="preserve">den Erfolgsgrab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2112B2C0"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249" w:name="_Toc514837016"/>
      <w:bookmarkStart w:id="250" w:name="_Toc517096384"/>
      <w:bookmarkStart w:id="251" w:name="_Toc518485384"/>
      <w:r w:rsidRPr="00212703">
        <w:t>Kommunikationsmechanismen</w:t>
      </w:r>
      <w:bookmarkEnd w:id="249"/>
      <w:bookmarkEnd w:id="250"/>
      <w:bookmarkEnd w:id="251"/>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252" w:name="_Toc514837017"/>
      <w:bookmarkStart w:id="253" w:name="_Toc517096385"/>
      <w:bookmarkStart w:id="254" w:name="_Toc518485385"/>
      <w:r w:rsidRPr="00212703">
        <w:t>Programmierkonzept</w:t>
      </w:r>
      <w:bookmarkEnd w:id="252"/>
      <w:bookmarkEnd w:id="253"/>
      <w:bookmarkEnd w:id="254"/>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255" w:name="_Toc517096386"/>
      <w:bookmarkStart w:id="256" w:name="_Toc518485386"/>
      <w:r w:rsidRPr="00212703">
        <w:lastRenderedPageBreak/>
        <w:t>Ergebnisse der Analyse</w:t>
      </w:r>
      <w:bookmarkEnd w:id="255"/>
      <w:bookmarkEnd w:id="256"/>
    </w:p>
    <w:p w14:paraId="0BC65844" w14:textId="1648E6F2"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0211DB">
        <w:t xml:space="preserve">Tabelle </w:t>
      </w:r>
      <w:r w:rsidR="000211DB">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0211DB">
        <w:t xml:space="preserve">Tabelle </w:t>
      </w:r>
      <w:r w:rsidR="000211DB">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0793AD6B" w:rsidR="00AF4BED" w:rsidRPr="0041111C" w:rsidRDefault="009B5F9D" w:rsidP="009B5F9D">
      <w:pPr>
        <w:pStyle w:val="Beschriftung"/>
        <w:jc w:val="left"/>
      </w:pPr>
      <w:bookmarkStart w:id="257" w:name="_Ref516570933"/>
      <w:bookmarkStart w:id="258" w:name="_Toc518485444"/>
      <w:r>
        <w:t xml:space="preserve">Tabelle </w:t>
      </w:r>
      <w:r w:rsidR="001E65A1">
        <w:fldChar w:fldCharType="begin"/>
      </w:r>
      <w:r w:rsidR="001E65A1">
        <w:instrText xml:space="preserve"> SEQ Tabelle \* ARABIC </w:instrText>
      </w:r>
      <w:r w:rsidR="001E65A1">
        <w:fldChar w:fldCharType="separate"/>
      </w:r>
      <w:r w:rsidR="000211DB">
        <w:rPr>
          <w:noProof/>
        </w:rPr>
        <w:t>2</w:t>
      </w:r>
      <w:r w:rsidR="001E65A1">
        <w:rPr>
          <w:noProof/>
        </w:rPr>
        <w:fldChar w:fldCharType="end"/>
      </w:r>
      <w:bookmarkEnd w:id="257"/>
      <w:r>
        <w:t>: Vergleichstabelle für JavaS</w:t>
      </w:r>
      <w:r w:rsidRPr="008C2C65">
        <w:t>cript-Framework</w:t>
      </w:r>
      <w:bookmarkEnd w:id="258"/>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48213166" w:rsidR="009B5F9D" w:rsidRDefault="009B5F9D" w:rsidP="009B5F9D">
      <w:pPr>
        <w:pStyle w:val="Beschriftung"/>
        <w:jc w:val="left"/>
      </w:pPr>
      <w:bookmarkStart w:id="259" w:name="_Ref516570945"/>
      <w:bookmarkStart w:id="260" w:name="_Toc518485445"/>
      <w:r>
        <w:t xml:space="preserve">Tabelle </w:t>
      </w:r>
      <w:r w:rsidR="001E65A1">
        <w:fldChar w:fldCharType="begin"/>
      </w:r>
      <w:r w:rsidR="001E65A1">
        <w:instrText xml:space="preserve"> SEQ Tabelle \* ARABIC </w:instrText>
      </w:r>
      <w:r w:rsidR="001E65A1">
        <w:fldChar w:fldCharType="separate"/>
      </w:r>
      <w:r w:rsidR="000211DB">
        <w:rPr>
          <w:noProof/>
        </w:rPr>
        <w:t>3</w:t>
      </w:r>
      <w:r w:rsidR="001E65A1">
        <w:rPr>
          <w:noProof/>
        </w:rPr>
        <w:fldChar w:fldCharType="end"/>
      </w:r>
      <w:bookmarkEnd w:id="259"/>
      <w:r>
        <w:t xml:space="preserve">: </w:t>
      </w:r>
      <w:r w:rsidRPr="000C23FF">
        <w:t xml:space="preserve">Vergleichstabelle für UI-Bibliotheken </w:t>
      </w:r>
      <w:bookmarkEnd w:id="260"/>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261" w:name="_Ref516733866"/>
      <w:bookmarkStart w:id="262" w:name="_Toc517096387"/>
      <w:bookmarkStart w:id="263" w:name="_Toc518485387"/>
      <w:r w:rsidRPr="00C7037C">
        <w:t>Einführung</w:t>
      </w:r>
      <w:r>
        <w:t xml:space="preserve"> in Bootstrap und ASP.Net Core</w:t>
      </w:r>
      <w:bookmarkEnd w:id="261"/>
      <w:bookmarkEnd w:id="262"/>
      <w:bookmarkEnd w:id="263"/>
    </w:p>
    <w:p w14:paraId="0E1614EB" w14:textId="4930B1E5" w:rsidR="00CC63CC" w:rsidRPr="00212703" w:rsidRDefault="00D41B57" w:rsidP="00C7037C">
      <w:pPr>
        <w:pStyle w:val="berschrift3"/>
        <w:rPr>
          <w:lang w:val="en-US"/>
        </w:rPr>
      </w:pPr>
      <w:bookmarkStart w:id="264" w:name="_Toc517096388"/>
      <w:bookmarkStart w:id="265" w:name="_Toc518485388"/>
      <w:r w:rsidRPr="00212703">
        <w:rPr>
          <w:lang w:val="en-US"/>
        </w:rPr>
        <w:t>Bootstrap</w:t>
      </w:r>
      <w:bookmarkEnd w:id="264"/>
      <w:bookmarkEnd w:id="265"/>
      <w:r w:rsidR="003A519E" w:rsidRPr="00212703">
        <w:rPr>
          <w:lang w:val="en-US"/>
        </w:rPr>
        <w:t xml:space="preserve"> </w:t>
      </w:r>
    </w:p>
    <w:p w14:paraId="203DB6C4" w14:textId="5C7FE21D"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3F3F58">
            <w:rPr>
              <w:noProof/>
              <w:lang w:val="de-DE"/>
            </w:rPr>
            <w:t xml:space="preserve"> </w:t>
          </w:r>
          <w:r w:rsidR="003F3F58" w:rsidRPr="003F3F58">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266" w:name="_Toc517096389"/>
      <w:bookmarkStart w:id="267" w:name="_Ref518032059"/>
      <w:bookmarkStart w:id="268" w:name="_Toc518485389"/>
      <w:r w:rsidRPr="00212703">
        <w:rPr>
          <w:lang w:val="en-US"/>
        </w:rPr>
        <w:t>ASP.NET C</w:t>
      </w:r>
      <w:r w:rsidR="007D48F8" w:rsidRPr="00212703">
        <w:rPr>
          <w:lang w:val="en-US"/>
        </w:rPr>
        <w:t>ore</w:t>
      </w:r>
      <w:bookmarkEnd w:id="266"/>
      <w:bookmarkEnd w:id="267"/>
      <w:bookmarkEnd w:id="268"/>
    </w:p>
    <w:p w14:paraId="31C40C73" w14:textId="045A0504"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3F3F58">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AA66B9" w:rsidRDefault="00576F90" w:rsidP="00AA66B9">
      <w:pPr>
        <w:pStyle w:val="TextkrperEinzug"/>
        <w:ind w:firstLine="0"/>
        <w:rPr>
          <w:b/>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4B530E63" w:rsidR="00BF0976" w:rsidRPr="00212703" w:rsidRDefault="0082580C" w:rsidP="008C7A6B">
      <w:pPr>
        <w:pStyle w:val="Textkrper"/>
        <w:numPr>
          <w:ilvl w:val="0"/>
          <w:numId w:val="21"/>
        </w:numPr>
      </w:pPr>
      <w:r>
        <w:lastRenderedPageBreak/>
        <w:t xml:space="preserve">Ist </w:t>
      </w:r>
      <w:r w:rsidR="00BF0976" w:rsidRPr="00212703">
        <w:t>Open Source und mit Fokus auf der Community</w:t>
      </w:r>
    </w:p>
    <w:p w14:paraId="0E9CCA72" w14:textId="77777777" w:rsidR="00BF0976" w:rsidRPr="00212703" w:rsidRDefault="00BF0976" w:rsidP="008C7A6B">
      <w:pPr>
        <w:pStyle w:val="Textkrper"/>
        <w:numPr>
          <w:ilvl w:val="0"/>
          <w:numId w:val="21"/>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269" w:name="_Toc518485390"/>
      <w:r>
        <w:t>Spezifikation und Konzept</w:t>
      </w:r>
      <w:bookmarkEnd w:id="269"/>
    </w:p>
    <w:p w14:paraId="7E924457" w14:textId="33C84CAA"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0211DB">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0211DB">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270" w:name="_Toc517096392"/>
      <w:bookmarkStart w:id="271" w:name="_Toc518485391"/>
      <w:r>
        <w:t>Topology-Editor</w:t>
      </w:r>
      <w:r w:rsidR="00171C80">
        <w:t>,</w:t>
      </w:r>
      <w:r w:rsidRPr="00212703">
        <w:t xml:space="preserve"> grundlegende Konzepte</w:t>
      </w:r>
      <w:bookmarkEnd w:id="270"/>
      <w:bookmarkEnd w:id="271"/>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0965"/>
                    </a:xfrm>
                    <a:prstGeom prst="rect">
                      <a:avLst/>
                    </a:prstGeom>
                  </pic:spPr>
                </pic:pic>
              </a:graphicData>
            </a:graphic>
          </wp:inline>
        </w:drawing>
      </w:r>
    </w:p>
    <w:p w14:paraId="398522DF" w14:textId="57F34B7C" w:rsidR="00AB3C47" w:rsidRPr="00212703" w:rsidRDefault="00AB3C47" w:rsidP="00AB3C47">
      <w:pPr>
        <w:pStyle w:val="Beschriftung"/>
        <w:jc w:val="both"/>
      </w:pPr>
      <w:bookmarkStart w:id="272" w:name="_Ref517771775"/>
      <w:bookmarkStart w:id="273" w:name="_Toc518485429"/>
      <w:r>
        <w:t xml:space="preserve">Abbildung </w:t>
      </w:r>
      <w:r w:rsidR="001E65A1">
        <w:fldChar w:fldCharType="begin"/>
      </w:r>
      <w:r w:rsidR="001E65A1">
        <w:instrText xml:space="preserve"> SEQ Abbildung \* ARABIC </w:instrText>
      </w:r>
      <w:r w:rsidR="001E65A1">
        <w:fldChar w:fldCharType="separate"/>
      </w:r>
      <w:r w:rsidR="000211DB">
        <w:rPr>
          <w:noProof/>
        </w:rPr>
        <w:t>13</w:t>
      </w:r>
      <w:r w:rsidR="001E65A1">
        <w:rPr>
          <w:noProof/>
        </w:rPr>
        <w:fldChar w:fldCharType="end"/>
      </w:r>
      <w:bookmarkEnd w:id="272"/>
      <w:r>
        <w:t xml:space="preserve">: </w:t>
      </w:r>
      <w:r w:rsidRPr="007C066C">
        <w:t>ComStudio mit dem Topology-Editor Komponenten</w:t>
      </w:r>
      <w:bookmarkEnd w:id="273"/>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3E78DD3"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0211DB">
        <w:t xml:space="preserve">Abbildung </w:t>
      </w:r>
      <w:r w:rsidR="000211DB">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274" w:name="_Toc518485392"/>
      <w:r>
        <w:t>ComStudio</w:t>
      </w:r>
      <w:r w:rsidR="00F310A4">
        <w:t>-</w:t>
      </w:r>
      <w:r>
        <w:t>Szenario</w:t>
      </w:r>
      <w:bookmarkEnd w:id="274"/>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371215"/>
                    </a:xfrm>
                    <a:prstGeom prst="rect">
                      <a:avLst/>
                    </a:prstGeom>
                  </pic:spPr>
                </pic:pic>
              </a:graphicData>
            </a:graphic>
          </wp:inline>
        </w:drawing>
      </w:r>
    </w:p>
    <w:p w14:paraId="2D7760B3" w14:textId="42A349D8" w:rsidR="001F6429" w:rsidRDefault="003510F4" w:rsidP="003510F4">
      <w:pPr>
        <w:pStyle w:val="Beschriftung"/>
        <w:jc w:val="both"/>
      </w:pPr>
      <w:bookmarkStart w:id="275" w:name="_Toc518485430"/>
      <w:r>
        <w:t xml:space="preserve">Abbildung </w:t>
      </w:r>
      <w:r w:rsidR="001E65A1">
        <w:fldChar w:fldCharType="begin"/>
      </w:r>
      <w:r w:rsidR="001E65A1">
        <w:instrText xml:space="preserve"> SEQ Abbildung \* ARABIC </w:instrText>
      </w:r>
      <w:r w:rsidR="001E65A1">
        <w:fldChar w:fldCharType="separate"/>
      </w:r>
      <w:r w:rsidR="000211DB">
        <w:rPr>
          <w:noProof/>
        </w:rPr>
        <w:t>14</w:t>
      </w:r>
      <w:r w:rsidR="001E65A1">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275"/>
    </w:p>
    <w:p w14:paraId="4CDEEC41" w14:textId="6EA5E531" w:rsidR="00727E32" w:rsidRDefault="00727E32" w:rsidP="00727E32">
      <w:pPr>
        <w:pStyle w:val="berschrift2"/>
      </w:pPr>
      <w:bookmarkStart w:id="276" w:name="_Toc518485393"/>
      <w:r>
        <w:lastRenderedPageBreak/>
        <w:t>ComStudio</w:t>
      </w:r>
      <w:r w:rsidR="00F310A4">
        <w:t>-</w:t>
      </w:r>
      <w:r>
        <w:t>Szenario</w:t>
      </w:r>
      <w:r w:rsidR="00F310A4">
        <w:t>,</w:t>
      </w:r>
      <w:r>
        <w:t xml:space="preserve"> User Interface</w:t>
      </w:r>
      <w:bookmarkEnd w:id="276"/>
    </w:p>
    <w:p w14:paraId="01711C07" w14:textId="7B1A7CED" w:rsidR="00EB35A1" w:rsidRDefault="00EB35A1" w:rsidP="00EB35A1">
      <w:pPr>
        <w:pStyle w:val="Textkrper"/>
      </w:pPr>
      <w:r>
        <w:fldChar w:fldCharType="begin"/>
      </w:r>
      <w:r>
        <w:instrText xml:space="preserve"> REF _Ref517867293 \h </w:instrText>
      </w:r>
      <w:r>
        <w:fldChar w:fldCharType="separate"/>
      </w:r>
      <w:r w:rsidR="000211DB">
        <w:t xml:space="preserve">Abbildung </w:t>
      </w:r>
      <w:r w:rsidR="000211DB">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0211DB">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72D3699A" w:rsidR="003510F4" w:rsidRDefault="002E6C6C" w:rsidP="002E6C6C">
      <w:pPr>
        <w:pStyle w:val="Beschriftung"/>
        <w:jc w:val="both"/>
      </w:pPr>
      <w:bookmarkStart w:id="277" w:name="_Ref517867293"/>
      <w:bookmarkStart w:id="278" w:name="_Toc518485431"/>
      <w:r>
        <w:t xml:space="preserve">Abbildung </w:t>
      </w:r>
      <w:r w:rsidR="001E65A1">
        <w:fldChar w:fldCharType="begin"/>
      </w:r>
      <w:r w:rsidR="001E65A1">
        <w:instrText xml:space="preserve"> SEQ Abbildung \* ARABIC </w:instrText>
      </w:r>
      <w:r w:rsidR="001E65A1">
        <w:fldChar w:fldCharType="separate"/>
      </w:r>
      <w:r w:rsidR="000211DB">
        <w:rPr>
          <w:noProof/>
        </w:rPr>
        <w:t>15</w:t>
      </w:r>
      <w:r w:rsidR="001E65A1">
        <w:rPr>
          <w:noProof/>
        </w:rPr>
        <w:fldChar w:fldCharType="end"/>
      </w:r>
      <w:bookmarkEnd w:id="277"/>
      <w:r>
        <w:t>: D</w:t>
      </w:r>
      <w:r w:rsidRPr="009C2F42">
        <w:t>as Layout</w:t>
      </w:r>
      <w:r>
        <w:t xml:space="preserve"> für die B</w:t>
      </w:r>
      <w:r w:rsidRPr="009C2F42">
        <w:t>enutzeroberflächenkomponente</w:t>
      </w:r>
      <w:bookmarkEnd w:id="278"/>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279" w:name="_Toc518485394"/>
      <w:r w:rsidRPr="003510F4">
        <w:t>Schnittstellen zwischen Komponenten</w:t>
      </w:r>
      <w:bookmarkEnd w:id="279"/>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584960"/>
                    </a:xfrm>
                    <a:prstGeom prst="rect">
                      <a:avLst/>
                    </a:prstGeom>
                  </pic:spPr>
                </pic:pic>
              </a:graphicData>
            </a:graphic>
          </wp:inline>
        </w:drawing>
      </w:r>
    </w:p>
    <w:p w14:paraId="00956325" w14:textId="3B44C3BD" w:rsidR="00CE5071" w:rsidRDefault="004A30A9" w:rsidP="004A30A9">
      <w:pPr>
        <w:pStyle w:val="Beschriftung"/>
        <w:jc w:val="both"/>
      </w:pPr>
      <w:bookmarkStart w:id="280" w:name="_Toc518485432"/>
      <w:r>
        <w:t xml:space="preserve">Abbildung </w:t>
      </w:r>
      <w:r w:rsidR="001E65A1">
        <w:fldChar w:fldCharType="begin"/>
      </w:r>
      <w:r w:rsidR="001E65A1">
        <w:instrText xml:space="preserve"> SEQ Abbildung \* ARABIC </w:instrText>
      </w:r>
      <w:r w:rsidR="001E65A1">
        <w:fldChar w:fldCharType="separate"/>
      </w:r>
      <w:r w:rsidR="000211DB">
        <w:rPr>
          <w:noProof/>
        </w:rPr>
        <w:t>16</w:t>
      </w:r>
      <w:r w:rsidR="001E65A1">
        <w:rPr>
          <w:noProof/>
        </w:rPr>
        <w:fldChar w:fldCharType="end"/>
      </w:r>
      <w:r>
        <w:t>: Topology-Editor Schnittstellen</w:t>
      </w:r>
      <w:bookmarkEnd w:id="280"/>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52225710"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3F3F58" w:rsidRPr="003F3F58">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31F3F86B"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0211DB">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281" w:name="_Ref506034260"/>
      <w:bookmarkStart w:id="282" w:name="_Toc517096393"/>
      <w:bookmarkStart w:id="283" w:name="_Toc518485395"/>
      <w:r w:rsidRPr="00890787">
        <w:t>Datendarstellung (Prozessdaten, Bedienungsdaten)</w:t>
      </w:r>
      <w:bookmarkEnd w:id="281"/>
      <w:bookmarkEnd w:id="282"/>
      <w:bookmarkEnd w:id="283"/>
    </w:p>
    <w:p w14:paraId="1C1091C6" w14:textId="0020E269"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0211DB">
        <w:t xml:space="preserve">Abbildung </w:t>
      </w:r>
      <w:r w:rsidR="000211DB">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24225"/>
                    </a:xfrm>
                    <a:prstGeom prst="rect">
                      <a:avLst/>
                    </a:prstGeom>
                  </pic:spPr>
                </pic:pic>
              </a:graphicData>
            </a:graphic>
          </wp:inline>
        </w:drawing>
      </w:r>
    </w:p>
    <w:p w14:paraId="33635C86" w14:textId="379B9973" w:rsidR="00AA23CD" w:rsidRDefault="009A3535" w:rsidP="009A3535">
      <w:pPr>
        <w:pStyle w:val="Beschriftung"/>
        <w:jc w:val="both"/>
      </w:pPr>
      <w:bookmarkStart w:id="284" w:name="_Ref517949632"/>
      <w:bookmarkStart w:id="285" w:name="_Toc518485433"/>
      <w:r>
        <w:t xml:space="preserve">Abbildung </w:t>
      </w:r>
      <w:r w:rsidR="001E65A1">
        <w:fldChar w:fldCharType="begin"/>
      </w:r>
      <w:r w:rsidR="001E65A1">
        <w:instrText xml:space="preserve"> SEQ Abbildung \* ARABIC </w:instrText>
      </w:r>
      <w:r w:rsidR="001E65A1">
        <w:fldChar w:fldCharType="separate"/>
      </w:r>
      <w:r w:rsidR="000211DB">
        <w:rPr>
          <w:noProof/>
        </w:rPr>
        <w:t>17</w:t>
      </w:r>
      <w:r w:rsidR="001E65A1">
        <w:rPr>
          <w:noProof/>
        </w:rPr>
        <w:fldChar w:fldCharType="end"/>
      </w:r>
      <w:bookmarkEnd w:id="284"/>
      <w:r>
        <w:t xml:space="preserve">: </w:t>
      </w:r>
      <w:r w:rsidRPr="00B624F5">
        <w:t>Datenhandhabungskonzept für Topology-Editor</w:t>
      </w:r>
      <w:bookmarkEnd w:id="285"/>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5C007E0B"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ins w:id="286" w:author="Ghislain Zeleu" w:date="2018-07-06T15:37:00Z">
        <w:r w:rsidR="000211DB" w:rsidRPr="00212703">
          <w:t xml:space="preserve">Abbildung </w:t>
        </w:r>
        <w:r w:rsidR="000211DB">
          <w:rPr>
            <w:noProof/>
          </w:rPr>
          <w:t>18</w:t>
        </w:r>
      </w:ins>
      <w:del w:id="287" w:author="Ghislain Zeleu" w:date="2018-07-06T15:37:00Z">
        <w:r w:rsidR="003F3F58" w:rsidRPr="00212703" w:rsidDel="000211DB">
          <w:delText xml:space="preserve">Abbildung </w:delText>
        </w:r>
        <w:r w:rsidR="003F3F58" w:rsidDel="000211DB">
          <w:rPr>
            <w:noProof/>
          </w:rPr>
          <w:delText>18</w:delText>
        </w:r>
      </w:del>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07F80B77" w:rsidR="00E73724" w:rsidRDefault="00E73724" w:rsidP="00E73724">
      <w:pPr>
        <w:pStyle w:val="Beschriftung"/>
        <w:jc w:val="both"/>
      </w:pPr>
      <w:bookmarkStart w:id="288" w:name="_Ref518046183"/>
      <w:bookmarkStart w:id="289" w:name="_Toc511225567"/>
      <w:bookmarkStart w:id="290" w:name="_Toc518485434"/>
      <w:r w:rsidRPr="00212703">
        <w:t xml:space="preserve">Abbildung </w:t>
      </w:r>
      <w:r w:rsidR="001E65A1">
        <w:fldChar w:fldCharType="begin"/>
      </w:r>
      <w:r w:rsidR="001E65A1">
        <w:instrText xml:space="preserve"> SEQ Abbildung \* ARABIC </w:instrText>
      </w:r>
      <w:r w:rsidR="001E65A1">
        <w:fldChar w:fldCharType="separate"/>
      </w:r>
      <w:r w:rsidR="000211DB">
        <w:rPr>
          <w:noProof/>
        </w:rPr>
        <w:t>18</w:t>
      </w:r>
      <w:r w:rsidR="001E65A1">
        <w:rPr>
          <w:noProof/>
        </w:rPr>
        <w:fldChar w:fldCharType="end"/>
      </w:r>
      <w:bookmarkEnd w:id="288"/>
      <w:r w:rsidRPr="00212703">
        <w:t>: Die Output JSON-Dateien für die Mini-Topologie</w:t>
      </w:r>
      <w:bookmarkEnd w:id="289"/>
      <w:bookmarkEnd w:id="290"/>
    </w:p>
    <w:p w14:paraId="46779DBA" w14:textId="65BD9212" w:rsidR="00E402C7" w:rsidRDefault="00E402C7" w:rsidP="00E402C7">
      <w:pPr>
        <w:pStyle w:val="TextkrperEinzug"/>
        <w:ind w:firstLine="0"/>
        <w:rPr>
          <w:b/>
          <w:lang w:val="de-DE"/>
        </w:rPr>
      </w:pPr>
      <w:r w:rsidRPr="00A97DEE">
        <w:rPr>
          <w:b/>
          <w:lang w:val="de-DE"/>
        </w:rPr>
        <w:t>„links“</w:t>
      </w:r>
    </w:p>
    <w:p w14:paraId="3499B673" w14:textId="77777777" w:rsidR="009D1505" w:rsidRPr="00A97DEE" w:rsidRDefault="009D1505" w:rsidP="00E402C7">
      <w:pPr>
        <w:pStyle w:val="TextkrperEinzug"/>
        <w:ind w:firstLine="0"/>
        <w:rPr>
          <w:b/>
          <w:lang w:val="de-DE"/>
        </w:rPr>
      </w:pP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2E95A22C"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3D7B43E2" w14:textId="77777777" w:rsidR="009D1505" w:rsidRDefault="009D1505" w:rsidP="00912786">
      <w:pPr>
        <w:pStyle w:val="TextkrperEinzug"/>
        <w:ind w:firstLine="0"/>
        <w:rPr>
          <w:lang w:val="de-DE"/>
        </w:rPr>
      </w:pP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291" w:name="_Toc517096394"/>
      <w:bookmarkStart w:id="292" w:name="_Toc518485396"/>
      <w:r w:rsidRPr="00890787">
        <w:t>Zukunftsaspekte (evtl. Erweiterungen)</w:t>
      </w:r>
      <w:bookmarkEnd w:id="291"/>
      <w:bookmarkEnd w:id="292"/>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4A978B64"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0211DB">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4B1CCA" w:rsidRDefault="003D2724" w:rsidP="008C7A6B">
      <w:pPr>
        <w:pStyle w:val="TextkrperEinzug"/>
        <w:numPr>
          <w:ilvl w:val="0"/>
          <w:numId w:val="51"/>
        </w:numPr>
        <w:rPr>
          <w:highlight w:val="yellow"/>
          <w:lang w:val="de-DE"/>
        </w:rPr>
      </w:pPr>
      <w:r w:rsidRPr="004B1CCA">
        <w:rPr>
          <w:b/>
          <w:highlight w:val="yellow"/>
          <w:lang w:val="de-DE"/>
        </w:rPr>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1A4ABF">
        <w:rPr>
          <w:highlight w:val="yellow"/>
          <w:lang w:val="de-DE"/>
        </w:rPr>
        <w:t xml:space="preserve"> Gerät</w:t>
      </w:r>
      <w:r w:rsidR="00333A1D" w:rsidRPr="004B1CCA">
        <w:rPr>
          <w:highlight w:val="yellow"/>
          <w:lang w:val="de-DE"/>
        </w:rPr>
        <w:t xml:space="preserv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5"/>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293" w:name="_Toc517096395"/>
      <w:bookmarkStart w:id="294" w:name="_Toc518485397"/>
      <w:r w:rsidRPr="00212703">
        <w:t>Entwurf</w:t>
      </w:r>
      <w:bookmarkEnd w:id="293"/>
      <w:bookmarkEnd w:id="294"/>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295" w:name="_Toc517096396"/>
      <w:bookmarkStart w:id="296" w:name="_Toc518485398"/>
      <w:r w:rsidRPr="00212703">
        <w:t>Architektur de</w:t>
      </w:r>
      <w:r w:rsidR="00A8229E">
        <w:t>s</w:t>
      </w:r>
      <w:r w:rsidRPr="00212703">
        <w:t xml:space="preserve"> </w:t>
      </w:r>
      <w:r w:rsidR="001731F3">
        <w:t>Topology-Editor</w:t>
      </w:r>
      <w:bookmarkEnd w:id="295"/>
      <w:bookmarkEnd w:id="296"/>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1699307C" w:rsidR="00D41B57" w:rsidRPr="00212703" w:rsidRDefault="004B5E16" w:rsidP="004B5E16">
      <w:pPr>
        <w:pStyle w:val="Beschriftung"/>
        <w:jc w:val="left"/>
      </w:pPr>
      <w:bookmarkStart w:id="297" w:name="_Toc511225570"/>
      <w:bookmarkStart w:id="298" w:name="_Toc518485435"/>
      <w:r w:rsidRPr="00212703">
        <w:t xml:space="preserve">Abbildung </w:t>
      </w:r>
      <w:r w:rsidR="001E65A1">
        <w:fldChar w:fldCharType="begin"/>
      </w:r>
      <w:r w:rsidR="001E65A1">
        <w:instrText xml:space="preserve"> SEQ Abbildung \* ARABIC </w:instrText>
      </w:r>
      <w:r w:rsidR="001E65A1">
        <w:fldChar w:fldCharType="separate"/>
      </w:r>
      <w:r w:rsidR="000211DB">
        <w:rPr>
          <w:noProof/>
        </w:rPr>
        <w:t>19</w:t>
      </w:r>
      <w:r w:rsidR="001E65A1">
        <w:rPr>
          <w:noProof/>
        </w:rPr>
        <w:fldChar w:fldCharType="end"/>
      </w:r>
      <w:r w:rsidRPr="00212703">
        <w:t xml:space="preserve">: Diagramm zeigt den Grundlegenden Entwurf der </w:t>
      </w:r>
      <w:r w:rsidR="001731F3">
        <w:t>Topology-Editor</w:t>
      </w:r>
      <w:bookmarkEnd w:id="297"/>
      <w:bookmarkEnd w:id="298"/>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299" w:name="_Toc518485399"/>
      <w:r w:rsidRPr="00F77A6E">
        <w:t>Entwurf de</w:t>
      </w:r>
      <w:r w:rsidR="00247E53">
        <w:t xml:space="preserve">r </w:t>
      </w:r>
      <w:r>
        <w:t>Server</w:t>
      </w:r>
      <w:r w:rsidR="00247E53">
        <w:t>komponente</w:t>
      </w:r>
      <w:bookmarkEnd w:id="299"/>
    </w:p>
    <w:p w14:paraId="3ECA1C65" w14:textId="291C49FB"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0211DB">
        <w:t xml:space="preserve">Abbildung </w:t>
      </w:r>
      <w:r w:rsidR="000211DB">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0211DB">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2AA63B97" w:rsidR="00F77A6E" w:rsidRPr="00212703" w:rsidRDefault="00F77A6E" w:rsidP="00F77A6E">
      <w:pPr>
        <w:pStyle w:val="Beschriftung"/>
        <w:jc w:val="both"/>
      </w:pPr>
      <w:bookmarkStart w:id="300" w:name="_Ref518384992"/>
      <w:bookmarkStart w:id="301" w:name="_Toc518485436"/>
      <w:r>
        <w:t xml:space="preserve">Abbildung </w:t>
      </w:r>
      <w:r w:rsidR="001E65A1">
        <w:fldChar w:fldCharType="begin"/>
      </w:r>
      <w:r w:rsidR="001E65A1">
        <w:instrText xml:space="preserve"> SEQ Abbildung \* ARABIC </w:instrText>
      </w:r>
      <w:r w:rsidR="001E65A1">
        <w:fldChar w:fldCharType="separate"/>
      </w:r>
      <w:r w:rsidR="000211DB">
        <w:rPr>
          <w:noProof/>
        </w:rPr>
        <w:t>20</w:t>
      </w:r>
      <w:r w:rsidR="001E65A1">
        <w:rPr>
          <w:noProof/>
        </w:rPr>
        <w:fldChar w:fldCharType="end"/>
      </w:r>
      <w:bookmarkEnd w:id="300"/>
      <w:r>
        <w:t xml:space="preserve">: </w:t>
      </w:r>
      <w:r w:rsidRPr="00885E8A">
        <w:t>Komponentenübersicht für Topologie-Editor-Server</w:t>
      </w:r>
      <w:bookmarkEnd w:id="301"/>
    </w:p>
    <w:p w14:paraId="0C9D92D7" w14:textId="139359F0" w:rsidR="00B97DA1" w:rsidRPr="00212703" w:rsidRDefault="00BE206E" w:rsidP="00890787">
      <w:pPr>
        <w:pStyle w:val="berschrift3"/>
      </w:pPr>
      <w:bookmarkStart w:id="302" w:name="_Toc517096397"/>
      <w:bookmarkStart w:id="303" w:name="_Toc518485400"/>
      <w:r w:rsidRPr="00212703">
        <w:t>Datenmodell</w:t>
      </w:r>
      <w:bookmarkEnd w:id="302"/>
      <w:bookmarkEnd w:id="303"/>
    </w:p>
    <w:p w14:paraId="16EE1A57" w14:textId="3DD11C56"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ins w:id="304" w:author="Ghislain Zeleu" w:date="2018-07-06T15:37:00Z">
        <w:r w:rsidR="000211DB" w:rsidRPr="00212703">
          <w:t xml:space="preserve">Abbildung </w:t>
        </w:r>
        <w:r w:rsidR="000211DB">
          <w:rPr>
            <w:noProof/>
          </w:rPr>
          <w:t>21</w:t>
        </w:r>
      </w:ins>
      <w:del w:id="305" w:author="Ghislain Zeleu" w:date="2018-07-06T15:37:00Z">
        <w:r w:rsidR="003F3F58" w:rsidRPr="00212703" w:rsidDel="000211DB">
          <w:delText xml:space="preserve">Abbildung </w:delText>
        </w:r>
        <w:r w:rsidR="003F3F58" w:rsidDel="000211DB">
          <w:rPr>
            <w:noProof/>
          </w:rPr>
          <w:delText>21</w:delText>
        </w:r>
      </w:del>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18F3148F" w:rsidR="007A6D64" w:rsidRPr="00212703" w:rsidRDefault="007A6D64" w:rsidP="007A6D64">
      <w:pPr>
        <w:pStyle w:val="Beschriftung"/>
        <w:jc w:val="both"/>
      </w:pPr>
      <w:bookmarkStart w:id="306" w:name="_Ref511034098"/>
      <w:bookmarkStart w:id="307" w:name="_Toc511225571"/>
      <w:bookmarkStart w:id="308" w:name="_Toc518485437"/>
      <w:r w:rsidRPr="00212703">
        <w:t xml:space="preserve">Abbildung </w:t>
      </w:r>
      <w:r w:rsidR="001E65A1">
        <w:fldChar w:fldCharType="begin"/>
      </w:r>
      <w:r w:rsidR="001E65A1">
        <w:instrText xml:space="preserve"> SEQ Abbildung \* ARABIC </w:instrText>
      </w:r>
      <w:r w:rsidR="001E65A1">
        <w:fldChar w:fldCharType="separate"/>
      </w:r>
      <w:r w:rsidR="000211DB">
        <w:rPr>
          <w:noProof/>
        </w:rPr>
        <w:t>21</w:t>
      </w:r>
      <w:r w:rsidR="001E65A1">
        <w:rPr>
          <w:noProof/>
        </w:rPr>
        <w:fldChar w:fldCharType="end"/>
      </w:r>
      <w:bookmarkEnd w:id="306"/>
      <w:r w:rsidRPr="00212703">
        <w:t xml:space="preserve">: Domänenmodell der Elemente des </w:t>
      </w:r>
      <w:r w:rsidR="001731F3">
        <w:t>Topology-Editor</w:t>
      </w:r>
      <w:bookmarkEnd w:id="307"/>
      <w:bookmarkEnd w:id="308"/>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85B1010"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verantwortlich</w:t>
      </w:r>
      <w:r w:rsidR="00521569">
        <w:rPr>
          <w:lang w:val="de-DE"/>
        </w:rPr>
        <w:t>,</w:t>
      </w:r>
      <w:r w:rsidRPr="00212703">
        <w:rPr>
          <w:lang w:val="de-DE"/>
        </w:rPr>
        <w:t xml:space="preserve">  die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309" w:name="_Toc517096398"/>
    </w:p>
    <w:p w14:paraId="2C808721" w14:textId="7C9A2A5A" w:rsidR="00C74DCF" w:rsidRPr="00212703" w:rsidRDefault="00120F11" w:rsidP="00890787">
      <w:pPr>
        <w:pStyle w:val="berschrift3"/>
      </w:pPr>
      <w:bookmarkStart w:id="310" w:name="_Toc518485401"/>
      <w:r>
        <w:lastRenderedPageBreak/>
        <w:t>DtmApi</w:t>
      </w:r>
      <w:r w:rsidR="00C74DCF" w:rsidRPr="00212703">
        <w:t xml:space="preserve"> Wrapper</w:t>
      </w:r>
      <w:bookmarkEnd w:id="309"/>
      <w:bookmarkEnd w:id="310"/>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16BE2C98" w:rsidR="000607DE" w:rsidRPr="00212703" w:rsidRDefault="000607DE" w:rsidP="000607DE">
      <w:pPr>
        <w:pStyle w:val="Beschriftung"/>
        <w:jc w:val="both"/>
      </w:pPr>
      <w:bookmarkStart w:id="311" w:name="_Ref511046443"/>
      <w:bookmarkStart w:id="312" w:name="_Toc511225572"/>
      <w:bookmarkStart w:id="313" w:name="_Toc518485438"/>
      <w:r w:rsidRPr="00212703">
        <w:t xml:space="preserve">Abbildung </w:t>
      </w:r>
      <w:r w:rsidR="001E65A1">
        <w:fldChar w:fldCharType="begin"/>
      </w:r>
      <w:r w:rsidR="001E65A1">
        <w:instrText xml:space="preserve"> SEQ Abbildung \* ARABIC </w:instrText>
      </w:r>
      <w:r w:rsidR="001E65A1">
        <w:fldChar w:fldCharType="separate"/>
      </w:r>
      <w:r w:rsidR="000211DB">
        <w:rPr>
          <w:noProof/>
        </w:rPr>
        <w:t>22</w:t>
      </w:r>
      <w:r w:rsidR="001E65A1">
        <w:rPr>
          <w:noProof/>
        </w:rPr>
        <w:fldChar w:fldCharType="end"/>
      </w:r>
      <w:bookmarkEnd w:id="311"/>
      <w:r w:rsidRPr="00212703">
        <w:t>: Klassendiagramm eines Beispiel für Fassaden mit feldbusabhängigen Protokollen</w:t>
      </w:r>
      <w:bookmarkEnd w:id="312"/>
      <w:bookmarkEnd w:id="313"/>
    </w:p>
    <w:p w14:paraId="7496ED04" w14:textId="768708CE"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ins w:id="314" w:author="Ghislain Zeleu" w:date="2018-07-06T15:37:00Z">
        <w:r w:rsidR="000211DB" w:rsidRPr="00212703">
          <w:t xml:space="preserve">Abbildung </w:t>
        </w:r>
        <w:r w:rsidR="000211DB">
          <w:rPr>
            <w:noProof/>
          </w:rPr>
          <w:t>22</w:t>
        </w:r>
      </w:ins>
      <w:del w:id="315" w:author="Ghislain Zeleu" w:date="2018-07-06T15:37:00Z">
        <w:r w:rsidR="003F3F58" w:rsidRPr="00212703" w:rsidDel="000211DB">
          <w:delText xml:space="preserve">Abbildung </w:delText>
        </w:r>
        <w:r w:rsidR="003F3F58" w:rsidDel="000211DB">
          <w:rPr>
            <w:noProof/>
          </w:rPr>
          <w:delText>22</w:delText>
        </w:r>
      </w:del>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316" w:name="_Toc517096399"/>
      <w:bookmarkStart w:id="317" w:name="_Toc518485402"/>
      <w:r w:rsidRPr="00212703">
        <w:t>Realisierung</w:t>
      </w:r>
      <w:bookmarkEnd w:id="316"/>
      <w:bookmarkEnd w:id="317"/>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318" w:name="_Toc517096400"/>
      <w:bookmarkStart w:id="319" w:name="_Toc518485403"/>
      <w:r w:rsidRPr="00212703">
        <w:t>Vorgehensweise</w:t>
      </w:r>
      <w:bookmarkEnd w:id="318"/>
      <w:bookmarkEnd w:id="319"/>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320" w:name="_Toc515437544"/>
      <w:bookmarkStart w:id="321" w:name="_Toc517096401"/>
      <w:bookmarkStart w:id="322" w:name="_Toc518485404"/>
      <w:r w:rsidRPr="00212703">
        <w:t>Verwendete Werkzeuge</w:t>
      </w:r>
      <w:bookmarkEnd w:id="320"/>
      <w:bookmarkEnd w:id="321"/>
      <w:bookmarkEnd w:id="322"/>
    </w:p>
    <w:p w14:paraId="187F6162" w14:textId="35A100D5" w:rsidR="007A02FF" w:rsidRDefault="007A02FF" w:rsidP="007A02FF">
      <w:pPr>
        <w:pStyle w:val="Textkrper"/>
      </w:pPr>
      <w:bookmarkStart w:id="323"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3F3F58">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3F3F58">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0211DB">
        <w:t>5.4</w:t>
      </w:r>
      <w:r w:rsidR="00B158FE">
        <w:fldChar w:fldCharType="end"/>
      </w:r>
      <w:r w:rsidRPr="001E44FB">
        <w:t xml:space="preserve"> erläutert </w:t>
      </w:r>
    </w:p>
    <w:p w14:paraId="63324690" w14:textId="29C3A6A6" w:rsidR="0047469D" w:rsidRPr="00212703" w:rsidRDefault="0047469D" w:rsidP="0047469D">
      <w:pPr>
        <w:pStyle w:val="berschrift2"/>
      </w:pPr>
      <w:bookmarkStart w:id="324" w:name="_Toc517096402"/>
      <w:bookmarkStart w:id="325" w:name="_Toc518485405"/>
      <w:r w:rsidRPr="00212703">
        <w:t>Ausgewählte Implementierungsaspekte</w:t>
      </w:r>
      <w:bookmarkEnd w:id="323"/>
      <w:bookmarkEnd w:id="324"/>
      <w:bookmarkEnd w:id="325"/>
    </w:p>
    <w:p w14:paraId="4168586D" w14:textId="792D7D14"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0211DB">
        <w:t>7.3.3</w:t>
      </w:r>
      <w:r>
        <w:fldChar w:fldCharType="end"/>
      </w:r>
      <w:r>
        <w:t xml:space="preserve"> darauf eingegangen, wie verschiedene Geräte- und Verbindungsinformationen übertragen werden</w:t>
      </w:r>
      <w:r w:rsidR="0047469D" w:rsidRPr="00212703">
        <w:t>.</w:t>
      </w:r>
    </w:p>
    <w:p w14:paraId="19E1D318" w14:textId="4A47921B"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0211DB">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326" w:name="_Toc515437546"/>
      <w:bookmarkStart w:id="327" w:name="_Toc517096403"/>
      <w:bookmarkStart w:id="328" w:name="_Ref518385347"/>
      <w:bookmarkStart w:id="329" w:name="_Ref518385363"/>
      <w:bookmarkStart w:id="330" w:name="_Toc518485406"/>
      <w:r w:rsidRPr="00212703">
        <w:lastRenderedPageBreak/>
        <w:t>Realisierung der Server-Applikation</w:t>
      </w:r>
      <w:bookmarkEnd w:id="326"/>
      <w:bookmarkEnd w:id="327"/>
      <w:bookmarkEnd w:id="328"/>
      <w:bookmarkEnd w:id="329"/>
      <w:bookmarkEnd w:id="330"/>
      <w:r w:rsidRPr="00212703">
        <w:t xml:space="preserve"> </w:t>
      </w:r>
    </w:p>
    <w:p w14:paraId="69BE7712" w14:textId="77777777" w:rsidR="0047469D" w:rsidRPr="00212703" w:rsidRDefault="0047469D" w:rsidP="0047469D">
      <w:pPr>
        <w:pStyle w:val="TextkrperEinzug"/>
        <w:rPr>
          <w:lang w:val="de-DE"/>
        </w:rPr>
      </w:pPr>
    </w:p>
    <w:p w14:paraId="05A0DDB1" w14:textId="05C4DEEA"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714483F6" w:rsidR="0047469D" w:rsidRPr="00212703" w:rsidRDefault="0047469D" w:rsidP="0047469D">
      <w:pPr>
        <w:pStyle w:val="Beschriftung"/>
        <w:jc w:val="both"/>
      </w:pPr>
      <w:bookmarkStart w:id="331" w:name="_Toc518485439"/>
      <w:r w:rsidRPr="00212703">
        <w:t xml:space="preserve">Abbildung </w:t>
      </w:r>
      <w:r w:rsidR="001E65A1">
        <w:fldChar w:fldCharType="begin"/>
      </w:r>
      <w:r w:rsidR="001E65A1">
        <w:instrText xml:space="preserve"> SEQ Abbildung \* ARABIC </w:instrText>
      </w:r>
      <w:r w:rsidR="001E65A1">
        <w:fldChar w:fldCharType="separate"/>
      </w:r>
      <w:r w:rsidR="000211DB">
        <w:rPr>
          <w:noProof/>
        </w:rPr>
        <w:t>23</w:t>
      </w:r>
      <w:r w:rsidR="001E65A1">
        <w:rPr>
          <w:noProof/>
        </w:rPr>
        <w:fldChar w:fldCharType="end"/>
      </w:r>
      <w:r w:rsidRPr="00212703">
        <w:t>: Zusammengesetzte Anwendungsarchitektur mit häufig verwendeten Paketen</w:t>
      </w:r>
      <w:bookmarkEnd w:id="331"/>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332"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333" w:name="_Toc517096404"/>
      <w:bookmarkStart w:id="334" w:name="_Toc518485407"/>
      <w:r w:rsidRPr="00212703">
        <w:t>Realisierung der Client-Applikation</w:t>
      </w:r>
      <w:bookmarkEnd w:id="332"/>
      <w:bookmarkEnd w:id="333"/>
      <w:bookmarkEnd w:id="334"/>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7777777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Client-TopologyEditor besprochen und dabei eine Übersicht über die Rolle von JSON-Dateien als Informationsquelle von Topology</w:t>
      </w:r>
      <w:r w:rsidR="00646F9F">
        <w:t>-</w:t>
      </w:r>
      <w:r w:rsidRPr="00212703">
        <w:t>Editor gegeben.</w:t>
      </w:r>
    </w:p>
    <w:p w14:paraId="3304570C" w14:textId="42CB5A5F"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0211DB">
        <w:t xml:space="preserve">Abbildung </w:t>
      </w:r>
      <w:r w:rsidR="000211DB">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Pr>
          <w:noProof/>
        </w:rPr>
        <w:t xml:space="preserve"> </w:t>
      </w:r>
    </w:p>
    <w:p w14:paraId="10F76D17" w14:textId="15C7CDB2" w:rsidR="00A42B6F" w:rsidRPr="00212703" w:rsidRDefault="00A42B6F" w:rsidP="00A42B6F">
      <w:pPr>
        <w:pStyle w:val="Beschriftung"/>
        <w:jc w:val="both"/>
      </w:pPr>
      <w:bookmarkStart w:id="335" w:name="_Ref516737349"/>
      <w:bookmarkStart w:id="336" w:name="_Toc518485440"/>
      <w:r>
        <w:t xml:space="preserve">Abbildung </w:t>
      </w:r>
      <w:r w:rsidR="001E65A1">
        <w:fldChar w:fldCharType="begin"/>
      </w:r>
      <w:r w:rsidR="001E65A1">
        <w:instrText xml:space="preserve"> SEQ Abbildung \* ARABIC </w:instrText>
      </w:r>
      <w:r w:rsidR="001E65A1">
        <w:fldChar w:fldCharType="separate"/>
      </w:r>
      <w:r w:rsidR="000211DB">
        <w:rPr>
          <w:noProof/>
        </w:rPr>
        <w:t>24</w:t>
      </w:r>
      <w:r w:rsidR="001E65A1">
        <w:rPr>
          <w:noProof/>
        </w:rPr>
        <w:fldChar w:fldCharType="end"/>
      </w:r>
      <w:bookmarkEnd w:id="335"/>
      <w:r>
        <w:t xml:space="preserve">: </w:t>
      </w:r>
      <w:r w:rsidRPr="002D6442">
        <w:t>Vereinfachtes Diagramm für die Umsetzung der clientseitigen Anwendung</w:t>
      </w:r>
      <w:bookmarkEnd w:id="336"/>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35E9C2C"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3F3F58" w:rsidRPr="003F3F58">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001B26F2"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3F3F58">
            <w:rPr>
              <w:noProof/>
              <w:lang w:val="de-DE"/>
            </w:rPr>
            <w:t xml:space="preserve"> </w:t>
          </w:r>
          <w:r w:rsidR="003F3F58" w:rsidRPr="003F3F58">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337" w:name="_Ref511654706"/>
      <w:bookmarkStart w:id="338" w:name="_Toc515437548"/>
      <w:bookmarkStart w:id="339" w:name="_Toc517096405"/>
      <w:bookmarkStart w:id="340" w:name="_Toc518485408"/>
      <w:r w:rsidRPr="00212703">
        <w:t>Systemvorbereitung und Erstellen eines FDT-Projekt</w:t>
      </w:r>
      <w:bookmarkEnd w:id="337"/>
      <w:bookmarkEnd w:id="338"/>
      <w:bookmarkEnd w:id="339"/>
      <w:bookmarkEnd w:id="340"/>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01CB679B" w:rsidR="0047469D" w:rsidRPr="00212703" w:rsidRDefault="0047469D" w:rsidP="0047469D">
      <w:pPr>
        <w:pStyle w:val="Beschriftung"/>
        <w:jc w:val="both"/>
      </w:pPr>
      <w:bookmarkStart w:id="341" w:name="_Toc518485441"/>
      <w:r w:rsidRPr="00212703">
        <w:t xml:space="preserve">Abbildung </w:t>
      </w:r>
      <w:r w:rsidR="001E65A1">
        <w:fldChar w:fldCharType="begin"/>
      </w:r>
      <w:r w:rsidR="001E65A1">
        <w:instrText xml:space="preserve"> SEQ Abbildung \* ARABIC </w:instrText>
      </w:r>
      <w:r w:rsidR="001E65A1">
        <w:fldChar w:fldCharType="separate"/>
      </w:r>
      <w:r w:rsidR="000211DB">
        <w:rPr>
          <w:noProof/>
        </w:rPr>
        <w:t>25</w:t>
      </w:r>
      <w:r w:rsidR="001E65A1">
        <w:rPr>
          <w:noProof/>
        </w:rPr>
        <w:fldChar w:fldCharType="end"/>
      </w:r>
      <w:r w:rsidRPr="00212703">
        <w:t>: Erstellen eines FDT-Projekt</w:t>
      </w:r>
      <w:bookmarkEnd w:id="341"/>
    </w:p>
    <w:p w14:paraId="23DC59F3" w14:textId="3296CAE4"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342" w:name="_Ref511654730"/>
      <w:bookmarkStart w:id="343" w:name="_Toc515437549"/>
      <w:bookmarkStart w:id="344" w:name="_Toc517096406"/>
      <w:bookmarkStart w:id="345" w:name="_Toc518485409"/>
      <w:r w:rsidRPr="00212703">
        <w:t>Anzeigen einer Topologie</w:t>
      </w:r>
      <w:bookmarkEnd w:id="342"/>
      <w:bookmarkEnd w:id="343"/>
      <w:bookmarkEnd w:id="344"/>
      <w:bookmarkEnd w:id="345"/>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55DE9327" w14:textId="77777777" w:rsidR="003F3F58" w:rsidRDefault="0047469D" w:rsidP="003F3F58">
      <w:pPr>
        <w:pStyle w:val="TextkrperEinzug"/>
        <w:rPr>
          <w:lang w:val="de-DE"/>
        </w:rPr>
      </w:pPr>
      <w:r w:rsidRPr="00212703">
        <w:rPr>
          <w:lang w:val="de-DE"/>
        </w:rPr>
        <w:t>Der Nutzer kann entweder das TopologyEditor-Client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4775AAA3" w:rsidR="00D63D02" w:rsidRDefault="0047469D" w:rsidP="0047469D">
      <w:pPr>
        <w:pStyle w:val="Beschriftung"/>
        <w:jc w:val="left"/>
      </w:pPr>
      <w:bookmarkStart w:id="346" w:name="_Ref515440024"/>
      <w:bookmarkStart w:id="347" w:name="_Toc518485442"/>
      <w:r w:rsidRPr="00212703">
        <w:t xml:space="preserve">Abbildung </w:t>
      </w:r>
      <w:r w:rsidR="001E65A1">
        <w:fldChar w:fldCharType="begin"/>
      </w:r>
      <w:r w:rsidR="001E65A1">
        <w:instrText xml:space="preserve"> SEQ Abbildung \* ARABIC </w:instrText>
      </w:r>
      <w:r w:rsidR="001E65A1">
        <w:fldChar w:fldCharType="separate"/>
      </w:r>
      <w:r w:rsidR="000211DB">
        <w:rPr>
          <w:noProof/>
        </w:rPr>
        <w:t>26</w:t>
      </w:r>
      <w:r w:rsidR="001E65A1">
        <w:rPr>
          <w:noProof/>
        </w:rPr>
        <w:fldChar w:fldCharType="end"/>
      </w:r>
      <w:bookmarkEnd w:id="346"/>
      <w:r w:rsidR="001E792B">
        <w:t>: ComS</w:t>
      </w:r>
      <w:r w:rsidRPr="00212703">
        <w:t>tudio mit Topology Editor im Einsatz</w:t>
      </w:r>
      <w:bookmarkEnd w:id="347"/>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348" w:name="_Toc517096407"/>
      <w:bookmarkStart w:id="349" w:name="_Toc518485410"/>
      <w:r w:rsidRPr="00212703">
        <w:t>Zusammenfassung und Ausblick</w:t>
      </w:r>
      <w:bookmarkEnd w:id="348"/>
      <w:bookmarkEnd w:id="349"/>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350" w:name="_Toc517096408"/>
      <w:bookmarkStart w:id="351" w:name="_Toc518485411"/>
      <w:r w:rsidRPr="00212703">
        <w:t>Zusammenfassung</w:t>
      </w:r>
      <w:bookmarkEnd w:id="350"/>
      <w:bookmarkEnd w:id="351"/>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2CADB294" w14:textId="5A31121D" w:rsidR="00A23055"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5CF86ADC" w14:textId="16F92E46" w:rsidR="00300267"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6A140479" w14:textId="5C9B87AF"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58CC021A" w14:textId="02A2FFD7"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die verbesserte Modularität und Wiederverwendbarkeit positiv auf die Wartbarkeit der Codebasis auswirken. Neben diesen Konzepten aus dem Abschnitt 5.1.1 gibt es auch das MVC-Architekturmuster eine bestimmte Struktur während der Kodierung vor. Dadurch müssen </w:t>
      </w:r>
      <w:r w:rsidR="00B2581B" w:rsidRPr="00212703">
        <w:rPr>
          <w:rFonts w:cs="Times New Roman"/>
          <w:lang w:val="de-DE"/>
        </w:rPr>
        <w:lastRenderedPageBreak/>
        <w:t>von Entwicklerseite keine eigenen Konzepte zur Strukturierung entwickelt und eingehalten werden, sondern es wird eine bestimmte Anwendungsarchitektur vorgegeben.</w:t>
      </w:r>
    </w:p>
    <w:p w14:paraId="7D202576" w14:textId="1E3484CB" w:rsidR="00937130" w:rsidRPr="00212703" w:rsidRDefault="00B2581B" w:rsidP="003F3F58">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32DD4C8F"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352" w:name="_Toc517096409"/>
      <w:bookmarkStart w:id="353" w:name="_Toc518485412"/>
      <w:r w:rsidRPr="00212703">
        <w:t>Ausblick</w:t>
      </w:r>
      <w:bookmarkEnd w:id="352"/>
      <w:bookmarkEnd w:id="353"/>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4051F8B3" w14:textId="447E4E5C"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6D651E0D" w14:textId="0F00839A" w:rsidR="00FB505C" w:rsidRPr="00212703" w:rsidRDefault="0033771A" w:rsidP="003F3F58">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4CD4D9C5" w14:textId="18018C95" w:rsidR="001D3C17" w:rsidRPr="00212703" w:rsidRDefault="00FB505C" w:rsidP="003F3F58">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6307C03" w14:textId="1EEC2871" w:rsidR="00CF61A1" w:rsidRPr="00212703" w:rsidRDefault="00CF61A1" w:rsidP="003F3F58">
      <w:pPr>
        <w:pStyle w:val="TextkrperEinzug"/>
        <w:rPr>
          <w:lang w:val="de-DE"/>
        </w:rPr>
      </w:pPr>
      <w:r w:rsidRPr="00212703">
        <w:rPr>
          <w:lang w:val="de-DE"/>
        </w:rPr>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lastRenderedPageBreak/>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3C215016"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ins w:id="354" w:author="Ghislain Zeleu" w:date="2018-07-06T15:37:00Z">
              <w:r w:rsidR="000211DB" w:rsidRPr="00212703">
                <w:t xml:space="preserve">Abbildung </w:t>
              </w:r>
              <w:r w:rsidR="000211DB">
                <w:rPr>
                  <w:noProof/>
                </w:rPr>
                <w:t>26</w:t>
              </w:r>
            </w:ins>
            <w:del w:id="355" w:author="Ghislain Zeleu" w:date="2018-07-06T15:37:00Z">
              <w:r w:rsidR="003F3F58" w:rsidRPr="00212703" w:rsidDel="000211DB">
                <w:delText xml:space="preserve">Abbildung </w:delText>
              </w:r>
              <w:r w:rsidR="003F3F58" w:rsidDel="000211DB">
                <w:rPr>
                  <w:noProof/>
                </w:rPr>
                <w:delText>26</w:delText>
              </w:r>
            </w:del>
            <w:r w:rsidRPr="00212703">
              <w:rPr>
                <w:lang w:val="de-DE"/>
              </w:rPr>
              <w:fldChar w:fldCharType="end"/>
            </w:r>
          </w:p>
        </w:tc>
      </w:tr>
    </w:tbl>
    <w:p w14:paraId="5ECF95C4" w14:textId="333AD1F6" w:rsidR="00300267" w:rsidRPr="00212703" w:rsidRDefault="00116771" w:rsidP="00116771">
      <w:pPr>
        <w:pStyle w:val="Beschriftung"/>
      </w:pPr>
      <w:bookmarkStart w:id="356" w:name="_Toc518485446"/>
      <w:r w:rsidRPr="00212703">
        <w:t xml:space="preserve">Tabelle </w:t>
      </w:r>
      <w:r w:rsidR="001E65A1">
        <w:fldChar w:fldCharType="begin"/>
      </w:r>
      <w:r w:rsidR="001E65A1">
        <w:instrText xml:space="preserve"> SEQ Tabelle \* ARABIC </w:instrText>
      </w:r>
      <w:r w:rsidR="001E65A1">
        <w:fldChar w:fldCharType="separate"/>
      </w:r>
      <w:r w:rsidR="000211DB">
        <w:rPr>
          <w:noProof/>
        </w:rPr>
        <w:t>4</w:t>
      </w:r>
      <w:r w:rsidR="001E65A1">
        <w:rPr>
          <w:noProof/>
        </w:rPr>
        <w:fldChar w:fldCharType="end"/>
      </w:r>
      <w:r w:rsidRPr="00212703">
        <w:t>: Use Case #1</w:t>
      </w:r>
      <w:bookmarkEnd w:id="356"/>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07DBD90A" w:rsidR="00FF2FCB" w:rsidRPr="00212703" w:rsidRDefault="00E317CF" w:rsidP="00E317CF">
      <w:pPr>
        <w:pStyle w:val="Beschriftung"/>
      </w:pPr>
      <w:bookmarkStart w:id="357" w:name="_Toc518485447"/>
      <w:r w:rsidRPr="00212703">
        <w:t xml:space="preserve">Tabelle </w:t>
      </w:r>
      <w:r w:rsidR="001E65A1">
        <w:fldChar w:fldCharType="begin"/>
      </w:r>
      <w:r w:rsidR="001E65A1">
        <w:instrText xml:space="preserve"> SEQ Tabelle \* ARABIC </w:instrText>
      </w:r>
      <w:r w:rsidR="001E65A1">
        <w:fldChar w:fldCharType="separate"/>
      </w:r>
      <w:r w:rsidR="000211DB">
        <w:rPr>
          <w:noProof/>
        </w:rPr>
        <w:t>5</w:t>
      </w:r>
      <w:r w:rsidR="001E65A1">
        <w:rPr>
          <w:noProof/>
        </w:rPr>
        <w:fldChar w:fldCharType="end"/>
      </w:r>
      <w:r w:rsidRPr="00212703">
        <w:t>: Use Case #2</w:t>
      </w:r>
      <w:bookmarkEnd w:id="357"/>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3F3CC0AF" w:rsidR="00E317CF" w:rsidRPr="00212703" w:rsidRDefault="00024C5A" w:rsidP="00024C5A">
      <w:pPr>
        <w:pStyle w:val="Beschriftung"/>
      </w:pPr>
      <w:bookmarkStart w:id="358" w:name="_Toc518485448"/>
      <w:r w:rsidRPr="00212703">
        <w:t xml:space="preserve">Tabelle </w:t>
      </w:r>
      <w:r w:rsidR="001E65A1">
        <w:fldChar w:fldCharType="begin"/>
      </w:r>
      <w:r w:rsidR="001E65A1">
        <w:instrText xml:space="preserve"> SEQ Tabelle \* ARABIC </w:instrText>
      </w:r>
      <w:r w:rsidR="001E65A1">
        <w:fldChar w:fldCharType="separate"/>
      </w:r>
      <w:r w:rsidR="000211DB">
        <w:rPr>
          <w:noProof/>
        </w:rPr>
        <w:t>6</w:t>
      </w:r>
      <w:r w:rsidR="001E65A1">
        <w:rPr>
          <w:noProof/>
        </w:rPr>
        <w:fldChar w:fldCharType="end"/>
      </w:r>
      <w:r w:rsidRPr="00212703">
        <w:t>: Use Case #3</w:t>
      </w:r>
      <w:bookmarkEnd w:id="358"/>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17E6314B" w:rsidR="00024C5A" w:rsidRPr="00212703" w:rsidRDefault="00574081" w:rsidP="00574081">
      <w:pPr>
        <w:pStyle w:val="Beschriftung"/>
      </w:pPr>
      <w:bookmarkStart w:id="359" w:name="_Toc518485449"/>
      <w:r w:rsidRPr="00212703">
        <w:t xml:space="preserve">Tabelle </w:t>
      </w:r>
      <w:r w:rsidR="001E65A1">
        <w:fldChar w:fldCharType="begin"/>
      </w:r>
      <w:r w:rsidR="001E65A1">
        <w:instrText xml:space="preserve"> SEQ Tabelle \* ARABIC </w:instrText>
      </w:r>
      <w:r w:rsidR="001E65A1">
        <w:fldChar w:fldCharType="separate"/>
      </w:r>
      <w:r w:rsidR="000211DB">
        <w:rPr>
          <w:noProof/>
        </w:rPr>
        <w:t>7</w:t>
      </w:r>
      <w:r w:rsidR="001E65A1">
        <w:rPr>
          <w:noProof/>
        </w:rPr>
        <w:fldChar w:fldCharType="end"/>
      </w:r>
      <w:r w:rsidRPr="00212703">
        <w:t>: Use Case #4</w:t>
      </w:r>
      <w:bookmarkEnd w:id="359"/>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360" w:name="_Toc518485413" w:displacedByCustomXml="next"/>
    <w:bookmarkStart w:id="361" w:name="_Toc51709641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361"/>
          <w:bookmarkEnd w:id="360"/>
        </w:p>
        <w:sdt>
          <w:sdtPr>
            <w:rPr>
              <w:b/>
            </w:rPr>
            <w:id w:val="-282572696"/>
            <w:bibliography/>
          </w:sdtPr>
          <w:sdtEndPr>
            <w:rPr>
              <w:b w:val="0"/>
            </w:rPr>
          </w:sdtEndPr>
          <w:sdtContent>
            <w:p w14:paraId="7D98D118" w14:textId="77777777" w:rsidR="003F3F58" w:rsidRDefault="00716919" w:rsidP="003F3F58">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3F3F58">
                <w:rPr>
                  <w:noProof/>
                </w:rPr>
                <w:t xml:space="preserve">AG, S. (01 2018). </w:t>
              </w:r>
              <w:r w:rsidR="003F3F58">
                <w:rPr>
                  <w:i/>
                  <w:iCs/>
                  <w:noProof/>
                </w:rPr>
                <w:t>SIEMENS</w:t>
              </w:r>
              <w:r w:rsidR="003F3F58">
                <w:rPr>
                  <w:noProof/>
                </w:rPr>
                <w:t>. Abgerufen am 01. 03 2018 von http://w3.siemens.com/mcms/automation/de/industrielle-kommunikation/profibus/Seiten/Default.aspx</w:t>
              </w:r>
            </w:p>
            <w:p w14:paraId="6A9A8325" w14:textId="77777777" w:rsidR="003F3F58" w:rsidRDefault="003F3F58" w:rsidP="003F3F58">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44A62557" w14:textId="77777777" w:rsidR="003F3F58" w:rsidRDefault="003F3F58" w:rsidP="003F3F58">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34F360F5" w14:textId="77777777" w:rsidR="003F3F58" w:rsidRDefault="003F3F58" w:rsidP="003F3F58">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77DB757C" w14:textId="77777777" w:rsidR="003F3F58" w:rsidRDefault="003F3F58" w:rsidP="003F3F58">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39371820" w14:textId="77777777" w:rsidR="003F3F58" w:rsidRDefault="003F3F58" w:rsidP="003F3F58">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11A543B1" w14:textId="77777777" w:rsidR="003F3F58" w:rsidRDefault="003F3F58" w:rsidP="003F3F58">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0C229C65" w14:textId="77777777" w:rsidR="003F3F58" w:rsidRDefault="003F3F58" w:rsidP="003F3F58">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6D67FEC" w14:textId="77777777" w:rsidR="003F3F58" w:rsidRDefault="003F3F58" w:rsidP="003F3F58">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0DF6412D" w14:textId="77777777" w:rsidR="003F3F58" w:rsidRDefault="003F3F58" w:rsidP="003F3F58">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3B2F16EB" w14:textId="77777777" w:rsidR="003F3F58" w:rsidRDefault="003F3F58" w:rsidP="003F3F58">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88EF85C" w14:textId="77777777" w:rsidR="003F3F58" w:rsidRDefault="003F3F58" w:rsidP="003F3F58">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3FDAA3BC" w14:textId="77777777" w:rsidR="003F3F58" w:rsidRDefault="003F3F58" w:rsidP="003F3F58">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41C8339F" w14:textId="77777777" w:rsidR="003F3F58" w:rsidRDefault="003F3F58" w:rsidP="003F3F58">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87129D0" w14:textId="77777777" w:rsidR="003F3F58" w:rsidRDefault="003F3F58" w:rsidP="003F3F58">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685DDC3D" w14:textId="77777777" w:rsidR="003F3F58" w:rsidRDefault="003F3F58" w:rsidP="003F3F58">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73D6FB88" w14:textId="77777777" w:rsidR="003F3F58" w:rsidRDefault="003F3F58" w:rsidP="003F3F58">
              <w:pPr>
                <w:pStyle w:val="Literaturverzeichnis"/>
                <w:ind w:left="720" w:hanging="720"/>
                <w:rPr>
                  <w:noProof/>
                </w:rPr>
              </w:pPr>
              <w:r>
                <w:rPr>
                  <w:noProof/>
                </w:rPr>
                <w:t>HMS. (2015). (HMS Industrial Networks) Abgerufen am 05. 05 2018 von http://www.feldbusse.de/Profinet/profinet.shtml</w:t>
              </w:r>
            </w:p>
            <w:p w14:paraId="197C756A" w14:textId="77777777" w:rsidR="003F3F58" w:rsidRDefault="003F3F58" w:rsidP="003F3F58">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56B1114A" w14:textId="77777777" w:rsidR="003F3F58" w:rsidRDefault="003F3F58" w:rsidP="003F3F58">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61F11D0C" w14:textId="77777777" w:rsidR="003F3F58" w:rsidRDefault="003F3F58" w:rsidP="003F3F58">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79F4350A" w14:textId="77777777" w:rsidR="003F3F58" w:rsidRDefault="003F3F58" w:rsidP="003F3F58">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28A3BF1D" w14:textId="77777777" w:rsidR="003F3F58" w:rsidRDefault="003F3F58" w:rsidP="003F3F58">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2CE78664" w14:textId="77777777" w:rsidR="003F3F58" w:rsidRDefault="003F3F58" w:rsidP="003F3F58">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491B6F69" w14:textId="77777777" w:rsidR="003F3F58" w:rsidRDefault="003F3F58" w:rsidP="003F3F58">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3C8DFB1E" w14:textId="77777777" w:rsidR="003F3F58" w:rsidRDefault="003F3F58" w:rsidP="003F3F58">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2DE77DEC" w14:textId="77777777" w:rsidR="003F3F58" w:rsidRDefault="003F3F58" w:rsidP="003F3F58">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24D6A047" w14:textId="77777777" w:rsidR="003F3F58" w:rsidRDefault="003F3F58" w:rsidP="003F3F58">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58CF7997" w14:textId="77777777" w:rsidR="003F3F58" w:rsidRDefault="003F3F58" w:rsidP="003F3F58">
              <w:pPr>
                <w:pStyle w:val="Literaturverzeichnis"/>
                <w:ind w:left="720" w:hanging="720"/>
                <w:rPr>
                  <w:noProof/>
                </w:rPr>
              </w:pPr>
              <w:r>
                <w:rPr>
                  <w:i/>
                  <w:iCs/>
                  <w:noProof/>
                </w:rPr>
                <w:t>Northwoods Software</w:t>
              </w:r>
              <w:r>
                <w:rPr>
                  <w:noProof/>
                </w:rPr>
                <w:t>. (01. 01 1998). (GOJS) Abgerufen am 05. 04 2018 von https://www.nwoods.com/store/p-82-gojs-oem.aspx</w:t>
              </w:r>
            </w:p>
            <w:p w14:paraId="2A787FBB" w14:textId="77777777" w:rsidR="003F3F58" w:rsidRDefault="003F3F58" w:rsidP="003F3F58">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BC8F5A8" w14:textId="77777777" w:rsidR="003F3F58" w:rsidRDefault="003F3F58" w:rsidP="003F3F58">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17852E3D" w14:textId="77777777" w:rsidR="003F3F58" w:rsidRDefault="003F3F58" w:rsidP="003F3F58">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B4B858B" w14:textId="77777777" w:rsidR="003F3F58" w:rsidRDefault="003F3F58" w:rsidP="003F3F58">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B4F05DB" w14:textId="77777777" w:rsidR="003F3F58" w:rsidRDefault="003F3F58" w:rsidP="003F3F58">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1A06CD0" w14:textId="77777777" w:rsidR="003F3F58" w:rsidRDefault="003F3F58" w:rsidP="003F3F58">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727B41A0" w14:textId="77777777" w:rsidR="003F3F58" w:rsidRDefault="003F3F58" w:rsidP="003F3F58">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7D917DB3" w14:textId="77777777" w:rsidR="003F3F58" w:rsidRDefault="003F3F58" w:rsidP="003F3F58">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51902F7E" w14:textId="77777777" w:rsidR="003F3F58" w:rsidRDefault="003F3F58" w:rsidP="003F3F58">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37ACB2B" w14:textId="77777777" w:rsidR="003F3F58" w:rsidRDefault="003F3F58" w:rsidP="003F3F58">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38D0F4A8" w14:textId="77777777" w:rsidR="003F3F58" w:rsidRDefault="003F3F58" w:rsidP="003F3F58">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4346A82C" w14:textId="77777777" w:rsidR="003F3F58" w:rsidRDefault="003F3F58" w:rsidP="003F3F58">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08AE8358" w14:textId="77777777" w:rsidR="003F3F58" w:rsidRDefault="003F3F58" w:rsidP="003F3F58">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29F174E7" w14:textId="77777777" w:rsidR="003F3F58" w:rsidRDefault="003F3F58" w:rsidP="003F3F58">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2F1E82A8" w14:textId="77777777" w:rsidR="003F3F58" w:rsidRDefault="003F3F58" w:rsidP="003F3F58">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3F3F58">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362" w:name="_Toc517096411"/>
      <w:bookmarkStart w:id="363" w:name="_Toc518485414"/>
      <w:r w:rsidRPr="00A4783B">
        <w:rPr>
          <w:lang w:val="en-US"/>
        </w:rPr>
        <w:t>Index</w:t>
      </w:r>
      <w:bookmarkEnd w:id="362"/>
      <w:bookmarkEnd w:id="363"/>
    </w:p>
    <w:p w14:paraId="711B2FD2" w14:textId="77777777" w:rsidR="003F3F58" w:rsidRDefault="00367D86">
      <w:pPr>
        <w:pStyle w:val="Textkrper"/>
        <w:rPr>
          <w:noProof/>
        </w:rPr>
        <w:sectPr w:rsidR="003F3F58" w:rsidSect="003F3F58">
          <w:headerReference w:type="default" r:id="rId54"/>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3B0670D1"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A</w:t>
      </w:r>
    </w:p>
    <w:p w14:paraId="0122E090" w14:textId="77777777" w:rsidR="003F3F58" w:rsidRDefault="003F3F58">
      <w:pPr>
        <w:pStyle w:val="Index1"/>
        <w:rPr>
          <w:noProof/>
        </w:rPr>
      </w:pPr>
      <w:r>
        <w:rPr>
          <w:noProof/>
        </w:rPr>
        <w:t>ASP.NET Core 2.0</w:t>
      </w:r>
      <w:r>
        <w:rPr>
          <w:noProof/>
        </w:rPr>
        <w:tab/>
        <w:t>32</w:t>
      </w:r>
    </w:p>
    <w:p w14:paraId="320DB799"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C</w:t>
      </w:r>
    </w:p>
    <w:p w14:paraId="534946C4" w14:textId="77777777" w:rsidR="003F3F58" w:rsidRDefault="003F3F58">
      <w:pPr>
        <w:pStyle w:val="Index1"/>
        <w:rPr>
          <w:noProof/>
        </w:rPr>
      </w:pPr>
      <w:r>
        <w:rPr>
          <w:noProof/>
        </w:rPr>
        <w:t>Communication</w:t>
      </w:r>
      <w:r>
        <w:rPr>
          <w:noProof/>
        </w:rPr>
        <w:tab/>
        <w:t>16, 17</w:t>
      </w:r>
    </w:p>
    <w:p w14:paraId="3D2CBEE8" w14:textId="77777777" w:rsidR="003F3F58" w:rsidRDefault="003F3F58">
      <w:pPr>
        <w:pStyle w:val="Index1"/>
        <w:rPr>
          <w:noProof/>
        </w:rPr>
      </w:pPr>
      <w:r w:rsidRPr="002F5CAF">
        <w:rPr>
          <w:b/>
          <w:noProof/>
        </w:rPr>
        <w:t>Component</w:t>
      </w:r>
      <w:r>
        <w:rPr>
          <w:noProof/>
        </w:rPr>
        <w:tab/>
        <w:t>25</w:t>
      </w:r>
    </w:p>
    <w:p w14:paraId="78A4A970"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D</w:t>
      </w:r>
    </w:p>
    <w:p w14:paraId="600521C0" w14:textId="77777777" w:rsidR="003F3F58" w:rsidRDefault="003F3F58">
      <w:pPr>
        <w:pStyle w:val="Index1"/>
        <w:rPr>
          <w:noProof/>
        </w:rPr>
      </w:pPr>
      <w:r w:rsidRPr="002F5CAF">
        <w:rPr>
          <w:b/>
          <w:noProof/>
        </w:rPr>
        <w:t>Device</w:t>
      </w:r>
      <w:r>
        <w:rPr>
          <w:noProof/>
        </w:rPr>
        <w:tab/>
        <w:t>7</w:t>
      </w:r>
    </w:p>
    <w:p w14:paraId="3FECAA87"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556C678" w14:textId="77777777" w:rsidR="003F3F58" w:rsidRDefault="003F3F58">
      <w:pPr>
        <w:pStyle w:val="Index1"/>
        <w:rPr>
          <w:noProof/>
        </w:rPr>
      </w:pPr>
      <w:r>
        <w:rPr>
          <w:noProof/>
        </w:rPr>
        <w:t>Echtzeitverhalten</w:t>
      </w:r>
      <w:r>
        <w:rPr>
          <w:noProof/>
        </w:rPr>
        <w:tab/>
        <w:t>1</w:t>
      </w:r>
    </w:p>
    <w:p w14:paraId="1D08EA19" w14:textId="77777777" w:rsidR="003F3F58" w:rsidRDefault="003F3F58">
      <w:pPr>
        <w:pStyle w:val="Index1"/>
        <w:rPr>
          <w:noProof/>
        </w:rPr>
      </w:pPr>
      <w:r w:rsidRPr="002F5CAF">
        <w:rPr>
          <w:b/>
          <w:noProof/>
        </w:rPr>
        <w:t>Ethernet–Technik</w:t>
      </w:r>
      <w:r>
        <w:rPr>
          <w:noProof/>
        </w:rPr>
        <w:tab/>
        <w:t>6</w:t>
      </w:r>
    </w:p>
    <w:p w14:paraId="7A098856"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AC0417A" w14:textId="77777777" w:rsidR="003F3F58" w:rsidRDefault="003F3F58">
      <w:pPr>
        <w:pStyle w:val="Index1"/>
        <w:rPr>
          <w:noProof/>
        </w:rPr>
      </w:pPr>
      <w:r>
        <w:rPr>
          <w:noProof/>
        </w:rPr>
        <w:t>FDT</w:t>
      </w:r>
      <w:r>
        <w:rPr>
          <w:noProof/>
        </w:rPr>
        <w:tab/>
        <w:t>16</w:t>
      </w:r>
    </w:p>
    <w:p w14:paraId="1C9CD770" w14:textId="77777777" w:rsidR="003F3F58" w:rsidRDefault="003F3F58">
      <w:pPr>
        <w:pStyle w:val="Index1"/>
        <w:rPr>
          <w:noProof/>
        </w:rPr>
      </w:pPr>
      <w:r>
        <w:rPr>
          <w:noProof/>
        </w:rPr>
        <w:t>funktionalen Anforderungen</w:t>
      </w:r>
      <w:r>
        <w:rPr>
          <w:noProof/>
        </w:rPr>
        <w:tab/>
        <w:t>20</w:t>
      </w:r>
    </w:p>
    <w:p w14:paraId="4801AFAA"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G</w:t>
      </w:r>
    </w:p>
    <w:p w14:paraId="03BCEDA5" w14:textId="77777777" w:rsidR="003F3F58" w:rsidRDefault="003F3F58">
      <w:pPr>
        <w:pStyle w:val="Index1"/>
        <w:rPr>
          <w:noProof/>
        </w:rPr>
      </w:pPr>
      <w:r>
        <w:rPr>
          <w:noProof/>
        </w:rPr>
        <w:t>GET</w:t>
      </w:r>
      <w:r>
        <w:rPr>
          <w:noProof/>
        </w:rPr>
        <w:tab/>
        <w:t>32</w:t>
      </w:r>
    </w:p>
    <w:p w14:paraId="01F5811A" w14:textId="77777777" w:rsidR="003F3F58" w:rsidRDefault="003F3F58">
      <w:pPr>
        <w:pStyle w:val="Index1"/>
        <w:rPr>
          <w:noProof/>
        </w:rPr>
      </w:pPr>
      <w:r>
        <w:rPr>
          <w:noProof/>
        </w:rPr>
        <w:t>GoJS</w:t>
      </w:r>
      <w:r>
        <w:rPr>
          <w:noProof/>
        </w:rPr>
        <w:tab/>
        <w:t>28</w:t>
      </w:r>
    </w:p>
    <w:p w14:paraId="426671BA"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K</w:t>
      </w:r>
    </w:p>
    <w:p w14:paraId="6F25B7A6" w14:textId="77777777" w:rsidR="003F3F58" w:rsidRDefault="003F3F58">
      <w:pPr>
        <w:pStyle w:val="Index1"/>
        <w:rPr>
          <w:noProof/>
        </w:rPr>
      </w:pPr>
      <w:r>
        <w:rPr>
          <w:noProof/>
        </w:rPr>
        <w:t>Kendo UI</w:t>
      </w:r>
      <w:r>
        <w:rPr>
          <w:noProof/>
        </w:rPr>
        <w:tab/>
        <w:t>27</w:t>
      </w:r>
    </w:p>
    <w:p w14:paraId="15034C4D"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M</w:t>
      </w:r>
    </w:p>
    <w:p w14:paraId="3A92D627" w14:textId="77777777" w:rsidR="003F3F58" w:rsidRDefault="003F3F58">
      <w:pPr>
        <w:pStyle w:val="Index1"/>
        <w:rPr>
          <w:noProof/>
        </w:rPr>
      </w:pPr>
      <w:r w:rsidRPr="002F5CAF">
        <w:rPr>
          <w:b/>
          <w:noProof/>
        </w:rPr>
        <w:t>Module</w:t>
      </w:r>
      <w:r>
        <w:rPr>
          <w:noProof/>
        </w:rPr>
        <w:tab/>
        <w:t>25</w:t>
      </w:r>
    </w:p>
    <w:p w14:paraId="2E2E6824"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N</w:t>
      </w:r>
    </w:p>
    <w:p w14:paraId="455DFBFA" w14:textId="77777777" w:rsidR="003F3F58" w:rsidRDefault="003F3F58">
      <w:pPr>
        <w:pStyle w:val="Index1"/>
        <w:rPr>
          <w:noProof/>
        </w:rPr>
      </w:pPr>
      <w:r w:rsidRPr="002F5CAF">
        <w:rPr>
          <w:b/>
          <w:noProof/>
        </w:rPr>
        <w:t>Netzwerk</w:t>
      </w:r>
      <w:r>
        <w:rPr>
          <w:noProof/>
        </w:rPr>
        <w:tab/>
        <w:t>6</w:t>
      </w:r>
    </w:p>
    <w:p w14:paraId="419889ED" w14:textId="77777777" w:rsidR="003F3F58" w:rsidRDefault="003F3F58">
      <w:pPr>
        <w:pStyle w:val="Index1"/>
        <w:rPr>
          <w:noProof/>
        </w:rPr>
      </w:pPr>
      <w:r w:rsidRPr="002F5CAF">
        <w:rPr>
          <w:b/>
          <w:noProof/>
        </w:rPr>
        <w:t>Netzwerkprotokoll</w:t>
      </w:r>
      <w:r>
        <w:rPr>
          <w:noProof/>
        </w:rPr>
        <w:tab/>
        <w:t>6</w:t>
      </w:r>
    </w:p>
    <w:p w14:paraId="13F0165A" w14:textId="77777777" w:rsidR="003F3F58" w:rsidRDefault="003F3F58">
      <w:pPr>
        <w:pStyle w:val="Index1"/>
        <w:rPr>
          <w:noProof/>
        </w:rPr>
      </w:pPr>
      <w:r>
        <w:rPr>
          <w:noProof/>
        </w:rPr>
        <w:t>Nichtfunktionale Anforderungen</w:t>
      </w:r>
      <w:r>
        <w:rPr>
          <w:noProof/>
        </w:rPr>
        <w:tab/>
        <w:t>22</w:t>
      </w:r>
    </w:p>
    <w:p w14:paraId="7C963895"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O</w:t>
      </w:r>
    </w:p>
    <w:p w14:paraId="2A05ADAE" w14:textId="77777777" w:rsidR="003F3F58" w:rsidRDefault="003F3F58">
      <w:pPr>
        <w:pStyle w:val="Index1"/>
        <w:rPr>
          <w:noProof/>
        </w:rPr>
      </w:pPr>
      <w:r w:rsidRPr="002F5CAF">
        <w:rPr>
          <w:b/>
          <w:noProof/>
        </w:rPr>
        <w:t>OSI-Referenzmodell</w:t>
      </w:r>
      <w:r>
        <w:rPr>
          <w:noProof/>
        </w:rPr>
        <w:tab/>
        <w:t>7</w:t>
      </w:r>
    </w:p>
    <w:p w14:paraId="36E4C84C"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P</w:t>
      </w:r>
    </w:p>
    <w:p w14:paraId="01E4EE85" w14:textId="77777777" w:rsidR="003F3F58" w:rsidRDefault="003F3F58">
      <w:pPr>
        <w:pStyle w:val="Index1"/>
        <w:rPr>
          <w:noProof/>
        </w:rPr>
      </w:pPr>
      <w:r>
        <w:rPr>
          <w:noProof/>
        </w:rPr>
        <w:t>Plugin</w:t>
      </w:r>
      <w:r>
        <w:rPr>
          <w:noProof/>
        </w:rPr>
        <w:tab/>
        <w:t>2</w:t>
      </w:r>
    </w:p>
    <w:p w14:paraId="469F0ECD" w14:textId="77777777" w:rsidR="003F3F58" w:rsidRDefault="003F3F58">
      <w:pPr>
        <w:pStyle w:val="Index1"/>
        <w:rPr>
          <w:noProof/>
        </w:rPr>
      </w:pPr>
      <w:r>
        <w:rPr>
          <w:noProof/>
        </w:rPr>
        <w:t>POST</w:t>
      </w:r>
      <w:r>
        <w:rPr>
          <w:noProof/>
        </w:rPr>
        <w:tab/>
        <w:t>32</w:t>
      </w:r>
    </w:p>
    <w:p w14:paraId="5F07A7F0" w14:textId="77777777" w:rsidR="003F3F58" w:rsidRDefault="003F3F58">
      <w:pPr>
        <w:pStyle w:val="Index1"/>
        <w:rPr>
          <w:noProof/>
        </w:rPr>
      </w:pPr>
      <w:r w:rsidRPr="002F5CAF">
        <w:rPr>
          <w:b/>
          <w:noProof/>
        </w:rPr>
        <w:t>PROFIBUS-FMS</w:t>
      </w:r>
      <w:r>
        <w:rPr>
          <w:noProof/>
        </w:rPr>
        <w:tab/>
        <w:t>14</w:t>
      </w:r>
    </w:p>
    <w:p w14:paraId="43C28E62" w14:textId="77777777" w:rsidR="003F3F58" w:rsidRDefault="003F3F58">
      <w:pPr>
        <w:pStyle w:val="Index1"/>
        <w:rPr>
          <w:noProof/>
        </w:rPr>
      </w:pPr>
      <w:r>
        <w:rPr>
          <w:noProof/>
        </w:rPr>
        <w:t>Programmierkonzept</w:t>
      </w:r>
      <w:r>
        <w:rPr>
          <w:noProof/>
        </w:rPr>
        <w:tab/>
        <w:t>29</w:t>
      </w:r>
    </w:p>
    <w:p w14:paraId="19DD2A88"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R</w:t>
      </w:r>
    </w:p>
    <w:p w14:paraId="54B57095" w14:textId="77777777" w:rsidR="003F3F58" w:rsidRDefault="003F3F58">
      <w:pPr>
        <w:pStyle w:val="Index1"/>
        <w:rPr>
          <w:noProof/>
        </w:rPr>
      </w:pPr>
      <w:r w:rsidRPr="002F5CAF">
        <w:rPr>
          <w:i/>
          <w:noProof/>
        </w:rPr>
        <w:t>React</w:t>
      </w:r>
      <w:r>
        <w:rPr>
          <w:noProof/>
        </w:rPr>
        <w:tab/>
        <w:t>26</w:t>
      </w:r>
    </w:p>
    <w:p w14:paraId="4FACE16A"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6507ED1" w14:textId="77777777" w:rsidR="003F3F58" w:rsidRDefault="003F3F58">
      <w:pPr>
        <w:pStyle w:val="Index1"/>
        <w:rPr>
          <w:noProof/>
        </w:rPr>
      </w:pPr>
      <w:r>
        <w:rPr>
          <w:noProof/>
        </w:rPr>
        <w:t>Software</w:t>
      </w:r>
      <w:r>
        <w:rPr>
          <w:noProof/>
        </w:rPr>
        <w:tab/>
        <w:t>2</w:t>
      </w:r>
    </w:p>
    <w:p w14:paraId="491DF390" w14:textId="77777777" w:rsidR="003F3F58" w:rsidRDefault="003F3F58">
      <w:pPr>
        <w:pStyle w:val="Index1"/>
        <w:rPr>
          <w:noProof/>
        </w:rPr>
      </w:pPr>
      <w:r w:rsidRPr="002F5CAF">
        <w:rPr>
          <w:b/>
          <w:noProof/>
        </w:rPr>
        <w:t>Supervisor</w:t>
      </w:r>
      <w:r>
        <w:rPr>
          <w:noProof/>
        </w:rPr>
        <w:tab/>
        <w:t>7</w:t>
      </w:r>
    </w:p>
    <w:p w14:paraId="1D15BAC6"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T</w:t>
      </w:r>
    </w:p>
    <w:p w14:paraId="65AB0123" w14:textId="77777777" w:rsidR="003F3F58" w:rsidRDefault="003F3F58">
      <w:pPr>
        <w:pStyle w:val="Index1"/>
        <w:rPr>
          <w:noProof/>
        </w:rPr>
      </w:pPr>
      <w:r w:rsidRPr="002F5CAF">
        <w:rPr>
          <w:b/>
          <w:noProof/>
        </w:rPr>
        <w:t>Template</w:t>
      </w:r>
      <w:r>
        <w:rPr>
          <w:noProof/>
        </w:rPr>
        <w:tab/>
        <w:t>25</w:t>
      </w:r>
    </w:p>
    <w:p w14:paraId="6C57994B" w14:textId="77777777" w:rsidR="003F3F58" w:rsidRDefault="003F3F58">
      <w:pPr>
        <w:pStyle w:val="Index1"/>
        <w:rPr>
          <w:noProof/>
        </w:rPr>
      </w:pPr>
      <w:r>
        <w:rPr>
          <w:noProof/>
        </w:rPr>
        <w:t>Topology-Editor</w:t>
      </w:r>
      <w:r>
        <w:rPr>
          <w:noProof/>
        </w:rPr>
        <w:tab/>
        <w:t>33, 44</w:t>
      </w:r>
    </w:p>
    <w:p w14:paraId="77A0BC91"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U</w:t>
      </w:r>
    </w:p>
    <w:p w14:paraId="6C6EFD49" w14:textId="77777777" w:rsidR="003F3F58" w:rsidRDefault="003F3F58">
      <w:pPr>
        <w:pStyle w:val="Index1"/>
        <w:rPr>
          <w:noProof/>
        </w:rPr>
      </w:pPr>
      <w:r>
        <w:rPr>
          <w:noProof/>
        </w:rPr>
        <w:t>Übertragungssicherheit</w:t>
      </w:r>
      <w:r>
        <w:rPr>
          <w:noProof/>
        </w:rPr>
        <w:tab/>
        <w:t>1</w:t>
      </w:r>
    </w:p>
    <w:p w14:paraId="78F7C809" w14:textId="77777777" w:rsidR="003F3F58" w:rsidRDefault="003F3F58">
      <w:pPr>
        <w:pStyle w:val="Index1"/>
        <w:rPr>
          <w:noProof/>
        </w:rPr>
      </w:pPr>
      <w:r>
        <w:rPr>
          <w:noProof/>
        </w:rPr>
        <w:t>URL</w:t>
      </w:r>
      <w:r>
        <w:rPr>
          <w:noProof/>
        </w:rPr>
        <w:tab/>
        <w:t>32</w:t>
      </w:r>
    </w:p>
    <w:p w14:paraId="4E1EF705" w14:textId="14F75F99" w:rsidR="003F3F58" w:rsidRDefault="003F3F58">
      <w:pPr>
        <w:pStyle w:val="Textkrper"/>
        <w:rPr>
          <w:noProof/>
        </w:rPr>
        <w:sectPr w:rsidR="003F3F58" w:rsidSect="003F3F58">
          <w:type w:val="continuous"/>
          <w:pgSz w:w="11906" w:h="16838" w:code="9"/>
          <w:pgMar w:top="1701" w:right="1418" w:bottom="1134" w:left="1418" w:header="709" w:footer="709" w:gutter="0"/>
          <w:cols w:num="2" w:space="720"/>
          <w:docGrid w:linePitch="360"/>
        </w:sectPr>
      </w:pPr>
    </w:p>
    <w:p w14:paraId="6DE98101" w14:textId="7280B14E"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3F3F58">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364" w:name="_Toc517096412"/>
      <w:bookmarkStart w:id="365" w:name="_Toc518485415"/>
      <w:r w:rsidRPr="00212703">
        <w:lastRenderedPageBreak/>
        <w:t>Glossar</w:t>
      </w:r>
      <w:bookmarkEnd w:id="364"/>
      <w:bookmarkEnd w:id="365"/>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366" w:name="_Toc517096413"/>
      <w:bookmarkStart w:id="367" w:name="_Toc518485416"/>
      <w:r w:rsidRPr="00212703">
        <w:lastRenderedPageBreak/>
        <w:t>Erklärung der Kandidatin / des Kandidaten</w:t>
      </w:r>
      <w:bookmarkEnd w:id="366"/>
      <w:bookmarkEnd w:id="367"/>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00870" w14:textId="77777777" w:rsidR="001E65A1" w:rsidRDefault="001E65A1">
      <w:r>
        <w:separator/>
      </w:r>
    </w:p>
  </w:endnote>
  <w:endnote w:type="continuationSeparator" w:id="0">
    <w:p w14:paraId="0412D796" w14:textId="77777777" w:rsidR="001E65A1" w:rsidRDefault="001E65A1">
      <w:r>
        <w:continuationSeparator/>
      </w:r>
    </w:p>
  </w:endnote>
  <w:endnote w:type="continuationNotice" w:id="1">
    <w:p w14:paraId="33CB682A" w14:textId="77777777" w:rsidR="001E65A1" w:rsidRDefault="001E6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EndPr/>
    <w:sdtContent>
      <w:p w14:paraId="54F6AF0C" w14:textId="7E8E8028" w:rsidR="003C4376" w:rsidRDefault="003C437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3C4376" w:rsidRDefault="003C437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EndPr/>
    <w:sdtContent>
      <w:p w14:paraId="3524ED93" w14:textId="310F6F32" w:rsidR="003C4376" w:rsidRDefault="003C4376">
        <w:pPr>
          <w:pStyle w:val="Fuzeile"/>
          <w:jc w:val="right"/>
        </w:pPr>
        <w:r>
          <w:fldChar w:fldCharType="begin"/>
        </w:r>
        <w:r>
          <w:instrText>PAGE   \* MERGEFORMAT</w:instrText>
        </w:r>
        <w:r>
          <w:fldChar w:fldCharType="separate"/>
        </w:r>
        <w:r w:rsidR="000211DB">
          <w:rPr>
            <w:noProof/>
          </w:rPr>
          <w:t>iv</w:t>
        </w:r>
        <w:r>
          <w:fldChar w:fldCharType="end"/>
        </w:r>
      </w:p>
    </w:sdtContent>
  </w:sdt>
  <w:p w14:paraId="64BADF91" w14:textId="4AFEE36A" w:rsidR="003C4376" w:rsidRDefault="003C437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EndPr/>
    <w:sdtContent>
      <w:p w14:paraId="076E8648" w14:textId="67B1EA25" w:rsidR="003C4376" w:rsidRDefault="003C4376">
        <w:pPr>
          <w:pStyle w:val="Fuzeile"/>
          <w:jc w:val="right"/>
        </w:pPr>
        <w:r>
          <w:fldChar w:fldCharType="begin"/>
        </w:r>
        <w:r>
          <w:instrText>PAGE   \* MERGEFORMAT</w:instrText>
        </w:r>
        <w:r>
          <w:fldChar w:fldCharType="separate"/>
        </w:r>
        <w:r w:rsidR="000211DB">
          <w:rPr>
            <w:noProof/>
          </w:rPr>
          <w:t>vii</w:t>
        </w:r>
        <w:r>
          <w:fldChar w:fldCharType="end"/>
        </w:r>
      </w:p>
    </w:sdtContent>
  </w:sdt>
  <w:p w14:paraId="362236F2" w14:textId="77777777" w:rsidR="003C4376" w:rsidRDefault="003C437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EndPr/>
    <w:sdtContent>
      <w:p w14:paraId="1A83E17E" w14:textId="7C16362F" w:rsidR="003C4376" w:rsidRDefault="003C4376">
        <w:pPr>
          <w:pStyle w:val="Fuzeile"/>
          <w:jc w:val="right"/>
        </w:pPr>
        <w:r>
          <w:fldChar w:fldCharType="begin"/>
        </w:r>
        <w:r>
          <w:instrText>PAGE   \* MERGEFORMAT</w:instrText>
        </w:r>
        <w:r>
          <w:fldChar w:fldCharType="separate"/>
        </w:r>
        <w:r w:rsidR="000211DB">
          <w:rPr>
            <w:noProof/>
          </w:rPr>
          <w:t>13</w:t>
        </w:r>
        <w:r>
          <w:fldChar w:fldCharType="end"/>
        </w:r>
      </w:p>
    </w:sdtContent>
  </w:sdt>
  <w:p w14:paraId="506E53C0" w14:textId="77777777" w:rsidR="003C4376" w:rsidRDefault="003C43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E8482" w14:textId="77777777" w:rsidR="001E65A1" w:rsidRDefault="001E65A1">
      <w:r>
        <w:separator/>
      </w:r>
    </w:p>
  </w:footnote>
  <w:footnote w:type="continuationSeparator" w:id="0">
    <w:p w14:paraId="1A577F3F" w14:textId="77777777" w:rsidR="001E65A1" w:rsidRDefault="001E65A1">
      <w:r>
        <w:continuationSeparator/>
      </w:r>
    </w:p>
  </w:footnote>
  <w:footnote w:type="continuationNotice" w:id="1">
    <w:p w14:paraId="44D6A23E" w14:textId="77777777" w:rsidR="001E65A1" w:rsidRDefault="001E65A1"/>
  </w:footnote>
  <w:footnote w:id="2">
    <w:p w14:paraId="3338359C" w14:textId="1120C57F" w:rsidR="003C4376" w:rsidRDefault="003C4376">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3C4376" w:rsidRPr="008F1C31" w:rsidRDefault="003C4376" w:rsidP="009A5CA1">
      <w:pPr>
        <w:pStyle w:val="Funotentext"/>
      </w:pPr>
      <w:r>
        <w:rPr>
          <w:rStyle w:val="Funotenzeichen"/>
        </w:rPr>
        <w:footnoteRef/>
      </w:r>
      <w:r>
        <w:t xml:space="preserve"> PC steht für </w:t>
      </w:r>
      <w:r w:rsidRPr="008F1C31">
        <w:t>Personal Computer</w:t>
      </w:r>
    </w:p>
  </w:footnote>
  <w:footnote w:id="4">
    <w:p w14:paraId="683515F7" w14:textId="77777777" w:rsidR="003C4376" w:rsidRDefault="003C4376"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3C4376" w:rsidRDefault="003C4376">
      <w:pPr>
        <w:pStyle w:val="Funotentext"/>
      </w:pPr>
      <w:r>
        <w:rPr>
          <w:rStyle w:val="Funotenzeichen"/>
        </w:rPr>
        <w:footnoteRef/>
      </w:r>
      <w:r>
        <w:t xml:space="preserve"> IIoT steht für Industrial Internet of Thing</w:t>
      </w:r>
    </w:p>
  </w:footnote>
  <w:footnote w:id="6">
    <w:p w14:paraId="45383149" w14:textId="6B9BABDE" w:rsidR="003C4376" w:rsidRDefault="003C4376">
      <w:pPr>
        <w:pStyle w:val="Funotentext"/>
      </w:pPr>
      <w:r>
        <w:rPr>
          <w:rStyle w:val="Funotenzeichen"/>
        </w:rPr>
        <w:footnoteRef/>
      </w:r>
      <w:r>
        <w:t xml:space="preserve"> TCP steht für Transmission Control Protocol</w:t>
      </w:r>
    </w:p>
  </w:footnote>
  <w:footnote w:id="7">
    <w:p w14:paraId="25E75E44" w14:textId="2C082C1D" w:rsidR="003C4376" w:rsidRDefault="003C4376">
      <w:pPr>
        <w:pStyle w:val="Funotentext"/>
      </w:pPr>
      <w:r>
        <w:rPr>
          <w:rStyle w:val="Funotenzeichen"/>
        </w:rPr>
        <w:footnoteRef/>
      </w:r>
      <w:r>
        <w:t xml:space="preserve"> IP steht für </w:t>
      </w:r>
      <w:r w:rsidRPr="002E4E3E">
        <w:t>Internet Protoco</w:t>
      </w:r>
      <w:r>
        <w:t>l</w:t>
      </w:r>
    </w:p>
  </w:footnote>
  <w:footnote w:id="8">
    <w:p w14:paraId="6C41FEFC" w14:textId="6F96004F" w:rsidR="003C4376" w:rsidRDefault="003C4376"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3C4376" w:rsidRDefault="003C4376">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3C4376" w:rsidRDefault="003C4376">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3C4376" w:rsidRDefault="003C437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3C4376" w:rsidRDefault="003C437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3C4376" w:rsidRDefault="003C4376">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3C4376" w:rsidRDefault="003C4376">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3C4376" w:rsidRDefault="003C437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3C4376" w:rsidRDefault="003C4376">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3C4376" w:rsidRDefault="003C437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3C4376" w:rsidRDefault="003C4376">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3C4376" w:rsidRDefault="003C4376">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3C4376" w:rsidRPr="00212703" w:rsidRDefault="003C4376"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3C4376" w:rsidRPr="00212703" w:rsidRDefault="003C4376"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3C4376" w:rsidRDefault="003C4376">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76E9DC39" w14:textId="72C25B3A" w:rsidR="003C4376" w:rsidRDefault="003C4376" w:rsidP="00B11BB0">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3C4376" w:rsidRDefault="003C4376"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3C4376" w:rsidRDefault="003C437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3C4376" w:rsidRPr="00F4046D" w:rsidRDefault="003C4376"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3C4376" w:rsidRDefault="003C4376">
      <w:pPr>
        <w:pStyle w:val="Funotentext"/>
      </w:pPr>
      <w:r>
        <w:rPr>
          <w:rStyle w:val="Funotenzeichen"/>
        </w:rPr>
        <w:footnoteRef/>
      </w:r>
      <w:r>
        <w:t xml:space="preserve"> steht für Single-Page A</w:t>
      </w:r>
      <w:r w:rsidRPr="00F4046D">
        <w:t>pplication</w:t>
      </w:r>
    </w:p>
  </w:footnote>
  <w:footnote w:id="28">
    <w:p w14:paraId="5BAB631D" w14:textId="50BBF634" w:rsidR="003C4376" w:rsidRDefault="003C4376">
      <w:pPr>
        <w:pStyle w:val="Funotentext"/>
      </w:pPr>
      <w:r>
        <w:rPr>
          <w:rStyle w:val="Funotenzeichen"/>
        </w:rPr>
        <w:footnoteRef/>
      </w:r>
      <w:r>
        <w:t xml:space="preserve"> Steht für User Interface</w:t>
      </w:r>
    </w:p>
  </w:footnote>
  <w:footnote w:id="29">
    <w:p w14:paraId="56F1094B" w14:textId="5D099793" w:rsidR="003C4376" w:rsidRPr="0084014F" w:rsidRDefault="003C437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3C4376" w:rsidRDefault="003C4376"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3C4376" w:rsidRDefault="003C4376" w:rsidP="00BF0976">
      <w:pPr>
        <w:pStyle w:val="Funotentext"/>
      </w:pPr>
      <w:r>
        <w:rPr>
          <w:rStyle w:val="Funotenzeichen"/>
        </w:rPr>
        <w:footnoteRef/>
      </w:r>
      <w:r>
        <w:t xml:space="preserve"> Representational State Transfer</w:t>
      </w:r>
    </w:p>
  </w:footnote>
  <w:footnote w:id="32">
    <w:p w14:paraId="6B6C14D5" w14:textId="77E231C3" w:rsidR="003C4376" w:rsidRDefault="003C4376" w:rsidP="00BF0976">
      <w:pPr>
        <w:pStyle w:val="Funotentext"/>
      </w:pPr>
      <w:r>
        <w:rPr>
          <w:rStyle w:val="Funotenzeichen"/>
        </w:rPr>
        <w:footnoteRef/>
      </w:r>
      <w:r>
        <w:t xml:space="preserve"> Simple Object Access Protocol: Protokoll zum Austausch strukturierter Informationen</w:t>
      </w:r>
    </w:p>
  </w:footnote>
  <w:footnote w:id="33">
    <w:p w14:paraId="2C6811B0" w14:textId="77777777" w:rsidR="003C4376" w:rsidRPr="00A4783B" w:rsidRDefault="003C4376"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3C4376" w:rsidRDefault="003C4376">
      <w:pPr>
        <w:pStyle w:val="Funotentext"/>
      </w:pPr>
      <w:r>
        <w:rPr>
          <w:rStyle w:val="Funotenzeichen"/>
        </w:rPr>
        <w:footnoteRef/>
      </w:r>
      <w:r>
        <w:t xml:space="preserve"> GUID steht für </w:t>
      </w:r>
      <w:r w:rsidRPr="001A4ABF">
        <w:t>Globally Unique Identifier</w:t>
      </w:r>
      <w:sdt>
        <w:sdtPr>
          <w:id w:val="-611431775"/>
          <w:citation/>
        </w:sdtPr>
        <w:sdtEnd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3C4376" w:rsidRDefault="003C4376">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3C4376" w:rsidRDefault="003C4376">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3C4376" w:rsidRPr="00A4783B" w:rsidRDefault="003C4376">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3C4376" w:rsidRDefault="003C437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3C4376" w:rsidRDefault="003C4376">
      <w:pPr>
        <w:pStyle w:val="Funotentext"/>
      </w:pPr>
      <w:r>
        <w:rPr>
          <w:rStyle w:val="Funotenzeichen"/>
        </w:rPr>
        <w:footnoteRef/>
      </w:r>
      <w:r>
        <w:t xml:space="preserve"> CRUD steht für Create, Read, Update, Delete</w:t>
      </w:r>
    </w:p>
  </w:footnote>
  <w:footnote w:id="40">
    <w:p w14:paraId="5B99353B" w14:textId="647874F8" w:rsidR="003C4376" w:rsidRDefault="003C437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3C4376" w:rsidRPr="00B75D78" w:rsidRDefault="003C4376"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3C4376" w:rsidRPr="00B75D78" w:rsidRDefault="003C4376"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3C4376" w:rsidRPr="00B75D78" w:rsidRDefault="003C4376"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3C4376" w:rsidRPr="003E0AB1" w:rsidRDefault="003C4376"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3C4376" w:rsidRPr="00A801AB" w:rsidRDefault="003C4376"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3C4376" w:rsidRPr="00A801AB" w:rsidRDefault="003C4376"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3C4376" w:rsidRPr="00A801AB" w:rsidRDefault="003C4376"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3C4376" w:rsidRPr="000B7AFD" w:rsidRDefault="003C4376"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3C4376" w:rsidRPr="000B7AFD" w:rsidRDefault="003C4376"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1915A05" w:rsidR="003C4376" w:rsidRDefault="003C437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0211DB">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3C4376" w:rsidRPr="00B75D78" w:rsidRDefault="003C4376"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3C4376" w:rsidRPr="00B75D78" w:rsidRDefault="003C4376"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3C4376" w:rsidRPr="00B75D78" w:rsidRDefault="003C4376"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3C4376" w:rsidRPr="007D49C9" w:rsidRDefault="003C4376"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3C4376" w:rsidRPr="00B75D78" w:rsidRDefault="003C4376"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3C4376" w:rsidRPr="00B75D78" w:rsidRDefault="003C4376"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3C4376" w:rsidRPr="00B75D78" w:rsidRDefault="003C4376"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3C4376" w:rsidRPr="00B75D78" w:rsidRDefault="003C4376"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11DB"/>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5A1"/>
    <w:rsid w:val="001E689F"/>
    <w:rsid w:val="001E792B"/>
    <w:rsid w:val="001F09B2"/>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1301"/>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376"/>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E7042"/>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7DC7"/>
    <w:rsid w:val="009C0436"/>
    <w:rsid w:val="009C2906"/>
    <w:rsid w:val="009C2DA8"/>
    <w:rsid w:val="009C6940"/>
    <w:rsid w:val="009C6A99"/>
    <w:rsid w:val="009C7EF5"/>
    <w:rsid w:val="009D150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801"/>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10A4"/>
    <w:rsid w:val="00F31F85"/>
    <w:rsid w:val="00F32163"/>
    <w:rsid w:val="00F333F4"/>
    <w:rsid w:val="00F33F88"/>
    <w:rsid w:val="00F35AE8"/>
    <w:rsid w:val="00F36125"/>
    <w:rsid w:val="00F371B3"/>
    <w:rsid w:val="00F37848"/>
    <w:rsid w:val="00F4046D"/>
    <w:rsid w:val="00F4591E"/>
    <w:rsid w:val="00F45DA2"/>
    <w:rsid w:val="00F45E83"/>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openxmlformats.org/officeDocument/2006/relationships/header" Target="header15.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7C9E8049-177D-477A-82BF-BA53A2758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17339</Words>
  <Characters>109240</Characters>
  <Application>Microsoft Office Word</Application>
  <DocSecurity>0</DocSecurity>
  <Lines>910</Lines>
  <Paragraphs>252</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126327</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12</cp:revision>
  <cp:lastPrinted>2018-07-06T13:37:00Z</cp:lastPrinted>
  <dcterms:created xsi:type="dcterms:W3CDTF">2018-07-06T08:53:00Z</dcterms:created>
  <dcterms:modified xsi:type="dcterms:W3CDTF">2018-07-06T13:41:00Z</dcterms:modified>
</cp:coreProperties>
</file>