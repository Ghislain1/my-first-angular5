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7A17DB59"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C67756">
        <w:rPr>
          <w:noProof/>
        </w:rPr>
        <w:t>26.6.2018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1484F688" w14:textId="394C2F40" w:rsidR="00C67756"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7784144" w:history="1">
        <w:r w:rsidR="00C67756" w:rsidRPr="00F42ED6">
          <w:rPr>
            <w:rStyle w:val="Hyperlink"/>
            <w:noProof/>
          </w:rPr>
          <w:t>1</w:t>
        </w:r>
        <w:r w:rsidR="00C67756">
          <w:rPr>
            <w:rFonts w:asciiTheme="minorHAnsi" w:eastAsiaTheme="minorEastAsia" w:hAnsiTheme="minorHAnsi" w:cstheme="minorBidi"/>
            <w:b w:val="0"/>
            <w:bCs w:val="0"/>
            <w:noProof/>
            <w:sz w:val="22"/>
            <w:szCs w:val="22"/>
          </w:rPr>
          <w:tab/>
        </w:r>
        <w:r w:rsidR="00C67756" w:rsidRPr="00F42ED6">
          <w:rPr>
            <w:rStyle w:val="Hyperlink"/>
            <w:noProof/>
          </w:rPr>
          <w:t>Einleitung und Problemstellung</w:t>
        </w:r>
        <w:r w:rsidR="00C67756">
          <w:rPr>
            <w:noProof/>
            <w:webHidden/>
          </w:rPr>
          <w:tab/>
        </w:r>
        <w:r w:rsidR="00C67756">
          <w:rPr>
            <w:noProof/>
            <w:webHidden/>
          </w:rPr>
          <w:fldChar w:fldCharType="begin"/>
        </w:r>
        <w:r w:rsidR="00C67756">
          <w:rPr>
            <w:noProof/>
            <w:webHidden/>
          </w:rPr>
          <w:instrText xml:space="preserve"> PAGEREF _Toc517784144 \h </w:instrText>
        </w:r>
        <w:r w:rsidR="00C67756">
          <w:rPr>
            <w:noProof/>
            <w:webHidden/>
          </w:rPr>
        </w:r>
        <w:r w:rsidR="00C67756">
          <w:rPr>
            <w:noProof/>
            <w:webHidden/>
          </w:rPr>
          <w:fldChar w:fldCharType="separate"/>
        </w:r>
        <w:r w:rsidR="00C67756">
          <w:rPr>
            <w:noProof/>
            <w:webHidden/>
          </w:rPr>
          <w:t>1</w:t>
        </w:r>
        <w:r w:rsidR="00C67756">
          <w:rPr>
            <w:noProof/>
            <w:webHidden/>
          </w:rPr>
          <w:fldChar w:fldCharType="end"/>
        </w:r>
      </w:hyperlink>
    </w:p>
    <w:p w14:paraId="4BF2786D" w14:textId="3E891D71" w:rsidR="00C67756" w:rsidRDefault="00C67756">
      <w:pPr>
        <w:pStyle w:val="Verzeichnis2"/>
        <w:rPr>
          <w:rFonts w:asciiTheme="minorHAnsi" w:eastAsiaTheme="minorEastAsia" w:hAnsiTheme="minorHAnsi" w:cstheme="minorBidi"/>
          <w:bCs w:val="0"/>
          <w:noProof/>
          <w:sz w:val="22"/>
          <w:szCs w:val="22"/>
        </w:rPr>
      </w:pPr>
      <w:hyperlink w:anchor="_Toc517784145" w:history="1">
        <w:r w:rsidRPr="00F42ED6">
          <w:rPr>
            <w:rStyle w:val="Hyperlink"/>
            <w:noProof/>
          </w:rPr>
          <w:t>1.1</w:t>
        </w:r>
        <w:r>
          <w:rPr>
            <w:rFonts w:asciiTheme="minorHAnsi" w:eastAsiaTheme="minorEastAsia" w:hAnsiTheme="minorHAnsi" w:cstheme="minorBidi"/>
            <w:bCs w:val="0"/>
            <w:noProof/>
            <w:sz w:val="22"/>
            <w:szCs w:val="22"/>
          </w:rPr>
          <w:tab/>
        </w:r>
        <w:r w:rsidRPr="00F42ED6">
          <w:rPr>
            <w:rStyle w:val="Hyperlink"/>
            <w:noProof/>
          </w:rPr>
          <w:t>Motivation</w:t>
        </w:r>
        <w:r>
          <w:rPr>
            <w:noProof/>
            <w:webHidden/>
          </w:rPr>
          <w:tab/>
        </w:r>
        <w:r>
          <w:rPr>
            <w:noProof/>
            <w:webHidden/>
          </w:rPr>
          <w:fldChar w:fldCharType="begin"/>
        </w:r>
        <w:r>
          <w:rPr>
            <w:noProof/>
            <w:webHidden/>
          </w:rPr>
          <w:instrText xml:space="preserve"> PAGEREF _Toc517784145 \h </w:instrText>
        </w:r>
        <w:r>
          <w:rPr>
            <w:noProof/>
            <w:webHidden/>
          </w:rPr>
        </w:r>
        <w:r>
          <w:rPr>
            <w:noProof/>
            <w:webHidden/>
          </w:rPr>
          <w:fldChar w:fldCharType="separate"/>
        </w:r>
        <w:r>
          <w:rPr>
            <w:noProof/>
            <w:webHidden/>
          </w:rPr>
          <w:t>1</w:t>
        </w:r>
        <w:r>
          <w:rPr>
            <w:noProof/>
            <w:webHidden/>
          </w:rPr>
          <w:fldChar w:fldCharType="end"/>
        </w:r>
      </w:hyperlink>
    </w:p>
    <w:p w14:paraId="3002D034" w14:textId="7EA1C432" w:rsidR="00C67756" w:rsidRDefault="00C67756">
      <w:pPr>
        <w:pStyle w:val="Verzeichnis2"/>
        <w:rPr>
          <w:rFonts w:asciiTheme="minorHAnsi" w:eastAsiaTheme="minorEastAsia" w:hAnsiTheme="minorHAnsi" w:cstheme="minorBidi"/>
          <w:bCs w:val="0"/>
          <w:noProof/>
          <w:sz w:val="22"/>
          <w:szCs w:val="22"/>
        </w:rPr>
      </w:pPr>
      <w:hyperlink w:anchor="_Toc517784146" w:history="1">
        <w:r w:rsidRPr="00F42ED6">
          <w:rPr>
            <w:rStyle w:val="Hyperlink"/>
            <w:noProof/>
          </w:rPr>
          <w:t>1.2</w:t>
        </w:r>
        <w:r>
          <w:rPr>
            <w:rFonts w:asciiTheme="minorHAnsi" w:eastAsiaTheme="minorEastAsia" w:hAnsiTheme="minorHAnsi" w:cstheme="minorBidi"/>
            <w:bCs w:val="0"/>
            <w:noProof/>
            <w:sz w:val="22"/>
            <w:szCs w:val="22"/>
          </w:rPr>
          <w:tab/>
        </w:r>
        <w:r w:rsidRPr="00F42ED6">
          <w:rPr>
            <w:rStyle w:val="Hyperlink"/>
            <w:noProof/>
          </w:rPr>
          <w:t>Zielsetzung</w:t>
        </w:r>
        <w:r>
          <w:rPr>
            <w:noProof/>
            <w:webHidden/>
          </w:rPr>
          <w:tab/>
        </w:r>
        <w:r>
          <w:rPr>
            <w:noProof/>
            <w:webHidden/>
          </w:rPr>
          <w:fldChar w:fldCharType="begin"/>
        </w:r>
        <w:r>
          <w:rPr>
            <w:noProof/>
            <w:webHidden/>
          </w:rPr>
          <w:instrText xml:space="preserve"> PAGEREF _Toc517784146 \h </w:instrText>
        </w:r>
        <w:r>
          <w:rPr>
            <w:noProof/>
            <w:webHidden/>
          </w:rPr>
        </w:r>
        <w:r>
          <w:rPr>
            <w:noProof/>
            <w:webHidden/>
          </w:rPr>
          <w:fldChar w:fldCharType="separate"/>
        </w:r>
        <w:r>
          <w:rPr>
            <w:noProof/>
            <w:webHidden/>
          </w:rPr>
          <w:t>2</w:t>
        </w:r>
        <w:r>
          <w:rPr>
            <w:noProof/>
            <w:webHidden/>
          </w:rPr>
          <w:fldChar w:fldCharType="end"/>
        </w:r>
      </w:hyperlink>
    </w:p>
    <w:p w14:paraId="76FA363A" w14:textId="38AB2BD0" w:rsidR="00C67756" w:rsidRDefault="00C67756">
      <w:pPr>
        <w:pStyle w:val="Verzeichnis2"/>
        <w:rPr>
          <w:rFonts w:asciiTheme="minorHAnsi" w:eastAsiaTheme="minorEastAsia" w:hAnsiTheme="minorHAnsi" w:cstheme="minorBidi"/>
          <w:bCs w:val="0"/>
          <w:noProof/>
          <w:sz w:val="22"/>
          <w:szCs w:val="22"/>
        </w:rPr>
      </w:pPr>
      <w:hyperlink w:anchor="_Toc517784147" w:history="1">
        <w:r w:rsidRPr="00F42ED6">
          <w:rPr>
            <w:rStyle w:val="Hyperlink"/>
            <w:noProof/>
          </w:rPr>
          <w:t>1.3</w:t>
        </w:r>
        <w:r>
          <w:rPr>
            <w:rFonts w:asciiTheme="minorHAnsi" w:eastAsiaTheme="minorEastAsia" w:hAnsiTheme="minorHAnsi" w:cstheme="minorBidi"/>
            <w:bCs w:val="0"/>
            <w:noProof/>
            <w:sz w:val="22"/>
            <w:szCs w:val="22"/>
          </w:rPr>
          <w:tab/>
        </w:r>
        <w:r w:rsidRPr="00F42ED6">
          <w:rPr>
            <w:rStyle w:val="Hyperlink"/>
            <w:noProof/>
          </w:rPr>
          <w:t>Aufgaben</w:t>
        </w:r>
        <w:r>
          <w:rPr>
            <w:noProof/>
            <w:webHidden/>
          </w:rPr>
          <w:tab/>
        </w:r>
        <w:r>
          <w:rPr>
            <w:noProof/>
            <w:webHidden/>
          </w:rPr>
          <w:fldChar w:fldCharType="begin"/>
        </w:r>
        <w:r>
          <w:rPr>
            <w:noProof/>
            <w:webHidden/>
          </w:rPr>
          <w:instrText xml:space="preserve"> PAGEREF _Toc517784147 \h </w:instrText>
        </w:r>
        <w:r>
          <w:rPr>
            <w:noProof/>
            <w:webHidden/>
          </w:rPr>
        </w:r>
        <w:r>
          <w:rPr>
            <w:noProof/>
            <w:webHidden/>
          </w:rPr>
          <w:fldChar w:fldCharType="separate"/>
        </w:r>
        <w:r>
          <w:rPr>
            <w:noProof/>
            <w:webHidden/>
          </w:rPr>
          <w:t>2</w:t>
        </w:r>
        <w:r>
          <w:rPr>
            <w:noProof/>
            <w:webHidden/>
          </w:rPr>
          <w:fldChar w:fldCharType="end"/>
        </w:r>
      </w:hyperlink>
    </w:p>
    <w:p w14:paraId="77FF3904" w14:textId="699EC7B3" w:rsidR="00C67756" w:rsidRDefault="00C67756">
      <w:pPr>
        <w:pStyle w:val="Verzeichnis2"/>
        <w:rPr>
          <w:rFonts w:asciiTheme="minorHAnsi" w:eastAsiaTheme="minorEastAsia" w:hAnsiTheme="minorHAnsi" w:cstheme="minorBidi"/>
          <w:bCs w:val="0"/>
          <w:noProof/>
          <w:sz w:val="22"/>
          <w:szCs w:val="22"/>
        </w:rPr>
      </w:pPr>
      <w:hyperlink w:anchor="_Toc517784148" w:history="1">
        <w:r w:rsidRPr="00F42ED6">
          <w:rPr>
            <w:rStyle w:val="Hyperlink"/>
            <w:noProof/>
          </w:rPr>
          <w:t>1.4</w:t>
        </w:r>
        <w:r>
          <w:rPr>
            <w:rFonts w:asciiTheme="minorHAnsi" w:eastAsiaTheme="minorEastAsia" w:hAnsiTheme="minorHAnsi" w:cstheme="minorBidi"/>
            <w:bCs w:val="0"/>
            <w:noProof/>
            <w:sz w:val="22"/>
            <w:szCs w:val="22"/>
          </w:rPr>
          <w:tab/>
        </w:r>
        <w:r w:rsidRPr="00F42ED6">
          <w:rPr>
            <w:rStyle w:val="Hyperlink"/>
            <w:noProof/>
          </w:rPr>
          <w:t>Firmenvorstellung</w:t>
        </w:r>
        <w:r>
          <w:rPr>
            <w:noProof/>
            <w:webHidden/>
          </w:rPr>
          <w:tab/>
        </w:r>
        <w:r>
          <w:rPr>
            <w:noProof/>
            <w:webHidden/>
          </w:rPr>
          <w:fldChar w:fldCharType="begin"/>
        </w:r>
        <w:r>
          <w:rPr>
            <w:noProof/>
            <w:webHidden/>
          </w:rPr>
          <w:instrText xml:space="preserve"> PAGEREF _Toc517784148 \h </w:instrText>
        </w:r>
        <w:r>
          <w:rPr>
            <w:noProof/>
            <w:webHidden/>
          </w:rPr>
        </w:r>
        <w:r>
          <w:rPr>
            <w:noProof/>
            <w:webHidden/>
          </w:rPr>
          <w:fldChar w:fldCharType="separate"/>
        </w:r>
        <w:r>
          <w:rPr>
            <w:noProof/>
            <w:webHidden/>
          </w:rPr>
          <w:t>4</w:t>
        </w:r>
        <w:r>
          <w:rPr>
            <w:noProof/>
            <w:webHidden/>
          </w:rPr>
          <w:fldChar w:fldCharType="end"/>
        </w:r>
      </w:hyperlink>
    </w:p>
    <w:p w14:paraId="153B48AA" w14:textId="2DDD1720" w:rsidR="00C67756" w:rsidRDefault="00C67756">
      <w:pPr>
        <w:pStyle w:val="Verzeichnis1"/>
        <w:rPr>
          <w:rFonts w:asciiTheme="minorHAnsi" w:eastAsiaTheme="minorEastAsia" w:hAnsiTheme="minorHAnsi" w:cstheme="minorBidi"/>
          <w:b w:val="0"/>
          <w:bCs w:val="0"/>
          <w:noProof/>
          <w:sz w:val="22"/>
          <w:szCs w:val="22"/>
        </w:rPr>
      </w:pPr>
      <w:hyperlink w:anchor="_Toc517784149" w:history="1">
        <w:r w:rsidRPr="00F42ED6">
          <w:rPr>
            <w:rStyle w:val="Hyperlink"/>
            <w:noProof/>
          </w:rPr>
          <w:t>2</w:t>
        </w:r>
        <w:r>
          <w:rPr>
            <w:rFonts w:asciiTheme="minorHAnsi" w:eastAsiaTheme="minorEastAsia" w:hAnsiTheme="minorHAnsi" w:cstheme="minorBidi"/>
            <w:b w:val="0"/>
            <w:bCs w:val="0"/>
            <w:noProof/>
            <w:sz w:val="22"/>
            <w:szCs w:val="22"/>
          </w:rPr>
          <w:tab/>
        </w:r>
        <w:r w:rsidRPr="00F42ED6">
          <w:rPr>
            <w:rStyle w:val="Hyperlink"/>
            <w:noProof/>
          </w:rPr>
          <w:t>Grundlagen</w:t>
        </w:r>
        <w:r>
          <w:rPr>
            <w:noProof/>
            <w:webHidden/>
          </w:rPr>
          <w:tab/>
        </w:r>
        <w:r>
          <w:rPr>
            <w:noProof/>
            <w:webHidden/>
          </w:rPr>
          <w:fldChar w:fldCharType="begin"/>
        </w:r>
        <w:r>
          <w:rPr>
            <w:noProof/>
            <w:webHidden/>
          </w:rPr>
          <w:instrText xml:space="preserve"> PAGEREF _Toc517784149 \h </w:instrText>
        </w:r>
        <w:r>
          <w:rPr>
            <w:noProof/>
            <w:webHidden/>
          </w:rPr>
        </w:r>
        <w:r>
          <w:rPr>
            <w:noProof/>
            <w:webHidden/>
          </w:rPr>
          <w:fldChar w:fldCharType="separate"/>
        </w:r>
        <w:r>
          <w:rPr>
            <w:noProof/>
            <w:webHidden/>
          </w:rPr>
          <w:t>6</w:t>
        </w:r>
        <w:r>
          <w:rPr>
            <w:noProof/>
            <w:webHidden/>
          </w:rPr>
          <w:fldChar w:fldCharType="end"/>
        </w:r>
      </w:hyperlink>
    </w:p>
    <w:p w14:paraId="1E5F5F20" w14:textId="29CE8927" w:rsidR="00C67756" w:rsidRDefault="00C67756">
      <w:pPr>
        <w:pStyle w:val="Verzeichnis2"/>
        <w:rPr>
          <w:rFonts w:asciiTheme="minorHAnsi" w:eastAsiaTheme="minorEastAsia" w:hAnsiTheme="minorHAnsi" w:cstheme="minorBidi"/>
          <w:bCs w:val="0"/>
          <w:noProof/>
          <w:sz w:val="22"/>
          <w:szCs w:val="22"/>
        </w:rPr>
      </w:pPr>
      <w:hyperlink w:anchor="_Toc517784150" w:history="1">
        <w:r w:rsidRPr="00F42ED6">
          <w:rPr>
            <w:rStyle w:val="Hyperlink"/>
            <w:noProof/>
          </w:rPr>
          <w:t>2.1</w:t>
        </w:r>
        <w:r>
          <w:rPr>
            <w:rFonts w:asciiTheme="minorHAnsi" w:eastAsiaTheme="minorEastAsia" w:hAnsiTheme="minorHAnsi" w:cstheme="minorBidi"/>
            <w:bCs w:val="0"/>
            <w:noProof/>
            <w:sz w:val="22"/>
            <w:szCs w:val="22"/>
          </w:rPr>
          <w:tab/>
        </w:r>
        <w:r w:rsidRPr="00F42ED6">
          <w:rPr>
            <w:rStyle w:val="Hyperlink"/>
            <w:noProof/>
          </w:rPr>
          <w:t>Grundlegende Begrifflichkeiten</w:t>
        </w:r>
        <w:r>
          <w:rPr>
            <w:noProof/>
            <w:webHidden/>
          </w:rPr>
          <w:tab/>
        </w:r>
        <w:r>
          <w:rPr>
            <w:noProof/>
            <w:webHidden/>
          </w:rPr>
          <w:fldChar w:fldCharType="begin"/>
        </w:r>
        <w:r>
          <w:rPr>
            <w:noProof/>
            <w:webHidden/>
          </w:rPr>
          <w:instrText xml:space="preserve"> PAGEREF _Toc517784150 \h </w:instrText>
        </w:r>
        <w:r>
          <w:rPr>
            <w:noProof/>
            <w:webHidden/>
          </w:rPr>
        </w:r>
        <w:r>
          <w:rPr>
            <w:noProof/>
            <w:webHidden/>
          </w:rPr>
          <w:fldChar w:fldCharType="separate"/>
        </w:r>
        <w:r>
          <w:rPr>
            <w:noProof/>
            <w:webHidden/>
          </w:rPr>
          <w:t>6</w:t>
        </w:r>
        <w:r>
          <w:rPr>
            <w:noProof/>
            <w:webHidden/>
          </w:rPr>
          <w:fldChar w:fldCharType="end"/>
        </w:r>
      </w:hyperlink>
    </w:p>
    <w:p w14:paraId="4BD11F66" w14:textId="6ECA606B" w:rsidR="00C67756" w:rsidRDefault="00C67756">
      <w:pPr>
        <w:pStyle w:val="Verzeichnis2"/>
        <w:rPr>
          <w:rFonts w:asciiTheme="minorHAnsi" w:eastAsiaTheme="minorEastAsia" w:hAnsiTheme="minorHAnsi" w:cstheme="minorBidi"/>
          <w:bCs w:val="0"/>
          <w:noProof/>
          <w:sz w:val="22"/>
          <w:szCs w:val="22"/>
        </w:rPr>
      </w:pPr>
      <w:hyperlink w:anchor="_Toc517784151" w:history="1">
        <w:r w:rsidRPr="00F42ED6">
          <w:rPr>
            <w:rStyle w:val="Hyperlink"/>
            <w:noProof/>
          </w:rPr>
          <w:t>2.2</w:t>
        </w:r>
        <w:r>
          <w:rPr>
            <w:rFonts w:asciiTheme="minorHAnsi" w:eastAsiaTheme="minorEastAsia" w:hAnsiTheme="minorHAnsi" w:cstheme="minorBidi"/>
            <w:bCs w:val="0"/>
            <w:noProof/>
            <w:sz w:val="22"/>
            <w:szCs w:val="22"/>
          </w:rPr>
          <w:tab/>
        </w:r>
        <w:r w:rsidRPr="00F42ED6">
          <w:rPr>
            <w:rStyle w:val="Hyperlink"/>
            <w:noProof/>
          </w:rPr>
          <w:t>Grundlegende Netzwerktopologien</w:t>
        </w:r>
        <w:r>
          <w:rPr>
            <w:noProof/>
            <w:webHidden/>
          </w:rPr>
          <w:tab/>
        </w:r>
        <w:r>
          <w:rPr>
            <w:noProof/>
            <w:webHidden/>
          </w:rPr>
          <w:fldChar w:fldCharType="begin"/>
        </w:r>
        <w:r>
          <w:rPr>
            <w:noProof/>
            <w:webHidden/>
          </w:rPr>
          <w:instrText xml:space="preserve"> PAGEREF _Toc517784151 \h </w:instrText>
        </w:r>
        <w:r>
          <w:rPr>
            <w:noProof/>
            <w:webHidden/>
          </w:rPr>
        </w:r>
        <w:r>
          <w:rPr>
            <w:noProof/>
            <w:webHidden/>
          </w:rPr>
          <w:fldChar w:fldCharType="separate"/>
        </w:r>
        <w:r>
          <w:rPr>
            <w:noProof/>
            <w:webHidden/>
          </w:rPr>
          <w:t>7</w:t>
        </w:r>
        <w:r>
          <w:rPr>
            <w:noProof/>
            <w:webHidden/>
          </w:rPr>
          <w:fldChar w:fldCharType="end"/>
        </w:r>
      </w:hyperlink>
    </w:p>
    <w:p w14:paraId="30AE5E8D" w14:textId="2B952C02" w:rsidR="00C67756" w:rsidRDefault="00C67756">
      <w:pPr>
        <w:pStyle w:val="Verzeichnis3"/>
        <w:rPr>
          <w:rFonts w:asciiTheme="minorHAnsi" w:eastAsiaTheme="minorEastAsia" w:hAnsiTheme="minorHAnsi" w:cstheme="minorBidi"/>
          <w:sz w:val="22"/>
          <w:szCs w:val="22"/>
        </w:rPr>
      </w:pPr>
      <w:hyperlink w:anchor="_Toc517784152" w:history="1">
        <w:r w:rsidRPr="00F42ED6">
          <w:rPr>
            <w:rStyle w:val="Hyperlink"/>
          </w:rPr>
          <w:t>2.2.1</w:t>
        </w:r>
        <w:r>
          <w:rPr>
            <w:rFonts w:asciiTheme="minorHAnsi" w:eastAsiaTheme="minorEastAsia" w:hAnsiTheme="minorHAnsi" w:cstheme="minorBidi"/>
            <w:sz w:val="22"/>
            <w:szCs w:val="22"/>
          </w:rPr>
          <w:tab/>
        </w:r>
        <w:r w:rsidRPr="00F42ED6">
          <w:rPr>
            <w:rStyle w:val="Hyperlink"/>
          </w:rPr>
          <w:t>Linien-Topologie</w:t>
        </w:r>
        <w:r>
          <w:rPr>
            <w:webHidden/>
          </w:rPr>
          <w:tab/>
        </w:r>
        <w:r>
          <w:rPr>
            <w:webHidden/>
          </w:rPr>
          <w:fldChar w:fldCharType="begin"/>
        </w:r>
        <w:r>
          <w:rPr>
            <w:webHidden/>
          </w:rPr>
          <w:instrText xml:space="preserve"> PAGEREF _Toc517784152 \h </w:instrText>
        </w:r>
        <w:r>
          <w:rPr>
            <w:webHidden/>
          </w:rPr>
        </w:r>
        <w:r>
          <w:rPr>
            <w:webHidden/>
          </w:rPr>
          <w:fldChar w:fldCharType="separate"/>
        </w:r>
        <w:r>
          <w:rPr>
            <w:webHidden/>
          </w:rPr>
          <w:t>8</w:t>
        </w:r>
        <w:r>
          <w:rPr>
            <w:webHidden/>
          </w:rPr>
          <w:fldChar w:fldCharType="end"/>
        </w:r>
      </w:hyperlink>
    </w:p>
    <w:p w14:paraId="2C6E208A" w14:textId="720ACD21" w:rsidR="00C67756" w:rsidRDefault="00C67756">
      <w:pPr>
        <w:pStyle w:val="Verzeichnis3"/>
        <w:rPr>
          <w:rFonts w:asciiTheme="minorHAnsi" w:eastAsiaTheme="minorEastAsia" w:hAnsiTheme="minorHAnsi" w:cstheme="minorBidi"/>
          <w:sz w:val="22"/>
          <w:szCs w:val="22"/>
        </w:rPr>
      </w:pPr>
      <w:hyperlink w:anchor="_Toc517784153" w:history="1">
        <w:r w:rsidRPr="00F42ED6">
          <w:rPr>
            <w:rStyle w:val="Hyperlink"/>
          </w:rPr>
          <w:t>2.2.2</w:t>
        </w:r>
        <w:r>
          <w:rPr>
            <w:rFonts w:asciiTheme="minorHAnsi" w:eastAsiaTheme="minorEastAsia" w:hAnsiTheme="minorHAnsi" w:cstheme="minorBidi"/>
            <w:sz w:val="22"/>
            <w:szCs w:val="22"/>
          </w:rPr>
          <w:tab/>
        </w:r>
        <w:r w:rsidRPr="00F42ED6">
          <w:rPr>
            <w:rStyle w:val="Hyperlink"/>
          </w:rPr>
          <w:t>Ring-Topologie</w:t>
        </w:r>
        <w:r>
          <w:rPr>
            <w:webHidden/>
          </w:rPr>
          <w:tab/>
        </w:r>
        <w:r>
          <w:rPr>
            <w:webHidden/>
          </w:rPr>
          <w:fldChar w:fldCharType="begin"/>
        </w:r>
        <w:r>
          <w:rPr>
            <w:webHidden/>
          </w:rPr>
          <w:instrText xml:space="preserve"> PAGEREF _Toc517784153 \h </w:instrText>
        </w:r>
        <w:r>
          <w:rPr>
            <w:webHidden/>
          </w:rPr>
        </w:r>
        <w:r>
          <w:rPr>
            <w:webHidden/>
          </w:rPr>
          <w:fldChar w:fldCharType="separate"/>
        </w:r>
        <w:r>
          <w:rPr>
            <w:webHidden/>
          </w:rPr>
          <w:t>9</w:t>
        </w:r>
        <w:r>
          <w:rPr>
            <w:webHidden/>
          </w:rPr>
          <w:fldChar w:fldCharType="end"/>
        </w:r>
      </w:hyperlink>
    </w:p>
    <w:p w14:paraId="17E31564" w14:textId="08DA5A37" w:rsidR="00C67756" w:rsidRDefault="00C67756">
      <w:pPr>
        <w:pStyle w:val="Verzeichnis3"/>
        <w:rPr>
          <w:rFonts w:asciiTheme="minorHAnsi" w:eastAsiaTheme="minorEastAsia" w:hAnsiTheme="minorHAnsi" w:cstheme="minorBidi"/>
          <w:sz w:val="22"/>
          <w:szCs w:val="22"/>
        </w:rPr>
      </w:pPr>
      <w:hyperlink w:anchor="_Toc517784154" w:history="1">
        <w:r w:rsidRPr="00F42ED6">
          <w:rPr>
            <w:rStyle w:val="Hyperlink"/>
          </w:rPr>
          <w:t>2.2.3</w:t>
        </w:r>
        <w:r>
          <w:rPr>
            <w:rFonts w:asciiTheme="minorHAnsi" w:eastAsiaTheme="minorEastAsia" w:hAnsiTheme="minorHAnsi" w:cstheme="minorBidi"/>
            <w:sz w:val="22"/>
            <w:szCs w:val="22"/>
          </w:rPr>
          <w:tab/>
        </w:r>
        <w:r w:rsidRPr="00F42ED6">
          <w:rPr>
            <w:rStyle w:val="Hyperlink"/>
          </w:rPr>
          <w:t>Stern-Topologie</w:t>
        </w:r>
        <w:r>
          <w:rPr>
            <w:webHidden/>
          </w:rPr>
          <w:tab/>
        </w:r>
        <w:r>
          <w:rPr>
            <w:webHidden/>
          </w:rPr>
          <w:fldChar w:fldCharType="begin"/>
        </w:r>
        <w:r>
          <w:rPr>
            <w:webHidden/>
          </w:rPr>
          <w:instrText xml:space="preserve"> PAGEREF _Toc517784154 \h </w:instrText>
        </w:r>
        <w:r>
          <w:rPr>
            <w:webHidden/>
          </w:rPr>
        </w:r>
        <w:r>
          <w:rPr>
            <w:webHidden/>
          </w:rPr>
          <w:fldChar w:fldCharType="separate"/>
        </w:r>
        <w:r>
          <w:rPr>
            <w:webHidden/>
          </w:rPr>
          <w:t>10</w:t>
        </w:r>
        <w:r>
          <w:rPr>
            <w:webHidden/>
          </w:rPr>
          <w:fldChar w:fldCharType="end"/>
        </w:r>
      </w:hyperlink>
    </w:p>
    <w:p w14:paraId="7DB86D33" w14:textId="22FB0C8F" w:rsidR="00C67756" w:rsidRDefault="00C67756">
      <w:pPr>
        <w:pStyle w:val="Verzeichnis3"/>
        <w:rPr>
          <w:rFonts w:asciiTheme="minorHAnsi" w:eastAsiaTheme="minorEastAsia" w:hAnsiTheme="minorHAnsi" w:cstheme="minorBidi"/>
          <w:sz w:val="22"/>
          <w:szCs w:val="22"/>
        </w:rPr>
      </w:pPr>
      <w:hyperlink w:anchor="_Toc517784155" w:history="1">
        <w:r w:rsidRPr="00F42ED6">
          <w:rPr>
            <w:rStyle w:val="Hyperlink"/>
          </w:rPr>
          <w:t>2.2.4</w:t>
        </w:r>
        <w:r>
          <w:rPr>
            <w:rFonts w:asciiTheme="minorHAnsi" w:eastAsiaTheme="minorEastAsia" w:hAnsiTheme="minorHAnsi" w:cstheme="minorBidi"/>
            <w:sz w:val="22"/>
            <w:szCs w:val="22"/>
          </w:rPr>
          <w:tab/>
        </w:r>
        <w:r w:rsidRPr="00F42ED6">
          <w:rPr>
            <w:rStyle w:val="Hyperlink"/>
          </w:rPr>
          <w:t>Baum-Topologie</w:t>
        </w:r>
        <w:r>
          <w:rPr>
            <w:webHidden/>
          </w:rPr>
          <w:tab/>
        </w:r>
        <w:r>
          <w:rPr>
            <w:webHidden/>
          </w:rPr>
          <w:fldChar w:fldCharType="begin"/>
        </w:r>
        <w:r>
          <w:rPr>
            <w:webHidden/>
          </w:rPr>
          <w:instrText xml:space="preserve"> PAGEREF _Toc517784155 \h </w:instrText>
        </w:r>
        <w:r>
          <w:rPr>
            <w:webHidden/>
          </w:rPr>
        </w:r>
        <w:r>
          <w:rPr>
            <w:webHidden/>
          </w:rPr>
          <w:fldChar w:fldCharType="separate"/>
        </w:r>
        <w:r>
          <w:rPr>
            <w:webHidden/>
          </w:rPr>
          <w:t>11</w:t>
        </w:r>
        <w:r>
          <w:rPr>
            <w:webHidden/>
          </w:rPr>
          <w:fldChar w:fldCharType="end"/>
        </w:r>
      </w:hyperlink>
    </w:p>
    <w:p w14:paraId="27422F7F" w14:textId="1445CA40" w:rsidR="00C67756" w:rsidRDefault="00C67756">
      <w:pPr>
        <w:pStyle w:val="Verzeichnis3"/>
        <w:rPr>
          <w:rFonts w:asciiTheme="minorHAnsi" w:eastAsiaTheme="minorEastAsia" w:hAnsiTheme="minorHAnsi" w:cstheme="minorBidi"/>
          <w:sz w:val="22"/>
          <w:szCs w:val="22"/>
        </w:rPr>
      </w:pPr>
      <w:hyperlink w:anchor="_Toc517784156" w:history="1">
        <w:r w:rsidRPr="00F42ED6">
          <w:rPr>
            <w:rStyle w:val="Hyperlink"/>
          </w:rPr>
          <w:t>2.2.5</w:t>
        </w:r>
        <w:r>
          <w:rPr>
            <w:rFonts w:asciiTheme="minorHAnsi" w:eastAsiaTheme="minorEastAsia" w:hAnsiTheme="minorHAnsi" w:cstheme="minorBidi"/>
            <w:sz w:val="22"/>
            <w:szCs w:val="22"/>
          </w:rPr>
          <w:tab/>
        </w:r>
        <w:r w:rsidRPr="00F42ED6">
          <w:rPr>
            <w:rStyle w:val="Hyperlink"/>
          </w:rPr>
          <w:t>Vermaschtes Netz</w:t>
        </w:r>
        <w:r>
          <w:rPr>
            <w:webHidden/>
          </w:rPr>
          <w:tab/>
        </w:r>
        <w:r>
          <w:rPr>
            <w:webHidden/>
          </w:rPr>
          <w:fldChar w:fldCharType="begin"/>
        </w:r>
        <w:r>
          <w:rPr>
            <w:webHidden/>
          </w:rPr>
          <w:instrText xml:space="preserve"> PAGEREF _Toc517784156 \h </w:instrText>
        </w:r>
        <w:r>
          <w:rPr>
            <w:webHidden/>
          </w:rPr>
        </w:r>
        <w:r>
          <w:rPr>
            <w:webHidden/>
          </w:rPr>
          <w:fldChar w:fldCharType="separate"/>
        </w:r>
        <w:r>
          <w:rPr>
            <w:webHidden/>
          </w:rPr>
          <w:t>12</w:t>
        </w:r>
        <w:r>
          <w:rPr>
            <w:webHidden/>
          </w:rPr>
          <w:fldChar w:fldCharType="end"/>
        </w:r>
      </w:hyperlink>
    </w:p>
    <w:p w14:paraId="3124D941" w14:textId="0D0A5A0D" w:rsidR="00C67756" w:rsidRDefault="00C67756">
      <w:pPr>
        <w:pStyle w:val="Verzeichnis2"/>
        <w:rPr>
          <w:rFonts w:asciiTheme="minorHAnsi" w:eastAsiaTheme="minorEastAsia" w:hAnsiTheme="minorHAnsi" w:cstheme="minorBidi"/>
          <w:bCs w:val="0"/>
          <w:noProof/>
          <w:sz w:val="22"/>
          <w:szCs w:val="22"/>
        </w:rPr>
      </w:pPr>
      <w:hyperlink w:anchor="_Toc517784157" w:history="1">
        <w:r w:rsidRPr="00F42ED6">
          <w:rPr>
            <w:rStyle w:val="Hyperlink"/>
            <w:noProof/>
          </w:rPr>
          <w:t>2.3</w:t>
        </w:r>
        <w:r>
          <w:rPr>
            <w:rFonts w:asciiTheme="minorHAnsi" w:eastAsiaTheme="minorEastAsia" w:hAnsiTheme="minorHAnsi" w:cstheme="minorBidi"/>
            <w:bCs w:val="0"/>
            <w:noProof/>
            <w:sz w:val="22"/>
            <w:szCs w:val="22"/>
          </w:rPr>
          <w:tab/>
        </w:r>
        <w:r w:rsidRPr="00F42ED6">
          <w:rPr>
            <w:rStyle w:val="Hyperlink"/>
            <w:noProof/>
          </w:rPr>
          <w:t>Netzwerke-Protokolle</w:t>
        </w:r>
        <w:r>
          <w:rPr>
            <w:noProof/>
            <w:webHidden/>
          </w:rPr>
          <w:tab/>
        </w:r>
        <w:r>
          <w:rPr>
            <w:noProof/>
            <w:webHidden/>
          </w:rPr>
          <w:fldChar w:fldCharType="begin"/>
        </w:r>
        <w:r>
          <w:rPr>
            <w:noProof/>
            <w:webHidden/>
          </w:rPr>
          <w:instrText xml:space="preserve"> PAGEREF _Toc517784157 \h </w:instrText>
        </w:r>
        <w:r>
          <w:rPr>
            <w:noProof/>
            <w:webHidden/>
          </w:rPr>
        </w:r>
        <w:r>
          <w:rPr>
            <w:noProof/>
            <w:webHidden/>
          </w:rPr>
          <w:fldChar w:fldCharType="separate"/>
        </w:r>
        <w:r>
          <w:rPr>
            <w:noProof/>
            <w:webHidden/>
          </w:rPr>
          <w:t>12</w:t>
        </w:r>
        <w:r>
          <w:rPr>
            <w:noProof/>
            <w:webHidden/>
          </w:rPr>
          <w:fldChar w:fldCharType="end"/>
        </w:r>
      </w:hyperlink>
    </w:p>
    <w:p w14:paraId="6DAF5C57" w14:textId="62D170B2" w:rsidR="00C67756" w:rsidRDefault="00C67756">
      <w:pPr>
        <w:pStyle w:val="Verzeichnis3"/>
        <w:rPr>
          <w:rFonts w:asciiTheme="minorHAnsi" w:eastAsiaTheme="minorEastAsia" w:hAnsiTheme="minorHAnsi" w:cstheme="minorBidi"/>
          <w:sz w:val="22"/>
          <w:szCs w:val="22"/>
        </w:rPr>
      </w:pPr>
      <w:hyperlink w:anchor="_Toc517784158" w:history="1">
        <w:r w:rsidRPr="00F42ED6">
          <w:rPr>
            <w:rStyle w:val="Hyperlink"/>
          </w:rPr>
          <w:t>2.3.1</w:t>
        </w:r>
        <w:r>
          <w:rPr>
            <w:rFonts w:asciiTheme="minorHAnsi" w:eastAsiaTheme="minorEastAsia" w:hAnsiTheme="minorHAnsi" w:cstheme="minorBidi"/>
            <w:sz w:val="22"/>
            <w:szCs w:val="22"/>
          </w:rPr>
          <w:tab/>
        </w:r>
        <w:r w:rsidRPr="00F42ED6">
          <w:rPr>
            <w:rStyle w:val="Hyperlink"/>
          </w:rPr>
          <w:t>PROFIBUS</w:t>
        </w:r>
        <w:r>
          <w:rPr>
            <w:webHidden/>
          </w:rPr>
          <w:tab/>
        </w:r>
        <w:r>
          <w:rPr>
            <w:webHidden/>
          </w:rPr>
          <w:fldChar w:fldCharType="begin"/>
        </w:r>
        <w:r>
          <w:rPr>
            <w:webHidden/>
          </w:rPr>
          <w:instrText xml:space="preserve"> PAGEREF _Toc517784158 \h </w:instrText>
        </w:r>
        <w:r>
          <w:rPr>
            <w:webHidden/>
          </w:rPr>
        </w:r>
        <w:r>
          <w:rPr>
            <w:webHidden/>
          </w:rPr>
          <w:fldChar w:fldCharType="separate"/>
        </w:r>
        <w:r>
          <w:rPr>
            <w:webHidden/>
          </w:rPr>
          <w:t>12</w:t>
        </w:r>
        <w:r>
          <w:rPr>
            <w:webHidden/>
          </w:rPr>
          <w:fldChar w:fldCharType="end"/>
        </w:r>
      </w:hyperlink>
    </w:p>
    <w:p w14:paraId="7B766B9D" w14:textId="5DEF0E93" w:rsidR="00C67756" w:rsidRDefault="00C67756">
      <w:pPr>
        <w:pStyle w:val="Verzeichnis3"/>
        <w:rPr>
          <w:rFonts w:asciiTheme="minorHAnsi" w:eastAsiaTheme="minorEastAsia" w:hAnsiTheme="minorHAnsi" w:cstheme="minorBidi"/>
          <w:sz w:val="22"/>
          <w:szCs w:val="22"/>
        </w:rPr>
      </w:pPr>
      <w:hyperlink w:anchor="_Toc517784159" w:history="1">
        <w:r w:rsidRPr="00F42ED6">
          <w:rPr>
            <w:rStyle w:val="Hyperlink"/>
          </w:rPr>
          <w:t>2.3.2</w:t>
        </w:r>
        <w:r>
          <w:rPr>
            <w:rFonts w:asciiTheme="minorHAnsi" w:eastAsiaTheme="minorEastAsia" w:hAnsiTheme="minorHAnsi" w:cstheme="minorBidi"/>
            <w:sz w:val="22"/>
            <w:szCs w:val="22"/>
          </w:rPr>
          <w:tab/>
        </w:r>
        <w:r w:rsidRPr="00F42ED6">
          <w:rPr>
            <w:rStyle w:val="Hyperlink"/>
          </w:rPr>
          <w:t>PROFINET</w:t>
        </w:r>
        <w:r>
          <w:rPr>
            <w:webHidden/>
          </w:rPr>
          <w:tab/>
        </w:r>
        <w:r>
          <w:rPr>
            <w:webHidden/>
          </w:rPr>
          <w:fldChar w:fldCharType="begin"/>
        </w:r>
        <w:r>
          <w:rPr>
            <w:webHidden/>
          </w:rPr>
          <w:instrText xml:space="preserve"> PAGEREF _Toc517784159 \h </w:instrText>
        </w:r>
        <w:r>
          <w:rPr>
            <w:webHidden/>
          </w:rPr>
        </w:r>
        <w:r>
          <w:rPr>
            <w:webHidden/>
          </w:rPr>
          <w:fldChar w:fldCharType="separate"/>
        </w:r>
        <w:r>
          <w:rPr>
            <w:webHidden/>
          </w:rPr>
          <w:t>14</w:t>
        </w:r>
        <w:r>
          <w:rPr>
            <w:webHidden/>
          </w:rPr>
          <w:fldChar w:fldCharType="end"/>
        </w:r>
      </w:hyperlink>
    </w:p>
    <w:p w14:paraId="090B698A" w14:textId="1FEF2B82" w:rsidR="00C67756" w:rsidRDefault="00C67756">
      <w:pPr>
        <w:pStyle w:val="Verzeichnis1"/>
        <w:rPr>
          <w:rFonts w:asciiTheme="minorHAnsi" w:eastAsiaTheme="minorEastAsia" w:hAnsiTheme="minorHAnsi" w:cstheme="minorBidi"/>
          <w:b w:val="0"/>
          <w:bCs w:val="0"/>
          <w:noProof/>
          <w:sz w:val="22"/>
          <w:szCs w:val="22"/>
        </w:rPr>
      </w:pPr>
      <w:hyperlink w:anchor="_Toc517784160" w:history="1">
        <w:r w:rsidRPr="00F42ED6">
          <w:rPr>
            <w:rStyle w:val="Hyperlink"/>
            <w:noProof/>
          </w:rPr>
          <w:t>3</w:t>
        </w:r>
        <w:r>
          <w:rPr>
            <w:rFonts w:asciiTheme="minorHAnsi" w:eastAsiaTheme="minorEastAsia" w:hAnsiTheme="minorHAnsi" w:cstheme="minorBidi"/>
            <w:b w:val="0"/>
            <w:bCs w:val="0"/>
            <w:noProof/>
            <w:sz w:val="22"/>
            <w:szCs w:val="22"/>
          </w:rPr>
          <w:tab/>
        </w:r>
        <w:r w:rsidRPr="00F42ED6">
          <w:rPr>
            <w:rStyle w:val="Hyperlink"/>
            <w:noProof/>
          </w:rPr>
          <w:t>Ausgangssituation</w:t>
        </w:r>
        <w:r>
          <w:rPr>
            <w:noProof/>
            <w:webHidden/>
          </w:rPr>
          <w:tab/>
        </w:r>
        <w:r>
          <w:rPr>
            <w:noProof/>
            <w:webHidden/>
          </w:rPr>
          <w:fldChar w:fldCharType="begin"/>
        </w:r>
        <w:r>
          <w:rPr>
            <w:noProof/>
            <w:webHidden/>
          </w:rPr>
          <w:instrText xml:space="preserve"> PAGEREF _Toc517784160 \h </w:instrText>
        </w:r>
        <w:r>
          <w:rPr>
            <w:noProof/>
            <w:webHidden/>
          </w:rPr>
        </w:r>
        <w:r>
          <w:rPr>
            <w:noProof/>
            <w:webHidden/>
          </w:rPr>
          <w:fldChar w:fldCharType="separate"/>
        </w:r>
        <w:r>
          <w:rPr>
            <w:noProof/>
            <w:webHidden/>
          </w:rPr>
          <w:t>16</w:t>
        </w:r>
        <w:r>
          <w:rPr>
            <w:noProof/>
            <w:webHidden/>
          </w:rPr>
          <w:fldChar w:fldCharType="end"/>
        </w:r>
      </w:hyperlink>
    </w:p>
    <w:p w14:paraId="15DC7E38" w14:textId="499AA371" w:rsidR="00C67756" w:rsidRDefault="00C67756">
      <w:pPr>
        <w:pStyle w:val="Verzeichnis2"/>
        <w:rPr>
          <w:rFonts w:asciiTheme="minorHAnsi" w:eastAsiaTheme="minorEastAsia" w:hAnsiTheme="minorHAnsi" w:cstheme="minorBidi"/>
          <w:bCs w:val="0"/>
          <w:noProof/>
          <w:sz w:val="22"/>
          <w:szCs w:val="22"/>
        </w:rPr>
      </w:pPr>
      <w:hyperlink w:anchor="_Toc517784161" w:history="1">
        <w:r w:rsidRPr="00F42ED6">
          <w:rPr>
            <w:rStyle w:val="Hyperlink"/>
            <w:noProof/>
          </w:rPr>
          <w:t>3.1</w:t>
        </w:r>
        <w:r>
          <w:rPr>
            <w:rFonts w:asciiTheme="minorHAnsi" w:eastAsiaTheme="minorEastAsia" w:hAnsiTheme="minorHAnsi" w:cstheme="minorBidi"/>
            <w:bCs w:val="0"/>
            <w:noProof/>
            <w:sz w:val="22"/>
            <w:szCs w:val="22"/>
          </w:rPr>
          <w:tab/>
        </w:r>
        <w:r w:rsidRPr="00F42ED6">
          <w:rPr>
            <w:rStyle w:val="Hyperlink"/>
            <w:noProof/>
          </w:rPr>
          <w:t>FDT</w:t>
        </w:r>
        <w:r>
          <w:rPr>
            <w:noProof/>
            <w:webHidden/>
          </w:rPr>
          <w:tab/>
        </w:r>
        <w:r>
          <w:rPr>
            <w:noProof/>
            <w:webHidden/>
          </w:rPr>
          <w:fldChar w:fldCharType="begin"/>
        </w:r>
        <w:r>
          <w:rPr>
            <w:noProof/>
            <w:webHidden/>
          </w:rPr>
          <w:instrText xml:space="preserve"> PAGEREF _Toc517784161 \h </w:instrText>
        </w:r>
        <w:r>
          <w:rPr>
            <w:noProof/>
            <w:webHidden/>
          </w:rPr>
        </w:r>
        <w:r>
          <w:rPr>
            <w:noProof/>
            <w:webHidden/>
          </w:rPr>
          <w:fldChar w:fldCharType="separate"/>
        </w:r>
        <w:r>
          <w:rPr>
            <w:noProof/>
            <w:webHidden/>
          </w:rPr>
          <w:t>16</w:t>
        </w:r>
        <w:r>
          <w:rPr>
            <w:noProof/>
            <w:webHidden/>
          </w:rPr>
          <w:fldChar w:fldCharType="end"/>
        </w:r>
      </w:hyperlink>
    </w:p>
    <w:p w14:paraId="46E2EED4" w14:textId="1BC97F34" w:rsidR="00C67756" w:rsidRDefault="00C67756">
      <w:pPr>
        <w:pStyle w:val="Verzeichnis2"/>
        <w:rPr>
          <w:rFonts w:asciiTheme="minorHAnsi" w:eastAsiaTheme="minorEastAsia" w:hAnsiTheme="minorHAnsi" w:cstheme="minorBidi"/>
          <w:bCs w:val="0"/>
          <w:noProof/>
          <w:sz w:val="22"/>
          <w:szCs w:val="22"/>
        </w:rPr>
      </w:pPr>
      <w:hyperlink w:anchor="_Toc517784162" w:history="1">
        <w:r w:rsidRPr="00F42ED6">
          <w:rPr>
            <w:rStyle w:val="Hyperlink"/>
            <w:noProof/>
          </w:rPr>
          <w:t>3.2</w:t>
        </w:r>
        <w:r>
          <w:rPr>
            <w:rFonts w:asciiTheme="minorHAnsi" w:eastAsiaTheme="minorEastAsia" w:hAnsiTheme="minorHAnsi" w:cstheme="minorBidi"/>
            <w:bCs w:val="0"/>
            <w:noProof/>
            <w:sz w:val="22"/>
            <w:szCs w:val="22"/>
          </w:rPr>
          <w:tab/>
        </w:r>
        <w:r w:rsidRPr="00F42ED6">
          <w:rPr>
            <w:rStyle w:val="Hyperlink"/>
            <w:noProof/>
          </w:rPr>
          <w:t>Was ist Communication Studio?</w:t>
        </w:r>
        <w:r>
          <w:rPr>
            <w:noProof/>
            <w:webHidden/>
          </w:rPr>
          <w:tab/>
        </w:r>
        <w:r>
          <w:rPr>
            <w:noProof/>
            <w:webHidden/>
          </w:rPr>
          <w:fldChar w:fldCharType="begin"/>
        </w:r>
        <w:r>
          <w:rPr>
            <w:noProof/>
            <w:webHidden/>
          </w:rPr>
          <w:instrText xml:space="preserve"> PAGEREF _Toc517784162 \h </w:instrText>
        </w:r>
        <w:r>
          <w:rPr>
            <w:noProof/>
            <w:webHidden/>
          </w:rPr>
        </w:r>
        <w:r>
          <w:rPr>
            <w:noProof/>
            <w:webHidden/>
          </w:rPr>
          <w:fldChar w:fldCharType="separate"/>
        </w:r>
        <w:r>
          <w:rPr>
            <w:noProof/>
            <w:webHidden/>
          </w:rPr>
          <w:t>16</w:t>
        </w:r>
        <w:r>
          <w:rPr>
            <w:noProof/>
            <w:webHidden/>
          </w:rPr>
          <w:fldChar w:fldCharType="end"/>
        </w:r>
      </w:hyperlink>
    </w:p>
    <w:p w14:paraId="0AF1159C" w14:textId="45276947" w:rsidR="00C67756" w:rsidRDefault="00C67756">
      <w:pPr>
        <w:pStyle w:val="Verzeichnis2"/>
        <w:rPr>
          <w:rFonts w:asciiTheme="minorHAnsi" w:eastAsiaTheme="minorEastAsia" w:hAnsiTheme="minorHAnsi" w:cstheme="minorBidi"/>
          <w:bCs w:val="0"/>
          <w:noProof/>
          <w:sz w:val="22"/>
          <w:szCs w:val="22"/>
        </w:rPr>
      </w:pPr>
      <w:hyperlink w:anchor="_Toc517784163" w:history="1">
        <w:r w:rsidRPr="00F42ED6">
          <w:rPr>
            <w:rStyle w:val="Hyperlink"/>
            <w:noProof/>
          </w:rPr>
          <w:t>3.3</w:t>
        </w:r>
        <w:r>
          <w:rPr>
            <w:rFonts w:asciiTheme="minorHAnsi" w:eastAsiaTheme="minorEastAsia" w:hAnsiTheme="minorHAnsi" w:cstheme="minorBidi"/>
            <w:bCs w:val="0"/>
            <w:noProof/>
            <w:sz w:val="22"/>
            <w:szCs w:val="22"/>
          </w:rPr>
          <w:tab/>
        </w:r>
        <w:r w:rsidRPr="00F42ED6">
          <w:rPr>
            <w:rStyle w:val="Hyperlink"/>
            <w:noProof/>
          </w:rPr>
          <w:t>Befragungsmethoden</w:t>
        </w:r>
        <w:r>
          <w:rPr>
            <w:noProof/>
            <w:webHidden/>
          </w:rPr>
          <w:tab/>
        </w:r>
        <w:r>
          <w:rPr>
            <w:noProof/>
            <w:webHidden/>
          </w:rPr>
          <w:fldChar w:fldCharType="begin"/>
        </w:r>
        <w:r>
          <w:rPr>
            <w:noProof/>
            <w:webHidden/>
          </w:rPr>
          <w:instrText xml:space="preserve"> PAGEREF _Toc517784163 \h </w:instrText>
        </w:r>
        <w:r>
          <w:rPr>
            <w:noProof/>
            <w:webHidden/>
          </w:rPr>
        </w:r>
        <w:r>
          <w:rPr>
            <w:noProof/>
            <w:webHidden/>
          </w:rPr>
          <w:fldChar w:fldCharType="separate"/>
        </w:r>
        <w:r>
          <w:rPr>
            <w:noProof/>
            <w:webHidden/>
          </w:rPr>
          <w:t>17</w:t>
        </w:r>
        <w:r>
          <w:rPr>
            <w:noProof/>
            <w:webHidden/>
          </w:rPr>
          <w:fldChar w:fldCharType="end"/>
        </w:r>
      </w:hyperlink>
    </w:p>
    <w:p w14:paraId="5DD6A5F0" w14:textId="778DD546" w:rsidR="00C67756" w:rsidRDefault="00C67756">
      <w:pPr>
        <w:pStyle w:val="Verzeichnis2"/>
        <w:rPr>
          <w:rFonts w:asciiTheme="minorHAnsi" w:eastAsiaTheme="minorEastAsia" w:hAnsiTheme="minorHAnsi" w:cstheme="minorBidi"/>
          <w:bCs w:val="0"/>
          <w:noProof/>
          <w:sz w:val="22"/>
          <w:szCs w:val="22"/>
        </w:rPr>
      </w:pPr>
      <w:hyperlink w:anchor="_Toc517784164" w:history="1">
        <w:r w:rsidRPr="00F42ED6">
          <w:rPr>
            <w:rStyle w:val="Hyperlink"/>
            <w:noProof/>
          </w:rPr>
          <w:t>3.4</w:t>
        </w:r>
        <w:r>
          <w:rPr>
            <w:rFonts w:asciiTheme="minorHAnsi" w:eastAsiaTheme="minorEastAsia" w:hAnsiTheme="minorHAnsi" w:cstheme="minorBidi"/>
            <w:bCs w:val="0"/>
            <w:noProof/>
            <w:sz w:val="22"/>
            <w:szCs w:val="22"/>
          </w:rPr>
          <w:tab/>
        </w:r>
        <w:r w:rsidRPr="00F42ED6">
          <w:rPr>
            <w:rStyle w:val="Hyperlink"/>
            <w:noProof/>
          </w:rPr>
          <w:t>Auswertung</w:t>
        </w:r>
        <w:r>
          <w:rPr>
            <w:noProof/>
            <w:webHidden/>
          </w:rPr>
          <w:tab/>
        </w:r>
        <w:r>
          <w:rPr>
            <w:noProof/>
            <w:webHidden/>
          </w:rPr>
          <w:fldChar w:fldCharType="begin"/>
        </w:r>
        <w:r>
          <w:rPr>
            <w:noProof/>
            <w:webHidden/>
          </w:rPr>
          <w:instrText xml:space="preserve"> PAGEREF _Toc517784164 \h </w:instrText>
        </w:r>
        <w:r>
          <w:rPr>
            <w:noProof/>
            <w:webHidden/>
          </w:rPr>
        </w:r>
        <w:r>
          <w:rPr>
            <w:noProof/>
            <w:webHidden/>
          </w:rPr>
          <w:fldChar w:fldCharType="separate"/>
        </w:r>
        <w:r>
          <w:rPr>
            <w:noProof/>
            <w:webHidden/>
          </w:rPr>
          <w:t>18</w:t>
        </w:r>
        <w:r>
          <w:rPr>
            <w:noProof/>
            <w:webHidden/>
          </w:rPr>
          <w:fldChar w:fldCharType="end"/>
        </w:r>
      </w:hyperlink>
    </w:p>
    <w:p w14:paraId="0EA8BEBC" w14:textId="70862E13" w:rsidR="00C67756" w:rsidRDefault="00C67756">
      <w:pPr>
        <w:pStyle w:val="Verzeichnis1"/>
        <w:rPr>
          <w:rFonts w:asciiTheme="minorHAnsi" w:eastAsiaTheme="minorEastAsia" w:hAnsiTheme="minorHAnsi" w:cstheme="minorBidi"/>
          <w:b w:val="0"/>
          <w:bCs w:val="0"/>
          <w:noProof/>
          <w:sz w:val="22"/>
          <w:szCs w:val="22"/>
        </w:rPr>
      </w:pPr>
      <w:hyperlink w:anchor="_Toc517784165" w:history="1">
        <w:r w:rsidRPr="00F42ED6">
          <w:rPr>
            <w:rStyle w:val="Hyperlink"/>
            <w:noProof/>
          </w:rPr>
          <w:t>4</w:t>
        </w:r>
        <w:r>
          <w:rPr>
            <w:rFonts w:asciiTheme="minorHAnsi" w:eastAsiaTheme="minorEastAsia" w:hAnsiTheme="minorHAnsi" w:cstheme="minorBidi"/>
            <w:b w:val="0"/>
            <w:bCs w:val="0"/>
            <w:noProof/>
            <w:sz w:val="22"/>
            <w:szCs w:val="22"/>
          </w:rPr>
          <w:tab/>
        </w:r>
        <w:r w:rsidRPr="00F42ED6">
          <w:rPr>
            <w:rStyle w:val="Hyperlink"/>
            <w:noProof/>
          </w:rPr>
          <w:t>Anforderungsanalyse</w:t>
        </w:r>
        <w:r>
          <w:rPr>
            <w:noProof/>
            <w:webHidden/>
          </w:rPr>
          <w:tab/>
        </w:r>
        <w:r>
          <w:rPr>
            <w:noProof/>
            <w:webHidden/>
          </w:rPr>
          <w:fldChar w:fldCharType="begin"/>
        </w:r>
        <w:r>
          <w:rPr>
            <w:noProof/>
            <w:webHidden/>
          </w:rPr>
          <w:instrText xml:space="preserve"> PAGEREF _Toc517784165 \h </w:instrText>
        </w:r>
        <w:r>
          <w:rPr>
            <w:noProof/>
            <w:webHidden/>
          </w:rPr>
        </w:r>
        <w:r>
          <w:rPr>
            <w:noProof/>
            <w:webHidden/>
          </w:rPr>
          <w:fldChar w:fldCharType="separate"/>
        </w:r>
        <w:r>
          <w:rPr>
            <w:noProof/>
            <w:webHidden/>
          </w:rPr>
          <w:t>20</w:t>
        </w:r>
        <w:r>
          <w:rPr>
            <w:noProof/>
            <w:webHidden/>
          </w:rPr>
          <w:fldChar w:fldCharType="end"/>
        </w:r>
      </w:hyperlink>
    </w:p>
    <w:p w14:paraId="7AA9DDE7" w14:textId="0AA9AF1F" w:rsidR="00C67756" w:rsidRDefault="00C67756">
      <w:pPr>
        <w:pStyle w:val="Verzeichnis2"/>
        <w:rPr>
          <w:rFonts w:asciiTheme="minorHAnsi" w:eastAsiaTheme="minorEastAsia" w:hAnsiTheme="minorHAnsi" w:cstheme="minorBidi"/>
          <w:bCs w:val="0"/>
          <w:noProof/>
          <w:sz w:val="22"/>
          <w:szCs w:val="22"/>
        </w:rPr>
      </w:pPr>
      <w:hyperlink w:anchor="_Toc517784166" w:history="1">
        <w:r w:rsidRPr="00F42ED6">
          <w:rPr>
            <w:rStyle w:val="Hyperlink"/>
            <w:noProof/>
          </w:rPr>
          <w:t>4.1</w:t>
        </w:r>
        <w:r>
          <w:rPr>
            <w:rFonts w:asciiTheme="minorHAnsi" w:eastAsiaTheme="minorEastAsia" w:hAnsiTheme="minorHAnsi" w:cstheme="minorBidi"/>
            <w:bCs w:val="0"/>
            <w:noProof/>
            <w:sz w:val="22"/>
            <w:szCs w:val="22"/>
          </w:rPr>
          <w:tab/>
        </w:r>
        <w:r w:rsidRPr="00F42ED6">
          <w:rPr>
            <w:rStyle w:val="Hyperlink"/>
            <w:noProof/>
          </w:rPr>
          <w:t>Funktionale Anforderungen</w:t>
        </w:r>
        <w:r>
          <w:rPr>
            <w:noProof/>
            <w:webHidden/>
          </w:rPr>
          <w:tab/>
        </w:r>
        <w:r>
          <w:rPr>
            <w:noProof/>
            <w:webHidden/>
          </w:rPr>
          <w:fldChar w:fldCharType="begin"/>
        </w:r>
        <w:r>
          <w:rPr>
            <w:noProof/>
            <w:webHidden/>
          </w:rPr>
          <w:instrText xml:space="preserve"> PAGEREF _Toc517784166 \h </w:instrText>
        </w:r>
        <w:r>
          <w:rPr>
            <w:noProof/>
            <w:webHidden/>
          </w:rPr>
        </w:r>
        <w:r>
          <w:rPr>
            <w:noProof/>
            <w:webHidden/>
          </w:rPr>
          <w:fldChar w:fldCharType="separate"/>
        </w:r>
        <w:r>
          <w:rPr>
            <w:noProof/>
            <w:webHidden/>
          </w:rPr>
          <w:t>20</w:t>
        </w:r>
        <w:r>
          <w:rPr>
            <w:noProof/>
            <w:webHidden/>
          </w:rPr>
          <w:fldChar w:fldCharType="end"/>
        </w:r>
      </w:hyperlink>
    </w:p>
    <w:p w14:paraId="61B2DC2E" w14:textId="27DAEC68" w:rsidR="00C67756" w:rsidRDefault="00C67756">
      <w:pPr>
        <w:pStyle w:val="Verzeichnis3"/>
        <w:rPr>
          <w:rFonts w:asciiTheme="minorHAnsi" w:eastAsiaTheme="minorEastAsia" w:hAnsiTheme="minorHAnsi" w:cstheme="minorBidi"/>
          <w:sz w:val="22"/>
          <w:szCs w:val="22"/>
        </w:rPr>
      </w:pPr>
      <w:hyperlink w:anchor="_Toc517784167" w:history="1">
        <w:r w:rsidRPr="00F42ED6">
          <w:rPr>
            <w:rStyle w:val="Hyperlink"/>
          </w:rPr>
          <w:t>4.1.1</w:t>
        </w:r>
        <w:r>
          <w:rPr>
            <w:rFonts w:asciiTheme="minorHAnsi" w:eastAsiaTheme="minorEastAsia" w:hAnsiTheme="minorHAnsi" w:cstheme="minorBidi"/>
            <w:sz w:val="22"/>
            <w:szCs w:val="22"/>
          </w:rPr>
          <w:tab/>
        </w:r>
        <w:r w:rsidRPr="00F42ED6">
          <w:rPr>
            <w:rStyle w:val="Hyperlink"/>
          </w:rPr>
          <w:t>Muss</w:t>
        </w:r>
        <w:r w:rsidRPr="00F42ED6">
          <w:rPr>
            <w:rStyle w:val="Hyperlink"/>
            <w:i/>
          </w:rPr>
          <w:t>-</w:t>
        </w:r>
        <w:r w:rsidRPr="00F42ED6">
          <w:rPr>
            <w:rStyle w:val="Hyperlink"/>
          </w:rPr>
          <w:t>Kriterien</w:t>
        </w:r>
        <w:r>
          <w:rPr>
            <w:webHidden/>
          </w:rPr>
          <w:tab/>
        </w:r>
        <w:r>
          <w:rPr>
            <w:webHidden/>
          </w:rPr>
          <w:fldChar w:fldCharType="begin"/>
        </w:r>
        <w:r>
          <w:rPr>
            <w:webHidden/>
          </w:rPr>
          <w:instrText xml:space="preserve"> PAGEREF _Toc517784167 \h </w:instrText>
        </w:r>
        <w:r>
          <w:rPr>
            <w:webHidden/>
          </w:rPr>
        </w:r>
        <w:r>
          <w:rPr>
            <w:webHidden/>
          </w:rPr>
          <w:fldChar w:fldCharType="separate"/>
        </w:r>
        <w:r>
          <w:rPr>
            <w:webHidden/>
          </w:rPr>
          <w:t>20</w:t>
        </w:r>
        <w:r>
          <w:rPr>
            <w:webHidden/>
          </w:rPr>
          <w:fldChar w:fldCharType="end"/>
        </w:r>
      </w:hyperlink>
    </w:p>
    <w:p w14:paraId="25B5B4E4" w14:textId="4F365870" w:rsidR="00C67756" w:rsidRDefault="00C67756">
      <w:pPr>
        <w:pStyle w:val="Verzeichnis3"/>
        <w:rPr>
          <w:rFonts w:asciiTheme="minorHAnsi" w:eastAsiaTheme="minorEastAsia" w:hAnsiTheme="minorHAnsi" w:cstheme="minorBidi"/>
          <w:sz w:val="22"/>
          <w:szCs w:val="22"/>
        </w:rPr>
      </w:pPr>
      <w:hyperlink w:anchor="_Toc517784168" w:history="1">
        <w:r w:rsidRPr="00F42ED6">
          <w:rPr>
            <w:rStyle w:val="Hyperlink"/>
          </w:rPr>
          <w:t>4.1.2</w:t>
        </w:r>
        <w:r>
          <w:rPr>
            <w:rFonts w:asciiTheme="minorHAnsi" w:eastAsiaTheme="minorEastAsia" w:hAnsiTheme="minorHAnsi" w:cstheme="minorBidi"/>
            <w:sz w:val="22"/>
            <w:szCs w:val="22"/>
          </w:rPr>
          <w:tab/>
        </w:r>
        <w:r w:rsidRPr="00F42ED6">
          <w:rPr>
            <w:rStyle w:val="Hyperlink"/>
          </w:rPr>
          <w:t>Kann-Kriterien</w:t>
        </w:r>
        <w:r>
          <w:rPr>
            <w:webHidden/>
          </w:rPr>
          <w:tab/>
        </w:r>
        <w:r>
          <w:rPr>
            <w:webHidden/>
          </w:rPr>
          <w:fldChar w:fldCharType="begin"/>
        </w:r>
        <w:r>
          <w:rPr>
            <w:webHidden/>
          </w:rPr>
          <w:instrText xml:space="preserve"> PAGEREF _Toc517784168 \h </w:instrText>
        </w:r>
        <w:r>
          <w:rPr>
            <w:webHidden/>
          </w:rPr>
        </w:r>
        <w:r>
          <w:rPr>
            <w:webHidden/>
          </w:rPr>
          <w:fldChar w:fldCharType="separate"/>
        </w:r>
        <w:r>
          <w:rPr>
            <w:webHidden/>
          </w:rPr>
          <w:t>21</w:t>
        </w:r>
        <w:r>
          <w:rPr>
            <w:webHidden/>
          </w:rPr>
          <w:fldChar w:fldCharType="end"/>
        </w:r>
      </w:hyperlink>
    </w:p>
    <w:p w14:paraId="46E9630C" w14:textId="1173AB35" w:rsidR="00C67756" w:rsidRDefault="00C67756">
      <w:pPr>
        <w:pStyle w:val="Verzeichnis2"/>
        <w:rPr>
          <w:rFonts w:asciiTheme="minorHAnsi" w:eastAsiaTheme="minorEastAsia" w:hAnsiTheme="minorHAnsi" w:cstheme="minorBidi"/>
          <w:bCs w:val="0"/>
          <w:noProof/>
          <w:sz w:val="22"/>
          <w:szCs w:val="22"/>
        </w:rPr>
      </w:pPr>
      <w:hyperlink w:anchor="_Toc517784169" w:history="1">
        <w:r w:rsidRPr="00F42ED6">
          <w:rPr>
            <w:rStyle w:val="Hyperlink"/>
            <w:noProof/>
          </w:rPr>
          <w:t>4.2</w:t>
        </w:r>
        <w:r>
          <w:rPr>
            <w:rFonts w:asciiTheme="minorHAnsi" w:eastAsiaTheme="minorEastAsia" w:hAnsiTheme="minorHAnsi" w:cstheme="minorBidi"/>
            <w:bCs w:val="0"/>
            <w:noProof/>
            <w:sz w:val="22"/>
            <w:szCs w:val="22"/>
          </w:rPr>
          <w:tab/>
        </w:r>
        <w:r w:rsidRPr="00F42ED6">
          <w:rPr>
            <w:rStyle w:val="Hyperlink"/>
            <w:noProof/>
          </w:rPr>
          <w:t>Nichtfunktionale Anforderungen</w:t>
        </w:r>
        <w:r>
          <w:rPr>
            <w:noProof/>
            <w:webHidden/>
          </w:rPr>
          <w:tab/>
        </w:r>
        <w:r>
          <w:rPr>
            <w:noProof/>
            <w:webHidden/>
          </w:rPr>
          <w:fldChar w:fldCharType="begin"/>
        </w:r>
        <w:r>
          <w:rPr>
            <w:noProof/>
            <w:webHidden/>
          </w:rPr>
          <w:instrText xml:space="preserve"> PAGEREF _Toc517784169 \h </w:instrText>
        </w:r>
        <w:r>
          <w:rPr>
            <w:noProof/>
            <w:webHidden/>
          </w:rPr>
        </w:r>
        <w:r>
          <w:rPr>
            <w:noProof/>
            <w:webHidden/>
          </w:rPr>
          <w:fldChar w:fldCharType="separate"/>
        </w:r>
        <w:r>
          <w:rPr>
            <w:noProof/>
            <w:webHidden/>
          </w:rPr>
          <w:t>22</w:t>
        </w:r>
        <w:r>
          <w:rPr>
            <w:noProof/>
            <w:webHidden/>
          </w:rPr>
          <w:fldChar w:fldCharType="end"/>
        </w:r>
      </w:hyperlink>
    </w:p>
    <w:p w14:paraId="0289A37F" w14:textId="00439431" w:rsidR="00C67756" w:rsidRDefault="00C67756">
      <w:pPr>
        <w:pStyle w:val="Verzeichnis3"/>
        <w:rPr>
          <w:rFonts w:asciiTheme="minorHAnsi" w:eastAsiaTheme="minorEastAsia" w:hAnsiTheme="minorHAnsi" w:cstheme="minorBidi"/>
          <w:sz w:val="22"/>
          <w:szCs w:val="22"/>
        </w:rPr>
      </w:pPr>
      <w:hyperlink w:anchor="_Toc517784170" w:history="1">
        <w:r w:rsidRPr="00F42ED6">
          <w:rPr>
            <w:rStyle w:val="Hyperlink"/>
          </w:rPr>
          <w:t>4.2.1</w:t>
        </w:r>
        <w:r>
          <w:rPr>
            <w:rFonts w:asciiTheme="minorHAnsi" w:eastAsiaTheme="minorEastAsia" w:hAnsiTheme="minorHAnsi" w:cstheme="minorBidi"/>
            <w:sz w:val="22"/>
            <w:szCs w:val="22"/>
          </w:rPr>
          <w:tab/>
        </w:r>
        <w:r w:rsidRPr="00F42ED6">
          <w:rPr>
            <w:rStyle w:val="Hyperlink"/>
          </w:rPr>
          <w:t>Muss-Kriterien</w:t>
        </w:r>
        <w:r>
          <w:rPr>
            <w:webHidden/>
          </w:rPr>
          <w:tab/>
        </w:r>
        <w:r>
          <w:rPr>
            <w:webHidden/>
          </w:rPr>
          <w:fldChar w:fldCharType="begin"/>
        </w:r>
        <w:r>
          <w:rPr>
            <w:webHidden/>
          </w:rPr>
          <w:instrText xml:space="preserve"> PAGEREF _Toc517784170 \h </w:instrText>
        </w:r>
        <w:r>
          <w:rPr>
            <w:webHidden/>
          </w:rPr>
        </w:r>
        <w:r>
          <w:rPr>
            <w:webHidden/>
          </w:rPr>
          <w:fldChar w:fldCharType="separate"/>
        </w:r>
        <w:r>
          <w:rPr>
            <w:webHidden/>
          </w:rPr>
          <w:t>22</w:t>
        </w:r>
        <w:r>
          <w:rPr>
            <w:webHidden/>
          </w:rPr>
          <w:fldChar w:fldCharType="end"/>
        </w:r>
      </w:hyperlink>
    </w:p>
    <w:p w14:paraId="7551F455" w14:textId="7D89DE2C" w:rsidR="00C67756" w:rsidRDefault="00C67756">
      <w:pPr>
        <w:pStyle w:val="Verzeichnis3"/>
        <w:rPr>
          <w:rFonts w:asciiTheme="minorHAnsi" w:eastAsiaTheme="minorEastAsia" w:hAnsiTheme="minorHAnsi" w:cstheme="minorBidi"/>
          <w:sz w:val="22"/>
          <w:szCs w:val="22"/>
        </w:rPr>
      </w:pPr>
      <w:hyperlink w:anchor="_Toc517784171" w:history="1">
        <w:r w:rsidRPr="00F42ED6">
          <w:rPr>
            <w:rStyle w:val="Hyperlink"/>
          </w:rPr>
          <w:t>4.2.2</w:t>
        </w:r>
        <w:r>
          <w:rPr>
            <w:rFonts w:asciiTheme="minorHAnsi" w:eastAsiaTheme="minorEastAsia" w:hAnsiTheme="minorHAnsi" w:cstheme="minorBidi"/>
            <w:sz w:val="22"/>
            <w:szCs w:val="22"/>
          </w:rPr>
          <w:tab/>
        </w:r>
        <w:r w:rsidRPr="00F42ED6">
          <w:rPr>
            <w:rStyle w:val="Hyperlink"/>
          </w:rPr>
          <w:t>Kann-Kriterien</w:t>
        </w:r>
        <w:r>
          <w:rPr>
            <w:webHidden/>
          </w:rPr>
          <w:tab/>
        </w:r>
        <w:r>
          <w:rPr>
            <w:webHidden/>
          </w:rPr>
          <w:fldChar w:fldCharType="begin"/>
        </w:r>
        <w:r>
          <w:rPr>
            <w:webHidden/>
          </w:rPr>
          <w:instrText xml:space="preserve"> PAGEREF _Toc517784171 \h </w:instrText>
        </w:r>
        <w:r>
          <w:rPr>
            <w:webHidden/>
          </w:rPr>
        </w:r>
        <w:r>
          <w:rPr>
            <w:webHidden/>
          </w:rPr>
          <w:fldChar w:fldCharType="separate"/>
        </w:r>
        <w:r>
          <w:rPr>
            <w:webHidden/>
          </w:rPr>
          <w:t>22</w:t>
        </w:r>
        <w:r>
          <w:rPr>
            <w:webHidden/>
          </w:rPr>
          <w:fldChar w:fldCharType="end"/>
        </w:r>
      </w:hyperlink>
    </w:p>
    <w:p w14:paraId="64175FBC" w14:textId="1431B31B" w:rsidR="00C67756" w:rsidRDefault="00C67756">
      <w:pPr>
        <w:pStyle w:val="Verzeichnis2"/>
        <w:rPr>
          <w:rFonts w:asciiTheme="minorHAnsi" w:eastAsiaTheme="minorEastAsia" w:hAnsiTheme="minorHAnsi" w:cstheme="minorBidi"/>
          <w:bCs w:val="0"/>
          <w:noProof/>
          <w:sz w:val="22"/>
          <w:szCs w:val="22"/>
        </w:rPr>
      </w:pPr>
      <w:hyperlink w:anchor="_Toc517784172" w:history="1">
        <w:r w:rsidRPr="00F42ED6">
          <w:rPr>
            <w:rStyle w:val="Hyperlink"/>
            <w:noProof/>
          </w:rPr>
          <w:t>4.3</w:t>
        </w:r>
        <w:r>
          <w:rPr>
            <w:rFonts w:asciiTheme="minorHAnsi" w:eastAsiaTheme="minorEastAsia" w:hAnsiTheme="minorHAnsi" w:cstheme="minorBidi"/>
            <w:bCs w:val="0"/>
            <w:noProof/>
            <w:sz w:val="22"/>
            <w:szCs w:val="22"/>
          </w:rPr>
          <w:tab/>
        </w:r>
        <w:r w:rsidRPr="00F42ED6">
          <w:rPr>
            <w:rStyle w:val="Hyperlink"/>
            <w:noProof/>
          </w:rPr>
          <w:t>Anwendungsfälle</w:t>
        </w:r>
        <w:r>
          <w:rPr>
            <w:noProof/>
            <w:webHidden/>
          </w:rPr>
          <w:tab/>
        </w:r>
        <w:r>
          <w:rPr>
            <w:noProof/>
            <w:webHidden/>
          </w:rPr>
          <w:fldChar w:fldCharType="begin"/>
        </w:r>
        <w:r>
          <w:rPr>
            <w:noProof/>
            <w:webHidden/>
          </w:rPr>
          <w:instrText xml:space="preserve"> PAGEREF _Toc517784172 \h </w:instrText>
        </w:r>
        <w:r>
          <w:rPr>
            <w:noProof/>
            <w:webHidden/>
          </w:rPr>
        </w:r>
        <w:r>
          <w:rPr>
            <w:noProof/>
            <w:webHidden/>
          </w:rPr>
          <w:fldChar w:fldCharType="separate"/>
        </w:r>
        <w:r>
          <w:rPr>
            <w:noProof/>
            <w:webHidden/>
          </w:rPr>
          <w:t>22</w:t>
        </w:r>
        <w:r>
          <w:rPr>
            <w:noProof/>
            <w:webHidden/>
          </w:rPr>
          <w:fldChar w:fldCharType="end"/>
        </w:r>
      </w:hyperlink>
    </w:p>
    <w:p w14:paraId="6FC08DA1" w14:textId="5E61D01B" w:rsidR="00C67756" w:rsidRDefault="00C67756">
      <w:pPr>
        <w:pStyle w:val="Verzeichnis1"/>
        <w:rPr>
          <w:rFonts w:asciiTheme="minorHAnsi" w:eastAsiaTheme="minorEastAsia" w:hAnsiTheme="minorHAnsi" w:cstheme="minorBidi"/>
          <w:b w:val="0"/>
          <w:bCs w:val="0"/>
          <w:noProof/>
          <w:sz w:val="22"/>
          <w:szCs w:val="22"/>
        </w:rPr>
      </w:pPr>
      <w:hyperlink w:anchor="_Toc517784173" w:history="1">
        <w:r w:rsidRPr="00F42ED6">
          <w:rPr>
            <w:rStyle w:val="Hyperlink"/>
            <w:noProof/>
          </w:rPr>
          <w:t>5</w:t>
        </w:r>
        <w:r>
          <w:rPr>
            <w:rFonts w:asciiTheme="minorHAnsi" w:eastAsiaTheme="minorEastAsia" w:hAnsiTheme="minorHAnsi" w:cstheme="minorBidi"/>
            <w:b w:val="0"/>
            <w:bCs w:val="0"/>
            <w:noProof/>
            <w:sz w:val="22"/>
            <w:szCs w:val="22"/>
          </w:rPr>
          <w:tab/>
        </w:r>
        <w:r w:rsidRPr="00F42ED6">
          <w:rPr>
            <w:rStyle w:val="Hyperlink"/>
            <w:noProof/>
          </w:rPr>
          <w:t>Evaluation der Technologien</w:t>
        </w:r>
        <w:r>
          <w:rPr>
            <w:noProof/>
            <w:webHidden/>
          </w:rPr>
          <w:tab/>
        </w:r>
        <w:r>
          <w:rPr>
            <w:noProof/>
            <w:webHidden/>
          </w:rPr>
          <w:fldChar w:fldCharType="begin"/>
        </w:r>
        <w:r>
          <w:rPr>
            <w:noProof/>
            <w:webHidden/>
          </w:rPr>
          <w:instrText xml:space="preserve"> PAGEREF _Toc517784173 \h </w:instrText>
        </w:r>
        <w:r>
          <w:rPr>
            <w:noProof/>
            <w:webHidden/>
          </w:rPr>
        </w:r>
        <w:r>
          <w:rPr>
            <w:noProof/>
            <w:webHidden/>
          </w:rPr>
          <w:fldChar w:fldCharType="separate"/>
        </w:r>
        <w:r>
          <w:rPr>
            <w:noProof/>
            <w:webHidden/>
          </w:rPr>
          <w:t>24</w:t>
        </w:r>
        <w:r>
          <w:rPr>
            <w:noProof/>
            <w:webHidden/>
          </w:rPr>
          <w:fldChar w:fldCharType="end"/>
        </w:r>
      </w:hyperlink>
    </w:p>
    <w:p w14:paraId="49064DA0" w14:textId="3B67F599" w:rsidR="00C67756" w:rsidRDefault="00C67756">
      <w:pPr>
        <w:pStyle w:val="Verzeichnis2"/>
        <w:rPr>
          <w:rFonts w:asciiTheme="minorHAnsi" w:eastAsiaTheme="minorEastAsia" w:hAnsiTheme="minorHAnsi" w:cstheme="minorBidi"/>
          <w:bCs w:val="0"/>
          <w:noProof/>
          <w:sz w:val="22"/>
          <w:szCs w:val="22"/>
        </w:rPr>
      </w:pPr>
      <w:hyperlink w:anchor="_Toc517784174" w:history="1">
        <w:r w:rsidRPr="00F42ED6">
          <w:rPr>
            <w:rStyle w:val="Hyperlink"/>
            <w:noProof/>
          </w:rPr>
          <w:t>5.1</w:t>
        </w:r>
        <w:r>
          <w:rPr>
            <w:rFonts w:asciiTheme="minorHAnsi" w:eastAsiaTheme="minorEastAsia" w:hAnsiTheme="minorHAnsi" w:cstheme="minorBidi"/>
            <w:bCs w:val="0"/>
            <w:noProof/>
            <w:sz w:val="22"/>
            <w:szCs w:val="22"/>
          </w:rPr>
          <w:tab/>
        </w:r>
        <w:r w:rsidRPr="00F42ED6">
          <w:rPr>
            <w:rStyle w:val="Hyperlink"/>
            <w:noProof/>
          </w:rPr>
          <w:t>Clientseitige relevante Frameworks</w:t>
        </w:r>
        <w:r>
          <w:rPr>
            <w:noProof/>
            <w:webHidden/>
          </w:rPr>
          <w:tab/>
        </w:r>
        <w:r>
          <w:rPr>
            <w:noProof/>
            <w:webHidden/>
          </w:rPr>
          <w:fldChar w:fldCharType="begin"/>
        </w:r>
        <w:r>
          <w:rPr>
            <w:noProof/>
            <w:webHidden/>
          </w:rPr>
          <w:instrText xml:space="preserve"> PAGEREF _Toc517784174 \h </w:instrText>
        </w:r>
        <w:r>
          <w:rPr>
            <w:noProof/>
            <w:webHidden/>
          </w:rPr>
        </w:r>
        <w:r>
          <w:rPr>
            <w:noProof/>
            <w:webHidden/>
          </w:rPr>
          <w:fldChar w:fldCharType="separate"/>
        </w:r>
        <w:r>
          <w:rPr>
            <w:noProof/>
            <w:webHidden/>
          </w:rPr>
          <w:t>24</w:t>
        </w:r>
        <w:r>
          <w:rPr>
            <w:noProof/>
            <w:webHidden/>
          </w:rPr>
          <w:fldChar w:fldCharType="end"/>
        </w:r>
      </w:hyperlink>
    </w:p>
    <w:p w14:paraId="11DCE1F2" w14:textId="4FC5A4F2" w:rsidR="00C67756" w:rsidRDefault="00C67756">
      <w:pPr>
        <w:pStyle w:val="Verzeichnis3"/>
        <w:rPr>
          <w:rFonts w:asciiTheme="minorHAnsi" w:eastAsiaTheme="minorEastAsia" w:hAnsiTheme="minorHAnsi" w:cstheme="minorBidi"/>
          <w:sz w:val="22"/>
          <w:szCs w:val="22"/>
        </w:rPr>
      </w:pPr>
      <w:hyperlink w:anchor="_Toc517784175" w:history="1">
        <w:r w:rsidRPr="00F42ED6">
          <w:rPr>
            <w:rStyle w:val="Hyperlink"/>
          </w:rPr>
          <w:t>5.1.1</w:t>
        </w:r>
        <w:r>
          <w:rPr>
            <w:rFonts w:asciiTheme="minorHAnsi" w:eastAsiaTheme="minorEastAsia" w:hAnsiTheme="minorHAnsi" w:cstheme="minorBidi"/>
            <w:sz w:val="22"/>
            <w:szCs w:val="22"/>
          </w:rPr>
          <w:tab/>
        </w:r>
        <w:r w:rsidRPr="00F42ED6">
          <w:rPr>
            <w:rStyle w:val="Hyperlink"/>
          </w:rPr>
          <w:t>JavaScript Frameworks</w:t>
        </w:r>
        <w:r>
          <w:rPr>
            <w:webHidden/>
          </w:rPr>
          <w:tab/>
        </w:r>
        <w:r>
          <w:rPr>
            <w:webHidden/>
          </w:rPr>
          <w:fldChar w:fldCharType="begin"/>
        </w:r>
        <w:r>
          <w:rPr>
            <w:webHidden/>
          </w:rPr>
          <w:instrText xml:space="preserve"> PAGEREF _Toc517784175 \h </w:instrText>
        </w:r>
        <w:r>
          <w:rPr>
            <w:webHidden/>
          </w:rPr>
        </w:r>
        <w:r>
          <w:rPr>
            <w:webHidden/>
          </w:rPr>
          <w:fldChar w:fldCharType="separate"/>
        </w:r>
        <w:r>
          <w:rPr>
            <w:webHidden/>
          </w:rPr>
          <w:t>25</w:t>
        </w:r>
        <w:r>
          <w:rPr>
            <w:webHidden/>
          </w:rPr>
          <w:fldChar w:fldCharType="end"/>
        </w:r>
      </w:hyperlink>
    </w:p>
    <w:p w14:paraId="61D4CD30" w14:textId="231D8ECF" w:rsidR="00C67756" w:rsidRDefault="00C67756">
      <w:pPr>
        <w:pStyle w:val="Verzeichnis3"/>
        <w:rPr>
          <w:rFonts w:asciiTheme="minorHAnsi" w:eastAsiaTheme="minorEastAsia" w:hAnsiTheme="minorHAnsi" w:cstheme="minorBidi"/>
          <w:sz w:val="22"/>
          <w:szCs w:val="22"/>
        </w:rPr>
      </w:pPr>
      <w:hyperlink w:anchor="_Toc517784176" w:history="1">
        <w:r w:rsidRPr="00F42ED6">
          <w:rPr>
            <w:rStyle w:val="Hyperlink"/>
          </w:rPr>
          <w:t>5.1.2</w:t>
        </w:r>
        <w:r>
          <w:rPr>
            <w:rFonts w:asciiTheme="minorHAnsi" w:eastAsiaTheme="minorEastAsia" w:hAnsiTheme="minorHAnsi" w:cstheme="minorBidi"/>
            <w:sz w:val="22"/>
            <w:szCs w:val="22"/>
          </w:rPr>
          <w:tab/>
        </w:r>
        <w:r w:rsidRPr="00F42ED6">
          <w:rPr>
            <w:rStyle w:val="Hyperlink"/>
          </w:rPr>
          <w:t>UI-JavaScript-Bibliotheken</w:t>
        </w:r>
        <w:r>
          <w:rPr>
            <w:webHidden/>
          </w:rPr>
          <w:tab/>
        </w:r>
        <w:r>
          <w:rPr>
            <w:webHidden/>
          </w:rPr>
          <w:fldChar w:fldCharType="begin"/>
        </w:r>
        <w:r>
          <w:rPr>
            <w:webHidden/>
          </w:rPr>
          <w:instrText xml:space="preserve"> PAGEREF _Toc517784176 \h </w:instrText>
        </w:r>
        <w:r>
          <w:rPr>
            <w:webHidden/>
          </w:rPr>
        </w:r>
        <w:r>
          <w:rPr>
            <w:webHidden/>
          </w:rPr>
          <w:fldChar w:fldCharType="separate"/>
        </w:r>
        <w:r>
          <w:rPr>
            <w:webHidden/>
          </w:rPr>
          <w:t>27</w:t>
        </w:r>
        <w:r>
          <w:rPr>
            <w:webHidden/>
          </w:rPr>
          <w:fldChar w:fldCharType="end"/>
        </w:r>
      </w:hyperlink>
    </w:p>
    <w:p w14:paraId="3BD0A732" w14:textId="19A3DC26" w:rsidR="00C67756" w:rsidRDefault="00C67756">
      <w:pPr>
        <w:pStyle w:val="Verzeichnis2"/>
        <w:rPr>
          <w:rFonts w:asciiTheme="minorHAnsi" w:eastAsiaTheme="minorEastAsia" w:hAnsiTheme="minorHAnsi" w:cstheme="minorBidi"/>
          <w:bCs w:val="0"/>
          <w:noProof/>
          <w:sz w:val="22"/>
          <w:szCs w:val="22"/>
        </w:rPr>
      </w:pPr>
      <w:hyperlink w:anchor="_Toc517784177" w:history="1">
        <w:r w:rsidRPr="00F42ED6">
          <w:rPr>
            <w:rStyle w:val="Hyperlink"/>
            <w:noProof/>
          </w:rPr>
          <w:t>5.2</w:t>
        </w:r>
        <w:r>
          <w:rPr>
            <w:rFonts w:asciiTheme="minorHAnsi" w:eastAsiaTheme="minorEastAsia" w:hAnsiTheme="minorHAnsi" w:cstheme="minorBidi"/>
            <w:bCs w:val="0"/>
            <w:noProof/>
            <w:sz w:val="22"/>
            <w:szCs w:val="22"/>
          </w:rPr>
          <w:tab/>
        </w:r>
        <w:r w:rsidRPr="00F42ED6">
          <w:rPr>
            <w:rStyle w:val="Hyperlink"/>
            <w:noProof/>
          </w:rPr>
          <w:t>Vergleichskriterien</w:t>
        </w:r>
        <w:r>
          <w:rPr>
            <w:noProof/>
            <w:webHidden/>
          </w:rPr>
          <w:tab/>
        </w:r>
        <w:r>
          <w:rPr>
            <w:noProof/>
            <w:webHidden/>
          </w:rPr>
          <w:fldChar w:fldCharType="begin"/>
        </w:r>
        <w:r>
          <w:rPr>
            <w:noProof/>
            <w:webHidden/>
          </w:rPr>
          <w:instrText xml:space="preserve"> PAGEREF _Toc517784177 \h </w:instrText>
        </w:r>
        <w:r>
          <w:rPr>
            <w:noProof/>
            <w:webHidden/>
          </w:rPr>
        </w:r>
        <w:r>
          <w:rPr>
            <w:noProof/>
            <w:webHidden/>
          </w:rPr>
          <w:fldChar w:fldCharType="separate"/>
        </w:r>
        <w:r>
          <w:rPr>
            <w:noProof/>
            <w:webHidden/>
          </w:rPr>
          <w:t>30</w:t>
        </w:r>
        <w:r>
          <w:rPr>
            <w:noProof/>
            <w:webHidden/>
          </w:rPr>
          <w:fldChar w:fldCharType="end"/>
        </w:r>
      </w:hyperlink>
    </w:p>
    <w:p w14:paraId="4EAAED33" w14:textId="3E8219AD" w:rsidR="00C67756" w:rsidRDefault="00C67756">
      <w:pPr>
        <w:pStyle w:val="Verzeichnis3"/>
        <w:rPr>
          <w:rFonts w:asciiTheme="minorHAnsi" w:eastAsiaTheme="minorEastAsia" w:hAnsiTheme="minorHAnsi" w:cstheme="minorBidi"/>
          <w:sz w:val="22"/>
          <w:szCs w:val="22"/>
        </w:rPr>
      </w:pPr>
      <w:hyperlink w:anchor="_Toc517784178" w:history="1">
        <w:r w:rsidRPr="00F42ED6">
          <w:rPr>
            <w:rStyle w:val="Hyperlink"/>
          </w:rPr>
          <w:t>5.2.1</w:t>
        </w:r>
        <w:r>
          <w:rPr>
            <w:rFonts w:asciiTheme="minorHAnsi" w:eastAsiaTheme="minorEastAsia" w:hAnsiTheme="minorHAnsi" w:cstheme="minorBidi"/>
            <w:sz w:val="22"/>
            <w:szCs w:val="22"/>
          </w:rPr>
          <w:tab/>
        </w:r>
        <w:r w:rsidRPr="00F42ED6">
          <w:rPr>
            <w:rStyle w:val="Hyperlink"/>
          </w:rPr>
          <w:t>Lernkurve und Kosten</w:t>
        </w:r>
        <w:r>
          <w:rPr>
            <w:webHidden/>
          </w:rPr>
          <w:tab/>
        </w:r>
        <w:r>
          <w:rPr>
            <w:webHidden/>
          </w:rPr>
          <w:fldChar w:fldCharType="begin"/>
        </w:r>
        <w:r>
          <w:rPr>
            <w:webHidden/>
          </w:rPr>
          <w:instrText xml:space="preserve"> PAGEREF _Toc517784178 \h </w:instrText>
        </w:r>
        <w:r>
          <w:rPr>
            <w:webHidden/>
          </w:rPr>
        </w:r>
        <w:r>
          <w:rPr>
            <w:webHidden/>
          </w:rPr>
          <w:fldChar w:fldCharType="separate"/>
        </w:r>
        <w:r>
          <w:rPr>
            <w:webHidden/>
          </w:rPr>
          <w:t>30</w:t>
        </w:r>
        <w:r>
          <w:rPr>
            <w:webHidden/>
          </w:rPr>
          <w:fldChar w:fldCharType="end"/>
        </w:r>
      </w:hyperlink>
    </w:p>
    <w:p w14:paraId="0E5A94AC" w14:textId="4A263F9F" w:rsidR="00C67756" w:rsidRDefault="00C67756">
      <w:pPr>
        <w:pStyle w:val="Verzeichnis3"/>
        <w:rPr>
          <w:rFonts w:asciiTheme="minorHAnsi" w:eastAsiaTheme="minorEastAsia" w:hAnsiTheme="minorHAnsi" w:cstheme="minorBidi"/>
          <w:sz w:val="22"/>
          <w:szCs w:val="22"/>
        </w:rPr>
      </w:pPr>
      <w:hyperlink w:anchor="_Toc517784179" w:history="1">
        <w:r w:rsidRPr="00F42ED6">
          <w:rPr>
            <w:rStyle w:val="Hyperlink"/>
          </w:rPr>
          <w:t>5.2.2</w:t>
        </w:r>
        <w:r>
          <w:rPr>
            <w:rFonts w:asciiTheme="minorHAnsi" w:eastAsiaTheme="minorEastAsia" w:hAnsiTheme="minorHAnsi" w:cstheme="minorBidi"/>
            <w:sz w:val="22"/>
            <w:szCs w:val="22"/>
          </w:rPr>
          <w:tab/>
        </w:r>
        <w:r w:rsidRPr="00F42ED6">
          <w:rPr>
            <w:rStyle w:val="Hyperlink"/>
          </w:rPr>
          <w:t>Kommunikationsmechanismen</w:t>
        </w:r>
        <w:r>
          <w:rPr>
            <w:webHidden/>
          </w:rPr>
          <w:tab/>
        </w:r>
        <w:r>
          <w:rPr>
            <w:webHidden/>
          </w:rPr>
          <w:fldChar w:fldCharType="begin"/>
        </w:r>
        <w:r>
          <w:rPr>
            <w:webHidden/>
          </w:rPr>
          <w:instrText xml:space="preserve"> PAGEREF _Toc517784179 \h </w:instrText>
        </w:r>
        <w:r>
          <w:rPr>
            <w:webHidden/>
          </w:rPr>
        </w:r>
        <w:r>
          <w:rPr>
            <w:webHidden/>
          </w:rPr>
          <w:fldChar w:fldCharType="separate"/>
        </w:r>
        <w:r>
          <w:rPr>
            <w:webHidden/>
          </w:rPr>
          <w:t>31</w:t>
        </w:r>
        <w:r>
          <w:rPr>
            <w:webHidden/>
          </w:rPr>
          <w:fldChar w:fldCharType="end"/>
        </w:r>
      </w:hyperlink>
    </w:p>
    <w:p w14:paraId="4406477A" w14:textId="6D3592BE" w:rsidR="00C67756" w:rsidRDefault="00C67756">
      <w:pPr>
        <w:pStyle w:val="Verzeichnis3"/>
        <w:rPr>
          <w:rFonts w:asciiTheme="minorHAnsi" w:eastAsiaTheme="minorEastAsia" w:hAnsiTheme="minorHAnsi" w:cstheme="minorBidi"/>
          <w:sz w:val="22"/>
          <w:szCs w:val="22"/>
        </w:rPr>
      </w:pPr>
      <w:hyperlink w:anchor="_Toc517784180" w:history="1">
        <w:r w:rsidRPr="00F42ED6">
          <w:rPr>
            <w:rStyle w:val="Hyperlink"/>
          </w:rPr>
          <w:t>5.2.3</w:t>
        </w:r>
        <w:r>
          <w:rPr>
            <w:rFonts w:asciiTheme="minorHAnsi" w:eastAsiaTheme="minorEastAsia" w:hAnsiTheme="minorHAnsi" w:cstheme="minorBidi"/>
            <w:sz w:val="22"/>
            <w:szCs w:val="22"/>
          </w:rPr>
          <w:tab/>
        </w:r>
        <w:r w:rsidRPr="00F42ED6">
          <w:rPr>
            <w:rStyle w:val="Hyperlink"/>
          </w:rPr>
          <w:t>Programmierkonzept</w:t>
        </w:r>
        <w:r>
          <w:rPr>
            <w:webHidden/>
          </w:rPr>
          <w:tab/>
        </w:r>
        <w:r>
          <w:rPr>
            <w:webHidden/>
          </w:rPr>
          <w:fldChar w:fldCharType="begin"/>
        </w:r>
        <w:r>
          <w:rPr>
            <w:webHidden/>
          </w:rPr>
          <w:instrText xml:space="preserve"> PAGEREF _Toc517784180 \h </w:instrText>
        </w:r>
        <w:r>
          <w:rPr>
            <w:webHidden/>
          </w:rPr>
        </w:r>
        <w:r>
          <w:rPr>
            <w:webHidden/>
          </w:rPr>
          <w:fldChar w:fldCharType="separate"/>
        </w:r>
        <w:r>
          <w:rPr>
            <w:webHidden/>
          </w:rPr>
          <w:t>31</w:t>
        </w:r>
        <w:r>
          <w:rPr>
            <w:webHidden/>
          </w:rPr>
          <w:fldChar w:fldCharType="end"/>
        </w:r>
      </w:hyperlink>
    </w:p>
    <w:p w14:paraId="3FF0E79D" w14:textId="59E13352" w:rsidR="00C67756" w:rsidRDefault="00C67756">
      <w:pPr>
        <w:pStyle w:val="Verzeichnis2"/>
        <w:rPr>
          <w:rFonts w:asciiTheme="minorHAnsi" w:eastAsiaTheme="minorEastAsia" w:hAnsiTheme="minorHAnsi" w:cstheme="minorBidi"/>
          <w:bCs w:val="0"/>
          <w:noProof/>
          <w:sz w:val="22"/>
          <w:szCs w:val="22"/>
        </w:rPr>
      </w:pPr>
      <w:hyperlink w:anchor="_Toc517784181" w:history="1">
        <w:r w:rsidRPr="00F42ED6">
          <w:rPr>
            <w:rStyle w:val="Hyperlink"/>
            <w:noProof/>
          </w:rPr>
          <w:t>5.3</w:t>
        </w:r>
        <w:r>
          <w:rPr>
            <w:rFonts w:asciiTheme="minorHAnsi" w:eastAsiaTheme="minorEastAsia" w:hAnsiTheme="minorHAnsi" w:cstheme="minorBidi"/>
            <w:bCs w:val="0"/>
            <w:noProof/>
            <w:sz w:val="22"/>
            <w:szCs w:val="22"/>
          </w:rPr>
          <w:tab/>
        </w:r>
        <w:r w:rsidRPr="00F42ED6">
          <w:rPr>
            <w:rStyle w:val="Hyperlink"/>
            <w:noProof/>
          </w:rPr>
          <w:t>Ergebnisse der Analyse</w:t>
        </w:r>
        <w:r>
          <w:rPr>
            <w:noProof/>
            <w:webHidden/>
          </w:rPr>
          <w:tab/>
        </w:r>
        <w:r>
          <w:rPr>
            <w:noProof/>
            <w:webHidden/>
          </w:rPr>
          <w:fldChar w:fldCharType="begin"/>
        </w:r>
        <w:r>
          <w:rPr>
            <w:noProof/>
            <w:webHidden/>
          </w:rPr>
          <w:instrText xml:space="preserve"> PAGEREF _Toc517784181 \h </w:instrText>
        </w:r>
        <w:r>
          <w:rPr>
            <w:noProof/>
            <w:webHidden/>
          </w:rPr>
        </w:r>
        <w:r>
          <w:rPr>
            <w:noProof/>
            <w:webHidden/>
          </w:rPr>
          <w:fldChar w:fldCharType="separate"/>
        </w:r>
        <w:r>
          <w:rPr>
            <w:noProof/>
            <w:webHidden/>
          </w:rPr>
          <w:t>32</w:t>
        </w:r>
        <w:r>
          <w:rPr>
            <w:noProof/>
            <w:webHidden/>
          </w:rPr>
          <w:fldChar w:fldCharType="end"/>
        </w:r>
      </w:hyperlink>
    </w:p>
    <w:p w14:paraId="17F25924" w14:textId="0405FEFF" w:rsidR="00C67756" w:rsidRDefault="00C67756">
      <w:pPr>
        <w:pStyle w:val="Verzeichnis2"/>
        <w:rPr>
          <w:rFonts w:asciiTheme="minorHAnsi" w:eastAsiaTheme="minorEastAsia" w:hAnsiTheme="minorHAnsi" w:cstheme="minorBidi"/>
          <w:bCs w:val="0"/>
          <w:noProof/>
          <w:sz w:val="22"/>
          <w:szCs w:val="22"/>
        </w:rPr>
      </w:pPr>
      <w:hyperlink w:anchor="_Toc517784182" w:history="1">
        <w:r w:rsidRPr="00F42ED6">
          <w:rPr>
            <w:rStyle w:val="Hyperlink"/>
            <w:noProof/>
          </w:rPr>
          <w:t>5.4</w:t>
        </w:r>
        <w:r>
          <w:rPr>
            <w:rFonts w:asciiTheme="minorHAnsi" w:eastAsiaTheme="minorEastAsia" w:hAnsiTheme="minorHAnsi" w:cstheme="minorBidi"/>
            <w:bCs w:val="0"/>
            <w:noProof/>
            <w:sz w:val="22"/>
            <w:szCs w:val="22"/>
          </w:rPr>
          <w:tab/>
        </w:r>
        <w:r w:rsidRPr="00F42ED6">
          <w:rPr>
            <w:rStyle w:val="Hyperlink"/>
            <w:noProof/>
          </w:rPr>
          <w:t>Einführung in Bootstrap und ASP.Net Core</w:t>
        </w:r>
        <w:r>
          <w:rPr>
            <w:noProof/>
            <w:webHidden/>
          </w:rPr>
          <w:tab/>
        </w:r>
        <w:r>
          <w:rPr>
            <w:noProof/>
            <w:webHidden/>
          </w:rPr>
          <w:fldChar w:fldCharType="begin"/>
        </w:r>
        <w:r>
          <w:rPr>
            <w:noProof/>
            <w:webHidden/>
          </w:rPr>
          <w:instrText xml:space="preserve"> PAGEREF _Toc517784182 \h </w:instrText>
        </w:r>
        <w:r>
          <w:rPr>
            <w:noProof/>
            <w:webHidden/>
          </w:rPr>
        </w:r>
        <w:r>
          <w:rPr>
            <w:noProof/>
            <w:webHidden/>
          </w:rPr>
          <w:fldChar w:fldCharType="separate"/>
        </w:r>
        <w:r>
          <w:rPr>
            <w:noProof/>
            <w:webHidden/>
          </w:rPr>
          <w:t>33</w:t>
        </w:r>
        <w:r>
          <w:rPr>
            <w:noProof/>
            <w:webHidden/>
          </w:rPr>
          <w:fldChar w:fldCharType="end"/>
        </w:r>
      </w:hyperlink>
    </w:p>
    <w:p w14:paraId="47526B28" w14:textId="7250AC00" w:rsidR="00C67756" w:rsidRDefault="00C67756">
      <w:pPr>
        <w:pStyle w:val="Verzeichnis3"/>
        <w:rPr>
          <w:rFonts w:asciiTheme="minorHAnsi" w:eastAsiaTheme="minorEastAsia" w:hAnsiTheme="minorHAnsi" w:cstheme="minorBidi"/>
          <w:sz w:val="22"/>
          <w:szCs w:val="22"/>
        </w:rPr>
      </w:pPr>
      <w:hyperlink w:anchor="_Toc517784183" w:history="1">
        <w:r w:rsidRPr="00F42ED6">
          <w:rPr>
            <w:rStyle w:val="Hyperlink"/>
            <w:lang w:val="en-US"/>
          </w:rPr>
          <w:t>5.4.1</w:t>
        </w:r>
        <w:r>
          <w:rPr>
            <w:rFonts w:asciiTheme="minorHAnsi" w:eastAsiaTheme="minorEastAsia" w:hAnsiTheme="minorHAnsi" w:cstheme="minorBidi"/>
            <w:sz w:val="22"/>
            <w:szCs w:val="22"/>
          </w:rPr>
          <w:tab/>
        </w:r>
        <w:r w:rsidRPr="00F42ED6">
          <w:rPr>
            <w:rStyle w:val="Hyperlink"/>
            <w:lang w:val="en-US"/>
          </w:rPr>
          <w:t>Bootstrap</w:t>
        </w:r>
        <w:r>
          <w:rPr>
            <w:webHidden/>
          </w:rPr>
          <w:tab/>
        </w:r>
        <w:r>
          <w:rPr>
            <w:webHidden/>
          </w:rPr>
          <w:fldChar w:fldCharType="begin"/>
        </w:r>
        <w:r>
          <w:rPr>
            <w:webHidden/>
          </w:rPr>
          <w:instrText xml:space="preserve"> PAGEREF _Toc517784183 \h </w:instrText>
        </w:r>
        <w:r>
          <w:rPr>
            <w:webHidden/>
          </w:rPr>
        </w:r>
        <w:r>
          <w:rPr>
            <w:webHidden/>
          </w:rPr>
          <w:fldChar w:fldCharType="separate"/>
        </w:r>
        <w:r>
          <w:rPr>
            <w:webHidden/>
          </w:rPr>
          <w:t>33</w:t>
        </w:r>
        <w:r>
          <w:rPr>
            <w:webHidden/>
          </w:rPr>
          <w:fldChar w:fldCharType="end"/>
        </w:r>
      </w:hyperlink>
    </w:p>
    <w:p w14:paraId="3FE5B666" w14:textId="35DFC49E" w:rsidR="00C67756" w:rsidRDefault="00C67756">
      <w:pPr>
        <w:pStyle w:val="Verzeichnis3"/>
        <w:rPr>
          <w:rFonts w:asciiTheme="minorHAnsi" w:eastAsiaTheme="minorEastAsia" w:hAnsiTheme="minorHAnsi" w:cstheme="minorBidi"/>
          <w:sz w:val="22"/>
          <w:szCs w:val="22"/>
        </w:rPr>
      </w:pPr>
      <w:hyperlink w:anchor="_Toc517784184" w:history="1">
        <w:r w:rsidRPr="00F42ED6">
          <w:rPr>
            <w:rStyle w:val="Hyperlink"/>
            <w:lang w:val="en-US"/>
          </w:rPr>
          <w:t>5.4.2</w:t>
        </w:r>
        <w:r>
          <w:rPr>
            <w:rFonts w:asciiTheme="minorHAnsi" w:eastAsiaTheme="minorEastAsia" w:hAnsiTheme="minorHAnsi" w:cstheme="minorBidi"/>
            <w:sz w:val="22"/>
            <w:szCs w:val="22"/>
          </w:rPr>
          <w:tab/>
        </w:r>
        <w:r w:rsidRPr="00F42ED6">
          <w:rPr>
            <w:rStyle w:val="Hyperlink"/>
            <w:lang w:val="en-US"/>
          </w:rPr>
          <w:t>ASP.NET Core</w:t>
        </w:r>
        <w:r>
          <w:rPr>
            <w:webHidden/>
          </w:rPr>
          <w:tab/>
        </w:r>
        <w:r>
          <w:rPr>
            <w:webHidden/>
          </w:rPr>
          <w:fldChar w:fldCharType="begin"/>
        </w:r>
        <w:r>
          <w:rPr>
            <w:webHidden/>
          </w:rPr>
          <w:instrText xml:space="preserve"> PAGEREF _Toc517784184 \h </w:instrText>
        </w:r>
        <w:r>
          <w:rPr>
            <w:webHidden/>
          </w:rPr>
        </w:r>
        <w:r>
          <w:rPr>
            <w:webHidden/>
          </w:rPr>
          <w:fldChar w:fldCharType="separate"/>
        </w:r>
        <w:r>
          <w:rPr>
            <w:webHidden/>
          </w:rPr>
          <w:t>34</w:t>
        </w:r>
        <w:r>
          <w:rPr>
            <w:webHidden/>
          </w:rPr>
          <w:fldChar w:fldCharType="end"/>
        </w:r>
      </w:hyperlink>
    </w:p>
    <w:p w14:paraId="6A932ADD" w14:textId="6C0D3338" w:rsidR="00C67756" w:rsidRDefault="00C67756">
      <w:pPr>
        <w:pStyle w:val="Verzeichnis1"/>
        <w:rPr>
          <w:rFonts w:asciiTheme="minorHAnsi" w:eastAsiaTheme="minorEastAsia" w:hAnsiTheme="minorHAnsi" w:cstheme="minorBidi"/>
          <w:b w:val="0"/>
          <w:bCs w:val="0"/>
          <w:noProof/>
          <w:sz w:val="22"/>
          <w:szCs w:val="22"/>
        </w:rPr>
      </w:pPr>
      <w:hyperlink w:anchor="_Toc517784185" w:history="1">
        <w:r w:rsidRPr="00F42ED6">
          <w:rPr>
            <w:rStyle w:val="Hyperlink"/>
            <w:noProof/>
          </w:rPr>
          <w:t>6</w:t>
        </w:r>
        <w:r>
          <w:rPr>
            <w:rFonts w:asciiTheme="minorHAnsi" w:eastAsiaTheme="minorEastAsia" w:hAnsiTheme="minorHAnsi" w:cstheme="minorBidi"/>
            <w:b w:val="0"/>
            <w:bCs w:val="0"/>
            <w:noProof/>
            <w:sz w:val="22"/>
            <w:szCs w:val="22"/>
          </w:rPr>
          <w:tab/>
        </w:r>
        <w:r w:rsidRPr="00F42ED6">
          <w:rPr>
            <w:rStyle w:val="Hyperlink"/>
            <w:noProof/>
          </w:rPr>
          <w:t>Spezifikation und Konzept</w:t>
        </w:r>
        <w:r>
          <w:rPr>
            <w:noProof/>
            <w:webHidden/>
          </w:rPr>
          <w:tab/>
        </w:r>
        <w:r>
          <w:rPr>
            <w:noProof/>
            <w:webHidden/>
          </w:rPr>
          <w:fldChar w:fldCharType="begin"/>
        </w:r>
        <w:r>
          <w:rPr>
            <w:noProof/>
            <w:webHidden/>
          </w:rPr>
          <w:instrText xml:space="preserve"> PAGEREF _Toc517784185 \h </w:instrText>
        </w:r>
        <w:r>
          <w:rPr>
            <w:noProof/>
            <w:webHidden/>
          </w:rPr>
        </w:r>
        <w:r>
          <w:rPr>
            <w:noProof/>
            <w:webHidden/>
          </w:rPr>
          <w:fldChar w:fldCharType="separate"/>
        </w:r>
        <w:r>
          <w:rPr>
            <w:noProof/>
            <w:webHidden/>
          </w:rPr>
          <w:t>36</w:t>
        </w:r>
        <w:r>
          <w:rPr>
            <w:noProof/>
            <w:webHidden/>
          </w:rPr>
          <w:fldChar w:fldCharType="end"/>
        </w:r>
      </w:hyperlink>
    </w:p>
    <w:p w14:paraId="2AE048E3" w14:textId="6C19B08F" w:rsidR="00C67756" w:rsidRDefault="00C67756">
      <w:pPr>
        <w:pStyle w:val="Verzeichnis2"/>
        <w:rPr>
          <w:rFonts w:asciiTheme="minorHAnsi" w:eastAsiaTheme="minorEastAsia" w:hAnsiTheme="minorHAnsi" w:cstheme="minorBidi"/>
          <w:bCs w:val="0"/>
          <w:noProof/>
          <w:sz w:val="22"/>
          <w:szCs w:val="22"/>
        </w:rPr>
      </w:pPr>
      <w:hyperlink w:anchor="_Toc517784186" w:history="1">
        <w:r w:rsidRPr="00F42ED6">
          <w:rPr>
            <w:rStyle w:val="Hyperlink"/>
            <w:noProof/>
          </w:rPr>
          <w:t>6.1</w:t>
        </w:r>
        <w:r>
          <w:rPr>
            <w:rFonts w:asciiTheme="minorHAnsi" w:eastAsiaTheme="minorEastAsia" w:hAnsiTheme="minorHAnsi" w:cstheme="minorBidi"/>
            <w:bCs w:val="0"/>
            <w:noProof/>
            <w:sz w:val="22"/>
            <w:szCs w:val="22"/>
          </w:rPr>
          <w:tab/>
        </w:r>
        <w:r w:rsidRPr="00F42ED6">
          <w:rPr>
            <w:rStyle w:val="Hyperlink"/>
            <w:noProof/>
          </w:rPr>
          <w:t>Topology-Editor grundlegende Konzepte</w:t>
        </w:r>
        <w:r>
          <w:rPr>
            <w:noProof/>
            <w:webHidden/>
          </w:rPr>
          <w:tab/>
        </w:r>
        <w:r>
          <w:rPr>
            <w:noProof/>
            <w:webHidden/>
          </w:rPr>
          <w:fldChar w:fldCharType="begin"/>
        </w:r>
        <w:r>
          <w:rPr>
            <w:noProof/>
            <w:webHidden/>
          </w:rPr>
          <w:instrText xml:space="preserve"> PAGEREF _Toc517784186 \h </w:instrText>
        </w:r>
        <w:r>
          <w:rPr>
            <w:noProof/>
            <w:webHidden/>
          </w:rPr>
        </w:r>
        <w:r>
          <w:rPr>
            <w:noProof/>
            <w:webHidden/>
          </w:rPr>
          <w:fldChar w:fldCharType="separate"/>
        </w:r>
        <w:r>
          <w:rPr>
            <w:noProof/>
            <w:webHidden/>
          </w:rPr>
          <w:t>36</w:t>
        </w:r>
        <w:r>
          <w:rPr>
            <w:noProof/>
            <w:webHidden/>
          </w:rPr>
          <w:fldChar w:fldCharType="end"/>
        </w:r>
      </w:hyperlink>
    </w:p>
    <w:p w14:paraId="7958F5D1" w14:textId="5FB67D85" w:rsidR="00C67756" w:rsidRDefault="00C67756">
      <w:pPr>
        <w:pStyle w:val="Verzeichnis2"/>
        <w:rPr>
          <w:rFonts w:asciiTheme="minorHAnsi" w:eastAsiaTheme="minorEastAsia" w:hAnsiTheme="minorHAnsi" w:cstheme="minorBidi"/>
          <w:bCs w:val="0"/>
          <w:noProof/>
          <w:sz w:val="22"/>
          <w:szCs w:val="22"/>
        </w:rPr>
      </w:pPr>
      <w:hyperlink w:anchor="_Toc517784187" w:history="1">
        <w:r w:rsidRPr="00F42ED6">
          <w:rPr>
            <w:rStyle w:val="Hyperlink"/>
            <w:noProof/>
          </w:rPr>
          <w:t>6.2</w:t>
        </w:r>
        <w:r>
          <w:rPr>
            <w:rFonts w:asciiTheme="minorHAnsi" w:eastAsiaTheme="minorEastAsia" w:hAnsiTheme="minorHAnsi" w:cstheme="minorBidi"/>
            <w:bCs w:val="0"/>
            <w:noProof/>
            <w:sz w:val="22"/>
            <w:szCs w:val="22"/>
          </w:rPr>
          <w:tab/>
        </w:r>
        <w:r w:rsidRPr="00F42ED6">
          <w:rPr>
            <w:rStyle w:val="Hyperlink"/>
            <w:noProof/>
          </w:rPr>
          <w:t>ComStudio Szenario</w:t>
        </w:r>
        <w:r>
          <w:rPr>
            <w:noProof/>
            <w:webHidden/>
          </w:rPr>
          <w:tab/>
        </w:r>
        <w:r>
          <w:rPr>
            <w:noProof/>
            <w:webHidden/>
          </w:rPr>
          <w:fldChar w:fldCharType="begin"/>
        </w:r>
        <w:r>
          <w:rPr>
            <w:noProof/>
            <w:webHidden/>
          </w:rPr>
          <w:instrText xml:space="preserve"> PAGEREF _Toc517784187 \h </w:instrText>
        </w:r>
        <w:r>
          <w:rPr>
            <w:noProof/>
            <w:webHidden/>
          </w:rPr>
        </w:r>
        <w:r>
          <w:rPr>
            <w:noProof/>
            <w:webHidden/>
          </w:rPr>
          <w:fldChar w:fldCharType="separate"/>
        </w:r>
        <w:r>
          <w:rPr>
            <w:noProof/>
            <w:webHidden/>
          </w:rPr>
          <w:t>37</w:t>
        </w:r>
        <w:r>
          <w:rPr>
            <w:noProof/>
            <w:webHidden/>
          </w:rPr>
          <w:fldChar w:fldCharType="end"/>
        </w:r>
      </w:hyperlink>
    </w:p>
    <w:p w14:paraId="64DB4C75" w14:textId="60C24EF2" w:rsidR="00C67756" w:rsidRDefault="00C67756">
      <w:pPr>
        <w:pStyle w:val="Verzeichnis2"/>
        <w:rPr>
          <w:rFonts w:asciiTheme="minorHAnsi" w:eastAsiaTheme="minorEastAsia" w:hAnsiTheme="minorHAnsi" w:cstheme="minorBidi"/>
          <w:bCs w:val="0"/>
          <w:noProof/>
          <w:sz w:val="22"/>
          <w:szCs w:val="22"/>
        </w:rPr>
      </w:pPr>
      <w:hyperlink w:anchor="_Toc517784188" w:history="1">
        <w:r w:rsidRPr="00F42ED6">
          <w:rPr>
            <w:rStyle w:val="Hyperlink"/>
            <w:noProof/>
          </w:rPr>
          <w:t>6.3</w:t>
        </w:r>
        <w:r>
          <w:rPr>
            <w:rFonts w:asciiTheme="minorHAnsi" w:eastAsiaTheme="minorEastAsia" w:hAnsiTheme="minorHAnsi" w:cstheme="minorBidi"/>
            <w:bCs w:val="0"/>
            <w:noProof/>
            <w:sz w:val="22"/>
            <w:szCs w:val="22"/>
          </w:rPr>
          <w:tab/>
        </w:r>
        <w:r w:rsidRPr="00F42ED6">
          <w:rPr>
            <w:rStyle w:val="Hyperlink"/>
            <w:noProof/>
          </w:rPr>
          <w:t>Schnittstellen zwischen Komponenten</w:t>
        </w:r>
        <w:r>
          <w:rPr>
            <w:noProof/>
            <w:webHidden/>
          </w:rPr>
          <w:tab/>
        </w:r>
        <w:r>
          <w:rPr>
            <w:noProof/>
            <w:webHidden/>
          </w:rPr>
          <w:fldChar w:fldCharType="begin"/>
        </w:r>
        <w:r>
          <w:rPr>
            <w:noProof/>
            <w:webHidden/>
          </w:rPr>
          <w:instrText xml:space="preserve"> PAGEREF _Toc517784188 \h </w:instrText>
        </w:r>
        <w:r>
          <w:rPr>
            <w:noProof/>
            <w:webHidden/>
          </w:rPr>
        </w:r>
        <w:r>
          <w:rPr>
            <w:noProof/>
            <w:webHidden/>
          </w:rPr>
          <w:fldChar w:fldCharType="separate"/>
        </w:r>
        <w:r>
          <w:rPr>
            <w:noProof/>
            <w:webHidden/>
          </w:rPr>
          <w:t>38</w:t>
        </w:r>
        <w:r>
          <w:rPr>
            <w:noProof/>
            <w:webHidden/>
          </w:rPr>
          <w:fldChar w:fldCharType="end"/>
        </w:r>
      </w:hyperlink>
    </w:p>
    <w:p w14:paraId="4C111652" w14:textId="7D2F86F5" w:rsidR="00C67756" w:rsidRDefault="00C67756">
      <w:pPr>
        <w:pStyle w:val="Verzeichnis2"/>
        <w:rPr>
          <w:rFonts w:asciiTheme="minorHAnsi" w:eastAsiaTheme="minorEastAsia" w:hAnsiTheme="minorHAnsi" w:cstheme="minorBidi"/>
          <w:bCs w:val="0"/>
          <w:noProof/>
          <w:sz w:val="22"/>
          <w:szCs w:val="22"/>
        </w:rPr>
      </w:pPr>
      <w:hyperlink w:anchor="_Toc517784189" w:history="1">
        <w:r w:rsidRPr="00F42ED6">
          <w:rPr>
            <w:rStyle w:val="Hyperlink"/>
            <w:noProof/>
          </w:rPr>
          <w:t>6.4</w:t>
        </w:r>
        <w:r>
          <w:rPr>
            <w:rFonts w:asciiTheme="minorHAnsi" w:eastAsiaTheme="minorEastAsia" w:hAnsiTheme="minorHAnsi" w:cstheme="minorBidi"/>
            <w:bCs w:val="0"/>
            <w:noProof/>
            <w:sz w:val="22"/>
            <w:szCs w:val="22"/>
          </w:rPr>
          <w:tab/>
        </w:r>
        <w:r w:rsidRPr="00F42ED6">
          <w:rPr>
            <w:rStyle w:val="Hyperlink"/>
            <w:noProof/>
          </w:rPr>
          <w:t>Datendarstellung (Prozessdaten, Bedienungsdaten)</w:t>
        </w:r>
        <w:r>
          <w:rPr>
            <w:noProof/>
            <w:webHidden/>
          </w:rPr>
          <w:tab/>
        </w:r>
        <w:r>
          <w:rPr>
            <w:noProof/>
            <w:webHidden/>
          </w:rPr>
          <w:fldChar w:fldCharType="begin"/>
        </w:r>
        <w:r>
          <w:rPr>
            <w:noProof/>
            <w:webHidden/>
          </w:rPr>
          <w:instrText xml:space="preserve"> PAGEREF _Toc517784189 \h </w:instrText>
        </w:r>
        <w:r>
          <w:rPr>
            <w:noProof/>
            <w:webHidden/>
          </w:rPr>
        </w:r>
        <w:r>
          <w:rPr>
            <w:noProof/>
            <w:webHidden/>
          </w:rPr>
          <w:fldChar w:fldCharType="separate"/>
        </w:r>
        <w:r>
          <w:rPr>
            <w:noProof/>
            <w:webHidden/>
          </w:rPr>
          <w:t>38</w:t>
        </w:r>
        <w:r>
          <w:rPr>
            <w:noProof/>
            <w:webHidden/>
          </w:rPr>
          <w:fldChar w:fldCharType="end"/>
        </w:r>
      </w:hyperlink>
    </w:p>
    <w:p w14:paraId="46921E42" w14:textId="76DD03D6" w:rsidR="00C67756" w:rsidRDefault="00C67756">
      <w:pPr>
        <w:pStyle w:val="Verzeichnis2"/>
        <w:rPr>
          <w:rFonts w:asciiTheme="minorHAnsi" w:eastAsiaTheme="minorEastAsia" w:hAnsiTheme="minorHAnsi" w:cstheme="minorBidi"/>
          <w:bCs w:val="0"/>
          <w:noProof/>
          <w:sz w:val="22"/>
          <w:szCs w:val="22"/>
        </w:rPr>
      </w:pPr>
      <w:hyperlink w:anchor="_Toc517784190" w:history="1">
        <w:r w:rsidRPr="00F42ED6">
          <w:rPr>
            <w:rStyle w:val="Hyperlink"/>
            <w:noProof/>
          </w:rPr>
          <w:t>6.5</w:t>
        </w:r>
        <w:r>
          <w:rPr>
            <w:rFonts w:asciiTheme="minorHAnsi" w:eastAsiaTheme="minorEastAsia" w:hAnsiTheme="minorHAnsi" w:cstheme="minorBidi"/>
            <w:bCs w:val="0"/>
            <w:noProof/>
            <w:sz w:val="22"/>
            <w:szCs w:val="22"/>
          </w:rPr>
          <w:tab/>
        </w:r>
        <w:r w:rsidRPr="00F42ED6">
          <w:rPr>
            <w:rStyle w:val="Hyperlink"/>
            <w:noProof/>
          </w:rPr>
          <w:t>Zukunftsaspekte (evtl. Erweiterungen)</w:t>
        </w:r>
        <w:r>
          <w:rPr>
            <w:noProof/>
            <w:webHidden/>
          </w:rPr>
          <w:tab/>
        </w:r>
        <w:r>
          <w:rPr>
            <w:noProof/>
            <w:webHidden/>
          </w:rPr>
          <w:fldChar w:fldCharType="begin"/>
        </w:r>
        <w:r>
          <w:rPr>
            <w:noProof/>
            <w:webHidden/>
          </w:rPr>
          <w:instrText xml:space="preserve"> PAGEREF _Toc517784190 \h </w:instrText>
        </w:r>
        <w:r>
          <w:rPr>
            <w:noProof/>
            <w:webHidden/>
          </w:rPr>
        </w:r>
        <w:r>
          <w:rPr>
            <w:noProof/>
            <w:webHidden/>
          </w:rPr>
          <w:fldChar w:fldCharType="separate"/>
        </w:r>
        <w:r>
          <w:rPr>
            <w:noProof/>
            <w:webHidden/>
          </w:rPr>
          <w:t>42</w:t>
        </w:r>
        <w:r>
          <w:rPr>
            <w:noProof/>
            <w:webHidden/>
          </w:rPr>
          <w:fldChar w:fldCharType="end"/>
        </w:r>
      </w:hyperlink>
    </w:p>
    <w:p w14:paraId="6E9F94FA" w14:textId="4282103E" w:rsidR="00C67756" w:rsidRDefault="00C67756">
      <w:pPr>
        <w:pStyle w:val="Verzeichnis2"/>
        <w:rPr>
          <w:rFonts w:asciiTheme="minorHAnsi" w:eastAsiaTheme="minorEastAsia" w:hAnsiTheme="minorHAnsi" w:cstheme="minorBidi"/>
          <w:bCs w:val="0"/>
          <w:noProof/>
          <w:sz w:val="22"/>
          <w:szCs w:val="22"/>
        </w:rPr>
      </w:pPr>
      <w:hyperlink w:anchor="_Toc517784191" w:history="1">
        <w:r w:rsidRPr="00F42ED6">
          <w:rPr>
            <w:rStyle w:val="Hyperlink"/>
            <w:noProof/>
          </w:rPr>
          <w:t>6.6</w:t>
        </w:r>
        <w:r>
          <w:rPr>
            <w:rFonts w:asciiTheme="minorHAnsi" w:eastAsiaTheme="minorEastAsia" w:hAnsiTheme="minorHAnsi" w:cstheme="minorBidi"/>
            <w:bCs w:val="0"/>
            <w:noProof/>
            <w:sz w:val="22"/>
            <w:szCs w:val="22"/>
          </w:rPr>
          <w:tab/>
        </w:r>
        <w:r w:rsidRPr="00F42ED6">
          <w:rPr>
            <w:rStyle w:val="Hyperlink"/>
            <w:noProof/>
          </w:rPr>
          <w:t>Entwurf</w:t>
        </w:r>
        <w:r>
          <w:rPr>
            <w:noProof/>
            <w:webHidden/>
          </w:rPr>
          <w:tab/>
        </w:r>
        <w:r>
          <w:rPr>
            <w:noProof/>
            <w:webHidden/>
          </w:rPr>
          <w:fldChar w:fldCharType="begin"/>
        </w:r>
        <w:r>
          <w:rPr>
            <w:noProof/>
            <w:webHidden/>
          </w:rPr>
          <w:instrText xml:space="preserve"> PAGEREF _Toc517784191 \h </w:instrText>
        </w:r>
        <w:r>
          <w:rPr>
            <w:noProof/>
            <w:webHidden/>
          </w:rPr>
        </w:r>
        <w:r>
          <w:rPr>
            <w:noProof/>
            <w:webHidden/>
          </w:rPr>
          <w:fldChar w:fldCharType="separate"/>
        </w:r>
        <w:r>
          <w:rPr>
            <w:noProof/>
            <w:webHidden/>
          </w:rPr>
          <w:t>43</w:t>
        </w:r>
        <w:r>
          <w:rPr>
            <w:noProof/>
            <w:webHidden/>
          </w:rPr>
          <w:fldChar w:fldCharType="end"/>
        </w:r>
      </w:hyperlink>
    </w:p>
    <w:p w14:paraId="7B233433" w14:textId="0B8773BA" w:rsidR="00C67756" w:rsidRDefault="00C67756">
      <w:pPr>
        <w:pStyle w:val="Verzeichnis3"/>
        <w:rPr>
          <w:rFonts w:asciiTheme="minorHAnsi" w:eastAsiaTheme="minorEastAsia" w:hAnsiTheme="minorHAnsi" w:cstheme="minorBidi"/>
          <w:sz w:val="22"/>
          <w:szCs w:val="22"/>
        </w:rPr>
      </w:pPr>
      <w:hyperlink w:anchor="_Toc517784192" w:history="1">
        <w:r w:rsidRPr="00F42ED6">
          <w:rPr>
            <w:rStyle w:val="Hyperlink"/>
          </w:rPr>
          <w:t>6.6.1</w:t>
        </w:r>
        <w:r>
          <w:rPr>
            <w:rFonts w:asciiTheme="minorHAnsi" w:eastAsiaTheme="minorEastAsia" w:hAnsiTheme="minorHAnsi" w:cstheme="minorBidi"/>
            <w:sz w:val="22"/>
            <w:szCs w:val="22"/>
          </w:rPr>
          <w:tab/>
        </w:r>
        <w:r w:rsidRPr="00F42ED6">
          <w:rPr>
            <w:rStyle w:val="Hyperlink"/>
          </w:rPr>
          <w:t>Architektur der Topology-Editor</w:t>
        </w:r>
        <w:r>
          <w:rPr>
            <w:webHidden/>
          </w:rPr>
          <w:tab/>
        </w:r>
        <w:r>
          <w:rPr>
            <w:webHidden/>
          </w:rPr>
          <w:fldChar w:fldCharType="begin"/>
        </w:r>
        <w:r>
          <w:rPr>
            <w:webHidden/>
          </w:rPr>
          <w:instrText xml:space="preserve"> PAGEREF _Toc517784192 \h </w:instrText>
        </w:r>
        <w:r>
          <w:rPr>
            <w:webHidden/>
          </w:rPr>
        </w:r>
        <w:r>
          <w:rPr>
            <w:webHidden/>
          </w:rPr>
          <w:fldChar w:fldCharType="separate"/>
        </w:r>
        <w:r>
          <w:rPr>
            <w:webHidden/>
          </w:rPr>
          <w:t>43</w:t>
        </w:r>
        <w:r>
          <w:rPr>
            <w:webHidden/>
          </w:rPr>
          <w:fldChar w:fldCharType="end"/>
        </w:r>
      </w:hyperlink>
    </w:p>
    <w:p w14:paraId="109692A0" w14:textId="01E6F308" w:rsidR="00C67756" w:rsidRDefault="00C67756">
      <w:pPr>
        <w:pStyle w:val="Verzeichnis3"/>
        <w:rPr>
          <w:rFonts w:asciiTheme="minorHAnsi" w:eastAsiaTheme="minorEastAsia" w:hAnsiTheme="minorHAnsi" w:cstheme="minorBidi"/>
          <w:sz w:val="22"/>
          <w:szCs w:val="22"/>
        </w:rPr>
      </w:pPr>
      <w:hyperlink w:anchor="_Toc517784193" w:history="1">
        <w:r w:rsidRPr="00F42ED6">
          <w:rPr>
            <w:rStyle w:val="Hyperlink"/>
          </w:rPr>
          <w:t>6.6.2</w:t>
        </w:r>
        <w:r>
          <w:rPr>
            <w:rFonts w:asciiTheme="minorHAnsi" w:eastAsiaTheme="minorEastAsia" w:hAnsiTheme="minorHAnsi" w:cstheme="minorBidi"/>
            <w:sz w:val="22"/>
            <w:szCs w:val="22"/>
          </w:rPr>
          <w:tab/>
        </w:r>
        <w:r w:rsidRPr="00F42ED6">
          <w:rPr>
            <w:rStyle w:val="Hyperlink"/>
          </w:rPr>
          <w:t>Datenmodell</w:t>
        </w:r>
        <w:r>
          <w:rPr>
            <w:webHidden/>
          </w:rPr>
          <w:tab/>
        </w:r>
        <w:r>
          <w:rPr>
            <w:webHidden/>
          </w:rPr>
          <w:fldChar w:fldCharType="begin"/>
        </w:r>
        <w:r>
          <w:rPr>
            <w:webHidden/>
          </w:rPr>
          <w:instrText xml:space="preserve"> PAGEREF _Toc517784193 \h </w:instrText>
        </w:r>
        <w:r>
          <w:rPr>
            <w:webHidden/>
          </w:rPr>
        </w:r>
        <w:r>
          <w:rPr>
            <w:webHidden/>
          </w:rPr>
          <w:fldChar w:fldCharType="separate"/>
        </w:r>
        <w:r>
          <w:rPr>
            <w:webHidden/>
          </w:rPr>
          <w:t>44</w:t>
        </w:r>
        <w:r>
          <w:rPr>
            <w:webHidden/>
          </w:rPr>
          <w:fldChar w:fldCharType="end"/>
        </w:r>
      </w:hyperlink>
    </w:p>
    <w:p w14:paraId="7B83AE9B" w14:textId="0A3C0734" w:rsidR="00C67756" w:rsidRDefault="00C67756">
      <w:pPr>
        <w:pStyle w:val="Verzeichnis3"/>
        <w:rPr>
          <w:rFonts w:asciiTheme="minorHAnsi" w:eastAsiaTheme="minorEastAsia" w:hAnsiTheme="minorHAnsi" w:cstheme="minorBidi"/>
          <w:sz w:val="22"/>
          <w:szCs w:val="22"/>
        </w:rPr>
      </w:pPr>
      <w:hyperlink w:anchor="_Toc517784194" w:history="1">
        <w:r w:rsidRPr="00F42ED6">
          <w:rPr>
            <w:rStyle w:val="Hyperlink"/>
          </w:rPr>
          <w:t>6.6.3</w:t>
        </w:r>
        <w:r>
          <w:rPr>
            <w:rFonts w:asciiTheme="minorHAnsi" w:eastAsiaTheme="minorEastAsia" w:hAnsiTheme="minorHAnsi" w:cstheme="minorBidi"/>
            <w:sz w:val="22"/>
            <w:szCs w:val="22"/>
          </w:rPr>
          <w:tab/>
        </w:r>
        <w:r w:rsidRPr="00F42ED6">
          <w:rPr>
            <w:rStyle w:val="Hyperlink"/>
          </w:rPr>
          <w:t>DtmApi Wrapper</w:t>
        </w:r>
        <w:r>
          <w:rPr>
            <w:webHidden/>
          </w:rPr>
          <w:tab/>
        </w:r>
        <w:r>
          <w:rPr>
            <w:webHidden/>
          </w:rPr>
          <w:fldChar w:fldCharType="begin"/>
        </w:r>
        <w:r>
          <w:rPr>
            <w:webHidden/>
          </w:rPr>
          <w:instrText xml:space="preserve"> PAGEREF _Toc517784194 \h </w:instrText>
        </w:r>
        <w:r>
          <w:rPr>
            <w:webHidden/>
          </w:rPr>
        </w:r>
        <w:r>
          <w:rPr>
            <w:webHidden/>
          </w:rPr>
          <w:fldChar w:fldCharType="separate"/>
        </w:r>
        <w:r>
          <w:rPr>
            <w:webHidden/>
          </w:rPr>
          <w:t>45</w:t>
        </w:r>
        <w:r>
          <w:rPr>
            <w:webHidden/>
          </w:rPr>
          <w:fldChar w:fldCharType="end"/>
        </w:r>
      </w:hyperlink>
    </w:p>
    <w:p w14:paraId="05CE7024" w14:textId="7D08D625" w:rsidR="00C67756" w:rsidRDefault="00C67756">
      <w:pPr>
        <w:pStyle w:val="Verzeichnis1"/>
        <w:rPr>
          <w:rFonts w:asciiTheme="minorHAnsi" w:eastAsiaTheme="minorEastAsia" w:hAnsiTheme="minorHAnsi" w:cstheme="minorBidi"/>
          <w:b w:val="0"/>
          <w:bCs w:val="0"/>
          <w:noProof/>
          <w:sz w:val="22"/>
          <w:szCs w:val="22"/>
        </w:rPr>
      </w:pPr>
      <w:hyperlink w:anchor="_Toc517784195" w:history="1">
        <w:r w:rsidRPr="00F42ED6">
          <w:rPr>
            <w:rStyle w:val="Hyperlink"/>
            <w:noProof/>
          </w:rPr>
          <w:t>7</w:t>
        </w:r>
        <w:r>
          <w:rPr>
            <w:rFonts w:asciiTheme="minorHAnsi" w:eastAsiaTheme="minorEastAsia" w:hAnsiTheme="minorHAnsi" w:cstheme="minorBidi"/>
            <w:b w:val="0"/>
            <w:bCs w:val="0"/>
            <w:noProof/>
            <w:sz w:val="22"/>
            <w:szCs w:val="22"/>
          </w:rPr>
          <w:tab/>
        </w:r>
        <w:r w:rsidRPr="00F42ED6">
          <w:rPr>
            <w:rStyle w:val="Hyperlink"/>
            <w:noProof/>
          </w:rPr>
          <w:t>Realisierung</w:t>
        </w:r>
        <w:r>
          <w:rPr>
            <w:noProof/>
            <w:webHidden/>
          </w:rPr>
          <w:tab/>
        </w:r>
        <w:r>
          <w:rPr>
            <w:noProof/>
            <w:webHidden/>
          </w:rPr>
          <w:fldChar w:fldCharType="begin"/>
        </w:r>
        <w:r>
          <w:rPr>
            <w:noProof/>
            <w:webHidden/>
          </w:rPr>
          <w:instrText xml:space="preserve"> PAGEREF _Toc517784195 \h </w:instrText>
        </w:r>
        <w:r>
          <w:rPr>
            <w:noProof/>
            <w:webHidden/>
          </w:rPr>
        </w:r>
        <w:r>
          <w:rPr>
            <w:noProof/>
            <w:webHidden/>
          </w:rPr>
          <w:fldChar w:fldCharType="separate"/>
        </w:r>
        <w:r>
          <w:rPr>
            <w:noProof/>
            <w:webHidden/>
          </w:rPr>
          <w:t>46</w:t>
        </w:r>
        <w:r>
          <w:rPr>
            <w:noProof/>
            <w:webHidden/>
          </w:rPr>
          <w:fldChar w:fldCharType="end"/>
        </w:r>
      </w:hyperlink>
    </w:p>
    <w:p w14:paraId="5BB0C40F" w14:textId="14EA01B3" w:rsidR="00C67756" w:rsidRDefault="00C67756">
      <w:pPr>
        <w:pStyle w:val="Verzeichnis2"/>
        <w:rPr>
          <w:rFonts w:asciiTheme="minorHAnsi" w:eastAsiaTheme="minorEastAsia" w:hAnsiTheme="minorHAnsi" w:cstheme="minorBidi"/>
          <w:bCs w:val="0"/>
          <w:noProof/>
          <w:sz w:val="22"/>
          <w:szCs w:val="22"/>
        </w:rPr>
      </w:pPr>
      <w:hyperlink w:anchor="_Toc517784196" w:history="1">
        <w:r w:rsidRPr="00F42ED6">
          <w:rPr>
            <w:rStyle w:val="Hyperlink"/>
            <w:noProof/>
          </w:rPr>
          <w:t>7.1</w:t>
        </w:r>
        <w:r>
          <w:rPr>
            <w:rFonts w:asciiTheme="minorHAnsi" w:eastAsiaTheme="minorEastAsia" w:hAnsiTheme="minorHAnsi" w:cstheme="minorBidi"/>
            <w:bCs w:val="0"/>
            <w:noProof/>
            <w:sz w:val="22"/>
            <w:szCs w:val="22"/>
          </w:rPr>
          <w:tab/>
        </w:r>
        <w:r w:rsidRPr="00F42ED6">
          <w:rPr>
            <w:rStyle w:val="Hyperlink"/>
            <w:noProof/>
          </w:rPr>
          <w:t>Vorgehensweise</w:t>
        </w:r>
        <w:r>
          <w:rPr>
            <w:noProof/>
            <w:webHidden/>
          </w:rPr>
          <w:tab/>
        </w:r>
        <w:r>
          <w:rPr>
            <w:noProof/>
            <w:webHidden/>
          </w:rPr>
          <w:fldChar w:fldCharType="begin"/>
        </w:r>
        <w:r>
          <w:rPr>
            <w:noProof/>
            <w:webHidden/>
          </w:rPr>
          <w:instrText xml:space="preserve"> PAGEREF _Toc517784196 \h </w:instrText>
        </w:r>
        <w:r>
          <w:rPr>
            <w:noProof/>
            <w:webHidden/>
          </w:rPr>
        </w:r>
        <w:r>
          <w:rPr>
            <w:noProof/>
            <w:webHidden/>
          </w:rPr>
          <w:fldChar w:fldCharType="separate"/>
        </w:r>
        <w:r>
          <w:rPr>
            <w:noProof/>
            <w:webHidden/>
          </w:rPr>
          <w:t>46</w:t>
        </w:r>
        <w:r>
          <w:rPr>
            <w:noProof/>
            <w:webHidden/>
          </w:rPr>
          <w:fldChar w:fldCharType="end"/>
        </w:r>
      </w:hyperlink>
    </w:p>
    <w:p w14:paraId="275E4905" w14:textId="5D1A6415" w:rsidR="00C67756" w:rsidRDefault="00C67756">
      <w:pPr>
        <w:pStyle w:val="Verzeichnis2"/>
        <w:rPr>
          <w:rFonts w:asciiTheme="minorHAnsi" w:eastAsiaTheme="minorEastAsia" w:hAnsiTheme="minorHAnsi" w:cstheme="minorBidi"/>
          <w:bCs w:val="0"/>
          <w:noProof/>
          <w:sz w:val="22"/>
          <w:szCs w:val="22"/>
        </w:rPr>
      </w:pPr>
      <w:hyperlink w:anchor="_Toc517784197" w:history="1">
        <w:r w:rsidRPr="00F42ED6">
          <w:rPr>
            <w:rStyle w:val="Hyperlink"/>
            <w:noProof/>
          </w:rPr>
          <w:t>7.2</w:t>
        </w:r>
        <w:r>
          <w:rPr>
            <w:rFonts w:asciiTheme="minorHAnsi" w:eastAsiaTheme="minorEastAsia" w:hAnsiTheme="minorHAnsi" w:cstheme="minorBidi"/>
            <w:bCs w:val="0"/>
            <w:noProof/>
            <w:sz w:val="22"/>
            <w:szCs w:val="22"/>
          </w:rPr>
          <w:tab/>
        </w:r>
        <w:r w:rsidRPr="00F42ED6">
          <w:rPr>
            <w:rStyle w:val="Hyperlink"/>
            <w:noProof/>
          </w:rPr>
          <w:t>Verwendete Werkzeuge</w:t>
        </w:r>
        <w:r>
          <w:rPr>
            <w:noProof/>
            <w:webHidden/>
          </w:rPr>
          <w:tab/>
        </w:r>
        <w:r>
          <w:rPr>
            <w:noProof/>
            <w:webHidden/>
          </w:rPr>
          <w:fldChar w:fldCharType="begin"/>
        </w:r>
        <w:r>
          <w:rPr>
            <w:noProof/>
            <w:webHidden/>
          </w:rPr>
          <w:instrText xml:space="preserve"> PAGEREF _Toc517784197 \h </w:instrText>
        </w:r>
        <w:r>
          <w:rPr>
            <w:noProof/>
            <w:webHidden/>
          </w:rPr>
        </w:r>
        <w:r>
          <w:rPr>
            <w:noProof/>
            <w:webHidden/>
          </w:rPr>
          <w:fldChar w:fldCharType="separate"/>
        </w:r>
        <w:r>
          <w:rPr>
            <w:noProof/>
            <w:webHidden/>
          </w:rPr>
          <w:t>46</w:t>
        </w:r>
        <w:r>
          <w:rPr>
            <w:noProof/>
            <w:webHidden/>
          </w:rPr>
          <w:fldChar w:fldCharType="end"/>
        </w:r>
      </w:hyperlink>
    </w:p>
    <w:p w14:paraId="672408ED" w14:textId="716905B0" w:rsidR="00C67756" w:rsidRDefault="00C67756">
      <w:pPr>
        <w:pStyle w:val="Verzeichnis2"/>
        <w:rPr>
          <w:rFonts w:asciiTheme="minorHAnsi" w:eastAsiaTheme="minorEastAsia" w:hAnsiTheme="minorHAnsi" w:cstheme="minorBidi"/>
          <w:bCs w:val="0"/>
          <w:noProof/>
          <w:sz w:val="22"/>
          <w:szCs w:val="22"/>
        </w:rPr>
      </w:pPr>
      <w:hyperlink w:anchor="_Toc517784198" w:history="1">
        <w:r w:rsidRPr="00F42ED6">
          <w:rPr>
            <w:rStyle w:val="Hyperlink"/>
            <w:noProof/>
          </w:rPr>
          <w:t>7.3</w:t>
        </w:r>
        <w:r>
          <w:rPr>
            <w:rFonts w:asciiTheme="minorHAnsi" w:eastAsiaTheme="minorEastAsia" w:hAnsiTheme="minorHAnsi" w:cstheme="minorBidi"/>
            <w:bCs w:val="0"/>
            <w:noProof/>
            <w:sz w:val="22"/>
            <w:szCs w:val="22"/>
          </w:rPr>
          <w:tab/>
        </w:r>
        <w:r w:rsidRPr="00F42ED6">
          <w:rPr>
            <w:rStyle w:val="Hyperlink"/>
            <w:noProof/>
          </w:rPr>
          <w:t>Ausgewählte Implementierungsaspekte</w:t>
        </w:r>
        <w:r>
          <w:rPr>
            <w:noProof/>
            <w:webHidden/>
          </w:rPr>
          <w:tab/>
        </w:r>
        <w:r>
          <w:rPr>
            <w:noProof/>
            <w:webHidden/>
          </w:rPr>
          <w:fldChar w:fldCharType="begin"/>
        </w:r>
        <w:r>
          <w:rPr>
            <w:noProof/>
            <w:webHidden/>
          </w:rPr>
          <w:instrText xml:space="preserve"> PAGEREF _Toc517784198 \h </w:instrText>
        </w:r>
        <w:r>
          <w:rPr>
            <w:noProof/>
            <w:webHidden/>
          </w:rPr>
        </w:r>
        <w:r>
          <w:rPr>
            <w:noProof/>
            <w:webHidden/>
          </w:rPr>
          <w:fldChar w:fldCharType="separate"/>
        </w:r>
        <w:r>
          <w:rPr>
            <w:noProof/>
            <w:webHidden/>
          </w:rPr>
          <w:t>46</w:t>
        </w:r>
        <w:r>
          <w:rPr>
            <w:noProof/>
            <w:webHidden/>
          </w:rPr>
          <w:fldChar w:fldCharType="end"/>
        </w:r>
      </w:hyperlink>
    </w:p>
    <w:p w14:paraId="6C774A35" w14:textId="54FF5D70" w:rsidR="00C67756" w:rsidRDefault="00C67756">
      <w:pPr>
        <w:pStyle w:val="Verzeichnis3"/>
        <w:rPr>
          <w:rFonts w:asciiTheme="minorHAnsi" w:eastAsiaTheme="minorEastAsia" w:hAnsiTheme="minorHAnsi" w:cstheme="minorBidi"/>
          <w:sz w:val="22"/>
          <w:szCs w:val="22"/>
        </w:rPr>
      </w:pPr>
      <w:hyperlink w:anchor="_Toc517784199" w:history="1">
        <w:r w:rsidRPr="00F42ED6">
          <w:rPr>
            <w:rStyle w:val="Hyperlink"/>
          </w:rPr>
          <w:t>7.3.1</w:t>
        </w:r>
        <w:r>
          <w:rPr>
            <w:rFonts w:asciiTheme="minorHAnsi" w:eastAsiaTheme="minorEastAsia" w:hAnsiTheme="minorHAnsi" w:cstheme="minorBidi"/>
            <w:sz w:val="22"/>
            <w:szCs w:val="22"/>
          </w:rPr>
          <w:tab/>
        </w:r>
        <w:r w:rsidRPr="00F42ED6">
          <w:rPr>
            <w:rStyle w:val="Hyperlink"/>
          </w:rPr>
          <w:t>Realisierung der Server-Applikation</w:t>
        </w:r>
        <w:r>
          <w:rPr>
            <w:webHidden/>
          </w:rPr>
          <w:tab/>
        </w:r>
        <w:r>
          <w:rPr>
            <w:webHidden/>
          </w:rPr>
          <w:fldChar w:fldCharType="begin"/>
        </w:r>
        <w:r>
          <w:rPr>
            <w:webHidden/>
          </w:rPr>
          <w:instrText xml:space="preserve"> PAGEREF _Toc517784199 \h </w:instrText>
        </w:r>
        <w:r>
          <w:rPr>
            <w:webHidden/>
          </w:rPr>
        </w:r>
        <w:r>
          <w:rPr>
            <w:webHidden/>
          </w:rPr>
          <w:fldChar w:fldCharType="separate"/>
        </w:r>
        <w:r>
          <w:rPr>
            <w:webHidden/>
          </w:rPr>
          <w:t>47</w:t>
        </w:r>
        <w:r>
          <w:rPr>
            <w:webHidden/>
          </w:rPr>
          <w:fldChar w:fldCharType="end"/>
        </w:r>
      </w:hyperlink>
    </w:p>
    <w:p w14:paraId="3766B27D" w14:textId="356E55B5" w:rsidR="00C67756" w:rsidRDefault="00C67756">
      <w:pPr>
        <w:pStyle w:val="Verzeichnis3"/>
        <w:rPr>
          <w:rFonts w:asciiTheme="minorHAnsi" w:eastAsiaTheme="minorEastAsia" w:hAnsiTheme="minorHAnsi" w:cstheme="minorBidi"/>
          <w:sz w:val="22"/>
          <w:szCs w:val="22"/>
        </w:rPr>
      </w:pPr>
      <w:hyperlink w:anchor="_Toc517784200" w:history="1">
        <w:r w:rsidRPr="00F42ED6">
          <w:rPr>
            <w:rStyle w:val="Hyperlink"/>
          </w:rPr>
          <w:t>7.3.2</w:t>
        </w:r>
        <w:r>
          <w:rPr>
            <w:rFonts w:asciiTheme="minorHAnsi" w:eastAsiaTheme="minorEastAsia" w:hAnsiTheme="minorHAnsi" w:cstheme="minorBidi"/>
            <w:sz w:val="22"/>
            <w:szCs w:val="22"/>
          </w:rPr>
          <w:tab/>
        </w:r>
        <w:r w:rsidRPr="00F42ED6">
          <w:rPr>
            <w:rStyle w:val="Hyperlink"/>
          </w:rPr>
          <w:t>Realisierung der Client-Applikation</w:t>
        </w:r>
        <w:r>
          <w:rPr>
            <w:webHidden/>
          </w:rPr>
          <w:tab/>
        </w:r>
        <w:r>
          <w:rPr>
            <w:webHidden/>
          </w:rPr>
          <w:fldChar w:fldCharType="begin"/>
        </w:r>
        <w:r>
          <w:rPr>
            <w:webHidden/>
          </w:rPr>
          <w:instrText xml:space="preserve"> PAGEREF _Toc517784200 \h </w:instrText>
        </w:r>
        <w:r>
          <w:rPr>
            <w:webHidden/>
          </w:rPr>
        </w:r>
        <w:r>
          <w:rPr>
            <w:webHidden/>
          </w:rPr>
          <w:fldChar w:fldCharType="separate"/>
        </w:r>
        <w:r>
          <w:rPr>
            <w:webHidden/>
          </w:rPr>
          <w:t>48</w:t>
        </w:r>
        <w:r>
          <w:rPr>
            <w:webHidden/>
          </w:rPr>
          <w:fldChar w:fldCharType="end"/>
        </w:r>
      </w:hyperlink>
    </w:p>
    <w:p w14:paraId="79DA3A27" w14:textId="35FED49C" w:rsidR="00C67756" w:rsidRDefault="00C67756">
      <w:pPr>
        <w:pStyle w:val="Verzeichnis3"/>
        <w:rPr>
          <w:rFonts w:asciiTheme="minorHAnsi" w:eastAsiaTheme="minorEastAsia" w:hAnsiTheme="minorHAnsi" w:cstheme="minorBidi"/>
          <w:sz w:val="22"/>
          <w:szCs w:val="22"/>
        </w:rPr>
      </w:pPr>
      <w:hyperlink w:anchor="_Toc517784201" w:history="1">
        <w:r w:rsidRPr="00F42ED6">
          <w:rPr>
            <w:rStyle w:val="Hyperlink"/>
          </w:rPr>
          <w:t>7.3.3</w:t>
        </w:r>
        <w:r>
          <w:rPr>
            <w:rFonts w:asciiTheme="minorHAnsi" w:eastAsiaTheme="minorEastAsia" w:hAnsiTheme="minorHAnsi" w:cstheme="minorBidi"/>
            <w:sz w:val="22"/>
            <w:szCs w:val="22"/>
          </w:rPr>
          <w:tab/>
        </w:r>
        <w:r w:rsidRPr="00F42ED6">
          <w:rPr>
            <w:rStyle w:val="Hyperlink"/>
          </w:rPr>
          <w:t>Systemvorbereitung und Erstellen eines FDT-Projekt</w:t>
        </w:r>
        <w:r>
          <w:rPr>
            <w:webHidden/>
          </w:rPr>
          <w:tab/>
        </w:r>
        <w:r>
          <w:rPr>
            <w:webHidden/>
          </w:rPr>
          <w:fldChar w:fldCharType="begin"/>
        </w:r>
        <w:r>
          <w:rPr>
            <w:webHidden/>
          </w:rPr>
          <w:instrText xml:space="preserve"> PAGEREF _Toc517784201 \h </w:instrText>
        </w:r>
        <w:r>
          <w:rPr>
            <w:webHidden/>
          </w:rPr>
        </w:r>
        <w:r>
          <w:rPr>
            <w:webHidden/>
          </w:rPr>
          <w:fldChar w:fldCharType="separate"/>
        </w:r>
        <w:r>
          <w:rPr>
            <w:webHidden/>
          </w:rPr>
          <w:t>49</w:t>
        </w:r>
        <w:r>
          <w:rPr>
            <w:webHidden/>
          </w:rPr>
          <w:fldChar w:fldCharType="end"/>
        </w:r>
      </w:hyperlink>
    </w:p>
    <w:p w14:paraId="43F5D4B7" w14:textId="32170D24" w:rsidR="00C67756" w:rsidRDefault="00C67756">
      <w:pPr>
        <w:pStyle w:val="Verzeichnis3"/>
        <w:rPr>
          <w:rFonts w:asciiTheme="minorHAnsi" w:eastAsiaTheme="minorEastAsia" w:hAnsiTheme="minorHAnsi" w:cstheme="minorBidi"/>
          <w:sz w:val="22"/>
          <w:szCs w:val="22"/>
        </w:rPr>
      </w:pPr>
      <w:hyperlink w:anchor="_Toc517784202" w:history="1">
        <w:r w:rsidRPr="00F42ED6">
          <w:rPr>
            <w:rStyle w:val="Hyperlink"/>
          </w:rPr>
          <w:t>7.3.4</w:t>
        </w:r>
        <w:r>
          <w:rPr>
            <w:rFonts w:asciiTheme="minorHAnsi" w:eastAsiaTheme="minorEastAsia" w:hAnsiTheme="minorHAnsi" w:cstheme="minorBidi"/>
            <w:sz w:val="22"/>
            <w:szCs w:val="22"/>
          </w:rPr>
          <w:tab/>
        </w:r>
        <w:r w:rsidRPr="00F42ED6">
          <w:rPr>
            <w:rStyle w:val="Hyperlink"/>
          </w:rPr>
          <w:t>Anzeigen einer Topologie</w:t>
        </w:r>
        <w:r>
          <w:rPr>
            <w:webHidden/>
          </w:rPr>
          <w:tab/>
        </w:r>
        <w:r>
          <w:rPr>
            <w:webHidden/>
          </w:rPr>
          <w:fldChar w:fldCharType="begin"/>
        </w:r>
        <w:r>
          <w:rPr>
            <w:webHidden/>
          </w:rPr>
          <w:instrText xml:space="preserve"> PAGEREF _Toc517784202 \h </w:instrText>
        </w:r>
        <w:r>
          <w:rPr>
            <w:webHidden/>
          </w:rPr>
        </w:r>
        <w:r>
          <w:rPr>
            <w:webHidden/>
          </w:rPr>
          <w:fldChar w:fldCharType="separate"/>
        </w:r>
        <w:r>
          <w:rPr>
            <w:webHidden/>
          </w:rPr>
          <w:t>50</w:t>
        </w:r>
        <w:r>
          <w:rPr>
            <w:webHidden/>
          </w:rPr>
          <w:fldChar w:fldCharType="end"/>
        </w:r>
      </w:hyperlink>
    </w:p>
    <w:p w14:paraId="48EE55B5" w14:textId="115D468C" w:rsidR="00C67756" w:rsidRDefault="00C67756">
      <w:pPr>
        <w:pStyle w:val="Verzeichnis1"/>
        <w:rPr>
          <w:rFonts w:asciiTheme="minorHAnsi" w:eastAsiaTheme="minorEastAsia" w:hAnsiTheme="minorHAnsi" w:cstheme="minorBidi"/>
          <w:b w:val="0"/>
          <w:bCs w:val="0"/>
          <w:noProof/>
          <w:sz w:val="22"/>
          <w:szCs w:val="22"/>
        </w:rPr>
      </w:pPr>
      <w:hyperlink w:anchor="_Toc517784203" w:history="1">
        <w:r w:rsidRPr="00F42ED6">
          <w:rPr>
            <w:rStyle w:val="Hyperlink"/>
            <w:noProof/>
          </w:rPr>
          <w:t>8</w:t>
        </w:r>
        <w:r>
          <w:rPr>
            <w:rFonts w:asciiTheme="minorHAnsi" w:eastAsiaTheme="minorEastAsia" w:hAnsiTheme="minorHAnsi" w:cstheme="minorBidi"/>
            <w:b w:val="0"/>
            <w:bCs w:val="0"/>
            <w:noProof/>
            <w:sz w:val="22"/>
            <w:szCs w:val="22"/>
          </w:rPr>
          <w:tab/>
        </w:r>
        <w:r w:rsidRPr="00F42ED6">
          <w:rPr>
            <w:rStyle w:val="Hyperlink"/>
            <w:noProof/>
          </w:rPr>
          <w:t>Zusammenfassung und Ausblick</w:t>
        </w:r>
        <w:r>
          <w:rPr>
            <w:noProof/>
            <w:webHidden/>
          </w:rPr>
          <w:tab/>
        </w:r>
        <w:r>
          <w:rPr>
            <w:noProof/>
            <w:webHidden/>
          </w:rPr>
          <w:fldChar w:fldCharType="begin"/>
        </w:r>
        <w:r>
          <w:rPr>
            <w:noProof/>
            <w:webHidden/>
          </w:rPr>
          <w:instrText xml:space="preserve"> PAGEREF _Toc517784203 \h </w:instrText>
        </w:r>
        <w:r>
          <w:rPr>
            <w:noProof/>
            <w:webHidden/>
          </w:rPr>
        </w:r>
        <w:r>
          <w:rPr>
            <w:noProof/>
            <w:webHidden/>
          </w:rPr>
          <w:fldChar w:fldCharType="separate"/>
        </w:r>
        <w:r>
          <w:rPr>
            <w:noProof/>
            <w:webHidden/>
          </w:rPr>
          <w:t>52</w:t>
        </w:r>
        <w:r>
          <w:rPr>
            <w:noProof/>
            <w:webHidden/>
          </w:rPr>
          <w:fldChar w:fldCharType="end"/>
        </w:r>
      </w:hyperlink>
    </w:p>
    <w:p w14:paraId="7A5AE9CD" w14:textId="6E36BD63" w:rsidR="00C67756" w:rsidRDefault="00C67756">
      <w:pPr>
        <w:pStyle w:val="Verzeichnis2"/>
        <w:rPr>
          <w:rFonts w:asciiTheme="minorHAnsi" w:eastAsiaTheme="minorEastAsia" w:hAnsiTheme="minorHAnsi" w:cstheme="minorBidi"/>
          <w:bCs w:val="0"/>
          <w:noProof/>
          <w:sz w:val="22"/>
          <w:szCs w:val="22"/>
        </w:rPr>
      </w:pPr>
      <w:hyperlink w:anchor="_Toc517784204" w:history="1">
        <w:r w:rsidRPr="00F42ED6">
          <w:rPr>
            <w:rStyle w:val="Hyperlink"/>
            <w:noProof/>
          </w:rPr>
          <w:t>8.1</w:t>
        </w:r>
        <w:r>
          <w:rPr>
            <w:rFonts w:asciiTheme="minorHAnsi" w:eastAsiaTheme="minorEastAsia" w:hAnsiTheme="minorHAnsi" w:cstheme="minorBidi"/>
            <w:bCs w:val="0"/>
            <w:noProof/>
            <w:sz w:val="22"/>
            <w:szCs w:val="22"/>
          </w:rPr>
          <w:tab/>
        </w:r>
        <w:r w:rsidRPr="00F42ED6">
          <w:rPr>
            <w:rStyle w:val="Hyperlink"/>
            <w:noProof/>
          </w:rPr>
          <w:t>Zusammenfassung</w:t>
        </w:r>
        <w:r>
          <w:rPr>
            <w:noProof/>
            <w:webHidden/>
          </w:rPr>
          <w:tab/>
        </w:r>
        <w:r>
          <w:rPr>
            <w:noProof/>
            <w:webHidden/>
          </w:rPr>
          <w:fldChar w:fldCharType="begin"/>
        </w:r>
        <w:r>
          <w:rPr>
            <w:noProof/>
            <w:webHidden/>
          </w:rPr>
          <w:instrText xml:space="preserve"> PAGEREF _Toc517784204 \h </w:instrText>
        </w:r>
        <w:r>
          <w:rPr>
            <w:noProof/>
            <w:webHidden/>
          </w:rPr>
        </w:r>
        <w:r>
          <w:rPr>
            <w:noProof/>
            <w:webHidden/>
          </w:rPr>
          <w:fldChar w:fldCharType="separate"/>
        </w:r>
        <w:r>
          <w:rPr>
            <w:noProof/>
            <w:webHidden/>
          </w:rPr>
          <w:t>52</w:t>
        </w:r>
        <w:r>
          <w:rPr>
            <w:noProof/>
            <w:webHidden/>
          </w:rPr>
          <w:fldChar w:fldCharType="end"/>
        </w:r>
      </w:hyperlink>
    </w:p>
    <w:p w14:paraId="0CC850A4" w14:textId="5BE1F50A" w:rsidR="00C67756" w:rsidRDefault="00C67756">
      <w:pPr>
        <w:pStyle w:val="Verzeichnis2"/>
        <w:rPr>
          <w:rFonts w:asciiTheme="minorHAnsi" w:eastAsiaTheme="minorEastAsia" w:hAnsiTheme="minorHAnsi" w:cstheme="minorBidi"/>
          <w:bCs w:val="0"/>
          <w:noProof/>
          <w:sz w:val="22"/>
          <w:szCs w:val="22"/>
        </w:rPr>
      </w:pPr>
      <w:hyperlink w:anchor="_Toc517784205" w:history="1">
        <w:r w:rsidRPr="00F42ED6">
          <w:rPr>
            <w:rStyle w:val="Hyperlink"/>
            <w:noProof/>
          </w:rPr>
          <w:t>8.2</w:t>
        </w:r>
        <w:r>
          <w:rPr>
            <w:rFonts w:asciiTheme="minorHAnsi" w:eastAsiaTheme="minorEastAsia" w:hAnsiTheme="minorHAnsi" w:cstheme="minorBidi"/>
            <w:bCs w:val="0"/>
            <w:noProof/>
            <w:sz w:val="22"/>
            <w:szCs w:val="22"/>
          </w:rPr>
          <w:tab/>
        </w:r>
        <w:r w:rsidRPr="00F42ED6">
          <w:rPr>
            <w:rStyle w:val="Hyperlink"/>
            <w:noProof/>
          </w:rPr>
          <w:t>Ausblick</w:t>
        </w:r>
        <w:r>
          <w:rPr>
            <w:noProof/>
            <w:webHidden/>
          </w:rPr>
          <w:tab/>
        </w:r>
        <w:r>
          <w:rPr>
            <w:noProof/>
            <w:webHidden/>
          </w:rPr>
          <w:fldChar w:fldCharType="begin"/>
        </w:r>
        <w:r>
          <w:rPr>
            <w:noProof/>
            <w:webHidden/>
          </w:rPr>
          <w:instrText xml:space="preserve"> PAGEREF _Toc517784205 \h </w:instrText>
        </w:r>
        <w:r>
          <w:rPr>
            <w:noProof/>
            <w:webHidden/>
          </w:rPr>
        </w:r>
        <w:r>
          <w:rPr>
            <w:noProof/>
            <w:webHidden/>
          </w:rPr>
          <w:fldChar w:fldCharType="separate"/>
        </w:r>
        <w:r>
          <w:rPr>
            <w:noProof/>
            <w:webHidden/>
          </w:rPr>
          <w:t>53</w:t>
        </w:r>
        <w:r>
          <w:rPr>
            <w:noProof/>
            <w:webHidden/>
          </w:rPr>
          <w:fldChar w:fldCharType="end"/>
        </w:r>
      </w:hyperlink>
    </w:p>
    <w:p w14:paraId="7BCA5E18" w14:textId="43F934B6" w:rsidR="00C67756" w:rsidRDefault="00C67756">
      <w:pPr>
        <w:pStyle w:val="Verzeichnis1"/>
        <w:rPr>
          <w:rFonts w:asciiTheme="minorHAnsi" w:eastAsiaTheme="minorEastAsia" w:hAnsiTheme="minorHAnsi" w:cstheme="minorBidi"/>
          <w:b w:val="0"/>
          <w:bCs w:val="0"/>
          <w:noProof/>
          <w:sz w:val="22"/>
          <w:szCs w:val="22"/>
        </w:rPr>
      </w:pPr>
      <w:hyperlink w:anchor="_Toc517784206" w:history="1">
        <w:r w:rsidRPr="00F42ED6">
          <w:rPr>
            <w:rStyle w:val="Hyperlink"/>
            <w:noProof/>
          </w:rPr>
          <w:t>Literatur</w:t>
        </w:r>
        <w:r>
          <w:rPr>
            <w:noProof/>
            <w:webHidden/>
          </w:rPr>
          <w:tab/>
        </w:r>
        <w:r>
          <w:rPr>
            <w:noProof/>
            <w:webHidden/>
          </w:rPr>
          <w:fldChar w:fldCharType="begin"/>
        </w:r>
        <w:r>
          <w:rPr>
            <w:noProof/>
            <w:webHidden/>
          </w:rPr>
          <w:instrText xml:space="preserve"> PAGEREF _Toc517784206 \h </w:instrText>
        </w:r>
        <w:r>
          <w:rPr>
            <w:noProof/>
            <w:webHidden/>
          </w:rPr>
        </w:r>
        <w:r>
          <w:rPr>
            <w:noProof/>
            <w:webHidden/>
          </w:rPr>
          <w:fldChar w:fldCharType="separate"/>
        </w:r>
        <w:r>
          <w:rPr>
            <w:noProof/>
            <w:webHidden/>
          </w:rPr>
          <w:t>58</w:t>
        </w:r>
        <w:r>
          <w:rPr>
            <w:noProof/>
            <w:webHidden/>
          </w:rPr>
          <w:fldChar w:fldCharType="end"/>
        </w:r>
      </w:hyperlink>
    </w:p>
    <w:p w14:paraId="1D88B99B" w14:textId="2274AE8C" w:rsidR="00C67756" w:rsidRDefault="00C67756">
      <w:pPr>
        <w:pStyle w:val="Verzeichnis1"/>
        <w:rPr>
          <w:rFonts w:asciiTheme="minorHAnsi" w:eastAsiaTheme="minorEastAsia" w:hAnsiTheme="minorHAnsi" w:cstheme="minorBidi"/>
          <w:b w:val="0"/>
          <w:bCs w:val="0"/>
          <w:noProof/>
          <w:sz w:val="22"/>
          <w:szCs w:val="22"/>
        </w:rPr>
      </w:pPr>
      <w:hyperlink w:anchor="_Toc517784207" w:history="1">
        <w:r w:rsidRPr="00F42ED6">
          <w:rPr>
            <w:rStyle w:val="Hyperlink"/>
            <w:noProof/>
            <w:lang w:val="en-US"/>
          </w:rPr>
          <w:t>Index</w:t>
        </w:r>
        <w:r>
          <w:rPr>
            <w:noProof/>
            <w:webHidden/>
          </w:rPr>
          <w:tab/>
        </w:r>
        <w:r>
          <w:rPr>
            <w:noProof/>
            <w:webHidden/>
          </w:rPr>
          <w:fldChar w:fldCharType="begin"/>
        </w:r>
        <w:r>
          <w:rPr>
            <w:noProof/>
            <w:webHidden/>
          </w:rPr>
          <w:instrText xml:space="preserve"> PAGEREF _Toc517784207 \h </w:instrText>
        </w:r>
        <w:r>
          <w:rPr>
            <w:noProof/>
            <w:webHidden/>
          </w:rPr>
        </w:r>
        <w:r>
          <w:rPr>
            <w:noProof/>
            <w:webHidden/>
          </w:rPr>
          <w:fldChar w:fldCharType="separate"/>
        </w:r>
        <w:r>
          <w:rPr>
            <w:noProof/>
            <w:webHidden/>
          </w:rPr>
          <w:t>60</w:t>
        </w:r>
        <w:r>
          <w:rPr>
            <w:noProof/>
            <w:webHidden/>
          </w:rPr>
          <w:fldChar w:fldCharType="end"/>
        </w:r>
      </w:hyperlink>
    </w:p>
    <w:p w14:paraId="21451E97" w14:textId="121727A1" w:rsidR="00C67756" w:rsidRDefault="00C67756">
      <w:pPr>
        <w:pStyle w:val="Verzeichnis1"/>
        <w:rPr>
          <w:rFonts w:asciiTheme="minorHAnsi" w:eastAsiaTheme="minorEastAsia" w:hAnsiTheme="minorHAnsi" w:cstheme="minorBidi"/>
          <w:b w:val="0"/>
          <w:bCs w:val="0"/>
          <w:noProof/>
          <w:sz w:val="22"/>
          <w:szCs w:val="22"/>
        </w:rPr>
      </w:pPr>
      <w:hyperlink w:anchor="_Toc517784208" w:history="1">
        <w:r w:rsidRPr="00F42ED6">
          <w:rPr>
            <w:rStyle w:val="Hyperlink"/>
            <w:noProof/>
          </w:rPr>
          <w:t>Glossar</w:t>
        </w:r>
        <w:r>
          <w:rPr>
            <w:noProof/>
            <w:webHidden/>
          </w:rPr>
          <w:tab/>
        </w:r>
        <w:r>
          <w:rPr>
            <w:noProof/>
            <w:webHidden/>
          </w:rPr>
          <w:fldChar w:fldCharType="begin"/>
        </w:r>
        <w:r>
          <w:rPr>
            <w:noProof/>
            <w:webHidden/>
          </w:rPr>
          <w:instrText xml:space="preserve"> PAGEREF _Toc517784208 \h </w:instrText>
        </w:r>
        <w:r>
          <w:rPr>
            <w:noProof/>
            <w:webHidden/>
          </w:rPr>
        </w:r>
        <w:r>
          <w:rPr>
            <w:noProof/>
            <w:webHidden/>
          </w:rPr>
          <w:fldChar w:fldCharType="separate"/>
        </w:r>
        <w:r>
          <w:rPr>
            <w:noProof/>
            <w:webHidden/>
          </w:rPr>
          <w:t>62</w:t>
        </w:r>
        <w:r>
          <w:rPr>
            <w:noProof/>
            <w:webHidden/>
          </w:rPr>
          <w:fldChar w:fldCharType="end"/>
        </w:r>
      </w:hyperlink>
    </w:p>
    <w:p w14:paraId="73B351EE" w14:textId="3CFC62AE" w:rsidR="00C67756" w:rsidRDefault="00C67756">
      <w:pPr>
        <w:pStyle w:val="Verzeichnis1"/>
        <w:rPr>
          <w:rFonts w:asciiTheme="minorHAnsi" w:eastAsiaTheme="minorEastAsia" w:hAnsiTheme="minorHAnsi" w:cstheme="minorBidi"/>
          <w:b w:val="0"/>
          <w:bCs w:val="0"/>
          <w:noProof/>
          <w:sz w:val="22"/>
          <w:szCs w:val="22"/>
        </w:rPr>
      </w:pPr>
      <w:hyperlink w:anchor="_Toc517784209" w:history="1">
        <w:r w:rsidRPr="00F42ED6">
          <w:rPr>
            <w:rStyle w:val="Hyperlink"/>
            <w:noProof/>
          </w:rPr>
          <w:t>Erklärung der Kandidatin / des Kandidaten</w:t>
        </w:r>
        <w:r>
          <w:rPr>
            <w:noProof/>
            <w:webHidden/>
          </w:rPr>
          <w:tab/>
        </w:r>
        <w:r>
          <w:rPr>
            <w:noProof/>
            <w:webHidden/>
          </w:rPr>
          <w:fldChar w:fldCharType="begin"/>
        </w:r>
        <w:r>
          <w:rPr>
            <w:noProof/>
            <w:webHidden/>
          </w:rPr>
          <w:instrText xml:space="preserve"> PAGEREF _Toc517784209 \h </w:instrText>
        </w:r>
        <w:r>
          <w:rPr>
            <w:noProof/>
            <w:webHidden/>
          </w:rPr>
        </w:r>
        <w:r>
          <w:rPr>
            <w:noProof/>
            <w:webHidden/>
          </w:rPr>
          <w:fldChar w:fldCharType="separate"/>
        </w:r>
        <w:r>
          <w:rPr>
            <w:noProof/>
            <w:webHidden/>
          </w:rPr>
          <w:t>64</w:t>
        </w:r>
        <w:r>
          <w:rPr>
            <w:noProof/>
            <w:webHidden/>
          </w:rPr>
          <w:fldChar w:fldCharType="end"/>
        </w:r>
      </w:hyperlink>
    </w:p>
    <w:p w14:paraId="63236D42" w14:textId="5A629F45"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16C9F260" w14:textId="4421C269" w:rsidR="00C67756"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7784210" w:history="1">
        <w:r w:rsidR="00C67756" w:rsidRPr="00A522E1">
          <w:rPr>
            <w:rStyle w:val="Hyperlink"/>
          </w:rPr>
          <w:t>Abbildung 1: Zeitplan für die Entwicklung von Plugin Topology-Editor</w:t>
        </w:r>
        <w:r w:rsidR="00C67756">
          <w:rPr>
            <w:webHidden/>
          </w:rPr>
          <w:tab/>
        </w:r>
        <w:r w:rsidR="00C67756">
          <w:rPr>
            <w:webHidden/>
          </w:rPr>
          <w:fldChar w:fldCharType="begin"/>
        </w:r>
        <w:r w:rsidR="00C67756">
          <w:rPr>
            <w:webHidden/>
          </w:rPr>
          <w:instrText xml:space="preserve"> PAGEREF _Toc517784210 \h </w:instrText>
        </w:r>
        <w:r w:rsidR="00C67756">
          <w:rPr>
            <w:webHidden/>
          </w:rPr>
        </w:r>
        <w:r w:rsidR="00C67756">
          <w:rPr>
            <w:webHidden/>
          </w:rPr>
          <w:fldChar w:fldCharType="separate"/>
        </w:r>
        <w:r w:rsidR="00C67756">
          <w:rPr>
            <w:webHidden/>
          </w:rPr>
          <w:t>3</w:t>
        </w:r>
        <w:r w:rsidR="00C67756">
          <w:rPr>
            <w:webHidden/>
          </w:rPr>
          <w:fldChar w:fldCharType="end"/>
        </w:r>
      </w:hyperlink>
    </w:p>
    <w:p w14:paraId="5C641D0C" w14:textId="46593953" w:rsidR="00C67756" w:rsidRDefault="00C67756">
      <w:pPr>
        <w:pStyle w:val="Abbildungsverzeichnis"/>
        <w:rPr>
          <w:rFonts w:asciiTheme="minorHAnsi" w:eastAsiaTheme="minorEastAsia" w:hAnsiTheme="minorHAnsi" w:cstheme="minorBidi"/>
          <w:bCs w:val="0"/>
          <w:sz w:val="22"/>
          <w:szCs w:val="22"/>
        </w:rPr>
      </w:pPr>
      <w:hyperlink w:anchor="_Toc517784211" w:history="1">
        <w:r w:rsidRPr="00A522E1">
          <w:rPr>
            <w:rStyle w:val="Hyperlink"/>
          </w:rPr>
          <w:t>Abbildung 2: Haupteingang Hilscher Gesellschaft für Systemautomation mbH</w:t>
        </w:r>
        <w:r>
          <w:rPr>
            <w:webHidden/>
          </w:rPr>
          <w:tab/>
        </w:r>
        <w:r>
          <w:rPr>
            <w:webHidden/>
          </w:rPr>
          <w:fldChar w:fldCharType="begin"/>
        </w:r>
        <w:r>
          <w:rPr>
            <w:webHidden/>
          </w:rPr>
          <w:instrText xml:space="preserve"> PAGEREF _Toc517784211 \h </w:instrText>
        </w:r>
        <w:r>
          <w:rPr>
            <w:webHidden/>
          </w:rPr>
        </w:r>
        <w:r>
          <w:rPr>
            <w:webHidden/>
          </w:rPr>
          <w:fldChar w:fldCharType="separate"/>
        </w:r>
        <w:r>
          <w:rPr>
            <w:webHidden/>
          </w:rPr>
          <w:t>5</w:t>
        </w:r>
        <w:r>
          <w:rPr>
            <w:webHidden/>
          </w:rPr>
          <w:fldChar w:fldCharType="end"/>
        </w:r>
      </w:hyperlink>
    </w:p>
    <w:p w14:paraId="07BB3CD7" w14:textId="30605D4C" w:rsidR="00C67756" w:rsidRDefault="00C67756">
      <w:pPr>
        <w:pStyle w:val="Abbildungsverzeichnis"/>
        <w:rPr>
          <w:rFonts w:asciiTheme="minorHAnsi" w:eastAsiaTheme="minorEastAsia" w:hAnsiTheme="minorHAnsi" w:cstheme="minorBidi"/>
          <w:bCs w:val="0"/>
          <w:sz w:val="22"/>
          <w:szCs w:val="22"/>
        </w:rPr>
      </w:pPr>
      <w:hyperlink w:anchor="_Toc517784212" w:history="1">
        <w:r w:rsidRPr="00A522E1">
          <w:rPr>
            <w:rStyle w:val="Hyperlink"/>
          </w:rPr>
          <w:t>Abbildung 3: Linien-Topologie</w:t>
        </w:r>
        <w:r>
          <w:rPr>
            <w:webHidden/>
          </w:rPr>
          <w:tab/>
        </w:r>
        <w:r>
          <w:rPr>
            <w:webHidden/>
          </w:rPr>
          <w:fldChar w:fldCharType="begin"/>
        </w:r>
        <w:r>
          <w:rPr>
            <w:webHidden/>
          </w:rPr>
          <w:instrText xml:space="preserve"> PAGEREF _Toc517784212 \h </w:instrText>
        </w:r>
        <w:r>
          <w:rPr>
            <w:webHidden/>
          </w:rPr>
        </w:r>
        <w:r>
          <w:rPr>
            <w:webHidden/>
          </w:rPr>
          <w:fldChar w:fldCharType="separate"/>
        </w:r>
        <w:r>
          <w:rPr>
            <w:webHidden/>
          </w:rPr>
          <w:t>8</w:t>
        </w:r>
        <w:r>
          <w:rPr>
            <w:webHidden/>
          </w:rPr>
          <w:fldChar w:fldCharType="end"/>
        </w:r>
      </w:hyperlink>
    </w:p>
    <w:p w14:paraId="3519B1AA" w14:textId="67B04D71" w:rsidR="00C67756" w:rsidRDefault="00C67756">
      <w:pPr>
        <w:pStyle w:val="Abbildungsverzeichnis"/>
        <w:rPr>
          <w:rFonts w:asciiTheme="minorHAnsi" w:eastAsiaTheme="minorEastAsia" w:hAnsiTheme="minorHAnsi" w:cstheme="minorBidi"/>
          <w:bCs w:val="0"/>
          <w:sz w:val="22"/>
          <w:szCs w:val="22"/>
        </w:rPr>
      </w:pPr>
      <w:hyperlink w:anchor="_Toc517784213" w:history="1">
        <w:r w:rsidRPr="00A522E1">
          <w:rPr>
            <w:rStyle w:val="Hyperlink"/>
          </w:rPr>
          <w:t>Abbildung 4: Ring-Topologie</w:t>
        </w:r>
        <w:r>
          <w:rPr>
            <w:webHidden/>
          </w:rPr>
          <w:tab/>
        </w:r>
        <w:r>
          <w:rPr>
            <w:webHidden/>
          </w:rPr>
          <w:fldChar w:fldCharType="begin"/>
        </w:r>
        <w:r>
          <w:rPr>
            <w:webHidden/>
          </w:rPr>
          <w:instrText xml:space="preserve"> PAGEREF _Toc517784213 \h </w:instrText>
        </w:r>
        <w:r>
          <w:rPr>
            <w:webHidden/>
          </w:rPr>
        </w:r>
        <w:r>
          <w:rPr>
            <w:webHidden/>
          </w:rPr>
          <w:fldChar w:fldCharType="separate"/>
        </w:r>
        <w:r>
          <w:rPr>
            <w:webHidden/>
          </w:rPr>
          <w:t>9</w:t>
        </w:r>
        <w:r>
          <w:rPr>
            <w:webHidden/>
          </w:rPr>
          <w:fldChar w:fldCharType="end"/>
        </w:r>
      </w:hyperlink>
    </w:p>
    <w:p w14:paraId="35C18B05" w14:textId="5CBB93CD" w:rsidR="00C67756" w:rsidRDefault="00C67756">
      <w:pPr>
        <w:pStyle w:val="Abbildungsverzeichnis"/>
        <w:rPr>
          <w:rFonts w:asciiTheme="minorHAnsi" w:eastAsiaTheme="minorEastAsia" w:hAnsiTheme="minorHAnsi" w:cstheme="minorBidi"/>
          <w:bCs w:val="0"/>
          <w:sz w:val="22"/>
          <w:szCs w:val="22"/>
        </w:rPr>
      </w:pPr>
      <w:hyperlink w:anchor="_Toc517784214" w:history="1">
        <w:r w:rsidRPr="00A522E1">
          <w:rPr>
            <w:rStyle w:val="Hyperlink"/>
          </w:rPr>
          <w:t>Abbildung 5: Stern-Topologie</w:t>
        </w:r>
        <w:r>
          <w:rPr>
            <w:webHidden/>
          </w:rPr>
          <w:tab/>
        </w:r>
        <w:r>
          <w:rPr>
            <w:webHidden/>
          </w:rPr>
          <w:fldChar w:fldCharType="begin"/>
        </w:r>
        <w:r>
          <w:rPr>
            <w:webHidden/>
          </w:rPr>
          <w:instrText xml:space="preserve"> PAGEREF _Toc517784214 \h </w:instrText>
        </w:r>
        <w:r>
          <w:rPr>
            <w:webHidden/>
          </w:rPr>
        </w:r>
        <w:r>
          <w:rPr>
            <w:webHidden/>
          </w:rPr>
          <w:fldChar w:fldCharType="separate"/>
        </w:r>
        <w:r>
          <w:rPr>
            <w:webHidden/>
          </w:rPr>
          <w:t>10</w:t>
        </w:r>
        <w:r>
          <w:rPr>
            <w:webHidden/>
          </w:rPr>
          <w:fldChar w:fldCharType="end"/>
        </w:r>
      </w:hyperlink>
    </w:p>
    <w:p w14:paraId="5CFF0480" w14:textId="670D1B3F" w:rsidR="00C67756" w:rsidRDefault="00C67756">
      <w:pPr>
        <w:pStyle w:val="Abbildungsverzeichnis"/>
        <w:rPr>
          <w:rFonts w:asciiTheme="minorHAnsi" w:eastAsiaTheme="minorEastAsia" w:hAnsiTheme="minorHAnsi" w:cstheme="minorBidi"/>
          <w:bCs w:val="0"/>
          <w:sz w:val="22"/>
          <w:szCs w:val="22"/>
        </w:rPr>
      </w:pPr>
      <w:hyperlink w:anchor="_Toc517784215" w:history="1">
        <w:r w:rsidRPr="00A522E1">
          <w:rPr>
            <w:rStyle w:val="Hyperlink"/>
          </w:rPr>
          <w:t>Abbildung 6: Baum-Topologie</w:t>
        </w:r>
        <w:r>
          <w:rPr>
            <w:webHidden/>
          </w:rPr>
          <w:tab/>
        </w:r>
        <w:r>
          <w:rPr>
            <w:webHidden/>
          </w:rPr>
          <w:fldChar w:fldCharType="begin"/>
        </w:r>
        <w:r>
          <w:rPr>
            <w:webHidden/>
          </w:rPr>
          <w:instrText xml:space="preserve"> PAGEREF _Toc517784215 \h </w:instrText>
        </w:r>
        <w:r>
          <w:rPr>
            <w:webHidden/>
          </w:rPr>
        </w:r>
        <w:r>
          <w:rPr>
            <w:webHidden/>
          </w:rPr>
          <w:fldChar w:fldCharType="separate"/>
        </w:r>
        <w:r>
          <w:rPr>
            <w:webHidden/>
          </w:rPr>
          <w:t>11</w:t>
        </w:r>
        <w:r>
          <w:rPr>
            <w:webHidden/>
          </w:rPr>
          <w:fldChar w:fldCharType="end"/>
        </w:r>
      </w:hyperlink>
    </w:p>
    <w:p w14:paraId="3E5C797E" w14:textId="5215F1B9" w:rsidR="00C67756" w:rsidRDefault="00C67756">
      <w:pPr>
        <w:pStyle w:val="Abbildungsverzeichnis"/>
        <w:rPr>
          <w:rFonts w:asciiTheme="minorHAnsi" w:eastAsiaTheme="minorEastAsia" w:hAnsiTheme="minorHAnsi" w:cstheme="minorBidi"/>
          <w:bCs w:val="0"/>
          <w:sz w:val="22"/>
          <w:szCs w:val="22"/>
        </w:rPr>
      </w:pPr>
      <w:hyperlink w:anchor="_Toc517784216" w:history="1">
        <w:r w:rsidRPr="00A522E1">
          <w:rPr>
            <w:rStyle w:val="Hyperlink"/>
          </w:rPr>
          <w:t>Abbildung 7: Vermaschtes Netzwerk</w:t>
        </w:r>
        <w:r>
          <w:rPr>
            <w:webHidden/>
          </w:rPr>
          <w:tab/>
        </w:r>
        <w:r>
          <w:rPr>
            <w:webHidden/>
          </w:rPr>
          <w:fldChar w:fldCharType="begin"/>
        </w:r>
        <w:r>
          <w:rPr>
            <w:webHidden/>
          </w:rPr>
          <w:instrText xml:space="preserve"> PAGEREF _Toc517784216 \h </w:instrText>
        </w:r>
        <w:r>
          <w:rPr>
            <w:webHidden/>
          </w:rPr>
        </w:r>
        <w:r>
          <w:rPr>
            <w:webHidden/>
          </w:rPr>
          <w:fldChar w:fldCharType="separate"/>
        </w:r>
        <w:r>
          <w:rPr>
            <w:webHidden/>
          </w:rPr>
          <w:t>12</w:t>
        </w:r>
        <w:r>
          <w:rPr>
            <w:webHidden/>
          </w:rPr>
          <w:fldChar w:fldCharType="end"/>
        </w:r>
      </w:hyperlink>
    </w:p>
    <w:p w14:paraId="7CADAC30" w14:textId="1C834DDE" w:rsidR="00C67756" w:rsidRDefault="00C67756">
      <w:pPr>
        <w:pStyle w:val="Abbildungsverzeichnis"/>
        <w:rPr>
          <w:rFonts w:asciiTheme="minorHAnsi" w:eastAsiaTheme="minorEastAsia" w:hAnsiTheme="minorHAnsi" w:cstheme="minorBidi"/>
          <w:bCs w:val="0"/>
          <w:sz w:val="22"/>
          <w:szCs w:val="22"/>
        </w:rPr>
      </w:pPr>
      <w:hyperlink w:anchor="_Toc517784217" w:history="1">
        <w:r w:rsidRPr="00A522E1">
          <w:rPr>
            <w:rStyle w:val="Hyperlink"/>
          </w:rPr>
          <w:t>Abbildung 8: PROFIBUS basiert auf international etablierte Standard</w:t>
        </w:r>
        <w:r>
          <w:rPr>
            <w:webHidden/>
          </w:rPr>
          <w:tab/>
        </w:r>
        <w:r>
          <w:rPr>
            <w:webHidden/>
          </w:rPr>
          <w:fldChar w:fldCharType="begin"/>
        </w:r>
        <w:r>
          <w:rPr>
            <w:webHidden/>
          </w:rPr>
          <w:instrText xml:space="preserve"> PAGEREF _Toc517784217 \h </w:instrText>
        </w:r>
        <w:r>
          <w:rPr>
            <w:webHidden/>
          </w:rPr>
        </w:r>
        <w:r>
          <w:rPr>
            <w:webHidden/>
          </w:rPr>
          <w:fldChar w:fldCharType="separate"/>
        </w:r>
        <w:r>
          <w:rPr>
            <w:webHidden/>
          </w:rPr>
          <w:t>13</w:t>
        </w:r>
        <w:r>
          <w:rPr>
            <w:webHidden/>
          </w:rPr>
          <w:fldChar w:fldCharType="end"/>
        </w:r>
      </w:hyperlink>
    </w:p>
    <w:p w14:paraId="2DB3B057" w14:textId="42FAB4C6" w:rsidR="00C67756" w:rsidRDefault="00C67756">
      <w:pPr>
        <w:pStyle w:val="Abbildungsverzeichnis"/>
        <w:rPr>
          <w:rFonts w:asciiTheme="minorHAnsi" w:eastAsiaTheme="minorEastAsia" w:hAnsiTheme="minorHAnsi" w:cstheme="minorBidi"/>
          <w:bCs w:val="0"/>
          <w:sz w:val="22"/>
          <w:szCs w:val="22"/>
        </w:rPr>
      </w:pPr>
      <w:hyperlink w:anchor="_Toc517784218" w:history="1">
        <w:r w:rsidRPr="00A522E1">
          <w:rPr>
            <w:rStyle w:val="Hyperlink"/>
          </w:rPr>
          <w:t>Abbildung 9: Beispielhafte PROFIBUS-Topologie an einem Master-Slave-System</w:t>
        </w:r>
        <w:r>
          <w:rPr>
            <w:webHidden/>
          </w:rPr>
          <w:tab/>
        </w:r>
        <w:r>
          <w:rPr>
            <w:webHidden/>
          </w:rPr>
          <w:fldChar w:fldCharType="begin"/>
        </w:r>
        <w:r>
          <w:rPr>
            <w:webHidden/>
          </w:rPr>
          <w:instrText xml:space="preserve"> PAGEREF _Toc517784218 \h </w:instrText>
        </w:r>
        <w:r>
          <w:rPr>
            <w:webHidden/>
          </w:rPr>
        </w:r>
        <w:r>
          <w:rPr>
            <w:webHidden/>
          </w:rPr>
          <w:fldChar w:fldCharType="separate"/>
        </w:r>
        <w:r>
          <w:rPr>
            <w:webHidden/>
          </w:rPr>
          <w:t>14</w:t>
        </w:r>
        <w:r>
          <w:rPr>
            <w:webHidden/>
          </w:rPr>
          <w:fldChar w:fldCharType="end"/>
        </w:r>
      </w:hyperlink>
    </w:p>
    <w:p w14:paraId="6180B9AB" w14:textId="01B68788" w:rsidR="00C67756" w:rsidRDefault="00C67756">
      <w:pPr>
        <w:pStyle w:val="Abbildungsverzeichnis"/>
        <w:rPr>
          <w:rFonts w:asciiTheme="minorHAnsi" w:eastAsiaTheme="minorEastAsia" w:hAnsiTheme="minorHAnsi" w:cstheme="minorBidi"/>
          <w:bCs w:val="0"/>
          <w:sz w:val="22"/>
          <w:szCs w:val="22"/>
        </w:rPr>
      </w:pPr>
      <w:hyperlink w:anchor="_Toc517784219" w:history="1">
        <w:r w:rsidRPr="00A522E1">
          <w:rPr>
            <w:rStyle w:val="Hyperlink"/>
          </w:rPr>
          <w:t>Abbildung 10: Vereinfachtes Übersichtschema ComStudio mit Topology-Editor</w:t>
        </w:r>
        <w:r>
          <w:rPr>
            <w:webHidden/>
          </w:rPr>
          <w:tab/>
        </w:r>
        <w:r>
          <w:rPr>
            <w:webHidden/>
          </w:rPr>
          <w:fldChar w:fldCharType="begin"/>
        </w:r>
        <w:r>
          <w:rPr>
            <w:webHidden/>
          </w:rPr>
          <w:instrText xml:space="preserve"> PAGEREF _Toc517784219 \h </w:instrText>
        </w:r>
        <w:r>
          <w:rPr>
            <w:webHidden/>
          </w:rPr>
        </w:r>
        <w:r>
          <w:rPr>
            <w:webHidden/>
          </w:rPr>
          <w:fldChar w:fldCharType="separate"/>
        </w:r>
        <w:r>
          <w:rPr>
            <w:webHidden/>
          </w:rPr>
          <w:t>17</w:t>
        </w:r>
        <w:r>
          <w:rPr>
            <w:webHidden/>
          </w:rPr>
          <w:fldChar w:fldCharType="end"/>
        </w:r>
      </w:hyperlink>
    </w:p>
    <w:p w14:paraId="225FBA93" w14:textId="58DB75FA" w:rsidR="00C67756" w:rsidRDefault="00C67756">
      <w:pPr>
        <w:pStyle w:val="Abbildungsverzeichnis"/>
        <w:rPr>
          <w:rFonts w:asciiTheme="minorHAnsi" w:eastAsiaTheme="minorEastAsia" w:hAnsiTheme="minorHAnsi" w:cstheme="minorBidi"/>
          <w:bCs w:val="0"/>
          <w:sz w:val="22"/>
          <w:szCs w:val="22"/>
        </w:rPr>
      </w:pPr>
      <w:hyperlink w:anchor="_Toc517784220" w:history="1">
        <w:r w:rsidRPr="00A522E1">
          <w:rPr>
            <w:rStyle w:val="Hyperlink"/>
          </w:rPr>
          <w:t>Abbildung 11: Benutzeroberfläche von ComStudio mit spezifischen Ansichten</w:t>
        </w:r>
        <w:r>
          <w:rPr>
            <w:webHidden/>
          </w:rPr>
          <w:tab/>
        </w:r>
        <w:r>
          <w:rPr>
            <w:webHidden/>
          </w:rPr>
          <w:fldChar w:fldCharType="begin"/>
        </w:r>
        <w:r>
          <w:rPr>
            <w:webHidden/>
          </w:rPr>
          <w:instrText xml:space="preserve"> PAGEREF _Toc517784220 \h </w:instrText>
        </w:r>
        <w:r>
          <w:rPr>
            <w:webHidden/>
          </w:rPr>
        </w:r>
        <w:r>
          <w:rPr>
            <w:webHidden/>
          </w:rPr>
          <w:fldChar w:fldCharType="separate"/>
        </w:r>
        <w:r>
          <w:rPr>
            <w:webHidden/>
          </w:rPr>
          <w:t>18</w:t>
        </w:r>
        <w:r>
          <w:rPr>
            <w:webHidden/>
          </w:rPr>
          <w:fldChar w:fldCharType="end"/>
        </w:r>
      </w:hyperlink>
    </w:p>
    <w:p w14:paraId="4D8570FE" w14:textId="74CAEF11" w:rsidR="00C67756" w:rsidRDefault="00C67756">
      <w:pPr>
        <w:pStyle w:val="Abbildungsverzeichnis"/>
        <w:rPr>
          <w:rFonts w:asciiTheme="minorHAnsi" w:eastAsiaTheme="minorEastAsia" w:hAnsiTheme="minorHAnsi" w:cstheme="minorBidi"/>
          <w:bCs w:val="0"/>
          <w:sz w:val="22"/>
          <w:szCs w:val="22"/>
        </w:rPr>
      </w:pPr>
      <w:hyperlink w:anchor="_Toc517784221" w:history="1">
        <w:r w:rsidRPr="00A522E1">
          <w:rPr>
            <w:rStyle w:val="Hyperlink"/>
          </w:rPr>
          <w:t>Abbildung 12: Anwendungsfall-Diagramm: Ausgewählte Funktionen des Systems</w:t>
        </w:r>
        <w:r>
          <w:rPr>
            <w:webHidden/>
          </w:rPr>
          <w:tab/>
        </w:r>
        <w:r>
          <w:rPr>
            <w:webHidden/>
          </w:rPr>
          <w:fldChar w:fldCharType="begin"/>
        </w:r>
        <w:r>
          <w:rPr>
            <w:webHidden/>
          </w:rPr>
          <w:instrText xml:space="preserve"> PAGEREF _Toc517784221 \h </w:instrText>
        </w:r>
        <w:r>
          <w:rPr>
            <w:webHidden/>
          </w:rPr>
        </w:r>
        <w:r>
          <w:rPr>
            <w:webHidden/>
          </w:rPr>
          <w:fldChar w:fldCharType="separate"/>
        </w:r>
        <w:r>
          <w:rPr>
            <w:webHidden/>
          </w:rPr>
          <w:t>23</w:t>
        </w:r>
        <w:r>
          <w:rPr>
            <w:webHidden/>
          </w:rPr>
          <w:fldChar w:fldCharType="end"/>
        </w:r>
      </w:hyperlink>
    </w:p>
    <w:p w14:paraId="134CA714" w14:textId="0A9477B5" w:rsidR="00C67756" w:rsidRDefault="00C67756">
      <w:pPr>
        <w:pStyle w:val="Abbildungsverzeichnis"/>
        <w:rPr>
          <w:rFonts w:asciiTheme="minorHAnsi" w:eastAsiaTheme="minorEastAsia" w:hAnsiTheme="minorHAnsi" w:cstheme="minorBidi"/>
          <w:bCs w:val="0"/>
          <w:sz w:val="22"/>
          <w:szCs w:val="22"/>
        </w:rPr>
      </w:pPr>
      <w:hyperlink w:anchor="_Toc517784222" w:history="1">
        <w:r w:rsidRPr="00A522E1">
          <w:rPr>
            <w:rStyle w:val="Hyperlink"/>
          </w:rPr>
          <w:t>Abbildung 13: Typische zusammengesetzte Anwendungsarchitektur mit dem Angular Framework</w:t>
        </w:r>
        <w:r>
          <w:rPr>
            <w:webHidden/>
          </w:rPr>
          <w:tab/>
        </w:r>
        <w:r>
          <w:rPr>
            <w:webHidden/>
          </w:rPr>
          <w:fldChar w:fldCharType="begin"/>
        </w:r>
        <w:r>
          <w:rPr>
            <w:webHidden/>
          </w:rPr>
          <w:instrText xml:space="preserve"> PAGEREF _Toc517784222 \h </w:instrText>
        </w:r>
        <w:r>
          <w:rPr>
            <w:webHidden/>
          </w:rPr>
        </w:r>
        <w:r>
          <w:rPr>
            <w:webHidden/>
          </w:rPr>
          <w:fldChar w:fldCharType="separate"/>
        </w:r>
        <w:r>
          <w:rPr>
            <w:webHidden/>
          </w:rPr>
          <w:t>25</w:t>
        </w:r>
        <w:r>
          <w:rPr>
            <w:webHidden/>
          </w:rPr>
          <w:fldChar w:fldCharType="end"/>
        </w:r>
      </w:hyperlink>
    </w:p>
    <w:p w14:paraId="7EB265D5" w14:textId="184D5544" w:rsidR="00C67756" w:rsidRDefault="00C67756">
      <w:pPr>
        <w:pStyle w:val="Abbildungsverzeichnis"/>
        <w:rPr>
          <w:rFonts w:asciiTheme="minorHAnsi" w:eastAsiaTheme="minorEastAsia" w:hAnsiTheme="minorHAnsi" w:cstheme="minorBidi"/>
          <w:bCs w:val="0"/>
          <w:sz w:val="22"/>
          <w:szCs w:val="22"/>
        </w:rPr>
      </w:pPr>
      <w:hyperlink w:anchor="_Toc517784223" w:history="1">
        <w:r w:rsidRPr="00A522E1">
          <w:rPr>
            <w:rStyle w:val="Hyperlink"/>
          </w:rPr>
          <w:t>Abbildung 14: Die wichtigsten Eigenschaften des Diagramms und ihre Interaktion</w:t>
        </w:r>
        <w:r>
          <w:rPr>
            <w:webHidden/>
          </w:rPr>
          <w:tab/>
        </w:r>
        <w:r>
          <w:rPr>
            <w:webHidden/>
          </w:rPr>
          <w:fldChar w:fldCharType="begin"/>
        </w:r>
        <w:r>
          <w:rPr>
            <w:webHidden/>
          </w:rPr>
          <w:instrText xml:space="preserve"> PAGEREF _Toc517784223 \h </w:instrText>
        </w:r>
        <w:r>
          <w:rPr>
            <w:webHidden/>
          </w:rPr>
        </w:r>
        <w:r>
          <w:rPr>
            <w:webHidden/>
          </w:rPr>
          <w:fldChar w:fldCharType="separate"/>
        </w:r>
        <w:r>
          <w:rPr>
            <w:webHidden/>
          </w:rPr>
          <w:t>29</w:t>
        </w:r>
        <w:r>
          <w:rPr>
            <w:webHidden/>
          </w:rPr>
          <w:fldChar w:fldCharType="end"/>
        </w:r>
      </w:hyperlink>
    </w:p>
    <w:p w14:paraId="1CF985BB" w14:textId="38547F13" w:rsidR="00C67756" w:rsidRDefault="00C67756">
      <w:pPr>
        <w:pStyle w:val="Abbildungsverzeichnis"/>
        <w:rPr>
          <w:rFonts w:asciiTheme="minorHAnsi" w:eastAsiaTheme="minorEastAsia" w:hAnsiTheme="minorHAnsi" w:cstheme="minorBidi"/>
          <w:bCs w:val="0"/>
          <w:sz w:val="22"/>
          <w:szCs w:val="22"/>
        </w:rPr>
      </w:pPr>
      <w:hyperlink w:anchor="_Toc517784224" w:history="1">
        <w:r w:rsidRPr="00A522E1">
          <w:rPr>
            <w:rStyle w:val="Hyperlink"/>
          </w:rPr>
          <w:t>Abbildung 15: ComStudio mit dem Topology-Editor Komponenten</w:t>
        </w:r>
        <w:r>
          <w:rPr>
            <w:webHidden/>
          </w:rPr>
          <w:tab/>
        </w:r>
        <w:r>
          <w:rPr>
            <w:webHidden/>
          </w:rPr>
          <w:fldChar w:fldCharType="begin"/>
        </w:r>
        <w:r>
          <w:rPr>
            <w:webHidden/>
          </w:rPr>
          <w:instrText xml:space="preserve"> PAGEREF _Toc517784224 \h </w:instrText>
        </w:r>
        <w:r>
          <w:rPr>
            <w:webHidden/>
          </w:rPr>
        </w:r>
        <w:r>
          <w:rPr>
            <w:webHidden/>
          </w:rPr>
          <w:fldChar w:fldCharType="separate"/>
        </w:r>
        <w:r>
          <w:rPr>
            <w:webHidden/>
          </w:rPr>
          <w:t>36</w:t>
        </w:r>
        <w:r>
          <w:rPr>
            <w:webHidden/>
          </w:rPr>
          <w:fldChar w:fldCharType="end"/>
        </w:r>
      </w:hyperlink>
    </w:p>
    <w:p w14:paraId="2B8C1966" w14:textId="431E63FA" w:rsidR="00C67756" w:rsidRDefault="00C67756">
      <w:pPr>
        <w:pStyle w:val="Abbildungsverzeichnis"/>
        <w:rPr>
          <w:rFonts w:asciiTheme="minorHAnsi" w:eastAsiaTheme="minorEastAsia" w:hAnsiTheme="minorHAnsi" w:cstheme="minorBidi"/>
          <w:bCs w:val="0"/>
          <w:sz w:val="22"/>
          <w:szCs w:val="22"/>
        </w:rPr>
      </w:pPr>
      <w:hyperlink w:anchor="_Toc517784225" w:history="1">
        <w:r w:rsidRPr="00A522E1">
          <w:rPr>
            <w:rStyle w:val="Hyperlink"/>
          </w:rPr>
          <w:t>Abbildung 16: Kommunikation zwischen Feldbusse, ComStudio und Topology-Editor-Komponente</w:t>
        </w:r>
        <w:r>
          <w:rPr>
            <w:webHidden/>
          </w:rPr>
          <w:tab/>
        </w:r>
        <w:r>
          <w:rPr>
            <w:webHidden/>
          </w:rPr>
          <w:fldChar w:fldCharType="begin"/>
        </w:r>
        <w:r>
          <w:rPr>
            <w:webHidden/>
          </w:rPr>
          <w:instrText xml:space="preserve"> PAGEREF _Toc517784225 \h </w:instrText>
        </w:r>
        <w:r>
          <w:rPr>
            <w:webHidden/>
          </w:rPr>
        </w:r>
        <w:r>
          <w:rPr>
            <w:webHidden/>
          </w:rPr>
          <w:fldChar w:fldCharType="separate"/>
        </w:r>
        <w:r>
          <w:rPr>
            <w:webHidden/>
          </w:rPr>
          <w:t>37</w:t>
        </w:r>
        <w:r>
          <w:rPr>
            <w:webHidden/>
          </w:rPr>
          <w:fldChar w:fldCharType="end"/>
        </w:r>
      </w:hyperlink>
    </w:p>
    <w:p w14:paraId="38B715F4" w14:textId="79FA410F" w:rsidR="00C67756" w:rsidRDefault="00C67756">
      <w:pPr>
        <w:pStyle w:val="Abbildungsverzeichnis"/>
        <w:rPr>
          <w:rFonts w:asciiTheme="minorHAnsi" w:eastAsiaTheme="minorEastAsia" w:hAnsiTheme="minorHAnsi" w:cstheme="minorBidi"/>
          <w:bCs w:val="0"/>
          <w:sz w:val="22"/>
          <w:szCs w:val="22"/>
        </w:rPr>
      </w:pPr>
      <w:hyperlink w:anchor="_Toc517784226" w:history="1">
        <w:r w:rsidRPr="00A522E1">
          <w:rPr>
            <w:rStyle w:val="Hyperlink"/>
          </w:rPr>
          <w:t>Abbildung 17: Topology-Editor Schnittstellen</w:t>
        </w:r>
        <w:r>
          <w:rPr>
            <w:webHidden/>
          </w:rPr>
          <w:tab/>
        </w:r>
        <w:r>
          <w:rPr>
            <w:webHidden/>
          </w:rPr>
          <w:fldChar w:fldCharType="begin"/>
        </w:r>
        <w:r>
          <w:rPr>
            <w:webHidden/>
          </w:rPr>
          <w:instrText xml:space="preserve"> PAGEREF _Toc517784226 \h </w:instrText>
        </w:r>
        <w:r>
          <w:rPr>
            <w:webHidden/>
          </w:rPr>
        </w:r>
        <w:r>
          <w:rPr>
            <w:webHidden/>
          </w:rPr>
          <w:fldChar w:fldCharType="separate"/>
        </w:r>
        <w:r>
          <w:rPr>
            <w:webHidden/>
          </w:rPr>
          <w:t>38</w:t>
        </w:r>
        <w:r>
          <w:rPr>
            <w:webHidden/>
          </w:rPr>
          <w:fldChar w:fldCharType="end"/>
        </w:r>
      </w:hyperlink>
    </w:p>
    <w:p w14:paraId="62D1F872" w14:textId="399B9B00" w:rsidR="00C67756" w:rsidRDefault="00C67756">
      <w:pPr>
        <w:pStyle w:val="Abbildungsverzeichnis"/>
        <w:rPr>
          <w:rFonts w:asciiTheme="minorHAnsi" w:eastAsiaTheme="minorEastAsia" w:hAnsiTheme="minorHAnsi" w:cstheme="minorBidi"/>
          <w:bCs w:val="0"/>
          <w:sz w:val="22"/>
          <w:szCs w:val="22"/>
        </w:rPr>
      </w:pPr>
      <w:hyperlink w:anchor="_Toc517784227" w:history="1">
        <w:r w:rsidRPr="00A522E1">
          <w:rPr>
            <w:rStyle w:val="Hyperlink"/>
          </w:rPr>
          <w:t>Abbildung 18: Die Output JSON-Dateien für die Mini-Topologie</w:t>
        </w:r>
        <w:r>
          <w:rPr>
            <w:webHidden/>
          </w:rPr>
          <w:tab/>
        </w:r>
        <w:r>
          <w:rPr>
            <w:webHidden/>
          </w:rPr>
          <w:fldChar w:fldCharType="begin"/>
        </w:r>
        <w:r>
          <w:rPr>
            <w:webHidden/>
          </w:rPr>
          <w:instrText xml:space="preserve"> PAGEREF _Toc517784227 \h </w:instrText>
        </w:r>
        <w:r>
          <w:rPr>
            <w:webHidden/>
          </w:rPr>
        </w:r>
        <w:r>
          <w:rPr>
            <w:webHidden/>
          </w:rPr>
          <w:fldChar w:fldCharType="separate"/>
        </w:r>
        <w:r>
          <w:rPr>
            <w:webHidden/>
          </w:rPr>
          <w:t>41</w:t>
        </w:r>
        <w:r>
          <w:rPr>
            <w:webHidden/>
          </w:rPr>
          <w:fldChar w:fldCharType="end"/>
        </w:r>
      </w:hyperlink>
    </w:p>
    <w:p w14:paraId="2C352035" w14:textId="78D51308" w:rsidR="00C67756" w:rsidRDefault="00C67756">
      <w:pPr>
        <w:pStyle w:val="Abbildungsverzeichnis"/>
        <w:rPr>
          <w:rFonts w:asciiTheme="minorHAnsi" w:eastAsiaTheme="minorEastAsia" w:hAnsiTheme="minorHAnsi" w:cstheme="minorBidi"/>
          <w:bCs w:val="0"/>
          <w:sz w:val="22"/>
          <w:szCs w:val="22"/>
        </w:rPr>
      </w:pPr>
      <w:hyperlink w:anchor="_Toc517784228" w:history="1">
        <w:r w:rsidRPr="00A522E1">
          <w:rPr>
            <w:rStyle w:val="Hyperlink"/>
          </w:rPr>
          <w:t>Abbildung 19: Diagramm zeigt den Grundlegenden Entwurf der Topology-Editor</w:t>
        </w:r>
        <w:r>
          <w:rPr>
            <w:webHidden/>
          </w:rPr>
          <w:tab/>
        </w:r>
        <w:r>
          <w:rPr>
            <w:webHidden/>
          </w:rPr>
          <w:fldChar w:fldCharType="begin"/>
        </w:r>
        <w:r>
          <w:rPr>
            <w:webHidden/>
          </w:rPr>
          <w:instrText xml:space="preserve"> PAGEREF _Toc517784228 \h </w:instrText>
        </w:r>
        <w:r>
          <w:rPr>
            <w:webHidden/>
          </w:rPr>
        </w:r>
        <w:r>
          <w:rPr>
            <w:webHidden/>
          </w:rPr>
          <w:fldChar w:fldCharType="separate"/>
        </w:r>
        <w:r>
          <w:rPr>
            <w:webHidden/>
          </w:rPr>
          <w:t>43</w:t>
        </w:r>
        <w:r>
          <w:rPr>
            <w:webHidden/>
          </w:rPr>
          <w:fldChar w:fldCharType="end"/>
        </w:r>
      </w:hyperlink>
    </w:p>
    <w:p w14:paraId="0D214F39" w14:textId="0393A472" w:rsidR="00C67756" w:rsidRDefault="00C67756">
      <w:pPr>
        <w:pStyle w:val="Abbildungsverzeichnis"/>
        <w:rPr>
          <w:rFonts w:asciiTheme="minorHAnsi" w:eastAsiaTheme="minorEastAsia" w:hAnsiTheme="minorHAnsi" w:cstheme="minorBidi"/>
          <w:bCs w:val="0"/>
          <w:sz w:val="22"/>
          <w:szCs w:val="22"/>
        </w:rPr>
      </w:pPr>
      <w:hyperlink w:anchor="_Toc517784229" w:history="1">
        <w:r w:rsidRPr="00A522E1">
          <w:rPr>
            <w:rStyle w:val="Hyperlink"/>
          </w:rPr>
          <w:t>Abbildung 20: Domänenmodell der Elemente des Topology-Editor</w:t>
        </w:r>
        <w:r>
          <w:rPr>
            <w:webHidden/>
          </w:rPr>
          <w:tab/>
        </w:r>
        <w:r>
          <w:rPr>
            <w:webHidden/>
          </w:rPr>
          <w:fldChar w:fldCharType="begin"/>
        </w:r>
        <w:r>
          <w:rPr>
            <w:webHidden/>
          </w:rPr>
          <w:instrText xml:space="preserve"> PAGEREF _Toc517784229 \h </w:instrText>
        </w:r>
        <w:r>
          <w:rPr>
            <w:webHidden/>
          </w:rPr>
        </w:r>
        <w:r>
          <w:rPr>
            <w:webHidden/>
          </w:rPr>
          <w:fldChar w:fldCharType="separate"/>
        </w:r>
        <w:r>
          <w:rPr>
            <w:webHidden/>
          </w:rPr>
          <w:t>44</w:t>
        </w:r>
        <w:r>
          <w:rPr>
            <w:webHidden/>
          </w:rPr>
          <w:fldChar w:fldCharType="end"/>
        </w:r>
      </w:hyperlink>
    </w:p>
    <w:p w14:paraId="51E8F980" w14:textId="0DFCF509" w:rsidR="00C67756" w:rsidRDefault="00C67756">
      <w:pPr>
        <w:pStyle w:val="Abbildungsverzeichnis"/>
        <w:rPr>
          <w:rFonts w:asciiTheme="minorHAnsi" w:eastAsiaTheme="minorEastAsia" w:hAnsiTheme="minorHAnsi" w:cstheme="minorBidi"/>
          <w:bCs w:val="0"/>
          <w:sz w:val="22"/>
          <w:szCs w:val="22"/>
        </w:rPr>
      </w:pPr>
      <w:hyperlink w:anchor="_Toc517784230" w:history="1">
        <w:r w:rsidRPr="00A522E1">
          <w:rPr>
            <w:rStyle w:val="Hyperlink"/>
          </w:rPr>
          <w:t>Abbildung 21: Klassendiagramm eines Beispiel für Fassaden mit feldbusabhängigen Protokollen</w:t>
        </w:r>
        <w:r>
          <w:rPr>
            <w:webHidden/>
          </w:rPr>
          <w:tab/>
        </w:r>
        <w:r>
          <w:rPr>
            <w:webHidden/>
          </w:rPr>
          <w:fldChar w:fldCharType="begin"/>
        </w:r>
        <w:r>
          <w:rPr>
            <w:webHidden/>
          </w:rPr>
          <w:instrText xml:space="preserve"> PAGEREF _Toc517784230 \h </w:instrText>
        </w:r>
        <w:r>
          <w:rPr>
            <w:webHidden/>
          </w:rPr>
        </w:r>
        <w:r>
          <w:rPr>
            <w:webHidden/>
          </w:rPr>
          <w:fldChar w:fldCharType="separate"/>
        </w:r>
        <w:r>
          <w:rPr>
            <w:webHidden/>
          </w:rPr>
          <w:t>45</w:t>
        </w:r>
        <w:r>
          <w:rPr>
            <w:webHidden/>
          </w:rPr>
          <w:fldChar w:fldCharType="end"/>
        </w:r>
      </w:hyperlink>
    </w:p>
    <w:p w14:paraId="71B87B63" w14:textId="2C7D80CB" w:rsidR="00C67756" w:rsidRDefault="00C67756">
      <w:pPr>
        <w:pStyle w:val="Abbildungsverzeichnis"/>
        <w:rPr>
          <w:rFonts w:asciiTheme="minorHAnsi" w:eastAsiaTheme="minorEastAsia" w:hAnsiTheme="minorHAnsi" w:cstheme="minorBidi"/>
          <w:bCs w:val="0"/>
          <w:sz w:val="22"/>
          <w:szCs w:val="22"/>
        </w:rPr>
      </w:pPr>
      <w:hyperlink w:anchor="_Toc517784231" w:history="1">
        <w:r w:rsidRPr="00A522E1">
          <w:rPr>
            <w:rStyle w:val="Hyperlink"/>
          </w:rPr>
          <w:t>Abbildung 22: Zusammengesetzte Anwendungsarchitektur mit häufig verwendeten Paketen</w:t>
        </w:r>
        <w:r>
          <w:rPr>
            <w:webHidden/>
          </w:rPr>
          <w:tab/>
        </w:r>
        <w:r>
          <w:rPr>
            <w:webHidden/>
          </w:rPr>
          <w:fldChar w:fldCharType="begin"/>
        </w:r>
        <w:r>
          <w:rPr>
            <w:webHidden/>
          </w:rPr>
          <w:instrText xml:space="preserve"> PAGEREF _Toc517784231 \h </w:instrText>
        </w:r>
        <w:r>
          <w:rPr>
            <w:webHidden/>
          </w:rPr>
        </w:r>
        <w:r>
          <w:rPr>
            <w:webHidden/>
          </w:rPr>
          <w:fldChar w:fldCharType="separate"/>
        </w:r>
        <w:r>
          <w:rPr>
            <w:webHidden/>
          </w:rPr>
          <w:t>47</w:t>
        </w:r>
        <w:r>
          <w:rPr>
            <w:webHidden/>
          </w:rPr>
          <w:fldChar w:fldCharType="end"/>
        </w:r>
      </w:hyperlink>
    </w:p>
    <w:p w14:paraId="4D6287A4" w14:textId="452AEB3C" w:rsidR="00C67756" w:rsidRDefault="00C67756">
      <w:pPr>
        <w:pStyle w:val="Abbildungsverzeichnis"/>
        <w:rPr>
          <w:rFonts w:asciiTheme="minorHAnsi" w:eastAsiaTheme="minorEastAsia" w:hAnsiTheme="minorHAnsi" w:cstheme="minorBidi"/>
          <w:bCs w:val="0"/>
          <w:sz w:val="22"/>
          <w:szCs w:val="22"/>
        </w:rPr>
      </w:pPr>
      <w:hyperlink w:anchor="_Toc517784232" w:history="1">
        <w:r w:rsidRPr="00A522E1">
          <w:rPr>
            <w:rStyle w:val="Hyperlink"/>
          </w:rPr>
          <w:t>Abbildung 23: Vereinfachtes Diagramm für die Umsetzung der clientseitigen Anwendung</w:t>
        </w:r>
        <w:r>
          <w:rPr>
            <w:webHidden/>
          </w:rPr>
          <w:tab/>
        </w:r>
        <w:r>
          <w:rPr>
            <w:webHidden/>
          </w:rPr>
          <w:fldChar w:fldCharType="begin"/>
        </w:r>
        <w:r>
          <w:rPr>
            <w:webHidden/>
          </w:rPr>
          <w:instrText xml:space="preserve"> PAGEREF _Toc517784232 \h </w:instrText>
        </w:r>
        <w:r>
          <w:rPr>
            <w:webHidden/>
          </w:rPr>
        </w:r>
        <w:r>
          <w:rPr>
            <w:webHidden/>
          </w:rPr>
          <w:fldChar w:fldCharType="separate"/>
        </w:r>
        <w:r>
          <w:rPr>
            <w:webHidden/>
          </w:rPr>
          <w:t>48</w:t>
        </w:r>
        <w:r>
          <w:rPr>
            <w:webHidden/>
          </w:rPr>
          <w:fldChar w:fldCharType="end"/>
        </w:r>
      </w:hyperlink>
    </w:p>
    <w:p w14:paraId="57FA7006" w14:textId="4AB9C80E" w:rsidR="00C67756" w:rsidRDefault="00C67756">
      <w:pPr>
        <w:pStyle w:val="Abbildungsverzeichnis"/>
        <w:rPr>
          <w:rFonts w:asciiTheme="minorHAnsi" w:eastAsiaTheme="minorEastAsia" w:hAnsiTheme="minorHAnsi" w:cstheme="minorBidi"/>
          <w:bCs w:val="0"/>
          <w:sz w:val="22"/>
          <w:szCs w:val="22"/>
        </w:rPr>
      </w:pPr>
      <w:hyperlink w:anchor="_Toc517784233" w:history="1">
        <w:r w:rsidRPr="00A522E1">
          <w:rPr>
            <w:rStyle w:val="Hyperlink"/>
          </w:rPr>
          <w:t>Abbildung 24: Erstellen eines FDT-Projekt</w:t>
        </w:r>
        <w:r>
          <w:rPr>
            <w:webHidden/>
          </w:rPr>
          <w:tab/>
        </w:r>
        <w:r>
          <w:rPr>
            <w:webHidden/>
          </w:rPr>
          <w:fldChar w:fldCharType="begin"/>
        </w:r>
        <w:r>
          <w:rPr>
            <w:webHidden/>
          </w:rPr>
          <w:instrText xml:space="preserve"> PAGEREF _Toc517784233 \h </w:instrText>
        </w:r>
        <w:r>
          <w:rPr>
            <w:webHidden/>
          </w:rPr>
        </w:r>
        <w:r>
          <w:rPr>
            <w:webHidden/>
          </w:rPr>
          <w:fldChar w:fldCharType="separate"/>
        </w:r>
        <w:r>
          <w:rPr>
            <w:webHidden/>
          </w:rPr>
          <w:t>50</w:t>
        </w:r>
        <w:r>
          <w:rPr>
            <w:webHidden/>
          </w:rPr>
          <w:fldChar w:fldCharType="end"/>
        </w:r>
      </w:hyperlink>
    </w:p>
    <w:p w14:paraId="3DA88107" w14:textId="57A68B61" w:rsidR="00C67756" w:rsidRDefault="00C67756">
      <w:pPr>
        <w:pStyle w:val="Abbildungsverzeichnis"/>
        <w:rPr>
          <w:rFonts w:asciiTheme="minorHAnsi" w:eastAsiaTheme="minorEastAsia" w:hAnsiTheme="minorHAnsi" w:cstheme="minorBidi"/>
          <w:bCs w:val="0"/>
          <w:sz w:val="22"/>
          <w:szCs w:val="22"/>
        </w:rPr>
      </w:pPr>
      <w:hyperlink w:anchor="_Toc517784234" w:history="1">
        <w:r w:rsidRPr="00A522E1">
          <w:rPr>
            <w:rStyle w:val="Hyperlink"/>
          </w:rPr>
          <w:t>Abbildung 25: ComStudio mit Topology Editor im Einsatz</w:t>
        </w:r>
        <w:r>
          <w:rPr>
            <w:webHidden/>
          </w:rPr>
          <w:tab/>
        </w:r>
        <w:r>
          <w:rPr>
            <w:webHidden/>
          </w:rPr>
          <w:fldChar w:fldCharType="begin"/>
        </w:r>
        <w:r>
          <w:rPr>
            <w:webHidden/>
          </w:rPr>
          <w:instrText xml:space="preserve"> PAGEREF _Toc517784234 \h </w:instrText>
        </w:r>
        <w:r>
          <w:rPr>
            <w:webHidden/>
          </w:rPr>
        </w:r>
        <w:r>
          <w:rPr>
            <w:webHidden/>
          </w:rPr>
          <w:fldChar w:fldCharType="separate"/>
        </w:r>
        <w:r>
          <w:rPr>
            <w:webHidden/>
          </w:rPr>
          <w:t>51</w:t>
        </w:r>
        <w:r>
          <w:rPr>
            <w:webHidden/>
          </w:rPr>
          <w:fldChar w:fldCharType="end"/>
        </w:r>
      </w:hyperlink>
    </w:p>
    <w:p w14:paraId="2A2F3453" w14:textId="6648ED71"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09EEDCE1" w14:textId="52100650" w:rsidR="005532D0"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7784004" w:history="1">
        <w:r w:rsidR="005532D0" w:rsidRPr="00194065">
          <w:rPr>
            <w:rStyle w:val="Hyperlink"/>
          </w:rPr>
          <w:t>Tabelle 1: Meilensteinplanung für die Masterarbeit</w:t>
        </w:r>
        <w:r w:rsidR="005532D0">
          <w:rPr>
            <w:webHidden/>
          </w:rPr>
          <w:tab/>
        </w:r>
        <w:r w:rsidR="005532D0">
          <w:rPr>
            <w:webHidden/>
          </w:rPr>
          <w:fldChar w:fldCharType="begin"/>
        </w:r>
        <w:r w:rsidR="005532D0">
          <w:rPr>
            <w:webHidden/>
          </w:rPr>
          <w:instrText xml:space="preserve"> PAGEREF _Toc517784004 \h </w:instrText>
        </w:r>
        <w:r w:rsidR="005532D0">
          <w:rPr>
            <w:webHidden/>
          </w:rPr>
        </w:r>
        <w:r w:rsidR="005532D0">
          <w:rPr>
            <w:webHidden/>
          </w:rPr>
          <w:fldChar w:fldCharType="separate"/>
        </w:r>
        <w:r w:rsidR="00C67756">
          <w:rPr>
            <w:webHidden/>
          </w:rPr>
          <w:t>4</w:t>
        </w:r>
        <w:r w:rsidR="005532D0">
          <w:rPr>
            <w:webHidden/>
          </w:rPr>
          <w:fldChar w:fldCharType="end"/>
        </w:r>
      </w:hyperlink>
    </w:p>
    <w:p w14:paraId="2B9C58B7" w14:textId="623AC9B9" w:rsidR="005532D0" w:rsidRDefault="005532D0">
      <w:pPr>
        <w:pStyle w:val="Abbildungsverzeichnis"/>
        <w:rPr>
          <w:rFonts w:asciiTheme="minorHAnsi" w:eastAsiaTheme="minorEastAsia" w:hAnsiTheme="minorHAnsi" w:cstheme="minorBidi"/>
          <w:bCs w:val="0"/>
          <w:sz w:val="22"/>
          <w:szCs w:val="22"/>
        </w:rPr>
      </w:pPr>
      <w:hyperlink w:anchor="_Toc517784005" w:history="1">
        <w:r w:rsidRPr="00194065">
          <w:rPr>
            <w:rStyle w:val="Hyperlink"/>
          </w:rPr>
          <w:t>Tabelle 2: Vergleichstabelle für JavaScript-Framework</w:t>
        </w:r>
        <w:r>
          <w:rPr>
            <w:webHidden/>
          </w:rPr>
          <w:tab/>
        </w:r>
        <w:r>
          <w:rPr>
            <w:webHidden/>
          </w:rPr>
          <w:fldChar w:fldCharType="begin"/>
        </w:r>
        <w:r>
          <w:rPr>
            <w:webHidden/>
          </w:rPr>
          <w:instrText xml:space="preserve"> PAGEREF _Toc517784005 \h </w:instrText>
        </w:r>
        <w:r>
          <w:rPr>
            <w:webHidden/>
          </w:rPr>
        </w:r>
        <w:r>
          <w:rPr>
            <w:webHidden/>
          </w:rPr>
          <w:fldChar w:fldCharType="separate"/>
        </w:r>
        <w:r w:rsidR="00C67756">
          <w:rPr>
            <w:webHidden/>
          </w:rPr>
          <w:t>32</w:t>
        </w:r>
        <w:r>
          <w:rPr>
            <w:webHidden/>
          </w:rPr>
          <w:fldChar w:fldCharType="end"/>
        </w:r>
      </w:hyperlink>
    </w:p>
    <w:p w14:paraId="28042811" w14:textId="7F1074A9" w:rsidR="005532D0" w:rsidRDefault="005532D0">
      <w:pPr>
        <w:pStyle w:val="Abbildungsverzeichnis"/>
        <w:rPr>
          <w:rFonts w:asciiTheme="minorHAnsi" w:eastAsiaTheme="minorEastAsia" w:hAnsiTheme="minorHAnsi" w:cstheme="minorBidi"/>
          <w:bCs w:val="0"/>
          <w:sz w:val="22"/>
          <w:szCs w:val="22"/>
        </w:rPr>
      </w:pPr>
      <w:hyperlink w:anchor="_Toc517784006" w:history="1">
        <w:r w:rsidRPr="00194065">
          <w:rPr>
            <w:rStyle w:val="Hyperlink"/>
          </w:rPr>
          <w:t>Tabelle 3: Vergleichstabelle für UI-Bibliotheken besonderes im Fall eines Diagramms</w:t>
        </w:r>
        <w:r>
          <w:rPr>
            <w:webHidden/>
          </w:rPr>
          <w:tab/>
        </w:r>
        <w:r>
          <w:rPr>
            <w:webHidden/>
          </w:rPr>
          <w:fldChar w:fldCharType="begin"/>
        </w:r>
        <w:r>
          <w:rPr>
            <w:webHidden/>
          </w:rPr>
          <w:instrText xml:space="preserve"> PAGEREF _Toc517784006 \h </w:instrText>
        </w:r>
        <w:r>
          <w:rPr>
            <w:webHidden/>
          </w:rPr>
        </w:r>
        <w:r>
          <w:rPr>
            <w:webHidden/>
          </w:rPr>
          <w:fldChar w:fldCharType="separate"/>
        </w:r>
        <w:r w:rsidR="00C67756">
          <w:rPr>
            <w:webHidden/>
          </w:rPr>
          <w:t>32</w:t>
        </w:r>
        <w:r>
          <w:rPr>
            <w:webHidden/>
          </w:rPr>
          <w:fldChar w:fldCharType="end"/>
        </w:r>
      </w:hyperlink>
    </w:p>
    <w:p w14:paraId="4281E7DF" w14:textId="1F83683A" w:rsidR="005532D0" w:rsidRDefault="005532D0">
      <w:pPr>
        <w:pStyle w:val="Abbildungsverzeichnis"/>
        <w:rPr>
          <w:rFonts w:asciiTheme="minorHAnsi" w:eastAsiaTheme="minorEastAsia" w:hAnsiTheme="minorHAnsi" w:cstheme="minorBidi"/>
          <w:bCs w:val="0"/>
          <w:sz w:val="22"/>
          <w:szCs w:val="22"/>
        </w:rPr>
      </w:pPr>
      <w:hyperlink w:anchor="_Toc517784007" w:history="1">
        <w:r w:rsidRPr="00194065">
          <w:rPr>
            <w:rStyle w:val="Hyperlink"/>
          </w:rPr>
          <w:t>Tabelle 4: Use Case #1</w:t>
        </w:r>
        <w:r>
          <w:rPr>
            <w:webHidden/>
          </w:rPr>
          <w:tab/>
        </w:r>
        <w:r>
          <w:rPr>
            <w:webHidden/>
          </w:rPr>
          <w:fldChar w:fldCharType="begin"/>
        </w:r>
        <w:r>
          <w:rPr>
            <w:webHidden/>
          </w:rPr>
          <w:instrText xml:space="preserve"> PAGEREF _Toc517784007 \h </w:instrText>
        </w:r>
        <w:r>
          <w:rPr>
            <w:webHidden/>
          </w:rPr>
        </w:r>
        <w:r>
          <w:rPr>
            <w:webHidden/>
          </w:rPr>
          <w:fldChar w:fldCharType="separate"/>
        </w:r>
        <w:r w:rsidR="00C67756">
          <w:rPr>
            <w:webHidden/>
          </w:rPr>
          <w:t>55</w:t>
        </w:r>
        <w:r>
          <w:rPr>
            <w:webHidden/>
          </w:rPr>
          <w:fldChar w:fldCharType="end"/>
        </w:r>
      </w:hyperlink>
    </w:p>
    <w:p w14:paraId="0CA92BBC" w14:textId="79745FDD" w:rsidR="005532D0" w:rsidRDefault="005532D0">
      <w:pPr>
        <w:pStyle w:val="Abbildungsverzeichnis"/>
        <w:rPr>
          <w:rFonts w:asciiTheme="minorHAnsi" w:eastAsiaTheme="minorEastAsia" w:hAnsiTheme="minorHAnsi" w:cstheme="minorBidi"/>
          <w:bCs w:val="0"/>
          <w:sz w:val="22"/>
          <w:szCs w:val="22"/>
        </w:rPr>
      </w:pPr>
      <w:hyperlink w:anchor="_Toc517784008" w:history="1">
        <w:r w:rsidRPr="00194065">
          <w:rPr>
            <w:rStyle w:val="Hyperlink"/>
          </w:rPr>
          <w:t>Tabelle 5: Use Case #2</w:t>
        </w:r>
        <w:r>
          <w:rPr>
            <w:webHidden/>
          </w:rPr>
          <w:tab/>
        </w:r>
        <w:r>
          <w:rPr>
            <w:webHidden/>
          </w:rPr>
          <w:fldChar w:fldCharType="begin"/>
        </w:r>
        <w:r>
          <w:rPr>
            <w:webHidden/>
          </w:rPr>
          <w:instrText xml:space="preserve"> PAGEREF _Toc517784008 \h </w:instrText>
        </w:r>
        <w:r>
          <w:rPr>
            <w:webHidden/>
          </w:rPr>
        </w:r>
        <w:r>
          <w:rPr>
            <w:webHidden/>
          </w:rPr>
          <w:fldChar w:fldCharType="separate"/>
        </w:r>
        <w:r w:rsidR="00C67756">
          <w:rPr>
            <w:webHidden/>
          </w:rPr>
          <w:t>56</w:t>
        </w:r>
        <w:r>
          <w:rPr>
            <w:webHidden/>
          </w:rPr>
          <w:fldChar w:fldCharType="end"/>
        </w:r>
      </w:hyperlink>
    </w:p>
    <w:p w14:paraId="50FF76FB" w14:textId="79A277EB" w:rsidR="005532D0" w:rsidRDefault="005532D0">
      <w:pPr>
        <w:pStyle w:val="Abbildungsverzeichnis"/>
        <w:rPr>
          <w:rFonts w:asciiTheme="minorHAnsi" w:eastAsiaTheme="minorEastAsia" w:hAnsiTheme="minorHAnsi" w:cstheme="minorBidi"/>
          <w:bCs w:val="0"/>
          <w:sz w:val="22"/>
          <w:szCs w:val="22"/>
        </w:rPr>
      </w:pPr>
      <w:hyperlink w:anchor="_Toc517784009" w:history="1">
        <w:r w:rsidRPr="00194065">
          <w:rPr>
            <w:rStyle w:val="Hyperlink"/>
          </w:rPr>
          <w:t>Tabelle 6: Use Case #3</w:t>
        </w:r>
        <w:r>
          <w:rPr>
            <w:webHidden/>
          </w:rPr>
          <w:tab/>
        </w:r>
        <w:r>
          <w:rPr>
            <w:webHidden/>
          </w:rPr>
          <w:fldChar w:fldCharType="begin"/>
        </w:r>
        <w:r>
          <w:rPr>
            <w:webHidden/>
          </w:rPr>
          <w:instrText xml:space="preserve"> PAGEREF _Toc517784009 \h </w:instrText>
        </w:r>
        <w:r>
          <w:rPr>
            <w:webHidden/>
          </w:rPr>
        </w:r>
        <w:r>
          <w:rPr>
            <w:webHidden/>
          </w:rPr>
          <w:fldChar w:fldCharType="separate"/>
        </w:r>
        <w:r w:rsidR="00C67756">
          <w:rPr>
            <w:webHidden/>
          </w:rPr>
          <w:t>56</w:t>
        </w:r>
        <w:r>
          <w:rPr>
            <w:webHidden/>
          </w:rPr>
          <w:fldChar w:fldCharType="end"/>
        </w:r>
      </w:hyperlink>
    </w:p>
    <w:p w14:paraId="7384510C" w14:textId="5C4190E2" w:rsidR="005532D0" w:rsidRDefault="005532D0">
      <w:pPr>
        <w:pStyle w:val="Abbildungsverzeichnis"/>
        <w:rPr>
          <w:rFonts w:asciiTheme="minorHAnsi" w:eastAsiaTheme="minorEastAsia" w:hAnsiTheme="minorHAnsi" w:cstheme="minorBidi"/>
          <w:bCs w:val="0"/>
          <w:sz w:val="22"/>
          <w:szCs w:val="22"/>
        </w:rPr>
      </w:pPr>
      <w:hyperlink w:anchor="_Toc517784010" w:history="1">
        <w:r w:rsidRPr="00194065">
          <w:rPr>
            <w:rStyle w:val="Hyperlink"/>
          </w:rPr>
          <w:t>Tabelle 7: Use Case #4</w:t>
        </w:r>
        <w:r>
          <w:rPr>
            <w:webHidden/>
          </w:rPr>
          <w:tab/>
        </w:r>
        <w:r>
          <w:rPr>
            <w:webHidden/>
          </w:rPr>
          <w:fldChar w:fldCharType="begin"/>
        </w:r>
        <w:r>
          <w:rPr>
            <w:webHidden/>
          </w:rPr>
          <w:instrText xml:space="preserve"> PAGEREF _Toc517784010 \h </w:instrText>
        </w:r>
        <w:r>
          <w:rPr>
            <w:webHidden/>
          </w:rPr>
        </w:r>
        <w:r>
          <w:rPr>
            <w:webHidden/>
          </w:rPr>
          <w:fldChar w:fldCharType="separate"/>
        </w:r>
        <w:r w:rsidR="00C67756">
          <w:rPr>
            <w:webHidden/>
          </w:rPr>
          <w:t>57</w:t>
        </w:r>
        <w:r>
          <w:rPr>
            <w:webHidden/>
          </w:rPr>
          <w:fldChar w:fldCharType="end"/>
        </w:r>
      </w:hyperlink>
    </w:p>
    <w:p w14:paraId="3215BF51" w14:textId="08F7150A"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7784144"/>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448208F2"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Ref511283667"/>
      <w:bookmarkStart w:id="4" w:name="_Toc517784145"/>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ED6519">
      <w:pPr>
        <w:pStyle w:val="TextkrperEinzug"/>
        <w:numPr>
          <w:ilvl w:val="0"/>
          <w:numId w:val="44"/>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ED6519">
      <w:pPr>
        <w:pStyle w:val="TextkrperEinzug"/>
        <w:numPr>
          <w:ilvl w:val="0"/>
          <w:numId w:val="44"/>
        </w:numPr>
        <w:rPr>
          <w:lang w:val="de-DE"/>
        </w:rPr>
      </w:pPr>
      <w:r w:rsidRPr="001E2EFB">
        <w:rPr>
          <w:lang w:val="de-DE"/>
        </w:rPr>
        <w:t>Die Wiederverwendbarkeit dieser Komponente spart den Aufwand und Resources ein</w:t>
      </w:r>
    </w:p>
    <w:p w14:paraId="7258175B" w14:textId="318C507D" w:rsidR="00ED6519" w:rsidRPr="001E2EFB" w:rsidRDefault="001E2EFB" w:rsidP="00ED6519">
      <w:pPr>
        <w:pStyle w:val="TextkrperEinzug"/>
        <w:numPr>
          <w:ilvl w:val="0"/>
          <w:numId w:val="44"/>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B05559">
      <w:pPr>
        <w:pStyle w:val="TextkrperEinzug"/>
        <w:numPr>
          <w:ilvl w:val="0"/>
          <w:numId w:val="47"/>
        </w:numPr>
        <w:rPr>
          <w:lang w:val="de-DE"/>
        </w:rPr>
      </w:pPr>
      <w:r>
        <w:rPr>
          <w:lang w:val="de-DE"/>
        </w:rPr>
        <w:t>unhandlich sind,</w:t>
      </w:r>
    </w:p>
    <w:p w14:paraId="69872DE3" w14:textId="077BC3DD" w:rsidR="00B05559" w:rsidRDefault="00B05559" w:rsidP="00B05559">
      <w:pPr>
        <w:pStyle w:val="TextkrperEinzug"/>
        <w:numPr>
          <w:ilvl w:val="0"/>
          <w:numId w:val="47"/>
        </w:numPr>
        <w:rPr>
          <w:lang w:val="de-DE"/>
        </w:rPr>
      </w:pPr>
      <w:r>
        <w:rPr>
          <w:lang w:val="de-DE"/>
        </w:rPr>
        <w:t>protokollabhängig in jeweiliger Binärkomponente verankert sind,</w:t>
      </w:r>
    </w:p>
    <w:p w14:paraId="39616623" w14:textId="045815B2" w:rsidR="00B05559" w:rsidRDefault="00B05559" w:rsidP="00B05559">
      <w:pPr>
        <w:pStyle w:val="TextkrperEinzug"/>
        <w:numPr>
          <w:ilvl w:val="0"/>
          <w:numId w:val="47"/>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7784146"/>
      <w:r w:rsidRPr="0004228B">
        <w:t>Ziel</w:t>
      </w:r>
      <w:bookmarkEnd w:id="5"/>
      <w:r w:rsidR="0004228B">
        <w:t>setzung</w:t>
      </w:r>
      <w:bookmarkEnd w:id="3"/>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04228B">
      <w:pPr>
        <w:pStyle w:val="TextkrperEinzug"/>
        <w:numPr>
          <w:ilvl w:val="0"/>
          <w:numId w:val="46"/>
        </w:numPr>
        <w:rPr>
          <w:lang w:val="de-DE"/>
        </w:rPr>
      </w:pPr>
      <w:r>
        <w:rPr>
          <w:lang w:val="de-DE"/>
        </w:rPr>
        <w:t>es dem Anwender einfaches Management der verschiedenartigen Netzwerke erlaubt,</w:t>
      </w:r>
    </w:p>
    <w:p w14:paraId="62C1127E" w14:textId="77CC59B4" w:rsidR="0004228B" w:rsidRDefault="002C6114" w:rsidP="0004228B">
      <w:pPr>
        <w:pStyle w:val="TextkrperEinzug"/>
        <w:numPr>
          <w:ilvl w:val="0"/>
          <w:numId w:val="46"/>
        </w:numPr>
        <w:rPr>
          <w:lang w:val="de-DE"/>
        </w:rPr>
      </w:pPr>
      <w:r>
        <w:rPr>
          <w:lang w:val="de-DE"/>
        </w:rPr>
        <w:t>protokoll</w:t>
      </w:r>
      <w:r w:rsidR="0004228B">
        <w:rPr>
          <w:lang w:val="de-DE"/>
        </w:rPr>
        <w:t>neutral implementiert ist,</w:t>
      </w:r>
    </w:p>
    <w:p w14:paraId="23EF4B9C" w14:textId="76598E76" w:rsidR="0004228B" w:rsidRDefault="0004228B" w:rsidP="0004228B">
      <w:pPr>
        <w:pStyle w:val="TextkrperEinzug"/>
        <w:numPr>
          <w:ilvl w:val="0"/>
          <w:numId w:val="46"/>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04228B">
      <w:pPr>
        <w:pStyle w:val="TextkrperEinzug"/>
        <w:numPr>
          <w:ilvl w:val="0"/>
          <w:numId w:val="46"/>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7784147"/>
      <w:r w:rsidRPr="00212703">
        <w:rPr>
          <w:bCs/>
        </w:rPr>
        <w:t>Aufgaben</w:t>
      </w:r>
      <w:bookmarkEnd w:id="14"/>
      <w:bookmarkEnd w:id="15"/>
    </w:p>
    <w:p w14:paraId="65B40455" w14:textId="3392FDE7"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C67756">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46187A2" w:rsidR="00E05F99" w:rsidRDefault="00284668" w:rsidP="00284668">
      <w:pPr>
        <w:pStyle w:val="Beschriftung"/>
        <w:jc w:val="both"/>
      </w:pPr>
      <w:bookmarkStart w:id="16" w:name="_Ref516486733"/>
      <w:bookmarkStart w:id="17" w:name="_Toc517784210"/>
      <w:r>
        <w:t xml:space="preserve">Abbildung </w:t>
      </w:r>
      <w:r w:rsidR="00A479E4">
        <w:fldChar w:fldCharType="begin"/>
      </w:r>
      <w:r w:rsidR="00A479E4">
        <w:instrText xml:space="preserve"> SEQ Abbildung \* ARABIC </w:instrText>
      </w:r>
      <w:r w:rsidR="00A479E4">
        <w:fldChar w:fldCharType="separate"/>
      </w:r>
      <w:r w:rsidR="00C67756">
        <w:rPr>
          <w:noProof/>
        </w:rPr>
        <w:t>1</w:t>
      </w:r>
      <w:r w:rsidR="00A479E4">
        <w:rPr>
          <w:noProof/>
        </w:rPr>
        <w:fldChar w:fldCharType="end"/>
      </w:r>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75DF1956" w:rsidR="00637F10" w:rsidRDefault="00637F10" w:rsidP="00FB1B77">
      <w:pPr>
        <w:pStyle w:val="Beschriftung"/>
        <w:jc w:val="left"/>
      </w:pPr>
      <w:bookmarkStart w:id="18" w:name="_Ref516495064"/>
      <w:bookmarkStart w:id="19" w:name="_Toc506815682"/>
      <w:bookmarkStart w:id="20" w:name="_Toc517784004"/>
      <w:r w:rsidRPr="00212703">
        <w:t xml:space="preserve">Tabelle </w:t>
      </w:r>
      <w:r w:rsidR="00A479E4">
        <w:fldChar w:fldCharType="begin"/>
      </w:r>
      <w:r w:rsidR="00A479E4">
        <w:instrText xml:space="preserve"> SEQ Tabelle \* ARABIC </w:instrText>
      </w:r>
      <w:r w:rsidR="00A479E4">
        <w:fldChar w:fldCharType="separate"/>
      </w:r>
      <w:r w:rsidR="00C67756">
        <w:rPr>
          <w:noProof/>
        </w:rPr>
        <w:t>1</w:t>
      </w:r>
      <w:r w:rsidR="00A479E4">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7784148"/>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9A5CA1">
      <w:pPr>
        <w:pStyle w:val="Textkrper"/>
        <w:numPr>
          <w:ilvl w:val="0"/>
          <w:numId w:val="45"/>
        </w:numPr>
      </w:pPr>
      <w:r>
        <w:lastRenderedPageBreak/>
        <w:t>PC</w:t>
      </w:r>
      <w:r>
        <w:rPr>
          <w:rStyle w:val="Funotenzeichen"/>
        </w:rPr>
        <w:footnoteReference w:id="3"/>
      </w:r>
      <w:r>
        <w:t>-Karten</w:t>
      </w:r>
    </w:p>
    <w:p w14:paraId="7961A171" w14:textId="77777777" w:rsidR="009A5CA1" w:rsidRPr="00794455" w:rsidRDefault="009A5CA1" w:rsidP="009A5CA1">
      <w:pPr>
        <w:pStyle w:val="Textkrper"/>
        <w:numPr>
          <w:ilvl w:val="0"/>
          <w:numId w:val="45"/>
        </w:numPr>
      </w:pPr>
      <w:r>
        <w:t xml:space="preserve">Gateways </w:t>
      </w:r>
    </w:p>
    <w:p w14:paraId="317B753F" w14:textId="10E3C378" w:rsidR="009A5CA1" w:rsidRDefault="009A5CA1" w:rsidP="009A5CA1">
      <w:pPr>
        <w:pStyle w:val="Textkrper"/>
        <w:numPr>
          <w:ilvl w:val="0"/>
          <w:numId w:val="45"/>
        </w:numPr>
      </w:pPr>
      <w:r>
        <w:t>OEM</w:t>
      </w:r>
      <w:r>
        <w:rPr>
          <w:rStyle w:val="Funotenzeichen"/>
        </w:rPr>
        <w:footnoteReference w:id="4"/>
      </w:r>
      <w:r>
        <w:t>-Aufsteckmodule für die Automatisierung</w:t>
      </w:r>
      <w:r w:rsidR="00154422">
        <w:t>s-</w:t>
      </w:r>
      <w:r>
        <w:t xml:space="preserve"> und Visualisierungslösungen</w:t>
      </w:r>
    </w:p>
    <w:p w14:paraId="684DBBD7" w14:textId="4F028159" w:rsidR="009A5CA1" w:rsidRDefault="009A5CA1" w:rsidP="009A5CA1">
      <w:pPr>
        <w:pStyle w:val="Textkrper"/>
        <w:numPr>
          <w:ilvl w:val="0"/>
          <w:numId w:val="45"/>
        </w:numPr>
      </w:pPr>
      <w:r>
        <w:t>ASICs basierte netX-Technologie</w:t>
      </w:r>
      <w:sdt>
        <w:sdtPr>
          <w:id w:val="1500538805"/>
          <w:citation/>
        </w:sdtPr>
        <w:sdtContent>
          <w:r>
            <w:fldChar w:fldCharType="begin"/>
          </w:r>
          <w:r>
            <w:instrText xml:space="preserve"> CITATION Hil16 \l 1031 </w:instrText>
          </w:r>
          <w:r>
            <w:fldChar w:fldCharType="separate"/>
          </w:r>
          <w:r w:rsidR="00C67756">
            <w:rPr>
              <w:noProof/>
            </w:rPr>
            <w:t xml:space="preserve"> (Hilscher Gesellschaft für Systemautomation mbH, 2016)</w:t>
          </w:r>
          <w:r>
            <w:fldChar w:fldCharType="end"/>
          </w:r>
        </w:sdtContent>
      </w:sdt>
    </w:p>
    <w:p w14:paraId="092C0BAA" w14:textId="77777777" w:rsidR="009A5CA1" w:rsidRPr="008041CE" w:rsidRDefault="009A5CA1" w:rsidP="009A5CA1">
      <w:pPr>
        <w:pStyle w:val="Textkrper"/>
        <w:numPr>
          <w:ilvl w:val="0"/>
          <w:numId w:val="45"/>
        </w:numPr>
      </w:pPr>
      <w:r w:rsidRPr="008041CE">
        <w:t>Protokollstacks</w:t>
      </w:r>
    </w:p>
    <w:p w14:paraId="79C82317" w14:textId="77777777" w:rsidR="009A5CA1" w:rsidRDefault="009A5CA1" w:rsidP="009A5CA1">
      <w:pPr>
        <w:pStyle w:val="Textkrper"/>
        <w:numPr>
          <w:ilvl w:val="0"/>
          <w:numId w:val="45"/>
        </w:numPr>
      </w:pPr>
      <w:r>
        <w:t>Softwarelösungen für Konfiguration, Inbetriebnahme und Diagnose, Analyse der Netzwerke</w:t>
      </w:r>
    </w:p>
    <w:p w14:paraId="0DF71B40" w14:textId="5FF2554B" w:rsidR="009A5CA1" w:rsidRDefault="009A5CA1" w:rsidP="009A5CA1">
      <w:pPr>
        <w:pStyle w:val="Textkrper"/>
        <w:numPr>
          <w:ilvl w:val="0"/>
          <w:numId w:val="45"/>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43E1CB0" w:rsidR="0010138F" w:rsidRPr="00212703" w:rsidRDefault="0010138F" w:rsidP="00D7728C">
      <w:pPr>
        <w:pStyle w:val="Beschriftung"/>
        <w:jc w:val="left"/>
      </w:pPr>
      <w:bookmarkStart w:id="24" w:name="_Toc511225559"/>
      <w:bookmarkStart w:id="25" w:name="_Toc517784211"/>
      <w:r w:rsidRPr="00212703">
        <w:t xml:space="preserve">Abbildung </w:t>
      </w:r>
      <w:r w:rsidR="00A479E4">
        <w:fldChar w:fldCharType="begin"/>
      </w:r>
      <w:r w:rsidR="00A479E4">
        <w:instrText xml:space="preserve"> SEQ Abbildung \* ARABIC </w:instrText>
      </w:r>
      <w:r w:rsidR="00A479E4">
        <w:fldChar w:fldCharType="separate"/>
      </w:r>
      <w:r w:rsidR="00C67756">
        <w:rPr>
          <w:noProof/>
        </w:rPr>
        <w:t>2</w:t>
      </w:r>
      <w:r w:rsidR="00A479E4">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7784149"/>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Toc517784150"/>
      <w:r>
        <w:t>Grundlegende Begrifflichkeiten</w:t>
      </w:r>
      <w:bookmarkEnd w:id="29"/>
      <w:bookmarkEnd w:id="30"/>
      <w:bookmarkEnd w:id="31"/>
      <w:bookmarkEnd w:id="32"/>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4D2B4E84"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C67756">
            <w:rPr>
              <w:b/>
              <w:noProof/>
              <w:lang w:val="de-DE"/>
            </w:rPr>
            <w:t xml:space="preserve"> </w:t>
          </w:r>
          <w:r w:rsidR="00C67756" w:rsidRPr="00C67756">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05570362"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C67756">
            <w:rPr>
              <w:b/>
              <w:noProof/>
              <w:lang w:val="de-DE"/>
            </w:rPr>
            <w:t xml:space="preserve"> </w:t>
          </w:r>
          <w:r w:rsidR="00C67756" w:rsidRPr="00C67756">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5F8BFBB1"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C67756">
            <w:rPr>
              <w:b/>
              <w:noProof/>
              <w:lang w:val="de-DE"/>
            </w:rPr>
            <w:t xml:space="preserve"> </w:t>
          </w:r>
          <w:r w:rsidR="00C67756" w:rsidRPr="00C67756">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14DDD72"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C67756">
            <w:rPr>
              <w:b/>
              <w:noProof/>
              <w:lang w:val="de-DE"/>
            </w:rPr>
            <w:t xml:space="preserve"> </w:t>
          </w:r>
          <w:r w:rsidR="00C67756" w:rsidRPr="00C67756">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53262D2E"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C67756">
            <w:rPr>
              <w:b/>
              <w:noProof/>
              <w:lang w:val="de-DE"/>
            </w:rPr>
            <w:t xml:space="preserve"> </w:t>
          </w:r>
          <w:r w:rsidR="00C67756" w:rsidRPr="00C67756">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412FB865"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C67756" w:rsidRPr="00C67756">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7893CB2E"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C67756">
            <w:rPr>
              <w:b/>
              <w:noProof/>
              <w:lang w:val="de-DE"/>
            </w:rPr>
            <w:t xml:space="preserve"> </w:t>
          </w:r>
          <w:r w:rsidR="00C67756" w:rsidRPr="00C67756">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516DFBC4"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C67756">
            <w:rPr>
              <w:b/>
              <w:noProof/>
              <w:lang w:val="de-DE"/>
            </w:rPr>
            <w:t xml:space="preserve"> </w:t>
          </w:r>
          <w:r w:rsidR="00C67756" w:rsidRPr="00C67756">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C67756" w:rsidRPr="00C67756">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43EBDFE4"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C67756" w:rsidRPr="00C67756">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3083FAB2"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C67756" w:rsidRPr="00C67756">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40F7305A"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C67756" w:rsidRPr="00C67756">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1CCAD25"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C67756" w:rsidRPr="00C67756">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3" w:name="_Toc513120962"/>
      <w:bookmarkStart w:id="34" w:name="_Ref506810601"/>
      <w:bookmarkStart w:id="35" w:name="_Toc517096357"/>
      <w:bookmarkStart w:id="36" w:name="_Toc517784151"/>
      <w:r>
        <w:lastRenderedPageBreak/>
        <w:t xml:space="preserve">Grundlegende </w:t>
      </w:r>
      <w:r w:rsidRPr="00740839">
        <w:t>Netzwerktopologien</w:t>
      </w:r>
      <w:bookmarkEnd w:id="33"/>
      <w:bookmarkEnd w:id="34"/>
      <w:bookmarkEnd w:id="35"/>
      <w:bookmarkEnd w:id="36"/>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7" w:name="_Toc513120964"/>
      <w:bookmarkStart w:id="38" w:name="_Toc517096358"/>
      <w:bookmarkStart w:id="39" w:name="_Toc517784152"/>
      <w:r>
        <w:t>Linien</w:t>
      </w:r>
      <w:r w:rsidRPr="00740839">
        <w:t>-Topologie</w:t>
      </w:r>
      <w:bookmarkEnd w:id="37"/>
      <w:bookmarkEnd w:id="38"/>
      <w:bookmarkEnd w:id="39"/>
      <w:r>
        <w:t xml:space="preserve"> </w:t>
      </w:r>
    </w:p>
    <w:p w14:paraId="5FBF31DF" w14:textId="4489252D"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C67756">
        <w:t xml:space="preserve">Abbildung </w:t>
      </w:r>
      <w:r w:rsidR="00C67756">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6E715F7C" w:rsidR="006A4B53" w:rsidRPr="000B0401" w:rsidRDefault="006A4B53" w:rsidP="006A4B53">
      <w:pPr>
        <w:pStyle w:val="Beschriftung"/>
        <w:jc w:val="both"/>
      </w:pPr>
      <w:bookmarkStart w:id="40" w:name="_Ref503957016"/>
      <w:bookmarkStart w:id="41" w:name="_Toc511225560"/>
      <w:bookmarkStart w:id="42" w:name="_Toc517784212"/>
      <w:r>
        <w:t xml:space="preserve">Abbildung </w:t>
      </w:r>
      <w:r w:rsidR="00A479E4">
        <w:fldChar w:fldCharType="begin"/>
      </w:r>
      <w:r w:rsidR="00A479E4">
        <w:instrText xml:space="preserve"> SEQ Abbildung \* ARABIC </w:instrText>
      </w:r>
      <w:r w:rsidR="00A479E4">
        <w:fldChar w:fldCharType="separate"/>
      </w:r>
      <w:r w:rsidR="00C67756">
        <w:rPr>
          <w:noProof/>
        </w:rPr>
        <w:t>3</w:t>
      </w:r>
      <w:r w:rsidR="00A479E4">
        <w:rPr>
          <w:noProof/>
        </w:rPr>
        <w:fldChar w:fldCharType="end"/>
      </w:r>
      <w:bookmarkEnd w:id="40"/>
      <w:r>
        <w:t xml:space="preserve">: </w:t>
      </w:r>
      <w:bookmarkStart w:id="43" w:name="_Ref513805432"/>
      <w:r>
        <w:t>Linien-Topologie</w:t>
      </w:r>
      <w:bookmarkEnd w:id="41"/>
      <w:bookmarkEnd w:id="42"/>
      <w:bookmarkEnd w:id="43"/>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4" w:name="_Toc513120965"/>
      <w:bookmarkStart w:id="45" w:name="_Toc517096359"/>
      <w:bookmarkStart w:id="46" w:name="_Toc517784153"/>
      <w:r>
        <w:t>Ring-Topologie</w:t>
      </w:r>
      <w:bookmarkEnd w:id="44"/>
      <w:bookmarkEnd w:id="45"/>
      <w:bookmarkEnd w:id="46"/>
    </w:p>
    <w:p w14:paraId="3AB4D4A7" w14:textId="5ED0EB5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Topologie-Art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C67756">
        <w:t xml:space="preserve">Abbildung </w:t>
      </w:r>
      <w:r w:rsidR="00C67756">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1359C106" w:rsidR="006A4B53" w:rsidRDefault="006A4B53" w:rsidP="006A4B53">
      <w:pPr>
        <w:pStyle w:val="Beschriftung"/>
        <w:jc w:val="both"/>
      </w:pPr>
      <w:bookmarkStart w:id="47" w:name="_Ref503957089"/>
      <w:bookmarkStart w:id="48" w:name="_Ref503956882"/>
      <w:bookmarkStart w:id="49" w:name="_Toc511225561"/>
      <w:bookmarkStart w:id="50" w:name="_Toc517784213"/>
      <w:r>
        <w:t xml:space="preserve">Abbildung </w:t>
      </w:r>
      <w:r w:rsidR="00A479E4">
        <w:fldChar w:fldCharType="begin"/>
      </w:r>
      <w:r w:rsidR="00A479E4">
        <w:instrText xml:space="preserve"> SEQ Abbildung \* ARABIC </w:instrText>
      </w:r>
      <w:r w:rsidR="00A479E4">
        <w:fldChar w:fldCharType="separate"/>
      </w:r>
      <w:r w:rsidR="00C67756">
        <w:rPr>
          <w:noProof/>
        </w:rPr>
        <w:t>4</w:t>
      </w:r>
      <w:r w:rsidR="00A479E4">
        <w:rPr>
          <w:noProof/>
        </w:rPr>
        <w:fldChar w:fldCharType="end"/>
      </w:r>
      <w:bookmarkEnd w:id="47"/>
      <w:r>
        <w:t>: Ring-Topologie</w:t>
      </w:r>
      <w:bookmarkEnd w:id="48"/>
      <w:bookmarkEnd w:id="49"/>
      <w:bookmarkEnd w:id="50"/>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1" w:name="_Toc513120966"/>
      <w:bookmarkStart w:id="52" w:name="_Toc517096360"/>
      <w:bookmarkStart w:id="53" w:name="_Toc517784154"/>
      <w:r w:rsidRPr="00740839">
        <w:t>Stern-Topologi</w:t>
      </w:r>
      <w:r>
        <w:t>e</w:t>
      </w:r>
      <w:bookmarkEnd w:id="51"/>
      <w:bookmarkEnd w:id="52"/>
      <w:bookmarkEnd w:id="53"/>
    </w:p>
    <w:p w14:paraId="3E61D11E" w14:textId="70E8406C"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C67756">
            <w:rPr>
              <w:noProof/>
              <w:lang w:val="de-DE"/>
            </w:rPr>
            <w:t xml:space="preserve"> </w:t>
          </w:r>
          <w:r w:rsidR="00C67756" w:rsidRPr="00C67756">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401D58E7" w:rsidR="006A4B53" w:rsidRDefault="006A4B53" w:rsidP="006A4B53">
      <w:pPr>
        <w:pStyle w:val="Beschriftung"/>
        <w:jc w:val="both"/>
      </w:pPr>
      <w:bookmarkStart w:id="54" w:name="_Ref503960032"/>
      <w:bookmarkStart w:id="55" w:name="_Toc511225562"/>
      <w:bookmarkStart w:id="56" w:name="_Ref516492555"/>
      <w:bookmarkStart w:id="57" w:name="_Toc517784214"/>
      <w:r>
        <w:t xml:space="preserve">Abbildung </w:t>
      </w:r>
      <w:r w:rsidR="00A479E4">
        <w:fldChar w:fldCharType="begin"/>
      </w:r>
      <w:r w:rsidR="00A479E4">
        <w:instrText xml:space="preserve"> SEQ Abbildung \* ARABIC </w:instrText>
      </w:r>
      <w:r w:rsidR="00A479E4">
        <w:fldChar w:fldCharType="separate"/>
      </w:r>
      <w:r w:rsidR="00C67756">
        <w:rPr>
          <w:noProof/>
        </w:rPr>
        <w:t>5</w:t>
      </w:r>
      <w:r w:rsidR="00A479E4">
        <w:rPr>
          <w:noProof/>
        </w:rPr>
        <w:fldChar w:fldCharType="end"/>
      </w:r>
      <w:bookmarkEnd w:id="54"/>
      <w:r>
        <w:t xml:space="preserve">: </w:t>
      </w:r>
      <w:r w:rsidRPr="004A69AC">
        <w:t>Stern-Topologie</w:t>
      </w:r>
      <w:bookmarkEnd w:id="55"/>
      <w:bookmarkEnd w:id="56"/>
      <w:bookmarkEnd w:id="57"/>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8"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59" w:name="_Toc517096361"/>
      <w:bookmarkStart w:id="60" w:name="_Toc517784155"/>
      <w:r w:rsidRPr="00740839">
        <w:t>Baum-Topologie</w:t>
      </w:r>
      <w:bookmarkEnd w:id="58"/>
      <w:bookmarkEnd w:id="59"/>
      <w:bookmarkEnd w:id="60"/>
    </w:p>
    <w:p w14:paraId="76174516" w14:textId="26F38EF7" w:rsidR="006A4B53" w:rsidRDefault="00C374C7" w:rsidP="006A4B53">
      <w:pPr>
        <w:pStyle w:val="Textkrper"/>
      </w:pPr>
      <w:r>
        <w:t>Die Baum-Topologie</w:t>
      </w:r>
      <w:sdt>
        <w:sdtPr>
          <w:id w:val="655261932"/>
          <w:citation/>
        </w:sdtPr>
        <w:sdtContent>
          <w:r>
            <w:fldChar w:fldCharType="begin"/>
          </w:r>
          <w:r>
            <w:instrText xml:space="preserve"> CITATION DrD14 \l 1031 </w:instrText>
          </w:r>
          <w:r>
            <w:fldChar w:fldCharType="separate"/>
          </w:r>
          <w:r w:rsidR="00C67756">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C67756">
        <w:t xml:space="preserve">Abbildung </w:t>
      </w:r>
      <w:r w:rsidR="00C67756">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494805">
      <w:pPr>
        <w:pStyle w:val="TextkrperEinzug"/>
        <w:numPr>
          <w:ilvl w:val="0"/>
          <w:numId w:val="48"/>
        </w:numPr>
        <w:rPr>
          <w:lang w:val="de-DE"/>
        </w:rPr>
      </w:pPr>
      <w:r>
        <w:rPr>
          <w:lang w:val="de-DE"/>
        </w:rPr>
        <w:t>Das System erlaubt in Abhängigkeit von der Übertragungsrate nur eine begrenzte Leitungslänge</w:t>
      </w:r>
    </w:p>
    <w:p w14:paraId="246B6D08" w14:textId="52A056D9" w:rsidR="006E6ED3" w:rsidRDefault="0036526B" w:rsidP="006E6ED3">
      <w:pPr>
        <w:pStyle w:val="TextkrperEinzug"/>
        <w:numPr>
          <w:ilvl w:val="0"/>
          <w:numId w:val="48"/>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1C96F954" w:rsidR="006A4B53" w:rsidRPr="00125F34" w:rsidRDefault="006A4B53" w:rsidP="006A4B53">
      <w:pPr>
        <w:pStyle w:val="Beschriftung"/>
        <w:jc w:val="both"/>
      </w:pPr>
      <w:bookmarkStart w:id="61" w:name="_Ref503962385"/>
      <w:bookmarkStart w:id="62" w:name="_Toc511225563"/>
      <w:bookmarkStart w:id="63" w:name="_Ref516493376"/>
      <w:bookmarkStart w:id="64" w:name="_Toc517784215"/>
      <w:r>
        <w:t xml:space="preserve">Abbildung </w:t>
      </w:r>
      <w:r w:rsidR="00A479E4">
        <w:fldChar w:fldCharType="begin"/>
      </w:r>
      <w:r w:rsidR="00A479E4">
        <w:instrText xml:space="preserve"> SEQ Abbildung \* ARABIC </w:instrText>
      </w:r>
      <w:r w:rsidR="00A479E4">
        <w:fldChar w:fldCharType="separate"/>
      </w:r>
      <w:r w:rsidR="00C67756">
        <w:rPr>
          <w:noProof/>
        </w:rPr>
        <w:t>6</w:t>
      </w:r>
      <w:r w:rsidR="00A479E4">
        <w:rPr>
          <w:noProof/>
        </w:rPr>
        <w:fldChar w:fldCharType="end"/>
      </w:r>
      <w:bookmarkEnd w:id="61"/>
      <w:r>
        <w:t xml:space="preserve">: </w:t>
      </w:r>
      <w:r w:rsidRPr="00AD748C">
        <w:t>Baum-Topologie</w:t>
      </w:r>
      <w:bookmarkEnd w:id="62"/>
      <w:bookmarkEnd w:id="63"/>
      <w:bookmarkEnd w:id="64"/>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5" w:name="_Toc513120968"/>
      <w:bookmarkStart w:id="66" w:name="_Toc517096362"/>
      <w:bookmarkStart w:id="67" w:name="_Toc517784156"/>
      <w:r w:rsidRPr="00740839">
        <w:lastRenderedPageBreak/>
        <w:t>Vermaschtes Netz</w:t>
      </w:r>
      <w:bookmarkEnd w:id="65"/>
      <w:bookmarkEnd w:id="66"/>
      <w:bookmarkEnd w:id="67"/>
    </w:p>
    <w:p w14:paraId="48F50A5B" w14:textId="481E794F"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C67756">
        <w:t xml:space="preserve">Abbildung </w:t>
      </w:r>
      <w:r w:rsidR="00C67756">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19F8F263" w:rsidR="006A4B53" w:rsidRPr="0076530D" w:rsidRDefault="006A4B53" w:rsidP="006A4B53">
      <w:pPr>
        <w:pStyle w:val="Beschriftung"/>
        <w:jc w:val="both"/>
      </w:pPr>
      <w:bookmarkStart w:id="68" w:name="_Ref516493680"/>
      <w:bookmarkStart w:id="69" w:name="_Toc511225564"/>
      <w:bookmarkStart w:id="70" w:name="_Toc517784216"/>
      <w:r>
        <w:t xml:space="preserve">Abbildung </w:t>
      </w:r>
      <w:r w:rsidR="00A479E4">
        <w:fldChar w:fldCharType="begin"/>
      </w:r>
      <w:r w:rsidR="00A479E4">
        <w:instrText xml:space="preserve"> SEQ Abbildung \* ARABIC </w:instrText>
      </w:r>
      <w:r w:rsidR="00A479E4">
        <w:fldChar w:fldCharType="separate"/>
      </w:r>
      <w:r w:rsidR="00C67756">
        <w:rPr>
          <w:noProof/>
        </w:rPr>
        <w:t>7</w:t>
      </w:r>
      <w:r w:rsidR="00A479E4">
        <w:rPr>
          <w:noProof/>
        </w:rPr>
        <w:fldChar w:fldCharType="end"/>
      </w:r>
      <w:bookmarkEnd w:id="68"/>
      <w:r>
        <w:t xml:space="preserve">: </w:t>
      </w:r>
      <w:bookmarkEnd w:id="69"/>
      <w:r>
        <w:t>V</w:t>
      </w:r>
      <w:r w:rsidRPr="00195BC6">
        <w:t>ermaschte</w:t>
      </w:r>
      <w:r>
        <w:t>s</w:t>
      </w:r>
      <w:r w:rsidRPr="00195BC6">
        <w:t xml:space="preserve"> Netz</w:t>
      </w:r>
      <w:r>
        <w:t>werk</w:t>
      </w:r>
      <w:bookmarkEnd w:id="70"/>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F1746F">
      <w:pPr>
        <w:pStyle w:val="TextkrperEinzug"/>
        <w:numPr>
          <w:ilvl w:val="0"/>
          <w:numId w:val="34"/>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F1746F">
      <w:pPr>
        <w:pStyle w:val="TextkrperEinzug"/>
        <w:numPr>
          <w:ilvl w:val="0"/>
          <w:numId w:val="34"/>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F1746F">
      <w:pPr>
        <w:pStyle w:val="TextkrperEinzug"/>
        <w:numPr>
          <w:ilvl w:val="0"/>
          <w:numId w:val="34"/>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AB20C7">
      <w:pPr>
        <w:pStyle w:val="TextkrperEinzug"/>
        <w:numPr>
          <w:ilvl w:val="0"/>
          <w:numId w:val="37"/>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F1746F">
      <w:pPr>
        <w:pStyle w:val="TextkrperEinzug"/>
        <w:numPr>
          <w:ilvl w:val="0"/>
          <w:numId w:val="36"/>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F1746F">
      <w:pPr>
        <w:pStyle w:val="TextkrperEinzug"/>
        <w:numPr>
          <w:ilvl w:val="0"/>
          <w:numId w:val="35"/>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1" w:name="_Toc513120969"/>
      <w:bookmarkStart w:id="72" w:name="_Toc517096363"/>
      <w:bookmarkStart w:id="73" w:name="_Toc517784157"/>
      <w:r>
        <w:t>Netzwerke-Protokolle</w:t>
      </w:r>
      <w:bookmarkEnd w:id="71"/>
      <w:bookmarkEnd w:id="72"/>
      <w:bookmarkEnd w:id="73"/>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4" w:name="_Toc513120970"/>
      <w:bookmarkStart w:id="75" w:name="_Ref516493946"/>
      <w:bookmarkStart w:id="76" w:name="_Ref516493955"/>
      <w:bookmarkStart w:id="77" w:name="_Toc517096364"/>
      <w:bookmarkStart w:id="78" w:name="_Toc517784158"/>
      <w:r w:rsidRPr="00AE4F6E">
        <w:t>PROFIBUS</w:t>
      </w:r>
      <w:bookmarkEnd w:id="74"/>
      <w:bookmarkEnd w:id="75"/>
      <w:bookmarkEnd w:id="76"/>
      <w:bookmarkEnd w:id="77"/>
      <w:bookmarkEnd w:id="78"/>
    </w:p>
    <w:p w14:paraId="248934BE" w14:textId="151CDC47"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C67756">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6F2344A6"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C67756">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699E6354" w:rsidR="00127438" w:rsidRDefault="00127438" w:rsidP="00127438">
      <w:pPr>
        <w:pStyle w:val="Beschriftung"/>
        <w:jc w:val="both"/>
      </w:pPr>
      <w:bookmarkStart w:id="79" w:name="_Toc517784217"/>
      <w:r>
        <w:t xml:space="preserve">Abbildung </w:t>
      </w:r>
      <w:r w:rsidR="00A479E4">
        <w:fldChar w:fldCharType="begin"/>
      </w:r>
      <w:r w:rsidR="00A479E4">
        <w:instrText xml:space="preserve"> SEQ Abbildung \* ARABIC </w:instrText>
      </w:r>
      <w:r w:rsidR="00A479E4">
        <w:fldChar w:fldCharType="separate"/>
      </w:r>
      <w:r w:rsidR="00C67756">
        <w:rPr>
          <w:noProof/>
        </w:rPr>
        <w:t>8</w:t>
      </w:r>
      <w:r w:rsidR="00A479E4">
        <w:rPr>
          <w:noProof/>
        </w:rPr>
        <w:fldChar w:fldCharType="end"/>
      </w:r>
      <w:r>
        <w:t>: PROFIBUS basiert auf international etablierte Standard</w:t>
      </w:r>
      <w:bookmarkEnd w:id="79"/>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2E76DBBC" w:rsidR="006A4B53" w:rsidRPr="00AE4F6E" w:rsidRDefault="006A4B53" w:rsidP="006A4B53">
      <w:pPr>
        <w:pStyle w:val="Beschriftung"/>
        <w:jc w:val="both"/>
      </w:pPr>
      <w:bookmarkStart w:id="80" w:name="_Ref513805458"/>
      <w:bookmarkStart w:id="81" w:name="_Toc511225565"/>
      <w:bookmarkStart w:id="82" w:name="_Ref513805340"/>
      <w:bookmarkStart w:id="83" w:name="_Ref513805389"/>
      <w:bookmarkStart w:id="84" w:name="_Toc517784218"/>
      <w:r>
        <w:t xml:space="preserve">Abbildung </w:t>
      </w:r>
      <w:r w:rsidR="00A479E4">
        <w:fldChar w:fldCharType="begin"/>
      </w:r>
      <w:r w:rsidR="00A479E4">
        <w:instrText xml:space="preserve"> SEQ Abbildung \* ARABIC </w:instrText>
      </w:r>
      <w:r w:rsidR="00A479E4">
        <w:fldChar w:fldCharType="separate"/>
      </w:r>
      <w:r w:rsidR="00C67756">
        <w:rPr>
          <w:noProof/>
        </w:rPr>
        <w:t>9</w:t>
      </w:r>
      <w:r w:rsidR="00A479E4">
        <w:rPr>
          <w:noProof/>
        </w:rPr>
        <w:fldChar w:fldCharType="end"/>
      </w:r>
      <w:bookmarkEnd w:id="80"/>
      <w:r>
        <w:t xml:space="preserve">: </w:t>
      </w:r>
      <w:r w:rsidRPr="0048378F">
        <w:t xml:space="preserve">Beispielhafte </w:t>
      </w:r>
      <w:r>
        <w:t>PROFIBUS-</w:t>
      </w:r>
      <w:r w:rsidRPr="0048378F">
        <w:t xml:space="preserve">Topologie </w:t>
      </w:r>
      <w:r w:rsidRPr="00AE4F6E">
        <w:t>an einem Master-Slave-</w:t>
      </w:r>
      <w:bookmarkEnd w:id="81"/>
      <w:r w:rsidRPr="00AE4F6E">
        <w:t>System</w:t>
      </w:r>
      <w:bookmarkEnd w:id="82"/>
      <w:bookmarkEnd w:id="83"/>
      <w:bookmarkEnd w:id="84"/>
    </w:p>
    <w:p w14:paraId="60405DC4" w14:textId="7A230061"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C67756" w:rsidRPr="00C67756">
        <w:rPr>
          <w:lang w:val="de-DE"/>
        </w:rPr>
        <w:t xml:space="preserve">Abbildung </w:t>
      </w:r>
      <w:r w:rsidR="00C67756" w:rsidRPr="00C67756">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5" w:name="_Toc513120971"/>
      <w:bookmarkStart w:id="86" w:name="_Ref516493979"/>
      <w:bookmarkStart w:id="87" w:name="_Toc517096365"/>
      <w:bookmarkStart w:id="88" w:name="_Toc517784159"/>
      <w:r>
        <w:t>PROFINET</w:t>
      </w:r>
      <w:bookmarkEnd w:id="85"/>
      <w:bookmarkEnd w:id="86"/>
      <w:bookmarkEnd w:id="87"/>
      <w:bookmarkEnd w:id="88"/>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w:t>
      </w:r>
      <w:commentRangeStart w:id="89"/>
      <w:r>
        <w:t>Durch das Ethernet-TCP/IP besitzen Anwendungen nun die Möglichkeit, neben der schnellen Datenkommunikation IT-Funktionalitäten durchzuführen</w:t>
      </w:r>
      <w:commentRangeEnd w:id="89"/>
      <w:r w:rsidR="004E59B0">
        <w:rPr>
          <w:rStyle w:val="Kommentarzeichen"/>
          <w:rFonts w:ascii="Arial" w:hAnsi="Arial"/>
        </w:rPr>
        <w:commentReference w:id="89"/>
      </w:r>
      <w:r>
        <w:t xml:space="preserve">.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F1746F">
      <w:pPr>
        <w:pStyle w:val="TextkrperEinzug"/>
        <w:numPr>
          <w:ilvl w:val="0"/>
          <w:numId w:val="33"/>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F1746F">
      <w:pPr>
        <w:pStyle w:val="TextkrperEinzug"/>
        <w:numPr>
          <w:ilvl w:val="0"/>
          <w:numId w:val="32"/>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DC4751">
      <w:pPr>
        <w:pStyle w:val="TextkrperEinzug"/>
        <w:numPr>
          <w:ilvl w:val="0"/>
          <w:numId w:val="32"/>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F1746F">
      <w:pPr>
        <w:pStyle w:val="TextkrperEinzug"/>
        <w:numPr>
          <w:ilvl w:val="0"/>
          <w:numId w:val="32"/>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0"/>
      <w:r w:rsidRPr="00AE4F6E">
        <w:rPr>
          <w:lang w:val="de-DE"/>
        </w:rPr>
        <w:t>ist für die Anbindung an eine Steuerung</w:t>
      </w:r>
      <w:commentRangeEnd w:id="90"/>
      <w:r w:rsidR="004E59B0">
        <w:rPr>
          <w:rStyle w:val="Kommentarzeichen"/>
          <w:rFonts w:ascii="Arial" w:hAnsi="Arial" w:cs="Times New Roman"/>
          <w:lang w:val="de-DE"/>
        </w:rPr>
        <w:commentReference w:id="90"/>
      </w:r>
      <w:r w:rsidRPr="00AE4F6E">
        <w:rPr>
          <w:lang w:val="de-DE"/>
        </w:rPr>
        <w:t xml:space="preserve"> gedacht und kann als direkter Nachfolger für PROFIBUS-DP gesehen werden</w:t>
      </w:r>
    </w:p>
    <w:p w14:paraId="5EA6B957" w14:textId="14C7F846" w:rsidR="006A4B53" w:rsidRPr="00AE4F6E" w:rsidRDefault="006A4B53" w:rsidP="00F1746F">
      <w:pPr>
        <w:pStyle w:val="TextkrperEinzug"/>
        <w:numPr>
          <w:ilvl w:val="0"/>
          <w:numId w:val="32"/>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1"/>
      <w:r w:rsidRPr="00AE4F6E">
        <w:t xml:space="preserve">Funktionalitäten und Eigenschaften </w:t>
      </w:r>
      <w:commentRangeEnd w:id="91"/>
      <w:r w:rsidR="0001517C">
        <w:rPr>
          <w:rStyle w:val="Kommentarzeichen"/>
          <w:rFonts w:ascii="Arial" w:hAnsi="Arial"/>
        </w:rPr>
        <w:commentReference w:id="91"/>
      </w:r>
      <w:r w:rsidR="00DC4751">
        <w:t xml:space="preserve">eines PROFINET Device </w:t>
      </w:r>
      <w:r w:rsidRPr="00AE4F6E">
        <w:t>in einer Gerätebeschreibungsdatei beschrieben. Diese Datei enthält neben den relevanten Daten für das</w:t>
      </w:r>
      <w:r w:rsidR="00CF39B7">
        <w:t xml:space="preserve"> </w:t>
      </w:r>
      <w:commentRangeStart w:id="92"/>
      <w:r w:rsidRPr="00AE4F6E">
        <w:t>Engineering</w:t>
      </w:r>
      <w:r w:rsidR="00FA6824">
        <w:rPr>
          <w:rStyle w:val="Funotenzeichen"/>
        </w:rPr>
        <w:footnoteReference w:id="17"/>
      </w:r>
      <w:r w:rsidRPr="00AE4F6E">
        <w:t xml:space="preserve"> </w:t>
      </w:r>
      <w:commentRangeEnd w:id="92"/>
      <w:r w:rsidR="00DC4751">
        <w:rPr>
          <w:rStyle w:val="Kommentarzeichen"/>
          <w:rFonts w:ascii="Arial" w:hAnsi="Arial"/>
        </w:rPr>
        <w:commentReference w:id="92"/>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3" w:name="_Toc517096366"/>
      <w:bookmarkStart w:id="94" w:name="_Toc517784160"/>
      <w:r w:rsidRPr="00212703">
        <w:t>Ausgangssituation</w:t>
      </w:r>
      <w:bookmarkEnd w:id="93"/>
      <w:bookmarkEnd w:id="94"/>
    </w:p>
    <w:p w14:paraId="220BAC2C" w14:textId="1C325D11"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Mit der Tendenz „Industrie 4.0“</w:t>
      </w:r>
      <w:sdt>
        <w:sdtPr>
          <w:rPr>
            <w:lang w:val="de-DE"/>
          </w:rPr>
          <w:id w:val="-1027326646"/>
          <w:citation/>
        </w:sdtPr>
        <w:sdtContent>
          <w:r w:rsidRPr="00212703">
            <w:rPr>
              <w:lang w:val="de-DE"/>
            </w:rPr>
            <w:fldChar w:fldCharType="begin"/>
          </w:r>
          <w:r w:rsidRPr="00212703">
            <w:rPr>
              <w:lang w:val="de-DE"/>
            </w:rPr>
            <w:instrText xml:space="preserve"> CITATION Hei16 \l 1031 </w:instrText>
          </w:r>
          <w:r w:rsidRPr="00212703">
            <w:rPr>
              <w:lang w:val="de-DE"/>
            </w:rPr>
            <w:fldChar w:fldCharType="separate"/>
          </w:r>
          <w:r w:rsidR="00C67756">
            <w:rPr>
              <w:noProof/>
              <w:lang w:val="de-DE"/>
            </w:rPr>
            <w:t xml:space="preserve"> </w:t>
          </w:r>
          <w:r w:rsidR="00C67756" w:rsidRPr="00C67756">
            <w:rPr>
              <w:noProof/>
              <w:lang w:val="de-DE"/>
            </w:rPr>
            <w:t>(Heinrich Hippenmeyer, 2016)</w:t>
          </w:r>
          <w:r w:rsidRPr="00212703">
            <w:rPr>
              <w:lang w:val="de-DE"/>
            </w:rPr>
            <w:fldChar w:fldCharType="end"/>
          </w:r>
        </w:sdtContent>
      </w:sdt>
      <w:r w:rsidRPr="00212703">
        <w:rPr>
          <w:lang w:val="de-DE"/>
        </w:rPr>
        <w:t xml:space="preserve"> und den steigenden Anforderungen</w:t>
      </w:r>
      <w:r w:rsidR="00ED749C">
        <w:rPr>
          <w:lang w:val="de-DE"/>
        </w:rPr>
        <w:t xml:space="preserve"> an </w:t>
      </w:r>
      <w:r w:rsidR="00ED749C" w:rsidRPr="00ED749C">
        <w:rPr>
          <w:lang w:val="de-DE"/>
        </w:rPr>
        <w:t>Netzwerkkonfiguration</w:t>
      </w:r>
      <w:r w:rsidR="00ED749C">
        <w:rPr>
          <w:lang w:val="de-DE"/>
        </w:rPr>
        <w:t>en</w:t>
      </w:r>
      <w:r w:rsidRPr="00212703">
        <w:rPr>
          <w:lang w:val="de-DE"/>
        </w:rPr>
        <w:t xml:space="preserve"> wurde bei der Firma Hilscher </w:t>
      </w:r>
      <w:commentRangeStart w:id="95"/>
      <w:r w:rsidRPr="00212703">
        <w:rPr>
          <w:lang w:val="de-DE"/>
        </w:rPr>
        <w:t>eine neue Software für die Gerätekonfiguration und der Konfiguration industrieller Netzwerke konzipiert</w:t>
      </w:r>
      <w:commentRangeEnd w:id="95"/>
      <w:r w:rsidR="000561FE">
        <w:rPr>
          <w:rStyle w:val="Kommentarzeichen"/>
          <w:rFonts w:ascii="Arial" w:hAnsi="Arial" w:cs="Times New Roman"/>
          <w:lang w:val="de-DE"/>
        </w:rPr>
        <w:commentReference w:id="95"/>
      </w:r>
      <w:r w:rsidRPr="00212703">
        <w:rPr>
          <w:lang w:val="de-DE"/>
        </w:rPr>
        <w:t xml:space="preserve">. Mit dieser Software </w:t>
      </w:r>
      <w:r w:rsidR="001731F3">
        <w:rPr>
          <w:lang w:val="de-DE"/>
        </w:rPr>
        <w:t>Communication Studio</w:t>
      </w:r>
      <w:r w:rsidRPr="00212703">
        <w:rPr>
          <w:lang w:val="de-DE"/>
        </w:rPr>
        <w:t xml:space="preserve"> soll in Zukunft auch eine web-basierte Konfiguration möglich sein.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6" w:name="_Toc517096367"/>
      <w:bookmarkStart w:id="97" w:name="_Toc517784161"/>
      <w:r w:rsidRPr="00212703">
        <w:t>FDT</w:t>
      </w:r>
      <w:bookmarkEnd w:id="97"/>
    </w:p>
    <w:p w14:paraId="2A831960" w14:textId="093F7431" w:rsidR="00F26976" w:rsidRPr="00ED749C" w:rsidRDefault="00E73724" w:rsidP="00F26976">
      <w:pPr>
        <w:pStyle w:val="TextkrperEinzug"/>
        <w:ind w:firstLine="0"/>
        <w:rPr>
          <w:lang w:val="de-DE"/>
          <w:rPrChange w:id="98" w:author="Ghislain Zeleu" w:date="2018-06-25T16:18:00Z">
            <w:rPr/>
          </w:rPrChange>
        </w:rPr>
      </w:pPr>
      <w:r w:rsidRPr="00ED749C">
        <w:rPr>
          <w:rStyle w:val="TextkrperZchn1"/>
          <w:lang w:val="de-DE"/>
          <w:rPrChange w:id="99" w:author="Ghislain Zeleu" w:date="2018-06-25T16:18:00Z">
            <w:rPr>
              <w:rStyle w:val="TextkrperZchn1"/>
            </w:rPr>
          </w:rPrChange>
        </w:rPr>
        <w:t>FDT</w:t>
      </w:r>
      <w:r w:rsidR="009D360D" w:rsidRPr="00ED749C">
        <w:rPr>
          <w:rStyle w:val="TextkrperZchn1"/>
          <w:lang w:val="de-DE"/>
          <w:rPrChange w:id="100" w:author="Ghislain Zeleu" w:date="2018-06-25T16:18:00Z">
            <w:rPr>
              <w:rStyle w:val="TextkrperZchn1"/>
            </w:rPr>
          </w:rPrChange>
        </w:rPr>
        <w:fldChar w:fldCharType="begin"/>
      </w:r>
      <w:r w:rsidR="009D360D" w:rsidRPr="00ED749C">
        <w:rPr>
          <w:rStyle w:val="TextkrperZchn1"/>
          <w:lang w:val="de-DE"/>
          <w:rPrChange w:id="101" w:author="Ghislain Zeleu" w:date="2018-06-25T16:18:00Z">
            <w:rPr>
              <w:rStyle w:val="TextkrperZchn1"/>
            </w:rPr>
          </w:rPrChange>
        </w:rPr>
        <w:instrText xml:space="preserve"> XE "FDT" </w:instrText>
      </w:r>
      <w:r w:rsidR="009D360D" w:rsidRPr="00ED749C">
        <w:rPr>
          <w:rStyle w:val="TextkrperZchn1"/>
          <w:lang w:val="de-DE"/>
          <w:rPrChange w:id="102" w:author="Ghislain Zeleu" w:date="2018-06-25T16:18:00Z">
            <w:rPr>
              <w:rStyle w:val="TextkrperZchn1"/>
            </w:rPr>
          </w:rPrChang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C67756">
            <w:rPr>
              <w:rStyle w:val="TextkrperZchn1"/>
              <w:noProof/>
              <w:lang w:val="de-DE"/>
            </w:rPr>
            <w:t xml:space="preserve"> </w:t>
          </w:r>
          <w:r w:rsidR="00C67756" w:rsidRPr="00C67756">
            <w:rPr>
              <w:noProof/>
              <w:lang w:val="de-DE"/>
            </w:rPr>
            <w:t>(René Simon, 2003)</w:t>
          </w:r>
          <w:r w:rsidR="00D03D96">
            <w:rPr>
              <w:rStyle w:val="TextkrperZchn1"/>
              <w:lang w:val="de-DE"/>
            </w:rPr>
            <w:fldChar w:fldCharType="end"/>
          </w:r>
        </w:sdtContent>
      </w:sdt>
      <w:r w:rsidRPr="00ED749C">
        <w:rPr>
          <w:rStyle w:val="TextkrperZchn1"/>
          <w:lang w:val="de-DE"/>
          <w:rPrChange w:id="103" w:author="Ghislain Zeleu" w:date="2018-06-25T16:18:00Z">
            <w:rPr>
              <w:rStyle w:val="TextkrperZchn1"/>
            </w:rPr>
          </w:rPrChange>
        </w:rPr>
        <w:t xml:space="preserve"> ist eine Technologie, die den Datenaustausch zwischen Feldgeräten und Automatisierungssystemen </w:t>
      </w:r>
      <w:commentRangeStart w:id="104"/>
      <w:r w:rsidRPr="00ED749C">
        <w:rPr>
          <w:rStyle w:val="TextkrperZchn1"/>
          <w:lang w:val="de-DE"/>
          <w:rPrChange w:id="105" w:author="Ghislain Zeleu" w:date="2018-06-25T16:18:00Z">
            <w:rPr>
              <w:rStyle w:val="TextkrperZchn1"/>
            </w:rPr>
          </w:rPrChange>
        </w:rPr>
        <w:t>unterstützt</w:t>
      </w:r>
      <w:commentRangeEnd w:id="104"/>
      <w:r w:rsidR="000561FE" w:rsidRPr="00ED749C">
        <w:rPr>
          <w:rStyle w:val="Kommentarzeichen"/>
          <w:rFonts w:ascii="Arial" w:hAnsi="Arial" w:cs="Times New Roman"/>
          <w:lang w:val="de-DE"/>
        </w:rPr>
        <w:commentReference w:id="104"/>
      </w:r>
      <w:r w:rsidR="00ED749C">
        <w:rPr>
          <w:rStyle w:val="TextkrperZchn1"/>
          <w:lang w:val="de-DE"/>
        </w:rPr>
        <w:t xml:space="preserve"> und ermöglicht die Konfiguration von verschiedenen </w:t>
      </w:r>
      <w:r w:rsidR="00ED749C" w:rsidRPr="00ED749C">
        <w:rPr>
          <w:rStyle w:val="TextkrperZchn1"/>
          <w:lang w:val="de-DE"/>
        </w:rPr>
        <w:t>herstellerspezifische</w:t>
      </w:r>
      <w:r w:rsidR="00ED749C">
        <w:rPr>
          <w:rStyle w:val="TextkrperZchn1"/>
          <w:lang w:val="de-DE"/>
        </w:rPr>
        <w:t>n F</w:t>
      </w:r>
      <w:r w:rsidR="00D03D96">
        <w:rPr>
          <w:rStyle w:val="TextkrperZchn1"/>
          <w:lang w:val="de-DE"/>
        </w:rPr>
        <w:t>eldgeräten mit einer  einzigen Applikation</w:t>
      </w:r>
      <w:r w:rsidRPr="00ED749C">
        <w:rPr>
          <w:rStyle w:val="TextkrperZchn1"/>
          <w:lang w:val="de-DE"/>
          <w:rPrChange w:id="106" w:author="Ghislain Zeleu" w:date="2018-06-25T16:18:00Z">
            <w:rPr>
              <w:rStyle w:val="TextkrperZchn1"/>
            </w:rPr>
          </w:rPrChange>
        </w:rPr>
        <w:t xml:space="preserve">. </w:t>
      </w:r>
      <w:commentRangeStart w:id="107"/>
      <w:r w:rsidRPr="00ED749C">
        <w:rPr>
          <w:rStyle w:val="TextkrperZchn1"/>
          <w:lang w:val="de-DE"/>
          <w:rPrChange w:id="108" w:author="Ghislain Zeleu" w:date="2018-06-25T16:18:00Z">
            <w:rPr>
              <w:rStyle w:val="TextkrperZchn1"/>
            </w:rPr>
          </w:rPrChange>
        </w:rPr>
        <w:t xml:space="preserve">Die Technologie </w:t>
      </w:r>
      <w:r w:rsidR="005532D0">
        <w:rPr>
          <w:rStyle w:val="TextkrperZchn1"/>
          <w:lang w:val="de-DE"/>
        </w:rPr>
        <w:t>ist eine</w:t>
      </w:r>
      <w:r w:rsidRPr="00ED749C">
        <w:rPr>
          <w:rStyle w:val="TextkrperZchn1"/>
          <w:lang w:val="de-DE"/>
          <w:rPrChange w:id="109" w:author="Ghislain Zeleu" w:date="2018-06-25T16:18:00Z">
            <w:rPr>
              <w:rStyle w:val="TextkrperZchn1"/>
            </w:rPr>
          </w:rPrChange>
        </w:rPr>
        <w:t xml:space="preserve"> Schnittstellenspezifikation</w:t>
      </w:r>
      <w:commentRangeEnd w:id="107"/>
      <w:r w:rsidR="000561FE" w:rsidRPr="00ED749C">
        <w:rPr>
          <w:rStyle w:val="Kommentarzeichen"/>
          <w:rFonts w:ascii="Arial" w:hAnsi="Arial" w:cs="Times New Roman"/>
          <w:lang w:val="de-DE"/>
        </w:rPr>
        <w:commentReference w:id="107"/>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000561FE" w:rsidRPr="00ED749C">
        <w:rPr>
          <w:rStyle w:val="Kommentarzeichen"/>
          <w:rFonts w:ascii="Arial" w:hAnsi="Arial" w:cs="Times New Roman"/>
          <w:lang w:val="de-DE"/>
        </w:rPr>
        <w:commentReference w:id="110"/>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Kommunin</w:t>
      </w:r>
      <w:r w:rsidRPr="0079228B">
        <w:rPr>
          <w:rStyle w:val="TextkrperZchn1"/>
          <w:lang w:val="de-DE"/>
        </w:rPr>
        <w:t xml:space="preserve">ationsprotokollen zu integrieren. Die Unterstützung verschiedener Kommunikationsprotokolle wird durch zusätzliche </w:t>
      </w:r>
      <w:commentRangeStart w:id="111"/>
      <w:r w:rsidRPr="0079228B">
        <w:rPr>
          <w:rStyle w:val="TextkrperZchn1"/>
          <w:lang w:val="de-DE"/>
        </w:rPr>
        <w:t xml:space="preserve">Kommunikationsprotokollspezifikationen </w:t>
      </w:r>
      <w:commentRangeEnd w:id="111"/>
      <w:r w:rsidR="000561FE" w:rsidRPr="00ED749C">
        <w:rPr>
          <w:rStyle w:val="Kommentarzeichen"/>
          <w:rFonts w:ascii="Arial" w:hAnsi="Arial" w:cs="Times New Roman"/>
          <w:lang w:val="de-DE"/>
        </w:rPr>
        <w:commentReference w:id="111"/>
      </w:r>
      <w:r w:rsidRPr="00ED749C">
        <w:rPr>
          <w:rStyle w:val="TextkrperZchn1"/>
          <w:lang w:val="de-DE"/>
          <w:rPrChange w:id="112" w:author="Ghislain Zeleu" w:date="2018-06-25T16:18:00Z">
            <w:rPr>
              <w:rStyle w:val="TextkrperZchn1"/>
            </w:rPr>
          </w:rPrChange>
        </w:rPr>
        <w:t xml:space="preserve">z. B. für PROFINET und PROFIBUS (siehe Abschnitt 3.4), Ethernet IP, DeviceNET, HART und </w:t>
      </w:r>
      <w:r w:rsidR="0036309C" w:rsidRPr="00ED749C">
        <w:rPr>
          <w:rStyle w:val="TextkrperZchn1"/>
          <w:lang w:val="de-DE"/>
          <w:rPrChange w:id="113" w:author="Ghislain Zeleu" w:date="2018-06-25T16:18:00Z">
            <w:rPr>
              <w:rStyle w:val="TextkrperZchn1"/>
            </w:rPr>
          </w:rPrChange>
        </w:rPr>
        <w:t>CANopen</w:t>
      </w:r>
      <w:r w:rsidRPr="00ED749C">
        <w:rPr>
          <w:rStyle w:val="TextkrperZchn1"/>
          <w:lang w:val="de-DE"/>
          <w:rPrChange w:id="114" w:author="Ghislain Zeleu" w:date="2018-06-25T16:18:00Z">
            <w:rPr>
              <w:rStyle w:val="TextkrperZchn1"/>
            </w:rPr>
          </w:rPrChange>
        </w:rPr>
        <w:t xml:space="preserve"> oder durch herstellerspezifische Protokollintegration wie </w:t>
      </w:r>
      <w:r w:rsidRPr="00ED749C">
        <w:rPr>
          <w:lang w:val="de-DE"/>
          <w:rPrChange w:id="115" w:author="Ghislain Zeleu" w:date="2018-06-25T16:18:00Z">
            <w:rPr/>
          </w:rPrChange>
        </w:rPr>
        <w:t xml:space="preserve">Beispielerweise </w:t>
      </w:r>
      <w:commentRangeStart w:id="116"/>
      <w:r w:rsidRPr="00ED749C">
        <w:rPr>
          <w:lang w:val="de-DE"/>
          <w:rPrChange w:id="117" w:author="Ghislain Zeleu" w:date="2018-06-25T16:18:00Z">
            <w:rPr/>
          </w:rPrChange>
        </w:rPr>
        <w:t>Hilscher-Protokoll</w:t>
      </w:r>
      <w:commentRangeEnd w:id="116"/>
      <w:r w:rsidR="000561FE" w:rsidRPr="00ED749C">
        <w:rPr>
          <w:rStyle w:val="Kommentarzeichen"/>
          <w:rFonts w:ascii="Arial" w:hAnsi="Arial" w:cs="Times New Roman"/>
          <w:lang w:val="de-DE"/>
        </w:rPr>
        <w:commentReference w:id="116"/>
      </w:r>
      <w:r w:rsidRPr="00ED749C">
        <w:rPr>
          <w:lang w:val="de-DE"/>
          <w:rPrChange w:id="118" w:author="Ghislain Zeleu" w:date="2018-06-25T16:18:00Z">
            <w:rPr/>
          </w:rPrChange>
        </w:rPr>
        <w:t xml:space="preserve"> bereitgestellt. Die aktuelle Version ist FDT2.0.</w:t>
      </w:r>
    </w:p>
    <w:p w14:paraId="6D1906DA" w14:textId="631151FC" w:rsidR="00B43071" w:rsidRPr="00212703" w:rsidRDefault="00D165D6" w:rsidP="00B43071">
      <w:pPr>
        <w:pStyle w:val="berschrift2"/>
      </w:pPr>
      <w:bookmarkStart w:id="119" w:name="_Toc517784162"/>
      <w:r w:rsidRPr="00212703">
        <w:t xml:space="preserve">Was ist </w:t>
      </w:r>
      <w:r w:rsidR="00B43071" w:rsidRPr="00212703">
        <w:t>Communication Studio?</w:t>
      </w:r>
      <w:bookmarkEnd w:id="96"/>
      <w:bookmarkEnd w:id="119"/>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77412DAE"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ins w:id="120" w:author="David Tsaava" w:date="2018-06-25T15:12:00Z">
        <w:r w:rsidR="000561FE">
          <w:t>-</w:t>
        </w:r>
      </w:ins>
      <w:del w:id="121" w:author="David Tsaava" w:date="2018-06-25T15:12:00Z">
        <w:r w:rsidRPr="00212703" w:rsidDel="000561FE">
          <w:delText xml:space="preserve"> </w:delText>
        </w:r>
      </w:del>
      <w:r w:rsidRPr="00212703">
        <w:t xml:space="preserve">Schnittstelle zu integrieren. </w:t>
      </w:r>
      <w:commentRangeStart w:id="122"/>
      <w:r w:rsidRPr="00212703">
        <w:t xml:space="preserve">Vorrangig </w:t>
      </w:r>
      <w:commentRangeEnd w:id="122"/>
      <w:r w:rsidR="000561FE">
        <w:rPr>
          <w:rStyle w:val="Kommentarzeichen"/>
          <w:rFonts w:ascii="Arial" w:hAnsi="Arial"/>
        </w:rPr>
        <w:commentReference w:id="122"/>
      </w:r>
      <w:r w:rsidRPr="00212703">
        <w:t>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56D2159E"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C67756" w:rsidRPr="00212703">
        <w:t xml:space="preserve">Abbildung </w:t>
      </w:r>
      <w:r w:rsidR="00C67756">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441957EF" w:rsidR="00AC00ED" w:rsidRPr="00212703" w:rsidRDefault="00AC00ED" w:rsidP="00AC00ED">
      <w:pPr>
        <w:pStyle w:val="Beschriftung"/>
        <w:jc w:val="both"/>
      </w:pPr>
      <w:bookmarkStart w:id="123" w:name="_Ref516495409"/>
      <w:bookmarkStart w:id="124" w:name="_Toc517784219"/>
      <w:r w:rsidRPr="00212703">
        <w:t xml:space="preserve">Abbildung </w:t>
      </w:r>
      <w:r w:rsidR="00A479E4">
        <w:fldChar w:fldCharType="begin"/>
      </w:r>
      <w:r w:rsidR="00A479E4">
        <w:instrText xml:space="preserve"> SEQ Abbildung \* ARABIC </w:instrText>
      </w:r>
      <w:r w:rsidR="00A479E4">
        <w:fldChar w:fldCharType="separate"/>
      </w:r>
      <w:r w:rsidR="00C67756">
        <w:rPr>
          <w:noProof/>
        </w:rPr>
        <w:t>10</w:t>
      </w:r>
      <w:r w:rsidR="00A479E4">
        <w:rPr>
          <w:noProof/>
        </w:rPr>
        <w:fldChar w:fldCharType="end"/>
      </w:r>
      <w:bookmarkEnd w:id="123"/>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24"/>
    </w:p>
    <w:p w14:paraId="6138736C" w14:textId="5EAFB39A" w:rsidR="00C50304" w:rsidRPr="00212703" w:rsidRDefault="00D33CE3" w:rsidP="00C50304">
      <w:pPr>
        <w:pStyle w:val="berschrift2"/>
      </w:pPr>
      <w:bookmarkStart w:id="125" w:name="_Toc517096368"/>
      <w:bookmarkStart w:id="126" w:name="_Toc517784163"/>
      <w:r w:rsidRPr="00212703">
        <w:lastRenderedPageBreak/>
        <w:t>Befragungsmethoden</w:t>
      </w:r>
      <w:bookmarkEnd w:id="125"/>
      <w:bookmarkEnd w:id="126"/>
      <w:r w:rsidRPr="00212703">
        <w:t xml:space="preserve"> </w:t>
      </w:r>
    </w:p>
    <w:p w14:paraId="00F36DCA" w14:textId="61248527" w:rsidR="009F6D64" w:rsidRPr="00212703" w:rsidRDefault="009F6D64" w:rsidP="009F6D64">
      <w:pPr>
        <w:pStyle w:val="Textkrper"/>
      </w:pPr>
      <w:r w:rsidRPr="00212703">
        <w:t xml:space="preserve">Damit eine umfassende Darstellung des Ist-Zustandes hinsichtlich der </w:t>
      </w:r>
      <w:commentRangeStart w:id="127"/>
      <w:r w:rsidRPr="00212703">
        <w:t>Visualisierung der</w:t>
      </w:r>
      <w:r w:rsidR="00205D00">
        <w:t xml:space="preserve"> Topologien mit jeweiligen</w:t>
      </w:r>
      <w:r w:rsidRPr="00212703">
        <w:t xml:space="preserve"> Geräte</w:t>
      </w:r>
      <w:commentRangeEnd w:id="127"/>
      <w:r w:rsidR="00205D00">
        <w:t>n und Verbindungen</w:t>
      </w:r>
      <w:r w:rsidR="00FE632E">
        <w:rPr>
          <w:rStyle w:val="Kommentarzeichen"/>
          <w:rFonts w:ascii="Arial" w:hAnsi="Arial"/>
        </w:rPr>
        <w:commentReference w:id="127"/>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w:t>
      </w:r>
    </w:p>
    <w:p w14:paraId="15C78C8B" w14:textId="30CB032B" w:rsidR="009F6D64" w:rsidRPr="00212703" w:rsidRDefault="009F6D64" w:rsidP="00205D00">
      <w:pPr>
        <w:pStyle w:val="TextkrperEinzug"/>
        <w:rPr>
          <w:lang w:val="de-DE"/>
        </w:rPr>
      </w:pPr>
      <w:r w:rsidRPr="00212703">
        <w:rPr>
          <w:lang w:val="de-DE"/>
        </w:rPr>
        <w:t>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9F6D64">
      <w:pPr>
        <w:pStyle w:val="TextkrperEinzug"/>
        <w:ind w:firstLine="0"/>
        <w:rPr>
          <w:b/>
          <w:lang w:val="de-DE"/>
        </w:rPr>
      </w:pPr>
      <w:r w:rsidRPr="00212703">
        <w:rPr>
          <w:b/>
          <w:lang w:val="de-DE"/>
        </w:rPr>
        <w:t>Regelmäßige Meetings</w:t>
      </w:r>
    </w:p>
    <w:p w14:paraId="4CE9F2A6" w14:textId="58DB7CB5" w:rsidR="009F6D64" w:rsidRPr="00212703" w:rsidRDefault="009F6D64" w:rsidP="009F6D64">
      <w:pPr>
        <w:pStyle w:val="TextkrperEinzug"/>
        <w:ind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9F6D64">
      <w:pPr>
        <w:pStyle w:val="Textkrper"/>
        <w:rPr>
          <w:b/>
        </w:rPr>
      </w:pPr>
      <w:r w:rsidRPr="00212703">
        <w:rPr>
          <w:b/>
        </w:rPr>
        <w:t>Dokumentenanalyse</w:t>
      </w:r>
    </w:p>
    <w:p w14:paraId="17F213DA" w14:textId="09B42B7D" w:rsidR="009F6D64" w:rsidRPr="00212703" w:rsidRDefault="009F6D64" w:rsidP="009F6D64">
      <w:pPr>
        <w:pStyle w:val="TextkrperEinzug"/>
        <w:ind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9F6D64">
      <w:pPr>
        <w:pStyle w:val="TextkrperEinzug"/>
        <w:ind w:firstLine="0"/>
        <w:rPr>
          <w:b/>
          <w:lang w:val="de-DE"/>
        </w:rPr>
      </w:pPr>
      <w:r w:rsidRPr="00212703">
        <w:rPr>
          <w:b/>
          <w:lang w:val="de-DE"/>
        </w:rPr>
        <w:t>Beobachtungen</w:t>
      </w:r>
    </w:p>
    <w:p w14:paraId="68C2C87E" w14:textId="28278157" w:rsidR="009F6D64" w:rsidRPr="00212703" w:rsidRDefault="009F6D64" w:rsidP="009F6D64">
      <w:pPr>
        <w:pStyle w:val="TextkrperEinzug"/>
        <w:ind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29" w:name="_Toc517096369"/>
      <w:bookmarkStart w:id="130" w:name="_Toc517784164"/>
      <w:r w:rsidRPr="00212703">
        <w:t>Auswertung</w:t>
      </w:r>
      <w:bookmarkEnd w:id="129"/>
      <w:bookmarkEnd w:id="130"/>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lastRenderedPageBreak/>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68508ED6" w:rsidR="00A92768" w:rsidRDefault="00D635AB" w:rsidP="00B17BA0">
      <w:pPr>
        <w:pStyle w:val="Beschriftung"/>
        <w:jc w:val="both"/>
      </w:pPr>
      <w:bookmarkStart w:id="131" w:name="_Ref515345421"/>
      <w:bookmarkStart w:id="132" w:name="_Toc517784220"/>
      <w:r w:rsidRPr="00212703">
        <w:t xml:space="preserve">Abbildung </w:t>
      </w:r>
      <w:r w:rsidR="00A479E4">
        <w:fldChar w:fldCharType="begin"/>
      </w:r>
      <w:r w:rsidR="00A479E4">
        <w:instrText xml:space="preserve"> SEQ Abbildung \* ARABIC </w:instrText>
      </w:r>
      <w:r w:rsidR="00A479E4">
        <w:fldChar w:fldCharType="separate"/>
      </w:r>
      <w:r w:rsidR="00C67756">
        <w:rPr>
          <w:noProof/>
        </w:rPr>
        <w:t>11</w:t>
      </w:r>
      <w:r w:rsidR="00A479E4">
        <w:rPr>
          <w:noProof/>
        </w:rPr>
        <w:fldChar w:fldCharType="end"/>
      </w:r>
      <w:bookmarkEnd w:id="131"/>
      <w:r w:rsidR="00B17BA0">
        <w:t xml:space="preserve">: </w:t>
      </w:r>
      <w:r w:rsidRPr="00212703">
        <w:t>Benutzeroberfläche von ComStudio mit spezifische</w:t>
      </w:r>
      <w:r w:rsidR="00FE632E">
        <w:t>n</w:t>
      </w:r>
      <w:r w:rsidRPr="00212703">
        <w:t xml:space="preserve"> Ansichten</w:t>
      </w:r>
      <w:bookmarkEnd w:id="132"/>
    </w:p>
    <w:p w14:paraId="3E939ADB" w14:textId="58B60304" w:rsidR="00B17BA0" w:rsidRPr="00B17BA0" w:rsidRDefault="00B17BA0" w:rsidP="00B17BA0">
      <w:pPr>
        <w:pStyle w:val="TextkrperEinzug"/>
        <w:ind w:firstLine="0"/>
        <w:rPr>
          <w:lang w:val="de-DE"/>
        </w:rPr>
      </w:pPr>
      <w:r w:rsidRPr="00B17BA0">
        <w:rPr>
          <w:lang w:val="de-DE"/>
        </w:rPr>
        <w:fldChar w:fldCharType="begin"/>
      </w:r>
      <w:r w:rsidRPr="00B17BA0">
        <w:rPr>
          <w:lang w:val="de-DE"/>
        </w:rPr>
        <w:instrText xml:space="preserve"> REF _Ref515345421 \h </w:instrText>
      </w:r>
      <w:r w:rsidRPr="00B17BA0">
        <w:rPr>
          <w:lang w:val="de-DE"/>
        </w:rPr>
      </w:r>
      <w:r w:rsidRPr="00B17BA0">
        <w:rPr>
          <w:lang w:val="de-DE"/>
        </w:rPr>
        <w:fldChar w:fldCharType="separate"/>
      </w:r>
      <w:r w:rsidR="00C67756" w:rsidRPr="00212703">
        <w:t xml:space="preserve">Abbildung </w:t>
      </w:r>
      <w:r w:rsidR="00C67756">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2C4207AA" w:rsidR="009F6D64" w:rsidRPr="00212703" w:rsidRDefault="009F6D64" w:rsidP="00F1746F">
      <w:pPr>
        <w:pStyle w:val="TextkrperEinzug"/>
        <w:numPr>
          <w:ilvl w:val="0"/>
          <w:numId w:val="29"/>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C67756" w:rsidRPr="00212703">
        <w:t xml:space="preserve">Abbildung </w:t>
      </w:r>
      <w:r w:rsidR="00C67756">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F1746F">
      <w:pPr>
        <w:pStyle w:val="TextkrperEinzug"/>
        <w:numPr>
          <w:ilvl w:val="0"/>
          <w:numId w:val="29"/>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F1746F">
      <w:pPr>
        <w:pStyle w:val="TextkrperEinzug"/>
        <w:numPr>
          <w:ilvl w:val="0"/>
          <w:numId w:val="29"/>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F1746F">
      <w:pPr>
        <w:pStyle w:val="TextkrperEinzug"/>
        <w:numPr>
          <w:ilvl w:val="0"/>
          <w:numId w:val="29"/>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A479E4">
      <w:pPr>
        <w:pStyle w:val="TextkrperEinzug"/>
        <w:numPr>
          <w:ilvl w:val="0"/>
          <w:numId w:val="29"/>
        </w:numPr>
        <w:rPr>
          <w:i/>
        </w:rPr>
      </w:pPr>
      <w:r w:rsidRPr="00212703">
        <w:rPr>
          <w:lang w:val="de-DE"/>
        </w:rPr>
        <w:t xml:space="preserve">Topologie wird zur Konfigurations- und Diagnosezeit benötigt. </w:t>
      </w:r>
    </w:p>
    <w:p w14:paraId="2C05CF92" w14:textId="40E7CA6C" w:rsidR="005468F7" w:rsidRPr="00212703" w:rsidRDefault="00B37BCD" w:rsidP="00F1746F">
      <w:pPr>
        <w:pStyle w:val="TextkrperEinzug"/>
        <w:numPr>
          <w:ilvl w:val="0"/>
          <w:numId w:val="29"/>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C67756" w:rsidRPr="00C67756">
        <w:rPr>
          <w:lang w:val="de-DE"/>
        </w:rPr>
        <w:t xml:space="preserve">Abbildung </w:t>
      </w:r>
      <w:r w:rsidR="00C67756" w:rsidRPr="00C67756">
        <w:rPr>
          <w:noProof/>
          <w:lang w:val="de-DE"/>
        </w:rPr>
        <w:t>11</w:t>
      </w:r>
      <w:r w:rsidR="00684E7D" w:rsidRPr="00212703">
        <w:rPr>
          <w:lang w:val="de-DE"/>
        </w:rPr>
        <w:fldChar w:fldCharType="end"/>
      </w:r>
      <w:r w:rsidR="00684E7D" w:rsidRPr="00212703">
        <w:rPr>
          <w:lang w:val="de-DE"/>
        </w:rPr>
        <w:t>)</w:t>
      </w:r>
    </w:p>
    <w:p w14:paraId="445E64F9" w14:textId="2E43D3B1" w:rsidR="00B37BCD" w:rsidRPr="00212703" w:rsidRDefault="005468F7" w:rsidP="00F1746F">
      <w:pPr>
        <w:pStyle w:val="TextkrperEinzug"/>
        <w:numPr>
          <w:ilvl w:val="0"/>
          <w:numId w:val="29"/>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020DC31B" w14:textId="77777777"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46E121DF" w14:textId="713F3D7A" w:rsidR="008D66FB" w:rsidRPr="00212703" w:rsidRDefault="008D66FB" w:rsidP="00C62BFE">
      <w:pPr>
        <w:pStyle w:val="Textkrper"/>
        <w:rPr>
          <w:i/>
        </w:rPr>
      </w:pPr>
    </w:p>
    <w:p w14:paraId="7475C311" w14:textId="17DE69FC" w:rsidR="00AF42A8" w:rsidRPr="00212703" w:rsidRDefault="000C78C4" w:rsidP="000C78C4">
      <w:pPr>
        <w:pStyle w:val="berschrift1"/>
      </w:pPr>
      <w:bookmarkStart w:id="133" w:name="_Ref516556248"/>
      <w:bookmarkStart w:id="134" w:name="_Toc517096370"/>
      <w:bookmarkStart w:id="135" w:name="_Toc517784165"/>
      <w:r w:rsidRPr="00212703">
        <w:t>Anforderungsanalyse</w:t>
      </w:r>
      <w:bookmarkEnd w:id="133"/>
      <w:bookmarkEnd w:id="134"/>
      <w:bookmarkEnd w:id="135"/>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8478698" w:rsidR="009F6D64" w:rsidRPr="00212703" w:rsidRDefault="009F6D64" w:rsidP="009F6D64">
      <w:pPr>
        <w:pStyle w:val="Textkrper"/>
      </w:pPr>
      <w:r w:rsidRPr="00212703">
        <w:t xml:space="preserve">Eine gute Analyse ist der Grundstein für ein realistisches Zeitmanagement und in Projekten für eine realistische Kosteneinschätzung </w:t>
      </w:r>
      <w:sdt>
        <w:sdtPr>
          <w:id w:val="636844398"/>
          <w:citation/>
        </w:sdtPr>
        <w:sdtContent>
          <w:r w:rsidRPr="00212703">
            <w:fldChar w:fldCharType="begin"/>
          </w:r>
          <w:r w:rsidRPr="00212703">
            <w:instrText xml:space="preserve"> CITATION Ian07 \l 1031 </w:instrText>
          </w:r>
          <w:r w:rsidRPr="00212703">
            <w:fldChar w:fldCharType="separate"/>
          </w:r>
          <w:r w:rsidR="00C67756">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F1746F">
      <w:pPr>
        <w:pStyle w:val="TextkrperEinzug"/>
        <w:numPr>
          <w:ilvl w:val="0"/>
          <w:numId w:val="28"/>
        </w:numPr>
        <w:rPr>
          <w:lang w:val="de-DE"/>
        </w:rPr>
      </w:pPr>
      <w:r w:rsidRPr="00212703">
        <w:rPr>
          <w:lang w:val="de-DE"/>
        </w:rPr>
        <w:t>Kosten einschätzen / senken</w:t>
      </w:r>
    </w:p>
    <w:p w14:paraId="05D54351" w14:textId="157A75E9" w:rsidR="009F6D64" w:rsidRPr="00212703" w:rsidRDefault="009F6D64" w:rsidP="00F1746F">
      <w:pPr>
        <w:pStyle w:val="TextkrperEinzug"/>
        <w:numPr>
          <w:ilvl w:val="0"/>
          <w:numId w:val="28"/>
        </w:numPr>
        <w:rPr>
          <w:lang w:val="de-DE"/>
        </w:rPr>
      </w:pPr>
      <w:r w:rsidRPr="00212703">
        <w:rPr>
          <w:lang w:val="de-DE"/>
        </w:rPr>
        <w:t>Risiken verkleinern</w:t>
      </w:r>
    </w:p>
    <w:p w14:paraId="6184323F" w14:textId="4DA8B11D" w:rsidR="009F6D64" w:rsidRPr="00212703" w:rsidRDefault="009F6D64" w:rsidP="00F1746F">
      <w:pPr>
        <w:pStyle w:val="TextkrperEinzug"/>
        <w:numPr>
          <w:ilvl w:val="0"/>
          <w:numId w:val="28"/>
        </w:numPr>
        <w:rPr>
          <w:lang w:val="de-DE"/>
        </w:rPr>
      </w:pPr>
      <w:r w:rsidRPr="00212703">
        <w:rPr>
          <w:lang w:val="de-DE"/>
        </w:rPr>
        <w:t xml:space="preserve">Erleichterung beim Erstellen von Testfällen und Testszenarien </w:t>
      </w:r>
    </w:p>
    <w:p w14:paraId="27888117" w14:textId="35D95D48" w:rsidR="009F6D64" w:rsidRPr="00212703" w:rsidRDefault="009F6D64" w:rsidP="00F1746F">
      <w:pPr>
        <w:pStyle w:val="TextkrperEinzug"/>
        <w:numPr>
          <w:ilvl w:val="0"/>
          <w:numId w:val="28"/>
        </w:numPr>
        <w:rPr>
          <w:lang w:val="de-DE"/>
        </w:rPr>
      </w:pPr>
      <w:r w:rsidRPr="00212703">
        <w:rPr>
          <w:lang w:val="de-DE"/>
        </w:rPr>
        <w:t>Gute Produkte erleichtern den Verkauf und 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36" w:name="_Ref515868216"/>
      <w:bookmarkStart w:id="137" w:name="_Toc517096371"/>
      <w:bookmarkStart w:id="138" w:name="_Toc517784166"/>
      <w:r w:rsidRPr="00212703">
        <w:t>Funktionale Anforderungen</w:t>
      </w:r>
      <w:bookmarkEnd w:id="136"/>
      <w:bookmarkEnd w:id="137"/>
      <w:bookmarkEnd w:id="138"/>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39" w:name="_Toc517096372"/>
      <w:bookmarkStart w:id="140" w:name="_Toc517784167"/>
      <w:r w:rsidRPr="00212703">
        <w:t>Muss</w:t>
      </w:r>
      <w:r w:rsidRPr="00212703">
        <w:rPr>
          <w:i/>
        </w:rPr>
        <w:t>-</w:t>
      </w:r>
      <w:r w:rsidRPr="00212703">
        <w:t>Kriterien</w:t>
      </w:r>
      <w:bookmarkEnd w:id="139"/>
      <w:bookmarkEnd w:id="140"/>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77777777"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lastRenderedPageBreak/>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7777777"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77777777" w:rsidR="00B66996" w:rsidRPr="00212703" w:rsidRDefault="00B66996" w:rsidP="00B66996">
      <w:pPr>
        <w:pStyle w:val="TextkrperEinzug"/>
        <w:ind w:left="1418" w:hanging="1418"/>
        <w:rPr>
          <w:lang w:val="de-DE"/>
        </w:rPr>
      </w:pPr>
      <w:r w:rsidRPr="00212703">
        <w:rPr>
          <w:lang w:val="de-DE"/>
        </w:rPr>
        <w:t>FR110</w:t>
      </w:r>
      <w:r w:rsidRPr="00212703">
        <w:rPr>
          <w:lang w:val="de-DE"/>
        </w:rPr>
        <w:tab/>
        <w:t xml:space="preserve">Die Topologie-Ansicht zoomen. </w:t>
      </w:r>
    </w:p>
    <w:p w14:paraId="25BB655C" w14:textId="684435A6" w:rsidR="00B70A25" w:rsidRPr="00212703" w:rsidRDefault="00B70A25" w:rsidP="00B70A25">
      <w:pPr>
        <w:pStyle w:val="TextkrperEinzug"/>
        <w:ind w:left="1418" w:hanging="1418"/>
        <w:rPr>
          <w:lang w:val="de-DE"/>
        </w:rPr>
      </w:pPr>
      <w:r w:rsidRPr="00212703">
        <w:rPr>
          <w:lang w:val="de-DE"/>
        </w:rPr>
        <w:t xml:space="preserve">. </w:t>
      </w: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41" w:name="_Toc517096373"/>
      <w:bookmarkStart w:id="142" w:name="_Toc517784168"/>
      <w:r w:rsidRPr="00212703">
        <w:t>Kann-Kriterien</w:t>
      </w:r>
      <w:bookmarkEnd w:id="141"/>
      <w:bookmarkEnd w:id="142"/>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77777777" w:rsidR="00B66996" w:rsidRPr="00212703" w:rsidRDefault="00B66996" w:rsidP="00B66996">
      <w:pPr>
        <w:pStyle w:val="TextkrperEinzug"/>
        <w:ind w:left="1418" w:hanging="1418"/>
        <w:rPr>
          <w:lang w:val="de-DE"/>
        </w:rPr>
      </w:pPr>
      <w:r w:rsidRPr="00212703">
        <w:rPr>
          <w:lang w:val="de-DE"/>
        </w:rPr>
        <w:t>FR210:</w:t>
      </w:r>
      <w:r w:rsidRPr="00212703">
        <w:rPr>
          <w:lang w:val="de-DE"/>
        </w:rPr>
        <w:tab/>
        <w:t>Funktion zum Umstellen der Sprache.</w:t>
      </w:r>
    </w:p>
    <w:p w14:paraId="4517BBDB" w14:textId="77777777" w:rsidR="00B66996" w:rsidRPr="00212703" w:rsidRDefault="00B66996" w:rsidP="00B66996">
      <w:pPr>
        <w:pStyle w:val="TextkrperEinzug"/>
        <w:ind w:left="1418" w:hanging="1418"/>
        <w:rPr>
          <w:lang w:val="de-DE"/>
        </w:rPr>
      </w:pPr>
    </w:p>
    <w:p w14:paraId="3A8E9BBF" w14:textId="5910E337"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Topologie-Art (siehe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C67756">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77777777"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 unabhängig vom Protokoll.</w:t>
      </w:r>
    </w:p>
    <w:p w14:paraId="79627A63" w14:textId="77777777" w:rsidR="00B66996" w:rsidRPr="00212703" w:rsidRDefault="00B66996" w:rsidP="00B66996">
      <w:pPr>
        <w:pStyle w:val="Textkrper"/>
      </w:pPr>
    </w:p>
    <w:p w14:paraId="51FE16EF" w14:textId="26CDB384" w:rsidR="00B66996" w:rsidRPr="00212703" w:rsidRDefault="00B66996" w:rsidP="00B66996">
      <w:pPr>
        <w:pStyle w:val="Textkrper"/>
      </w:pPr>
      <w:r w:rsidRPr="00212703">
        <w:t>FR260</w:t>
      </w:r>
      <w:r w:rsidRPr="00212703">
        <w:tab/>
      </w:r>
      <w:r w:rsidRPr="00212703">
        <w:tab/>
        <w:t>Darstellen von Fehlern in einer eigenen Ausgabe</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43" w:name="_Ref515868243"/>
      <w:bookmarkStart w:id="144" w:name="_Toc517096374"/>
      <w:bookmarkStart w:id="145" w:name="_Toc517784169"/>
      <w:r w:rsidRPr="00212703">
        <w:lastRenderedPageBreak/>
        <w:t>Nichtfunktionale Anforderungen</w:t>
      </w:r>
      <w:bookmarkEnd w:id="143"/>
      <w:bookmarkEnd w:id="144"/>
      <w:bookmarkEnd w:id="145"/>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46" w:name="_Toc517096375"/>
      <w:bookmarkStart w:id="147" w:name="_Toc517784170"/>
      <w:r w:rsidRPr="00212703">
        <w:t>Muss-Kriterien</w:t>
      </w:r>
      <w:bookmarkEnd w:id="146"/>
      <w:bookmarkEnd w:id="147"/>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57454363"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Software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77777777" w:rsidR="00B66996" w:rsidRPr="00212703" w:rsidRDefault="00B66996" w:rsidP="00B66996">
      <w:pPr>
        <w:pStyle w:val="TextkrperEinzug"/>
        <w:ind w:left="1418" w:hanging="1418"/>
        <w:rPr>
          <w:lang w:val="de-DE"/>
        </w:rPr>
      </w:pPr>
      <w:r w:rsidRPr="00212703">
        <w:rPr>
          <w:lang w:val="de-DE"/>
        </w:rPr>
        <w:t>NF080:</w:t>
      </w:r>
      <w:r w:rsidRPr="00212703">
        <w:rPr>
          <w:lang w:val="de-DE"/>
        </w:rPr>
        <w:tab/>
        <w:t>Die Software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48" w:name="_Toc517096376"/>
      <w:bookmarkStart w:id="149" w:name="_Toc517784171"/>
      <w:r w:rsidRPr="00212703">
        <w:t>Kann-Kriterien</w:t>
      </w:r>
      <w:bookmarkEnd w:id="148"/>
      <w:bookmarkEnd w:id="149"/>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50" w:name="_Toc517096377"/>
      <w:bookmarkStart w:id="151" w:name="_Toc517784172"/>
      <w:r w:rsidRPr="00212703">
        <w:t>Anwendungsfälle</w:t>
      </w:r>
      <w:bookmarkEnd w:id="150"/>
      <w:bookmarkEnd w:id="151"/>
    </w:p>
    <w:p w14:paraId="2FA59392" w14:textId="7FE04078" w:rsidR="00FA7785" w:rsidRPr="00212703" w:rsidRDefault="00FA7785" w:rsidP="00FA7785">
      <w:pPr>
        <w:pStyle w:val="Textkrper"/>
      </w:pPr>
      <w:r w:rsidRPr="00212703">
        <w:t xml:space="preserve">Um einen Einblick in den häufigsten genutzten Funktionsumfang geben zu können, soll daher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C67756" w:rsidRPr="00212703">
        <w:t xml:space="preserve">Abbildung </w:t>
      </w:r>
      <w:r w:rsidR="00C67756">
        <w:rPr>
          <w:noProof/>
        </w:rPr>
        <w:t>12</w:t>
      </w:r>
      <w:r w:rsidRPr="00212703">
        <w:fldChar w:fldCharType="end"/>
      </w:r>
      <w:r w:rsidRPr="00212703">
        <w:t xml:space="preserve"> gibt bereits einen Überblick über einige der Anforderungen.</w:t>
      </w:r>
    </w:p>
    <w:p w14:paraId="03C45A81" w14:textId="258EE3E5"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Inbetriebnehmer zu nennen.</w:t>
      </w:r>
    </w:p>
    <w:p w14:paraId="63367CAC" w14:textId="54512FDD" w:rsidR="00D572DE" w:rsidRPr="00212703" w:rsidRDefault="00040648" w:rsidP="00D572DE">
      <w:pPr>
        <w:pStyle w:val="Textkrper"/>
      </w:pPr>
      <w:r>
        <w:lastRenderedPageBreak/>
        <w:t>Der</w:t>
      </w:r>
      <w:r w:rsidRPr="00212703">
        <w:t xml:space="preserve"> </w:t>
      </w:r>
      <w:r w:rsidR="00F13161" w:rsidRPr="00212703">
        <w:t xml:space="preserve">Kunde bzw. Inbetriebnehmer der Firma Hilscher möchten im System eine Topologie anzeigen. Sie sollen durch Communication Studio </w:t>
      </w:r>
      <w:r w:rsidR="0032133C" w:rsidRPr="00212703">
        <w:t>das entsprechende Projekt</w:t>
      </w:r>
      <w:r w:rsidR="00F13161" w:rsidRPr="00212703">
        <w:t xml:space="preserve"> anlegen oder </w:t>
      </w:r>
      <w:r w:rsidR="00D572DE" w:rsidRPr="00212703">
        <w:t>importiert (</w:t>
      </w:r>
      <w:r w:rsidR="00F13161" w:rsidRPr="00212703">
        <w:t>falls schon vorhanden ist) die</w:t>
      </w:r>
      <w:r w:rsidR="003B1537">
        <w:t xml:space="preserve"> Geräte</w:t>
      </w:r>
      <w:r w:rsidR="00F13161" w:rsidRPr="00212703">
        <w:t xml:space="preserve">laden. </w:t>
      </w:r>
      <w:r w:rsidR="00D572DE" w:rsidRPr="00212703">
        <w:t xml:space="preserve">Nach erfolgreicher Einfügen der DTMs, kann der Kunde </w:t>
      </w:r>
      <w:r>
        <w:t>d</w:t>
      </w:r>
      <w:r w:rsidR="00D572DE" w:rsidRPr="00212703">
        <w:t xml:space="preserve">ie Topologie anzeigen. Somit können Sie hier ohne Rechte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437BDE1B" w:rsidR="00FA7785" w:rsidRPr="00212703" w:rsidRDefault="00FA7785" w:rsidP="00FA7785">
      <w:pPr>
        <w:pStyle w:val="Beschriftung"/>
        <w:jc w:val="both"/>
      </w:pPr>
      <w:bookmarkStart w:id="152" w:name="_Ref515884689"/>
      <w:bookmarkStart w:id="153" w:name="_Ref515884660"/>
      <w:bookmarkStart w:id="154" w:name="_Toc517784221"/>
      <w:r w:rsidRPr="00212703">
        <w:t xml:space="preserve">Abbildung </w:t>
      </w:r>
      <w:r w:rsidR="00A479E4">
        <w:fldChar w:fldCharType="begin"/>
      </w:r>
      <w:r w:rsidR="00A479E4">
        <w:instrText xml:space="preserve"> SEQ Abbildung \* ARABIC </w:instrText>
      </w:r>
      <w:r w:rsidR="00A479E4">
        <w:fldChar w:fldCharType="separate"/>
      </w:r>
      <w:r w:rsidR="00C67756">
        <w:rPr>
          <w:noProof/>
        </w:rPr>
        <w:t>12</w:t>
      </w:r>
      <w:r w:rsidR="00A479E4">
        <w:rPr>
          <w:noProof/>
        </w:rPr>
        <w:fldChar w:fldCharType="end"/>
      </w:r>
      <w:bookmarkEnd w:id="152"/>
      <w:r w:rsidRPr="00212703">
        <w:t>: Anwendungsfall-Diagramm: Ausgewählte Funktionen des Systems</w:t>
      </w:r>
      <w:bookmarkEnd w:id="153"/>
      <w:bookmarkEnd w:id="154"/>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3C863514" w:rsidR="009F440C" w:rsidRPr="00212703" w:rsidRDefault="009F440C" w:rsidP="00F1746F">
      <w:pPr>
        <w:pStyle w:val="TextkrperEinzug"/>
        <w:numPr>
          <w:ilvl w:val="0"/>
          <w:numId w:val="31"/>
        </w:numPr>
        <w:rPr>
          <w:lang w:val="de-DE"/>
        </w:rPr>
      </w:pPr>
      <w:r w:rsidRPr="00212703">
        <w:rPr>
          <w:b/>
          <w:lang w:val="de-DE"/>
        </w:rPr>
        <w:t>Hinzuzufügen eines neuen DTM</w:t>
      </w:r>
      <w:r w:rsidRPr="00212703">
        <w:rPr>
          <w:lang w:val="de-DE"/>
        </w:rPr>
        <w:t>: Communication Studio bietet schon ein Verfahren um ein DTM in</w:t>
      </w:r>
      <w:r w:rsidR="00183960">
        <w:rPr>
          <w:lang w:val="de-DE"/>
        </w:rPr>
        <w:t xml:space="preserve"> das</w:t>
      </w:r>
      <w:r w:rsidRPr="00212703">
        <w:rPr>
          <w:lang w:val="de-DE"/>
        </w:rPr>
        <w:t xml:space="preserve"> System hinzufügen. Der Nutzer sollte einfach die Funktion aufrufen. Die Topologie wird direkt mit dem neuem DTM aktualisiert.</w:t>
      </w:r>
    </w:p>
    <w:p w14:paraId="477E83EC" w14:textId="245915C5" w:rsidR="009F440C" w:rsidRPr="00212703" w:rsidRDefault="009F440C" w:rsidP="00F1746F">
      <w:pPr>
        <w:pStyle w:val="TextkrperEinzug"/>
        <w:numPr>
          <w:ilvl w:val="0"/>
          <w:numId w:val="31"/>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allererst das DTM aus</w:t>
      </w:r>
      <w:r w:rsidR="00E4743E">
        <w:rPr>
          <w:lang w:val="de-DE"/>
        </w:rPr>
        <w:t xml:space="preserve"> dem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55" w:name="_Konzept"/>
      <w:bookmarkEnd w:id="155"/>
    </w:p>
    <w:p w14:paraId="3FB15C5F" w14:textId="77777777" w:rsidR="00127189" w:rsidRPr="00212703" w:rsidRDefault="00127189" w:rsidP="00127189"/>
    <w:p w14:paraId="6A9AA436" w14:textId="6D0A0BF1" w:rsidR="00CC63CC" w:rsidRPr="00212703" w:rsidRDefault="00C938CA" w:rsidP="00A15649">
      <w:pPr>
        <w:pStyle w:val="berschrift1"/>
      </w:pPr>
      <w:bookmarkStart w:id="156" w:name="_Toc517096378"/>
      <w:bookmarkStart w:id="157" w:name="_Toc517784173"/>
      <w:r w:rsidRPr="00212703">
        <w:t xml:space="preserve">Evaluation </w:t>
      </w:r>
      <w:r w:rsidR="00536493" w:rsidRPr="00212703">
        <w:t xml:space="preserve">der </w:t>
      </w:r>
      <w:r w:rsidR="00CC63CC" w:rsidRPr="00212703">
        <w:t>Technologie</w:t>
      </w:r>
      <w:r w:rsidR="00536493" w:rsidRPr="00212703">
        <w:t>n</w:t>
      </w:r>
      <w:bookmarkEnd w:id="156"/>
      <w:bookmarkEnd w:id="157"/>
      <w:r w:rsidR="00CC63CC" w:rsidRPr="00212703">
        <w:t xml:space="preserve"> </w:t>
      </w:r>
    </w:p>
    <w:p w14:paraId="34B83C8A" w14:textId="222BA87F"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4312691A"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C67756">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2"/>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3"/>
      </w:r>
      <w:r w:rsidRPr="00212703">
        <w:rPr>
          <w:lang w:val="de-DE"/>
        </w:rPr>
        <w:t xml:space="preserve"> Umsetzung wird die ASP.NET.Core 2.0 eingesetzt. </w:t>
      </w:r>
    </w:p>
    <w:p w14:paraId="0DBAABB3" w14:textId="19F8F7C4"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C67756">
            <w:rPr>
              <w:noProof/>
              <w:lang w:val="de-DE"/>
            </w:rPr>
            <w:t xml:space="preserve"> </w:t>
          </w:r>
          <w:r w:rsidR="00C67756" w:rsidRPr="00C67756">
            <w:rPr>
              <w:noProof/>
              <w:lang w:val="de-DE"/>
            </w:rPr>
            <w:t>(Northwoods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C67756">
            <w:rPr>
              <w:noProof/>
              <w:lang w:val="de-DE"/>
            </w:rPr>
            <w:t xml:space="preserve"> </w:t>
          </w:r>
          <w:r w:rsidR="00C67756" w:rsidRPr="00C67756">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C67756">
            <w:rPr>
              <w:noProof/>
              <w:lang w:val="de-DE"/>
            </w:rPr>
            <w:t xml:space="preserve"> </w:t>
          </w:r>
          <w:r w:rsidR="00C67756" w:rsidRPr="00C67756">
            <w:rPr>
              <w:noProof/>
              <w:lang w:val="de-DE"/>
            </w:rPr>
            <w:t>(SAP, 2018)</w:t>
          </w:r>
          <w:r>
            <w:rPr>
              <w:lang w:val="de-DE"/>
            </w:rPr>
            <w:fldChar w:fldCharType="end"/>
          </w:r>
        </w:sdtContent>
      </w:sdt>
      <w:r>
        <w:rPr>
          <w:lang w:val="de-DE"/>
        </w:rPr>
        <w:t xml:space="preserve"> evaluiert.</w:t>
      </w:r>
    </w:p>
    <w:p w14:paraId="081AA7E9" w14:textId="2531035E"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Content>
          <w:r>
            <w:rPr>
              <w:lang w:val="de-DE"/>
            </w:rPr>
            <w:fldChar w:fldCharType="begin"/>
          </w:r>
          <w:r>
            <w:rPr>
              <w:lang w:val="de-DE"/>
            </w:rPr>
            <w:instrText xml:space="preserve"> CITATION Twi10 \l 1031 </w:instrText>
          </w:r>
          <w:r>
            <w:rPr>
              <w:lang w:val="de-DE"/>
            </w:rPr>
            <w:fldChar w:fldCharType="separate"/>
          </w:r>
          <w:r w:rsidR="00C67756">
            <w:rPr>
              <w:noProof/>
              <w:lang w:val="de-DE"/>
            </w:rPr>
            <w:t xml:space="preserve"> </w:t>
          </w:r>
          <w:r w:rsidR="00C67756" w:rsidRPr="00C67756">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58" w:name="_Toc517096379"/>
      <w:bookmarkStart w:id="159" w:name="_Toc517784174"/>
      <w:r w:rsidRPr="00212703">
        <w:t>Clientseitige relevante Frameworks</w:t>
      </w:r>
      <w:bookmarkEnd w:id="158"/>
      <w:bookmarkEnd w:id="159"/>
    </w:p>
    <w:p w14:paraId="3E2A4381" w14:textId="4D5ED376"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 xml:space="preserve">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w:t>
      </w:r>
      <w:r w:rsidRPr="00212703">
        <w:lastRenderedPageBreak/>
        <w:t>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C67756">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C67756">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60" w:name="_Toc517096380"/>
      <w:bookmarkStart w:id="161" w:name="_Toc517784175"/>
      <w:r>
        <w:t>JavaScript</w:t>
      </w:r>
      <w:r w:rsidR="008C21F6">
        <w:t xml:space="preserve"> Frameworks</w:t>
      </w:r>
      <w:bookmarkEnd w:id="160"/>
      <w:bookmarkEnd w:id="161"/>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4"/>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79C447AA" w:rsidR="00957CB3" w:rsidRPr="00212703" w:rsidRDefault="00957CB3" w:rsidP="00957CB3">
      <w:pPr>
        <w:pStyle w:val="Beschriftung"/>
        <w:jc w:val="both"/>
      </w:pPr>
      <w:bookmarkStart w:id="162" w:name="_Toc511225568"/>
      <w:bookmarkStart w:id="163" w:name="_Toc517784222"/>
      <w:r w:rsidRPr="00212703">
        <w:t xml:space="preserve">Abbildung </w:t>
      </w:r>
      <w:r w:rsidR="00A479E4">
        <w:fldChar w:fldCharType="begin"/>
      </w:r>
      <w:r w:rsidR="00A479E4">
        <w:instrText xml:space="preserve"> SEQ Abbildung \* ARABIC </w:instrText>
      </w:r>
      <w:r w:rsidR="00A479E4">
        <w:fldChar w:fldCharType="separate"/>
      </w:r>
      <w:r w:rsidR="00C67756">
        <w:rPr>
          <w:noProof/>
        </w:rPr>
        <w:t>13</w:t>
      </w:r>
      <w:r w:rsidR="00A479E4">
        <w:rPr>
          <w:noProof/>
        </w:rPr>
        <w:fldChar w:fldCharType="end"/>
      </w:r>
      <w:r w:rsidRPr="00212703">
        <w:t>: Typische zusammengesetzte Anwendungsarchitektur mit dem Angular Framework</w:t>
      </w:r>
      <w:bookmarkEnd w:id="162"/>
      <w:bookmarkEnd w:id="163"/>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lastRenderedPageBreak/>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7D1126E6"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C67756">
            <w:rPr>
              <w:noProof/>
              <w:lang w:val="de-DE"/>
            </w:rPr>
            <w:t xml:space="preserve"> </w:t>
          </w:r>
          <w:r w:rsidR="00C67756" w:rsidRPr="00C67756">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C67756">
            <w:rPr>
              <w:noProof/>
              <w:lang w:val="de-DE"/>
            </w:rPr>
            <w:t xml:space="preserve"> </w:t>
          </w:r>
          <w:r w:rsidR="00C67756" w:rsidRPr="00C67756">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23D05E60"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C67756" w:rsidRPr="00C67756">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1563857A"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C67756">
            <w:rPr>
              <w:rFonts w:cs="Times New Roman"/>
              <w:noProof/>
              <w:lang w:val="de-DE"/>
            </w:rPr>
            <w:t xml:space="preserve"> </w:t>
          </w:r>
          <w:r w:rsidR="00C67756" w:rsidRPr="00C67756">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C67756">
            <w:rPr>
              <w:rFonts w:cs="Times New Roman"/>
              <w:noProof/>
              <w:lang w:val="de-DE"/>
            </w:rPr>
            <w:t xml:space="preserve"> </w:t>
          </w:r>
          <w:r w:rsidR="00C67756" w:rsidRPr="00C67756">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w:t>
      </w:r>
      <w:r w:rsidRPr="00212703">
        <w:rPr>
          <w:rFonts w:cs="Times New Roman"/>
          <w:lang w:val="de-DE"/>
        </w:rPr>
        <w:lastRenderedPageBreak/>
        <w:t xml:space="preserve">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6948EC84" w:rsidR="00AE116F" w:rsidRPr="00212703" w:rsidRDefault="00AE116F" w:rsidP="00AE116F">
      <w:pPr>
        <w:pStyle w:val="Textkrper"/>
      </w:pPr>
      <w:r w:rsidRPr="00212703">
        <w:rPr>
          <w:i/>
        </w:rPr>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Content>
          <w:r w:rsidRPr="00212703">
            <w:fldChar w:fldCharType="begin"/>
          </w:r>
          <w:r w:rsidRPr="00212703">
            <w:instrText xml:space="preserve"> CITATION Fac181 \l 1031 </w:instrText>
          </w:r>
          <w:r w:rsidRPr="00212703">
            <w:fldChar w:fldCharType="separate"/>
          </w:r>
          <w:r w:rsidR="00C67756">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0BFE118F"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C67756">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C67756">
            <w:rPr>
              <w:i/>
              <w:noProof/>
            </w:rPr>
            <w:t xml:space="preserve"> </w:t>
          </w:r>
          <w:r w:rsidR="00C67756">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64" w:name="_Toc517096381"/>
      <w:bookmarkStart w:id="165" w:name="_Toc517784176"/>
      <w:r w:rsidRPr="00C7037C">
        <w:t>UI</w:t>
      </w:r>
      <w:r w:rsidR="005902E1">
        <w:t>-JavaScript</w:t>
      </w:r>
      <w:r w:rsidRPr="00C7037C">
        <w:t>-Bibliotheken</w:t>
      </w:r>
      <w:bookmarkEnd w:id="164"/>
      <w:bookmarkEnd w:id="165"/>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6555793A"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Content>
          <w:r w:rsidR="00F4046D">
            <w:fldChar w:fldCharType="begin"/>
          </w:r>
          <w:r w:rsidR="00F4046D">
            <w:instrText xml:space="preserve"> CITATION SAP18 \l 1031 </w:instrText>
          </w:r>
          <w:r w:rsidR="00F4046D">
            <w:fldChar w:fldCharType="separate"/>
          </w:r>
          <w:r w:rsidR="00C67756">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133C86F" w:rsidR="00B66996" w:rsidRPr="00212703" w:rsidRDefault="00B66996" w:rsidP="005902E1">
      <w:pPr>
        <w:pStyle w:val="TextkrperEinzug"/>
        <w:rPr>
          <w:lang w:val="de-DE"/>
        </w:rPr>
      </w:pPr>
      <w:r w:rsidRPr="00212703">
        <w:rPr>
          <w:lang w:val="de-DE"/>
        </w:rPr>
        <w:t>Die Steuerelemente reichen von einfachen Button-Steuerelemente bis zu komplexen Steuerelementen, beispielsweise Grid-System und Diagram-Steuerelemente.</w:t>
      </w:r>
      <w:r w:rsidR="005902E1">
        <w:rPr>
          <w:lang w:val="de-DE"/>
        </w:rPr>
        <w:t xml:space="preserve"> </w:t>
      </w: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F1746F">
      <w:pPr>
        <w:pStyle w:val="TextkrperEinzug"/>
        <w:numPr>
          <w:ilvl w:val="0"/>
          <w:numId w:val="27"/>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F1746F">
      <w:pPr>
        <w:pStyle w:val="TextkrperEinzug"/>
        <w:numPr>
          <w:ilvl w:val="0"/>
          <w:numId w:val="27"/>
        </w:numPr>
        <w:rPr>
          <w:lang w:val="de-DE"/>
        </w:rPr>
      </w:pPr>
      <w:r w:rsidRPr="00212703">
        <w:rPr>
          <w:lang w:val="de-DE"/>
        </w:rPr>
        <w:lastRenderedPageBreak/>
        <w:t xml:space="preserve">Es biete integrierte Unterstützung für Architekturkonzept wie Zwei-Wege-Datenbindung und Routing </w:t>
      </w:r>
    </w:p>
    <w:p w14:paraId="362FF88A" w14:textId="13D55F23" w:rsidR="008B042B" w:rsidRPr="008B042B" w:rsidRDefault="00B66996" w:rsidP="00F1746F">
      <w:pPr>
        <w:pStyle w:val="TextkrperEinzug"/>
        <w:numPr>
          <w:ilvl w:val="0"/>
          <w:numId w:val="27"/>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370B2329"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C67756">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F1746F">
      <w:pPr>
        <w:pStyle w:val="TextkrperEinzug"/>
        <w:numPr>
          <w:ilvl w:val="0"/>
          <w:numId w:val="38"/>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F1746F">
      <w:pPr>
        <w:pStyle w:val="TextkrperEinzug"/>
        <w:numPr>
          <w:ilvl w:val="0"/>
          <w:numId w:val="38"/>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F1746F">
      <w:pPr>
        <w:pStyle w:val="TextkrperEinzug"/>
        <w:numPr>
          <w:ilvl w:val="0"/>
          <w:numId w:val="38"/>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F1746F">
      <w:pPr>
        <w:pStyle w:val="TextkrperEinzug"/>
        <w:numPr>
          <w:ilvl w:val="0"/>
          <w:numId w:val="38"/>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F1746F">
      <w:pPr>
        <w:pStyle w:val="TextkrperEinzug"/>
        <w:numPr>
          <w:ilvl w:val="0"/>
          <w:numId w:val="39"/>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F1746F">
      <w:pPr>
        <w:pStyle w:val="TextkrperEinzug"/>
        <w:numPr>
          <w:ilvl w:val="0"/>
          <w:numId w:val="39"/>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50AE003E"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C67756">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66" w:name="_Toc514837020"/>
    </w:p>
    <w:p w14:paraId="40B27F41" w14:textId="7BE371B8" w:rsidR="00BF0976" w:rsidRPr="0041111C" w:rsidRDefault="00BF0976" w:rsidP="0041111C">
      <w:pPr>
        <w:pStyle w:val="Textkrper"/>
        <w:rPr>
          <w:b/>
        </w:rPr>
      </w:pPr>
      <w:r w:rsidRPr="0041111C">
        <w:rPr>
          <w:b/>
        </w:rPr>
        <w:t>Einführung</w:t>
      </w:r>
      <w:bookmarkEnd w:id="166"/>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43B6DFE3" w:rsidR="00BF0976" w:rsidRPr="00212703" w:rsidRDefault="00BF0976" w:rsidP="00BF0976">
      <w:pPr>
        <w:pStyle w:val="Beschriftung"/>
        <w:jc w:val="both"/>
      </w:pPr>
      <w:bookmarkStart w:id="167" w:name="_Ref515439974"/>
      <w:bookmarkStart w:id="168" w:name="_Toc511225569"/>
      <w:bookmarkStart w:id="169" w:name="_Ref515439966"/>
      <w:bookmarkStart w:id="170" w:name="_Toc517784223"/>
      <w:r w:rsidRPr="00212703">
        <w:t xml:space="preserve">Abbildung </w:t>
      </w:r>
      <w:r w:rsidR="00A479E4">
        <w:fldChar w:fldCharType="begin"/>
      </w:r>
      <w:r w:rsidR="00A479E4">
        <w:instrText xml:space="preserve"> SEQ Abbildung \* ARABIC </w:instrText>
      </w:r>
      <w:r w:rsidR="00A479E4">
        <w:fldChar w:fldCharType="separate"/>
      </w:r>
      <w:r w:rsidR="00C67756">
        <w:rPr>
          <w:noProof/>
        </w:rPr>
        <w:t>14</w:t>
      </w:r>
      <w:r w:rsidR="00A479E4">
        <w:rPr>
          <w:noProof/>
        </w:rPr>
        <w:fldChar w:fldCharType="end"/>
      </w:r>
      <w:bookmarkEnd w:id="167"/>
      <w:r w:rsidRPr="00212703">
        <w:t>: Die wichtigsten Eigenschaften des Diagramms und ihre Interaktion</w:t>
      </w:r>
      <w:bookmarkEnd w:id="168"/>
      <w:bookmarkEnd w:id="169"/>
      <w:bookmarkEnd w:id="170"/>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31"/>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Alle programmatischen Änderungen am Diagramm-, GraphObject-, Modell- oder Modelldatenstatus sollten innerhalb einer einzelnen Transaktion pro Benutzeraktion ausgeführt werden, um sicherzustellen, dass die Aktualisierung korrekt ausgeführt wird und um das Rückgängig</w:t>
      </w:r>
      <w:r w:rsidRPr="00212703">
        <w:rPr>
          <w:lang w:val="de-DE"/>
        </w:rPr>
        <w:lastRenderedPageBreak/>
        <w:t>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71" w:name="_Toc514837021"/>
      <w:r w:rsidRPr="0041111C">
        <w:rPr>
          <w:b/>
        </w:rPr>
        <w:t>Vorteile und Nachteile von GoJS</w:t>
      </w:r>
      <w:bookmarkEnd w:id="171"/>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2BF8AF05"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48E8AA28"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C67756">
            <w:rPr>
              <w:noProof/>
              <w:lang w:val="de-DE"/>
            </w:rPr>
            <w:t xml:space="preserve"> </w:t>
          </w:r>
          <w:r w:rsidR="00C67756" w:rsidRPr="00C67756">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72" w:name="_Toc514837014"/>
      <w:bookmarkStart w:id="173" w:name="_Toc517096382"/>
      <w:bookmarkStart w:id="174" w:name="_Toc517784177"/>
      <w:r w:rsidRPr="00212703">
        <w:t>Vergleichskriterien</w:t>
      </w:r>
      <w:bookmarkEnd w:id="172"/>
      <w:bookmarkEnd w:id="173"/>
      <w:bookmarkEnd w:id="174"/>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75" w:name="_Toc514837015"/>
      <w:bookmarkStart w:id="176" w:name="_Toc517096383"/>
      <w:bookmarkStart w:id="177" w:name="_Toc517784178"/>
      <w:r w:rsidRPr="00212703">
        <w:t>Lernkurve und Kosten</w:t>
      </w:r>
      <w:bookmarkEnd w:id="175"/>
      <w:bookmarkEnd w:id="176"/>
      <w:bookmarkEnd w:id="177"/>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w:t>
      </w:r>
      <w:r w:rsidRPr="00212703">
        <w:lastRenderedPageBreak/>
        <w:t>Nutzer als auch Entwickler reduzieren zu können, spielen Prinzipien wie Kosten und Lernkurve eine wichtige Rolle.</w:t>
      </w:r>
    </w:p>
    <w:p w14:paraId="084B1AEB" w14:textId="284B845D" w:rsidR="00B66996" w:rsidRPr="00212703" w:rsidRDefault="00B66996" w:rsidP="00F1746F">
      <w:pPr>
        <w:pStyle w:val="TextkrperEinzug"/>
        <w:numPr>
          <w:ilvl w:val="0"/>
          <w:numId w:val="24"/>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F1746F">
      <w:pPr>
        <w:pStyle w:val="TextkrperEinzug"/>
        <w:numPr>
          <w:ilvl w:val="0"/>
          <w:numId w:val="24"/>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78" w:name="_Toc514837016"/>
      <w:bookmarkStart w:id="179" w:name="_Toc517096384"/>
      <w:bookmarkStart w:id="180" w:name="_Toc517784179"/>
      <w:r w:rsidRPr="00212703">
        <w:t>Kommunikationsmechanismen</w:t>
      </w:r>
      <w:bookmarkEnd w:id="178"/>
      <w:bookmarkEnd w:id="179"/>
      <w:bookmarkEnd w:id="180"/>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F1746F">
      <w:pPr>
        <w:pStyle w:val="TextkrperEinzug"/>
        <w:numPr>
          <w:ilvl w:val="0"/>
          <w:numId w:val="25"/>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F1746F">
      <w:pPr>
        <w:pStyle w:val="TextkrperEinzug"/>
        <w:numPr>
          <w:ilvl w:val="0"/>
          <w:numId w:val="25"/>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81" w:name="_Toc514837017"/>
      <w:bookmarkStart w:id="182" w:name="_Toc517096385"/>
      <w:bookmarkStart w:id="183" w:name="_Toc517784180"/>
      <w:r w:rsidRPr="00212703">
        <w:t>Programmierkonzept</w:t>
      </w:r>
      <w:bookmarkEnd w:id="181"/>
      <w:bookmarkEnd w:id="182"/>
      <w:bookmarkEnd w:id="183"/>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F1746F">
      <w:pPr>
        <w:pStyle w:val="TextkrperEinzug"/>
        <w:numPr>
          <w:ilvl w:val="0"/>
          <w:numId w:val="26"/>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F1746F">
      <w:pPr>
        <w:pStyle w:val="TextkrperEinzug"/>
        <w:numPr>
          <w:ilvl w:val="0"/>
          <w:numId w:val="26"/>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F1746F">
      <w:pPr>
        <w:pStyle w:val="TextkrperEinzug"/>
        <w:numPr>
          <w:ilvl w:val="0"/>
          <w:numId w:val="26"/>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84" w:name="_Toc517096386"/>
      <w:bookmarkStart w:id="185" w:name="_Toc517784181"/>
      <w:r w:rsidRPr="00212703">
        <w:lastRenderedPageBreak/>
        <w:t>Ergebnisse der Analyse</w:t>
      </w:r>
      <w:bookmarkEnd w:id="184"/>
      <w:bookmarkEnd w:id="185"/>
    </w:p>
    <w:p w14:paraId="0BC65844" w14:textId="13E79140"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C67756">
        <w:t xml:space="preserve">Tabelle </w:t>
      </w:r>
      <w:r w:rsidR="00C67756">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C67756">
        <w:t xml:space="preserve">Tabelle </w:t>
      </w:r>
      <w:r w:rsidR="00C67756">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45E78FC0" w:rsidR="00AF4BED" w:rsidRPr="0041111C" w:rsidRDefault="009B5F9D" w:rsidP="009B5F9D">
      <w:pPr>
        <w:pStyle w:val="Beschriftung"/>
        <w:jc w:val="left"/>
      </w:pPr>
      <w:bookmarkStart w:id="186" w:name="_Ref516570933"/>
      <w:bookmarkStart w:id="187" w:name="_Toc517784005"/>
      <w:r>
        <w:t xml:space="preserve">Tabelle </w:t>
      </w:r>
      <w:r w:rsidR="00A479E4">
        <w:fldChar w:fldCharType="begin"/>
      </w:r>
      <w:r w:rsidR="00A479E4">
        <w:instrText xml:space="preserve"> SEQ Tabelle \* ARABIC </w:instrText>
      </w:r>
      <w:r w:rsidR="00A479E4">
        <w:fldChar w:fldCharType="separate"/>
      </w:r>
      <w:r w:rsidR="00C67756">
        <w:rPr>
          <w:noProof/>
        </w:rPr>
        <w:t>2</w:t>
      </w:r>
      <w:r w:rsidR="00A479E4">
        <w:rPr>
          <w:noProof/>
        </w:rPr>
        <w:fldChar w:fldCharType="end"/>
      </w:r>
      <w:bookmarkEnd w:id="186"/>
      <w:r>
        <w:t>: Vergleichstabelle für JavaS</w:t>
      </w:r>
      <w:r w:rsidRPr="008C2C65">
        <w:t>cript-Framework</w:t>
      </w:r>
      <w:bookmarkEnd w:id="187"/>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50D704DB" w:rsidR="009B5F9D" w:rsidRDefault="009B5F9D" w:rsidP="009B5F9D">
      <w:pPr>
        <w:pStyle w:val="Beschriftung"/>
        <w:jc w:val="left"/>
      </w:pPr>
      <w:bookmarkStart w:id="188" w:name="_Ref516570945"/>
      <w:bookmarkStart w:id="189" w:name="_Toc517784006"/>
      <w:r>
        <w:t xml:space="preserve">Tabelle </w:t>
      </w:r>
      <w:r w:rsidR="00A479E4">
        <w:fldChar w:fldCharType="begin"/>
      </w:r>
      <w:r w:rsidR="00A479E4">
        <w:instrText xml:space="preserve"> SEQ Tabelle \* ARABIC </w:instrText>
      </w:r>
      <w:r w:rsidR="00A479E4">
        <w:fldChar w:fldCharType="separate"/>
      </w:r>
      <w:r w:rsidR="00C67756">
        <w:rPr>
          <w:noProof/>
        </w:rPr>
        <w:t>3</w:t>
      </w:r>
      <w:r w:rsidR="00A479E4">
        <w:rPr>
          <w:noProof/>
        </w:rPr>
        <w:fldChar w:fldCharType="end"/>
      </w:r>
      <w:bookmarkEnd w:id="188"/>
      <w:r>
        <w:t xml:space="preserve">: </w:t>
      </w:r>
      <w:r w:rsidRPr="000C23FF">
        <w:t>Vergleichstabelle für UI-Bibliotheken besonderes im Fall eines Diagramms</w:t>
      </w:r>
      <w:bookmarkEnd w:id="189"/>
    </w:p>
    <w:p w14:paraId="4BAE0C17" w14:textId="77777777" w:rsidR="009B5F9D" w:rsidRPr="00212703" w:rsidRDefault="009B5F9D" w:rsidP="000121AE">
      <w:pPr>
        <w:pStyle w:val="TextkrperEinzug"/>
        <w:ind w:firstLine="0"/>
        <w:rPr>
          <w:lang w:val="de-DE"/>
        </w:rPr>
      </w:pPr>
    </w:p>
    <w:p w14:paraId="7A45CBD0" w14:textId="59C48B9B" w:rsidR="000121AE" w:rsidRPr="00212703" w:rsidRDefault="00B66996" w:rsidP="000121AE">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7596D15" w14:textId="661598A4" w:rsidR="000121AE" w:rsidRPr="00212703" w:rsidRDefault="000121AE" w:rsidP="000121AE">
      <w:pPr>
        <w:pStyle w:val="TextkrperEinzug"/>
        <w:ind w:firstLine="0"/>
        <w:rPr>
          <w:lang w:val="de-DE"/>
        </w:rPr>
      </w:pPr>
    </w:p>
    <w:p w14:paraId="722BB3C7" w14:textId="2841CBB2" w:rsidR="00AF4BED" w:rsidRDefault="000121AE" w:rsidP="00075BB7">
      <w:pPr>
        <w:pStyle w:val="TextkrperEinzug"/>
        <w:ind w:firstLine="0"/>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90" w:name="_Ref516733866"/>
      <w:bookmarkStart w:id="191" w:name="_Toc517096387"/>
      <w:bookmarkStart w:id="192" w:name="_Toc517784182"/>
      <w:r w:rsidRPr="00C7037C">
        <w:t>Einführung</w:t>
      </w:r>
      <w:r>
        <w:t xml:space="preserve"> in Bootstrap und ASP.Net Core</w:t>
      </w:r>
      <w:bookmarkEnd w:id="190"/>
      <w:bookmarkEnd w:id="191"/>
      <w:bookmarkEnd w:id="192"/>
    </w:p>
    <w:p w14:paraId="0E1614EB" w14:textId="4930B1E5" w:rsidR="00CC63CC" w:rsidRPr="00212703" w:rsidRDefault="00D41B57" w:rsidP="00C7037C">
      <w:pPr>
        <w:pStyle w:val="berschrift3"/>
        <w:rPr>
          <w:lang w:val="en-US"/>
        </w:rPr>
      </w:pPr>
      <w:bookmarkStart w:id="193" w:name="_Toc517096388"/>
      <w:bookmarkStart w:id="194" w:name="_Toc517784183"/>
      <w:r w:rsidRPr="00212703">
        <w:rPr>
          <w:lang w:val="en-US"/>
        </w:rPr>
        <w:t>Bootstrap</w:t>
      </w:r>
      <w:bookmarkEnd w:id="193"/>
      <w:bookmarkEnd w:id="194"/>
      <w:r w:rsidR="003A519E" w:rsidRPr="00212703">
        <w:rPr>
          <w:lang w:val="en-US"/>
        </w:rPr>
        <w:t xml:space="preserve"> </w:t>
      </w:r>
    </w:p>
    <w:p w14:paraId="4E4AA0CF" w14:textId="236BC3B5" w:rsidR="00BF0976" w:rsidRPr="00212703" w:rsidRDefault="00BF0976" w:rsidP="00BF0976">
      <w:pPr>
        <w:pStyle w:val="TextkrperEinzug"/>
        <w:ind w:firstLine="0"/>
        <w:rPr>
          <w:lang w:val="de-DE"/>
        </w:rPr>
      </w:pPr>
      <w:r w:rsidRPr="00212703">
        <w:rPr>
          <w:lang w:val="de-DE"/>
        </w:rPr>
        <w:t>Bootstrap</w:t>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C67756">
            <w:rPr>
              <w:noProof/>
              <w:lang w:val="de-DE"/>
            </w:rPr>
            <w:t xml:space="preserve"> </w:t>
          </w:r>
          <w:r w:rsidR="00C67756" w:rsidRPr="00C67756">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007FA78" w14:textId="77777777" w:rsidR="00BF0976" w:rsidRPr="00212703" w:rsidRDefault="00BF0976" w:rsidP="00BF0976">
      <w:pPr>
        <w:pStyle w:val="TextkrperEinzug"/>
        <w:rPr>
          <w:lang w:val="de-DE"/>
        </w:rPr>
      </w:pPr>
    </w:p>
    <w:p w14:paraId="6D209C31" w14:textId="6A92344C" w:rsidR="00BF0976" w:rsidRPr="00212703" w:rsidRDefault="00BF0976" w:rsidP="00BF0976">
      <w:pPr>
        <w:pStyle w:val="TextkrperEinzug"/>
        <w:ind w:firstLine="0"/>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714F266" w14:textId="77777777" w:rsidR="00BF0976" w:rsidRPr="00212703" w:rsidRDefault="00BF0976" w:rsidP="00BF0976">
      <w:pPr>
        <w:pStyle w:val="TextkrperEinzug"/>
        <w:rPr>
          <w:lang w:val="de-DE"/>
        </w:rPr>
      </w:pPr>
    </w:p>
    <w:p w14:paraId="19A3EA6E" w14:textId="68ED6FBF" w:rsidR="00BF0976" w:rsidRPr="00212703" w:rsidRDefault="00BF0976" w:rsidP="00BF0976">
      <w:pPr>
        <w:pStyle w:val="TextkrperEinzug"/>
        <w:ind w:firstLine="0"/>
        <w:rPr>
          <w:lang w:val="de-DE"/>
        </w:rPr>
      </w:pPr>
      <w:r w:rsidRPr="00212703">
        <w:rPr>
          <w:lang w:val="de-DE"/>
        </w:rPr>
        <w:t>Die Idee hinter dem Framework ist, die Designer und die Entwickler auf einen gemeinsamen Nenner zusammenzubringen</w:t>
      </w:r>
    </w:p>
    <w:p w14:paraId="40653A5A" w14:textId="45B5A77D" w:rsidR="00BF0976" w:rsidRPr="00212703" w:rsidRDefault="00BF0976" w:rsidP="00BF0976">
      <w:pPr>
        <w:pStyle w:val="TextkrperEinzug"/>
        <w:ind w:firstLine="0"/>
        <w:rPr>
          <w:lang w:val="de-DE"/>
        </w:rPr>
      </w:pPr>
      <w:r w:rsidRPr="00212703">
        <w:rPr>
          <w:lang w:val="de-DE"/>
        </w:rPr>
        <w:t xml:space="preserve">Bootstrap wurde mit Augenmerk auf HTML5 und CSS3 entwickelt, um so von den aktuellsten Funktionsweisen profitieren zu können, deutlich wird dies beispielsweise bei den in CSS3 eingeführten Eigenschaften für abgerundete Ecken, Farbverläufen und Schatten.  </w:t>
      </w:r>
    </w:p>
    <w:p w14:paraId="067C77F9" w14:textId="77777777" w:rsidR="00BF0976" w:rsidRPr="00212703" w:rsidRDefault="00BF0976" w:rsidP="00BF0976">
      <w:pPr>
        <w:pStyle w:val="TextkrperEinzug"/>
        <w:ind w:firstLine="0"/>
        <w:rPr>
          <w:lang w:val="de-DE"/>
        </w:rPr>
      </w:pPr>
    </w:p>
    <w:p w14:paraId="701346CC" w14:textId="2B0BF842" w:rsidR="00BF0976" w:rsidRPr="00212703" w:rsidRDefault="00BF0976" w:rsidP="00BF0976">
      <w:pPr>
        <w:pStyle w:val="TextkrperEinzug"/>
        <w:ind w:firstLine="0"/>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F1746F">
      <w:pPr>
        <w:pStyle w:val="TextkrperEinzug"/>
        <w:numPr>
          <w:ilvl w:val="0"/>
          <w:numId w:val="40"/>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F1746F">
      <w:pPr>
        <w:pStyle w:val="TextkrperEinzug"/>
        <w:numPr>
          <w:ilvl w:val="0"/>
          <w:numId w:val="40"/>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F1746F">
      <w:pPr>
        <w:pStyle w:val="TextkrperEinzug"/>
        <w:numPr>
          <w:ilvl w:val="0"/>
          <w:numId w:val="40"/>
        </w:numPr>
        <w:rPr>
          <w:lang w:val="de-DE"/>
        </w:rPr>
      </w:pPr>
      <w:r w:rsidRPr="006B2879">
        <w:rPr>
          <w:lang w:val="de-DE"/>
        </w:rPr>
        <w:t>Erweiterungen wie Modal-Boxen, Tooltips und Tabs sind Teil des Frameworks</w:t>
      </w:r>
    </w:p>
    <w:p w14:paraId="6C147DB8" w14:textId="77777777" w:rsidR="00BF0976" w:rsidRPr="00212703" w:rsidRDefault="00BF0976" w:rsidP="00F1746F">
      <w:pPr>
        <w:pStyle w:val="TextkrperEinzug"/>
        <w:numPr>
          <w:ilvl w:val="0"/>
          <w:numId w:val="40"/>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F1746F">
      <w:pPr>
        <w:pStyle w:val="TextkrperEinzug"/>
        <w:numPr>
          <w:ilvl w:val="0"/>
          <w:numId w:val="40"/>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F1746F">
      <w:pPr>
        <w:pStyle w:val="TextkrperEinzug"/>
        <w:numPr>
          <w:ilvl w:val="0"/>
          <w:numId w:val="41"/>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F1746F">
      <w:pPr>
        <w:pStyle w:val="TextkrperEinzug"/>
        <w:numPr>
          <w:ilvl w:val="0"/>
          <w:numId w:val="41"/>
        </w:numPr>
        <w:rPr>
          <w:lang w:val="de-DE"/>
        </w:rPr>
      </w:pPr>
      <w:r w:rsidRPr="00212703">
        <w:rPr>
          <w:lang w:val="de-DE"/>
        </w:rPr>
        <w:lastRenderedPageBreak/>
        <w:t>Durch die vielen Möglichkeiten verleitet das Framework zum Spielen. Effekte oder falscher Einsatz von Scripts führen eher dazu, dass die Website überladen wird.</w:t>
      </w:r>
    </w:p>
    <w:p w14:paraId="44FFA24A" w14:textId="77777777" w:rsidR="00BF0976" w:rsidRPr="00212703" w:rsidRDefault="00BF0976" w:rsidP="00F1746F">
      <w:pPr>
        <w:pStyle w:val="TextkrperEinzug"/>
        <w:numPr>
          <w:ilvl w:val="0"/>
          <w:numId w:val="41"/>
        </w:numPr>
        <w:rPr>
          <w:lang w:val="de-DE"/>
        </w:rPr>
      </w:pPr>
      <w:r w:rsidRPr="00212703">
        <w:rPr>
          <w:lang w:val="de-DE"/>
        </w:rPr>
        <w:t>Das Layout muss sich dem Framework anpassen.</w:t>
      </w:r>
    </w:p>
    <w:p w14:paraId="1E01BFC9" w14:textId="208D0367" w:rsidR="00BF0976" w:rsidRPr="00212703" w:rsidRDefault="00BF0976" w:rsidP="00F1746F">
      <w:pPr>
        <w:pStyle w:val="TextkrperEinzug"/>
        <w:numPr>
          <w:ilvl w:val="0"/>
          <w:numId w:val="41"/>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95" w:name="_Toc517096389"/>
      <w:bookmarkStart w:id="196" w:name="_Toc517784184"/>
      <w:r w:rsidRPr="00212703">
        <w:rPr>
          <w:lang w:val="en-US"/>
        </w:rPr>
        <w:t>ASP.NET C</w:t>
      </w:r>
      <w:r w:rsidR="007D48F8" w:rsidRPr="00212703">
        <w:rPr>
          <w:lang w:val="en-US"/>
        </w:rPr>
        <w:t>ore</w:t>
      </w:r>
      <w:bookmarkEnd w:id="195"/>
      <w:bookmarkEnd w:id="196"/>
    </w:p>
    <w:p w14:paraId="31C40C73" w14:textId="7019E22A"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2"/>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C67756">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3"/>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4"/>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F1746F">
      <w:pPr>
        <w:pStyle w:val="TextkrperEinzug"/>
        <w:numPr>
          <w:ilvl w:val="0"/>
          <w:numId w:val="21"/>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F1746F">
      <w:pPr>
        <w:pStyle w:val="TextkrperEinzug"/>
        <w:numPr>
          <w:ilvl w:val="0"/>
          <w:numId w:val="20"/>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F1746F">
      <w:pPr>
        <w:pStyle w:val="TextkrperEinzug"/>
        <w:numPr>
          <w:ilvl w:val="0"/>
          <w:numId w:val="20"/>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F1746F">
      <w:pPr>
        <w:pStyle w:val="TextkrperEinzug"/>
        <w:numPr>
          <w:ilvl w:val="0"/>
          <w:numId w:val="20"/>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F1746F">
      <w:pPr>
        <w:pStyle w:val="TextkrperEinzug"/>
        <w:numPr>
          <w:ilvl w:val="0"/>
          <w:numId w:val="20"/>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F1746F">
      <w:pPr>
        <w:pStyle w:val="Textkrper"/>
        <w:numPr>
          <w:ilvl w:val="0"/>
          <w:numId w:val="22"/>
        </w:numPr>
      </w:pPr>
      <w:r w:rsidRPr="00212703">
        <w:t>Eine einheitliche Umgebung zum Erstellen der Webbenutzeroberfläche und von Web-APIs</w:t>
      </w:r>
    </w:p>
    <w:p w14:paraId="436D82F1" w14:textId="71ADA74A" w:rsidR="00BF0976" w:rsidRPr="00212703" w:rsidRDefault="00BF0976" w:rsidP="00F1746F">
      <w:pPr>
        <w:pStyle w:val="Textkrper"/>
        <w:numPr>
          <w:ilvl w:val="0"/>
          <w:numId w:val="22"/>
        </w:numPr>
      </w:pPr>
      <w:r w:rsidRPr="00212703">
        <w:t>Integration von modernen clientseitigen Frameworks und Entwicklungsworkflows</w:t>
      </w:r>
    </w:p>
    <w:p w14:paraId="5B452E64" w14:textId="36DFFA5C" w:rsidR="00BF0976" w:rsidRPr="00212703" w:rsidRDefault="00BF0976" w:rsidP="00F1746F">
      <w:pPr>
        <w:pStyle w:val="Textkrper"/>
        <w:numPr>
          <w:ilvl w:val="0"/>
          <w:numId w:val="22"/>
        </w:numPr>
      </w:pPr>
      <w:r w:rsidRPr="00212703">
        <w:t xml:space="preserve">Eine schlanke, leistungsstarke und modulare HTTP-Anforderungspipeline </w:t>
      </w:r>
    </w:p>
    <w:p w14:paraId="273A9CC4" w14:textId="53980400" w:rsidR="00BF0976" w:rsidRPr="00212703" w:rsidRDefault="00BF0976" w:rsidP="00F1746F">
      <w:pPr>
        <w:pStyle w:val="Textkrper"/>
        <w:numPr>
          <w:ilvl w:val="0"/>
          <w:numId w:val="23"/>
        </w:numPr>
      </w:pPr>
      <w:r w:rsidRPr="00212703">
        <w:lastRenderedPageBreak/>
        <w:t>Fähigkeit zur Erstellung und Ausführung unter Windows, Open Source und mit Fokus auf der Community</w:t>
      </w:r>
    </w:p>
    <w:p w14:paraId="0E9CCA72" w14:textId="77777777" w:rsidR="00BF0976" w:rsidRPr="00212703" w:rsidRDefault="00BF0976" w:rsidP="00F1746F">
      <w:pPr>
        <w:pStyle w:val="Textkrper"/>
        <w:numPr>
          <w:ilvl w:val="0"/>
          <w:numId w:val="23"/>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97" w:name="_Toc517784185"/>
      <w:r>
        <w:t>Spezifikation und Konzept</w:t>
      </w:r>
      <w:bookmarkEnd w:id="197"/>
    </w:p>
    <w:p w14:paraId="7E924457" w14:textId="66BAE122" w:rsidR="00E73724" w:rsidRDefault="00E73724" w:rsidP="00E73724">
      <w:pPr>
        <w:pStyle w:val="TextkrperEinzug"/>
        <w:ind w:firstLine="0"/>
        <w:rPr>
          <w:lang w:val="de-DE"/>
        </w:rPr>
      </w:pPr>
      <w:r w:rsidRPr="00212703">
        <w:rPr>
          <w:rFonts w:cs="Times New Roman"/>
          <w:lang w:val="de-DE"/>
        </w:rPr>
        <w:t xml:space="preserve">In diesem Abschnitt wird zuerst die FDT Technologie eingeführt und werden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Pr="00212703">
        <w:rPr>
          <w:rFonts w:cs="Times New Roman"/>
          <w:lang w:val="de-DE"/>
        </w:rPr>
        <w:t xml:space="preserve"> in Communication</w:t>
      </w:r>
      <w:r w:rsidR="008E7A24" w:rsidRPr="00212703">
        <w:rPr>
          <w:rFonts w:cs="Times New Roman"/>
          <w:lang w:val="de-DE"/>
        </w:rPr>
        <w:t xml:space="preserve"> </w:t>
      </w:r>
      <w:r w:rsidRPr="00212703">
        <w:rPr>
          <w:rFonts w:cs="Times New Roman"/>
          <w:lang w:val="de-DE"/>
        </w:rPr>
        <w:t xml:space="preserve">Studio vorgestellt, danach werden Kernszenarien dargestellt um zu zeigen wie die Datenquelle erzeugt wird.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Pr="00212703">
        <w:rPr>
          <w:lang w:val="de-DE"/>
        </w:rPr>
        <w:t>wobei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C67756">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C67756">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77777777" w:rsidR="00AB3C47" w:rsidRPr="00212703" w:rsidRDefault="00AB3C47" w:rsidP="00AB3C47">
      <w:pPr>
        <w:pStyle w:val="berschrift2"/>
      </w:pPr>
      <w:bookmarkStart w:id="198" w:name="_Toc517096392"/>
      <w:bookmarkStart w:id="199" w:name="_Toc517784186"/>
      <w:r>
        <w:t>Topology-Editor</w:t>
      </w:r>
      <w:r w:rsidRPr="00212703">
        <w:t xml:space="preserve"> grundlegende Konzepte</w:t>
      </w:r>
      <w:bookmarkEnd w:id="198"/>
      <w:bookmarkEnd w:id="199"/>
    </w:p>
    <w:p w14:paraId="0330E057" w14:textId="77777777"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nicht Teil des FDT2.0-Projekts. In diesem Abschnitt werden die grundlegende Konzepte von dem </w:t>
      </w:r>
      <w:r>
        <w:t>Plugin</w:t>
      </w:r>
      <w:r w:rsidRPr="00212703">
        <w:t xml:space="preserve"> erklärt und Leser zeigen, wie die zukünftige </w:t>
      </w:r>
      <w:r w:rsidRPr="0036309C">
        <w:t>Topology-Editor-Plugin</w:t>
      </w:r>
      <w:r w:rsidRPr="00212703">
        <w:t xml:space="preserve"> implementiert werden könnte. Eine Rahmenanwendung wie </w:t>
      </w:r>
      <w:r>
        <w:t>ComStudio</w:t>
      </w:r>
      <w:r w:rsidRPr="00212703">
        <w:t xml:space="preserve"> kann </w:t>
      </w: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unterstützen, um die Datenquelle zu erzeugen.</w:t>
      </w:r>
    </w:p>
    <w:p w14:paraId="427279DF" w14:textId="3EEE015B" w:rsidR="00AB3C47" w:rsidRDefault="00AB3C47" w:rsidP="00DB7008">
      <w:pPr>
        <w:pStyle w:val="Textkrper"/>
        <w:ind w:firstLine="709"/>
      </w:pPr>
      <w:r w:rsidRPr="0036309C">
        <w:t>Topology-Editor-Plugin</w:t>
      </w:r>
      <w:r w:rsidRPr="00212703">
        <w:t xml:space="preserve"> besteht aus zwei Hauptsoftwarekomponenten nämlich Der </w:t>
      </w:r>
      <w:r w:rsidRPr="0036309C">
        <w:t>Topology-Editor-Server und Topology-Editor</w:t>
      </w:r>
      <w:r w:rsidR="00DB7008">
        <w:t xml:space="preserve">-Client: </w:t>
      </w:r>
      <w:r w:rsidR="00DB7008" w:rsidRPr="00DB7008">
        <w:t>Topology-Editor-Server liefert 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für die geparste Information. Darüber hinaus bietet ein</w:t>
      </w:r>
      <w:r w:rsidR="00DB7008">
        <w:t>en</w:t>
      </w:r>
      <w:r w:rsidR="00DB7008" w:rsidRPr="00DB7008">
        <w:t xml:space="preserve"> Mechanismus für Daten</w:t>
      </w:r>
      <w:r w:rsidR="00DB7008">
        <w:t>- und Fehlerb</w:t>
      </w:r>
      <w:r w:rsidR="00DB7008" w:rsidRPr="00DB7008">
        <w:t>ehandlungen</w:t>
      </w:r>
      <w:r w:rsidR="00DB7008">
        <w:t>.</w:t>
      </w:r>
    </w:p>
    <w:p w14:paraId="173F30E9" w14:textId="77777777" w:rsidR="00AB3C47" w:rsidRDefault="00AB3C47" w:rsidP="00AB3C47">
      <w:pPr>
        <w:pStyle w:val="TextkrperEinzug"/>
        <w:keepNext/>
        <w:ind w:firstLine="0"/>
      </w:pPr>
      <w:r>
        <w:rPr>
          <w:noProof/>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40965"/>
                    </a:xfrm>
                    <a:prstGeom prst="rect">
                      <a:avLst/>
                    </a:prstGeom>
                  </pic:spPr>
                </pic:pic>
              </a:graphicData>
            </a:graphic>
          </wp:inline>
        </w:drawing>
      </w:r>
    </w:p>
    <w:p w14:paraId="398522DF" w14:textId="09DF2F9E" w:rsidR="00AB3C47" w:rsidRPr="00212703" w:rsidRDefault="00AB3C47" w:rsidP="00AB3C47">
      <w:pPr>
        <w:pStyle w:val="Beschriftung"/>
        <w:jc w:val="both"/>
      </w:pPr>
      <w:bookmarkStart w:id="200" w:name="_Ref517771775"/>
      <w:bookmarkStart w:id="201" w:name="_Toc517784224"/>
      <w:r>
        <w:t xml:space="preserve">Abbildung </w:t>
      </w:r>
      <w:r>
        <w:fldChar w:fldCharType="begin"/>
      </w:r>
      <w:r>
        <w:instrText xml:space="preserve"> SEQ Abbildung \* ARABIC </w:instrText>
      </w:r>
      <w:r>
        <w:fldChar w:fldCharType="separate"/>
      </w:r>
      <w:r w:rsidR="00C67756">
        <w:rPr>
          <w:noProof/>
        </w:rPr>
        <w:t>15</w:t>
      </w:r>
      <w:r>
        <w:fldChar w:fldCharType="end"/>
      </w:r>
      <w:bookmarkEnd w:id="200"/>
      <w:r>
        <w:t xml:space="preserve">: </w:t>
      </w:r>
      <w:r w:rsidRPr="007C066C">
        <w:t>ComStudio mit dem Topology-Editor Komponenten</w:t>
      </w:r>
      <w:bookmarkEnd w:id="201"/>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294C811"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von Topologie-Information abzufragen und sie anschließend dem Nutzer darstellen. Die Darstellung wird in Form von einer Graph. Der Client ka</w:t>
      </w:r>
      <w:r>
        <w:rPr>
          <w:lang w:val="de-DE"/>
        </w:rPr>
        <w:t>nn direkt in ComStudi</w:t>
      </w:r>
      <w:r w:rsidRPr="00DB7008">
        <w:rPr>
          <w:lang w:val="de-DE"/>
        </w:rPr>
        <w:t>o gehostet werden oder als Web-Anwendungen verwendet werden.</w:t>
      </w:r>
      <w:r w:rsidR="004E3451">
        <w:rPr>
          <w:lang w:val="de-DE"/>
        </w:rPr>
        <w:t xml:space="preserve"> </w:t>
      </w:r>
      <w:r w:rsidR="004E3451" w:rsidRPr="00411388">
        <w:rPr>
          <w:lang w:val="de-DE"/>
        </w:rPr>
        <w:fldChar w:fldCharType="begin"/>
      </w:r>
      <w:r w:rsidR="004E3451" w:rsidRPr="00411388">
        <w:rPr>
          <w:lang w:val="de-DE"/>
        </w:rPr>
        <w:instrText xml:space="preserve"> REF _Ref517771775 \h </w:instrText>
      </w:r>
      <w:r w:rsidR="004E3451" w:rsidRPr="00411388">
        <w:rPr>
          <w:lang w:val="de-DE"/>
        </w:rPr>
      </w:r>
      <w:r w:rsidR="004E3451" w:rsidRPr="00411388">
        <w:rPr>
          <w:lang w:val="de-DE"/>
        </w:rPr>
        <w:fldChar w:fldCharType="separate"/>
      </w:r>
      <w:r w:rsidR="00C67756">
        <w:t xml:space="preserve">Abbildung </w:t>
      </w:r>
      <w:r w:rsidR="00C67756">
        <w:rPr>
          <w:noProof/>
        </w:rPr>
        <w:t>15</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AE9E2F1" w:rsidR="00DB7008" w:rsidRDefault="006F34E3" w:rsidP="003C0C98">
      <w:pPr>
        <w:pStyle w:val="TextkrperEinzug"/>
        <w:rPr>
          <w:lang w:val="de-DE"/>
        </w:rPr>
      </w:pPr>
      <w:r>
        <w:rPr>
          <w:lang w:val="de-DE"/>
        </w:rPr>
        <w:t>Die Bestandteile der Topology-Editor</w:t>
      </w:r>
      <w:r w:rsidRPr="006F34E3">
        <w:rPr>
          <w:lang w:val="de-DE"/>
        </w:rPr>
        <w:t xml:space="preserve"> müssen in verschiedenen Szenarien unabhängig </w:t>
      </w:r>
      <w:r>
        <w:rPr>
          <w:lang w:val="de-DE"/>
        </w:rPr>
        <w:t>von Feldbussen</w:t>
      </w:r>
      <w:r w:rsidRPr="006F34E3">
        <w:rPr>
          <w:lang w:val="de-DE"/>
        </w:rPr>
        <w:t xml:space="preserve"> verwendbar sein. Szenario bedeutet eine Umgebung, in der die Komponenten gehostet werden, die zu einer vom Endbenutzer zu verwendenden Softwareanwendung führt.</w:t>
      </w:r>
      <w:r>
        <w:rPr>
          <w:lang w:val="de-DE"/>
        </w:rPr>
        <w:t xml:space="preserve"> </w:t>
      </w:r>
      <w:r w:rsidRPr="006F34E3">
        <w:rPr>
          <w:lang w:val="de-DE"/>
        </w:rPr>
        <w:t xml:space="preserve">Ein dediziertes Szenario ist das </w:t>
      </w:r>
      <w:r>
        <w:rPr>
          <w:lang w:val="de-DE"/>
        </w:rPr>
        <w:t>ComStudio</w:t>
      </w:r>
      <w:r w:rsidRPr="006F34E3">
        <w:rPr>
          <w:lang w:val="de-DE"/>
        </w:rPr>
        <w:t>-Szenario. Dieses Szenario soll von</w:t>
      </w:r>
      <w:r>
        <w:rPr>
          <w:lang w:val="de-DE"/>
        </w:rPr>
        <w:t xml:space="preserve"> der Lösung unterstützt werden.</w:t>
      </w:r>
    </w:p>
    <w:p w14:paraId="0F5D23BE" w14:textId="7BEBEC8D" w:rsidR="00DB7008" w:rsidRDefault="006F34E3" w:rsidP="006F34E3">
      <w:pPr>
        <w:pStyle w:val="berschrift2"/>
      </w:pPr>
      <w:bookmarkStart w:id="202" w:name="_Toc517784187"/>
      <w:r>
        <w:t>ComStudio Szenario</w:t>
      </w:r>
      <w:bookmarkEnd w:id="202"/>
    </w:p>
    <w:p w14:paraId="24DEEA9D" w14:textId="17BF2312"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w:t>
      </w:r>
      <w:r w:rsidR="003C0C98">
        <w:rPr>
          <w:lang w:val="de-DE"/>
        </w:rPr>
        <w:t>feldbus</w:t>
      </w:r>
      <w:r w:rsidR="003C0C98" w:rsidRPr="001F6429">
        <w:rPr>
          <w:lang w:val="de-DE"/>
        </w:rPr>
        <w:t>spezifischen</w:t>
      </w:r>
      <w:r w:rsidR="003C0C98">
        <w:rPr>
          <w:lang w:val="de-DE"/>
        </w:rPr>
        <w:t xml:space="preserve"> Geräte bereitstellen möchte ohne Fachwissen über die jeweils verwendeten Protokolle oder wenn </w:t>
      </w:r>
      <w:r w:rsidR="003C0C98" w:rsidRPr="00212703">
        <w:rPr>
          <w:lang w:val="de-DE"/>
        </w:rPr>
        <w:t>Funktionen zum Darstellen einer physikalischen Anordnung (Verknüpfungen falls es zulässt) der protokollabhängigen Geräte mit Datenelementen sowie zum Lesen, Importieren, Exportieren, Löschen, Schreiben und Überwachen dieser Elemente für Datenänderungen.</w:t>
      </w:r>
    </w:p>
    <w:p w14:paraId="74E4C74C" w14:textId="77777777" w:rsidR="003510F4" w:rsidRDefault="001F6429" w:rsidP="003510F4">
      <w:pPr>
        <w:pStyle w:val="TextkrperEinzug"/>
        <w:keepNext/>
        <w:ind w:firstLine="0"/>
      </w:pPr>
      <w:r>
        <w:rPr>
          <w:noProof/>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71215"/>
                    </a:xfrm>
                    <a:prstGeom prst="rect">
                      <a:avLst/>
                    </a:prstGeom>
                  </pic:spPr>
                </pic:pic>
              </a:graphicData>
            </a:graphic>
          </wp:inline>
        </w:drawing>
      </w:r>
    </w:p>
    <w:p w14:paraId="2D7760B3" w14:textId="2C5A9CDA" w:rsidR="001F6429" w:rsidRDefault="003510F4" w:rsidP="003510F4">
      <w:pPr>
        <w:pStyle w:val="Beschriftung"/>
        <w:jc w:val="both"/>
      </w:pPr>
      <w:bookmarkStart w:id="203" w:name="_Toc517784225"/>
      <w:r>
        <w:t xml:space="preserve">Abbildung </w:t>
      </w:r>
      <w:r>
        <w:fldChar w:fldCharType="begin"/>
      </w:r>
      <w:r>
        <w:instrText xml:space="preserve"> SEQ Abbildung \* ARABIC </w:instrText>
      </w:r>
      <w:r>
        <w:fldChar w:fldCharType="separate"/>
      </w:r>
      <w:r w:rsidR="00C67756">
        <w:rPr>
          <w:noProof/>
        </w:rPr>
        <w:t>16</w:t>
      </w:r>
      <w:r>
        <w:fldChar w:fldCharType="end"/>
      </w:r>
      <w:r>
        <w:t xml:space="preserve">: </w:t>
      </w:r>
      <w:r w:rsidRPr="006C088D">
        <w:t>Kommunikation zwischen Feldbusse, ComStudio und Topology-Editor-Komponente</w:t>
      </w:r>
      <w:bookmarkEnd w:id="203"/>
    </w:p>
    <w:p w14:paraId="6738C897" w14:textId="30637B7D" w:rsidR="003510F4" w:rsidRDefault="003510F4" w:rsidP="00E73724">
      <w:pPr>
        <w:pStyle w:val="TextkrperEinzug"/>
        <w:ind w:firstLine="0"/>
        <w:rPr>
          <w:lang w:val="de-DE"/>
        </w:rPr>
      </w:pPr>
    </w:p>
    <w:p w14:paraId="73852E98" w14:textId="6F614A7E" w:rsidR="003510F4" w:rsidRDefault="003510F4" w:rsidP="003510F4">
      <w:pPr>
        <w:pStyle w:val="berschrift2"/>
      </w:pPr>
      <w:bookmarkStart w:id="204" w:name="_Toc517784188"/>
      <w:r w:rsidRPr="003510F4">
        <w:lastRenderedPageBreak/>
        <w:t>Schnittstellen zwischen Komponenten</w:t>
      </w:r>
      <w:bookmarkEnd w:id="204"/>
    </w:p>
    <w:p w14:paraId="3AC438EE" w14:textId="05D77DB3" w:rsidR="003510F4" w:rsidRPr="003510F4" w:rsidRDefault="003510F4" w:rsidP="003510F4">
      <w:pPr>
        <w:pStyle w:val="TextkrperEinzug"/>
        <w:ind w:firstLine="0"/>
        <w:rPr>
          <w:lang w:val="de-DE"/>
        </w:rPr>
      </w:pPr>
      <w:r w:rsidRPr="003510F4">
        <w:rPr>
          <w:lang w:val="de-DE"/>
        </w:rPr>
        <w:t xml:space="preserve">Zusätzlich zu den oben beschriebenen allgemeinen Einbettungsszenarien sollen folgende Anforderungen </w:t>
      </w:r>
      <w:r w:rsidRPr="003510F4">
        <w:rPr>
          <w:lang w:val="de-DE"/>
        </w:rPr>
        <w:t>bezüglich</w:t>
      </w:r>
      <w:r w:rsidRPr="003510F4">
        <w:rPr>
          <w:lang w:val="de-DE"/>
        </w:rPr>
        <w:t xml:space="preserve"> der Kommunikation </w:t>
      </w:r>
      <w:r w:rsidRPr="003510F4">
        <w:rPr>
          <w:lang w:val="de-DE"/>
        </w:rPr>
        <w:t>zwischen beteiligten</w:t>
      </w:r>
      <w:r w:rsidRPr="003510F4">
        <w:rPr>
          <w:lang w:val="de-DE"/>
        </w:rPr>
        <w:t xml:space="preserve"> </w:t>
      </w:r>
      <w:r w:rsidRPr="003510F4">
        <w:rPr>
          <w:lang w:val="de-DE"/>
        </w:rPr>
        <w:t>Kompetenten</w:t>
      </w:r>
      <w:r w:rsidRPr="003510F4">
        <w:rPr>
          <w:lang w:val="de-DE"/>
        </w:rPr>
        <w:t xml:space="preserve"> durch das Realisierungskonzept erfüllt sein:</w:t>
      </w:r>
    </w:p>
    <w:p w14:paraId="6BDAC169" w14:textId="244B541B" w:rsidR="003510F4" w:rsidRDefault="003510F4" w:rsidP="003510F4">
      <w:pPr>
        <w:pStyle w:val="TextkrperEinzug"/>
        <w:rPr>
          <w:lang w:val="de-DE"/>
        </w:rPr>
      </w:pPr>
      <w:r w:rsidRPr="003510F4">
        <w:rPr>
          <w:lang w:val="de-DE"/>
        </w:rPr>
        <w:t>Für die Interaktion zwischen den Komponenten ist eine Reihe von Schnittstellen erforderlich</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rPr>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4960"/>
                    </a:xfrm>
                    <a:prstGeom prst="rect">
                      <a:avLst/>
                    </a:prstGeom>
                  </pic:spPr>
                </pic:pic>
              </a:graphicData>
            </a:graphic>
          </wp:inline>
        </w:drawing>
      </w:r>
    </w:p>
    <w:p w14:paraId="00956325" w14:textId="4335136E" w:rsidR="00CE5071" w:rsidRDefault="004A30A9" w:rsidP="004A30A9">
      <w:pPr>
        <w:pStyle w:val="Beschriftung"/>
        <w:jc w:val="both"/>
      </w:pPr>
      <w:bookmarkStart w:id="205" w:name="_Toc517784226"/>
      <w:r>
        <w:t xml:space="preserve">Abbildung </w:t>
      </w:r>
      <w:r>
        <w:fldChar w:fldCharType="begin"/>
      </w:r>
      <w:r>
        <w:instrText xml:space="preserve"> SEQ Abbildung \* ARABIC </w:instrText>
      </w:r>
      <w:r>
        <w:fldChar w:fldCharType="separate"/>
      </w:r>
      <w:r w:rsidR="00C67756">
        <w:rPr>
          <w:noProof/>
        </w:rPr>
        <w:t>17</w:t>
      </w:r>
      <w:r>
        <w:fldChar w:fldCharType="end"/>
      </w:r>
      <w:r>
        <w:t>: Topology-Editor Schnittstellen</w:t>
      </w:r>
      <w:bookmarkEnd w:id="205"/>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632D12">
      <w:pPr>
        <w:pStyle w:val="TextkrperEinzug"/>
        <w:numPr>
          <w:ilvl w:val="0"/>
          <w:numId w:val="50"/>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0088564E" w:rsidR="00632D12" w:rsidRDefault="00632D12" w:rsidP="00632D12">
      <w:pPr>
        <w:pStyle w:val="TextkrperEinzug"/>
        <w:numPr>
          <w:ilvl w:val="0"/>
          <w:numId w:val="50"/>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IFdtCommunication durch die Geschäftslogik ist nicht vorgesehen</w:t>
      </w:r>
    </w:p>
    <w:p w14:paraId="09638F75" w14:textId="1B196F88" w:rsidR="00632D12" w:rsidRDefault="00632D12" w:rsidP="00632D12">
      <w:pPr>
        <w:pStyle w:val="TextkrperEinzug"/>
        <w:numPr>
          <w:ilvl w:val="0"/>
          <w:numId w:val="50"/>
        </w:numPr>
        <w:rPr>
          <w:lang w:val="de-DE"/>
        </w:rPr>
      </w:pPr>
      <w:r w:rsidRPr="00632D12">
        <w:rPr>
          <w:lang w:val="de-DE"/>
        </w:rPr>
        <w:t>Persistenz des Instanz-Datasets (das Dataset wird von der</w:t>
      </w:r>
      <w:r>
        <w:rPr>
          <w:lang w:val="de-DE"/>
        </w:rPr>
        <w:t xml:space="preserve"> Host-Applikation ComStudio</w:t>
      </w:r>
      <w:r w:rsidRPr="00632D12">
        <w:rPr>
          <w:lang w:val="de-DE"/>
        </w:rPr>
        <w:t xml:space="preserve"> beibehalten</w:t>
      </w:r>
      <w:r>
        <w:rPr>
          <w:lang w:val="de-DE"/>
        </w:rPr>
        <w:t>)</w:t>
      </w:r>
    </w:p>
    <w:p w14:paraId="39D88721" w14:textId="2046A4D4" w:rsidR="00632D12" w:rsidRDefault="00632D12" w:rsidP="00632D12">
      <w:pPr>
        <w:pStyle w:val="TextkrperEinzug"/>
        <w:numPr>
          <w:ilvl w:val="0"/>
          <w:numId w:val="50"/>
        </w:numPr>
        <w:rPr>
          <w:lang w:val="de-DE"/>
        </w:rPr>
      </w:pPr>
      <w:r w:rsidRPr="00632D12">
        <w:rPr>
          <w:lang w:val="de-DE"/>
        </w:rPr>
        <w:t>Kann auch für die Interaktion zwischen Geschäftslogik von Server und herstellerspezifischen DTM-Geräte verwendet werden</w:t>
      </w:r>
    </w:p>
    <w:p w14:paraId="512E25E4" w14:textId="77777777" w:rsidR="009D7535" w:rsidRPr="00632D12" w:rsidRDefault="009D7535" w:rsidP="009D7535">
      <w:pPr>
        <w:pStyle w:val="TextkrperEinzug"/>
        <w:ind w:left="720" w:firstLine="0"/>
        <w:rPr>
          <w:lang w:val="de-DE"/>
        </w:rPr>
      </w:pPr>
    </w:p>
    <w:p w14:paraId="2073BB0F" w14:textId="61EC4352" w:rsidR="00632D12" w:rsidRPr="009D7535" w:rsidRDefault="009D7535" w:rsidP="00A426A8">
      <w:pPr>
        <w:pStyle w:val="TextkrperEinzug"/>
        <w:ind w:firstLine="0"/>
        <w:rPr>
          <w:b/>
          <w:lang w:val="de-DE"/>
        </w:rPr>
      </w:pPr>
      <w:r w:rsidRPr="009D7535">
        <w:rPr>
          <w:b/>
          <w:lang w:val="de-DE"/>
        </w:rPr>
        <w:t>Verantwortlichkeiten der JSON</w:t>
      </w:r>
    </w:p>
    <w:p w14:paraId="5F696524" w14:textId="48D12212" w:rsidR="009D7535" w:rsidRPr="00F6719F" w:rsidRDefault="009D7535" w:rsidP="009D7535">
      <w:pPr>
        <w:pStyle w:val="TextkrperEinzug"/>
        <w:numPr>
          <w:ilvl w:val="0"/>
          <w:numId w:val="51"/>
        </w:numPr>
        <w:rPr>
          <w:color w:val="C00000"/>
          <w:lang w:val="de-DE"/>
        </w:rPr>
      </w:pPr>
      <w:r w:rsidRPr="00F6719F">
        <w:rPr>
          <w:color w:val="C00000"/>
          <w:lang w:val="de-DE"/>
        </w:rPr>
        <w:t>Steuerung der Benutzeroberflächen durch die Einbettung Anwendung</w:t>
      </w:r>
    </w:p>
    <w:p w14:paraId="1A14FAC3" w14:textId="337CBBF7" w:rsidR="009D7535" w:rsidRPr="00F6719F" w:rsidRDefault="009D7535" w:rsidP="009D7535">
      <w:pPr>
        <w:pStyle w:val="TextkrperEinzug"/>
        <w:numPr>
          <w:ilvl w:val="0"/>
          <w:numId w:val="51"/>
        </w:numPr>
        <w:rPr>
          <w:color w:val="C00000"/>
          <w:lang w:val="de-DE"/>
        </w:rPr>
      </w:pPr>
      <w:r w:rsidRPr="00F6719F">
        <w:rPr>
          <w:color w:val="C00000"/>
          <w:lang w:val="de-DE"/>
        </w:rPr>
        <w:t>Initialisierung, programmgesteuerte Ausführung von Benutzeroberflächenaufgaben</w:t>
      </w:r>
    </w:p>
    <w:p w14:paraId="2600F0FA" w14:textId="77777777" w:rsidR="009D7535" w:rsidRPr="00890787" w:rsidRDefault="009D7535" w:rsidP="009D7535">
      <w:pPr>
        <w:pStyle w:val="berschrift2"/>
      </w:pPr>
      <w:bookmarkStart w:id="206" w:name="_Ref506034260"/>
      <w:bookmarkStart w:id="207" w:name="_Toc517096393"/>
      <w:bookmarkStart w:id="208" w:name="_Toc517784189"/>
      <w:r w:rsidRPr="00890787">
        <w:t>Datendarstellung (Prozessdaten, Bedienungsdaten)</w:t>
      </w:r>
      <w:bookmarkEnd w:id="206"/>
      <w:bookmarkEnd w:id="207"/>
      <w:bookmarkEnd w:id="208"/>
    </w:p>
    <w:p w14:paraId="1C1091C6" w14:textId="4F2BCD51" w:rsidR="00E73724" w:rsidRPr="00212703" w:rsidRDefault="00E73724" w:rsidP="00E73724">
      <w:pPr>
        <w:pStyle w:val="TextkrperEinzug"/>
        <w:ind w:firstLine="0"/>
        <w:rPr>
          <w:lang w:val="de-DE"/>
        </w:rPr>
      </w:pPr>
      <w:r w:rsidRPr="00212703">
        <w:rPr>
          <w:lang w:val="de-DE"/>
        </w:rPr>
        <w:t xml:space="preserve">Der Hauptanwendungsfall für </w:t>
      </w:r>
      <w:r w:rsidR="001731F3" w:rsidRPr="00A4783B">
        <w:rPr>
          <w:lang w:val="de-DE"/>
        </w:rPr>
        <w:t>Topology-Editor</w:t>
      </w:r>
      <w:r w:rsidRPr="00212703">
        <w:rPr>
          <w:lang w:val="de-DE"/>
        </w:rPr>
        <w:t xml:space="preserve"> ist der Offline/Online-Datenaustausch zwischen Geräten und browserfähige Dokumente mit Data-Access-Funktionalität um die Topologie des entsprechenden Systems darzustellen. In diesem Anwendungsfall werden die Gerätedaten von einem </w:t>
      </w:r>
      <w:r w:rsidR="001731F3" w:rsidRPr="00A4783B">
        <w:rPr>
          <w:lang w:val="de-DE"/>
        </w:rPr>
        <w:t>Topology-Editor</w:t>
      </w:r>
      <w:r w:rsidRPr="0036309C">
        <w:rPr>
          <w:lang w:val="de-DE"/>
        </w:rPr>
        <w:t>-Server</w:t>
      </w:r>
      <w:r w:rsidRPr="00212703">
        <w:rPr>
          <w:lang w:val="de-DE"/>
        </w:rPr>
        <w:t xml:space="preserve"> bereitgestellt und von einem </w:t>
      </w:r>
      <w:r w:rsidR="001731F3" w:rsidRPr="00A4783B">
        <w:rPr>
          <w:lang w:val="de-DE"/>
        </w:rPr>
        <w:t>Topology-Editor</w:t>
      </w:r>
      <w:r w:rsidRPr="0036309C">
        <w:rPr>
          <w:lang w:val="de-DE"/>
        </w:rPr>
        <w:t xml:space="preserve">-Client </w:t>
      </w:r>
      <w:r w:rsidRPr="00212703">
        <w:rPr>
          <w:lang w:val="de-DE"/>
        </w:rPr>
        <w:t>konsumiert, der in das</w:t>
      </w:r>
      <w:r w:rsidRPr="00A4783B">
        <w:rPr>
          <w:lang w:val="de-DE"/>
        </w:rPr>
        <w:t xml:space="preserve"> </w:t>
      </w:r>
      <w:r w:rsidRPr="00212703">
        <w:rPr>
          <w:lang w:val="de-DE"/>
        </w:rPr>
        <w:t>browserfähige Dokument integriert ist.</w:t>
      </w:r>
      <w:r w:rsidR="009D7535">
        <w:rPr>
          <w:lang w:val="de-DE"/>
        </w:rPr>
        <w:t xml:space="preserve"> </w:t>
      </w:r>
    </w:p>
    <w:p w14:paraId="42B51BC4" w14:textId="300F0075" w:rsidR="00E73724" w:rsidRPr="00212703" w:rsidRDefault="00E73724" w:rsidP="00E73724">
      <w:pPr>
        <w:pStyle w:val="TextkrperEinzug"/>
        <w:ind w:firstLine="0"/>
        <w:rPr>
          <w:lang w:val="de-DE"/>
        </w:rPr>
      </w:pPr>
    </w:p>
    <w:p w14:paraId="12662F93" w14:textId="77777777" w:rsidR="00135CB8" w:rsidRDefault="00135CB8" w:rsidP="00E73724">
      <w:pPr>
        <w:pStyle w:val="TextkrperEinzug"/>
        <w:ind w:firstLine="0"/>
        <w:rPr>
          <w:lang w:val="de-DE"/>
        </w:rPr>
      </w:pPr>
    </w:p>
    <w:p w14:paraId="32D0C9B2" w14:textId="37F3FC82" w:rsidR="00135CB8" w:rsidRDefault="00135CB8" w:rsidP="00E73724">
      <w:pPr>
        <w:pStyle w:val="TextkrperEinzug"/>
        <w:ind w:firstLine="0"/>
        <w:rPr>
          <w:lang w:val="de-DE"/>
        </w:rPr>
      </w:pPr>
      <w:r>
        <w:rPr>
          <w:noProof/>
        </w:rPr>
        <w:lastRenderedPageBreak/>
        <w:drawing>
          <wp:inline distT="0" distB="0" distL="0" distR="0" wp14:anchorId="0A31AAC9" wp14:editId="5B19A2F7">
            <wp:extent cx="5759450" cy="262953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29535"/>
                    </a:xfrm>
                    <a:prstGeom prst="rect">
                      <a:avLst/>
                    </a:prstGeom>
                  </pic:spPr>
                </pic:pic>
              </a:graphicData>
            </a:graphic>
          </wp:inline>
        </w:drawing>
      </w:r>
    </w:p>
    <w:p w14:paraId="262AE4F7" w14:textId="286CA0EE" w:rsidR="004A30A9" w:rsidRDefault="004A30A9" w:rsidP="00E73724">
      <w:pPr>
        <w:pStyle w:val="TextkrperEinzug"/>
        <w:ind w:firstLine="0"/>
        <w:rPr>
          <w:lang w:val="de-DE"/>
        </w:rPr>
      </w:pPr>
    </w:p>
    <w:p w14:paraId="6A668102" w14:textId="77777777" w:rsidR="004A30A9" w:rsidRDefault="004A30A9" w:rsidP="00E73724">
      <w:pPr>
        <w:pStyle w:val="TextkrperEinzug"/>
        <w:ind w:firstLine="0"/>
        <w:rPr>
          <w:lang w:val="de-DE"/>
        </w:rPr>
      </w:pPr>
    </w:p>
    <w:p w14:paraId="5011B726" w14:textId="77777777" w:rsidR="00135CB8" w:rsidRDefault="00135CB8" w:rsidP="00E73724">
      <w:pPr>
        <w:pStyle w:val="TextkrperEinzug"/>
        <w:ind w:firstLine="0"/>
        <w:rPr>
          <w:lang w:val="de-DE"/>
        </w:rPr>
      </w:pPr>
    </w:p>
    <w:p w14:paraId="781EDE1D" w14:textId="4C400BCE" w:rsidR="00E73724" w:rsidRPr="00212703" w:rsidRDefault="001731F3" w:rsidP="00E73724">
      <w:pPr>
        <w:pStyle w:val="TextkrperEinzug"/>
        <w:ind w:firstLine="0"/>
        <w:rPr>
          <w:lang w:val="de-DE"/>
        </w:rPr>
      </w:pPr>
      <w:r w:rsidRPr="00A4783B">
        <w:rPr>
          <w:lang w:val="de-DE"/>
        </w:rPr>
        <w:t>Topology-Editor</w:t>
      </w:r>
      <w:r w:rsidR="00E73724" w:rsidRPr="00212703">
        <w:rPr>
          <w:lang w:val="de-DE"/>
        </w:rPr>
        <w:t xml:space="preserve"> enthält alle Funktionen der DtmWebApi-Klassenspezifikationen (mehr dazu Abschnitt 5.2) definiert jedoch plattformunabhängige Kommunikationsmechanismen sowie generische, erweiterbare und objektorientierte Modellierungsfunktionen für die Informationen, die ein System bereitstellen möchte.</w:t>
      </w:r>
    </w:p>
    <w:p w14:paraId="533BF333" w14:textId="2600FFA1" w:rsidR="00E73724" w:rsidRPr="00212703" w:rsidRDefault="00E73724" w:rsidP="00E73724">
      <w:pPr>
        <w:pStyle w:val="TextkrperEinzug"/>
        <w:ind w:firstLine="0"/>
        <w:rPr>
          <w:lang w:val="de-DE"/>
        </w:rPr>
      </w:pPr>
      <w:r w:rsidRPr="00212703">
        <w:rPr>
          <w:lang w:val="de-DE"/>
        </w:rPr>
        <w:t xml:space="preserve">Der </w:t>
      </w:r>
      <w:r w:rsidR="001731F3" w:rsidRPr="00A4783B">
        <w:rPr>
          <w:lang w:val="de-DE"/>
        </w:rPr>
        <w:t>Topology-Editor</w:t>
      </w:r>
      <w:r w:rsidRPr="00212703">
        <w:rPr>
          <w:lang w:val="de-DE"/>
        </w:rPr>
        <w:t xml:space="preserve"> -Netzwerkkommunikationsteil definiert Mechanismen, die für verschiedene Anwendungsfälle optimiert sind.</w:t>
      </w:r>
    </w:p>
    <w:p w14:paraId="3DEDBE53" w14:textId="3017DDA9" w:rsidR="00E73724" w:rsidRPr="00212703" w:rsidRDefault="00E73724" w:rsidP="00E73724">
      <w:pPr>
        <w:pStyle w:val="TextkrperEinzug"/>
        <w:ind w:firstLine="0"/>
        <w:rPr>
          <w:lang w:val="de-DE"/>
        </w:rPr>
      </w:pPr>
      <w:r w:rsidRPr="00212703">
        <w:rPr>
          <w:lang w:val="de-DE"/>
        </w:rPr>
        <w:t xml:space="preserve">Die entstehende Version von </w:t>
      </w:r>
      <w:r w:rsidR="001731F3" w:rsidRPr="00A4783B">
        <w:rPr>
          <w:lang w:val="de-DE"/>
        </w:rPr>
        <w:t>Topology-Editor</w:t>
      </w:r>
      <w:r w:rsidRPr="00212703">
        <w:rPr>
          <w:lang w:val="de-DE"/>
        </w:rPr>
        <w:t xml:space="preserve"> wird ein optimiertes HTTP-Protokoll für hochperformante Intranet-Kommunikation sowie eine Abbildung auf akzeptierte Internetstandards wie Web Services definiert.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Pr="00212703" w:rsidRDefault="00E73724" w:rsidP="00E73724">
      <w:pPr>
        <w:pStyle w:val="TextkrperEinzug"/>
        <w:ind w:firstLine="0"/>
        <w:rPr>
          <w:lang w:val="de-DE"/>
        </w:rPr>
      </w:pPr>
    </w:p>
    <w:p w14:paraId="198207F5" w14:textId="0BE013A6" w:rsidR="00E73724" w:rsidRPr="00212703" w:rsidRDefault="00E73724" w:rsidP="00E73724">
      <w:pPr>
        <w:pStyle w:val="TextkrperEinzug"/>
        <w:ind w:firstLine="0"/>
        <w:rPr>
          <w:lang w:val="de-DE"/>
        </w:rPr>
      </w:pPr>
      <w:r w:rsidRPr="00212703">
        <w:rPr>
          <w:lang w:val="de-DE"/>
        </w:rPr>
        <w:t xml:space="preserve">Das </w:t>
      </w:r>
      <w:r w:rsidR="001731F3">
        <w:rPr>
          <w:lang w:val="de-DE"/>
        </w:rPr>
        <w:t>Topology-Editor</w:t>
      </w:r>
      <w:r w:rsidRPr="00212703">
        <w:rPr>
          <w:lang w:val="de-DE"/>
        </w:rPr>
        <w:t xml:space="preserve"> -Modell bietet eine Standardmethode für Server, um Objekte Clients zur Verfügung zu stellen. Objekte können sich aus anderen Objekten, Variablen und Methoden zusammensetzen. </w:t>
      </w:r>
      <w:r w:rsidR="001731F3">
        <w:rPr>
          <w:lang w:val="de-DE"/>
        </w:rPr>
        <w:t>Topology-Editor</w:t>
      </w:r>
      <w:r w:rsidRPr="00212703">
        <w:rPr>
          <w:lang w:val="de-DE"/>
        </w:rPr>
        <w:t xml:space="preserve"> erlaubt auch, Beziehungen zu anderen Objekten auszudrücken.</w:t>
      </w:r>
    </w:p>
    <w:p w14:paraId="2C781361" w14:textId="73D012D5" w:rsidR="00E73724" w:rsidRPr="00212703" w:rsidRDefault="00E73724" w:rsidP="00E73724">
      <w:pPr>
        <w:pStyle w:val="TextkrperEinzug"/>
        <w:ind w:firstLine="0"/>
        <w:rPr>
          <w:lang w:val="de-DE"/>
        </w:rPr>
      </w:pPr>
      <w:r w:rsidRPr="00212703">
        <w:rPr>
          <w:lang w:val="de-DE"/>
        </w:rPr>
        <w:t xml:space="preserve">Die Menge der Objekte und zugehörige Informationen, die ein </w:t>
      </w:r>
      <w:r w:rsidR="001731F3" w:rsidRPr="0036309C">
        <w:rPr>
          <w:lang w:val="de-DE"/>
        </w:rPr>
        <w:t>Topology-Editor</w:t>
      </w:r>
      <w:r w:rsidR="00E70B1E" w:rsidRPr="0036309C">
        <w:rPr>
          <w:lang w:val="de-DE"/>
        </w:rPr>
        <w:t>-</w:t>
      </w:r>
      <w:r w:rsidRPr="0036309C">
        <w:rPr>
          <w:lang w:val="de-DE"/>
        </w:rPr>
        <w:t>Server</w:t>
      </w:r>
      <w:r w:rsidRPr="00212703">
        <w:rPr>
          <w:lang w:val="de-DE"/>
        </w:rPr>
        <w:t xml:space="preserve"> Clients zur Verfügung stellt, werden hier als Topolo</w:t>
      </w:r>
      <w:r w:rsidR="00E766D9" w:rsidRPr="00212703">
        <w:rPr>
          <w:lang w:val="de-DE"/>
        </w:rPr>
        <w:t xml:space="preserve">gy bezeichnet. Die Elemente der </w:t>
      </w:r>
      <w:r w:rsidR="001731F3">
        <w:rPr>
          <w:lang w:val="de-DE"/>
        </w:rPr>
        <w:t>Topology-Editor</w:t>
      </w:r>
      <w:r w:rsidRPr="00212703">
        <w:rPr>
          <w:lang w:val="de-DE"/>
        </w:rPr>
        <w:t xml:space="preserve"> -Objektmodells werden im Topology als eine Gruppe von Knoten dargestellt, die durch Eigenschaften beschrieben und durch Referenzen miteinander verbunden sind. </w:t>
      </w:r>
    </w:p>
    <w:p w14:paraId="158C2DC2" w14:textId="77777777" w:rsidR="00E73724" w:rsidRPr="00212703" w:rsidRDefault="00E73724" w:rsidP="00E73724">
      <w:pPr>
        <w:pStyle w:val="TextkrperEinzug"/>
        <w:ind w:firstLine="0"/>
        <w:rPr>
          <w:lang w:val="de-DE"/>
        </w:rPr>
      </w:pPr>
    </w:p>
    <w:p w14:paraId="3DC423D3" w14:textId="610DB7DE" w:rsidR="00E73724" w:rsidRPr="00212703" w:rsidRDefault="001731F3" w:rsidP="00E73724">
      <w:pPr>
        <w:pStyle w:val="TextkrperEinzug"/>
        <w:ind w:firstLine="0"/>
        <w:rPr>
          <w:lang w:val="de-DE"/>
        </w:rPr>
      </w:pPr>
      <w:r>
        <w:rPr>
          <w:lang w:val="de-DE"/>
        </w:rPr>
        <w:t>Topology-Editor</w:t>
      </w:r>
      <w:r w:rsidR="00E73724" w:rsidRPr="00212703">
        <w:rPr>
          <w:lang w:val="de-DE"/>
        </w:rPr>
        <w:t xml:space="preserve"> definiert drei Klassen von Knoten zur Darstellung von Topology -Komponenten. Die Klassen sind Objekte, die Geräte, Controller und Kommunikationsinfrastrukturgeräte repräsentieren. Jede Knoten-Klassen und Verbindung-Klassen haben einen definierten Satz von Eigenschaften und Methoden.</w:t>
      </w:r>
    </w:p>
    <w:p w14:paraId="289F1FE8" w14:textId="77777777" w:rsidR="00E73724" w:rsidRPr="00212703" w:rsidRDefault="00E73724" w:rsidP="00E73724">
      <w:pPr>
        <w:pStyle w:val="TextkrperEinzug"/>
        <w:ind w:firstLine="0"/>
        <w:rPr>
          <w:lang w:val="de-DE"/>
        </w:rPr>
      </w:pPr>
    </w:p>
    <w:p w14:paraId="7B97E157" w14:textId="3A2D521A" w:rsidR="00E73724" w:rsidRPr="00212703" w:rsidRDefault="00E73724" w:rsidP="00E73724">
      <w:pPr>
        <w:pStyle w:val="TextkrperEinzug"/>
        <w:ind w:firstLine="0"/>
        <w:rPr>
          <w:lang w:val="de-DE"/>
        </w:rPr>
      </w:pPr>
      <w:r w:rsidRPr="00212703">
        <w:rPr>
          <w:lang w:val="de-DE"/>
        </w:rPr>
        <w:t>In einem Multiclient-Szenario ist die Communication</w:t>
      </w:r>
      <w:r w:rsidR="00E70B1E" w:rsidRPr="00212703">
        <w:rPr>
          <w:lang w:val="de-DE"/>
        </w:rPr>
        <w:t xml:space="preserve"> </w:t>
      </w:r>
      <w:r w:rsidRPr="00212703">
        <w:rPr>
          <w:lang w:val="de-DE"/>
        </w:rPr>
        <w:t xml:space="preserve">Studio für die Verwaltung des Zugriffs auf die DTMs zuständig.  </w:t>
      </w:r>
    </w:p>
    <w:p w14:paraId="33635C86" w14:textId="77777777" w:rsidR="00AA23CD" w:rsidRPr="00212703" w:rsidRDefault="00AA23CD" w:rsidP="00E73724">
      <w:pPr>
        <w:pStyle w:val="TextkrperEinzug"/>
        <w:ind w:firstLine="0"/>
        <w:rPr>
          <w:lang w:val="de-DE"/>
        </w:rPr>
      </w:pPr>
    </w:p>
    <w:p w14:paraId="5D3C6EF6" w14:textId="5759731C" w:rsidR="00E73724" w:rsidRPr="00212703" w:rsidRDefault="00E73724" w:rsidP="00E73724">
      <w:pPr>
        <w:pStyle w:val="TextkrperEinzug"/>
        <w:ind w:firstLine="0"/>
        <w:rPr>
          <w:lang w:val="de-DE"/>
        </w:rPr>
      </w:pPr>
      <w:r w:rsidRPr="00212703">
        <w:rPr>
          <w:lang w:val="de-DE"/>
        </w:rPr>
        <w:lastRenderedPageBreak/>
        <w:t xml:space="preserve">In diesem Abschnitt werden die häufigsten Szenarien beschrieben, die bei der Arbeit mit </w:t>
      </w:r>
      <w:r w:rsidR="001731F3">
        <w:rPr>
          <w:lang w:val="de-DE"/>
        </w:rPr>
        <w:t>Topology-Editor</w:t>
      </w:r>
      <w:r w:rsidRPr="00212703">
        <w:rPr>
          <w:lang w:val="de-DE"/>
        </w:rPr>
        <w:t xml:space="preserve"> in Communication</w:t>
      </w:r>
      <w:r w:rsidR="00E70B1E" w:rsidRPr="00212703">
        <w:rPr>
          <w:lang w:val="de-DE"/>
        </w:rPr>
        <w:t xml:space="preserve"> </w:t>
      </w:r>
      <w:r w:rsidRPr="00212703">
        <w:rPr>
          <w:lang w:val="de-DE"/>
        </w:rPr>
        <w:t>Studio auftreten. Diese Szenarien umfassen das Offline-Konfiguration eines Projekts, das Registrieren und Erkennen von Geräte, das Laden von XML-Topologie, das Erkennen, wenn ein Device eingefügt bzw. gelöscht wurde. Sie können im Offline-Module ein gerätspezifischer Device in einer FDT2.0-Projekt oder durch Scannen eines lokalen Verzeichnisses registrieren und erkennen.</w:t>
      </w:r>
    </w:p>
    <w:p w14:paraId="406F8201" w14:textId="77777777" w:rsidR="00E73724" w:rsidRPr="00212703" w:rsidRDefault="00E73724" w:rsidP="00E73724">
      <w:pPr>
        <w:pStyle w:val="TextkrperEinzug"/>
        <w:ind w:firstLine="0"/>
        <w:rPr>
          <w:lang w:val="de-DE"/>
        </w:rPr>
      </w:pPr>
      <w:r w:rsidRPr="00212703">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824355"/>
                    </a:xfrm>
                    <a:prstGeom prst="rect">
                      <a:avLst/>
                    </a:prstGeom>
                  </pic:spPr>
                </pic:pic>
              </a:graphicData>
            </a:graphic>
          </wp:inline>
        </w:drawing>
      </w:r>
    </w:p>
    <w:p w14:paraId="5C97195A" w14:textId="77777777" w:rsidR="00AA23CD" w:rsidRPr="00212703" w:rsidRDefault="00AA23CD" w:rsidP="00E73724">
      <w:pPr>
        <w:pStyle w:val="TextkrperEinzug"/>
        <w:ind w:firstLine="0"/>
        <w:rPr>
          <w:lang w:val="de-DE"/>
        </w:rPr>
      </w:pPr>
    </w:p>
    <w:p w14:paraId="458E2BFA" w14:textId="0CD182E4" w:rsidR="00E73724" w:rsidRPr="00212703" w:rsidRDefault="00E73724" w:rsidP="00E73724">
      <w:pPr>
        <w:pStyle w:val="TextkrperEinzug"/>
        <w:ind w:firstLine="0"/>
        <w:rPr>
          <w:lang w:val="de-DE"/>
        </w:rPr>
      </w:pPr>
      <w:r w:rsidRPr="00212703">
        <w:rPr>
          <w:lang w:val="de-DE"/>
        </w:rPr>
        <w:t>In Laufe der Applikation wird durch einen sogenannten Scan-Mechanismus der spezifischen Anordnung der Geräte, die untereinander verbunden sind, generiert.</w:t>
      </w:r>
    </w:p>
    <w:p w14:paraId="7A39E983" w14:textId="77777777" w:rsidR="00E73724" w:rsidRPr="00212703" w:rsidRDefault="00E73724" w:rsidP="00E73724">
      <w:pPr>
        <w:pStyle w:val="TextkrperEinzug"/>
        <w:ind w:firstLine="0"/>
        <w:rPr>
          <w:lang w:val="de-DE"/>
        </w:rPr>
      </w:pPr>
    </w:p>
    <w:p w14:paraId="1AC042AC" w14:textId="77777777" w:rsidR="00E73724" w:rsidRPr="00212703" w:rsidRDefault="00E73724" w:rsidP="00E73724">
      <w:pPr>
        <w:pStyle w:val="TextkrperEinzug"/>
        <w:ind w:firstLine="0"/>
        <w:rPr>
          <w:lang w:val="de-DE"/>
        </w:rPr>
      </w:pPr>
      <w:r w:rsidRPr="00212703">
        <w:rPr>
          <w:lang w:val="de-DE"/>
        </w:rPr>
        <w:t>Die generierten Daten werden als JSON-Datei dargestellt. Der Zweck einer JSON-Datei besteht darin ein Diagramm zu definieren, das ein Netzwerk darstellt.</w:t>
      </w:r>
    </w:p>
    <w:p w14:paraId="1C209994" w14:textId="20680AD7" w:rsidR="00E73724" w:rsidRPr="00212703" w:rsidRDefault="00E73724" w:rsidP="00E73724">
      <w:pPr>
        <w:pStyle w:val="Textkrper"/>
      </w:pPr>
      <w:r w:rsidRPr="00212703">
        <w:t>Das Konzept de</w:t>
      </w:r>
      <w:r w:rsidR="00E766D9" w:rsidRPr="00212703">
        <w:t>r</w:t>
      </w:r>
      <w:r w:rsidRPr="00212703">
        <w:t xml:space="preserve"> </w:t>
      </w:r>
      <w:r w:rsidR="001731F3">
        <w:t>Topology-Editor</w:t>
      </w:r>
      <w:r w:rsidRPr="00212703">
        <w:t xml:space="preserve"> soll prinzipiell die physikalische Netzstruktur einer industriellen Kommunikation auf einer Schnittstelle (Laptop Mobile Geräte) bereitstellen.</w:t>
      </w:r>
    </w:p>
    <w:p w14:paraId="29B07A70" w14:textId="77777777" w:rsidR="00E73724" w:rsidRPr="00212703" w:rsidRDefault="00E73724" w:rsidP="00E73724">
      <w:pPr>
        <w:pStyle w:val="TextkrperEinzug"/>
        <w:ind w:firstLine="0"/>
        <w:rPr>
          <w:lang w:val="de-DE"/>
        </w:rPr>
      </w:pPr>
    </w:p>
    <w:p w14:paraId="7255F2F3" w14:textId="77777777" w:rsidR="00E73724" w:rsidRPr="00212703" w:rsidRDefault="00E73724" w:rsidP="00E73724">
      <w:pPr>
        <w:pStyle w:val="TextkrperEinzug"/>
        <w:ind w:firstLine="0"/>
        <w:rPr>
          <w:lang w:val="de-DE"/>
        </w:rPr>
      </w:pPr>
      <w:r w:rsidRPr="00212703">
        <w:rPr>
          <w:lang w:val="de-DE"/>
        </w:rPr>
        <w:t>Um grundlegende Konzepte erklären zu können, betrachten wir in dem folgenden Abschnitt eine Mini-Topologie, die nur aus 2 Knoten und eine Kante besteht.</w:t>
      </w:r>
    </w:p>
    <w:p w14:paraId="6656536E" w14:textId="77777777" w:rsidR="00E73724" w:rsidRPr="00212703" w:rsidRDefault="00E73724" w:rsidP="00E73724">
      <w:pPr>
        <w:pStyle w:val="TextkrperEinzug"/>
        <w:ind w:firstLine="0"/>
        <w:rPr>
          <w:lang w:val="de-DE"/>
        </w:rPr>
      </w:pPr>
    </w:p>
    <w:p w14:paraId="18CB863E" w14:textId="704E0413" w:rsidR="00E73724" w:rsidRPr="00212703" w:rsidRDefault="00E73724" w:rsidP="00E73724">
      <w:pPr>
        <w:pStyle w:val="TextkrperEinzug"/>
        <w:ind w:firstLine="0"/>
        <w:rPr>
          <w:lang w:val="de-DE"/>
        </w:rPr>
      </w:pPr>
      <w:r w:rsidRPr="00212703">
        <w:rPr>
          <w:lang w:val="de-DE"/>
        </w:rPr>
        <w:t>Es enthält 2 Knoten und eine Kante: jeden Knoten repräsentiert ein Device und eine Kante eine spezifische Verbindung. Die Mini-Topologie wird durch die folgende JSON-Datei repräsentiert</w:t>
      </w:r>
      <w:r w:rsidR="0036309C">
        <w:rPr>
          <w:lang w:val="de-DE"/>
        </w:rPr>
        <w:t>.</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94785"/>
                    </a:xfrm>
                    <a:prstGeom prst="rect">
                      <a:avLst/>
                    </a:prstGeom>
                  </pic:spPr>
                </pic:pic>
              </a:graphicData>
            </a:graphic>
          </wp:inline>
        </w:drawing>
      </w:r>
    </w:p>
    <w:p w14:paraId="6D58010D" w14:textId="63E4F684" w:rsidR="00E73724" w:rsidRPr="00212703" w:rsidRDefault="00E73724" w:rsidP="00E73724">
      <w:pPr>
        <w:pStyle w:val="Beschriftung"/>
        <w:jc w:val="both"/>
      </w:pPr>
      <w:bookmarkStart w:id="209" w:name="_Toc511225567"/>
      <w:bookmarkStart w:id="210" w:name="_Toc517784227"/>
      <w:r w:rsidRPr="00212703">
        <w:t xml:space="preserve">Abbildung </w:t>
      </w:r>
      <w:r w:rsidR="00A479E4">
        <w:fldChar w:fldCharType="begin"/>
      </w:r>
      <w:r w:rsidR="00A479E4">
        <w:instrText xml:space="preserve"> SEQ Abbildung \* ARABIC </w:instrText>
      </w:r>
      <w:r w:rsidR="00A479E4">
        <w:fldChar w:fldCharType="separate"/>
      </w:r>
      <w:r w:rsidR="00C67756">
        <w:rPr>
          <w:noProof/>
        </w:rPr>
        <w:t>18</w:t>
      </w:r>
      <w:r w:rsidR="00A479E4">
        <w:rPr>
          <w:noProof/>
        </w:rPr>
        <w:fldChar w:fldCharType="end"/>
      </w:r>
      <w:r w:rsidRPr="00212703">
        <w:t>: Die Output JSON-Dateien für die Mini-Topologie</w:t>
      </w:r>
      <w:bookmarkEnd w:id="209"/>
      <w:bookmarkEnd w:id="210"/>
    </w:p>
    <w:p w14:paraId="642D4D27" w14:textId="77777777" w:rsidR="00E73724" w:rsidRPr="00212703" w:rsidRDefault="00E73724" w:rsidP="00E73724">
      <w:pPr>
        <w:pStyle w:val="Textkrper"/>
      </w:pPr>
      <w:r w:rsidRPr="00212703">
        <w:t>Das Output des Scan Mechanismus besteht aus einen Root Element und einer Vielzahl von Unterelemente: Graph, Knoten, Kante. Im weiteren Verlauf dieses Abschnitts werden wir diese Elemente im Detail besprechen und zeigen, wie sie ein Diagramm definieren.</w:t>
      </w:r>
    </w:p>
    <w:p w14:paraId="38F5ADB5" w14:textId="77777777" w:rsidR="00E73724" w:rsidRPr="00212703" w:rsidRDefault="00E73724" w:rsidP="00E73724">
      <w:pPr>
        <w:pStyle w:val="TextkrperEinzug"/>
        <w:ind w:firstLine="0"/>
        <w:rPr>
          <w:lang w:val="de-DE"/>
        </w:rPr>
      </w:pPr>
    </w:p>
    <w:p w14:paraId="4415B8BE" w14:textId="77777777" w:rsidR="00E73724" w:rsidRPr="00212703" w:rsidRDefault="00E73724" w:rsidP="00E73724">
      <w:pPr>
        <w:pStyle w:val="TextkrperEinzug"/>
        <w:ind w:firstLine="0"/>
        <w:rPr>
          <w:lang w:val="de-DE"/>
        </w:rPr>
      </w:pPr>
      <w:r w:rsidRPr="00212703">
        <w:rPr>
          <w:lang w:val="de-DE"/>
        </w:rPr>
        <w:t>Die Topologie-Struktur, die Knoten und Kanten enthält, wird als Graph bezeichnet. Ein Graph besteht aus zwei JSON Dateien nämlich:</w:t>
      </w:r>
    </w:p>
    <w:p w14:paraId="105D2F83" w14:textId="77777777" w:rsidR="00E73724" w:rsidRPr="00212703" w:rsidRDefault="00E73724" w:rsidP="00F1746F">
      <w:pPr>
        <w:pStyle w:val="TextkrperEinzug"/>
        <w:numPr>
          <w:ilvl w:val="0"/>
          <w:numId w:val="18"/>
        </w:numPr>
        <w:rPr>
          <w:lang w:val="de-DE"/>
        </w:rPr>
      </w:pPr>
      <w:r w:rsidRPr="00212703">
        <w:rPr>
          <w:lang w:val="de-DE"/>
        </w:rPr>
        <w:t>Geräteinformationen: In einem Geräteinformation JSON-Datei sind die Deklarationen von Knoten mit dem Schlüsselwort „</w:t>
      </w:r>
      <w:r w:rsidRPr="00212703">
        <w:rPr>
          <w:i/>
          <w:lang w:val="de-DE"/>
        </w:rPr>
        <w:t>devices</w:t>
      </w:r>
      <w:r w:rsidRPr="00212703">
        <w:rPr>
          <w:lang w:val="de-DE"/>
        </w:rPr>
        <w:t>“ und Eigenschaften der Topologie als Root-Elemente definiert. Die Liste von Ports von jeweils Geräte wird innerhalb eines –device-Element mit dem Schlüsselwort „Ports“ definiert. und</w:t>
      </w:r>
    </w:p>
    <w:p w14:paraId="61F469F0" w14:textId="77777777" w:rsidR="00E73724" w:rsidRPr="00A4783B" w:rsidRDefault="00E73724" w:rsidP="00F1746F">
      <w:pPr>
        <w:pStyle w:val="TextkrperEinzug"/>
        <w:numPr>
          <w:ilvl w:val="0"/>
          <w:numId w:val="18"/>
        </w:numPr>
        <w:rPr>
          <w:lang w:val="de-DE"/>
        </w:rPr>
      </w:pPr>
      <w:r w:rsidRPr="00212703">
        <w:rPr>
          <w:lang w:val="de-DE"/>
        </w:rPr>
        <w:t>die Verbindungsinformation: hier wird die List von Verbindungen mit dem Schlüsselwort „links“ definiert und jede link-Element repräsentiert eine Verbindung zwischen 2 Geräten. Durch das Schlüsselwort „</w:t>
      </w:r>
      <w:r w:rsidRPr="00212703">
        <w:rPr>
          <w:i/>
          <w:lang w:val="de-DE"/>
        </w:rPr>
        <w:t>from</w:t>
      </w:r>
      <w:r w:rsidRPr="00212703">
        <w:rPr>
          <w:lang w:val="de-DE"/>
        </w:rPr>
        <w:t>“ wird das Quellgerät identifiziert und „to“ das Zielgerät identifiziert bzw. „formPort“ wird das Port des Quellgerät und „toPort“ Zielgerät festgelegt.</w:t>
      </w:r>
    </w:p>
    <w:p w14:paraId="7891029D" w14:textId="77777777" w:rsidR="00E73724" w:rsidRPr="00A4783B" w:rsidRDefault="00E73724" w:rsidP="00E73724">
      <w:pPr>
        <w:pStyle w:val="TextkrperEinzug"/>
        <w:ind w:left="720" w:firstLine="0"/>
        <w:rPr>
          <w:lang w:val="de-DE"/>
        </w:rPr>
      </w:pPr>
    </w:p>
    <w:p w14:paraId="6E1E267C" w14:textId="2AEB6E10" w:rsidR="00E73724" w:rsidRPr="00212703" w:rsidRDefault="00E73724" w:rsidP="008B3BD1">
      <w:pPr>
        <w:pStyle w:val="TextkrperEinzug"/>
        <w:ind w:firstLine="360"/>
        <w:rPr>
          <w:lang w:val="de-DE"/>
        </w:rPr>
      </w:pPr>
      <w:r w:rsidRPr="00212703">
        <w:rPr>
          <w:lang w:val="de-DE"/>
        </w:rPr>
        <w:t>Knoten repräsentieren die Geräte im Graphen und werden mit Hilfe vom Schlüsselwort „devices“ aufgelistet Jeder Knoten hat eine Kennung, die innerhalb des gesamten Dokuments eindeutig sein muss, d. H. In einem Dokument dürfen keine zwei Knoten mit der gleichen Kennung vorhanden sein. Die Kennung eines Knotens wird durch „</w:t>
      </w:r>
      <w:r w:rsidR="00120F11">
        <w:rPr>
          <w:i/>
          <w:lang w:val="de-DE"/>
        </w:rPr>
        <w:t>systemTag</w:t>
      </w:r>
      <w:r w:rsidRPr="00212703">
        <w:rPr>
          <w:lang w:val="de-DE"/>
        </w:rPr>
        <w:t>“-Schlüsselwort definiert, die eine Zeichenfolge ist. Jeder Knoten muss ein „</w:t>
      </w:r>
      <w:r w:rsidRPr="00212703">
        <w:rPr>
          <w:i/>
          <w:lang w:val="de-DE"/>
        </w:rPr>
        <w:t>displayName</w:t>
      </w:r>
      <w:r w:rsidRPr="00212703">
        <w:rPr>
          <w:lang w:val="de-DE"/>
        </w:rPr>
        <w:t>“-Wert haben, der den Namen von der Device bereitstellt (Siehe Abbildung 10) und „stationAddress“-Wert haben der die Gerätadresse definiert.</w:t>
      </w:r>
    </w:p>
    <w:p w14:paraId="15B76127" w14:textId="77777777" w:rsidR="00E73724" w:rsidRPr="00212703" w:rsidRDefault="00E73724" w:rsidP="00E73724">
      <w:pPr>
        <w:pStyle w:val="TextkrperEinzug"/>
        <w:ind w:firstLine="0"/>
        <w:rPr>
          <w:lang w:val="de-DE"/>
        </w:rPr>
      </w:pPr>
      <w:r w:rsidRPr="00212703">
        <w:rPr>
          <w:lang w:val="de-DE"/>
        </w:rPr>
        <w:t>Die andere Option können optional sein wie (Ports, Bilder, Range ...)</w:t>
      </w:r>
    </w:p>
    <w:p w14:paraId="3716E39E" w14:textId="77777777" w:rsidR="00E73724" w:rsidRPr="00212703" w:rsidRDefault="00E73724" w:rsidP="00E73724">
      <w:pPr>
        <w:pStyle w:val="TextkrperEinzug"/>
        <w:ind w:firstLine="0"/>
        <w:rPr>
          <w:lang w:val="de-DE"/>
        </w:rPr>
      </w:pPr>
    </w:p>
    <w:p w14:paraId="0427050F" w14:textId="4624EFD8" w:rsidR="00E73724" w:rsidRPr="00A4783B" w:rsidRDefault="00E73724" w:rsidP="008B3BD1">
      <w:pPr>
        <w:pStyle w:val="TextkrperEinzug"/>
        <w:rPr>
          <w:lang w:val="de-DE"/>
        </w:rPr>
      </w:pPr>
      <w:r w:rsidRPr="00212703">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00120F11">
        <w:rPr>
          <w:i/>
          <w:lang w:val="de-DE"/>
        </w:rPr>
        <w:t>SystemTag</w:t>
      </w:r>
      <w:r w:rsidRPr="00212703">
        <w:rPr>
          <w:i/>
          <w:lang w:val="de-DE"/>
        </w:rPr>
        <w:t>“</w:t>
      </w:r>
      <w:r w:rsidRPr="00212703">
        <w:rPr>
          <w:lang w:val="de-DE"/>
        </w:rPr>
        <w:t xml:space="preserve"> eines Knoten sein. Genauer so soll der Wert der Quelle-Port bzw. Ziel-Port der „</w:t>
      </w:r>
      <w:r w:rsidRPr="00212703">
        <w:rPr>
          <w:i/>
          <w:lang w:val="de-DE"/>
        </w:rPr>
        <w:t>portId</w:t>
      </w:r>
      <w:r w:rsidRPr="00212703">
        <w:rPr>
          <w:lang w:val="de-DE"/>
        </w:rPr>
        <w:t>“ eines Knoten sei</w:t>
      </w:r>
      <w:r w:rsidRPr="00A4783B">
        <w:rPr>
          <w:lang w:val="de-DE"/>
        </w:rPr>
        <w:t>n</w:t>
      </w:r>
    </w:p>
    <w:p w14:paraId="67F9D010" w14:textId="77777777" w:rsidR="00E73724" w:rsidRPr="00A4783B" w:rsidRDefault="00E73724" w:rsidP="00E73724">
      <w:pPr>
        <w:pStyle w:val="TextkrperEinzug"/>
        <w:ind w:firstLine="0"/>
        <w:rPr>
          <w:lang w:val="de-DE"/>
        </w:rPr>
      </w:pPr>
    </w:p>
    <w:p w14:paraId="2DC0F827" w14:textId="308C1BE1" w:rsidR="00E73724" w:rsidRPr="00212703" w:rsidRDefault="00E73724" w:rsidP="008B3BD1">
      <w:pPr>
        <w:pStyle w:val="TextkrperEinzug"/>
        <w:rPr>
          <w:lang w:val="de-DE"/>
        </w:rPr>
      </w:pPr>
      <w:r w:rsidRPr="00212703">
        <w:rPr>
          <w:lang w:val="de-DE"/>
        </w:rPr>
        <w:t>Jede Kante kann ein optionales Schussel-Label haben, das eine Zeichenfolge ist.</w:t>
      </w:r>
      <w:r w:rsidR="008B3BD1">
        <w:rPr>
          <w:lang w:val="de-DE"/>
        </w:rPr>
        <w:t xml:space="preserve"> </w:t>
      </w:r>
      <w:r w:rsidRPr="00212703">
        <w:rPr>
          <w:lang w:val="de-DE"/>
        </w:rPr>
        <w:t>Das Gewicht der Kante wird durch das optionale Schlüsselwort Gewicht festgelegt und ist ein Float.</w:t>
      </w:r>
    </w:p>
    <w:p w14:paraId="5EFCC7E8" w14:textId="77777777" w:rsidR="00E73724" w:rsidRPr="00212703" w:rsidRDefault="00E73724" w:rsidP="00E73724"/>
    <w:p w14:paraId="228E0406" w14:textId="77777777" w:rsidR="00E73724" w:rsidRPr="00890787" w:rsidRDefault="00E73724" w:rsidP="00E73724">
      <w:pPr>
        <w:pStyle w:val="berschrift2"/>
      </w:pPr>
      <w:r w:rsidRPr="00890787">
        <w:t xml:space="preserve"> </w:t>
      </w:r>
      <w:bookmarkStart w:id="211" w:name="_Toc517096394"/>
      <w:bookmarkStart w:id="212" w:name="_Toc517784190"/>
      <w:r w:rsidRPr="00890787">
        <w:t>Zukunftsaspekte (evtl. Erweiterungen)</w:t>
      </w:r>
      <w:bookmarkEnd w:id="211"/>
      <w:bookmarkEnd w:id="212"/>
    </w:p>
    <w:p w14:paraId="0204961D" w14:textId="77777777" w:rsidR="00605F14" w:rsidRDefault="00E73724" w:rsidP="00605F14">
      <w:pPr>
        <w:pStyle w:val="Textkrper"/>
      </w:pPr>
      <w:r w:rsidRPr="00212703">
        <w:t>Da die Physikalische Topologie ein wachsendes Thema der Forschung in der industriellen Kommunikation ist, werden wir in der Zukunft ein eigenes Format definieren, für das Output des Scan-Mechanismus die sogenannte TOPO Dokument.</w:t>
      </w:r>
    </w:p>
    <w:p w14:paraId="55E91F7A" w14:textId="187E97FA" w:rsidR="00E73724" w:rsidRPr="00212703" w:rsidRDefault="00E73724" w:rsidP="00605F14">
      <w:pPr>
        <w:pStyle w:val="Textkrper"/>
        <w:ind w:firstLine="709"/>
      </w:pPr>
      <w:r w:rsidRPr="00212703">
        <w:t>Das TOPO-Dokument wird ein XML-Dokument basiert sein.</w:t>
      </w:r>
      <w:r w:rsidR="00605F14">
        <w:t xml:space="preserve"> </w:t>
      </w:r>
      <w:r w:rsidRPr="00212703">
        <w:t>In der Spezifikation der TOPO-Dokument soll folgendes definiert sein:</w:t>
      </w:r>
    </w:p>
    <w:p w14:paraId="6B695E1D" w14:textId="77777777" w:rsidR="00E73724" w:rsidRPr="00212703" w:rsidRDefault="00E73724" w:rsidP="00F1746F">
      <w:pPr>
        <w:pStyle w:val="TextkrperEinzug"/>
        <w:numPr>
          <w:ilvl w:val="0"/>
          <w:numId w:val="19"/>
        </w:numPr>
        <w:rPr>
          <w:lang w:val="de-DE"/>
        </w:rPr>
      </w:pPr>
      <w:r w:rsidRPr="00212703">
        <w:rPr>
          <w:lang w:val="de-DE"/>
        </w:rPr>
        <w:t xml:space="preserve">Wie ein Graph mit Hilfe von XML-Elemente und XML- Attributes definieret werden soll </w:t>
      </w:r>
    </w:p>
    <w:p w14:paraId="444C73B9" w14:textId="77777777" w:rsidR="00E73724" w:rsidRPr="00212703" w:rsidRDefault="00E73724" w:rsidP="00F1746F">
      <w:pPr>
        <w:pStyle w:val="TextkrperEinzug"/>
        <w:numPr>
          <w:ilvl w:val="0"/>
          <w:numId w:val="19"/>
        </w:numPr>
        <w:rPr>
          <w:lang w:val="de-DE"/>
        </w:rPr>
      </w:pPr>
      <w:r w:rsidRPr="00212703">
        <w:rPr>
          <w:lang w:val="de-DE"/>
        </w:rPr>
        <w:t>Wie   Knoten und Verbindungen mit Hilfe von XML-Elemente deklariert werden sollen.</w:t>
      </w:r>
    </w:p>
    <w:p w14:paraId="44005D58" w14:textId="77777777" w:rsidR="00E73724" w:rsidRPr="00212703" w:rsidRDefault="00E73724" w:rsidP="00F1746F">
      <w:pPr>
        <w:pStyle w:val="TextkrperEinzug"/>
        <w:numPr>
          <w:ilvl w:val="0"/>
          <w:numId w:val="19"/>
        </w:numPr>
        <w:rPr>
          <w:lang w:val="de-DE"/>
        </w:rPr>
      </w:pPr>
      <w:r w:rsidRPr="00212703">
        <w:rPr>
          <w:lang w:val="de-DE"/>
        </w:rPr>
        <w:t>Das Dokument soll als TOPO Datei gespeichert werden.</w:t>
      </w:r>
    </w:p>
    <w:p w14:paraId="5D09CA57" w14:textId="504BE738" w:rsidR="00E73724" w:rsidRPr="00212703" w:rsidRDefault="00E73724" w:rsidP="00F1746F">
      <w:pPr>
        <w:pStyle w:val="TextkrperEinzug"/>
        <w:numPr>
          <w:ilvl w:val="0"/>
          <w:numId w:val="19"/>
        </w:numPr>
        <w:rPr>
          <w:lang w:val="de-DE"/>
        </w:rPr>
      </w:pPr>
      <w:r w:rsidRPr="00212703">
        <w:rPr>
          <w:lang w:val="de-DE"/>
        </w:rPr>
        <w:t>TOPO soll die XML-Schemadatentypen XSD 1.1 für die Grundelemente wie gan</w:t>
      </w:r>
      <w:r w:rsidR="00120F11">
        <w:rPr>
          <w:lang w:val="de-DE"/>
        </w:rPr>
        <w:t>ze Zahl, Datum, Zeichenkette</w:t>
      </w:r>
      <w:r w:rsidRPr="00212703">
        <w:rPr>
          <w:lang w:val="de-DE"/>
        </w:rPr>
        <w:t xml:space="preserve"> verwenden</w:t>
      </w:r>
    </w:p>
    <w:p w14:paraId="5BA44F7C" w14:textId="77777777" w:rsidR="00E73724" w:rsidRPr="00212703" w:rsidRDefault="00E73724" w:rsidP="00E73724">
      <w:pPr>
        <w:pStyle w:val="TextkrperEinzug"/>
        <w:ind w:firstLine="0"/>
        <w:rPr>
          <w:lang w:val="de-DE"/>
        </w:rPr>
      </w:pPr>
    </w:p>
    <w:p w14:paraId="18D29A37" w14:textId="0A6527F1" w:rsidR="00E73724" w:rsidRPr="00212703" w:rsidRDefault="00E73724" w:rsidP="00605F14">
      <w:pPr>
        <w:pStyle w:val="TextkrperEinzug"/>
        <w:ind w:firstLine="360"/>
        <w:rPr>
          <w:lang w:val="de-DE"/>
        </w:rPr>
      </w:pPr>
      <w:r w:rsidRPr="00212703">
        <w:rPr>
          <w:lang w:val="de-DE"/>
        </w:rPr>
        <w:t>Es wird auch eines Mechanismus für Übertragungssicherung in die Zukunft geplant</w:t>
      </w:r>
      <w:r w:rsidR="008B3BD1">
        <w:rPr>
          <w:lang w:val="de-DE"/>
        </w:rPr>
        <w:t xml:space="preserve">. </w:t>
      </w:r>
      <w:r w:rsidRPr="00212703">
        <w:rPr>
          <w:lang w:val="de-DE"/>
        </w:rPr>
        <w:t>Wie schon in der Einleitung erwärmt wird, wird auch Echtzeitverhalten während der Kommunikation zwischen Komponente geplant.</w:t>
      </w:r>
    </w:p>
    <w:p w14:paraId="6272FD01" w14:textId="7AF82A82" w:rsidR="00E73724" w:rsidRPr="00212703" w:rsidRDefault="00E73724" w:rsidP="008B3BD1">
      <w:pPr>
        <w:pStyle w:val="TextkrperEinzug"/>
        <w:ind w:firstLine="360"/>
        <w:rPr>
          <w:lang w:val="de-DE"/>
        </w:rPr>
      </w:pPr>
      <w:r w:rsidRPr="00212703">
        <w:rPr>
          <w:lang w:val="de-DE"/>
        </w:rPr>
        <w:t xml:space="preserve">Für die Zulässigkeit einer Topologie Arte wird auch eine eigene Module geplant. </w:t>
      </w:r>
      <w:r w:rsidR="003A74DB" w:rsidRPr="00212703">
        <w:rPr>
          <w:lang w:val="de-DE"/>
        </w:rPr>
        <w:t>Eine der wichtigsten Zukunftsaspekte ist die logische Topologie für alle feldbusabhängige Industrielle Netzwerk.</w:t>
      </w:r>
    </w:p>
    <w:p w14:paraId="70610513" w14:textId="77777777" w:rsidR="00E73724" w:rsidRPr="00212703" w:rsidRDefault="00E73724" w:rsidP="00E73724">
      <w:pPr>
        <w:pStyle w:val="TextkrperEinzug"/>
        <w:ind w:firstLine="0"/>
        <w:rPr>
          <w:lang w:val="de-DE"/>
        </w:rPr>
      </w:pPr>
    </w:p>
    <w:p w14:paraId="7A1F54B1" w14:textId="77777777" w:rsidR="000B7AFD" w:rsidRPr="00212703" w:rsidRDefault="000B7AFD" w:rsidP="00DD0D6D">
      <w:pPr>
        <w:pStyle w:val="TextkrperEinzug"/>
        <w:ind w:firstLine="0"/>
        <w:rPr>
          <w:lang w:val="de-DE"/>
        </w:rPr>
        <w:sectPr w:rsidR="000B7AFD" w:rsidRPr="00212703" w:rsidSect="00997612">
          <w:headerReference w:type="default" r:id="rId46"/>
          <w:pgSz w:w="11906" w:h="16838" w:code="9"/>
          <w:pgMar w:top="1701" w:right="1418" w:bottom="1134" w:left="1418" w:header="709" w:footer="709" w:gutter="0"/>
          <w:cols w:space="708"/>
          <w:docGrid w:linePitch="360"/>
        </w:sectPr>
      </w:pPr>
    </w:p>
    <w:p w14:paraId="7974FA7C" w14:textId="4EC1C13E" w:rsidR="00DD0D6D" w:rsidRPr="00212703" w:rsidRDefault="00DD0D6D" w:rsidP="00DD0D6D">
      <w:pPr>
        <w:pStyle w:val="TextkrperEinzug"/>
        <w:ind w:firstLine="0"/>
        <w:rPr>
          <w:lang w:val="de-DE"/>
        </w:rPr>
      </w:pPr>
    </w:p>
    <w:p w14:paraId="0DDD0F42" w14:textId="3EC08384" w:rsidR="00A15649" w:rsidRPr="00212703" w:rsidRDefault="00B120CB" w:rsidP="00890787">
      <w:pPr>
        <w:pStyle w:val="berschrift2"/>
      </w:pPr>
      <w:bookmarkStart w:id="213" w:name="_Toc517096395"/>
      <w:bookmarkStart w:id="214" w:name="_Toc517784191"/>
      <w:r w:rsidRPr="00212703">
        <w:t>Entwurf</w:t>
      </w:r>
      <w:bookmarkEnd w:id="213"/>
      <w:bookmarkEnd w:id="214"/>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890787">
      <w:pPr>
        <w:pStyle w:val="berschrift3"/>
      </w:pPr>
      <w:bookmarkStart w:id="215" w:name="_Toc517096396"/>
      <w:bookmarkStart w:id="216" w:name="_Toc517784192"/>
      <w:r w:rsidRPr="00212703">
        <w:t xml:space="preserve">Architektur der </w:t>
      </w:r>
      <w:r w:rsidR="001731F3">
        <w:t>Topology-Editor</w:t>
      </w:r>
      <w:bookmarkEnd w:id="215"/>
      <w:bookmarkEnd w:id="216"/>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5"/>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025775"/>
                    </a:xfrm>
                    <a:prstGeom prst="rect">
                      <a:avLst/>
                    </a:prstGeom>
                  </pic:spPr>
                </pic:pic>
              </a:graphicData>
            </a:graphic>
          </wp:inline>
        </w:drawing>
      </w:r>
    </w:p>
    <w:p w14:paraId="47102C72" w14:textId="2537B984" w:rsidR="00D41B57" w:rsidRPr="00212703" w:rsidRDefault="004B5E16" w:rsidP="004B5E16">
      <w:pPr>
        <w:pStyle w:val="Beschriftung"/>
        <w:jc w:val="left"/>
      </w:pPr>
      <w:bookmarkStart w:id="217" w:name="_Toc511225570"/>
      <w:bookmarkStart w:id="218" w:name="_Toc517784228"/>
      <w:r w:rsidRPr="00212703">
        <w:t xml:space="preserve">Abbildung </w:t>
      </w:r>
      <w:r w:rsidR="00A479E4">
        <w:fldChar w:fldCharType="begin"/>
      </w:r>
      <w:r w:rsidR="00A479E4">
        <w:instrText xml:space="preserve"> SEQ Abbildung \* ARABIC </w:instrText>
      </w:r>
      <w:r w:rsidR="00A479E4">
        <w:fldChar w:fldCharType="separate"/>
      </w:r>
      <w:r w:rsidR="00C67756">
        <w:rPr>
          <w:noProof/>
        </w:rPr>
        <w:t>19</w:t>
      </w:r>
      <w:r w:rsidR="00A479E4">
        <w:rPr>
          <w:noProof/>
        </w:rPr>
        <w:fldChar w:fldCharType="end"/>
      </w:r>
      <w:r w:rsidRPr="00212703">
        <w:t xml:space="preserve">: Diagramm zeigt den Grundlegenden Entwurf der </w:t>
      </w:r>
      <w:r w:rsidR="001731F3">
        <w:t>Topology-Editor</w:t>
      </w:r>
      <w:bookmarkEnd w:id="217"/>
      <w:bookmarkEnd w:id="218"/>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lastRenderedPageBreak/>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212703" w:rsidRDefault="00BE206E" w:rsidP="00890787">
      <w:pPr>
        <w:pStyle w:val="berschrift3"/>
      </w:pPr>
      <w:bookmarkStart w:id="219" w:name="_Toc517096397"/>
      <w:bookmarkStart w:id="220" w:name="_Toc517784193"/>
      <w:r w:rsidRPr="00212703">
        <w:t>Datenmodell</w:t>
      </w:r>
      <w:bookmarkEnd w:id="219"/>
      <w:bookmarkEnd w:id="220"/>
    </w:p>
    <w:p w14:paraId="16EE1A57" w14:textId="4D863693"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C67756" w:rsidRPr="00212703">
        <w:t xml:space="preserve">Abbildung </w:t>
      </w:r>
      <w:r w:rsidR="00C67756">
        <w:rPr>
          <w:noProof/>
        </w:rPr>
        <w:t>20</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57475"/>
                    </a:xfrm>
                    <a:prstGeom prst="rect">
                      <a:avLst/>
                    </a:prstGeom>
                  </pic:spPr>
                </pic:pic>
              </a:graphicData>
            </a:graphic>
          </wp:inline>
        </w:drawing>
      </w:r>
    </w:p>
    <w:p w14:paraId="75BC95DF" w14:textId="0C31DC39" w:rsidR="007A6D64" w:rsidRPr="00212703" w:rsidRDefault="007A6D64" w:rsidP="007A6D64">
      <w:pPr>
        <w:pStyle w:val="Beschriftung"/>
        <w:jc w:val="both"/>
      </w:pPr>
      <w:bookmarkStart w:id="221" w:name="_Ref511034098"/>
      <w:bookmarkStart w:id="222" w:name="_Toc511225571"/>
      <w:bookmarkStart w:id="223" w:name="_Toc517784229"/>
      <w:r w:rsidRPr="00212703">
        <w:t xml:space="preserve">Abbildung </w:t>
      </w:r>
      <w:r w:rsidR="00A479E4">
        <w:fldChar w:fldCharType="begin"/>
      </w:r>
      <w:r w:rsidR="00A479E4">
        <w:instrText xml:space="preserve"> SEQ Abbildung \* ARABIC </w:instrText>
      </w:r>
      <w:r w:rsidR="00A479E4">
        <w:fldChar w:fldCharType="separate"/>
      </w:r>
      <w:r w:rsidR="00C67756">
        <w:rPr>
          <w:noProof/>
        </w:rPr>
        <w:t>20</w:t>
      </w:r>
      <w:r w:rsidR="00A479E4">
        <w:rPr>
          <w:noProof/>
        </w:rPr>
        <w:fldChar w:fldCharType="end"/>
      </w:r>
      <w:bookmarkEnd w:id="221"/>
      <w:r w:rsidRPr="00212703">
        <w:t xml:space="preserve">: Domänenmodell der Elemente des </w:t>
      </w:r>
      <w:r w:rsidR="001731F3">
        <w:t>Topology-Editor</w:t>
      </w:r>
      <w:bookmarkEnd w:id="222"/>
      <w:bookmarkEnd w:id="223"/>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24" w:name="_Toc517096398"/>
    </w:p>
    <w:p w14:paraId="2C808721" w14:textId="7C9A2A5A" w:rsidR="00C74DCF" w:rsidRPr="00212703" w:rsidRDefault="00120F11" w:rsidP="00890787">
      <w:pPr>
        <w:pStyle w:val="berschrift3"/>
      </w:pPr>
      <w:bookmarkStart w:id="225" w:name="_Toc517784194"/>
      <w:r>
        <w:lastRenderedPageBreak/>
        <w:t>DtmApi</w:t>
      </w:r>
      <w:r w:rsidR="00C74DCF" w:rsidRPr="00212703">
        <w:t xml:space="preserve"> Wrapper</w:t>
      </w:r>
      <w:bookmarkEnd w:id="224"/>
      <w:bookmarkEnd w:id="225"/>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3E3E70B2" w:rsidR="000607DE" w:rsidRPr="00212703" w:rsidRDefault="000607DE" w:rsidP="000607DE">
      <w:pPr>
        <w:pStyle w:val="Beschriftung"/>
        <w:jc w:val="both"/>
      </w:pPr>
      <w:bookmarkStart w:id="226" w:name="_Ref511046443"/>
      <w:bookmarkStart w:id="227" w:name="_Toc511225572"/>
      <w:bookmarkStart w:id="228" w:name="_Toc517784230"/>
      <w:r w:rsidRPr="00212703">
        <w:t xml:space="preserve">Abbildung </w:t>
      </w:r>
      <w:r w:rsidR="00A479E4">
        <w:fldChar w:fldCharType="begin"/>
      </w:r>
      <w:r w:rsidR="00A479E4">
        <w:instrText xml:space="preserve"> SEQ Abbildung \* ARABIC </w:instrText>
      </w:r>
      <w:r w:rsidR="00A479E4">
        <w:fldChar w:fldCharType="separate"/>
      </w:r>
      <w:r w:rsidR="00C67756">
        <w:rPr>
          <w:noProof/>
        </w:rPr>
        <w:t>21</w:t>
      </w:r>
      <w:r w:rsidR="00A479E4">
        <w:rPr>
          <w:noProof/>
        </w:rPr>
        <w:fldChar w:fldCharType="end"/>
      </w:r>
      <w:bookmarkEnd w:id="226"/>
      <w:r w:rsidRPr="00212703">
        <w:t>: Klassendiagramm eines Beispiel für Fassaden mit feldbusabhängigen Protokollen</w:t>
      </w:r>
      <w:bookmarkEnd w:id="227"/>
      <w:bookmarkEnd w:id="228"/>
    </w:p>
    <w:p w14:paraId="7496ED04" w14:textId="6EDF5DF8"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C67756" w:rsidRPr="00C67756">
        <w:rPr>
          <w:lang w:val="de-DE"/>
        </w:rPr>
        <w:t xml:space="preserve">Abbildung </w:t>
      </w:r>
      <w:r w:rsidR="00C67756" w:rsidRPr="00C67756">
        <w:rPr>
          <w:noProof/>
          <w:lang w:val="de-DE"/>
        </w:rPr>
        <w:t>21</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29" w:name="_Toc517096399"/>
      <w:bookmarkStart w:id="230" w:name="_Toc517784195"/>
      <w:r w:rsidRPr="00212703">
        <w:t>Realisierung</w:t>
      </w:r>
      <w:bookmarkEnd w:id="229"/>
      <w:bookmarkEnd w:id="230"/>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31" w:name="_Toc517096400"/>
      <w:bookmarkStart w:id="232" w:name="_Toc517784196"/>
      <w:r w:rsidRPr="00212703">
        <w:t>Vorgehensweise</w:t>
      </w:r>
      <w:bookmarkEnd w:id="231"/>
      <w:bookmarkEnd w:id="232"/>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6"/>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33" w:name="_Toc515437544"/>
      <w:bookmarkStart w:id="234" w:name="_Toc517096401"/>
      <w:bookmarkStart w:id="235" w:name="_Toc517784197"/>
      <w:r w:rsidRPr="00212703">
        <w:t>Verwendete Werkzeuge</w:t>
      </w:r>
      <w:bookmarkEnd w:id="233"/>
      <w:bookmarkEnd w:id="234"/>
      <w:bookmarkEnd w:id="235"/>
    </w:p>
    <w:p w14:paraId="187F6162" w14:textId="3D06F5D5" w:rsidR="007A02FF" w:rsidRDefault="007A02FF" w:rsidP="007A02FF">
      <w:pPr>
        <w:pStyle w:val="Textkrper"/>
      </w:pPr>
      <w:bookmarkStart w:id="236"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C67756">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C67756">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C67756">
        <w:t>5.4</w:t>
      </w:r>
      <w:r w:rsidR="00B158FE">
        <w:fldChar w:fldCharType="end"/>
      </w:r>
      <w:r w:rsidRPr="001E44FB">
        <w:t xml:space="preserve"> erläutert </w:t>
      </w:r>
    </w:p>
    <w:p w14:paraId="63324690" w14:textId="77777777" w:rsidR="0047469D" w:rsidRPr="00212703" w:rsidRDefault="0047469D" w:rsidP="0047469D">
      <w:pPr>
        <w:pStyle w:val="berschrift2"/>
      </w:pPr>
      <w:bookmarkStart w:id="237" w:name="_Toc517096402"/>
      <w:bookmarkStart w:id="238" w:name="_Toc517784198"/>
      <w:r w:rsidRPr="00212703">
        <w:t>Ausgewählte Implementierungsaspekte</w:t>
      </w:r>
      <w:bookmarkEnd w:id="236"/>
      <w:bookmarkEnd w:id="237"/>
      <w:bookmarkEnd w:id="238"/>
    </w:p>
    <w:p w14:paraId="51A46113" w14:textId="7904F778"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C67756">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04743E84"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C67756">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39" w:name="_Toc515437546"/>
      <w:bookmarkStart w:id="240" w:name="_Toc517096403"/>
      <w:bookmarkStart w:id="241" w:name="_Toc517784199"/>
      <w:r w:rsidRPr="00212703">
        <w:lastRenderedPageBreak/>
        <w:t>Realisierung der Server-Applikation</w:t>
      </w:r>
      <w:bookmarkEnd w:id="239"/>
      <w:bookmarkEnd w:id="240"/>
      <w:bookmarkEnd w:id="241"/>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484630"/>
                    </a:xfrm>
                    <a:prstGeom prst="rect">
                      <a:avLst/>
                    </a:prstGeom>
                  </pic:spPr>
                </pic:pic>
              </a:graphicData>
            </a:graphic>
          </wp:inline>
        </w:drawing>
      </w:r>
    </w:p>
    <w:p w14:paraId="09E57C46" w14:textId="64C5CC26" w:rsidR="0047469D" w:rsidRPr="00212703" w:rsidRDefault="0047469D" w:rsidP="0047469D">
      <w:pPr>
        <w:pStyle w:val="Beschriftung"/>
        <w:jc w:val="both"/>
      </w:pPr>
      <w:bookmarkStart w:id="242" w:name="_Toc517784231"/>
      <w:r w:rsidRPr="00212703">
        <w:t xml:space="preserve">Abbildung </w:t>
      </w:r>
      <w:r w:rsidR="00A479E4">
        <w:fldChar w:fldCharType="begin"/>
      </w:r>
      <w:r w:rsidR="00A479E4">
        <w:instrText xml:space="preserve"> SEQ Abbildung \* ARABIC </w:instrText>
      </w:r>
      <w:r w:rsidR="00A479E4">
        <w:fldChar w:fldCharType="separate"/>
      </w:r>
      <w:r w:rsidR="00C67756">
        <w:rPr>
          <w:noProof/>
        </w:rPr>
        <w:t>22</w:t>
      </w:r>
      <w:r w:rsidR="00A479E4">
        <w:rPr>
          <w:noProof/>
        </w:rPr>
        <w:fldChar w:fldCharType="end"/>
      </w:r>
      <w:r w:rsidRPr="00212703">
        <w:t>: Zusammengesetzte Anwendungsarchitektur mit häufig verwendeten Paketen</w:t>
      </w:r>
      <w:bookmarkEnd w:id="242"/>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F1746F">
      <w:pPr>
        <w:pStyle w:val="TextkrperEinzug"/>
        <w:numPr>
          <w:ilvl w:val="0"/>
          <w:numId w:val="42"/>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F1746F">
      <w:pPr>
        <w:pStyle w:val="TextkrperEinzug"/>
        <w:numPr>
          <w:ilvl w:val="0"/>
          <w:numId w:val="42"/>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F1746F">
      <w:pPr>
        <w:pStyle w:val="TextkrperEinzug"/>
        <w:numPr>
          <w:ilvl w:val="0"/>
          <w:numId w:val="42"/>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F1746F">
      <w:pPr>
        <w:pStyle w:val="TextkrperEinzug"/>
        <w:numPr>
          <w:ilvl w:val="0"/>
          <w:numId w:val="43"/>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F1746F">
      <w:pPr>
        <w:pStyle w:val="TextkrperEinzug"/>
        <w:numPr>
          <w:ilvl w:val="0"/>
          <w:numId w:val="43"/>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F1746F">
      <w:pPr>
        <w:pStyle w:val="TextkrperEinzug"/>
        <w:numPr>
          <w:ilvl w:val="0"/>
          <w:numId w:val="43"/>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43"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44" w:name="_Toc517096404"/>
      <w:bookmarkStart w:id="245" w:name="_Toc517784200"/>
      <w:r w:rsidRPr="00212703">
        <w:t>Realisierung der Client-Applikation</w:t>
      </w:r>
      <w:bookmarkEnd w:id="243"/>
      <w:bookmarkEnd w:id="244"/>
      <w:bookmarkEnd w:id="245"/>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445FF753"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C67756">
        <w:t xml:space="preserve">Abbildung </w:t>
      </w:r>
      <w:r w:rsidR="00C67756">
        <w:rPr>
          <w:noProof/>
        </w:rPr>
        <w:t>23</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486025"/>
                    </a:xfrm>
                    <a:prstGeom prst="rect">
                      <a:avLst/>
                    </a:prstGeom>
                  </pic:spPr>
                </pic:pic>
              </a:graphicData>
            </a:graphic>
          </wp:inline>
        </w:drawing>
      </w:r>
      <w:r>
        <w:rPr>
          <w:noProof/>
        </w:rPr>
        <w:t xml:space="preserve"> </w:t>
      </w:r>
    </w:p>
    <w:p w14:paraId="10F76D17" w14:textId="6E633FB8" w:rsidR="00A42B6F" w:rsidRPr="00212703" w:rsidRDefault="00A42B6F" w:rsidP="00A42B6F">
      <w:pPr>
        <w:pStyle w:val="Beschriftung"/>
        <w:jc w:val="both"/>
      </w:pPr>
      <w:bookmarkStart w:id="246" w:name="_Ref516737349"/>
      <w:bookmarkStart w:id="247" w:name="_Toc517784232"/>
      <w:r>
        <w:t xml:space="preserve">Abbildung </w:t>
      </w:r>
      <w:r w:rsidR="00A479E4">
        <w:fldChar w:fldCharType="begin"/>
      </w:r>
      <w:r w:rsidR="00A479E4">
        <w:instrText xml:space="preserve"> SEQ Abbildung \* ARABIC </w:instrText>
      </w:r>
      <w:r w:rsidR="00A479E4">
        <w:fldChar w:fldCharType="separate"/>
      </w:r>
      <w:r w:rsidR="00C67756">
        <w:rPr>
          <w:noProof/>
        </w:rPr>
        <w:t>23</w:t>
      </w:r>
      <w:r w:rsidR="00A479E4">
        <w:rPr>
          <w:noProof/>
        </w:rPr>
        <w:fldChar w:fldCharType="end"/>
      </w:r>
      <w:bookmarkEnd w:id="246"/>
      <w:r>
        <w:t xml:space="preserve">: </w:t>
      </w:r>
      <w:r w:rsidRPr="002D6442">
        <w:t>Vereinfachtes Diagramm für die Umsetzung der clientseitigen Anwendung</w:t>
      </w:r>
      <w:bookmarkEnd w:id="247"/>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652166F3"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7"/>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C67756" w:rsidRPr="00C67756">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2042A18C"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C67756">
            <w:rPr>
              <w:noProof/>
              <w:lang w:val="de-DE"/>
            </w:rPr>
            <w:t xml:space="preserve"> </w:t>
          </w:r>
          <w:r w:rsidR="00C67756" w:rsidRPr="00C67756">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F1746F">
      <w:pPr>
        <w:pStyle w:val="TextkrperEinzug"/>
        <w:numPr>
          <w:ilvl w:val="0"/>
          <w:numId w:val="30"/>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F1746F">
      <w:pPr>
        <w:pStyle w:val="TextkrperEinzug"/>
        <w:numPr>
          <w:ilvl w:val="0"/>
          <w:numId w:val="30"/>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F1746F">
      <w:pPr>
        <w:pStyle w:val="TextkrperEinzug"/>
        <w:numPr>
          <w:ilvl w:val="0"/>
          <w:numId w:val="30"/>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38"/>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48" w:name="_Ref511654706"/>
      <w:bookmarkStart w:id="249" w:name="_Toc515437548"/>
      <w:bookmarkStart w:id="250" w:name="_Toc517096405"/>
      <w:bookmarkStart w:id="251" w:name="_Toc517784201"/>
      <w:r w:rsidRPr="00212703">
        <w:t>Systemvorbereitung und Erstellen eines FDT-Projekt</w:t>
      </w:r>
      <w:bookmarkEnd w:id="248"/>
      <w:bookmarkEnd w:id="249"/>
      <w:bookmarkEnd w:id="250"/>
      <w:bookmarkEnd w:id="251"/>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1837055"/>
                    </a:xfrm>
                    <a:prstGeom prst="rect">
                      <a:avLst/>
                    </a:prstGeom>
                  </pic:spPr>
                </pic:pic>
              </a:graphicData>
            </a:graphic>
          </wp:inline>
        </w:drawing>
      </w:r>
    </w:p>
    <w:p w14:paraId="3479130B" w14:textId="4B7B852A" w:rsidR="0047469D" w:rsidRPr="00212703" w:rsidRDefault="0047469D" w:rsidP="0047469D">
      <w:pPr>
        <w:pStyle w:val="Beschriftung"/>
        <w:jc w:val="both"/>
      </w:pPr>
      <w:bookmarkStart w:id="252" w:name="_Toc517784233"/>
      <w:r w:rsidRPr="00212703">
        <w:t xml:space="preserve">Abbildung </w:t>
      </w:r>
      <w:r w:rsidR="00A479E4">
        <w:fldChar w:fldCharType="begin"/>
      </w:r>
      <w:r w:rsidR="00A479E4">
        <w:instrText xml:space="preserve"> SEQ Abbildung \* ARABIC </w:instrText>
      </w:r>
      <w:r w:rsidR="00A479E4">
        <w:fldChar w:fldCharType="separate"/>
      </w:r>
      <w:r w:rsidR="00C67756">
        <w:rPr>
          <w:noProof/>
        </w:rPr>
        <w:t>24</w:t>
      </w:r>
      <w:r w:rsidR="00A479E4">
        <w:rPr>
          <w:noProof/>
        </w:rPr>
        <w:fldChar w:fldCharType="end"/>
      </w:r>
      <w:r w:rsidRPr="00212703">
        <w:t>: Erstellen eines FDT-Projekt</w:t>
      </w:r>
      <w:bookmarkEnd w:id="252"/>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53" w:name="_Ref511654730"/>
      <w:bookmarkStart w:id="254" w:name="_Toc515437549"/>
      <w:bookmarkStart w:id="255" w:name="_Toc517096406"/>
      <w:bookmarkStart w:id="256" w:name="_Toc517784202"/>
      <w:r w:rsidRPr="00212703">
        <w:t>Anzeigen einer Topologie</w:t>
      </w:r>
      <w:bookmarkEnd w:id="253"/>
      <w:bookmarkEnd w:id="254"/>
      <w:bookmarkEnd w:id="255"/>
      <w:bookmarkEnd w:id="256"/>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082925"/>
                    </a:xfrm>
                    <a:prstGeom prst="rect">
                      <a:avLst/>
                    </a:prstGeom>
                  </pic:spPr>
                </pic:pic>
              </a:graphicData>
            </a:graphic>
          </wp:inline>
        </w:drawing>
      </w:r>
    </w:p>
    <w:p w14:paraId="0DB17522" w14:textId="37D76CEE" w:rsidR="00D63D02" w:rsidRDefault="0047469D" w:rsidP="0047469D">
      <w:pPr>
        <w:pStyle w:val="Beschriftung"/>
        <w:jc w:val="left"/>
      </w:pPr>
      <w:bookmarkStart w:id="257" w:name="_Ref515440024"/>
      <w:bookmarkStart w:id="258" w:name="_Toc517784234"/>
      <w:r w:rsidRPr="00212703">
        <w:t xml:space="preserve">Abbildung </w:t>
      </w:r>
      <w:r w:rsidR="00A479E4">
        <w:fldChar w:fldCharType="begin"/>
      </w:r>
      <w:r w:rsidR="00A479E4">
        <w:instrText xml:space="preserve"> SEQ Abbildung \* ARABIC </w:instrText>
      </w:r>
      <w:r w:rsidR="00A479E4">
        <w:fldChar w:fldCharType="separate"/>
      </w:r>
      <w:r w:rsidR="00C67756">
        <w:rPr>
          <w:noProof/>
        </w:rPr>
        <w:t>25</w:t>
      </w:r>
      <w:r w:rsidR="00A479E4">
        <w:rPr>
          <w:noProof/>
        </w:rPr>
        <w:fldChar w:fldCharType="end"/>
      </w:r>
      <w:bookmarkEnd w:id="257"/>
      <w:r w:rsidR="001E792B">
        <w:t>: ComS</w:t>
      </w:r>
      <w:r w:rsidRPr="00212703">
        <w:t>tudio mit Topology Editor im Einsatz</w:t>
      </w:r>
      <w:bookmarkEnd w:id="258"/>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5"/>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59" w:name="_Toc517096407"/>
      <w:bookmarkStart w:id="260" w:name="_Toc517784203"/>
      <w:r w:rsidRPr="00212703">
        <w:t>Zusammenfassung und Ausblick</w:t>
      </w:r>
      <w:bookmarkEnd w:id="259"/>
      <w:bookmarkEnd w:id="260"/>
    </w:p>
    <w:p w14:paraId="77D34719" w14:textId="73DF3C48"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61" w:name="_Toc517096408"/>
      <w:bookmarkStart w:id="262" w:name="_Toc517784204"/>
      <w:r w:rsidRPr="00212703">
        <w:t>Zusammenfassung</w:t>
      </w:r>
      <w:bookmarkEnd w:id="261"/>
      <w:bookmarkEnd w:id="262"/>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2AEFBA8"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8B3B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231DB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8B3BD1">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231DB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63" w:name="_Toc517096409"/>
      <w:bookmarkStart w:id="264" w:name="_Toc517784205"/>
      <w:r w:rsidRPr="00212703">
        <w:t>Ausblick</w:t>
      </w:r>
      <w:bookmarkEnd w:id="263"/>
      <w:bookmarkEnd w:id="264"/>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8B3BD1">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8B3BD1">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6F02EF4E"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22EE36B9" w:rsidR="00CF61A1" w:rsidRPr="00212703" w:rsidRDefault="00CF61A1" w:rsidP="008B3BD1">
      <w:pPr>
        <w:pStyle w:val="TextkrperEinzug"/>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08EC00DD"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38091094" w:rsidR="001D3C17" w:rsidRPr="00212703" w:rsidRDefault="001D3C17" w:rsidP="008B3BD1">
      <w:pPr>
        <w:pStyle w:val="TextkrperEinzug"/>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6"/>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C03A928"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54296922"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0AA7E25F"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C67756" w:rsidRPr="00212703">
              <w:t xml:space="preserve">Abbildung </w:t>
            </w:r>
            <w:r w:rsidR="00C67756">
              <w:rPr>
                <w:noProof/>
              </w:rPr>
              <w:t>25</w:t>
            </w:r>
            <w:r w:rsidRPr="00212703">
              <w:rPr>
                <w:lang w:val="de-DE"/>
              </w:rPr>
              <w:fldChar w:fldCharType="end"/>
            </w:r>
          </w:p>
        </w:tc>
      </w:tr>
    </w:tbl>
    <w:p w14:paraId="5ECF95C4" w14:textId="59048A2F" w:rsidR="00300267" w:rsidRPr="00212703" w:rsidRDefault="00116771" w:rsidP="00116771">
      <w:pPr>
        <w:pStyle w:val="Beschriftung"/>
      </w:pPr>
      <w:bookmarkStart w:id="265" w:name="_Toc517784007"/>
      <w:r w:rsidRPr="00212703">
        <w:t xml:space="preserve">Tabelle </w:t>
      </w:r>
      <w:r w:rsidR="00A479E4">
        <w:fldChar w:fldCharType="begin"/>
      </w:r>
      <w:r w:rsidR="00A479E4">
        <w:instrText xml:space="preserve"> SEQ Tabelle \* ARABIC </w:instrText>
      </w:r>
      <w:r w:rsidR="00A479E4">
        <w:fldChar w:fldCharType="separate"/>
      </w:r>
      <w:r w:rsidR="00C67756">
        <w:rPr>
          <w:noProof/>
        </w:rPr>
        <w:t>4</w:t>
      </w:r>
      <w:r w:rsidR="00A479E4">
        <w:rPr>
          <w:noProof/>
        </w:rPr>
        <w:fldChar w:fldCharType="end"/>
      </w:r>
      <w:r w:rsidRPr="00212703">
        <w:t>: Use Case #1</w:t>
      </w:r>
      <w:bookmarkEnd w:id="265"/>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9809984"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764D3FD8"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678C3E77" w:rsidR="00FF2FCB" w:rsidRPr="00212703" w:rsidRDefault="00E317CF" w:rsidP="00E317CF">
      <w:pPr>
        <w:pStyle w:val="Beschriftung"/>
      </w:pPr>
      <w:bookmarkStart w:id="266" w:name="_Toc517784008"/>
      <w:r w:rsidRPr="00212703">
        <w:t xml:space="preserve">Tabelle </w:t>
      </w:r>
      <w:r w:rsidR="00A479E4">
        <w:fldChar w:fldCharType="begin"/>
      </w:r>
      <w:r w:rsidR="00A479E4">
        <w:instrText xml:space="preserve"> SEQ Tabelle \* ARABIC </w:instrText>
      </w:r>
      <w:r w:rsidR="00A479E4">
        <w:fldChar w:fldCharType="separate"/>
      </w:r>
      <w:r w:rsidR="00C67756">
        <w:rPr>
          <w:noProof/>
        </w:rPr>
        <w:t>5</w:t>
      </w:r>
      <w:r w:rsidR="00A479E4">
        <w:rPr>
          <w:noProof/>
        </w:rPr>
        <w:fldChar w:fldCharType="end"/>
      </w:r>
      <w:r w:rsidRPr="00212703">
        <w:t>: Use Case #2</w:t>
      </w:r>
      <w:bookmarkEnd w:id="266"/>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B127877"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Topologie-Editor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0CC201C9"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0BC07227" w:rsidR="00E317CF" w:rsidRPr="00212703" w:rsidRDefault="00024C5A" w:rsidP="00024C5A">
      <w:pPr>
        <w:pStyle w:val="Beschriftung"/>
      </w:pPr>
      <w:bookmarkStart w:id="267" w:name="_Toc517784009"/>
      <w:r w:rsidRPr="00212703">
        <w:t xml:space="preserve">Tabelle </w:t>
      </w:r>
      <w:r w:rsidR="00A479E4">
        <w:fldChar w:fldCharType="begin"/>
      </w:r>
      <w:r w:rsidR="00A479E4">
        <w:instrText xml:space="preserve"> SEQ Tabelle \* ARABIC </w:instrText>
      </w:r>
      <w:r w:rsidR="00A479E4">
        <w:fldChar w:fldCharType="separate"/>
      </w:r>
      <w:r w:rsidR="00C67756">
        <w:rPr>
          <w:noProof/>
        </w:rPr>
        <w:t>6</w:t>
      </w:r>
      <w:r w:rsidR="00A479E4">
        <w:rPr>
          <w:noProof/>
        </w:rPr>
        <w:fldChar w:fldCharType="end"/>
      </w:r>
      <w:r w:rsidRPr="00212703">
        <w:t>: Use Case #3</w:t>
      </w:r>
      <w:bookmarkEnd w:id="267"/>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505D4192"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30D51A8D" w:rsidR="00024C5A" w:rsidRPr="00212703" w:rsidRDefault="00574081" w:rsidP="00574081">
      <w:pPr>
        <w:pStyle w:val="Beschriftung"/>
      </w:pPr>
      <w:bookmarkStart w:id="268" w:name="_Toc517784010"/>
      <w:r w:rsidRPr="00212703">
        <w:t xml:space="preserve">Tabelle </w:t>
      </w:r>
      <w:r w:rsidR="00A479E4">
        <w:fldChar w:fldCharType="begin"/>
      </w:r>
      <w:r w:rsidR="00A479E4">
        <w:instrText xml:space="preserve"> SEQ Tabelle \* ARABIC </w:instrText>
      </w:r>
      <w:r w:rsidR="00A479E4">
        <w:fldChar w:fldCharType="separate"/>
      </w:r>
      <w:r w:rsidR="00C67756">
        <w:rPr>
          <w:noProof/>
        </w:rPr>
        <w:t>7</w:t>
      </w:r>
      <w:r w:rsidR="00A479E4">
        <w:rPr>
          <w:noProof/>
        </w:rPr>
        <w:fldChar w:fldCharType="end"/>
      </w:r>
      <w:r w:rsidRPr="00212703">
        <w:t>: Use Case #4</w:t>
      </w:r>
      <w:bookmarkEnd w:id="268"/>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7"/>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69" w:name="_Toc517784206" w:displacedByCustomXml="next"/>
    <w:bookmarkStart w:id="270" w:name="_Toc517096410" w:displacedByCustomXml="next"/>
    <w:sdt>
      <w:sdtPr>
        <w:rPr>
          <w:b w:val="0"/>
          <w:sz w:val="24"/>
        </w:rPr>
        <w:id w:val="-1475443121"/>
        <w:docPartObj>
          <w:docPartGallery w:val="Bibliographies"/>
          <w:docPartUnique/>
        </w:docPartObj>
      </w:sdtPr>
      <w:sdtContent>
        <w:p w14:paraId="3C61FEFB" w14:textId="7522C9DF" w:rsidR="00716919" w:rsidRPr="00212703" w:rsidRDefault="00716919" w:rsidP="005B3440">
          <w:pPr>
            <w:pStyle w:val="berschriftmitEintraginsInhaltsverzeichnis"/>
            <w:rPr>
              <w:lang w:val="en-US"/>
            </w:rPr>
          </w:pPr>
          <w:r w:rsidRPr="00212703">
            <w:t>Literatur</w:t>
          </w:r>
          <w:bookmarkEnd w:id="270"/>
          <w:bookmarkEnd w:id="269"/>
        </w:p>
        <w:sdt>
          <w:sdtPr>
            <w:rPr>
              <w:b/>
            </w:rPr>
            <w:id w:val="-282572696"/>
            <w:bibliography/>
          </w:sdtPr>
          <w:sdtEndPr>
            <w:rPr>
              <w:b w:val="0"/>
            </w:rPr>
          </w:sdtEndPr>
          <w:sdtContent>
            <w:p w14:paraId="2B0CF874" w14:textId="77777777" w:rsidR="00C67756" w:rsidRDefault="00716919" w:rsidP="00C67756">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C67756">
                <w:rPr>
                  <w:noProof/>
                </w:rPr>
                <w:t xml:space="preserve">AG, S. (01 2018). </w:t>
              </w:r>
              <w:r w:rsidR="00C67756">
                <w:rPr>
                  <w:i/>
                  <w:iCs/>
                  <w:noProof/>
                </w:rPr>
                <w:t>SIEMENS</w:t>
              </w:r>
              <w:r w:rsidR="00C67756">
                <w:rPr>
                  <w:noProof/>
                </w:rPr>
                <w:t>. Abgerufen am 01. 03 2018 von http://w3.siemens.com/mcms/automation/de/industrielle-kommunikation/profibus/Seiten/Default.aspx</w:t>
              </w:r>
            </w:p>
            <w:p w14:paraId="2BA446A5" w14:textId="77777777" w:rsidR="00C67756" w:rsidRDefault="00C67756" w:rsidP="00C67756">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836ECE0" w14:textId="77777777" w:rsidR="00C67756" w:rsidRDefault="00C67756" w:rsidP="00C67756">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4E2A2B69" w14:textId="77777777" w:rsidR="00C67756" w:rsidRDefault="00C67756" w:rsidP="00C67756">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42D03369" w14:textId="77777777" w:rsidR="00C67756" w:rsidRDefault="00C67756" w:rsidP="00C67756">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48511BEF" w14:textId="77777777" w:rsidR="00C67756" w:rsidRDefault="00C67756" w:rsidP="00C67756">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6AA98307" w14:textId="77777777" w:rsidR="00C67756" w:rsidRDefault="00C67756" w:rsidP="00C67756">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04149045" w14:textId="77777777" w:rsidR="00C67756" w:rsidRDefault="00C67756" w:rsidP="00C67756">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3EF49AF" w14:textId="77777777" w:rsidR="00C67756" w:rsidRDefault="00C67756" w:rsidP="00C67756">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2DEA9545" w14:textId="77777777" w:rsidR="00C67756" w:rsidRDefault="00C67756" w:rsidP="00C67756">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B6D319D" w14:textId="77777777" w:rsidR="00C67756" w:rsidRDefault="00C67756" w:rsidP="00C67756">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47151AB1" w14:textId="77777777" w:rsidR="00C67756" w:rsidRDefault="00C67756" w:rsidP="00C67756">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0FADDD28" w14:textId="77777777" w:rsidR="00C67756" w:rsidRDefault="00C67756" w:rsidP="00C67756">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1C0A0DBE" w14:textId="77777777" w:rsidR="00C67756" w:rsidRDefault="00C67756" w:rsidP="00C67756">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48BDED11" w14:textId="77777777" w:rsidR="00C67756" w:rsidRDefault="00C67756" w:rsidP="00C67756">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393C841C" w14:textId="77777777" w:rsidR="00C67756" w:rsidRDefault="00C67756" w:rsidP="00C67756">
              <w:pPr>
                <w:pStyle w:val="Literaturverzeichnis"/>
                <w:ind w:left="720" w:hanging="720"/>
                <w:rPr>
                  <w:noProof/>
                </w:rPr>
              </w:pPr>
              <w:r>
                <w:rPr>
                  <w:noProof/>
                </w:rPr>
                <w:t>HMS. (2015). (HMS Industrial Networks) Abgerufen am 05. 05 2018 von http://www.feldbusse.de/Profinet/profinet.shtml</w:t>
              </w:r>
            </w:p>
            <w:p w14:paraId="61A50554" w14:textId="77777777" w:rsidR="00C67756" w:rsidRDefault="00C67756" w:rsidP="00C67756">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12CA5B95" w14:textId="77777777" w:rsidR="00C67756" w:rsidRDefault="00C67756" w:rsidP="00C67756">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78282477" w14:textId="77777777" w:rsidR="00C67756" w:rsidRDefault="00C67756" w:rsidP="00C67756">
              <w:pPr>
                <w:pStyle w:val="Literaturverzeichnis"/>
                <w:ind w:left="720" w:hanging="720"/>
                <w:rPr>
                  <w:noProof/>
                </w:rPr>
              </w:pPr>
              <w:r>
                <w:rPr>
                  <w:noProof/>
                </w:rPr>
                <w:lastRenderedPageBreak/>
                <w:t xml:space="preserve">KUNBUS GmbH. (2016). </w:t>
              </w:r>
              <w:r>
                <w:rPr>
                  <w:i/>
                  <w:iCs/>
                  <w:noProof/>
                </w:rPr>
                <w:t>KUNBUS</w:t>
              </w:r>
              <w:r>
                <w:rPr>
                  <w:noProof/>
                </w:rPr>
                <w:t>. ( ) Abgerufen am 01. 03 2018 von https://www.kunbus.de/feldbus.html</w:t>
              </w:r>
            </w:p>
            <w:p w14:paraId="370BD20E" w14:textId="77777777" w:rsidR="00C67756" w:rsidRDefault="00C67756" w:rsidP="00C67756">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B86416B" w14:textId="77777777" w:rsidR="00C67756" w:rsidRDefault="00C67756" w:rsidP="00C67756">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48889A02" w14:textId="77777777" w:rsidR="00C67756" w:rsidRDefault="00C67756" w:rsidP="00C67756">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B892D65" w14:textId="77777777" w:rsidR="00C67756" w:rsidRDefault="00C67756" w:rsidP="00C67756">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189F6066" w14:textId="77777777" w:rsidR="00C67756" w:rsidRDefault="00C67756" w:rsidP="00C67756">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3541E154" w14:textId="77777777" w:rsidR="00C67756" w:rsidRDefault="00C67756" w:rsidP="00C67756">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B6E16CD" w14:textId="77777777" w:rsidR="00C67756" w:rsidRDefault="00C67756" w:rsidP="00C67756">
              <w:pPr>
                <w:pStyle w:val="Literaturverzeichnis"/>
                <w:ind w:left="720" w:hanging="720"/>
                <w:rPr>
                  <w:noProof/>
                </w:rPr>
              </w:pPr>
              <w:r>
                <w:rPr>
                  <w:i/>
                  <w:iCs/>
                  <w:noProof/>
                </w:rPr>
                <w:t>Northwoods Software</w:t>
              </w:r>
              <w:r>
                <w:rPr>
                  <w:noProof/>
                </w:rPr>
                <w:t>. (01. 01 1998). (GOJS) Abgerufen am 05. 04 2018 von https://www.nwoods.com/store/p-82-gojs-oem.aspx</w:t>
              </w:r>
            </w:p>
            <w:p w14:paraId="096D94A9" w14:textId="77777777" w:rsidR="00C67756" w:rsidRDefault="00C67756" w:rsidP="00C67756">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4BECD73C" w14:textId="77777777" w:rsidR="00C67756" w:rsidRDefault="00C67756" w:rsidP="00C67756">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5809E958" w14:textId="77777777" w:rsidR="00C67756" w:rsidRDefault="00C67756" w:rsidP="00C67756">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0F49B8ED" w14:textId="77777777" w:rsidR="00C67756" w:rsidRDefault="00C67756" w:rsidP="00C67756">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1A481B6A" w14:textId="77777777" w:rsidR="00C67756" w:rsidRDefault="00C67756" w:rsidP="00C67756">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5B5077A4" w14:textId="77777777" w:rsidR="00C67756" w:rsidRDefault="00C67756" w:rsidP="00C67756">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390AA904" w14:textId="77777777" w:rsidR="00C67756" w:rsidRDefault="00C67756" w:rsidP="00C67756">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6902E182" w14:textId="77777777" w:rsidR="00C67756" w:rsidRDefault="00C67756" w:rsidP="00C67756">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2E921703" w14:textId="77777777" w:rsidR="00C67756" w:rsidRDefault="00C67756" w:rsidP="00C67756">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35899F50" w14:textId="77777777" w:rsidR="00C67756" w:rsidRDefault="00C67756" w:rsidP="00C67756">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7BB19600" w14:textId="77777777" w:rsidR="00C67756" w:rsidRDefault="00C67756" w:rsidP="00C67756">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66D48B50" w14:textId="77777777" w:rsidR="00C67756" w:rsidRDefault="00C67756" w:rsidP="00C67756">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02F16C16" w14:textId="77777777" w:rsidR="00C67756" w:rsidRDefault="00C67756" w:rsidP="00C67756">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02CC2A50" w14:textId="77777777" w:rsidR="00C67756" w:rsidRDefault="00C67756" w:rsidP="00C67756">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D7FF9E2" w14:textId="77777777" w:rsidR="00C67756" w:rsidRDefault="00C67756" w:rsidP="00C67756">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839CCB" w:rsidR="00716919" w:rsidRPr="00212703" w:rsidRDefault="00716919" w:rsidP="00C67756">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8"/>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71" w:name="_Toc517096411"/>
      <w:bookmarkStart w:id="272" w:name="_Toc517784207"/>
      <w:r w:rsidRPr="00A4783B">
        <w:rPr>
          <w:lang w:val="en-US"/>
        </w:rPr>
        <w:t>Index</w:t>
      </w:r>
      <w:bookmarkEnd w:id="271"/>
      <w:bookmarkEnd w:id="272"/>
    </w:p>
    <w:p w14:paraId="138851A5" w14:textId="77777777" w:rsidR="00C67756" w:rsidRDefault="00367D86">
      <w:pPr>
        <w:pStyle w:val="Textkrper"/>
        <w:rPr>
          <w:noProof/>
        </w:rPr>
        <w:sectPr w:rsidR="00C67756" w:rsidSect="00C67756">
          <w:headerReference w:type="default" r:id="rId59"/>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6FB0E5F4"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072B8A0" w14:textId="77777777" w:rsidR="00C67756" w:rsidRDefault="00C67756">
      <w:pPr>
        <w:pStyle w:val="Index1"/>
        <w:rPr>
          <w:noProof/>
        </w:rPr>
      </w:pPr>
      <w:r w:rsidRPr="00F05796">
        <w:rPr>
          <w:b/>
          <w:noProof/>
        </w:rPr>
        <w:t>AppModule</w:t>
      </w:r>
      <w:r>
        <w:rPr>
          <w:noProof/>
        </w:rPr>
        <w:tab/>
        <w:t>26</w:t>
      </w:r>
    </w:p>
    <w:p w14:paraId="7C21BD0B" w14:textId="77777777" w:rsidR="00C67756" w:rsidRDefault="00C67756">
      <w:pPr>
        <w:pStyle w:val="Index1"/>
        <w:rPr>
          <w:noProof/>
        </w:rPr>
      </w:pPr>
      <w:r>
        <w:rPr>
          <w:noProof/>
        </w:rPr>
        <w:t>ASP.NET Core 2.0</w:t>
      </w:r>
      <w:r>
        <w:rPr>
          <w:noProof/>
        </w:rPr>
        <w:tab/>
        <w:t>34</w:t>
      </w:r>
    </w:p>
    <w:p w14:paraId="355E56FE"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F3C1BD2" w14:textId="77777777" w:rsidR="00C67756" w:rsidRDefault="00C67756">
      <w:pPr>
        <w:pStyle w:val="Index1"/>
        <w:rPr>
          <w:noProof/>
        </w:rPr>
      </w:pPr>
      <w:r w:rsidRPr="00F05796">
        <w:rPr>
          <w:i/>
          <w:noProof/>
        </w:rPr>
        <w:t>CommandHandler</w:t>
      </w:r>
      <w:r>
        <w:rPr>
          <w:noProof/>
        </w:rPr>
        <w:tab/>
        <w:t>29</w:t>
      </w:r>
    </w:p>
    <w:p w14:paraId="4004476B" w14:textId="77777777" w:rsidR="00C67756" w:rsidRDefault="00C67756">
      <w:pPr>
        <w:pStyle w:val="Index1"/>
        <w:rPr>
          <w:noProof/>
        </w:rPr>
      </w:pPr>
      <w:r>
        <w:rPr>
          <w:noProof/>
        </w:rPr>
        <w:t>Communication</w:t>
      </w:r>
      <w:r>
        <w:rPr>
          <w:noProof/>
        </w:rPr>
        <w:tab/>
        <w:t>16</w:t>
      </w:r>
    </w:p>
    <w:p w14:paraId="7F349EB9" w14:textId="77777777" w:rsidR="00C67756" w:rsidRDefault="00C67756">
      <w:pPr>
        <w:pStyle w:val="Index1"/>
        <w:rPr>
          <w:noProof/>
        </w:rPr>
      </w:pPr>
      <w:r w:rsidRPr="00F05796">
        <w:rPr>
          <w:b/>
          <w:noProof/>
        </w:rPr>
        <w:t>Component</w:t>
      </w:r>
      <w:r>
        <w:rPr>
          <w:noProof/>
        </w:rPr>
        <w:tab/>
        <w:t>26</w:t>
      </w:r>
    </w:p>
    <w:p w14:paraId="20BA0AA8"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D</w:t>
      </w:r>
    </w:p>
    <w:p w14:paraId="1C3794CB" w14:textId="77777777" w:rsidR="00C67756" w:rsidRDefault="00C67756">
      <w:pPr>
        <w:pStyle w:val="Index1"/>
        <w:rPr>
          <w:noProof/>
        </w:rPr>
      </w:pPr>
      <w:r w:rsidRPr="00F05796">
        <w:rPr>
          <w:b/>
          <w:noProof/>
        </w:rPr>
        <w:t>Device</w:t>
      </w:r>
      <w:r>
        <w:rPr>
          <w:noProof/>
        </w:rPr>
        <w:tab/>
        <w:t>7</w:t>
      </w:r>
    </w:p>
    <w:p w14:paraId="1B53E758"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CDEEC43" w14:textId="77777777" w:rsidR="00C67756" w:rsidRDefault="00C67756">
      <w:pPr>
        <w:pStyle w:val="Index1"/>
        <w:rPr>
          <w:noProof/>
        </w:rPr>
      </w:pPr>
      <w:r>
        <w:rPr>
          <w:noProof/>
        </w:rPr>
        <w:t>Echtzeitverhalten</w:t>
      </w:r>
      <w:r>
        <w:rPr>
          <w:noProof/>
        </w:rPr>
        <w:tab/>
        <w:t>1</w:t>
      </w:r>
    </w:p>
    <w:p w14:paraId="0F1AC99E" w14:textId="77777777" w:rsidR="00C67756" w:rsidRDefault="00C67756">
      <w:pPr>
        <w:pStyle w:val="Index1"/>
        <w:rPr>
          <w:noProof/>
        </w:rPr>
      </w:pPr>
      <w:r w:rsidRPr="00F05796">
        <w:rPr>
          <w:b/>
          <w:noProof/>
        </w:rPr>
        <w:t>Ethernet–Technik</w:t>
      </w:r>
      <w:r>
        <w:rPr>
          <w:noProof/>
        </w:rPr>
        <w:tab/>
        <w:t>6</w:t>
      </w:r>
    </w:p>
    <w:p w14:paraId="11B56EDE"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86B0486" w14:textId="77777777" w:rsidR="00C67756" w:rsidRDefault="00C67756">
      <w:pPr>
        <w:pStyle w:val="Index1"/>
        <w:rPr>
          <w:noProof/>
        </w:rPr>
      </w:pPr>
      <w:r>
        <w:rPr>
          <w:noProof/>
        </w:rPr>
        <w:t>FDT</w:t>
      </w:r>
      <w:r>
        <w:rPr>
          <w:noProof/>
        </w:rPr>
        <w:tab/>
        <w:t>16</w:t>
      </w:r>
    </w:p>
    <w:p w14:paraId="3C998CA1" w14:textId="77777777" w:rsidR="00C67756" w:rsidRDefault="00C67756">
      <w:pPr>
        <w:pStyle w:val="Index1"/>
        <w:rPr>
          <w:noProof/>
        </w:rPr>
      </w:pPr>
      <w:r>
        <w:rPr>
          <w:noProof/>
        </w:rPr>
        <w:t>funktionalen Anforderungen</w:t>
      </w:r>
      <w:r>
        <w:rPr>
          <w:noProof/>
        </w:rPr>
        <w:tab/>
        <w:t>20</w:t>
      </w:r>
    </w:p>
    <w:p w14:paraId="69B4D161"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8D16EB9" w14:textId="77777777" w:rsidR="00C67756" w:rsidRDefault="00C67756">
      <w:pPr>
        <w:pStyle w:val="Index1"/>
        <w:rPr>
          <w:noProof/>
        </w:rPr>
      </w:pPr>
      <w:r>
        <w:rPr>
          <w:noProof/>
        </w:rPr>
        <w:t>GET</w:t>
      </w:r>
      <w:r>
        <w:rPr>
          <w:noProof/>
        </w:rPr>
        <w:tab/>
        <w:t>34</w:t>
      </w:r>
    </w:p>
    <w:p w14:paraId="75918C0A" w14:textId="77777777" w:rsidR="00C67756" w:rsidRDefault="00C67756">
      <w:pPr>
        <w:pStyle w:val="Index1"/>
        <w:rPr>
          <w:noProof/>
        </w:rPr>
      </w:pPr>
      <w:r>
        <w:rPr>
          <w:noProof/>
        </w:rPr>
        <w:t>GoJS</w:t>
      </w:r>
      <w:r>
        <w:rPr>
          <w:noProof/>
        </w:rPr>
        <w:tab/>
        <w:t>28</w:t>
      </w:r>
    </w:p>
    <w:p w14:paraId="6BB65DDB"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K</w:t>
      </w:r>
    </w:p>
    <w:p w14:paraId="4E3B8F12" w14:textId="77777777" w:rsidR="00C67756" w:rsidRDefault="00C67756">
      <w:pPr>
        <w:pStyle w:val="Index1"/>
        <w:rPr>
          <w:noProof/>
        </w:rPr>
      </w:pPr>
      <w:r>
        <w:rPr>
          <w:noProof/>
        </w:rPr>
        <w:t>Kendo UI</w:t>
      </w:r>
      <w:r>
        <w:rPr>
          <w:noProof/>
        </w:rPr>
        <w:tab/>
        <w:t>28</w:t>
      </w:r>
    </w:p>
    <w:p w14:paraId="5DEC90C3"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L</w:t>
      </w:r>
    </w:p>
    <w:p w14:paraId="577A5FE8" w14:textId="77777777" w:rsidR="00C67756" w:rsidRDefault="00C67756">
      <w:pPr>
        <w:pStyle w:val="Index1"/>
        <w:rPr>
          <w:noProof/>
        </w:rPr>
      </w:pPr>
      <w:r w:rsidRPr="00F05796">
        <w:rPr>
          <w:i/>
          <w:noProof/>
        </w:rPr>
        <w:t>linkDataArray</w:t>
      </w:r>
      <w:r>
        <w:rPr>
          <w:noProof/>
        </w:rPr>
        <w:tab/>
        <w:t>29</w:t>
      </w:r>
    </w:p>
    <w:p w14:paraId="0CBE23AC"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M</w:t>
      </w:r>
    </w:p>
    <w:p w14:paraId="756B2F89" w14:textId="77777777" w:rsidR="00C67756" w:rsidRDefault="00C67756">
      <w:pPr>
        <w:pStyle w:val="Index1"/>
        <w:rPr>
          <w:noProof/>
        </w:rPr>
      </w:pPr>
      <w:r w:rsidRPr="00F05796">
        <w:rPr>
          <w:b/>
          <w:noProof/>
        </w:rPr>
        <w:t>Module</w:t>
      </w:r>
      <w:r>
        <w:rPr>
          <w:noProof/>
        </w:rPr>
        <w:tab/>
        <w:t>26</w:t>
      </w:r>
    </w:p>
    <w:p w14:paraId="2C0B817F"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N</w:t>
      </w:r>
    </w:p>
    <w:p w14:paraId="5073C02D" w14:textId="77777777" w:rsidR="00C67756" w:rsidRDefault="00C67756">
      <w:pPr>
        <w:pStyle w:val="Index1"/>
        <w:rPr>
          <w:noProof/>
        </w:rPr>
      </w:pPr>
      <w:r w:rsidRPr="00F05796">
        <w:rPr>
          <w:b/>
          <w:noProof/>
        </w:rPr>
        <w:t>Netzwerk</w:t>
      </w:r>
      <w:r>
        <w:rPr>
          <w:noProof/>
        </w:rPr>
        <w:tab/>
        <w:t>6</w:t>
      </w:r>
    </w:p>
    <w:p w14:paraId="03A04C6D" w14:textId="77777777" w:rsidR="00C67756" w:rsidRDefault="00C67756">
      <w:pPr>
        <w:pStyle w:val="Index1"/>
        <w:rPr>
          <w:noProof/>
        </w:rPr>
      </w:pPr>
      <w:r w:rsidRPr="00F05796">
        <w:rPr>
          <w:b/>
          <w:noProof/>
        </w:rPr>
        <w:t>Netzwerkprotokoll</w:t>
      </w:r>
      <w:r>
        <w:rPr>
          <w:noProof/>
        </w:rPr>
        <w:tab/>
        <w:t>6</w:t>
      </w:r>
    </w:p>
    <w:p w14:paraId="37A0AF6A" w14:textId="77777777" w:rsidR="00C67756" w:rsidRDefault="00C67756">
      <w:pPr>
        <w:pStyle w:val="Index1"/>
        <w:rPr>
          <w:noProof/>
        </w:rPr>
      </w:pPr>
      <w:r>
        <w:rPr>
          <w:noProof/>
        </w:rPr>
        <w:t>Nichtfunktionale Anforderungen</w:t>
      </w:r>
      <w:r>
        <w:rPr>
          <w:noProof/>
        </w:rPr>
        <w:tab/>
        <w:t>22</w:t>
      </w:r>
    </w:p>
    <w:p w14:paraId="2A7649BB" w14:textId="77777777" w:rsidR="00C67756" w:rsidRDefault="00C67756">
      <w:pPr>
        <w:pStyle w:val="Index1"/>
        <w:rPr>
          <w:noProof/>
        </w:rPr>
      </w:pPr>
      <w:r w:rsidRPr="00F05796">
        <w:rPr>
          <w:i/>
          <w:noProof/>
        </w:rPr>
        <w:t>nodeDataArray</w:t>
      </w:r>
      <w:r>
        <w:rPr>
          <w:noProof/>
        </w:rPr>
        <w:tab/>
        <w:t>29</w:t>
      </w:r>
    </w:p>
    <w:p w14:paraId="16F744B5"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O</w:t>
      </w:r>
    </w:p>
    <w:p w14:paraId="271388F4" w14:textId="77777777" w:rsidR="00C67756" w:rsidRDefault="00C67756">
      <w:pPr>
        <w:pStyle w:val="Index1"/>
        <w:rPr>
          <w:noProof/>
        </w:rPr>
      </w:pPr>
      <w:r w:rsidRPr="00F05796">
        <w:rPr>
          <w:b/>
          <w:noProof/>
        </w:rPr>
        <w:t>OSI-Referenzmodell</w:t>
      </w:r>
      <w:r>
        <w:rPr>
          <w:noProof/>
        </w:rPr>
        <w:tab/>
        <w:t>7</w:t>
      </w:r>
    </w:p>
    <w:p w14:paraId="3379D122"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358CCAE" w14:textId="77777777" w:rsidR="00C67756" w:rsidRDefault="00C67756">
      <w:pPr>
        <w:pStyle w:val="Index1"/>
        <w:rPr>
          <w:noProof/>
        </w:rPr>
      </w:pPr>
      <w:r>
        <w:rPr>
          <w:noProof/>
        </w:rPr>
        <w:t>Plugin</w:t>
      </w:r>
      <w:r>
        <w:rPr>
          <w:noProof/>
        </w:rPr>
        <w:tab/>
        <w:t>2</w:t>
      </w:r>
    </w:p>
    <w:p w14:paraId="60B12C6A" w14:textId="77777777" w:rsidR="00C67756" w:rsidRDefault="00C67756">
      <w:pPr>
        <w:pStyle w:val="Index1"/>
        <w:rPr>
          <w:noProof/>
        </w:rPr>
      </w:pPr>
      <w:r>
        <w:rPr>
          <w:noProof/>
        </w:rPr>
        <w:t>POST</w:t>
      </w:r>
      <w:r>
        <w:rPr>
          <w:noProof/>
        </w:rPr>
        <w:tab/>
        <w:t>34</w:t>
      </w:r>
    </w:p>
    <w:p w14:paraId="0801CC5B" w14:textId="77777777" w:rsidR="00C67756" w:rsidRDefault="00C67756">
      <w:pPr>
        <w:pStyle w:val="Index1"/>
        <w:rPr>
          <w:noProof/>
        </w:rPr>
      </w:pPr>
      <w:r w:rsidRPr="00F05796">
        <w:rPr>
          <w:b/>
          <w:noProof/>
        </w:rPr>
        <w:t>PROFIBUS-FMS</w:t>
      </w:r>
      <w:r>
        <w:rPr>
          <w:noProof/>
        </w:rPr>
        <w:tab/>
        <w:t>14</w:t>
      </w:r>
    </w:p>
    <w:p w14:paraId="48097D79" w14:textId="77777777" w:rsidR="00C67756" w:rsidRDefault="00C67756">
      <w:pPr>
        <w:pStyle w:val="Index1"/>
        <w:rPr>
          <w:noProof/>
        </w:rPr>
      </w:pPr>
      <w:r>
        <w:rPr>
          <w:noProof/>
        </w:rPr>
        <w:t>Programmierkonzept</w:t>
      </w:r>
      <w:r>
        <w:rPr>
          <w:noProof/>
        </w:rPr>
        <w:tab/>
        <w:t>31</w:t>
      </w:r>
    </w:p>
    <w:p w14:paraId="2F1F7090"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R</w:t>
      </w:r>
    </w:p>
    <w:p w14:paraId="642E037A" w14:textId="77777777" w:rsidR="00C67756" w:rsidRDefault="00C67756">
      <w:pPr>
        <w:pStyle w:val="Index1"/>
        <w:rPr>
          <w:noProof/>
        </w:rPr>
      </w:pPr>
      <w:r w:rsidRPr="00F05796">
        <w:rPr>
          <w:i/>
          <w:noProof/>
        </w:rPr>
        <w:t>React</w:t>
      </w:r>
      <w:r>
        <w:rPr>
          <w:noProof/>
        </w:rPr>
        <w:tab/>
        <w:t>27</w:t>
      </w:r>
    </w:p>
    <w:p w14:paraId="54483DE1"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27AC36B" w14:textId="77777777" w:rsidR="00C67756" w:rsidRDefault="00C67756">
      <w:pPr>
        <w:pStyle w:val="Index1"/>
        <w:rPr>
          <w:noProof/>
        </w:rPr>
      </w:pPr>
      <w:r w:rsidRPr="00F05796">
        <w:rPr>
          <w:b/>
          <w:noProof/>
        </w:rPr>
        <w:t>Services</w:t>
      </w:r>
      <w:r>
        <w:rPr>
          <w:noProof/>
        </w:rPr>
        <w:tab/>
        <w:t>26</w:t>
      </w:r>
    </w:p>
    <w:p w14:paraId="6AA7C22D" w14:textId="77777777" w:rsidR="00C67756" w:rsidRDefault="00C67756">
      <w:pPr>
        <w:pStyle w:val="Index1"/>
        <w:rPr>
          <w:noProof/>
        </w:rPr>
      </w:pPr>
      <w:r>
        <w:rPr>
          <w:noProof/>
        </w:rPr>
        <w:t>Software</w:t>
      </w:r>
      <w:r>
        <w:rPr>
          <w:noProof/>
        </w:rPr>
        <w:tab/>
        <w:t>2</w:t>
      </w:r>
    </w:p>
    <w:p w14:paraId="40D11E2D" w14:textId="77777777" w:rsidR="00C67756" w:rsidRDefault="00C67756">
      <w:pPr>
        <w:pStyle w:val="Index1"/>
        <w:rPr>
          <w:noProof/>
        </w:rPr>
      </w:pPr>
      <w:r w:rsidRPr="00F05796">
        <w:rPr>
          <w:b/>
          <w:noProof/>
        </w:rPr>
        <w:t>Supervisor</w:t>
      </w:r>
      <w:r>
        <w:rPr>
          <w:noProof/>
        </w:rPr>
        <w:tab/>
        <w:t>7</w:t>
      </w:r>
    </w:p>
    <w:p w14:paraId="317F786B"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T</w:t>
      </w:r>
    </w:p>
    <w:p w14:paraId="023B7312" w14:textId="77777777" w:rsidR="00C67756" w:rsidRDefault="00C67756">
      <w:pPr>
        <w:pStyle w:val="Index1"/>
        <w:rPr>
          <w:noProof/>
        </w:rPr>
      </w:pPr>
      <w:r w:rsidRPr="00F05796">
        <w:rPr>
          <w:b/>
          <w:noProof/>
        </w:rPr>
        <w:t>Template</w:t>
      </w:r>
      <w:r>
        <w:rPr>
          <w:noProof/>
        </w:rPr>
        <w:tab/>
        <w:t>26</w:t>
      </w:r>
    </w:p>
    <w:p w14:paraId="3DBA36FB" w14:textId="77777777" w:rsidR="00C67756" w:rsidRDefault="00C67756">
      <w:pPr>
        <w:pStyle w:val="Index1"/>
        <w:rPr>
          <w:noProof/>
        </w:rPr>
      </w:pPr>
      <w:r>
        <w:rPr>
          <w:noProof/>
        </w:rPr>
        <w:t>Topology-Editor</w:t>
      </w:r>
      <w:r>
        <w:rPr>
          <w:noProof/>
        </w:rPr>
        <w:tab/>
        <w:t>36, 46</w:t>
      </w:r>
    </w:p>
    <w:p w14:paraId="2BDC12EE"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U</w:t>
      </w:r>
    </w:p>
    <w:p w14:paraId="34CEF37A" w14:textId="77777777" w:rsidR="00C67756" w:rsidRDefault="00C67756">
      <w:pPr>
        <w:pStyle w:val="Index1"/>
        <w:rPr>
          <w:noProof/>
        </w:rPr>
      </w:pPr>
      <w:r>
        <w:rPr>
          <w:noProof/>
        </w:rPr>
        <w:t>Übertragungssicherheit</w:t>
      </w:r>
      <w:r>
        <w:rPr>
          <w:noProof/>
        </w:rPr>
        <w:tab/>
        <w:t>1</w:t>
      </w:r>
    </w:p>
    <w:p w14:paraId="025F5FF2" w14:textId="77777777" w:rsidR="00C67756" w:rsidRDefault="00C67756">
      <w:pPr>
        <w:pStyle w:val="Index1"/>
        <w:rPr>
          <w:noProof/>
        </w:rPr>
      </w:pPr>
      <w:r w:rsidRPr="00F05796">
        <w:rPr>
          <w:i/>
          <w:noProof/>
        </w:rPr>
        <w:t>UndoManager</w:t>
      </w:r>
      <w:r>
        <w:rPr>
          <w:noProof/>
        </w:rPr>
        <w:tab/>
        <w:t>30</w:t>
      </w:r>
    </w:p>
    <w:p w14:paraId="1FF08B7A" w14:textId="77777777" w:rsidR="00C67756" w:rsidRDefault="00C67756">
      <w:pPr>
        <w:pStyle w:val="Index1"/>
        <w:rPr>
          <w:noProof/>
        </w:rPr>
      </w:pPr>
      <w:r>
        <w:rPr>
          <w:noProof/>
        </w:rPr>
        <w:t>URL</w:t>
      </w:r>
      <w:r>
        <w:rPr>
          <w:noProof/>
        </w:rPr>
        <w:tab/>
        <w:t>34</w:t>
      </w:r>
    </w:p>
    <w:p w14:paraId="2B6E705B" w14:textId="46D925B4" w:rsidR="00C67756" w:rsidRDefault="00C67756">
      <w:pPr>
        <w:pStyle w:val="Textkrper"/>
        <w:rPr>
          <w:noProof/>
        </w:rPr>
        <w:sectPr w:rsidR="00C67756" w:rsidSect="00C67756">
          <w:type w:val="continuous"/>
          <w:pgSz w:w="11906" w:h="16838" w:code="9"/>
          <w:pgMar w:top="1701" w:right="1418" w:bottom="1134" w:left="1418" w:header="709" w:footer="709" w:gutter="0"/>
          <w:cols w:num="2" w:space="720"/>
          <w:docGrid w:linePitch="360"/>
        </w:sectPr>
      </w:pPr>
    </w:p>
    <w:p w14:paraId="6DE98101" w14:textId="4B7A3C77"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C67756">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73" w:name="_Toc517096412"/>
      <w:bookmarkStart w:id="274" w:name="_Toc517784208"/>
      <w:r w:rsidRPr="00212703">
        <w:lastRenderedPageBreak/>
        <w:t>Glossar</w:t>
      </w:r>
      <w:bookmarkEnd w:id="273"/>
      <w:bookmarkEnd w:id="274"/>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77777777" w:rsidR="001346DF" w:rsidRPr="00212703" w:rsidRDefault="001346DF" w:rsidP="00A041EC">
            <w:pPr>
              <w:pStyle w:val="TextkrperGlossar"/>
              <w:spacing w:line="360" w:lineRule="auto"/>
              <w:rPr>
                <w:rFonts w:ascii="CMR12" w:hAnsi="CMR12" w:cs="CMR12"/>
              </w:rPr>
            </w:pPr>
            <w:r w:rsidRPr="00212703">
              <w:t>Field Device Tool</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60"/>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75" w:name="_Toc517096413"/>
      <w:bookmarkStart w:id="276" w:name="_Toc517784209"/>
      <w:r w:rsidRPr="00212703">
        <w:lastRenderedPageBreak/>
        <w:t>Erklärung der Kandidatin / des Kandidaten</w:t>
      </w:r>
      <w:bookmarkEnd w:id="275"/>
      <w:bookmarkEnd w:id="276"/>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1"/>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David Tsaava" w:date="2018-06-22T15:29:00Z" w:initials="DT">
    <w:p w14:paraId="57D2FA89" w14:textId="5CC500E4" w:rsidR="00A479E4" w:rsidRDefault="00A479E4">
      <w:pPr>
        <w:pStyle w:val="Kommentartext"/>
      </w:pPr>
      <w:r>
        <w:rPr>
          <w:rStyle w:val="Kommentarzeichen"/>
        </w:rPr>
        <w:annotationRef/>
      </w:r>
      <w:r>
        <w:t>Umformulieren, besser formulieren</w:t>
      </w:r>
    </w:p>
  </w:comment>
  <w:comment w:id="90" w:author="David Tsaava" w:date="2018-06-22T15:30:00Z" w:initials="DT">
    <w:p w14:paraId="13DCF2CE" w14:textId="34740440" w:rsidR="00A479E4" w:rsidRDefault="00A479E4">
      <w:pPr>
        <w:pStyle w:val="Kommentartext"/>
      </w:pPr>
      <w:r>
        <w:rPr>
          <w:rStyle w:val="Kommentarzeichen"/>
        </w:rPr>
        <w:annotationRef/>
      </w:r>
      <w:r>
        <w:t>Unverständlich. Umformulieren?</w:t>
      </w:r>
    </w:p>
  </w:comment>
  <w:comment w:id="91" w:author="David Tsaava" w:date="2018-06-22T11:34:00Z" w:initials="DT">
    <w:p w14:paraId="3337DD12" w14:textId="0DA5F532" w:rsidR="00A479E4" w:rsidRDefault="00A479E4">
      <w:pPr>
        <w:pStyle w:val="Kommentartext"/>
      </w:pPr>
      <w:r>
        <w:rPr>
          <w:rStyle w:val="Kommentarzeichen"/>
        </w:rPr>
        <w:annotationRef/>
      </w:r>
      <w:r>
        <w:t>Von was?</w:t>
      </w:r>
    </w:p>
  </w:comment>
  <w:comment w:id="92" w:author="David Tsaava" w:date="2018-06-22T15:39:00Z" w:initials="DT">
    <w:p w14:paraId="652B31D8" w14:textId="32FF5687" w:rsidR="00A479E4" w:rsidRDefault="00A479E4">
      <w:pPr>
        <w:pStyle w:val="Kommentartext"/>
      </w:pPr>
      <w:r>
        <w:rPr>
          <w:rStyle w:val="Kommentarzeichen"/>
        </w:rPr>
        <w:annotationRef/>
      </w:r>
      <w:r>
        <w:t>Die Erklärung unten, was ist das?</w:t>
      </w:r>
    </w:p>
  </w:comment>
  <w:comment w:id="95" w:author="David Tsaava" w:date="2018-06-25T15:06:00Z" w:initials="DT">
    <w:p w14:paraId="2DDA2368" w14:textId="2F42FE3A" w:rsidR="00A479E4" w:rsidRDefault="00A479E4">
      <w:pPr>
        <w:pStyle w:val="Kommentartext"/>
      </w:pPr>
      <w:r>
        <w:rPr>
          <w:rStyle w:val="Kommentarzeichen"/>
        </w:rPr>
        <w:annotationRef/>
      </w:r>
      <w:r>
        <w:t>Was hat das mit I4.0 zu tun?</w:t>
      </w:r>
    </w:p>
  </w:comment>
  <w:comment w:id="104" w:author="David Tsaava" w:date="2018-06-25T15:07:00Z" w:initials="DT">
    <w:p w14:paraId="3CAD0ED1" w14:textId="741D33C9" w:rsidR="00A479E4" w:rsidRDefault="00A479E4">
      <w:pPr>
        <w:pStyle w:val="Kommentartext"/>
      </w:pPr>
      <w:r>
        <w:rPr>
          <w:rStyle w:val="Kommentarzeichen"/>
        </w:rPr>
        <w:annotationRef/>
      </w:r>
      <w:r>
        <w:t>???</w:t>
      </w:r>
    </w:p>
  </w:comment>
  <w:comment w:id="107" w:author="David Tsaava" w:date="2018-06-25T15:07:00Z" w:initials="DT">
    <w:p w14:paraId="1B523C59" w14:textId="416769F3" w:rsidR="00A479E4" w:rsidRDefault="00A479E4">
      <w:pPr>
        <w:pStyle w:val="Kommentartext"/>
      </w:pPr>
      <w:r>
        <w:rPr>
          <w:rStyle w:val="Kommentarzeichen"/>
        </w:rPr>
        <w:annotationRef/>
      </w:r>
      <w:r>
        <w:t>FDT ist eine Schnittstellenspezifikation.</w:t>
      </w:r>
    </w:p>
  </w:comment>
  <w:comment w:id="110" w:author="David Tsaava" w:date="2018-06-25T15:09:00Z" w:initials="DT">
    <w:p w14:paraId="3C67C47E" w14:textId="2CD2D50F" w:rsidR="00A479E4" w:rsidRDefault="00A479E4">
      <w:pPr>
        <w:pStyle w:val="Kommentartext"/>
      </w:pPr>
      <w:r>
        <w:rPr>
          <w:rStyle w:val="Kommentarzeichen"/>
        </w:rPr>
        <w:annotationRef/>
      </w:r>
      <w:r>
        <w:t>Umformulieren…</w:t>
      </w:r>
    </w:p>
  </w:comment>
  <w:comment w:id="111" w:author="David Tsaava" w:date="2018-06-25T15:10:00Z" w:initials="DT">
    <w:p w14:paraId="2D5818C2" w14:textId="3B436691" w:rsidR="00A479E4" w:rsidRDefault="00A479E4">
      <w:pPr>
        <w:pStyle w:val="Kommentartext"/>
      </w:pPr>
      <w:r>
        <w:rPr>
          <w:rStyle w:val="Kommentarzeichen"/>
        </w:rPr>
        <w:annotationRef/>
      </w:r>
      <w:r>
        <w:t>Nicht korrekt. Das hier machen die Standardisierungsgremien der Protokolle selbst, von FDT gibt es Annexe für diese…</w:t>
      </w:r>
    </w:p>
  </w:comment>
  <w:comment w:id="116" w:author="David Tsaava" w:date="2018-06-25T15:11:00Z" w:initials="DT">
    <w:p w14:paraId="38DCB1F5" w14:textId="55CCB709" w:rsidR="00A479E4" w:rsidRDefault="00A479E4">
      <w:pPr>
        <w:pStyle w:val="Kommentartext"/>
      </w:pPr>
      <w:r>
        <w:rPr>
          <w:rStyle w:val="Kommentarzeichen"/>
        </w:rPr>
        <w:annotationRef/>
      </w:r>
      <w:r>
        <w:t>Welche?</w:t>
      </w:r>
    </w:p>
  </w:comment>
  <w:comment w:id="122" w:author="David Tsaava" w:date="2018-06-25T15:12:00Z" w:initials="DT">
    <w:p w14:paraId="2CBED7CE" w14:textId="4559B7A1" w:rsidR="00A479E4" w:rsidRDefault="00A479E4">
      <w:pPr>
        <w:pStyle w:val="Kommentartext"/>
      </w:pPr>
      <w:r>
        <w:rPr>
          <w:rStyle w:val="Kommentarzeichen"/>
        </w:rPr>
        <w:annotationRef/>
      </w:r>
      <w:r>
        <w:t>eine weitere Programmiersprache noch?</w:t>
      </w:r>
    </w:p>
  </w:comment>
  <w:comment w:id="127" w:author="David Tsaava" w:date="2018-06-25T15:15:00Z" w:initials="DT">
    <w:p w14:paraId="40F507A5" w14:textId="40C9431A" w:rsidR="00A479E4" w:rsidRDefault="00A479E4">
      <w:pPr>
        <w:pStyle w:val="Kommentartext"/>
      </w:pPr>
      <w:r>
        <w:rPr>
          <w:rStyle w:val="Kommentarzeichen"/>
        </w:rPr>
        <w:annotationRef/>
      </w:r>
      <w:r>
        <w:t>Gerä</w:t>
      </w:r>
      <w:bookmarkStart w:id="128" w:name="_GoBack"/>
      <w:bookmarkEnd w:id="128"/>
      <w:r>
        <w:t>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D2FA89" w15:done="0"/>
  <w15:commentEx w15:paraId="13DCF2CE" w15:done="0"/>
  <w15:commentEx w15:paraId="3337DD12" w15:done="0"/>
  <w15:commentEx w15:paraId="652B31D8" w15:done="0"/>
  <w15:commentEx w15:paraId="2DDA2368" w15:done="0"/>
  <w15:commentEx w15:paraId="3CAD0ED1" w15:done="0"/>
  <w15:commentEx w15:paraId="1B523C59" w15:done="0"/>
  <w15:commentEx w15:paraId="3C67C47E" w15:done="0"/>
  <w15:commentEx w15:paraId="2D5818C2" w15:done="0"/>
  <w15:commentEx w15:paraId="38DCB1F5" w15:done="0"/>
  <w15:commentEx w15:paraId="2CBED7CE" w15:done="0"/>
  <w15:commentEx w15:paraId="40F507A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688ACD" w14:textId="77777777" w:rsidR="00912F62" w:rsidRDefault="00912F62">
      <w:r>
        <w:separator/>
      </w:r>
    </w:p>
  </w:endnote>
  <w:endnote w:type="continuationSeparator" w:id="0">
    <w:p w14:paraId="23DFDAA0" w14:textId="77777777" w:rsidR="00912F62" w:rsidRDefault="00912F62">
      <w:r>
        <w:continuationSeparator/>
      </w:r>
    </w:p>
  </w:endnote>
  <w:endnote w:type="continuationNotice" w:id="1">
    <w:p w14:paraId="00F524CC" w14:textId="77777777" w:rsidR="00912F62" w:rsidRDefault="00912F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2957"/>
      <w:docPartObj>
        <w:docPartGallery w:val="Page Numbers (Bottom of Page)"/>
        <w:docPartUnique/>
      </w:docPartObj>
    </w:sdtPr>
    <w:sdtContent>
      <w:p w14:paraId="54F6AF0C" w14:textId="7E8E8028" w:rsidR="00A479E4" w:rsidRDefault="00A479E4">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A479E4" w:rsidRDefault="00A479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206648"/>
      <w:docPartObj>
        <w:docPartGallery w:val="Page Numbers (Bottom of Page)"/>
        <w:docPartUnique/>
      </w:docPartObj>
    </w:sdtPr>
    <w:sdtContent>
      <w:p w14:paraId="3524ED93" w14:textId="440C47A6" w:rsidR="00A479E4" w:rsidRDefault="00A479E4">
        <w:pPr>
          <w:pStyle w:val="Fuzeile"/>
          <w:jc w:val="right"/>
        </w:pPr>
        <w:r>
          <w:fldChar w:fldCharType="begin"/>
        </w:r>
        <w:r>
          <w:instrText>PAGE   \* MERGEFORMAT</w:instrText>
        </w:r>
        <w:r>
          <w:fldChar w:fldCharType="separate"/>
        </w:r>
        <w:r w:rsidR="00C67756">
          <w:rPr>
            <w:noProof/>
          </w:rPr>
          <w:t>iv</w:t>
        </w:r>
        <w:r>
          <w:fldChar w:fldCharType="end"/>
        </w:r>
      </w:p>
    </w:sdtContent>
  </w:sdt>
  <w:p w14:paraId="64BADF91" w14:textId="4AFEE36A" w:rsidR="00A479E4" w:rsidRDefault="00A479E4"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76011"/>
      <w:docPartObj>
        <w:docPartGallery w:val="Page Numbers (Bottom of Page)"/>
        <w:docPartUnique/>
      </w:docPartObj>
    </w:sdtPr>
    <w:sdtContent>
      <w:p w14:paraId="076E8648" w14:textId="0FE8A25E" w:rsidR="00A479E4" w:rsidRDefault="00A479E4">
        <w:pPr>
          <w:pStyle w:val="Fuzeile"/>
          <w:jc w:val="right"/>
        </w:pPr>
        <w:r>
          <w:fldChar w:fldCharType="begin"/>
        </w:r>
        <w:r>
          <w:instrText>PAGE   \* MERGEFORMAT</w:instrText>
        </w:r>
        <w:r>
          <w:fldChar w:fldCharType="separate"/>
        </w:r>
        <w:r w:rsidR="00C67756">
          <w:rPr>
            <w:noProof/>
          </w:rPr>
          <w:t>vii</w:t>
        </w:r>
        <w:r>
          <w:fldChar w:fldCharType="end"/>
        </w:r>
      </w:p>
    </w:sdtContent>
  </w:sdt>
  <w:p w14:paraId="362236F2" w14:textId="77777777" w:rsidR="00A479E4" w:rsidRDefault="00A479E4"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14646"/>
      <w:docPartObj>
        <w:docPartGallery w:val="Page Numbers (Bottom of Page)"/>
        <w:docPartUnique/>
      </w:docPartObj>
    </w:sdtPr>
    <w:sdtContent>
      <w:p w14:paraId="1A83E17E" w14:textId="02736172" w:rsidR="00A479E4" w:rsidRDefault="00A479E4">
        <w:pPr>
          <w:pStyle w:val="Fuzeile"/>
          <w:jc w:val="right"/>
        </w:pPr>
        <w:r>
          <w:fldChar w:fldCharType="begin"/>
        </w:r>
        <w:r>
          <w:instrText>PAGE   \* MERGEFORMAT</w:instrText>
        </w:r>
        <w:r>
          <w:fldChar w:fldCharType="separate"/>
        </w:r>
        <w:r w:rsidR="00C67756">
          <w:rPr>
            <w:noProof/>
          </w:rPr>
          <w:t>18</w:t>
        </w:r>
        <w:r>
          <w:fldChar w:fldCharType="end"/>
        </w:r>
      </w:p>
    </w:sdtContent>
  </w:sdt>
  <w:p w14:paraId="506E53C0" w14:textId="77777777" w:rsidR="00A479E4" w:rsidRDefault="00A479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E418A" w14:textId="77777777" w:rsidR="00912F62" w:rsidRDefault="00912F62">
      <w:r>
        <w:separator/>
      </w:r>
    </w:p>
  </w:footnote>
  <w:footnote w:type="continuationSeparator" w:id="0">
    <w:p w14:paraId="709446DE" w14:textId="77777777" w:rsidR="00912F62" w:rsidRDefault="00912F62">
      <w:r>
        <w:continuationSeparator/>
      </w:r>
    </w:p>
  </w:footnote>
  <w:footnote w:type="continuationNotice" w:id="1">
    <w:p w14:paraId="6E559090" w14:textId="77777777" w:rsidR="00912F62" w:rsidRDefault="00912F62"/>
  </w:footnote>
  <w:footnote w:id="2">
    <w:p w14:paraId="3338359C" w14:textId="1120C57F" w:rsidR="00A479E4" w:rsidRDefault="00A479E4">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A479E4" w:rsidRPr="008F1C31" w:rsidRDefault="00A479E4" w:rsidP="009A5CA1">
      <w:pPr>
        <w:pStyle w:val="Funotentext"/>
      </w:pPr>
      <w:r>
        <w:rPr>
          <w:rStyle w:val="Funotenzeichen"/>
        </w:rPr>
        <w:footnoteRef/>
      </w:r>
      <w:r>
        <w:t xml:space="preserve"> PC steht für </w:t>
      </w:r>
      <w:r w:rsidRPr="008F1C31">
        <w:t>Personal Computer</w:t>
      </w:r>
    </w:p>
  </w:footnote>
  <w:footnote w:id="4">
    <w:p w14:paraId="683515F7" w14:textId="77777777" w:rsidR="00A479E4" w:rsidRDefault="00A479E4"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A479E4" w:rsidRDefault="00A479E4">
      <w:pPr>
        <w:pStyle w:val="Funotentext"/>
      </w:pPr>
      <w:r>
        <w:rPr>
          <w:rStyle w:val="Funotenzeichen"/>
        </w:rPr>
        <w:footnoteRef/>
      </w:r>
      <w:r>
        <w:t xml:space="preserve"> IIoT steht für Industrial Internet of Thing</w:t>
      </w:r>
    </w:p>
  </w:footnote>
  <w:footnote w:id="6">
    <w:p w14:paraId="45383149" w14:textId="6B9BABDE" w:rsidR="00A479E4" w:rsidRDefault="00A479E4">
      <w:pPr>
        <w:pStyle w:val="Funotentext"/>
      </w:pPr>
      <w:r>
        <w:rPr>
          <w:rStyle w:val="Funotenzeichen"/>
        </w:rPr>
        <w:footnoteRef/>
      </w:r>
      <w:r>
        <w:t xml:space="preserve"> TCP steht für Transmission Control Protocol</w:t>
      </w:r>
    </w:p>
  </w:footnote>
  <w:footnote w:id="7">
    <w:p w14:paraId="25E75E44" w14:textId="2C082C1D" w:rsidR="00A479E4" w:rsidRDefault="00A479E4">
      <w:pPr>
        <w:pStyle w:val="Funotentext"/>
      </w:pPr>
      <w:r>
        <w:rPr>
          <w:rStyle w:val="Funotenzeichen"/>
        </w:rPr>
        <w:footnoteRef/>
      </w:r>
      <w:r>
        <w:t xml:space="preserve"> IP steht für </w:t>
      </w:r>
      <w:r w:rsidRPr="002E4E3E">
        <w:t>Internet Protoco</w:t>
      </w:r>
      <w:r>
        <w:t>l</w:t>
      </w:r>
    </w:p>
  </w:footnote>
  <w:footnote w:id="8">
    <w:p w14:paraId="6C41FEFC" w14:textId="6F96004F" w:rsidR="00A479E4" w:rsidRDefault="00A479E4"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A479E4" w:rsidRDefault="00A479E4">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A479E4" w:rsidRDefault="00A479E4">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A479E4" w:rsidRDefault="00A479E4">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A479E4" w:rsidRDefault="00A479E4">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A479E4" w:rsidRDefault="00A479E4">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A479E4" w:rsidRDefault="00A479E4">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A479E4" w:rsidRDefault="00A479E4">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A479E4" w:rsidRDefault="00A479E4">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A479E4" w:rsidRDefault="00A479E4">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0C69BDDC" w:rsidR="00A479E4" w:rsidRDefault="00A479E4">
      <w:pPr>
        <w:pStyle w:val="Funotentext"/>
      </w:pPr>
      <w:r>
        <w:rPr>
          <w:rStyle w:val="Funotenzeichen"/>
        </w:rPr>
        <w:footnoteRef/>
      </w:r>
      <w:r>
        <w:t xml:space="preserve"> </w:t>
      </w:r>
      <w:r w:rsidRPr="00974411">
        <w:t>ist eine objektorientierte Programmiersprache von der Firma Microsoft und ist plattformunabhängig.</w:t>
      </w:r>
    </w:p>
  </w:footnote>
  <w:footnote w:id="19">
    <w:p w14:paraId="0BDE8988" w14:textId="66F046B2" w:rsidR="00A479E4" w:rsidRDefault="00A479E4">
      <w:pPr>
        <w:pStyle w:val="Funotentext"/>
      </w:pPr>
      <w:r>
        <w:rPr>
          <w:rStyle w:val="Funotenzeichen"/>
        </w:rPr>
        <w:footnoteRef/>
      </w:r>
      <w:r>
        <w:t xml:space="preserve"> </w:t>
      </w:r>
      <w:r w:rsidRPr="00974411">
        <w:t>ist eine Klassenbibliothek zur Entwicklung von grafischen Benutzeroberflächen</w:t>
      </w:r>
      <w:r>
        <w:t>.</w:t>
      </w:r>
    </w:p>
  </w:footnote>
  <w:footnote w:id="20">
    <w:p w14:paraId="0254257D" w14:textId="0EC77172" w:rsidR="00A479E4" w:rsidRPr="00212703" w:rsidRDefault="00A479E4"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A479E4" w:rsidRPr="00212703" w:rsidRDefault="00A479E4"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72C5986E" w:rsidR="00A479E4" w:rsidRDefault="00A479E4">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3">
    <w:p w14:paraId="76E9DC39" w14:textId="72C25B3A" w:rsidR="00A479E4" w:rsidRDefault="00A479E4" w:rsidP="00B11BB0">
      <w:pPr>
        <w:pStyle w:val="Funotentext"/>
      </w:pPr>
      <w:r>
        <w:rPr>
          <w:rStyle w:val="Funotenzeichen"/>
        </w:rPr>
        <w:footnoteRef/>
      </w:r>
      <w:r>
        <w:t xml:space="preserve"> beschreibt ein Computerprogramm, welches auf einem zentralen Computer ausgeführt wird</w:t>
      </w:r>
    </w:p>
  </w:footnote>
  <w:footnote w:id="24">
    <w:p w14:paraId="5828C59D" w14:textId="26820B89" w:rsidR="00A479E4" w:rsidRDefault="00A479E4">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A479E4" w:rsidRDefault="00A479E4">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A479E4" w:rsidRPr="00F4046D" w:rsidRDefault="00A479E4"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A479E4" w:rsidRDefault="00A479E4">
      <w:pPr>
        <w:pStyle w:val="Funotentext"/>
      </w:pPr>
      <w:r>
        <w:rPr>
          <w:rStyle w:val="Funotenzeichen"/>
        </w:rPr>
        <w:footnoteRef/>
      </w:r>
      <w:r>
        <w:t xml:space="preserve"> steht für Single-Page A</w:t>
      </w:r>
      <w:r w:rsidRPr="00F4046D">
        <w:t>pplication</w:t>
      </w:r>
    </w:p>
  </w:footnote>
  <w:footnote w:id="28">
    <w:p w14:paraId="5BAB631D" w14:textId="50BBF634" w:rsidR="00A479E4" w:rsidRDefault="00A479E4">
      <w:pPr>
        <w:pStyle w:val="Funotentext"/>
      </w:pPr>
      <w:r>
        <w:rPr>
          <w:rStyle w:val="Funotenzeichen"/>
        </w:rPr>
        <w:footnoteRef/>
      </w:r>
      <w:r>
        <w:t xml:space="preserve"> Steht für User Interface</w:t>
      </w:r>
    </w:p>
  </w:footnote>
  <w:footnote w:id="29">
    <w:p w14:paraId="56F1094B" w14:textId="5D099793" w:rsidR="00A479E4" w:rsidRPr="0084014F" w:rsidRDefault="00A479E4"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A479E4" w:rsidRDefault="00A479E4" w:rsidP="00B66996">
      <w:pPr>
        <w:pStyle w:val="Funotentext"/>
      </w:pPr>
      <w:r>
        <w:rPr>
          <w:rStyle w:val="Funotenzeichen"/>
        </w:rPr>
        <w:footnoteRef/>
      </w:r>
      <w:r>
        <w:t xml:space="preserve"> </w:t>
      </w:r>
      <w:r w:rsidRPr="0073341D">
        <w:t>ist eine Komponente eines grafischen Fenstersystems</w:t>
      </w:r>
      <w:r>
        <w:t>.</w:t>
      </w:r>
    </w:p>
  </w:footnote>
  <w:footnote w:id="31">
    <w:p w14:paraId="4E71FF0E" w14:textId="77777777" w:rsidR="00A479E4" w:rsidRDefault="00A479E4"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2">
    <w:p w14:paraId="52ADAA53" w14:textId="14B60FDB" w:rsidR="00A479E4" w:rsidRDefault="00A479E4" w:rsidP="00BF0976">
      <w:pPr>
        <w:pStyle w:val="Funotentext"/>
      </w:pPr>
      <w:r>
        <w:rPr>
          <w:rStyle w:val="Funotenzeichen"/>
        </w:rPr>
        <w:footnoteRef/>
      </w:r>
      <w:r>
        <w:t xml:space="preserve"> Representational State Transfer</w:t>
      </w:r>
    </w:p>
  </w:footnote>
  <w:footnote w:id="33">
    <w:p w14:paraId="6B6C14D5" w14:textId="77E231C3" w:rsidR="00A479E4" w:rsidRDefault="00A479E4" w:rsidP="00BF0976">
      <w:pPr>
        <w:pStyle w:val="Funotentext"/>
      </w:pPr>
      <w:r>
        <w:rPr>
          <w:rStyle w:val="Funotenzeichen"/>
        </w:rPr>
        <w:footnoteRef/>
      </w:r>
      <w:r>
        <w:t xml:space="preserve"> Simple Object Access Protocol: Protokoll zum Austausch strukturierter Informationen</w:t>
      </w:r>
    </w:p>
  </w:footnote>
  <w:footnote w:id="34">
    <w:p w14:paraId="2C6811B0" w14:textId="77777777" w:rsidR="00A479E4" w:rsidRPr="00A4783B" w:rsidRDefault="00A479E4" w:rsidP="00BF0976">
      <w:pPr>
        <w:pStyle w:val="Funotentext"/>
        <w:rPr>
          <w:lang w:val="en-US"/>
        </w:rPr>
      </w:pPr>
      <w:r>
        <w:rPr>
          <w:rStyle w:val="Funotenzeichen"/>
        </w:rPr>
        <w:footnoteRef/>
      </w:r>
      <w:r w:rsidRPr="00A4783B">
        <w:rPr>
          <w:lang w:val="en-US"/>
        </w:rPr>
        <w:t xml:space="preserve"> Uniform Resource Identifier</w:t>
      </w:r>
    </w:p>
  </w:footnote>
  <w:footnote w:id="35">
    <w:p w14:paraId="674481DC" w14:textId="157CA16F" w:rsidR="00A479E4" w:rsidRPr="00A4783B" w:rsidRDefault="00A479E4">
      <w:pPr>
        <w:pStyle w:val="Funotentext"/>
        <w:rPr>
          <w:lang w:val="en-US"/>
        </w:rPr>
      </w:pPr>
      <w:r>
        <w:rPr>
          <w:rStyle w:val="Funotenzeichen"/>
        </w:rPr>
        <w:footnoteRef/>
      </w:r>
      <w:r w:rsidRPr="00A4783B">
        <w:rPr>
          <w:lang w:val="en-US"/>
        </w:rPr>
        <w:t xml:space="preserve"> Single Page Application</w:t>
      </w:r>
    </w:p>
  </w:footnote>
  <w:footnote w:id="36">
    <w:p w14:paraId="2013BC12" w14:textId="77777777" w:rsidR="00A479E4" w:rsidRDefault="00A479E4"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7">
    <w:p w14:paraId="14DE5857" w14:textId="5B5F66CA" w:rsidR="00A479E4" w:rsidRDefault="00A479E4">
      <w:pPr>
        <w:pStyle w:val="Funotentext"/>
      </w:pPr>
      <w:r>
        <w:rPr>
          <w:rStyle w:val="Funotenzeichen"/>
        </w:rPr>
        <w:footnoteRef/>
      </w:r>
      <w:r>
        <w:t xml:space="preserve"> CRUD steht für Create, Read, Update, Delete</w:t>
      </w:r>
    </w:p>
  </w:footnote>
  <w:footnote w:id="38">
    <w:p w14:paraId="5B99353B" w14:textId="647874F8" w:rsidR="00A479E4" w:rsidRDefault="00A479E4">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A479E4" w:rsidRPr="00B75D78" w:rsidRDefault="00A479E4"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A479E4" w:rsidRPr="00B75D78" w:rsidRDefault="00A479E4"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AC08" w14:textId="2E934627" w:rsidR="00A479E4" w:rsidRPr="003E0AB1" w:rsidRDefault="00A479E4" w:rsidP="003E0AB1">
    <w:pPr>
      <w:pStyle w:val="Kopfzeile"/>
    </w:pPr>
    <w:r>
      <w:t>Grundprinzipien der Topology-Editor</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A479E4" w:rsidRPr="00B75D78" w:rsidRDefault="00A479E4"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A479E4" w:rsidRPr="003E0AB1" w:rsidRDefault="00A479E4"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A479E4" w:rsidRPr="00A801AB" w:rsidRDefault="00A479E4"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A479E4" w:rsidRPr="00A801AB" w:rsidRDefault="00A479E4" w:rsidP="00A801AB">
    <w:pPr>
      <w:pStyle w:val="Kopfzeile"/>
    </w:pPr>
    <w:r>
      <w:t>Anhang: Use Cases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A479E4" w:rsidRPr="00A801AB" w:rsidRDefault="00A479E4"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A479E4" w:rsidRPr="000B7AFD" w:rsidRDefault="00A479E4"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A479E4" w:rsidRPr="000B7AFD" w:rsidRDefault="00A479E4"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7C4672EB" w:rsidR="00A479E4" w:rsidRDefault="00A479E4">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C67756">
      <w:rPr>
        <w:noProof/>
      </w:rPr>
      <w:t>64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A479E4" w:rsidRPr="00B75D78" w:rsidRDefault="00A479E4"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A479E4" w:rsidRPr="00B75D78" w:rsidRDefault="00A479E4"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A479E4" w:rsidRPr="00B75D78" w:rsidRDefault="00A479E4"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A479E4" w:rsidRPr="007D49C9" w:rsidRDefault="00A479E4"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A479E4" w:rsidRPr="00B75D78" w:rsidRDefault="00A479E4"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A479E4" w:rsidRPr="00B75D78" w:rsidRDefault="00A479E4"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A479E4" w:rsidRPr="00B75D78" w:rsidRDefault="00A479E4"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A479E4" w:rsidRPr="00B75D78" w:rsidRDefault="00A479E4"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05C4D0A"/>
    <w:multiLevelType w:val="hybridMultilevel"/>
    <w:tmpl w:val="64940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5"/>
  </w:num>
  <w:num w:numId="3">
    <w:abstractNumId w:val="41"/>
  </w:num>
  <w:num w:numId="4">
    <w:abstractNumId w:val="23"/>
  </w:num>
  <w:num w:numId="5">
    <w:abstractNumId w:val="32"/>
  </w:num>
  <w:num w:numId="6">
    <w:abstractNumId w:val="0"/>
  </w:num>
  <w:num w:numId="7">
    <w:abstractNumId w:val="43"/>
  </w:num>
  <w:num w:numId="8">
    <w:abstractNumId w:val="4"/>
  </w:num>
  <w:num w:numId="9">
    <w:abstractNumId w:val="40"/>
  </w:num>
  <w:num w:numId="10">
    <w:abstractNumId w:val="14"/>
  </w:num>
  <w:num w:numId="11">
    <w:abstractNumId w:val="17"/>
  </w:num>
  <w:num w:numId="12">
    <w:abstractNumId w:val="1"/>
  </w:num>
  <w:num w:numId="13">
    <w:abstractNumId w:val="38"/>
  </w:num>
  <w:num w:numId="14">
    <w:abstractNumId w:val="28"/>
  </w:num>
  <w:num w:numId="15">
    <w:abstractNumId w:val="35"/>
  </w:num>
  <w:num w:numId="16">
    <w:abstractNumId w:val="15"/>
  </w:num>
  <w:num w:numId="17">
    <w:abstractNumId w:val="42"/>
  </w:num>
  <w:num w:numId="18">
    <w:abstractNumId w:val="13"/>
  </w:num>
  <w:num w:numId="19">
    <w:abstractNumId w:val="7"/>
  </w:num>
  <w:num w:numId="20">
    <w:abstractNumId w:val="34"/>
  </w:num>
  <w:num w:numId="21">
    <w:abstractNumId w:val="36"/>
  </w:num>
  <w:num w:numId="22">
    <w:abstractNumId w:val="24"/>
  </w:num>
  <w:num w:numId="23">
    <w:abstractNumId w:val="3"/>
  </w:num>
  <w:num w:numId="24">
    <w:abstractNumId w:val="45"/>
  </w:num>
  <w:num w:numId="25">
    <w:abstractNumId w:val="22"/>
  </w:num>
  <w:num w:numId="26">
    <w:abstractNumId w:val="12"/>
  </w:num>
  <w:num w:numId="27">
    <w:abstractNumId w:val="44"/>
  </w:num>
  <w:num w:numId="28">
    <w:abstractNumId w:val="50"/>
  </w:num>
  <w:num w:numId="29">
    <w:abstractNumId w:val="26"/>
  </w:num>
  <w:num w:numId="30">
    <w:abstractNumId w:val="9"/>
  </w:num>
  <w:num w:numId="31">
    <w:abstractNumId w:val="39"/>
  </w:num>
  <w:num w:numId="32">
    <w:abstractNumId w:val="18"/>
  </w:num>
  <w:num w:numId="33">
    <w:abstractNumId w:val="37"/>
  </w:num>
  <w:num w:numId="34">
    <w:abstractNumId w:val="31"/>
  </w:num>
  <w:num w:numId="35">
    <w:abstractNumId w:val="46"/>
  </w:num>
  <w:num w:numId="36">
    <w:abstractNumId w:val="2"/>
  </w:num>
  <w:num w:numId="37">
    <w:abstractNumId w:val="47"/>
  </w:num>
  <w:num w:numId="38">
    <w:abstractNumId w:val="27"/>
  </w:num>
  <w:num w:numId="39">
    <w:abstractNumId w:val="48"/>
  </w:num>
  <w:num w:numId="40">
    <w:abstractNumId w:val="21"/>
  </w:num>
  <w:num w:numId="41">
    <w:abstractNumId w:val="11"/>
  </w:num>
  <w:num w:numId="42">
    <w:abstractNumId w:val="49"/>
  </w:num>
  <w:num w:numId="43">
    <w:abstractNumId w:val="8"/>
  </w:num>
  <w:num w:numId="44">
    <w:abstractNumId w:val="16"/>
  </w:num>
  <w:num w:numId="45">
    <w:abstractNumId w:val="20"/>
  </w:num>
  <w:num w:numId="46">
    <w:abstractNumId w:val="33"/>
  </w:num>
  <w:num w:numId="47">
    <w:abstractNumId w:val="6"/>
  </w:num>
  <w:num w:numId="48">
    <w:abstractNumId w:val="10"/>
  </w:num>
  <w:num w:numId="49">
    <w:abstractNumId w:val="30"/>
  </w:num>
  <w:num w:numId="50">
    <w:abstractNumId w:val="19"/>
  </w:num>
  <w:num w:numId="51">
    <w:abstractNumId w:val="29"/>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rson w15:author="Ghislain Zeleu">
    <w15:presenceInfo w15:providerId="AD" w15:userId="S-1-5-21-1451388413-3727164234-794746174-4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497C"/>
    <w:rsid w:val="00065852"/>
    <w:rsid w:val="00067105"/>
    <w:rsid w:val="00067AAA"/>
    <w:rsid w:val="0007066B"/>
    <w:rsid w:val="000717A2"/>
    <w:rsid w:val="000730EB"/>
    <w:rsid w:val="00074640"/>
    <w:rsid w:val="000749B5"/>
    <w:rsid w:val="00074BFF"/>
    <w:rsid w:val="0007535A"/>
    <w:rsid w:val="00075BB7"/>
    <w:rsid w:val="00076C7F"/>
    <w:rsid w:val="00080737"/>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DF7"/>
    <w:rsid w:val="00127189"/>
    <w:rsid w:val="00127438"/>
    <w:rsid w:val="0013101A"/>
    <w:rsid w:val="0013357D"/>
    <w:rsid w:val="001335C7"/>
    <w:rsid w:val="00134213"/>
    <w:rsid w:val="0013462F"/>
    <w:rsid w:val="001346DF"/>
    <w:rsid w:val="00134E21"/>
    <w:rsid w:val="00135CB8"/>
    <w:rsid w:val="00136BB2"/>
    <w:rsid w:val="00137E18"/>
    <w:rsid w:val="001437EA"/>
    <w:rsid w:val="00143FF7"/>
    <w:rsid w:val="001441AB"/>
    <w:rsid w:val="00144D8C"/>
    <w:rsid w:val="00147862"/>
    <w:rsid w:val="00152775"/>
    <w:rsid w:val="00152896"/>
    <w:rsid w:val="001529AD"/>
    <w:rsid w:val="00152B60"/>
    <w:rsid w:val="00152D56"/>
    <w:rsid w:val="0015313B"/>
    <w:rsid w:val="0015387F"/>
    <w:rsid w:val="00153D9F"/>
    <w:rsid w:val="00154422"/>
    <w:rsid w:val="001547AA"/>
    <w:rsid w:val="001549BC"/>
    <w:rsid w:val="00155C6E"/>
    <w:rsid w:val="00155F17"/>
    <w:rsid w:val="001560B1"/>
    <w:rsid w:val="00157397"/>
    <w:rsid w:val="00157514"/>
    <w:rsid w:val="00160149"/>
    <w:rsid w:val="0016267D"/>
    <w:rsid w:val="00163B6D"/>
    <w:rsid w:val="00167565"/>
    <w:rsid w:val="001703B4"/>
    <w:rsid w:val="00170B87"/>
    <w:rsid w:val="001731F3"/>
    <w:rsid w:val="001769D1"/>
    <w:rsid w:val="001821FD"/>
    <w:rsid w:val="00182222"/>
    <w:rsid w:val="00183960"/>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F03"/>
    <w:rsid w:val="001A5A76"/>
    <w:rsid w:val="001A6357"/>
    <w:rsid w:val="001A7553"/>
    <w:rsid w:val="001A7CA8"/>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6429"/>
    <w:rsid w:val="001F7BFF"/>
    <w:rsid w:val="001F7D68"/>
    <w:rsid w:val="00200B78"/>
    <w:rsid w:val="00204085"/>
    <w:rsid w:val="0020446A"/>
    <w:rsid w:val="00205D00"/>
    <w:rsid w:val="00206654"/>
    <w:rsid w:val="002067BE"/>
    <w:rsid w:val="002072FC"/>
    <w:rsid w:val="00207940"/>
    <w:rsid w:val="00207CCB"/>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20F0"/>
    <w:rsid w:val="00264C51"/>
    <w:rsid w:val="00265526"/>
    <w:rsid w:val="00265A1F"/>
    <w:rsid w:val="00265EF6"/>
    <w:rsid w:val="002663BE"/>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E23"/>
    <w:rsid w:val="002B1A37"/>
    <w:rsid w:val="002B1E22"/>
    <w:rsid w:val="002B5CD2"/>
    <w:rsid w:val="002B609A"/>
    <w:rsid w:val="002B65DF"/>
    <w:rsid w:val="002B7997"/>
    <w:rsid w:val="002C41D6"/>
    <w:rsid w:val="002C4287"/>
    <w:rsid w:val="002C4C4A"/>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4E3E"/>
    <w:rsid w:val="002E5E12"/>
    <w:rsid w:val="002E617E"/>
    <w:rsid w:val="002E741C"/>
    <w:rsid w:val="002E7C04"/>
    <w:rsid w:val="002F0D49"/>
    <w:rsid w:val="002F50CB"/>
    <w:rsid w:val="00300267"/>
    <w:rsid w:val="0030214C"/>
    <w:rsid w:val="00305D7E"/>
    <w:rsid w:val="00306A73"/>
    <w:rsid w:val="003071B3"/>
    <w:rsid w:val="003103A6"/>
    <w:rsid w:val="00311292"/>
    <w:rsid w:val="0031190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43B3"/>
    <w:rsid w:val="00337078"/>
    <w:rsid w:val="0033771A"/>
    <w:rsid w:val="0033784E"/>
    <w:rsid w:val="0034056E"/>
    <w:rsid w:val="00340813"/>
    <w:rsid w:val="00340BC2"/>
    <w:rsid w:val="00344E13"/>
    <w:rsid w:val="003510F4"/>
    <w:rsid w:val="003517EA"/>
    <w:rsid w:val="00353B8B"/>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98"/>
    <w:rsid w:val="003C217D"/>
    <w:rsid w:val="003C229F"/>
    <w:rsid w:val="003C2833"/>
    <w:rsid w:val="003C37AE"/>
    <w:rsid w:val="003C4406"/>
    <w:rsid w:val="003C5C5D"/>
    <w:rsid w:val="003C5F76"/>
    <w:rsid w:val="003D0F2D"/>
    <w:rsid w:val="003D6A53"/>
    <w:rsid w:val="003D7953"/>
    <w:rsid w:val="003E0AB1"/>
    <w:rsid w:val="003E0D04"/>
    <w:rsid w:val="003E2ED7"/>
    <w:rsid w:val="003E48E8"/>
    <w:rsid w:val="003E48F0"/>
    <w:rsid w:val="003E7D62"/>
    <w:rsid w:val="003F1886"/>
    <w:rsid w:val="003F41DB"/>
    <w:rsid w:val="003F51BF"/>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4038"/>
    <w:rsid w:val="00424E00"/>
    <w:rsid w:val="00425B6D"/>
    <w:rsid w:val="00427021"/>
    <w:rsid w:val="0042724B"/>
    <w:rsid w:val="00432443"/>
    <w:rsid w:val="00432A26"/>
    <w:rsid w:val="00433CA4"/>
    <w:rsid w:val="00434FE4"/>
    <w:rsid w:val="00435E16"/>
    <w:rsid w:val="004418EB"/>
    <w:rsid w:val="00442D4B"/>
    <w:rsid w:val="004430CB"/>
    <w:rsid w:val="0044421C"/>
    <w:rsid w:val="004445A7"/>
    <w:rsid w:val="004449A2"/>
    <w:rsid w:val="00446345"/>
    <w:rsid w:val="00446629"/>
    <w:rsid w:val="0044713D"/>
    <w:rsid w:val="0044760C"/>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64B8"/>
    <w:rsid w:val="004879F4"/>
    <w:rsid w:val="00491407"/>
    <w:rsid w:val="00492372"/>
    <w:rsid w:val="00493082"/>
    <w:rsid w:val="004936FA"/>
    <w:rsid w:val="00494805"/>
    <w:rsid w:val="004949CE"/>
    <w:rsid w:val="00494BD9"/>
    <w:rsid w:val="004958BE"/>
    <w:rsid w:val="00497672"/>
    <w:rsid w:val="004A206C"/>
    <w:rsid w:val="004A30A9"/>
    <w:rsid w:val="004A3437"/>
    <w:rsid w:val="004A4C11"/>
    <w:rsid w:val="004B01A3"/>
    <w:rsid w:val="004B0697"/>
    <w:rsid w:val="004B07DF"/>
    <w:rsid w:val="004B2267"/>
    <w:rsid w:val="004B2E7F"/>
    <w:rsid w:val="004B3889"/>
    <w:rsid w:val="004B5124"/>
    <w:rsid w:val="004B5AC4"/>
    <w:rsid w:val="004B5C7E"/>
    <w:rsid w:val="004B5E16"/>
    <w:rsid w:val="004B65DD"/>
    <w:rsid w:val="004C2582"/>
    <w:rsid w:val="004C2800"/>
    <w:rsid w:val="004C42AE"/>
    <w:rsid w:val="004C5DC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B1F"/>
    <w:rsid w:val="00500102"/>
    <w:rsid w:val="005009CA"/>
    <w:rsid w:val="00500C81"/>
    <w:rsid w:val="00500E44"/>
    <w:rsid w:val="00502296"/>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515B"/>
    <w:rsid w:val="0056516E"/>
    <w:rsid w:val="00566401"/>
    <w:rsid w:val="00567B7B"/>
    <w:rsid w:val="00572149"/>
    <w:rsid w:val="00572D59"/>
    <w:rsid w:val="00573975"/>
    <w:rsid w:val="00574081"/>
    <w:rsid w:val="0057428D"/>
    <w:rsid w:val="0057587E"/>
    <w:rsid w:val="00576227"/>
    <w:rsid w:val="005766B9"/>
    <w:rsid w:val="0057675C"/>
    <w:rsid w:val="005777C9"/>
    <w:rsid w:val="0058185B"/>
    <w:rsid w:val="00581B28"/>
    <w:rsid w:val="0058316D"/>
    <w:rsid w:val="00586942"/>
    <w:rsid w:val="00587C2B"/>
    <w:rsid w:val="005902E1"/>
    <w:rsid w:val="00593B5C"/>
    <w:rsid w:val="005A03A1"/>
    <w:rsid w:val="005A05DA"/>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7CCA"/>
    <w:rsid w:val="005C2BA3"/>
    <w:rsid w:val="005C35F4"/>
    <w:rsid w:val="005C3FED"/>
    <w:rsid w:val="005C7AD3"/>
    <w:rsid w:val="005D0545"/>
    <w:rsid w:val="005D0867"/>
    <w:rsid w:val="005D1B01"/>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3042"/>
    <w:rsid w:val="0060380A"/>
    <w:rsid w:val="00603DA0"/>
    <w:rsid w:val="00603E5D"/>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6A6E"/>
    <w:rsid w:val="0063714C"/>
    <w:rsid w:val="00637F10"/>
    <w:rsid w:val="0064031C"/>
    <w:rsid w:val="00640A7E"/>
    <w:rsid w:val="00643BE6"/>
    <w:rsid w:val="00646F9F"/>
    <w:rsid w:val="0065061F"/>
    <w:rsid w:val="00652873"/>
    <w:rsid w:val="0065498A"/>
    <w:rsid w:val="006556DE"/>
    <w:rsid w:val="00655AAD"/>
    <w:rsid w:val="0065609F"/>
    <w:rsid w:val="006608BB"/>
    <w:rsid w:val="0066492F"/>
    <w:rsid w:val="00664DE2"/>
    <w:rsid w:val="006652B1"/>
    <w:rsid w:val="0066554D"/>
    <w:rsid w:val="00667198"/>
    <w:rsid w:val="00667846"/>
    <w:rsid w:val="00670F01"/>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CD"/>
    <w:rsid w:val="006C2D6D"/>
    <w:rsid w:val="006C2EC2"/>
    <w:rsid w:val="006C4F9E"/>
    <w:rsid w:val="006D0619"/>
    <w:rsid w:val="006D22F5"/>
    <w:rsid w:val="006D5014"/>
    <w:rsid w:val="006D6383"/>
    <w:rsid w:val="006D6926"/>
    <w:rsid w:val="006E2C15"/>
    <w:rsid w:val="006E5C1C"/>
    <w:rsid w:val="006E5F4B"/>
    <w:rsid w:val="006E6C51"/>
    <w:rsid w:val="006E6ED3"/>
    <w:rsid w:val="006E7C43"/>
    <w:rsid w:val="006F09D0"/>
    <w:rsid w:val="006F158D"/>
    <w:rsid w:val="006F1986"/>
    <w:rsid w:val="006F1EFF"/>
    <w:rsid w:val="006F21BD"/>
    <w:rsid w:val="006F27B6"/>
    <w:rsid w:val="006F2E57"/>
    <w:rsid w:val="006F34E3"/>
    <w:rsid w:val="006F3578"/>
    <w:rsid w:val="006F56E4"/>
    <w:rsid w:val="006F7C7B"/>
    <w:rsid w:val="0070075C"/>
    <w:rsid w:val="00701140"/>
    <w:rsid w:val="007018EF"/>
    <w:rsid w:val="00702849"/>
    <w:rsid w:val="00703D2F"/>
    <w:rsid w:val="0070465F"/>
    <w:rsid w:val="00704C0F"/>
    <w:rsid w:val="00705314"/>
    <w:rsid w:val="0070563D"/>
    <w:rsid w:val="00712BF8"/>
    <w:rsid w:val="0071337B"/>
    <w:rsid w:val="00713E0D"/>
    <w:rsid w:val="0071482D"/>
    <w:rsid w:val="007167B9"/>
    <w:rsid w:val="00716919"/>
    <w:rsid w:val="00721FF0"/>
    <w:rsid w:val="00724C61"/>
    <w:rsid w:val="00725826"/>
    <w:rsid w:val="007269C1"/>
    <w:rsid w:val="0072732B"/>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6B4D"/>
    <w:rsid w:val="00776DDA"/>
    <w:rsid w:val="00777EBB"/>
    <w:rsid w:val="007802C9"/>
    <w:rsid w:val="00781E20"/>
    <w:rsid w:val="00782A42"/>
    <w:rsid w:val="007849E5"/>
    <w:rsid w:val="00785DD2"/>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8E3"/>
    <w:rsid w:val="007A5CE8"/>
    <w:rsid w:val="007A6D64"/>
    <w:rsid w:val="007B059C"/>
    <w:rsid w:val="007B0961"/>
    <w:rsid w:val="007B2AB7"/>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F25A2"/>
    <w:rsid w:val="008000A5"/>
    <w:rsid w:val="00800C2D"/>
    <w:rsid w:val="008035AA"/>
    <w:rsid w:val="0080700B"/>
    <w:rsid w:val="008124DA"/>
    <w:rsid w:val="0081287E"/>
    <w:rsid w:val="00812939"/>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5539"/>
    <w:rsid w:val="00866367"/>
    <w:rsid w:val="0086650F"/>
    <w:rsid w:val="008670F3"/>
    <w:rsid w:val="008721FC"/>
    <w:rsid w:val="008726AB"/>
    <w:rsid w:val="008729E8"/>
    <w:rsid w:val="00875808"/>
    <w:rsid w:val="00876869"/>
    <w:rsid w:val="00882132"/>
    <w:rsid w:val="0088563B"/>
    <w:rsid w:val="00890497"/>
    <w:rsid w:val="008906B1"/>
    <w:rsid w:val="00890787"/>
    <w:rsid w:val="00890833"/>
    <w:rsid w:val="0089180B"/>
    <w:rsid w:val="00891FD0"/>
    <w:rsid w:val="0089262F"/>
    <w:rsid w:val="00892BCB"/>
    <w:rsid w:val="008951CA"/>
    <w:rsid w:val="00895CB9"/>
    <w:rsid w:val="008973D9"/>
    <w:rsid w:val="008A0613"/>
    <w:rsid w:val="008A1F08"/>
    <w:rsid w:val="008A3951"/>
    <w:rsid w:val="008A40C7"/>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D075D"/>
    <w:rsid w:val="008D2048"/>
    <w:rsid w:val="008D56D8"/>
    <w:rsid w:val="008D66FB"/>
    <w:rsid w:val="008D6D53"/>
    <w:rsid w:val="008E1D5A"/>
    <w:rsid w:val="008E2C8E"/>
    <w:rsid w:val="008E2D15"/>
    <w:rsid w:val="008E69B0"/>
    <w:rsid w:val="008E7616"/>
    <w:rsid w:val="008E7A24"/>
    <w:rsid w:val="008F0C38"/>
    <w:rsid w:val="008F1C31"/>
    <w:rsid w:val="008F2942"/>
    <w:rsid w:val="008F2A65"/>
    <w:rsid w:val="008F318E"/>
    <w:rsid w:val="008F59B4"/>
    <w:rsid w:val="009007BD"/>
    <w:rsid w:val="0090105D"/>
    <w:rsid w:val="009016D9"/>
    <w:rsid w:val="00901AE3"/>
    <w:rsid w:val="009024BE"/>
    <w:rsid w:val="009029D3"/>
    <w:rsid w:val="009032ED"/>
    <w:rsid w:val="00903982"/>
    <w:rsid w:val="00903B35"/>
    <w:rsid w:val="00906CDA"/>
    <w:rsid w:val="00907367"/>
    <w:rsid w:val="009077AA"/>
    <w:rsid w:val="009104CA"/>
    <w:rsid w:val="00911ECD"/>
    <w:rsid w:val="00912462"/>
    <w:rsid w:val="009127FD"/>
    <w:rsid w:val="00912D5E"/>
    <w:rsid w:val="00912F62"/>
    <w:rsid w:val="0091496D"/>
    <w:rsid w:val="0091498D"/>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E29"/>
    <w:rsid w:val="0099705C"/>
    <w:rsid w:val="00997612"/>
    <w:rsid w:val="00997BF2"/>
    <w:rsid w:val="009A0BA3"/>
    <w:rsid w:val="009A1147"/>
    <w:rsid w:val="009A176E"/>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2AAB"/>
    <w:rsid w:val="00A132E0"/>
    <w:rsid w:val="00A13ED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969"/>
    <w:rsid w:val="00A82A22"/>
    <w:rsid w:val="00A85A50"/>
    <w:rsid w:val="00A87036"/>
    <w:rsid w:val="00A87DFA"/>
    <w:rsid w:val="00A87EBE"/>
    <w:rsid w:val="00A90206"/>
    <w:rsid w:val="00A90E27"/>
    <w:rsid w:val="00A914F6"/>
    <w:rsid w:val="00A92414"/>
    <w:rsid w:val="00A92768"/>
    <w:rsid w:val="00A935AE"/>
    <w:rsid w:val="00A94292"/>
    <w:rsid w:val="00A97490"/>
    <w:rsid w:val="00A9771B"/>
    <w:rsid w:val="00AA0FEB"/>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B27"/>
    <w:rsid w:val="00B04B9E"/>
    <w:rsid w:val="00B05206"/>
    <w:rsid w:val="00B05559"/>
    <w:rsid w:val="00B069B3"/>
    <w:rsid w:val="00B105C5"/>
    <w:rsid w:val="00B10961"/>
    <w:rsid w:val="00B10BF5"/>
    <w:rsid w:val="00B11BB0"/>
    <w:rsid w:val="00B120CB"/>
    <w:rsid w:val="00B154F5"/>
    <w:rsid w:val="00B158FE"/>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A46"/>
    <w:rsid w:val="00B37408"/>
    <w:rsid w:val="00B374BE"/>
    <w:rsid w:val="00B37BCD"/>
    <w:rsid w:val="00B40B6B"/>
    <w:rsid w:val="00B40C6F"/>
    <w:rsid w:val="00B41198"/>
    <w:rsid w:val="00B43071"/>
    <w:rsid w:val="00B4498C"/>
    <w:rsid w:val="00B46DAC"/>
    <w:rsid w:val="00B47911"/>
    <w:rsid w:val="00B50E14"/>
    <w:rsid w:val="00B528FB"/>
    <w:rsid w:val="00B52F7B"/>
    <w:rsid w:val="00B5317E"/>
    <w:rsid w:val="00B55A18"/>
    <w:rsid w:val="00B60020"/>
    <w:rsid w:val="00B615A8"/>
    <w:rsid w:val="00B62E74"/>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BFE"/>
    <w:rsid w:val="00C62FB7"/>
    <w:rsid w:val="00C63587"/>
    <w:rsid w:val="00C668F1"/>
    <w:rsid w:val="00C66B85"/>
    <w:rsid w:val="00C67756"/>
    <w:rsid w:val="00C7037C"/>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6392"/>
    <w:rsid w:val="00CA10B2"/>
    <w:rsid w:val="00CA1601"/>
    <w:rsid w:val="00CA1C2C"/>
    <w:rsid w:val="00CA20CF"/>
    <w:rsid w:val="00CA2D3C"/>
    <w:rsid w:val="00CA37B0"/>
    <w:rsid w:val="00CA5FAB"/>
    <w:rsid w:val="00CA663A"/>
    <w:rsid w:val="00CA7A09"/>
    <w:rsid w:val="00CB2154"/>
    <w:rsid w:val="00CB334A"/>
    <w:rsid w:val="00CB558B"/>
    <w:rsid w:val="00CB5654"/>
    <w:rsid w:val="00CB5DEF"/>
    <w:rsid w:val="00CB6331"/>
    <w:rsid w:val="00CB6E05"/>
    <w:rsid w:val="00CC0580"/>
    <w:rsid w:val="00CC0698"/>
    <w:rsid w:val="00CC2897"/>
    <w:rsid w:val="00CC4170"/>
    <w:rsid w:val="00CC4A3B"/>
    <w:rsid w:val="00CC4F47"/>
    <w:rsid w:val="00CC5A82"/>
    <w:rsid w:val="00CC5BAB"/>
    <w:rsid w:val="00CC5EF8"/>
    <w:rsid w:val="00CC618B"/>
    <w:rsid w:val="00CC63CC"/>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5D2"/>
    <w:rsid w:val="00D96DC8"/>
    <w:rsid w:val="00D971BC"/>
    <w:rsid w:val="00DA12F5"/>
    <w:rsid w:val="00DA132E"/>
    <w:rsid w:val="00DA1C4D"/>
    <w:rsid w:val="00DA4C5C"/>
    <w:rsid w:val="00DA6953"/>
    <w:rsid w:val="00DA699C"/>
    <w:rsid w:val="00DA6F58"/>
    <w:rsid w:val="00DB012E"/>
    <w:rsid w:val="00DB292F"/>
    <w:rsid w:val="00DB2D5F"/>
    <w:rsid w:val="00DB31DE"/>
    <w:rsid w:val="00DB3684"/>
    <w:rsid w:val="00DB7008"/>
    <w:rsid w:val="00DC1531"/>
    <w:rsid w:val="00DC211C"/>
    <w:rsid w:val="00DC4423"/>
    <w:rsid w:val="00DC4751"/>
    <w:rsid w:val="00DC5E73"/>
    <w:rsid w:val="00DC6A57"/>
    <w:rsid w:val="00DD0D6D"/>
    <w:rsid w:val="00DD16D5"/>
    <w:rsid w:val="00DD1EE8"/>
    <w:rsid w:val="00DD29F0"/>
    <w:rsid w:val="00DD3E1A"/>
    <w:rsid w:val="00DD4AE1"/>
    <w:rsid w:val="00DD53D6"/>
    <w:rsid w:val="00DE1342"/>
    <w:rsid w:val="00DE21AC"/>
    <w:rsid w:val="00DE278E"/>
    <w:rsid w:val="00DE4B05"/>
    <w:rsid w:val="00DE7787"/>
    <w:rsid w:val="00DF2C87"/>
    <w:rsid w:val="00DF3620"/>
    <w:rsid w:val="00DF3696"/>
    <w:rsid w:val="00DF66EC"/>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20935"/>
    <w:rsid w:val="00E22023"/>
    <w:rsid w:val="00E22652"/>
    <w:rsid w:val="00E24E84"/>
    <w:rsid w:val="00E2733B"/>
    <w:rsid w:val="00E316DA"/>
    <w:rsid w:val="00E317CF"/>
    <w:rsid w:val="00E3350F"/>
    <w:rsid w:val="00E35F0C"/>
    <w:rsid w:val="00E37573"/>
    <w:rsid w:val="00E40A34"/>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724"/>
    <w:rsid w:val="00E73FDA"/>
    <w:rsid w:val="00E75747"/>
    <w:rsid w:val="00E766D9"/>
    <w:rsid w:val="00E7705D"/>
    <w:rsid w:val="00E7745F"/>
    <w:rsid w:val="00E8299B"/>
    <w:rsid w:val="00E82D10"/>
    <w:rsid w:val="00E8786E"/>
    <w:rsid w:val="00E94AE5"/>
    <w:rsid w:val="00E968A0"/>
    <w:rsid w:val="00E9768E"/>
    <w:rsid w:val="00E978CB"/>
    <w:rsid w:val="00EA14BA"/>
    <w:rsid w:val="00EA1AB0"/>
    <w:rsid w:val="00EA1FCC"/>
    <w:rsid w:val="00EA2930"/>
    <w:rsid w:val="00EA29BE"/>
    <w:rsid w:val="00EA30B6"/>
    <w:rsid w:val="00EB02EA"/>
    <w:rsid w:val="00EB0C0A"/>
    <w:rsid w:val="00EB1F87"/>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6C33"/>
    <w:rsid w:val="00EF7A00"/>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2163"/>
    <w:rsid w:val="00F333F4"/>
    <w:rsid w:val="00F33F88"/>
    <w:rsid w:val="00F35AE8"/>
    <w:rsid w:val="00F36125"/>
    <w:rsid w:val="00F371B3"/>
    <w:rsid w:val="00F37848"/>
    <w:rsid w:val="00F4046D"/>
    <w:rsid w:val="00F4591E"/>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6372"/>
    <w:rsid w:val="00F80614"/>
    <w:rsid w:val="00F81F8B"/>
    <w:rsid w:val="00F82AFE"/>
    <w:rsid w:val="00F84780"/>
    <w:rsid w:val="00F8481B"/>
    <w:rsid w:val="00F85311"/>
    <w:rsid w:val="00F9073E"/>
    <w:rsid w:val="00F93A8A"/>
    <w:rsid w:val="00F95F08"/>
    <w:rsid w:val="00F9655C"/>
    <w:rsid w:val="00FA01E0"/>
    <w:rsid w:val="00FA11CD"/>
    <w:rsid w:val="00FA48FA"/>
    <w:rsid w:val="00FA6824"/>
    <w:rsid w:val="00FA7785"/>
    <w:rsid w:val="00FB1B77"/>
    <w:rsid w:val="00FB2A46"/>
    <w:rsid w:val="00FB43A3"/>
    <w:rsid w:val="00FB4C83"/>
    <w:rsid w:val="00FB505C"/>
    <w:rsid w:val="00FB70A8"/>
    <w:rsid w:val="00FB7D26"/>
    <w:rsid w:val="00FC12B6"/>
    <w:rsid w:val="00FC292E"/>
    <w:rsid w:val="00FC505C"/>
    <w:rsid w:val="00FC53C6"/>
    <w:rsid w:val="00FC69E1"/>
    <w:rsid w:val="00FC69FC"/>
    <w:rsid w:val="00FC7BD9"/>
    <w:rsid w:val="00FD33D7"/>
    <w:rsid w:val="00FD773A"/>
    <w:rsid w:val="00FE0BE9"/>
    <w:rsid w:val="00FE23AE"/>
    <w:rsid w:val="00FE2CD1"/>
    <w:rsid w:val="00FE3581"/>
    <w:rsid w:val="00FE3B62"/>
    <w:rsid w:val="00FE49C7"/>
    <w:rsid w:val="00FE6134"/>
    <w:rsid w:val="00FE632E"/>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12.xml"/><Relationship Id="rId55" Type="http://schemas.openxmlformats.org/officeDocument/2006/relationships/header" Target="header13.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image" Target="media/image24.png"/><Relationship Id="rId57" Type="http://schemas.openxmlformats.org/officeDocument/2006/relationships/header" Target="header15.xml"/><Relationship Id="rId61" Type="http://schemas.openxmlformats.org/officeDocument/2006/relationships/header" Target="header19.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eader" Target="header14.xml"/><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33</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34</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35</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12</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15</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27</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17</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21</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37</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24</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26</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25</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38</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16</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18</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28</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39</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40</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29</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30</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31</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32</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41</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13</b:RefOrder>
  </b:Source>
</b:Sources>
</file>

<file path=customXml/itemProps1.xml><?xml version="1.0" encoding="utf-8"?>
<ds:datastoreItem xmlns:ds="http://schemas.openxmlformats.org/officeDocument/2006/customXml" ds:itemID="{751521A3-406F-41FE-ACD2-DC508959B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72</Pages>
  <Words>17728</Words>
  <Characters>111687</Characters>
  <Application>Microsoft Office Word</Application>
  <DocSecurity>0</DocSecurity>
  <Lines>930</Lines>
  <Paragraphs>258</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129157</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12</cp:revision>
  <cp:lastPrinted>2018-06-25T12:34:00Z</cp:lastPrinted>
  <dcterms:created xsi:type="dcterms:W3CDTF">2018-06-25T15:02:00Z</dcterms:created>
  <dcterms:modified xsi:type="dcterms:W3CDTF">2018-06-26T11:47:00Z</dcterms:modified>
</cp:coreProperties>
</file>