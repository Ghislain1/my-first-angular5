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7EB08"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3ACC2677"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B974E6">
        <w:rPr>
          <w:noProof/>
        </w:rPr>
        <w:t>5.6.2018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headerReference w:type="default" r:id="rId9"/>
          <w:footerReference w:type="default" r:id="rId10"/>
          <w:pgSz w:w="11906" w:h="16838" w:code="9"/>
          <w:pgMar w:top="1701" w:right="1418" w:bottom="1134" w:left="1418" w:header="709" w:footer="709" w:gutter="0"/>
          <w:cols w:space="708"/>
          <w:titlePg/>
          <w:docGrid w:linePitch="360"/>
        </w:sectPr>
      </w:pPr>
    </w:p>
    <w:p w14:paraId="1C4185B3" w14:textId="4AD3601F" w:rsidR="00265A1F" w:rsidRPr="00212703" w:rsidRDefault="00265A1F" w:rsidP="00603E5D">
      <w:pPr>
        <w:pStyle w:val="berschrift1ohneEintraginInhaltsverzeichnis"/>
      </w:pPr>
    </w:p>
    <w:p w14:paraId="5DA74DBB" w14:textId="1C9BB37D" w:rsidR="00367D86" w:rsidRPr="00212703" w:rsidRDefault="00367D86" w:rsidP="00603E5D">
      <w:pPr>
        <w:pStyle w:val="berschrift1ohneEintraginInhaltsverzeichnis"/>
      </w:pPr>
      <w:r w:rsidRPr="00212703">
        <w:t>Vorwort</w:t>
      </w:r>
      <w:r w:rsidR="00F27D5B" w:rsidRPr="00212703">
        <w:t xml:space="preserve"> und Danksagung</w:t>
      </w:r>
    </w:p>
    <w:p w14:paraId="22E62FC5" w14:textId="0D78B295" w:rsidR="00AD3DB8" w:rsidRPr="00212703" w:rsidRDefault="00AD3DB8" w:rsidP="00AD3DB8">
      <w:pPr>
        <w:pStyle w:val="Textkrper"/>
      </w:pPr>
      <w:r w:rsidRPr="00212703">
        <w:t xml:space="preserve">Die vorliegende Masterarbeit ist im Rahmen meiner Tätigkeit als Junior Softwareentwickler in der Firma Hilscher GmbH entstanden. Ich bin in der Abteilung „User Interface Group“ </w:t>
      </w:r>
      <w:r w:rsidR="008521BB" w:rsidRPr="00212703">
        <w:t>beschäftigt. Die Arbeit wurde</w:t>
      </w:r>
      <w:r w:rsidRPr="00212703">
        <w:t xml:space="preserve"> parallel zur Entwicklung der Konfigurationssoftware </w:t>
      </w:r>
      <w:r w:rsidR="001731F3">
        <w:t>Communication Studio</w:t>
      </w:r>
      <w:r w:rsidRPr="00212703">
        <w:t xml:space="preserve"> entwickelt, da der entstehende Software</w:t>
      </w:r>
      <w:r w:rsidR="008521BB" w:rsidRPr="00212703">
        <w:t>t</w:t>
      </w:r>
      <w:r w:rsidRPr="00212703">
        <w:t>eil später als Plugin</w:t>
      </w:r>
      <w:r w:rsidRPr="00212703">
        <w:rPr>
          <w:rStyle w:val="Funotenzeichen"/>
        </w:rPr>
        <w:footnoteReference w:id="2"/>
      </w:r>
      <w:r w:rsidRPr="00212703">
        <w:t xml:space="preserve"> verwendet werden soll.</w:t>
      </w:r>
    </w:p>
    <w:p w14:paraId="73C35A47" w14:textId="77777777" w:rsidR="00AD3DB8" w:rsidRPr="00212703" w:rsidRDefault="00AD3DB8" w:rsidP="00AD3DB8">
      <w:pPr>
        <w:pStyle w:val="TextkrperEinzug"/>
        <w:rPr>
          <w:lang w:val="de-DE"/>
        </w:rPr>
      </w:pPr>
    </w:p>
    <w:p w14:paraId="286B3B19" w14:textId="2268DD32" w:rsidR="00AD3DB8" w:rsidRPr="00212703" w:rsidRDefault="00AD3DB8" w:rsidP="00AD3DB8">
      <w:pPr>
        <w:pStyle w:val="Textkrper"/>
      </w:pPr>
      <w:r w:rsidRPr="00212703">
        <w:t xml:space="preserve">Trotz versuchter Fokussierung auf die wesentlichen Aspekte überschreitet diese Arbeit die ursprünglich geplante Seitenanzahl. Ein wesentlicher Grund dafür ist, dass ich dem Grundsatz der Transparenz des Vorgehens, wie er mir in meinem Fernstudium vermittelt wurde, so gut wie möglich gerecht werden wollte. Sehr viele Schritte meiner theoretischen und praktischen Arbeit habe ich daher versucht, zur intersubjektiven Nachvollziehbarkeit für den Leser ausführlich und verständlich zu dokumentieren und hoffe, dass mir dies gelungen ist. </w:t>
      </w:r>
    </w:p>
    <w:p w14:paraId="34C6F7BD" w14:textId="77777777" w:rsidR="00AD3DB8" w:rsidRPr="00212703" w:rsidRDefault="00AD3DB8" w:rsidP="00AD3DB8">
      <w:pPr>
        <w:pStyle w:val="Textkrper"/>
      </w:pPr>
    </w:p>
    <w:p w14:paraId="501AD657" w14:textId="77777777" w:rsidR="00AD3DB8" w:rsidRPr="00212703" w:rsidRDefault="00AD3DB8" w:rsidP="00AD3DB8">
      <w:pPr>
        <w:pStyle w:val="Textkrper"/>
      </w:pPr>
      <w:r w:rsidRPr="00212703">
        <w:t xml:space="preserve">Zunächst möchte ich mich an dieser Stelle bei all denjenigen bedanken, die mich während der Masterarbeit unterstützt und motiviert haben. </w:t>
      </w:r>
    </w:p>
    <w:p w14:paraId="309DA8CA" w14:textId="77777777" w:rsidR="00AD3DB8" w:rsidRPr="00212703" w:rsidRDefault="00AD3DB8" w:rsidP="00AD3DB8">
      <w:pPr>
        <w:pStyle w:val="TextkrperEinzug"/>
        <w:rPr>
          <w:lang w:val="de-DE"/>
        </w:rPr>
      </w:pPr>
    </w:p>
    <w:p w14:paraId="2B61176A" w14:textId="77777777" w:rsidR="00AD3DB8" w:rsidRPr="00212703" w:rsidRDefault="00AD3DB8" w:rsidP="00AD3DB8">
      <w:pPr>
        <w:pStyle w:val="Textkrper"/>
      </w:pPr>
      <w:r w:rsidRPr="00212703">
        <w:t xml:space="preserve">Ganz besonders gilt dieser Dank Herrn Frank Fährmann, der mich und meine Arbeit betreut hat. Nicht nur gaben Sie mir immer wieder durch kritisches Hinterfragen wertvolle Hinweise – auch Ihre kontinuierliche Motivation hat einen großen Teil zur Vollendung dieser Arbeit beigetragen. Sie haben mich dazu gebracht, über meine Grenzen hinaus zu denken. Vielen Dank für die Geduld und Mühen. </w:t>
      </w:r>
    </w:p>
    <w:p w14:paraId="46CC02AB" w14:textId="77777777" w:rsidR="00AD3DB8" w:rsidRPr="00212703" w:rsidRDefault="00AD3DB8" w:rsidP="00AD3DB8">
      <w:pPr>
        <w:pStyle w:val="TextkrperEinzug"/>
        <w:rPr>
          <w:lang w:val="de-DE"/>
        </w:rPr>
      </w:pPr>
    </w:p>
    <w:p w14:paraId="1B8F26B3" w14:textId="77777777" w:rsidR="00AD3DB8" w:rsidRPr="00212703" w:rsidRDefault="00AD3DB8" w:rsidP="00AD3DB8">
      <w:pPr>
        <w:pStyle w:val="Textkrper"/>
      </w:pPr>
      <w:r w:rsidRPr="00212703">
        <w:t xml:space="preserve">Darüber hinaus gebührt jedem mein Dank, der durch Korrekturen, Verbesserungsvorschläge und hilfreiche Diskussionen zur Qualität dieser Arbeit beigetragen hat. Gleiches gilt für meine neugeborene Tochter und meine Frau, die mir in dieser Zeit eine unersetzbare seelische und moralische Stütze waren. </w:t>
      </w:r>
    </w:p>
    <w:p w14:paraId="5DCC6CEE" w14:textId="77777777" w:rsidR="00AD3DB8" w:rsidRPr="00212703" w:rsidRDefault="00AD3DB8" w:rsidP="00AD3DB8">
      <w:pPr>
        <w:pStyle w:val="TextkrperEinzug"/>
        <w:rPr>
          <w:lang w:val="de-DE"/>
        </w:rPr>
      </w:pPr>
    </w:p>
    <w:p w14:paraId="067BC061" w14:textId="761FAB38" w:rsidR="00AD3DB8" w:rsidRPr="00212703" w:rsidRDefault="00AD3DB8" w:rsidP="00AD3DB8">
      <w:pPr>
        <w:pStyle w:val="Textkrper"/>
      </w:pPr>
      <w:r w:rsidRPr="00212703">
        <w:t xml:space="preserve">Auch möchte ich bei allen Kollegen, die ich im Rahmen meiner Masterarbeit interviewt habe, danken. Ohne ihre Kooperation hätte ich meine Arbeit nicht realisieren können. </w:t>
      </w:r>
    </w:p>
    <w:p w14:paraId="765DF0AC" w14:textId="1033F3D7" w:rsidR="002807A0" w:rsidRPr="00212703" w:rsidRDefault="00FF2314" w:rsidP="00FF2314">
      <w:pPr>
        <w:pStyle w:val="Textkrper"/>
      </w:pPr>
      <w:r w:rsidRPr="00212703">
        <w:t xml:space="preserve"> </w:t>
      </w:r>
    </w:p>
    <w:p w14:paraId="57EF17ED" w14:textId="77777777" w:rsidR="00265A1F" w:rsidRPr="00212703" w:rsidRDefault="00265A1F">
      <w:pPr>
        <w:pStyle w:val="berschrift1ohneEintraginsInhaltsverzeichnis"/>
        <w:sectPr w:rsidR="00265A1F" w:rsidRPr="00212703" w:rsidSect="00863AA6">
          <w:headerReference w:type="default" r:id="rId11"/>
          <w:footerReference w:type="default" r:id="rId12"/>
          <w:pgSz w:w="11906" w:h="16838" w:code="9"/>
          <w:pgMar w:top="1701" w:right="1418" w:bottom="1134" w:left="1418" w:header="709" w:footer="709" w:gutter="0"/>
          <w:pgNumType w:fmt="lowerRoman" w:start="1"/>
          <w:cols w:space="708"/>
          <w:docGrid w:linePitch="360"/>
        </w:sectPr>
      </w:pPr>
    </w:p>
    <w:p w14:paraId="2605B732" w14:textId="5AFA85E2" w:rsidR="00265A1F" w:rsidRPr="00212703" w:rsidRDefault="00265A1F">
      <w:pPr>
        <w:pStyle w:val="berschrift1ohneEintraginsInhaltsverzeichnis"/>
      </w:pPr>
    </w:p>
    <w:p w14:paraId="0CE6EC5A" w14:textId="722C3BF9" w:rsidR="00367D86" w:rsidRPr="00212703" w:rsidRDefault="00367D86">
      <w:pPr>
        <w:pStyle w:val="berschrift1ohneEintraginsInhaltsverzeichnis"/>
      </w:pPr>
      <w:r w:rsidRPr="00212703">
        <w:t>Kurzfassung</w:t>
      </w:r>
    </w:p>
    <w:p w14:paraId="2802933D" w14:textId="77777777" w:rsidR="00AD3DB8" w:rsidRPr="00212703" w:rsidRDefault="00AD3DB8" w:rsidP="00AD3DB8">
      <w:pPr>
        <w:pStyle w:val="Textkrper"/>
      </w:pPr>
      <w:r w:rsidRPr="00212703">
        <w:t>Mit PROFINET IRT ist die Topologie ein wichtiger Bestandteil der Konfiguration geworden. In der aktuellen Konfigurationssoftware der Firma Hilscher ist die Eingabe oder das Erstellen der Topologie umständlich und nicht intuitiv gelöst. Mit der neuen Generation der Konfigurationssoftware soll das Erstellen einer Topologie dem Anwender erleichtert werden. Der Schwerpunkt liegt hierbei auf das Darstellen und Verändern von Topologien.</w:t>
      </w:r>
    </w:p>
    <w:p w14:paraId="05D75EDC" w14:textId="77777777" w:rsidR="00AD3DB8" w:rsidRPr="00212703" w:rsidRDefault="00AD3DB8" w:rsidP="00212703">
      <w:pPr>
        <w:pStyle w:val="Textkrper"/>
      </w:pPr>
    </w:p>
    <w:p w14:paraId="325ECD47" w14:textId="0082BFC0" w:rsidR="00AD3DB8" w:rsidRPr="005D6838" w:rsidRDefault="00AD3DB8" w:rsidP="00212703">
      <w:pPr>
        <w:pStyle w:val="Textkrper"/>
      </w:pPr>
      <w:r w:rsidRPr="005D6838">
        <w:t xml:space="preserve">Im Rahmen dieser Arbeit soll für den Anwender eine Web-Komponente in HTML5 erstellt werden. Diese Komponente soll später als </w:t>
      </w:r>
      <w:r w:rsidR="001731F3">
        <w:t>Plugin</w:t>
      </w:r>
      <w:r w:rsidRPr="005D6838">
        <w:t xml:space="preserve"> für neue Generation der Konfigurationssoftware Communication Studio dienen. Die grafische Oberfläche soll es hierbei ermöglichen, die einzelnen Funktionen der Visualisierung abstrakt und intuitiv zu nutzen. Des Weiteren soll die vom Anwender erstellte Topologie gespeichert und geladen werden können. Die Topologie soll unabhängig vom industriellen Kommunikationsnetzwerk (Protokoll) dargestellt werden. </w:t>
      </w:r>
    </w:p>
    <w:p w14:paraId="7CF661F9" w14:textId="06C51735" w:rsidR="00AD3DB8" w:rsidRPr="00212703" w:rsidRDefault="00AD3DB8" w:rsidP="0091496D">
      <w:pPr>
        <w:pStyle w:val="Textkrper"/>
      </w:pPr>
      <w:r w:rsidRPr="005D6838">
        <w:t>Zu einem späteren Zeitpunkt soll es auch die Möglichkeit geben das Netzwerk zu scannen und die Topologie somit automatisch zu erstellen. Besonderes Augenmerk sollte hierbei auch auf eine einfache Erweiterbarkeit der Software gelegt werden. Im ersten Schritt der Arbeit soll anhand Protokolle PROFIBUS und PROFINET IRT mögliche Anforderungen aufgenommen und analysiert werden, sowie Formen der Topologie dargestellt werden. Auf dieser Basis soll ein Konzept zur Darstellung der Topologie entwickelt werden. Abschließend wird das Konzept in die Praxis umgesetzt.</w:t>
      </w:r>
    </w:p>
    <w:p w14:paraId="0FFEC6BB" w14:textId="77777777" w:rsidR="00AD3DB8" w:rsidRPr="00212703" w:rsidRDefault="00AD3DB8" w:rsidP="0071337B">
      <w:pPr>
        <w:pStyle w:val="TextkrperEinzug"/>
        <w:ind w:firstLine="0"/>
        <w:rPr>
          <w:lang w:val="de-DE"/>
        </w:rPr>
      </w:pP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3"/>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7FF0C86E" w14:textId="3FEB7379" w:rsidR="0058316D"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5977095" w:history="1">
        <w:r w:rsidR="0058316D" w:rsidRPr="001126D6">
          <w:rPr>
            <w:rStyle w:val="Hyperlink"/>
            <w:noProof/>
          </w:rPr>
          <w:t>1</w:t>
        </w:r>
        <w:r w:rsidR="0058316D">
          <w:rPr>
            <w:rFonts w:asciiTheme="minorHAnsi" w:eastAsiaTheme="minorEastAsia" w:hAnsiTheme="minorHAnsi" w:cstheme="minorBidi"/>
            <w:b w:val="0"/>
            <w:bCs w:val="0"/>
            <w:noProof/>
            <w:sz w:val="22"/>
            <w:szCs w:val="22"/>
          </w:rPr>
          <w:tab/>
        </w:r>
        <w:r w:rsidR="0058316D" w:rsidRPr="001126D6">
          <w:rPr>
            <w:rStyle w:val="Hyperlink"/>
            <w:noProof/>
          </w:rPr>
          <w:t>Einleitung</w:t>
        </w:r>
        <w:r w:rsidR="0058316D">
          <w:rPr>
            <w:noProof/>
            <w:webHidden/>
          </w:rPr>
          <w:tab/>
        </w:r>
        <w:r w:rsidR="0058316D">
          <w:rPr>
            <w:noProof/>
            <w:webHidden/>
          </w:rPr>
          <w:fldChar w:fldCharType="begin"/>
        </w:r>
        <w:r w:rsidR="0058316D">
          <w:rPr>
            <w:noProof/>
            <w:webHidden/>
          </w:rPr>
          <w:instrText xml:space="preserve"> PAGEREF _Toc515977095 \h </w:instrText>
        </w:r>
        <w:r w:rsidR="0058316D">
          <w:rPr>
            <w:noProof/>
            <w:webHidden/>
          </w:rPr>
        </w:r>
        <w:r w:rsidR="0058316D">
          <w:rPr>
            <w:noProof/>
            <w:webHidden/>
          </w:rPr>
          <w:fldChar w:fldCharType="separate"/>
        </w:r>
        <w:r w:rsidR="00B974E6">
          <w:rPr>
            <w:noProof/>
            <w:webHidden/>
          </w:rPr>
          <w:t>1</w:t>
        </w:r>
        <w:r w:rsidR="0058316D">
          <w:rPr>
            <w:noProof/>
            <w:webHidden/>
          </w:rPr>
          <w:fldChar w:fldCharType="end"/>
        </w:r>
      </w:hyperlink>
    </w:p>
    <w:p w14:paraId="53461B63" w14:textId="5C9B9E80" w:rsidR="0058316D" w:rsidRDefault="0058316D">
      <w:pPr>
        <w:pStyle w:val="Verzeichnis2"/>
        <w:rPr>
          <w:rFonts w:asciiTheme="minorHAnsi" w:eastAsiaTheme="minorEastAsia" w:hAnsiTheme="minorHAnsi" w:cstheme="minorBidi"/>
          <w:bCs w:val="0"/>
          <w:noProof/>
          <w:sz w:val="22"/>
          <w:szCs w:val="22"/>
        </w:rPr>
      </w:pPr>
      <w:hyperlink w:anchor="_Toc515977096" w:history="1">
        <w:r w:rsidRPr="001126D6">
          <w:rPr>
            <w:rStyle w:val="Hyperlink"/>
            <w:noProof/>
          </w:rPr>
          <w:t>1.1</w:t>
        </w:r>
        <w:r>
          <w:rPr>
            <w:rFonts w:asciiTheme="minorHAnsi" w:eastAsiaTheme="minorEastAsia" w:hAnsiTheme="minorHAnsi" w:cstheme="minorBidi"/>
            <w:bCs w:val="0"/>
            <w:noProof/>
            <w:sz w:val="22"/>
            <w:szCs w:val="22"/>
          </w:rPr>
          <w:tab/>
        </w:r>
        <w:r w:rsidRPr="001126D6">
          <w:rPr>
            <w:rStyle w:val="Hyperlink"/>
            <w:noProof/>
          </w:rPr>
          <w:t>Grund</w:t>
        </w:r>
        <w:r>
          <w:rPr>
            <w:noProof/>
            <w:webHidden/>
          </w:rPr>
          <w:tab/>
        </w:r>
        <w:r>
          <w:rPr>
            <w:noProof/>
            <w:webHidden/>
          </w:rPr>
          <w:fldChar w:fldCharType="begin"/>
        </w:r>
        <w:r>
          <w:rPr>
            <w:noProof/>
            <w:webHidden/>
          </w:rPr>
          <w:instrText xml:space="preserve"> PAGEREF _Toc515977096 \h </w:instrText>
        </w:r>
        <w:r>
          <w:rPr>
            <w:noProof/>
            <w:webHidden/>
          </w:rPr>
        </w:r>
        <w:r>
          <w:rPr>
            <w:noProof/>
            <w:webHidden/>
          </w:rPr>
          <w:fldChar w:fldCharType="separate"/>
        </w:r>
        <w:r w:rsidR="00B974E6">
          <w:rPr>
            <w:noProof/>
            <w:webHidden/>
          </w:rPr>
          <w:t>1</w:t>
        </w:r>
        <w:r>
          <w:rPr>
            <w:noProof/>
            <w:webHidden/>
          </w:rPr>
          <w:fldChar w:fldCharType="end"/>
        </w:r>
      </w:hyperlink>
    </w:p>
    <w:p w14:paraId="43958433" w14:textId="33B62649" w:rsidR="0058316D" w:rsidRDefault="0058316D">
      <w:pPr>
        <w:pStyle w:val="Verzeichnis2"/>
        <w:rPr>
          <w:rFonts w:asciiTheme="minorHAnsi" w:eastAsiaTheme="minorEastAsia" w:hAnsiTheme="minorHAnsi" w:cstheme="minorBidi"/>
          <w:bCs w:val="0"/>
          <w:noProof/>
          <w:sz w:val="22"/>
          <w:szCs w:val="22"/>
        </w:rPr>
      </w:pPr>
      <w:hyperlink w:anchor="_Toc515977097" w:history="1">
        <w:r w:rsidRPr="001126D6">
          <w:rPr>
            <w:rStyle w:val="Hyperlink"/>
            <w:noProof/>
          </w:rPr>
          <w:t>1.2</w:t>
        </w:r>
        <w:r>
          <w:rPr>
            <w:rFonts w:asciiTheme="minorHAnsi" w:eastAsiaTheme="minorEastAsia" w:hAnsiTheme="minorHAnsi" w:cstheme="minorBidi"/>
            <w:bCs w:val="0"/>
            <w:noProof/>
            <w:sz w:val="22"/>
            <w:szCs w:val="22"/>
          </w:rPr>
          <w:tab/>
        </w:r>
        <w:r w:rsidRPr="001126D6">
          <w:rPr>
            <w:rStyle w:val="Hyperlink"/>
            <w:noProof/>
          </w:rPr>
          <w:t>Ziele</w:t>
        </w:r>
        <w:r>
          <w:rPr>
            <w:noProof/>
            <w:webHidden/>
          </w:rPr>
          <w:tab/>
        </w:r>
        <w:r>
          <w:rPr>
            <w:noProof/>
            <w:webHidden/>
          </w:rPr>
          <w:fldChar w:fldCharType="begin"/>
        </w:r>
        <w:r>
          <w:rPr>
            <w:noProof/>
            <w:webHidden/>
          </w:rPr>
          <w:instrText xml:space="preserve"> PAGEREF _Toc515977097 \h </w:instrText>
        </w:r>
        <w:r>
          <w:rPr>
            <w:noProof/>
            <w:webHidden/>
          </w:rPr>
        </w:r>
        <w:r>
          <w:rPr>
            <w:noProof/>
            <w:webHidden/>
          </w:rPr>
          <w:fldChar w:fldCharType="separate"/>
        </w:r>
        <w:r w:rsidR="00B974E6">
          <w:rPr>
            <w:noProof/>
            <w:webHidden/>
          </w:rPr>
          <w:t>2</w:t>
        </w:r>
        <w:r>
          <w:rPr>
            <w:noProof/>
            <w:webHidden/>
          </w:rPr>
          <w:fldChar w:fldCharType="end"/>
        </w:r>
      </w:hyperlink>
    </w:p>
    <w:p w14:paraId="59FD6D32" w14:textId="67FAFC88" w:rsidR="0058316D" w:rsidRDefault="0058316D">
      <w:pPr>
        <w:pStyle w:val="Verzeichnis2"/>
        <w:rPr>
          <w:rFonts w:asciiTheme="minorHAnsi" w:eastAsiaTheme="minorEastAsia" w:hAnsiTheme="minorHAnsi" w:cstheme="minorBidi"/>
          <w:bCs w:val="0"/>
          <w:noProof/>
          <w:sz w:val="22"/>
          <w:szCs w:val="22"/>
        </w:rPr>
      </w:pPr>
      <w:hyperlink w:anchor="_Toc515977098" w:history="1">
        <w:r w:rsidRPr="001126D6">
          <w:rPr>
            <w:rStyle w:val="Hyperlink"/>
            <w:noProof/>
          </w:rPr>
          <w:t>1.3</w:t>
        </w:r>
        <w:r>
          <w:rPr>
            <w:rFonts w:asciiTheme="minorHAnsi" w:eastAsiaTheme="minorEastAsia" w:hAnsiTheme="minorHAnsi" w:cstheme="minorBidi"/>
            <w:bCs w:val="0"/>
            <w:noProof/>
            <w:sz w:val="22"/>
            <w:szCs w:val="22"/>
          </w:rPr>
          <w:tab/>
        </w:r>
        <w:r w:rsidRPr="001126D6">
          <w:rPr>
            <w:rStyle w:val="Hyperlink"/>
            <w:noProof/>
          </w:rPr>
          <w:t>Aufgaben</w:t>
        </w:r>
        <w:r>
          <w:rPr>
            <w:noProof/>
            <w:webHidden/>
          </w:rPr>
          <w:tab/>
        </w:r>
        <w:r>
          <w:rPr>
            <w:noProof/>
            <w:webHidden/>
          </w:rPr>
          <w:fldChar w:fldCharType="begin"/>
        </w:r>
        <w:r>
          <w:rPr>
            <w:noProof/>
            <w:webHidden/>
          </w:rPr>
          <w:instrText xml:space="preserve"> PAGEREF _Toc515977098 \h </w:instrText>
        </w:r>
        <w:r>
          <w:rPr>
            <w:noProof/>
            <w:webHidden/>
          </w:rPr>
        </w:r>
        <w:r>
          <w:rPr>
            <w:noProof/>
            <w:webHidden/>
          </w:rPr>
          <w:fldChar w:fldCharType="separate"/>
        </w:r>
        <w:r w:rsidR="00B974E6">
          <w:rPr>
            <w:noProof/>
            <w:webHidden/>
          </w:rPr>
          <w:t>2</w:t>
        </w:r>
        <w:r>
          <w:rPr>
            <w:noProof/>
            <w:webHidden/>
          </w:rPr>
          <w:fldChar w:fldCharType="end"/>
        </w:r>
      </w:hyperlink>
    </w:p>
    <w:p w14:paraId="6A52FABE" w14:textId="5DCF1677" w:rsidR="0058316D" w:rsidRDefault="0058316D">
      <w:pPr>
        <w:pStyle w:val="Verzeichnis2"/>
        <w:rPr>
          <w:rFonts w:asciiTheme="minorHAnsi" w:eastAsiaTheme="minorEastAsia" w:hAnsiTheme="minorHAnsi" w:cstheme="minorBidi"/>
          <w:bCs w:val="0"/>
          <w:noProof/>
          <w:sz w:val="22"/>
          <w:szCs w:val="22"/>
        </w:rPr>
      </w:pPr>
      <w:hyperlink w:anchor="_Toc515977099" w:history="1">
        <w:r w:rsidRPr="001126D6">
          <w:rPr>
            <w:rStyle w:val="Hyperlink"/>
            <w:noProof/>
          </w:rPr>
          <w:t>1.4</w:t>
        </w:r>
        <w:r>
          <w:rPr>
            <w:rFonts w:asciiTheme="minorHAnsi" w:eastAsiaTheme="minorEastAsia" w:hAnsiTheme="minorHAnsi" w:cstheme="minorBidi"/>
            <w:bCs w:val="0"/>
            <w:noProof/>
            <w:sz w:val="22"/>
            <w:szCs w:val="22"/>
          </w:rPr>
          <w:tab/>
        </w:r>
        <w:r w:rsidRPr="001126D6">
          <w:rPr>
            <w:rStyle w:val="Hyperlink"/>
            <w:noProof/>
          </w:rPr>
          <w:t>Firmenvorstellung</w:t>
        </w:r>
        <w:r>
          <w:rPr>
            <w:noProof/>
            <w:webHidden/>
          </w:rPr>
          <w:tab/>
        </w:r>
        <w:r>
          <w:rPr>
            <w:noProof/>
            <w:webHidden/>
          </w:rPr>
          <w:fldChar w:fldCharType="begin"/>
        </w:r>
        <w:r>
          <w:rPr>
            <w:noProof/>
            <w:webHidden/>
          </w:rPr>
          <w:instrText xml:space="preserve"> PAGEREF _Toc515977099 \h </w:instrText>
        </w:r>
        <w:r>
          <w:rPr>
            <w:noProof/>
            <w:webHidden/>
          </w:rPr>
        </w:r>
        <w:r>
          <w:rPr>
            <w:noProof/>
            <w:webHidden/>
          </w:rPr>
          <w:fldChar w:fldCharType="separate"/>
        </w:r>
        <w:r w:rsidR="00B974E6">
          <w:rPr>
            <w:noProof/>
            <w:webHidden/>
          </w:rPr>
          <w:t>3</w:t>
        </w:r>
        <w:r>
          <w:rPr>
            <w:noProof/>
            <w:webHidden/>
          </w:rPr>
          <w:fldChar w:fldCharType="end"/>
        </w:r>
      </w:hyperlink>
    </w:p>
    <w:p w14:paraId="0C6A343A" w14:textId="7952CE35" w:rsidR="0058316D" w:rsidRDefault="0058316D">
      <w:pPr>
        <w:pStyle w:val="Verzeichnis1"/>
        <w:rPr>
          <w:rFonts w:asciiTheme="minorHAnsi" w:eastAsiaTheme="minorEastAsia" w:hAnsiTheme="minorHAnsi" w:cstheme="minorBidi"/>
          <w:b w:val="0"/>
          <w:bCs w:val="0"/>
          <w:noProof/>
          <w:sz w:val="22"/>
          <w:szCs w:val="22"/>
        </w:rPr>
      </w:pPr>
      <w:hyperlink w:anchor="_Toc515977100" w:history="1">
        <w:r w:rsidRPr="001126D6">
          <w:rPr>
            <w:rStyle w:val="Hyperlink"/>
            <w:noProof/>
          </w:rPr>
          <w:t>2</w:t>
        </w:r>
        <w:r>
          <w:rPr>
            <w:rFonts w:asciiTheme="minorHAnsi" w:eastAsiaTheme="minorEastAsia" w:hAnsiTheme="minorHAnsi" w:cstheme="minorBidi"/>
            <w:b w:val="0"/>
            <w:bCs w:val="0"/>
            <w:noProof/>
            <w:sz w:val="22"/>
            <w:szCs w:val="22"/>
          </w:rPr>
          <w:tab/>
        </w:r>
        <w:r w:rsidRPr="001126D6">
          <w:rPr>
            <w:rStyle w:val="Hyperlink"/>
            <w:noProof/>
          </w:rPr>
          <w:t>Grundlagen</w:t>
        </w:r>
        <w:r>
          <w:rPr>
            <w:noProof/>
            <w:webHidden/>
          </w:rPr>
          <w:tab/>
        </w:r>
        <w:r>
          <w:rPr>
            <w:noProof/>
            <w:webHidden/>
          </w:rPr>
          <w:fldChar w:fldCharType="begin"/>
        </w:r>
        <w:r>
          <w:rPr>
            <w:noProof/>
            <w:webHidden/>
          </w:rPr>
          <w:instrText xml:space="preserve"> PAGEREF _Toc515977100 \h </w:instrText>
        </w:r>
        <w:r>
          <w:rPr>
            <w:noProof/>
            <w:webHidden/>
          </w:rPr>
        </w:r>
        <w:r>
          <w:rPr>
            <w:noProof/>
            <w:webHidden/>
          </w:rPr>
          <w:fldChar w:fldCharType="separate"/>
        </w:r>
        <w:r w:rsidR="00B974E6">
          <w:rPr>
            <w:noProof/>
            <w:webHidden/>
          </w:rPr>
          <w:t>5</w:t>
        </w:r>
        <w:r>
          <w:rPr>
            <w:noProof/>
            <w:webHidden/>
          </w:rPr>
          <w:fldChar w:fldCharType="end"/>
        </w:r>
      </w:hyperlink>
    </w:p>
    <w:p w14:paraId="61624972" w14:textId="20E7C44B" w:rsidR="0058316D" w:rsidRDefault="0058316D">
      <w:pPr>
        <w:pStyle w:val="Verzeichnis2"/>
        <w:rPr>
          <w:rFonts w:asciiTheme="minorHAnsi" w:eastAsiaTheme="minorEastAsia" w:hAnsiTheme="minorHAnsi" w:cstheme="minorBidi"/>
          <w:bCs w:val="0"/>
          <w:noProof/>
          <w:sz w:val="22"/>
          <w:szCs w:val="22"/>
        </w:rPr>
      </w:pPr>
      <w:hyperlink w:anchor="_Toc515977101" w:history="1">
        <w:r w:rsidRPr="001126D6">
          <w:rPr>
            <w:rStyle w:val="Hyperlink"/>
            <w:noProof/>
          </w:rPr>
          <w:t>2.1</w:t>
        </w:r>
        <w:r>
          <w:rPr>
            <w:rFonts w:asciiTheme="minorHAnsi" w:eastAsiaTheme="minorEastAsia" w:hAnsiTheme="minorHAnsi" w:cstheme="minorBidi"/>
            <w:bCs w:val="0"/>
            <w:noProof/>
            <w:sz w:val="22"/>
            <w:szCs w:val="22"/>
          </w:rPr>
          <w:tab/>
        </w:r>
        <w:r w:rsidRPr="001126D6">
          <w:rPr>
            <w:rStyle w:val="Hyperlink"/>
            <w:noProof/>
          </w:rPr>
          <w:t>Grundlegende Begrifflichkeiten</w:t>
        </w:r>
        <w:r>
          <w:rPr>
            <w:noProof/>
            <w:webHidden/>
          </w:rPr>
          <w:tab/>
        </w:r>
        <w:r>
          <w:rPr>
            <w:noProof/>
            <w:webHidden/>
          </w:rPr>
          <w:fldChar w:fldCharType="begin"/>
        </w:r>
        <w:r>
          <w:rPr>
            <w:noProof/>
            <w:webHidden/>
          </w:rPr>
          <w:instrText xml:space="preserve"> PAGEREF _Toc515977101 \h </w:instrText>
        </w:r>
        <w:r>
          <w:rPr>
            <w:noProof/>
            <w:webHidden/>
          </w:rPr>
        </w:r>
        <w:r>
          <w:rPr>
            <w:noProof/>
            <w:webHidden/>
          </w:rPr>
          <w:fldChar w:fldCharType="separate"/>
        </w:r>
        <w:r w:rsidR="00B974E6">
          <w:rPr>
            <w:noProof/>
            <w:webHidden/>
          </w:rPr>
          <w:t>5</w:t>
        </w:r>
        <w:r>
          <w:rPr>
            <w:noProof/>
            <w:webHidden/>
          </w:rPr>
          <w:fldChar w:fldCharType="end"/>
        </w:r>
      </w:hyperlink>
    </w:p>
    <w:p w14:paraId="12A872FB" w14:textId="2DE2A1FC" w:rsidR="0058316D" w:rsidRDefault="0058316D">
      <w:pPr>
        <w:pStyle w:val="Verzeichnis2"/>
        <w:rPr>
          <w:rFonts w:asciiTheme="minorHAnsi" w:eastAsiaTheme="minorEastAsia" w:hAnsiTheme="minorHAnsi" w:cstheme="minorBidi"/>
          <w:bCs w:val="0"/>
          <w:noProof/>
          <w:sz w:val="22"/>
          <w:szCs w:val="22"/>
        </w:rPr>
      </w:pPr>
      <w:hyperlink w:anchor="_Toc515977102" w:history="1">
        <w:r w:rsidRPr="001126D6">
          <w:rPr>
            <w:rStyle w:val="Hyperlink"/>
            <w:noProof/>
          </w:rPr>
          <w:t>2.2</w:t>
        </w:r>
        <w:r>
          <w:rPr>
            <w:rFonts w:asciiTheme="minorHAnsi" w:eastAsiaTheme="minorEastAsia" w:hAnsiTheme="minorHAnsi" w:cstheme="minorBidi"/>
            <w:bCs w:val="0"/>
            <w:noProof/>
            <w:sz w:val="22"/>
            <w:szCs w:val="22"/>
          </w:rPr>
          <w:tab/>
        </w:r>
        <w:r w:rsidRPr="001126D6">
          <w:rPr>
            <w:rStyle w:val="Hyperlink"/>
            <w:noProof/>
          </w:rPr>
          <w:t>Grundlegende Netzwerktopologien</w:t>
        </w:r>
        <w:r>
          <w:rPr>
            <w:noProof/>
            <w:webHidden/>
          </w:rPr>
          <w:tab/>
        </w:r>
        <w:r>
          <w:rPr>
            <w:noProof/>
            <w:webHidden/>
          </w:rPr>
          <w:fldChar w:fldCharType="begin"/>
        </w:r>
        <w:r>
          <w:rPr>
            <w:noProof/>
            <w:webHidden/>
          </w:rPr>
          <w:instrText xml:space="preserve"> PAGEREF _Toc515977102 \h </w:instrText>
        </w:r>
        <w:r>
          <w:rPr>
            <w:noProof/>
            <w:webHidden/>
          </w:rPr>
        </w:r>
        <w:r>
          <w:rPr>
            <w:noProof/>
            <w:webHidden/>
          </w:rPr>
          <w:fldChar w:fldCharType="separate"/>
        </w:r>
        <w:r w:rsidR="00B974E6">
          <w:rPr>
            <w:noProof/>
            <w:webHidden/>
          </w:rPr>
          <w:t>6</w:t>
        </w:r>
        <w:r>
          <w:rPr>
            <w:noProof/>
            <w:webHidden/>
          </w:rPr>
          <w:fldChar w:fldCharType="end"/>
        </w:r>
      </w:hyperlink>
    </w:p>
    <w:p w14:paraId="634FD57B" w14:textId="7421B616" w:rsidR="0058316D" w:rsidRDefault="0058316D">
      <w:pPr>
        <w:pStyle w:val="Verzeichnis3"/>
        <w:rPr>
          <w:rFonts w:asciiTheme="minorHAnsi" w:eastAsiaTheme="minorEastAsia" w:hAnsiTheme="minorHAnsi" w:cstheme="minorBidi"/>
          <w:sz w:val="22"/>
          <w:szCs w:val="22"/>
        </w:rPr>
      </w:pPr>
      <w:hyperlink w:anchor="_Toc515977103" w:history="1">
        <w:r w:rsidRPr="001126D6">
          <w:rPr>
            <w:rStyle w:val="Hyperlink"/>
          </w:rPr>
          <w:t>2.2.1</w:t>
        </w:r>
        <w:r>
          <w:rPr>
            <w:rFonts w:asciiTheme="minorHAnsi" w:eastAsiaTheme="minorEastAsia" w:hAnsiTheme="minorHAnsi" w:cstheme="minorBidi"/>
            <w:sz w:val="22"/>
            <w:szCs w:val="22"/>
          </w:rPr>
          <w:tab/>
        </w:r>
        <w:r w:rsidRPr="001126D6">
          <w:rPr>
            <w:rStyle w:val="Hyperlink"/>
          </w:rPr>
          <w:t>Kennwerte einer Netzwerktopologie</w:t>
        </w:r>
        <w:r>
          <w:rPr>
            <w:webHidden/>
          </w:rPr>
          <w:tab/>
        </w:r>
        <w:r>
          <w:rPr>
            <w:webHidden/>
          </w:rPr>
          <w:fldChar w:fldCharType="begin"/>
        </w:r>
        <w:r>
          <w:rPr>
            <w:webHidden/>
          </w:rPr>
          <w:instrText xml:space="preserve"> PAGEREF _Toc515977103 \h </w:instrText>
        </w:r>
        <w:r>
          <w:rPr>
            <w:webHidden/>
          </w:rPr>
        </w:r>
        <w:r>
          <w:rPr>
            <w:webHidden/>
          </w:rPr>
          <w:fldChar w:fldCharType="separate"/>
        </w:r>
        <w:r w:rsidR="00B974E6">
          <w:rPr>
            <w:webHidden/>
          </w:rPr>
          <w:t>6</w:t>
        </w:r>
        <w:r>
          <w:rPr>
            <w:webHidden/>
          </w:rPr>
          <w:fldChar w:fldCharType="end"/>
        </w:r>
      </w:hyperlink>
    </w:p>
    <w:p w14:paraId="08BDC8C5" w14:textId="34F02B00" w:rsidR="0058316D" w:rsidRDefault="0058316D">
      <w:pPr>
        <w:pStyle w:val="Verzeichnis3"/>
        <w:rPr>
          <w:rFonts w:asciiTheme="minorHAnsi" w:eastAsiaTheme="minorEastAsia" w:hAnsiTheme="minorHAnsi" w:cstheme="minorBidi"/>
          <w:sz w:val="22"/>
          <w:szCs w:val="22"/>
        </w:rPr>
      </w:pPr>
      <w:hyperlink w:anchor="_Toc515977104" w:history="1">
        <w:r w:rsidRPr="001126D6">
          <w:rPr>
            <w:rStyle w:val="Hyperlink"/>
          </w:rPr>
          <w:t>2.2.2</w:t>
        </w:r>
        <w:r>
          <w:rPr>
            <w:rFonts w:asciiTheme="minorHAnsi" w:eastAsiaTheme="minorEastAsia" w:hAnsiTheme="minorHAnsi" w:cstheme="minorBidi"/>
            <w:sz w:val="22"/>
            <w:szCs w:val="22"/>
          </w:rPr>
          <w:tab/>
        </w:r>
        <w:r w:rsidRPr="001126D6">
          <w:rPr>
            <w:rStyle w:val="Hyperlink"/>
          </w:rPr>
          <w:t>Linien-Topologie</w:t>
        </w:r>
        <w:r>
          <w:rPr>
            <w:webHidden/>
          </w:rPr>
          <w:tab/>
        </w:r>
        <w:r>
          <w:rPr>
            <w:webHidden/>
          </w:rPr>
          <w:fldChar w:fldCharType="begin"/>
        </w:r>
        <w:r>
          <w:rPr>
            <w:webHidden/>
          </w:rPr>
          <w:instrText xml:space="preserve"> PAGEREF _Toc515977104 \h </w:instrText>
        </w:r>
        <w:r>
          <w:rPr>
            <w:webHidden/>
          </w:rPr>
        </w:r>
        <w:r>
          <w:rPr>
            <w:webHidden/>
          </w:rPr>
          <w:fldChar w:fldCharType="separate"/>
        </w:r>
        <w:r w:rsidR="00B974E6">
          <w:rPr>
            <w:webHidden/>
          </w:rPr>
          <w:t>7</w:t>
        </w:r>
        <w:r>
          <w:rPr>
            <w:webHidden/>
          </w:rPr>
          <w:fldChar w:fldCharType="end"/>
        </w:r>
      </w:hyperlink>
    </w:p>
    <w:p w14:paraId="73CBF56B" w14:textId="4C6D0121" w:rsidR="0058316D" w:rsidRDefault="0058316D">
      <w:pPr>
        <w:pStyle w:val="Verzeichnis3"/>
        <w:rPr>
          <w:rFonts w:asciiTheme="minorHAnsi" w:eastAsiaTheme="minorEastAsia" w:hAnsiTheme="minorHAnsi" w:cstheme="minorBidi"/>
          <w:sz w:val="22"/>
          <w:szCs w:val="22"/>
        </w:rPr>
      </w:pPr>
      <w:hyperlink w:anchor="_Toc515977105" w:history="1">
        <w:r w:rsidRPr="001126D6">
          <w:rPr>
            <w:rStyle w:val="Hyperlink"/>
          </w:rPr>
          <w:t>2.2.3</w:t>
        </w:r>
        <w:r>
          <w:rPr>
            <w:rFonts w:asciiTheme="minorHAnsi" w:eastAsiaTheme="minorEastAsia" w:hAnsiTheme="minorHAnsi" w:cstheme="minorBidi"/>
            <w:sz w:val="22"/>
            <w:szCs w:val="22"/>
          </w:rPr>
          <w:tab/>
        </w:r>
        <w:r w:rsidRPr="001126D6">
          <w:rPr>
            <w:rStyle w:val="Hyperlink"/>
          </w:rPr>
          <w:t>Ring-Topologie</w:t>
        </w:r>
        <w:r>
          <w:rPr>
            <w:webHidden/>
          </w:rPr>
          <w:tab/>
        </w:r>
        <w:r>
          <w:rPr>
            <w:webHidden/>
          </w:rPr>
          <w:fldChar w:fldCharType="begin"/>
        </w:r>
        <w:r>
          <w:rPr>
            <w:webHidden/>
          </w:rPr>
          <w:instrText xml:space="preserve"> PAGEREF _Toc515977105 \h </w:instrText>
        </w:r>
        <w:r>
          <w:rPr>
            <w:webHidden/>
          </w:rPr>
        </w:r>
        <w:r>
          <w:rPr>
            <w:webHidden/>
          </w:rPr>
          <w:fldChar w:fldCharType="separate"/>
        </w:r>
        <w:r w:rsidR="00B974E6">
          <w:rPr>
            <w:webHidden/>
          </w:rPr>
          <w:t>8</w:t>
        </w:r>
        <w:r>
          <w:rPr>
            <w:webHidden/>
          </w:rPr>
          <w:fldChar w:fldCharType="end"/>
        </w:r>
      </w:hyperlink>
    </w:p>
    <w:p w14:paraId="7293117D" w14:textId="51B300AF" w:rsidR="0058316D" w:rsidRDefault="0058316D">
      <w:pPr>
        <w:pStyle w:val="Verzeichnis3"/>
        <w:rPr>
          <w:rFonts w:asciiTheme="minorHAnsi" w:eastAsiaTheme="minorEastAsia" w:hAnsiTheme="minorHAnsi" w:cstheme="minorBidi"/>
          <w:sz w:val="22"/>
          <w:szCs w:val="22"/>
        </w:rPr>
      </w:pPr>
      <w:hyperlink w:anchor="_Toc515977106" w:history="1">
        <w:r w:rsidRPr="001126D6">
          <w:rPr>
            <w:rStyle w:val="Hyperlink"/>
          </w:rPr>
          <w:t>2.2.4</w:t>
        </w:r>
        <w:r>
          <w:rPr>
            <w:rFonts w:asciiTheme="minorHAnsi" w:eastAsiaTheme="minorEastAsia" w:hAnsiTheme="minorHAnsi" w:cstheme="minorBidi"/>
            <w:sz w:val="22"/>
            <w:szCs w:val="22"/>
          </w:rPr>
          <w:tab/>
        </w:r>
        <w:r w:rsidRPr="001126D6">
          <w:rPr>
            <w:rStyle w:val="Hyperlink"/>
          </w:rPr>
          <w:t>Stern-Topologie</w:t>
        </w:r>
        <w:r>
          <w:rPr>
            <w:webHidden/>
          </w:rPr>
          <w:tab/>
        </w:r>
        <w:r>
          <w:rPr>
            <w:webHidden/>
          </w:rPr>
          <w:fldChar w:fldCharType="begin"/>
        </w:r>
        <w:r>
          <w:rPr>
            <w:webHidden/>
          </w:rPr>
          <w:instrText xml:space="preserve"> PAGEREF _Toc515977106 \h </w:instrText>
        </w:r>
        <w:r>
          <w:rPr>
            <w:webHidden/>
          </w:rPr>
        </w:r>
        <w:r>
          <w:rPr>
            <w:webHidden/>
          </w:rPr>
          <w:fldChar w:fldCharType="separate"/>
        </w:r>
        <w:r w:rsidR="00B974E6">
          <w:rPr>
            <w:webHidden/>
          </w:rPr>
          <w:t>9</w:t>
        </w:r>
        <w:r>
          <w:rPr>
            <w:webHidden/>
          </w:rPr>
          <w:fldChar w:fldCharType="end"/>
        </w:r>
      </w:hyperlink>
    </w:p>
    <w:p w14:paraId="0F12DFED" w14:textId="120D56C9" w:rsidR="0058316D" w:rsidRDefault="0058316D">
      <w:pPr>
        <w:pStyle w:val="Verzeichnis3"/>
        <w:rPr>
          <w:rFonts w:asciiTheme="minorHAnsi" w:eastAsiaTheme="minorEastAsia" w:hAnsiTheme="minorHAnsi" w:cstheme="minorBidi"/>
          <w:sz w:val="22"/>
          <w:szCs w:val="22"/>
        </w:rPr>
      </w:pPr>
      <w:hyperlink w:anchor="_Toc515977107" w:history="1">
        <w:r w:rsidRPr="001126D6">
          <w:rPr>
            <w:rStyle w:val="Hyperlink"/>
          </w:rPr>
          <w:t>2.2.5</w:t>
        </w:r>
        <w:r>
          <w:rPr>
            <w:rFonts w:asciiTheme="minorHAnsi" w:eastAsiaTheme="minorEastAsia" w:hAnsiTheme="minorHAnsi" w:cstheme="minorBidi"/>
            <w:sz w:val="22"/>
            <w:szCs w:val="22"/>
          </w:rPr>
          <w:tab/>
        </w:r>
        <w:r w:rsidRPr="001126D6">
          <w:rPr>
            <w:rStyle w:val="Hyperlink"/>
          </w:rPr>
          <w:t>Baum-Topologie</w:t>
        </w:r>
        <w:r>
          <w:rPr>
            <w:webHidden/>
          </w:rPr>
          <w:tab/>
        </w:r>
        <w:r>
          <w:rPr>
            <w:webHidden/>
          </w:rPr>
          <w:fldChar w:fldCharType="begin"/>
        </w:r>
        <w:r>
          <w:rPr>
            <w:webHidden/>
          </w:rPr>
          <w:instrText xml:space="preserve"> PAGEREF _Toc515977107 \h </w:instrText>
        </w:r>
        <w:r>
          <w:rPr>
            <w:webHidden/>
          </w:rPr>
        </w:r>
        <w:r>
          <w:rPr>
            <w:webHidden/>
          </w:rPr>
          <w:fldChar w:fldCharType="separate"/>
        </w:r>
        <w:r w:rsidR="00B974E6">
          <w:rPr>
            <w:webHidden/>
          </w:rPr>
          <w:t>10</w:t>
        </w:r>
        <w:r>
          <w:rPr>
            <w:webHidden/>
          </w:rPr>
          <w:fldChar w:fldCharType="end"/>
        </w:r>
      </w:hyperlink>
    </w:p>
    <w:p w14:paraId="62252FC8" w14:textId="05BF1392" w:rsidR="0058316D" w:rsidRDefault="0058316D">
      <w:pPr>
        <w:pStyle w:val="Verzeichnis3"/>
        <w:rPr>
          <w:rFonts w:asciiTheme="minorHAnsi" w:eastAsiaTheme="minorEastAsia" w:hAnsiTheme="minorHAnsi" w:cstheme="minorBidi"/>
          <w:sz w:val="22"/>
          <w:szCs w:val="22"/>
        </w:rPr>
      </w:pPr>
      <w:hyperlink w:anchor="_Toc515977108" w:history="1">
        <w:r w:rsidRPr="001126D6">
          <w:rPr>
            <w:rStyle w:val="Hyperlink"/>
          </w:rPr>
          <w:t>2.2.6</w:t>
        </w:r>
        <w:r>
          <w:rPr>
            <w:rFonts w:asciiTheme="minorHAnsi" w:eastAsiaTheme="minorEastAsia" w:hAnsiTheme="minorHAnsi" w:cstheme="minorBidi"/>
            <w:sz w:val="22"/>
            <w:szCs w:val="22"/>
          </w:rPr>
          <w:tab/>
        </w:r>
        <w:r w:rsidRPr="001126D6">
          <w:rPr>
            <w:rStyle w:val="Hyperlink"/>
          </w:rPr>
          <w:t>Vermaschtes Netz</w:t>
        </w:r>
        <w:r>
          <w:rPr>
            <w:webHidden/>
          </w:rPr>
          <w:tab/>
        </w:r>
        <w:r>
          <w:rPr>
            <w:webHidden/>
          </w:rPr>
          <w:fldChar w:fldCharType="begin"/>
        </w:r>
        <w:r>
          <w:rPr>
            <w:webHidden/>
          </w:rPr>
          <w:instrText xml:space="preserve"> PAGEREF _Toc515977108 \h </w:instrText>
        </w:r>
        <w:r>
          <w:rPr>
            <w:webHidden/>
          </w:rPr>
        </w:r>
        <w:r>
          <w:rPr>
            <w:webHidden/>
          </w:rPr>
          <w:fldChar w:fldCharType="separate"/>
        </w:r>
        <w:r w:rsidR="00B974E6">
          <w:rPr>
            <w:webHidden/>
          </w:rPr>
          <w:t>10</w:t>
        </w:r>
        <w:r>
          <w:rPr>
            <w:webHidden/>
          </w:rPr>
          <w:fldChar w:fldCharType="end"/>
        </w:r>
      </w:hyperlink>
    </w:p>
    <w:p w14:paraId="47A6FDB2" w14:textId="56E6A8F5" w:rsidR="0058316D" w:rsidRDefault="0058316D">
      <w:pPr>
        <w:pStyle w:val="Verzeichnis2"/>
        <w:rPr>
          <w:rFonts w:asciiTheme="minorHAnsi" w:eastAsiaTheme="minorEastAsia" w:hAnsiTheme="minorHAnsi" w:cstheme="minorBidi"/>
          <w:bCs w:val="0"/>
          <w:noProof/>
          <w:sz w:val="22"/>
          <w:szCs w:val="22"/>
        </w:rPr>
      </w:pPr>
      <w:hyperlink w:anchor="_Toc515977109" w:history="1">
        <w:r w:rsidRPr="001126D6">
          <w:rPr>
            <w:rStyle w:val="Hyperlink"/>
            <w:noProof/>
          </w:rPr>
          <w:t>2.3</w:t>
        </w:r>
        <w:r>
          <w:rPr>
            <w:rFonts w:asciiTheme="minorHAnsi" w:eastAsiaTheme="minorEastAsia" w:hAnsiTheme="minorHAnsi" w:cstheme="minorBidi"/>
            <w:bCs w:val="0"/>
            <w:noProof/>
            <w:sz w:val="22"/>
            <w:szCs w:val="22"/>
          </w:rPr>
          <w:tab/>
        </w:r>
        <w:r w:rsidRPr="001126D6">
          <w:rPr>
            <w:rStyle w:val="Hyperlink"/>
            <w:noProof/>
          </w:rPr>
          <w:t>Netzwerke-Protokolle</w:t>
        </w:r>
        <w:r>
          <w:rPr>
            <w:noProof/>
            <w:webHidden/>
          </w:rPr>
          <w:tab/>
        </w:r>
        <w:r>
          <w:rPr>
            <w:noProof/>
            <w:webHidden/>
          </w:rPr>
          <w:fldChar w:fldCharType="begin"/>
        </w:r>
        <w:r>
          <w:rPr>
            <w:noProof/>
            <w:webHidden/>
          </w:rPr>
          <w:instrText xml:space="preserve"> PAGEREF _Toc515977109 \h </w:instrText>
        </w:r>
        <w:r>
          <w:rPr>
            <w:noProof/>
            <w:webHidden/>
          </w:rPr>
        </w:r>
        <w:r>
          <w:rPr>
            <w:noProof/>
            <w:webHidden/>
          </w:rPr>
          <w:fldChar w:fldCharType="separate"/>
        </w:r>
        <w:r w:rsidR="00B974E6">
          <w:rPr>
            <w:noProof/>
            <w:webHidden/>
          </w:rPr>
          <w:t>11</w:t>
        </w:r>
        <w:r>
          <w:rPr>
            <w:noProof/>
            <w:webHidden/>
          </w:rPr>
          <w:fldChar w:fldCharType="end"/>
        </w:r>
      </w:hyperlink>
    </w:p>
    <w:p w14:paraId="6C5F8109" w14:textId="33CA727D" w:rsidR="0058316D" w:rsidRDefault="0058316D">
      <w:pPr>
        <w:pStyle w:val="Verzeichnis3"/>
        <w:rPr>
          <w:rFonts w:asciiTheme="minorHAnsi" w:eastAsiaTheme="minorEastAsia" w:hAnsiTheme="minorHAnsi" w:cstheme="minorBidi"/>
          <w:sz w:val="22"/>
          <w:szCs w:val="22"/>
        </w:rPr>
      </w:pPr>
      <w:hyperlink w:anchor="_Toc515977110" w:history="1">
        <w:r w:rsidRPr="001126D6">
          <w:rPr>
            <w:rStyle w:val="Hyperlink"/>
          </w:rPr>
          <w:t>2.3.1</w:t>
        </w:r>
        <w:r>
          <w:rPr>
            <w:rFonts w:asciiTheme="minorHAnsi" w:eastAsiaTheme="minorEastAsia" w:hAnsiTheme="minorHAnsi" w:cstheme="minorBidi"/>
            <w:sz w:val="22"/>
            <w:szCs w:val="22"/>
          </w:rPr>
          <w:tab/>
        </w:r>
        <w:r w:rsidRPr="001126D6">
          <w:rPr>
            <w:rStyle w:val="Hyperlink"/>
          </w:rPr>
          <w:t>PROFIBUS</w:t>
        </w:r>
        <w:r>
          <w:rPr>
            <w:webHidden/>
          </w:rPr>
          <w:tab/>
        </w:r>
        <w:r>
          <w:rPr>
            <w:webHidden/>
          </w:rPr>
          <w:fldChar w:fldCharType="begin"/>
        </w:r>
        <w:r>
          <w:rPr>
            <w:webHidden/>
          </w:rPr>
          <w:instrText xml:space="preserve"> PAGEREF _Toc515977110 \h </w:instrText>
        </w:r>
        <w:r>
          <w:rPr>
            <w:webHidden/>
          </w:rPr>
        </w:r>
        <w:r>
          <w:rPr>
            <w:webHidden/>
          </w:rPr>
          <w:fldChar w:fldCharType="separate"/>
        </w:r>
        <w:r w:rsidR="00B974E6">
          <w:rPr>
            <w:webHidden/>
          </w:rPr>
          <w:t>11</w:t>
        </w:r>
        <w:r>
          <w:rPr>
            <w:webHidden/>
          </w:rPr>
          <w:fldChar w:fldCharType="end"/>
        </w:r>
      </w:hyperlink>
    </w:p>
    <w:p w14:paraId="26E61B46" w14:textId="5163E799" w:rsidR="0058316D" w:rsidRDefault="0058316D">
      <w:pPr>
        <w:pStyle w:val="Verzeichnis3"/>
        <w:rPr>
          <w:rFonts w:asciiTheme="minorHAnsi" w:eastAsiaTheme="minorEastAsia" w:hAnsiTheme="minorHAnsi" w:cstheme="minorBidi"/>
          <w:sz w:val="22"/>
          <w:szCs w:val="22"/>
        </w:rPr>
      </w:pPr>
      <w:hyperlink w:anchor="_Toc515977111" w:history="1">
        <w:r w:rsidRPr="001126D6">
          <w:rPr>
            <w:rStyle w:val="Hyperlink"/>
          </w:rPr>
          <w:t>2.3.2</w:t>
        </w:r>
        <w:r>
          <w:rPr>
            <w:rFonts w:asciiTheme="minorHAnsi" w:eastAsiaTheme="minorEastAsia" w:hAnsiTheme="minorHAnsi" w:cstheme="minorBidi"/>
            <w:sz w:val="22"/>
            <w:szCs w:val="22"/>
          </w:rPr>
          <w:tab/>
        </w:r>
        <w:r w:rsidRPr="001126D6">
          <w:rPr>
            <w:rStyle w:val="Hyperlink"/>
          </w:rPr>
          <w:t>PROFINET</w:t>
        </w:r>
        <w:r>
          <w:rPr>
            <w:webHidden/>
          </w:rPr>
          <w:tab/>
        </w:r>
        <w:r>
          <w:rPr>
            <w:webHidden/>
          </w:rPr>
          <w:fldChar w:fldCharType="begin"/>
        </w:r>
        <w:r>
          <w:rPr>
            <w:webHidden/>
          </w:rPr>
          <w:instrText xml:space="preserve"> PAGEREF _Toc515977111 \h </w:instrText>
        </w:r>
        <w:r>
          <w:rPr>
            <w:webHidden/>
          </w:rPr>
        </w:r>
        <w:r>
          <w:rPr>
            <w:webHidden/>
          </w:rPr>
          <w:fldChar w:fldCharType="separate"/>
        </w:r>
        <w:r w:rsidR="00B974E6">
          <w:rPr>
            <w:webHidden/>
          </w:rPr>
          <w:t>13</w:t>
        </w:r>
        <w:r>
          <w:rPr>
            <w:webHidden/>
          </w:rPr>
          <w:fldChar w:fldCharType="end"/>
        </w:r>
      </w:hyperlink>
    </w:p>
    <w:p w14:paraId="64B12092" w14:textId="487F2C75" w:rsidR="0058316D" w:rsidRDefault="0058316D">
      <w:pPr>
        <w:pStyle w:val="Verzeichnis1"/>
        <w:rPr>
          <w:rFonts w:asciiTheme="minorHAnsi" w:eastAsiaTheme="minorEastAsia" w:hAnsiTheme="minorHAnsi" w:cstheme="minorBidi"/>
          <w:b w:val="0"/>
          <w:bCs w:val="0"/>
          <w:noProof/>
          <w:sz w:val="22"/>
          <w:szCs w:val="22"/>
        </w:rPr>
      </w:pPr>
      <w:hyperlink w:anchor="_Toc515977112" w:history="1">
        <w:r w:rsidRPr="001126D6">
          <w:rPr>
            <w:rStyle w:val="Hyperlink"/>
            <w:noProof/>
          </w:rPr>
          <w:t>3</w:t>
        </w:r>
        <w:r>
          <w:rPr>
            <w:rFonts w:asciiTheme="minorHAnsi" w:eastAsiaTheme="minorEastAsia" w:hAnsiTheme="minorHAnsi" w:cstheme="minorBidi"/>
            <w:b w:val="0"/>
            <w:bCs w:val="0"/>
            <w:noProof/>
            <w:sz w:val="22"/>
            <w:szCs w:val="22"/>
          </w:rPr>
          <w:tab/>
        </w:r>
        <w:r w:rsidRPr="001126D6">
          <w:rPr>
            <w:rStyle w:val="Hyperlink"/>
            <w:noProof/>
          </w:rPr>
          <w:t>Ausgangssituation (Istzustand)</w:t>
        </w:r>
        <w:r>
          <w:rPr>
            <w:noProof/>
            <w:webHidden/>
          </w:rPr>
          <w:tab/>
        </w:r>
        <w:r>
          <w:rPr>
            <w:noProof/>
            <w:webHidden/>
          </w:rPr>
          <w:fldChar w:fldCharType="begin"/>
        </w:r>
        <w:r>
          <w:rPr>
            <w:noProof/>
            <w:webHidden/>
          </w:rPr>
          <w:instrText xml:space="preserve"> PAGEREF _Toc515977112 \h </w:instrText>
        </w:r>
        <w:r>
          <w:rPr>
            <w:noProof/>
            <w:webHidden/>
          </w:rPr>
        </w:r>
        <w:r>
          <w:rPr>
            <w:noProof/>
            <w:webHidden/>
          </w:rPr>
          <w:fldChar w:fldCharType="separate"/>
        </w:r>
        <w:r w:rsidR="00B974E6">
          <w:rPr>
            <w:noProof/>
            <w:webHidden/>
          </w:rPr>
          <w:t>14</w:t>
        </w:r>
        <w:r>
          <w:rPr>
            <w:noProof/>
            <w:webHidden/>
          </w:rPr>
          <w:fldChar w:fldCharType="end"/>
        </w:r>
      </w:hyperlink>
    </w:p>
    <w:p w14:paraId="7A3B8090" w14:textId="1C9D60BE" w:rsidR="0058316D" w:rsidRDefault="0058316D">
      <w:pPr>
        <w:pStyle w:val="Verzeichnis2"/>
        <w:rPr>
          <w:rFonts w:asciiTheme="minorHAnsi" w:eastAsiaTheme="minorEastAsia" w:hAnsiTheme="minorHAnsi" w:cstheme="minorBidi"/>
          <w:bCs w:val="0"/>
          <w:noProof/>
          <w:sz w:val="22"/>
          <w:szCs w:val="22"/>
        </w:rPr>
      </w:pPr>
      <w:hyperlink w:anchor="_Toc515977113" w:history="1">
        <w:r w:rsidRPr="001126D6">
          <w:rPr>
            <w:rStyle w:val="Hyperlink"/>
            <w:noProof/>
          </w:rPr>
          <w:t>3.1</w:t>
        </w:r>
        <w:r>
          <w:rPr>
            <w:rFonts w:asciiTheme="minorHAnsi" w:eastAsiaTheme="minorEastAsia" w:hAnsiTheme="minorHAnsi" w:cstheme="minorBidi"/>
            <w:bCs w:val="0"/>
            <w:noProof/>
            <w:sz w:val="22"/>
            <w:szCs w:val="22"/>
          </w:rPr>
          <w:tab/>
        </w:r>
        <w:r w:rsidRPr="001126D6">
          <w:rPr>
            <w:rStyle w:val="Hyperlink"/>
            <w:noProof/>
          </w:rPr>
          <w:t>Was ist Communication Studio?</w:t>
        </w:r>
        <w:r>
          <w:rPr>
            <w:noProof/>
            <w:webHidden/>
          </w:rPr>
          <w:tab/>
        </w:r>
        <w:r>
          <w:rPr>
            <w:noProof/>
            <w:webHidden/>
          </w:rPr>
          <w:fldChar w:fldCharType="begin"/>
        </w:r>
        <w:r>
          <w:rPr>
            <w:noProof/>
            <w:webHidden/>
          </w:rPr>
          <w:instrText xml:space="preserve"> PAGEREF _Toc515977113 \h </w:instrText>
        </w:r>
        <w:r>
          <w:rPr>
            <w:noProof/>
            <w:webHidden/>
          </w:rPr>
        </w:r>
        <w:r>
          <w:rPr>
            <w:noProof/>
            <w:webHidden/>
          </w:rPr>
          <w:fldChar w:fldCharType="separate"/>
        </w:r>
        <w:r w:rsidR="00B974E6">
          <w:rPr>
            <w:noProof/>
            <w:webHidden/>
          </w:rPr>
          <w:t>14</w:t>
        </w:r>
        <w:r>
          <w:rPr>
            <w:noProof/>
            <w:webHidden/>
          </w:rPr>
          <w:fldChar w:fldCharType="end"/>
        </w:r>
      </w:hyperlink>
    </w:p>
    <w:p w14:paraId="57C01A5C" w14:textId="60129962" w:rsidR="0058316D" w:rsidRDefault="0058316D">
      <w:pPr>
        <w:pStyle w:val="Verzeichnis2"/>
        <w:rPr>
          <w:rFonts w:asciiTheme="minorHAnsi" w:eastAsiaTheme="minorEastAsia" w:hAnsiTheme="minorHAnsi" w:cstheme="minorBidi"/>
          <w:bCs w:val="0"/>
          <w:noProof/>
          <w:sz w:val="22"/>
          <w:szCs w:val="22"/>
        </w:rPr>
      </w:pPr>
      <w:hyperlink w:anchor="_Toc515977114" w:history="1">
        <w:r w:rsidRPr="001126D6">
          <w:rPr>
            <w:rStyle w:val="Hyperlink"/>
            <w:noProof/>
          </w:rPr>
          <w:t>3.2</w:t>
        </w:r>
        <w:r>
          <w:rPr>
            <w:rFonts w:asciiTheme="minorHAnsi" w:eastAsiaTheme="minorEastAsia" w:hAnsiTheme="minorHAnsi" w:cstheme="minorBidi"/>
            <w:bCs w:val="0"/>
            <w:noProof/>
            <w:sz w:val="22"/>
            <w:szCs w:val="22"/>
          </w:rPr>
          <w:tab/>
        </w:r>
        <w:r w:rsidRPr="001126D6">
          <w:rPr>
            <w:rStyle w:val="Hyperlink"/>
            <w:noProof/>
          </w:rPr>
          <w:t>Befragungsmethoden</w:t>
        </w:r>
        <w:r>
          <w:rPr>
            <w:noProof/>
            <w:webHidden/>
          </w:rPr>
          <w:tab/>
        </w:r>
        <w:r>
          <w:rPr>
            <w:noProof/>
            <w:webHidden/>
          </w:rPr>
          <w:fldChar w:fldCharType="begin"/>
        </w:r>
        <w:r>
          <w:rPr>
            <w:noProof/>
            <w:webHidden/>
          </w:rPr>
          <w:instrText xml:space="preserve"> PAGEREF _Toc515977114 \h </w:instrText>
        </w:r>
        <w:r>
          <w:rPr>
            <w:noProof/>
            <w:webHidden/>
          </w:rPr>
        </w:r>
        <w:r>
          <w:rPr>
            <w:noProof/>
            <w:webHidden/>
          </w:rPr>
          <w:fldChar w:fldCharType="separate"/>
        </w:r>
        <w:r w:rsidR="00B974E6">
          <w:rPr>
            <w:noProof/>
            <w:webHidden/>
          </w:rPr>
          <w:t>15</w:t>
        </w:r>
        <w:r>
          <w:rPr>
            <w:noProof/>
            <w:webHidden/>
          </w:rPr>
          <w:fldChar w:fldCharType="end"/>
        </w:r>
      </w:hyperlink>
    </w:p>
    <w:p w14:paraId="7FC0139C" w14:textId="5B8AC0A5" w:rsidR="0058316D" w:rsidRDefault="0058316D">
      <w:pPr>
        <w:pStyle w:val="Verzeichnis2"/>
        <w:rPr>
          <w:rFonts w:asciiTheme="minorHAnsi" w:eastAsiaTheme="minorEastAsia" w:hAnsiTheme="minorHAnsi" w:cstheme="minorBidi"/>
          <w:bCs w:val="0"/>
          <w:noProof/>
          <w:sz w:val="22"/>
          <w:szCs w:val="22"/>
        </w:rPr>
      </w:pPr>
      <w:hyperlink w:anchor="_Toc515977115" w:history="1">
        <w:r w:rsidRPr="001126D6">
          <w:rPr>
            <w:rStyle w:val="Hyperlink"/>
            <w:noProof/>
          </w:rPr>
          <w:t>3.3</w:t>
        </w:r>
        <w:r>
          <w:rPr>
            <w:rFonts w:asciiTheme="minorHAnsi" w:eastAsiaTheme="minorEastAsia" w:hAnsiTheme="minorHAnsi" w:cstheme="minorBidi"/>
            <w:bCs w:val="0"/>
            <w:noProof/>
            <w:sz w:val="22"/>
            <w:szCs w:val="22"/>
          </w:rPr>
          <w:tab/>
        </w:r>
        <w:r w:rsidRPr="001126D6">
          <w:rPr>
            <w:rStyle w:val="Hyperlink"/>
            <w:noProof/>
          </w:rPr>
          <w:t>Auswertung</w:t>
        </w:r>
        <w:r>
          <w:rPr>
            <w:noProof/>
            <w:webHidden/>
          </w:rPr>
          <w:tab/>
        </w:r>
        <w:r>
          <w:rPr>
            <w:noProof/>
            <w:webHidden/>
          </w:rPr>
          <w:fldChar w:fldCharType="begin"/>
        </w:r>
        <w:r>
          <w:rPr>
            <w:noProof/>
            <w:webHidden/>
          </w:rPr>
          <w:instrText xml:space="preserve"> PAGEREF _Toc515977115 \h </w:instrText>
        </w:r>
        <w:r>
          <w:rPr>
            <w:noProof/>
            <w:webHidden/>
          </w:rPr>
        </w:r>
        <w:r>
          <w:rPr>
            <w:noProof/>
            <w:webHidden/>
          </w:rPr>
          <w:fldChar w:fldCharType="separate"/>
        </w:r>
        <w:r w:rsidR="00B974E6">
          <w:rPr>
            <w:noProof/>
            <w:webHidden/>
          </w:rPr>
          <w:t>16</w:t>
        </w:r>
        <w:r>
          <w:rPr>
            <w:noProof/>
            <w:webHidden/>
          </w:rPr>
          <w:fldChar w:fldCharType="end"/>
        </w:r>
      </w:hyperlink>
    </w:p>
    <w:p w14:paraId="06BD3FDC" w14:textId="1AFAD557" w:rsidR="0058316D" w:rsidRDefault="0058316D">
      <w:pPr>
        <w:pStyle w:val="Verzeichnis1"/>
        <w:rPr>
          <w:rFonts w:asciiTheme="minorHAnsi" w:eastAsiaTheme="minorEastAsia" w:hAnsiTheme="minorHAnsi" w:cstheme="minorBidi"/>
          <w:b w:val="0"/>
          <w:bCs w:val="0"/>
          <w:noProof/>
          <w:sz w:val="22"/>
          <w:szCs w:val="22"/>
        </w:rPr>
      </w:pPr>
      <w:hyperlink w:anchor="_Toc515977116" w:history="1">
        <w:r w:rsidRPr="001126D6">
          <w:rPr>
            <w:rStyle w:val="Hyperlink"/>
            <w:noProof/>
          </w:rPr>
          <w:t>4</w:t>
        </w:r>
        <w:r>
          <w:rPr>
            <w:rFonts w:asciiTheme="minorHAnsi" w:eastAsiaTheme="minorEastAsia" w:hAnsiTheme="minorHAnsi" w:cstheme="minorBidi"/>
            <w:b w:val="0"/>
            <w:bCs w:val="0"/>
            <w:noProof/>
            <w:sz w:val="22"/>
            <w:szCs w:val="22"/>
          </w:rPr>
          <w:tab/>
        </w:r>
        <w:r w:rsidRPr="001126D6">
          <w:rPr>
            <w:rStyle w:val="Hyperlink"/>
            <w:noProof/>
          </w:rPr>
          <w:t>Anforderungsanalyse</w:t>
        </w:r>
        <w:r>
          <w:rPr>
            <w:noProof/>
            <w:webHidden/>
          </w:rPr>
          <w:tab/>
        </w:r>
        <w:r>
          <w:rPr>
            <w:noProof/>
            <w:webHidden/>
          </w:rPr>
          <w:fldChar w:fldCharType="begin"/>
        </w:r>
        <w:r>
          <w:rPr>
            <w:noProof/>
            <w:webHidden/>
          </w:rPr>
          <w:instrText xml:space="preserve"> PAGEREF _Toc515977116 \h </w:instrText>
        </w:r>
        <w:r>
          <w:rPr>
            <w:noProof/>
            <w:webHidden/>
          </w:rPr>
        </w:r>
        <w:r>
          <w:rPr>
            <w:noProof/>
            <w:webHidden/>
          </w:rPr>
          <w:fldChar w:fldCharType="separate"/>
        </w:r>
        <w:r w:rsidR="00B974E6">
          <w:rPr>
            <w:noProof/>
            <w:webHidden/>
          </w:rPr>
          <w:t>18</w:t>
        </w:r>
        <w:r>
          <w:rPr>
            <w:noProof/>
            <w:webHidden/>
          </w:rPr>
          <w:fldChar w:fldCharType="end"/>
        </w:r>
      </w:hyperlink>
    </w:p>
    <w:p w14:paraId="25479BE3" w14:textId="10814818" w:rsidR="0058316D" w:rsidRDefault="0058316D">
      <w:pPr>
        <w:pStyle w:val="Verzeichnis2"/>
        <w:rPr>
          <w:rFonts w:asciiTheme="minorHAnsi" w:eastAsiaTheme="minorEastAsia" w:hAnsiTheme="minorHAnsi" w:cstheme="minorBidi"/>
          <w:bCs w:val="0"/>
          <w:noProof/>
          <w:sz w:val="22"/>
          <w:szCs w:val="22"/>
        </w:rPr>
      </w:pPr>
      <w:hyperlink w:anchor="_Toc515977117" w:history="1">
        <w:r w:rsidRPr="001126D6">
          <w:rPr>
            <w:rStyle w:val="Hyperlink"/>
            <w:noProof/>
          </w:rPr>
          <w:t>4.1</w:t>
        </w:r>
        <w:r>
          <w:rPr>
            <w:rFonts w:asciiTheme="minorHAnsi" w:eastAsiaTheme="minorEastAsia" w:hAnsiTheme="minorHAnsi" w:cstheme="minorBidi"/>
            <w:bCs w:val="0"/>
            <w:noProof/>
            <w:sz w:val="22"/>
            <w:szCs w:val="22"/>
          </w:rPr>
          <w:tab/>
        </w:r>
        <w:r w:rsidRPr="001126D6">
          <w:rPr>
            <w:rStyle w:val="Hyperlink"/>
            <w:noProof/>
          </w:rPr>
          <w:t>Funktionale Anforderungen</w:t>
        </w:r>
        <w:r>
          <w:rPr>
            <w:noProof/>
            <w:webHidden/>
          </w:rPr>
          <w:tab/>
        </w:r>
        <w:r>
          <w:rPr>
            <w:noProof/>
            <w:webHidden/>
          </w:rPr>
          <w:fldChar w:fldCharType="begin"/>
        </w:r>
        <w:r>
          <w:rPr>
            <w:noProof/>
            <w:webHidden/>
          </w:rPr>
          <w:instrText xml:space="preserve"> PAGEREF _Toc515977117 \h </w:instrText>
        </w:r>
        <w:r>
          <w:rPr>
            <w:noProof/>
            <w:webHidden/>
          </w:rPr>
        </w:r>
        <w:r>
          <w:rPr>
            <w:noProof/>
            <w:webHidden/>
          </w:rPr>
          <w:fldChar w:fldCharType="separate"/>
        </w:r>
        <w:r w:rsidR="00B974E6">
          <w:rPr>
            <w:noProof/>
            <w:webHidden/>
          </w:rPr>
          <w:t>18</w:t>
        </w:r>
        <w:r>
          <w:rPr>
            <w:noProof/>
            <w:webHidden/>
          </w:rPr>
          <w:fldChar w:fldCharType="end"/>
        </w:r>
      </w:hyperlink>
    </w:p>
    <w:p w14:paraId="47341973" w14:textId="7D139B43" w:rsidR="0058316D" w:rsidRDefault="0058316D">
      <w:pPr>
        <w:pStyle w:val="Verzeichnis3"/>
        <w:rPr>
          <w:rFonts w:asciiTheme="minorHAnsi" w:eastAsiaTheme="minorEastAsia" w:hAnsiTheme="minorHAnsi" w:cstheme="minorBidi"/>
          <w:sz w:val="22"/>
          <w:szCs w:val="22"/>
        </w:rPr>
      </w:pPr>
      <w:hyperlink w:anchor="_Toc515977118" w:history="1">
        <w:r w:rsidRPr="001126D6">
          <w:rPr>
            <w:rStyle w:val="Hyperlink"/>
          </w:rPr>
          <w:t>4.1.1</w:t>
        </w:r>
        <w:r>
          <w:rPr>
            <w:rFonts w:asciiTheme="minorHAnsi" w:eastAsiaTheme="minorEastAsia" w:hAnsiTheme="minorHAnsi" w:cstheme="minorBidi"/>
            <w:sz w:val="22"/>
            <w:szCs w:val="22"/>
          </w:rPr>
          <w:tab/>
        </w:r>
        <w:r w:rsidRPr="001126D6">
          <w:rPr>
            <w:rStyle w:val="Hyperlink"/>
          </w:rPr>
          <w:t>Muss</w:t>
        </w:r>
        <w:r w:rsidRPr="001126D6">
          <w:rPr>
            <w:rStyle w:val="Hyperlink"/>
            <w:i/>
          </w:rPr>
          <w:t>-</w:t>
        </w:r>
        <w:r w:rsidRPr="001126D6">
          <w:rPr>
            <w:rStyle w:val="Hyperlink"/>
          </w:rPr>
          <w:t>Kriterien</w:t>
        </w:r>
        <w:r>
          <w:rPr>
            <w:webHidden/>
          </w:rPr>
          <w:tab/>
        </w:r>
        <w:r>
          <w:rPr>
            <w:webHidden/>
          </w:rPr>
          <w:fldChar w:fldCharType="begin"/>
        </w:r>
        <w:r>
          <w:rPr>
            <w:webHidden/>
          </w:rPr>
          <w:instrText xml:space="preserve"> PAGEREF _Toc515977118 \h </w:instrText>
        </w:r>
        <w:r>
          <w:rPr>
            <w:webHidden/>
          </w:rPr>
        </w:r>
        <w:r>
          <w:rPr>
            <w:webHidden/>
          </w:rPr>
          <w:fldChar w:fldCharType="separate"/>
        </w:r>
        <w:r w:rsidR="00B974E6">
          <w:rPr>
            <w:webHidden/>
          </w:rPr>
          <w:t>18</w:t>
        </w:r>
        <w:r>
          <w:rPr>
            <w:webHidden/>
          </w:rPr>
          <w:fldChar w:fldCharType="end"/>
        </w:r>
      </w:hyperlink>
    </w:p>
    <w:p w14:paraId="34C11D48" w14:textId="2E63172E" w:rsidR="0058316D" w:rsidRDefault="0058316D">
      <w:pPr>
        <w:pStyle w:val="Verzeichnis3"/>
        <w:rPr>
          <w:rFonts w:asciiTheme="minorHAnsi" w:eastAsiaTheme="minorEastAsia" w:hAnsiTheme="minorHAnsi" w:cstheme="minorBidi"/>
          <w:sz w:val="22"/>
          <w:szCs w:val="22"/>
        </w:rPr>
      </w:pPr>
      <w:hyperlink w:anchor="_Toc515977119" w:history="1">
        <w:r w:rsidRPr="001126D6">
          <w:rPr>
            <w:rStyle w:val="Hyperlink"/>
          </w:rPr>
          <w:t>4.1.2</w:t>
        </w:r>
        <w:r>
          <w:rPr>
            <w:rFonts w:asciiTheme="minorHAnsi" w:eastAsiaTheme="minorEastAsia" w:hAnsiTheme="minorHAnsi" w:cstheme="minorBidi"/>
            <w:sz w:val="22"/>
            <w:szCs w:val="22"/>
          </w:rPr>
          <w:tab/>
        </w:r>
        <w:r w:rsidRPr="001126D6">
          <w:rPr>
            <w:rStyle w:val="Hyperlink"/>
          </w:rPr>
          <w:t>Kann-Kriterien</w:t>
        </w:r>
        <w:r>
          <w:rPr>
            <w:webHidden/>
          </w:rPr>
          <w:tab/>
        </w:r>
        <w:r>
          <w:rPr>
            <w:webHidden/>
          </w:rPr>
          <w:fldChar w:fldCharType="begin"/>
        </w:r>
        <w:r>
          <w:rPr>
            <w:webHidden/>
          </w:rPr>
          <w:instrText xml:space="preserve"> PAGEREF _Toc515977119 \h </w:instrText>
        </w:r>
        <w:r>
          <w:rPr>
            <w:webHidden/>
          </w:rPr>
        </w:r>
        <w:r>
          <w:rPr>
            <w:webHidden/>
          </w:rPr>
          <w:fldChar w:fldCharType="separate"/>
        </w:r>
        <w:r w:rsidR="00B974E6">
          <w:rPr>
            <w:webHidden/>
          </w:rPr>
          <w:t>19</w:t>
        </w:r>
        <w:r>
          <w:rPr>
            <w:webHidden/>
          </w:rPr>
          <w:fldChar w:fldCharType="end"/>
        </w:r>
      </w:hyperlink>
    </w:p>
    <w:p w14:paraId="6F8D1816" w14:textId="18B23148" w:rsidR="0058316D" w:rsidRDefault="0058316D">
      <w:pPr>
        <w:pStyle w:val="Verzeichnis2"/>
        <w:rPr>
          <w:rFonts w:asciiTheme="minorHAnsi" w:eastAsiaTheme="minorEastAsia" w:hAnsiTheme="minorHAnsi" w:cstheme="minorBidi"/>
          <w:bCs w:val="0"/>
          <w:noProof/>
          <w:sz w:val="22"/>
          <w:szCs w:val="22"/>
        </w:rPr>
      </w:pPr>
      <w:hyperlink w:anchor="_Toc515977120" w:history="1">
        <w:r w:rsidRPr="001126D6">
          <w:rPr>
            <w:rStyle w:val="Hyperlink"/>
            <w:noProof/>
          </w:rPr>
          <w:t>4.2</w:t>
        </w:r>
        <w:r>
          <w:rPr>
            <w:rFonts w:asciiTheme="minorHAnsi" w:eastAsiaTheme="minorEastAsia" w:hAnsiTheme="minorHAnsi" w:cstheme="minorBidi"/>
            <w:bCs w:val="0"/>
            <w:noProof/>
            <w:sz w:val="22"/>
            <w:szCs w:val="22"/>
          </w:rPr>
          <w:tab/>
        </w:r>
        <w:r w:rsidRPr="001126D6">
          <w:rPr>
            <w:rStyle w:val="Hyperlink"/>
            <w:noProof/>
          </w:rPr>
          <w:t>Nichtfunktionale Anforderungen</w:t>
        </w:r>
        <w:r>
          <w:rPr>
            <w:noProof/>
            <w:webHidden/>
          </w:rPr>
          <w:tab/>
        </w:r>
        <w:r>
          <w:rPr>
            <w:noProof/>
            <w:webHidden/>
          </w:rPr>
          <w:fldChar w:fldCharType="begin"/>
        </w:r>
        <w:r>
          <w:rPr>
            <w:noProof/>
            <w:webHidden/>
          </w:rPr>
          <w:instrText xml:space="preserve"> PAGEREF _Toc515977120 \h </w:instrText>
        </w:r>
        <w:r>
          <w:rPr>
            <w:noProof/>
            <w:webHidden/>
          </w:rPr>
        </w:r>
        <w:r>
          <w:rPr>
            <w:noProof/>
            <w:webHidden/>
          </w:rPr>
          <w:fldChar w:fldCharType="separate"/>
        </w:r>
        <w:r w:rsidR="00B974E6">
          <w:rPr>
            <w:noProof/>
            <w:webHidden/>
          </w:rPr>
          <w:t>20</w:t>
        </w:r>
        <w:r>
          <w:rPr>
            <w:noProof/>
            <w:webHidden/>
          </w:rPr>
          <w:fldChar w:fldCharType="end"/>
        </w:r>
      </w:hyperlink>
    </w:p>
    <w:p w14:paraId="12E20865" w14:textId="7267A277" w:rsidR="0058316D" w:rsidRDefault="0058316D">
      <w:pPr>
        <w:pStyle w:val="Verzeichnis3"/>
        <w:rPr>
          <w:rFonts w:asciiTheme="minorHAnsi" w:eastAsiaTheme="minorEastAsia" w:hAnsiTheme="minorHAnsi" w:cstheme="minorBidi"/>
          <w:sz w:val="22"/>
          <w:szCs w:val="22"/>
        </w:rPr>
      </w:pPr>
      <w:hyperlink w:anchor="_Toc515977121" w:history="1">
        <w:r w:rsidRPr="001126D6">
          <w:rPr>
            <w:rStyle w:val="Hyperlink"/>
          </w:rPr>
          <w:t>4.2.1</w:t>
        </w:r>
        <w:r>
          <w:rPr>
            <w:rFonts w:asciiTheme="minorHAnsi" w:eastAsiaTheme="minorEastAsia" w:hAnsiTheme="minorHAnsi" w:cstheme="minorBidi"/>
            <w:sz w:val="22"/>
            <w:szCs w:val="22"/>
          </w:rPr>
          <w:tab/>
        </w:r>
        <w:r w:rsidRPr="001126D6">
          <w:rPr>
            <w:rStyle w:val="Hyperlink"/>
          </w:rPr>
          <w:t>Muss-Kriterien</w:t>
        </w:r>
        <w:r>
          <w:rPr>
            <w:webHidden/>
          </w:rPr>
          <w:tab/>
        </w:r>
        <w:r>
          <w:rPr>
            <w:webHidden/>
          </w:rPr>
          <w:fldChar w:fldCharType="begin"/>
        </w:r>
        <w:r>
          <w:rPr>
            <w:webHidden/>
          </w:rPr>
          <w:instrText xml:space="preserve"> PAGEREF _Toc515977121 \h </w:instrText>
        </w:r>
        <w:r>
          <w:rPr>
            <w:webHidden/>
          </w:rPr>
        </w:r>
        <w:r>
          <w:rPr>
            <w:webHidden/>
          </w:rPr>
          <w:fldChar w:fldCharType="separate"/>
        </w:r>
        <w:r w:rsidR="00B974E6">
          <w:rPr>
            <w:webHidden/>
          </w:rPr>
          <w:t>20</w:t>
        </w:r>
        <w:r>
          <w:rPr>
            <w:webHidden/>
          </w:rPr>
          <w:fldChar w:fldCharType="end"/>
        </w:r>
      </w:hyperlink>
    </w:p>
    <w:p w14:paraId="0468BCAC" w14:textId="3CF2868E" w:rsidR="0058316D" w:rsidRDefault="0058316D">
      <w:pPr>
        <w:pStyle w:val="Verzeichnis3"/>
        <w:rPr>
          <w:rFonts w:asciiTheme="minorHAnsi" w:eastAsiaTheme="minorEastAsia" w:hAnsiTheme="minorHAnsi" w:cstheme="minorBidi"/>
          <w:sz w:val="22"/>
          <w:szCs w:val="22"/>
        </w:rPr>
      </w:pPr>
      <w:hyperlink w:anchor="_Toc515977122" w:history="1">
        <w:r w:rsidRPr="001126D6">
          <w:rPr>
            <w:rStyle w:val="Hyperlink"/>
          </w:rPr>
          <w:t>4.2.2</w:t>
        </w:r>
        <w:r>
          <w:rPr>
            <w:rFonts w:asciiTheme="minorHAnsi" w:eastAsiaTheme="minorEastAsia" w:hAnsiTheme="minorHAnsi" w:cstheme="minorBidi"/>
            <w:sz w:val="22"/>
            <w:szCs w:val="22"/>
          </w:rPr>
          <w:tab/>
        </w:r>
        <w:r w:rsidRPr="001126D6">
          <w:rPr>
            <w:rStyle w:val="Hyperlink"/>
          </w:rPr>
          <w:t>Kann-Kriterien</w:t>
        </w:r>
        <w:r>
          <w:rPr>
            <w:webHidden/>
          </w:rPr>
          <w:tab/>
        </w:r>
        <w:r>
          <w:rPr>
            <w:webHidden/>
          </w:rPr>
          <w:fldChar w:fldCharType="begin"/>
        </w:r>
        <w:r>
          <w:rPr>
            <w:webHidden/>
          </w:rPr>
          <w:instrText xml:space="preserve"> PAGEREF _Toc515977122 \h </w:instrText>
        </w:r>
        <w:r>
          <w:rPr>
            <w:webHidden/>
          </w:rPr>
        </w:r>
        <w:r>
          <w:rPr>
            <w:webHidden/>
          </w:rPr>
          <w:fldChar w:fldCharType="separate"/>
        </w:r>
        <w:r w:rsidR="00B974E6">
          <w:rPr>
            <w:webHidden/>
          </w:rPr>
          <w:t>20</w:t>
        </w:r>
        <w:r>
          <w:rPr>
            <w:webHidden/>
          </w:rPr>
          <w:fldChar w:fldCharType="end"/>
        </w:r>
      </w:hyperlink>
    </w:p>
    <w:p w14:paraId="411ACBE1" w14:textId="67440B78" w:rsidR="0058316D" w:rsidRDefault="0058316D">
      <w:pPr>
        <w:pStyle w:val="Verzeichnis2"/>
        <w:rPr>
          <w:rFonts w:asciiTheme="minorHAnsi" w:eastAsiaTheme="minorEastAsia" w:hAnsiTheme="minorHAnsi" w:cstheme="minorBidi"/>
          <w:bCs w:val="0"/>
          <w:noProof/>
          <w:sz w:val="22"/>
          <w:szCs w:val="22"/>
        </w:rPr>
      </w:pPr>
      <w:hyperlink w:anchor="_Toc515977123" w:history="1">
        <w:r w:rsidRPr="001126D6">
          <w:rPr>
            <w:rStyle w:val="Hyperlink"/>
            <w:noProof/>
          </w:rPr>
          <w:t>4.3</w:t>
        </w:r>
        <w:r>
          <w:rPr>
            <w:rFonts w:asciiTheme="minorHAnsi" w:eastAsiaTheme="minorEastAsia" w:hAnsiTheme="minorHAnsi" w:cstheme="minorBidi"/>
            <w:bCs w:val="0"/>
            <w:noProof/>
            <w:sz w:val="22"/>
            <w:szCs w:val="22"/>
          </w:rPr>
          <w:tab/>
        </w:r>
        <w:r w:rsidRPr="001126D6">
          <w:rPr>
            <w:rStyle w:val="Hyperlink"/>
            <w:noProof/>
          </w:rPr>
          <w:t>Anwendungsfälle</w:t>
        </w:r>
        <w:r>
          <w:rPr>
            <w:noProof/>
            <w:webHidden/>
          </w:rPr>
          <w:tab/>
        </w:r>
        <w:r>
          <w:rPr>
            <w:noProof/>
            <w:webHidden/>
          </w:rPr>
          <w:fldChar w:fldCharType="begin"/>
        </w:r>
        <w:r>
          <w:rPr>
            <w:noProof/>
            <w:webHidden/>
          </w:rPr>
          <w:instrText xml:space="preserve"> PAGEREF _Toc515977123 \h </w:instrText>
        </w:r>
        <w:r>
          <w:rPr>
            <w:noProof/>
            <w:webHidden/>
          </w:rPr>
        </w:r>
        <w:r>
          <w:rPr>
            <w:noProof/>
            <w:webHidden/>
          </w:rPr>
          <w:fldChar w:fldCharType="separate"/>
        </w:r>
        <w:r w:rsidR="00B974E6">
          <w:rPr>
            <w:noProof/>
            <w:webHidden/>
          </w:rPr>
          <w:t>20</w:t>
        </w:r>
        <w:r>
          <w:rPr>
            <w:noProof/>
            <w:webHidden/>
          </w:rPr>
          <w:fldChar w:fldCharType="end"/>
        </w:r>
      </w:hyperlink>
    </w:p>
    <w:p w14:paraId="3C0C55D3" w14:textId="100FC5C4" w:rsidR="0058316D" w:rsidRDefault="0058316D">
      <w:pPr>
        <w:pStyle w:val="Verzeichnis1"/>
        <w:rPr>
          <w:rFonts w:asciiTheme="minorHAnsi" w:eastAsiaTheme="minorEastAsia" w:hAnsiTheme="minorHAnsi" w:cstheme="minorBidi"/>
          <w:b w:val="0"/>
          <w:bCs w:val="0"/>
          <w:noProof/>
          <w:sz w:val="22"/>
          <w:szCs w:val="22"/>
        </w:rPr>
      </w:pPr>
      <w:hyperlink w:anchor="_Toc515977124" w:history="1">
        <w:r w:rsidRPr="001126D6">
          <w:rPr>
            <w:rStyle w:val="Hyperlink"/>
            <w:noProof/>
          </w:rPr>
          <w:t>5</w:t>
        </w:r>
        <w:r>
          <w:rPr>
            <w:rFonts w:asciiTheme="minorHAnsi" w:eastAsiaTheme="minorEastAsia" w:hAnsiTheme="minorHAnsi" w:cstheme="minorBidi"/>
            <w:b w:val="0"/>
            <w:bCs w:val="0"/>
            <w:noProof/>
            <w:sz w:val="22"/>
            <w:szCs w:val="22"/>
          </w:rPr>
          <w:tab/>
        </w:r>
        <w:r w:rsidRPr="001126D6">
          <w:rPr>
            <w:rStyle w:val="Hyperlink"/>
            <w:noProof/>
          </w:rPr>
          <w:t>Evaluation der Technologien</w:t>
        </w:r>
        <w:r>
          <w:rPr>
            <w:noProof/>
            <w:webHidden/>
          </w:rPr>
          <w:tab/>
        </w:r>
        <w:r>
          <w:rPr>
            <w:noProof/>
            <w:webHidden/>
          </w:rPr>
          <w:fldChar w:fldCharType="begin"/>
        </w:r>
        <w:r>
          <w:rPr>
            <w:noProof/>
            <w:webHidden/>
          </w:rPr>
          <w:instrText xml:space="preserve"> PAGEREF _Toc515977124 \h </w:instrText>
        </w:r>
        <w:r>
          <w:rPr>
            <w:noProof/>
            <w:webHidden/>
          </w:rPr>
        </w:r>
        <w:r>
          <w:rPr>
            <w:noProof/>
            <w:webHidden/>
          </w:rPr>
          <w:fldChar w:fldCharType="separate"/>
        </w:r>
        <w:r w:rsidR="00B974E6">
          <w:rPr>
            <w:noProof/>
            <w:webHidden/>
          </w:rPr>
          <w:t>22</w:t>
        </w:r>
        <w:r>
          <w:rPr>
            <w:noProof/>
            <w:webHidden/>
          </w:rPr>
          <w:fldChar w:fldCharType="end"/>
        </w:r>
      </w:hyperlink>
    </w:p>
    <w:p w14:paraId="40454663" w14:textId="7305465B" w:rsidR="0058316D" w:rsidRDefault="0058316D">
      <w:pPr>
        <w:pStyle w:val="Verzeichnis2"/>
        <w:rPr>
          <w:rFonts w:asciiTheme="minorHAnsi" w:eastAsiaTheme="minorEastAsia" w:hAnsiTheme="minorHAnsi" w:cstheme="minorBidi"/>
          <w:bCs w:val="0"/>
          <w:noProof/>
          <w:sz w:val="22"/>
          <w:szCs w:val="22"/>
        </w:rPr>
      </w:pPr>
      <w:hyperlink w:anchor="_Toc515977125" w:history="1">
        <w:r w:rsidRPr="001126D6">
          <w:rPr>
            <w:rStyle w:val="Hyperlink"/>
            <w:noProof/>
          </w:rPr>
          <w:t>5.1</w:t>
        </w:r>
        <w:r>
          <w:rPr>
            <w:rFonts w:asciiTheme="minorHAnsi" w:eastAsiaTheme="minorEastAsia" w:hAnsiTheme="minorHAnsi" w:cstheme="minorBidi"/>
            <w:bCs w:val="0"/>
            <w:noProof/>
            <w:sz w:val="22"/>
            <w:szCs w:val="22"/>
          </w:rPr>
          <w:tab/>
        </w:r>
        <w:r w:rsidRPr="001126D6">
          <w:rPr>
            <w:rStyle w:val="Hyperlink"/>
            <w:noProof/>
          </w:rPr>
          <w:t>Clientseitige relevante Frameworks</w:t>
        </w:r>
        <w:r>
          <w:rPr>
            <w:noProof/>
            <w:webHidden/>
          </w:rPr>
          <w:tab/>
        </w:r>
        <w:r>
          <w:rPr>
            <w:noProof/>
            <w:webHidden/>
          </w:rPr>
          <w:fldChar w:fldCharType="begin"/>
        </w:r>
        <w:r>
          <w:rPr>
            <w:noProof/>
            <w:webHidden/>
          </w:rPr>
          <w:instrText xml:space="preserve"> PAGEREF _Toc515977125 \h </w:instrText>
        </w:r>
        <w:r>
          <w:rPr>
            <w:noProof/>
            <w:webHidden/>
          </w:rPr>
        </w:r>
        <w:r>
          <w:rPr>
            <w:noProof/>
            <w:webHidden/>
          </w:rPr>
          <w:fldChar w:fldCharType="separate"/>
        </w:r>
        <w:r w:rsidR="00B974E6">
          <w:rPr>
            <w:noProof/>
            <w:webHidden/>
          </w:rPr>
          <w:t>22</w:t>
        </w:r>
        <w:r>
          <w:rPr>
            <w:noProof/>
            <w:webHidden/>
          </w:rPr>
          <w:fldChar w:fldCharType="end"/>
        </w:r>
      </w:hyperlink>
    </w:p>
    <w:p w14:paraId="3CAA096D" w14:textId="53FEFD93" w:rsidR="0058316D" w:rsidRDefault="0058316D">
      <w:pPr>
        <w:pStyle w:val="Verzeichnis3"/>
        <w:rPr>
          <w:rFonts w:asciiTheme="minorHAnsi" w:eastAsiaTheme="minorEastAsia" w:hAnsiTheme="minorHAnsi" w:cstheme="minorBidi"/>
          <w:sz w:val="22"/>
          <w:szCs w:val="22"/>
        </w:rPr>
      </w:pPr>
      <w:hyperlink w:anchor="_Toc515977126" w:history="1">
        <w:r w:rsidRPr="001126D6">
          <w:rPr>
            <w:rStyle w:val="Hyperlink"/>
          </w:rPr>
          <w:t>5.1.1</w:t>
        </w:r>
        <w:r>
          <w:rPr>
            <w:rFonts w:asciiTheme="minorHAnsi" w:eastAsiaTheme="minorEastAsia" w:hAnsiTheme="minorHAnsi" w:cstheme="minorBidi"/>
            <w:sz w:val="22"/>
            <w:szCs w:val="22"/>
          </w:rPr>
          <w:tab/>
        </w:r>
        <w:r w:rsidRPr="001126D6">
          <w:rPr>
            <w:rStyle w:val="Hyperlink"/>
          </w:rPr>
          <w:t>Angular [9]</w:t>
        </w:r>
        <w:r>
          <w:rPr>
            <w:webHidden/>
          </w:rPr>
          <w:tab/>
        </w:r>
        <w:r>
          <w:rPr>
            <w:webHidden/>
          </w:rPr>
          <w:fldChar w:fldCharType="begin"/>
        </w:r>
        <w:r>
          <w:rPr>
            <w:webHidden/>
          </w:rPr>
          <w:instrText xml:space="preserve"> PAGEREF _Toc515977126 \h </w:instrText>
        </w:r>
        <w:r>
          <w:rPr>
            <w:webHidden/>
          </w:rPr>
        </w:r>
        <w:r>
          <w:rPr>
            <w:webHidden/>
          </w:rPr>
          <w:fldChar w:fldCharType="separate"/>
        </w:r>
        <w:r w:rsidR="00B974E6">
          <w:rPr>
            <w:webHidden/>
          </w:rPr>
          <w:t>23</w:t>
        </w:r>
        <w:r>
          <w:rPr>
            <w:webHidden/>
          </w:rPr>
          <w:fldChar w:fldCharType="end"/>
        </w:r>
      </w:hyperlink>
    </w:p>
    <w:p w14:paraId="62385CAF" w14:textId="1B8A19AC" w:rsidR="0058316D" w:rsidRDefault="0058316D">
      <w:pPr>
        <w:pStyle w:val="Verzeichnis3"/>
        <w:rPr>
          <w:rFonts w:asciiTheme="minorHAnsi" w:eastAsiaTheme="minorEastAsia" w:hAnsiTheme="minorHAnsi" w:cstheme="minorBidi"/>
          <w:sz w:val="22"/>
          <w:szCs w:val="22"/>
        </w:rPr>
      </w:pPr>
      <w:hyperlink w:anchor="_Toc515977127" w:history="1">
        <w:r w:rsidRPr="001126D6">
          <w:rPr>
            <w:rStyle w:val="Hyperlink"/>
          </w:rPr>
          <w:t>5.1.2</w:t>
        </w:r>
        <w:r>
          <w:rPr>
            <w:rFonts w:asciiTheme="minorHAnsi" w:eastAsiaTheme="minorEastAsia" w:hAnsiTheme="minorHAnsi" w:cstheme="minorBidi"/>
            <w:sz w:val="22"/>
            <w:szCs w:val="22"/>
          </w:rPr>
          <w:tab/>
        </w:r>
        <w:r w:rsidRPr="001126D6">
          <w:rPr>
            <w:rStyle w:val="Hyperlink"/>
          </w:rPr>
          <w:t>Vue.js [10]</w:t>
        </w:r>
        <w:r>
          <w:rPr>
            <w:webHidden/>
          </w:rPr>
          <w:tab/>
        </w:r>
        <w:r>
          <w:rPr>
            <w:webHidden/>
          </w:rPr>
          <w:fldChar w:fldCharType="begin"/>
        </w:r>
        <w:r>
          <w:rPr>
            <w:webHidden/>
          </w:rPr>
          <w:instrText xml:space="preserve"> PAGEREF _Toc515977127 \h </w:instrText>
        </w:r>
        <w:r>
          <w:rPr>
            <w:webHidden/>
          </w:rPr>
        </w:r>
        <w:r>
          <w:rPr>
            <w:webHidden/>
          </w:rPr>
          <w:fldChar w:fldCharType="separate"/>
        </w:r>
        <w:r w:rsidR="00B974E6">
          <w:rPr>
            <w:webHidden/>
          </w:rPr>
          <w:t>24</w:t>
        </w:r>
        <w:r>
          <w:rPr>
            <w:webHidden/>
          </w:rPr>
          <w:fldChar w:fldCharType="end"/>
        </w:r>
      </w:hyperlink>
    </w:p>
    <w:p w14:paraId="2748875C" w14:textId="6A5775C7" w:rsidR="0058316D" w:rsidRDefault="0058316D">
      <w:pPr>
        <w:pStyle w:val="Verzeichnis3"/>
        <w:rPr>
          <w:rFonts w:asciiTheme="minorHAnsi" w:eastAsiaTheme="minorEastAsia" w:hAnsiTheme="minorHAnsi" w:cstheme="minorBidi"/>
          <w:sz w:val="22"/>
          <w:szCs w:val="22"/>
        </w:rPr>
      </w:pPr>
      <w:hyperlink w:anchor="_Toc515977128" w:history="1">
        <w:r w:rsidRPr="001126D6">
          <w:rPr>
            <w:rStyle w:val="Hyperlink"/>
          </w:rPr>
          <w:t>5.1.3</w:t>
        </w:r>
        <w:r>
          <w:rPr>
            <w:rFonts w:asciiTheme="minorHAnsi" w:eastAsiaTheme="minorEastAsia" w:hAnsiTheme="minorHAnsi" w:cstheme="minorBidi"/>
            <w:sz w:val="22"/>
            <w:szCs w:val="22"/>
          </w:rPr>
          <w:tab/>
        </w:r>
        <w:r w:rsidRPr="001126D6">
          <w:rPr>
            <w:rStyle w:val="Hyperlink"/>
          </w:rPr>
          <w:t>SAPUI5 [13]</w:t>
        </w:r>
        <w:r>
          <w:rPr>
            <w:webHidden/>
          </w:rPr>
          <w:tab/>
        </w:r>
        <w:r>
          <w:rPr>
            <w:webHidden/>
          </w:rPr>
          <w:fldChar w:fldCharType="begin"/>
        </w:r>
        <w:r>
          <w:rPr>
            <w:webHidden/>
          </w:rPr>
          <w:instrText xml:space="preserve"> PAGEREF _Toc515977128 \h </w:instrText>
        </w:r>
        <w:r>
          <w:rPr>
            <w:webHidden/>
          </w:rPr>
        </w:r>
        <w:r>
          <w:rPr>
            <w:webHidden/>
          </w:rPr>
          <w:fldChar w:fldCharType="separate"/>
        </w:r>
        <w:r w:rsidR="00B974E6">
          <w:rPr>
            <w:webHidden/>
          </w:rPr>
          <w:t>24</w:t>
        </w:r>
        <w:r>
          <w:rPr>
            <w:webHidden/>
          </w:rPr>
          <w:fldChar w:fldCharType="end"/>
        </w:r>
      </w:hyperlink>
    </w:p>
    <w:p w14:paraId="247D8979" w14:textId="2BF22E55" w:rsidR="0058316D" w:rsidRDefault="0058316D">
      <w:pPr>
        <w:pStyle w:val="Verzeichnis3"/>
        <w:rPr>
          <w:rFonts w:asciiTheme="minorHAnsi" w:eastAsiaTheme="minorEastAsia" w:hAnsiTheme="minorHAnsi" w:cstheme="minorBidi"/>
          <w:sz w:val="22"/>
          <w:szCs w:val="22"/>
        </w:rPr>
      </w:pPr>
      <w:hyperlink w:anchor="_Toc515977129" w:history="1">
        <w:r w:rsidRPr="001126D6">
          <w:rPr>
            <w:rStyle w:val="Hyperlink"/>
          </w:rPr>
          <w:t>5.1.4</w:t>
        </w:r>
        <w:r>
          <w:rPr>
            <w:rFonts w:asciiTheme="minorHAnsi" w:eastAsiaTheme="minorEastAsia" w:hAnsiTheme="minorHAnsi" w:cstheme="minorBidi"/>
            <w:sz w:val="22"/>
            <w:szCs w:val="22"/>
          </w:rPr>
          <w:tab/>
        </w:r>
        <w:r w:rsidRPr="001126D6">
          <w:rPr>
            <w:rStyle w:val="Hyperlink"/>
          </w:rPr>
          <w:t>React [14]</w:t>
        </w:r>
        <w:r>
          <w:rPr>
            <w:webHidden/>
          </w:rPr>
          <w:tab/>
        </w:r>
        <w:r>
          <w:rPr>
            <w:webHidden/>
          </w:rPr>
          <w:fldChar w:fldCharType="begin"/>
        </w:r>
        <w:r>
          <w:rPr>
            <w:webHidden/>
          </w:rPr>
          <w:instrText xml:space="preserve"> PAGEREF _Toc515977129 \h </w:instrText>
        </w:r>
        <w:r>
          <w:rPr>
            <w:webHidden/>
          </w:rPr>
        </w:r>
        <w:r>
          <w:rPr>
            <w:webHidden/>
          </w:rPr>
          <w:fldChar w:fldCharType="separate"/>
        </w:r>
        <w:r w:rsidR="00B974E6">
          <w:rPr>
            <w:webHidden/>
          </w:rPr>
          <w:t>25</w:t>
        </w:r>
        <w:r>
          <w:rPr>
            <w:webHidden/>
          </w:rPr>
          <w:fldChar w:fldCharType="end"/>
        </w:r>
      </w:hyperlink>
    </w:p>
    <w:p w14:paraId="7F0FB182" w14:textId="5DAECDB5" w:rsidR="0058316D" w:rsidRDefault="0058316D">
      <w:pPr>
        <w:pStyle w:val="Verzeichnis3"/>
        <w:rPr>
          <w:rFonts w:asciiTheme="minorHAnsi" w:eastAsiaTheme="minorEastAsia" w:hAnsiTheme="minorHAnsi" w:cstheme="minorBidi"/>
          <w:sz w:val="22"/>
          <w:szCs w:val="22"/>
        </w:rPr>
      </w:pPr>
      <w:hyperlink w:anchor="_Toc515977130" w:history="1">
        <w:r w:rsidRPr="001126D6">
          <w:rPr>
            <w:rStyle w:val="Hyperlink"/>
          </w:rPr>
          <w:t>5.1.5</w:t>
        </w:r>
        <w:r>
          <w:rPr>
            <w:rFonts w:asciiTheme="minorHAnsi" w:eastAsiaTheme="minorEastAsia" w:hAnsiTheme="minorHAnsi" w:cstheme="minorBidi"/>
            <w:sz w:val="22"/>
            <w:szCs w:val="22"/>
          </w:rPr>
          <w:tab/>
        </w:r>
        <w:r w:rsidRPr="001126D6">
          <w:rPr>
            <w:rStyle w:val="Hyperlink"/>
          </w:rPr>
          <w:t>Kendo UI [18]</w:t>
        </w:r>
        <w:r>
          <w:rPr>
            <w:webHidden/>
          </w:rPr>
          <w:tab/>
        </w:r>
        <w:r>
          <w:rPr>
            <w:webHidden/>
          </w:rPr>
          <w:fldChar w:fldCharType="begin"/>
        </w:r>
        <w:r>
          <w:rPr>
            <w:webHidden/>
          </w:rPr>
          <w:instrText xml:space="preserve"> PAGEREF _Toc515977130 \h </w:instrText>
        </w:r>
        <w:r>
          <w:rPr>
            <w:webHidden/>
          </w:rPr>
        </w:r>
        <w:r>
          <w:rPr>
            <w:webHidden/>
          </w:rPr>
          <w:fldChar w:fldCharType="separate"/>
        </w:r>
        <w:r w:rsidR="00B974E6">
          <w:rPr>
            <w:webHidden/>
          </w:rPr>
          <w:t>25</w:t>
        </w:r>
        <w:r>
          <w:rPr>
            <w:webHidden/>
          </w:rPr>
          <w:fldChar w:fldCharType="end"/>
        </w:r>
      </w:hyperlink>
    </w:p>
    <w:p w14:paraId="1819BE2B" w14:textId="75E68682" w:rsidR="0058316D" w:rsidRDefault="0058316D">
      <w:pPr>
        <w:pStyle w:val="Verzeichnis3"/>
        <w:rPr>
          <w:rFonts w:asciiTheme="minorHAnsi" w:eastAsiaTheme="minorEastAsia" w:hAnsiTheme="minorHAnsi" w:cstheme="minorBidi"/>
          <w:sz w:val="22"/>
          <w:szCs w:val="22"/>
        </w:rPr>
      </w:pPr>
      <w:hyperlink w:anchor="_Toc515977131" w:history="1">
        <w:r w:rsidRPr="001126D6">
          <w:rPr>
            <w:rStyle w:val="Hyperlink"/>
          </w:rPr>
          <w:t>5.1.6</w:t>
        </w:r>
        <w:r>
          <w:rPr>
            <w:rFonts w:asciiTheme="minorHAnsi" w:eastAsiaTheme="minorEastAsia" w:hAnsiTheme="minorHAnsi" w:cstheme="minorBidi"/>
            <w:sz w:val="22"/>
            <w:szCs w:val="22"/>
          </w:rPr>
          <w:tab/>
        </w:r>
        <w:r w:rsidRPr="001126D6">
          <w:rPr>
            <w:rStyle w:val="Hyperlink"/>
          </w:rPr>
          <w:t>GoJS [19]</w:t>
        </w:r>
        <w:r>
          <w:rPr>
            <w:webHidden/>
          </w:rPr>
          <w:tab/>
        </w:r>
        <w:r>
          <w:rPr>
            <w:webHidden/>
          </w:rPr>
          <w:fldChar w:fldCharType="begin"/>
        </w:r>
        <w:r>
          <w:rPr>
            <w:webHidden/>
          </w:rPr>
          <w:instrText xml:space="preserve"> PAGEREF _Toc515977131 \h </w:instrText>
        </w:r>
        <w:r>
          <w:rPr>
            <w:webHidden/>
          </w:rPr>
        </w:r>
        <w:r>
          <w:rPr>
            <w:webHidden/>
          </w:rPr>
          <w:fldChar w:fldCharType="separate"/>
        </w:r>
        <w:r w:rsidR="00B974E6">
          <w:rPr>
            <w:webHidden/>
          </w:rPr>
          <w:t>26</w:t>
        </w:r>
        <w:r>
          <w:rPr>
            <w:webHidden/>
          </w:rPr>
          <w:fldChar w:fldCharType="end"/>
        </w:r>
      </w:hyperlink>
    </w:p>
    <w:p w14:paraId="2EA12780" w14:textId="051372F8" w:rsidR="0058316D" w:rsidRDefault="0058316D">
      <w:pPr>
        <w:pStyle w:val="Verzeichnis2"/>
        <w:rPr>
          <w:rFonts w:asciiTheme="minorHAnsi" w:eastAsiaTheme="minorEastAsia" w:hAnsiTheme="minorHAnsi" w:cstheme="minorBidi"/>
          <w:bCs w:val="0"/>
          <w:noProof/>
          <w:sz w:val="22"/>
          <w:szCs w:val="22"/>
        </w:rPr>
      </w:pPr>
      <w:hyperlink w:anchor="_Toc515977132" w:history="1">
        <w:r w:rsidRPr="001126D6">
          <w:rPr>
            <w:rStyle w:val="Hyperlink"/>
            <w:noProof/>
          </w:rPr>
          <w:t>5.2</w:t>
        </w:r>
        <w:r>
          <w:rPr>
            <w:rFonts w:asciiTheme="minorHAnsi" w:eastAsiaTheme="minorEastAsia" w:hAnsiTheme="minorHAnsi" w:cstheme="minorBidi"/>
            <w:bCs w:val="0"/>
            <w:noProof/>
            <w:sz w:val="22"/>
            <w:szCs w:val="22"/>
          </w:rPr>
          <w:tab/>
        </w:r>
        <w:r w:rsidRPr="001126D6">
          <w:rPr>
            <w:rStyle w:val="Hyperlink"/>
            <w:noProof/>
          </w:rPr>
          <w:t>Vergleichskriterien</w:t>
        </w:r>
        <w:r>
          <w:rPr>
            <w:noProof/>
            <w:webHidden/>
          </w:rPr>
          <w:tab/>
        </w:r>
        <w:r>
          <w:rPr>
            <w:noProof/>
            <w:webHidden/>
          </w:rPr>
          <w:fldChar w:fldCharType="begin"/>
        </w:r>
        <w:r>
          <w:rPr>
            <w:noProof/>
            <w:webHidden/>
          </w:rPr>
          <w:instrText xml:space="preserve"> PAGEREF _Toc515977132 \h </w:instrText>
        </w:r>
        <w:r>
          <w:rPr>
            <w:noProof/>
            <w:webHidden/>
          </w:rPr>
        </w:r>
        <w:r>
          <w:rPr>
            <w:noProof/>
            <w:webHidden/>
          </w:rPr>
          <w:fldChar w:fldCharType="separate"/>
        </w:r>
        <w:r w:rsidR="00B974E6">
          <w:rPr>
            <w:noProof/>
            <w:webHidden/>
          </w:rPr>
          <w:t>28</w:t>
        </w:r>
        <w:r>
          <w:rPr>
            <w:noProof/>
            <w:webHidden/>
          </w:rPr>
          <w:fldChar w:fldCharType="end"/>
        </w:r>
      </w:hyperlink>
    </w:p>
    <w:p w14:paraId="777535F5" w14:textId="4AB2C43C" w:rsidR="0058316D" w:rsidRDefault="0058316D">
      <w:pPr>
        <w:pStyle w:val="Verzeichnis3"/>
        <w:rPr>
          <w:rFonts w:asciiTheme="minorHAnsi" w:eastAsiaTheme="minorEastAsia" w:hAnsiTheme="minorHAnsi" w:cstheme="minorBidi"/>
          <w:sz w:val="22"/>
          <w:szCs w:val="22"/>
        </w:rPr>
      </w:pPr>
      <w:hyperlink w:anchor="_Toc515977133" w:history="1">
        <w:r w:rsidRPr="001126D6">
          <w:rPr>
            <w:rStyle w:val="Hyperlink"/>
          </w:rPr>
          <w:t>5.2.1</w:t>
        </w:r>
        <w:r>
          <w:rPr>
            <w:rFonts w:asciiTheme="minorHAnsi" w:eastAsiaTheme="minorEastAsia" w:hAnsiTheme="minorHAnsi" w:cstheme="minorBidi"/>
            <w:sz w:val="22"/>
            <w:szCs w:val="22"/>
          </w:rPr>
          <w:tab/>
        </w:r>
        <w:r w:rsidRPr="001126D6">
          <w:rPr>
            <w:rStyle w:val="Hyperlink"/>
          </w:rPr>
          <w:t>Lernkurve und Kosten</w:t>
        </w:r>
        <w:r>
          <w:rPr>
            <w:webHidden/>
          </w:rPr>
          <w:tab/>
        </w:r>
        <w:r>
          <w:rPr>
            <w:webHidden/>
          </w:rPr>
          <w:fldChar w:fldCharType="begin"/>
        </w:r>
        <w:r>
          <w:rPr>
            <w:webHidden/>
          </w:rPr>
          <w:instrText xml:space="preserve"> PAGEREF _Toc515977133 \h </w:instrText>
        </w:r>
        <w:r>
          <w:rPr>
            <w:webHidden/>
          </w:rPr>
        </w:r>
        <w:r>
          <w:rPr>
            <w:webHidden/>
          </w:rPr>
          <w:fldChar w:fldCharType="separate"/>
        </w:r>
        <w:r w:rsidR="00B974E6">
          <w:rPr>
            <w:webHidden/>
          </w:rPr>
          <w:t>28</w:t>
        </w:r>
        <w:r>
          <w:rPr>
            <w:webHidden/>
          </w:rPr>
          <w:fldChar w:fldCharType="end"/>
        </w:r>
      </w:hyperlink>
    </w:p>
    <w:p w14:paraId="66A3FDC0" w14:textId="0C0E6966" w:rsidR="0058316D" w:rsidRDefault="0058316D">
      <w:pPr>
        <w:pStyle w:val="Verzeichnis3"/>
        <w:rPr>
          <w:rFonts w:asciiTheme="minorHAnsi" w:eastAsiaTheme="minorEastAsia" w:hAnsiTheme="minorHAnsi" w:cstheme="minorBidi"/>
          <w:sz w:val="22"/>
          <w:szCs w:val="22"/>
        </w:rPr>
      </w:pPr>
      <w:hyperlink w:anchor="_Toc515977134" w:history="1">
        <w:r w:rsidRPr="001126D6">
          <w:rPr>
            <w:rStyle w:val="Hyperlink"/>
          </w:rPr>
          <w:t>5.2.2</w:t>
        </w:r>
        <w:r>
          <w:rPr>
            <w:rFonts w:asciiTheme="minorHAnsi" w:eastAsiaTheme="minorEastAsia" w:hAnsiTheme="minorHAnsi" w:cstheme="minorBidi"/>
            <w:sz w:val="22"/>
            <w:szCs w:val="22"/>
          </w:rPr>
          <w:tab/>
        </w:r>
        <w:r w:rsidRPr="001126D6">
          <w:rPr>
            <w:rStyle w:val="Hyperlink"/>
          </w:rPr>
          <w:t>Kommunikationsmechanismen</w:t>
        </w:r>
        <w:r>
          <w:rPr>
            <w:webHidden/>
          </w:rPr>
          <w:tab/>
        </w:r>
        <w:r>
          <w:rPr>
            <w:webHidden/>
          </w:rPr>
          <w:fldChar w:fldCharType="begin"/>
        </w:r>
        <w:r>
          <w:rPr>
            <w:webHidden/>
          </w:rPr>
          <w:instrText xml:space="preserve"> PAGEREF _Toc515977134 \h </w:instrText>
        </w:r>
        <w:r>
          <w:rPr>
            <w:webHidden/>
          </w:rPr>
        </w:r>
        <w:r>
          <w:rPr>
            <w:webHidden/>
          </w:rPr>
          <w:fldChar w:fldCharType="separate"/>
        </w:r>
        <w:r w:rsidR="00B974E6">
          <w:rPr>
            <w:webHidden/>
          </w:rPr>
          <w:t>28</w:t>
        </w:r>
        <w:r>
          <w:rPr>
            <w:webHidden/>
          </w:rPr>
          <w:fldChar w:fldCharType="end"/>
        </w:r>
      </w:hyperlink>
    </w:p>
    <w:p w14:paraId="3C4A916E" w14:textId="10B0EBBE" w:rsidR="0058316D" w:rsidRDefault="0058316D">
      <w:pPr>
        <w:pStyle w:val="Verzeichnis3"/>
        <w:rPr>
          <w:rFonts w:asciiTheme="minorHAnsi" w:eastAsiaTheme="minorEastAsia" w:hAnsiTheme="minorHAnsi" w:cstheme="minorBidi"/>
          <w:sz w:val="22"/>
          <w:szCs w:val="22"/>
        </w:rPr>
      </w:pPr>
      <w:hyperlink w:anchor="_Toc515977135" w:history="1">
        <w:r w:rsidRPr="001126D6">
          <w:rPr>
            <w:rStyle w:val="Hyperlink"/>
          </w:rPr>
          <w:t>5.2.3</w:t>
        </w:r>
        <w:r>
          <w:rPr>
            <w:rFonts w:asciiTheme="minorHAnsi" w:eastAsiaTheme="minorEastAsia" w:hAnsiTheme="minorHAnsi" w:cstheme="minorBidi"/>
            <w:sz w:val="22"/>
            <w:szCs w:val="22"/>
          </w:rPr>
          <w:tab/>
        </w:r>
        <w:r w:rsidRPr="001126D6">
          <w:rPr>
            <w:rStyle w:val="Hyperlink"/>
          </w:rPr>
          <w:t>Programmierkonzept</w:t>
        </w:r>
        <w:r>
          <w:rPr>
            <w:webHidden/>
          </w:rPr>
          <w:tab/>
        </w:r>
        <w:r>
          <w:rPr>
            <w:webHidden/>
          </w:rPr>
          <w:fldChar w:fldCharType="begin"/>
        </w:r>
        <w:r>
          <w:rPr>
            <w:webHidden/>
          </w:rPr>
          <w:instrText xml:space="preserve"> PAGEREF _Toc515977135 \h </w:instrText>
        </w:r>
        <w:r>
          <w:rPr>
            <w:webHidden/>
          </w:rPr>
        </w:r>
        <w:r>
          <w:rPr>
            <w:webHidden/>
          </w:rPr>
          <w:fldChar w:fldCharType="separate"/>
        </w:r>
        <w:r w:rsidR="00B974E6">
          <w:rPr>
            <w:webHidden/>
          </w:rPr>
          <w:t>28</w:t>
        </w:r>
        <w:r>
          <w:rPr>
            <w:webHidden/>
          </w:rPr>
          <w:fldChar w:fldCharType="end"/>
        </w:r>
      </w:hyperlink>
    </w:p>
    <w:p w14:paraId="13BA0B45" w14:textId="21E22C3C" w:rsidR="0058316D" w:rsidRDefault="0058316D">
      <w:pPr>
        <w:pStyle w:val="Verzeichnis2"/>
        <w:rPr>
          <w:rFonts w:asciiTheme="minorHAnsi" w:eastAsiaTheme="minorEastAsia" w:hAnsiTheme="minorHAnsi" w:cstheme="minorBidi"/>
          <w:bCs w:val="0"/>
          <w:noProof/>
          <w:sz w:val="22"/>
          <w:szCs w:val="22"/>
        </w:rPr>
      </w:pPr>
      <w:hyperlink w:anchor="_Toc515977136" w:history="1">
        <w:r w:rsidRPr="001126D6">
          <w:rPr>
            <w:rStyle w:val="Hyperlink"/>
            <w:noProof/>
          </w:rPr>
          <w:t>5.3</w:t>
        </w:r>
        <w:r>
          <w:rPr>
            <w:rFonts w:asciiTheme="minorHAnsi" w:eastAsiaTheme="minorEastAsia" w:hAnsiTheme="minorHAnsi" w:cstheme="minorBidi"/>
            <w:bCs w:val="0"/>
            <w:noProof/>
            <w:sz w:val="22"/>
            <w:szCs w:val="22"/>
          </w:rPr>
          <w:tab/>
        </w:r>
        <w:r w:rsidRPr="001126D6">
          <w:rPr>
            <w:rStyle w:val="Hyperlink"/>
            <w:noProof/>
          </w:rPr>
          <w:t>Ergebnisse der Analyse</w:t>
        </w:r>
        <w:r>
          <w:rPr>
            <w:noProof/>
            <w:webHidden/>
          </w:rPr>
          <w:tab/>
        </w:r>
        <w:r>
          <w:rPr>
            <w:noProof/>
            <w:webHidden/>
          </w:rPr>
          <w:fldChar w:fldCharType="begin"/>
        </w:r>
        <w:r>
          <w:rPr>
            <w:noProof/>
            <w:webHidden/>
          </w:rPr>
          <w:instrText xml:space="preserve"> PAGEREF _Toc515977136 \h </w:instrText>
        </w:r>
        <w:r>
          <w:rPr>
            <w:noProof/>
            <w:webHidden/>
          </w:rPr>
        </w:r>
        <w:r>
          <w:rPr>
            <w:noProof/>
            <w:webHidden/>
          </w:rPr>
          <w:fldChar w:fldCharType="separate"/>
        </w:r>
        <w:r w:rsidR="00B974E6">
          <w:rPr>
            <w:noProof/>
            <w:webHidden/>
          </w:rPr>
          <w:t>29</w:t>
        </w:r>
        <w:r>
          <w:rPr>
            <w:noProof/>
            <w:webHidden/>
          </w:rPr>
          <w:fldChar w:fldCharType="end"/>
        </w:r>
      </w:hyperlink>
    </w:p>
    <w:p w14:paraId="634F1587" w14:textId="1823307F" w:rsidR="0058316D" w:rsidRDefault="0058316D">
      <w:pPr>
        <w:pStyle w:val="Verzeichnis2"/>
        <w:rPr>
          <w:rFonts w:asciiTheme="minorHAnsi" w:eastAsiaTheme="minorEastAsia" w:hAnsiTheme="minorHAnsi" w:cstheme="minorBidi"/>
          <w:bCs w:val="0"/>
          <w:noProof/>
          <w:sz w:val="22"/>
          <w:szCs w:val="22"/>
        </w:rPr>
      </w:pPr>
      <w:hyperlink w:anchor="_Toc515977137" w:history="1">
        <w:r w:rsidRPr="001126D6">
          <w:rPr>
            <w:rStyle w:val="Hyperlink"/>
            <w:noProof/>
            <w:lang w:val="en-US"/>
          </w:rPr>
          <w:t>5.4</w:t>
        </w:r>
        <w:r>
          <w:rPr>
            <w:rFonts w:asciiTheme="minorHAnsi" w:eastAsiaTheme="minorEastAsia" w:hAnsiTheme="minorHAnsi" w:cstheme="minorBidi"/>
            <w:bCs w:val="0"/>
            <w:noProof/>
            <w:sz w:val="22"/>
            <w:szCs w:val="22"/>
          </w:rPr>
          <w:tab/>
        </w:r>
        <w:r w:rsidRPr="001126D6">
          <w:rPr>
            <w:rStyle w:val="Hyperlink"/>
            <w:noProof/>
            <w:lang w:val="en-US"/>
          </w:rPr>
          <w:t xml:space="preserve">Bootstrap </w:t>
        </w:r>
        <w:r w:rsidRPr="001126D6">
          <w:rPr>
            <w:rStyle w:val="Hyperlink"/>
            <w:noProof/>
          </w:rPr>
          <w:t>[20]</w:t>
        </w:r>
        <w:r>
          <w:rPr>
            <w:noProof/>
            <w:webHidden/>
          </w:rPr>
          <w:tab/>
        </w:r>
        <w:r>
          <w:rPr>
            <w:noProof/>
            <w:webHidden/>
          </w:rPr>
          <w:fldChar w:fldCharType="begin"/>
        </w:r>
        <w:r>
          <w:rPr>
            <w:noProof/>
            <w:webHidden/>
          </w:rPr>
          <w:instrText xml:space="preserve"> PAGEREF _Toc515977137 \h </w:instrText>
        </w:r>
        <w:r>
          <w:rPr>
            <w:noProof/>
            <w:webHidden/>
          </w:rPr>
        </w:r>
        <w:r>
          <w:rPr>
            <w:noProof/>
            <w:webHidden/>
          </w:rPr>
          <w:fldChar w:fldCharType="separate"/>
        </w:r>
        <w:r w:rsidR="00B974E6">
          <w:rPr>
            <w:noProof/>
            <w:webHidden/>
          </w:rPr>
          <w:t>30</w:t>
        </w:r>
        <w:r>
          <w:rPr>
            <w:noProof/>
            <w:webHidden/>
          </w:rPr>
          <w:fldChar w:fldCharType="end"/>
        </w:r>
      </w:hyperlink>
    </w:p>
    <w:p w14:paraId="6BF9D679" w14:textId="68530528" w:rsidR="0058316D" w:rsidRDefault="0058316D">
      <w:pPr>
        <w:pStyle w:val="Verzeichnis2"/>
        <w:rPr>
          <w:rFonts w:asciiTheme="minorHAnsi" w:eastAsiaTheme="minorEastAsia" w:hAnsiTheme="minorHAnsi" w:cstheme="minorBidi"/>
          <w:bCs w:val="0"/>
          <w:noProof/>
          <w:sz w:val="22"/>
          <w:szCs w:val="22"/>
        </w:rPr>
      </w:pPr>
      <w:hyperlink w:anchor="_Toc515977138" w:history="1">
        <w:r w:rsidRPr="001126D6">
          <w:rPr>
            <w:rStyle w:val="Hyperlink"/>
            <w:noProof/>
            <w:lang w:val="en-US"/>
          </w:rPr>
          <w:t>5.5</w:t>
        </w:r>
        <w:r>
          <w:rPr>
            <w:rFonts w:asciiTheme="minorHAnsi" w:eastAsiaTheme="minorEastAsia" w:hAnsiTheme="minorHAnsi" w:cstheme="minorBidi"/>
            <w:bCs w:val="0"/>
            <w:noProof/>
            <w:sz w:val="22"/>
            <w:szCs w:val="22"/>
          </w:rPr>
          <w:tab/>
        </w:r>
        <w:r w:rsidRPr="001126D6">
          <w:rPr>
            <w:rStyle w:val="Hyperlink"/>
            <w:noProof/>
            <w:lang w:val="en-US"/>
          </w:rPr>
          <w:t xml:space="preserve">ASP.NET Core </w:t>
        </w:r>
        <w:r w:rsidRPr="001126D6">
          <w:rPr>
            <w:rStyle w:val="Hyperlink"/>
            <w:noProof/>
          </w:rPr>
          <w:t>[21]</w:t>
        </w:r>
        <w:r>
          <w:rPr>
            <w:noProof/>
            <w:webHidden/>
          </w:rPr>
          <w:tab/>
        </w:r>
        <w:r>
          <w:rPr>
            <w:noProof/>
            <w:webHidden/>
          </w:rPr>
          <w:fldChar w:fldCharType="begin"/>
        </w:r>
        <w:r>
          <w:rPr>
            <w:noProof/>
            <w:webHidden/>
          </w:rPr>
          <w:instrText xml:space="preserve"> PAGEREF _Toc515977138 \h </w:instrText>
        </w:r>
        <w:r>
          <w:rPr>
            <w:noProof/>
            <w:webHidden/>
          </w:rPr>
        </w:r>
        <w:r>
          <w:rPr>
            <w:noProof/>
            <w:webHidden/>
          </w:rPr>
          <w:fldChar w:fldCharType="separate"/>
        </w:r>
        <w:r w:rsidR="00B974E6">
          <w:rPr>
            <w:noProof/>
            <w:webHidden/>
          </w:rPr>
          <w:t>31</w:t>
        </w:r>
        <w:r>
          <w:rPr>
            <w:noProof/>
            <w:webHidden/>
          </w:rPr>
          <w:fldChar w:fldCharType="end"/>
        </w:r>
      </w:hyperlink>
    </w:p>
    <w:p w14:paraId="6AA5D884" w14:textId="2CCF2895" w:rsidR="0058316D" w:rsidRDefault="0058316D">
      <w:pPr>
        <w:pStyle w:val="Verzeichnis3"/>
        <w:rPr>
          <w:rFonts w:asciiTheme="minorHAnsi" w:eastAsiaTheme="minorEastAsia" w:hAnsiTheme="minorHAnsi" w:cstheme="minorBidi"/>
          <w:sz w:val="22"/>
          <w:szCs w:val="22"/>
        </w:rPr>
      </w:pPr>
      <w:hyperlink w:anchor="_Toc515977139" w:history="1">
        <w:r w:rsidRPr="001126D6">
          <w:rPr>
            <w:rStyle w:val="Hyperlink"/>
          </w:rPr>
          <w:t>5.5.1</w:t>
        </w:r>
        <w:r>
          <w:rPr>
            <w:rFonts w:asciiTheme="minorHAnsi" w:eastAsiaTheme="minorEastAsia" w:hAnsiTheme="minorHAnsi" w:cstheme="minorBidi"/>
            <w:sz w:val="22"/>
            <w:szCs w:val="22"/>
          </w:rPr>
          <w:tab/>
        </w:r>
        <w:r w:rsidRPr="001126D6">
          <w:rPr>
            <w:rStyle w:val="Hyperlink"/>
          </w:rPr>
          <w:t>REST</w:t>
        </w:r>
        <w:r>
          <w:rPr>
            <w:webHidden/>
          </w:rPr>
          <w:tab/>
        </w:r>
        <w:r>
          <w:rPr>
            <w:webHidden/>
          </w:rPr>
          <w:fldChar w:fldCharType="begin"/>
        </w:r>
        <w:r>
          <w:rPr>
            <w:webHidden/>
          </w:rPr>
          <w:instrText xml:space="preserve"> PAGEREF _Toc515977139 \h </w:instrText>
        </w:r>
        <w:r>
          <w:rPr>
            <w:webHidden/>
          </w:rPr>
        </w:r>
        <w:r>
          <w:rPr>
            <w:webHidden/>
          </w:rPr>
          <w:fldChar w:fldCharType="separate"/>
        </w:r>
        <w:r w:rsidR="00B974E6">
          <w:rPr>
            <w:webHidden/>
          </w:rPr>
          <w:t>31</w:t>
        </w:r>
        <w:r>
          <w:rPr>
            <w:webHidden/>
          </w:rPr>
          <w:fldChar w:fldCharType="end"/>
        </w:r>
      </w:hyperlink>
    </w:p>
    <w:p w14:paraId="777023D4" w14:textId="221E7316" w:rsidR="0058316D" w:rsidRDefault="0058316D">
      <w:pPr>
        <w:pStyle w:val="Verzeichnis3"/>
        <w:rPr>
          <w:rFonts w:asciiTheme="minorHAnsi" w:eastAsiaTheme="minorEastAsia" w:hAnsiTheme="minorHAnsi" w:cstheme="minorBidi"/>
          <w:sz w:val="22"/>
          <w:szCs w:val="22"/>
        </w:rPr>
      </w:pPr>
      <w:hyperlink w:anchor="_Toc515977140" w:history="1">
        <w:r w:rsidRPr="001126D6">
          <w:rPr>
            <w:rStyle w:val="Hyperlink"/>
          </w:rPr>
          <w:t>5.5.2</w:t>
        </w:r>
        <w:r>
          <w:rPr>
            <w:rFonts w:asciiTheme="minorHAnsi" w:eastAsiaTheme="minorEastAsia" w:hAnsiTheme="minorHAnsi" w:cstheme="minorBidi"/>
            <w:sz w:val="22"/>
            <w:szCs w:val="22"/>
          </w:rPr>
          <w:tab/>
        </w:r>
        <w:r w:rsidRPr="001126D6">
          <w:rPr>
            <w:rStyle w:val="Hyperlink"/>
          </w:rPr>
          <w:t>ASP.NET Core 2.0</w:t>
        </w:r>
        <w:r>
          <w:rPr>
            <w:webHidden/>
          </w:rPr>
          <w:tab/>
        </w:r>
        <w:r>
          <w:rPr>
            <w:webHidden/>
          </w:rPr>
          <w:fldChar w:fldCharType="begin"/>
        </w:r>
        <w:r>
          <w:rPr>
            <w:webHidden/>
          </w:rPr>
          <w:instrText xml:space="preserve"> PAGEREF _Toc515977140 \h </w:instrText>
        </w:r>
        <w:r>
          <w:rPr>
            <w:webHidden/>
          </w:rPr>
        </w:r>
        <w:r>
          <w:rPr>
            <w:webHidden/>
          </w:rPr>
          <w:fldChar w:fldCharType="separate"/>
        </w:r>
        <w:r w:rsidR="00B974E6">
          <w:rPr>
            <w:webHidden/>
          </w:rPr>
          <w:t>32</w:t>
        </w:r>
        <w:r>
          <w:rPr>
            <w:webHidden/>
          </w:rPr>
          <w:fldChar w:fldCharType="end"/>
        </w:r>
      </w:hyperlink>
    </w:p>
    <w:p w14:paraId="241B8117" w14:textId="6232F448" w:rsidR="0058316D" w:rsidRDefault="0058316D">
      <w:pPr>
        <w:pStyle w:val="Verzeichnis1"/>
        <w:rPr>
          <w:rFonts w:asciiTheme="minorHAnsi" w:eastAsiaTheme="minorEastAsia" w:hAnsiTheme="minorHAnsi" w:cstheme="minorBidi"/>
          <w:b w:val="0"/>
          <w:bCs w:val="0"/>
          <w:noProof/>
          <w:sz w:val="22"/>
          <w:szCs w:val="22"/>
        </w:rPr>
      </w:pPr>
      <w:hyperlink w:anchor="_Toc515977141" w:history="1">
        <w:r w:rsidRPr="001126D6">
          <w:rPr>
            <w:rStyle w:val="Hyperlink"/>
            <w:i/>
            <w:noProof/>
          </w:rPr>
          <w:t>6</w:t>
        </w:r>
        <w:r>
          <w:rPr>
            <w:rFonts w:asciiTheme="minorHAnsi" w:eastAsiaTheme="minorEastAsia" w:hAnsiTheme="minorHAnsi" w:cstheme="minorBidi"/>
            <w:b w:val="0"/>
            <w:bCs w:val="0"/>
            <w:noProof/>
            <w:sz w:val="22"/>
            <w:szCs w:val="22"/>
          </w:rPr>
          <w:tab/>
        </w:r>
        <w:r w:rsidRPr="001126D6">
          <w:rPr>
            <w:rStyle w:val="Hyperlink"/>
            <w:noProof/>
          </w:rPr>
          <w:t>Grundprinzipien der Topology-Editor</w:t>
        </w:r>
        <w:r>
          <w:rPr>
            <w:noProof/>
            <w:webHidden/>
          </w:rPr>
          <w:tab/>
        </w:r>
        <w:r>
          <w:rPr>
            <w:noProof/>
            <w:webHidden/>
          </w:rPr>
          <w:fldChar w:fldCharType="begin"/>
        </w:r>
        <w:r>
          <w:rPr>
            <w:noProof/>
            <w:webHidden/>
          </w:rPr>
          <w:instrText xml:space="preserve"> PAGEREF _Toc515977141 \h </w:instrText>
        </w:r>
        <w:r>
          <w:rPr>
            <w:noProof/>
            <w:webHidden/>
          </w:rPr>
        </w:r>
        <w:r>
          <w:rPr>
            <w:noProof/>
            <w:webHidden/>
          </w:rPr>
          <w:fldChar w:fldCharType="separate"/>
        </w:r>
        <w:r w:rsidR="00B974E6">
          <w:rPr>
            <w:noProof/>
            <w:webHidden/>
          </w:rPr>
          <w:t>33</w:t>
        </w:r>
        <w:r>
          <w:rPr>
            <w:noProof/>
            <w:webHidden/>
          </w:rPr>
          <w:fldChar w:fldCharType="end"/>
        </w:r>
      </w:hyperlink>
    </w:p>
    <w:p w14:paraId="4E34199C" w14:textId="3A34C6E5" w:rsidR="0058316D" w:rsidRDefault="0058316D">
      <w:pPr>
        <w:pStyle w:val="Verzeichnis2"/>
        <w:rPr>
          <w:rFonts w:asciiTheme="minorHAnsi" w:eastAsiaTheme="minorEastAsia" w:hAnsiTheme="minorHAnsi" w:cstheme="minorBidi"/>
          <w:bCs w:val="0"/>
          <w:noProof/>
          <w:sz w:val="22"/>
          <w:szCs w:val="22"/>
        </w:rPr>
      </w:pPr>
      <w:hyperlink w:anchor="_Toc515977142" w:history="1">
        <w:r w:rsidRPr="001126D6">
          <w:rPr>
            <w:rStyle w:val="Hyperlink"/>
            <w:noProof/>
          </w:rPr>
          <w:t>6.1</w:t>
        </w:r>
        <w:r>
          <w:rPr>
            <w:rFonts w:asciiTheme="minorHAnsi" w:eastAsiaTheme="minorEastAsia" w:hAnsiTheme="minorHAnsi" w:cstheme="minorBidi"/>
            <w:bCs w:val="0"/>
            <w:noProof/>
            <w:sz w:val="22"/>
            <w:szCs w:val="22"/>
          </w:rPr>
          <w:tab/>
        </w:r>
        <w:r w:rsidRPr="001126D6">
          <w:rPr>
            <w:rStyle w:val="Hyperlink"/>
            <w:noProof/>
          </w:rPr>
          <w:t>FDT</w:t>
        </w:r>
        <w:r>
          <w:rPr>
            <w:noProof/>
            <w:webHidden/>
          </w:rPr>
          <w:tab/>
        </w:r>
        <w:r>
          <w:rPr>
            <w:noProof/>
            <w:webHidden/>
          </w:rPr>
          <w:fldChar w:fldCharType="begin"/>
        </w:r>
        <w:r>
          <w:rPr>
            <w:noProof/>
            <w:webHidden/>
          </w:rPr>
          <w:instrText xml:space="preserve"> PAGEREF _Toc515977142 \h </w:instrText>
        </w:r>
        <w:r>
          <w:rPr>
            <w:noProof/>
            <w:webHidden/>
          </w:rPr>
        </w:r>
        <w:r>
          <w:rPr>
            <w:noProof/>
            <w:webHidden/>
          </w:rPr>
          <w:fldChar w:fldCharType="separate"/>
        </w:r>
        <w:r w:rsidR="00B974E6">
          <w:rPr>
            <w:noProof/>
            <w:webHidden/>
          </w:rPr>
          <w:t>33</w:t>
        </w:r>
        <w:r>
          <w:rPr>
            <w:noProof/>
            <w:webHidden/>
          </w:rPr>
          <w:fldChar w:fldCharType="end"/>
        </w:r>
      </w:hyperlink>
    </w:p>
    <w:p w14:paraId="3FC74FBC" w14:textId="5D52EF0B" w:rsidR="0058316D" w:rsidRDefault="0058316D">
      <w:pPr>
        <w:pStyle w:val="Verzeichnis2"/>
        <w:rPr>
          <w:rFonts w:asciiTheme="minorHAnsi" w:eastAsiaTheme="minorEastAsia" w:hAnsiTheme="minorHAnsi" w:cstheme="minorBidi"/>
          <w:bCs w:val="0"/>
          <w:noProof/>
          <w:sz w:val="22"/>
          <w:szCs w:val="22"/>
        </w:rPr>
      </w:pPr>
      <w:hyperlink w:anchor="_Toc515977143" w:history="1">
        <w:r w:rsidRPr="001126D6">
          <w:rPr>
            <w:rStyle w:val="Hyperlink"/>
            <w:noProof/>
          </w:rPr>
          <w:t>6.2</w:t>
        </w:r>
        <w:r>
          <w:rPr>
            <w:rFonts w:asciiTheme="minorHAnsi" w:eastAsiaTheme="minorEastAsia" w:hAnsiTheme="minorHAnsi" w:cstheme="minorBidi"/>
            <w:bCs w:val="0"/>
            <w:noProof/>
            <w:sz w:val="22"/>
            <w:szCs w:val="22"/>
          </w:rPr>
          <w:tab/>
        </w:r>
        <w:r w:rsidRPr="001126D6">
          <w:rPr>
            <w:rStyle w:val="Hyperlink"/>
            <w:noProof/>
          </w:rPr>
          <w:t>Topology-Editor grundlegende Konzepte</w:t>
        </w:r>
        <w:r>
          <w:rPr>
            <w:noProof/>
            <w:webHidden/>
          </w:rPr>
          <w:tab/>
        </w:r>
        <w:r>
          <w:rPr>
            <w:noProof/>
            <w:webHidden/>
          </w:rPr>
          <w:fldChar w:fldCharType="begin"/>
        </w:r>
        <w:r>
          <w:rPr>
            <w:noProof/>
            <w:webHidden/>
          </w:rPr>
          <w:instrText xml:space="preserve"> PAGEREF _Toc515977143 \h </w:instrText>
        </w:r>
        <w:r>
          <w:rPr>
            <w:noProof/>
            <w:webHidden/>
          </w:rPr>
        </w:r>
        <w:r>
          <w:rPr>
            <w:noProof/>
            <w:webHidden/>
          </w:rPr>
          <w:fldChar w:fldCharType="separate"/>
        </w:r>
        <w:r w:rsidR="00B974E6">
          <w:rPr>
            <w:noProof/>
            <w:webHidden/>
          </w:rPr>
          <w:t>33</w:t>
        </w:r>
        <w:r>
          <w:rPr>
            <w:noProof/>
            <w:webHidden/>
          </w:rPr>
          <w:fldChar w:fldCharType="end"/>
        </w:r>
      </w:hyperlink>
    </w:p>
    <w:p w14:paraId="5C4AC5DF" w14:textId="6C92F718" w:rsidR="0058316D" w:rsidRDefault="0058316D">
      <w:pPr>
        <w:pStyle w:val="Verzeichnis2"/>
        <w:rPr>
          <w:rFonts w:asciiTheme="minorHAnsi" w:eastAsiaTheme="minorEastAsia" w:hAnsiTheme="minorHAnsi" w:cstheme="minorBidi"/>
          <w:bCs w:val="0"/>
          <w:noProof/>
          <w:sz w:val="22"/>
          <w:szCs w:val="22"/>
        </w:rPr>
      </w:pPr>
      <w:hyperlink w:anchor="_Toc515977144" w:history="1">
        <w:r w:rsidRPr="001126D6">
          <w:rPr>
            <w:rStyle w:val="Hyperlink"/>
            <w:noProof/>
          </w:rPr>
          <w:t>6.3</w:t>
        </w:r>
        <w:r>
          <w:rPr>
            <w:rFonts w:asciiTheme="minorHAnsi" w:eastAsiaTheme="minorEastAsia" w:hAnsiTheme="minorHAnsi" w:cstheme="minorBidi"/>
            <w:bCs w:val="0"/>
            <w:noProof/>
            <w:sz w:val="22"/>
            <w:szCs w:val="22"/>
          </w:rPr>
          <w:tab/>
        </w:r>
        <w:r w:rsidRPr="001126D6">
          <w:rPr>
            <w:rStyle w:val="Hyperlink"/>
            <w:noProof/>
          </w:rPr>
          <w:t>Datendarstellung (Prozessdaten, Bedienungsdaten)</w:t>
        </w:r>
        <w:r>
          <w:rPr>
            <w:noProof/>
            <w:webHidden/>
          </w:rPr>
          <w:tab/>
        </w:r>
        <w:r>
          <w:rPr>
            <w:noProof/>
            <w:webHidden/>
          </w:rPr>
          <w:fldChar w:fldCharType="begin"/>
        </w:r>
        <w:r>
          <w:rPr>
            <w:noProof/>
            <w:webHidden/>
          </w:rPr>
          <w:instrText xml:space="preserve"> PAGEREF _Toc515977144 \h </w:instrText>
        </w:r>
        <w:r>
          <w:rPr>
            <w:noProof/>
            <w:webHidden/>
          </w:rPr>
        </w:r>
        <w:r>
          <w:rPr>
            <w:noProof/>
            <w:webHidden/>
          </w:rPr>
          <w:fldChar w:fldCharType="separate"/>
        </w:r>
        <w:r w:rsidR="00B974E6">
          <w:rPr>
            <w:noProof/>
            <w:webHidden/>
          </w:rPr>
          <w:t>35</w:t>
        </w:r>
        <w:r>
          <w:rPr>
            <w:noProof/>
            <w:webHidden/>
          </w:rPr>
          <w:fldChar w:fldCharType="end"/>
        </w:r>
      </w:hyperlink>
    </w:p>
    <w:p w14:paraId="3B95EF67" w14:textId="6EC89F04" w:rsidR="0058316D" w:rsidRDefault="0058316D">
      <w:pPr>
        <w:pStyle w:val="Verzeichnis2"/>
        <w:rPr>
          <w:rFonts w:asciiTheme="minorHAnsi" w:eastAsiaTheme="minorEastAsia" w:hAnsiTheme="minorHAnsi" w:cstheme="minorBidi"/>
          <w:bCs w:val="0"/>
          <w:noProof/>
          <w:sz w:val="22"/>
          <w:szCs w:val="22"/>
        </w:rPr>
      </w:pPr>
      <w:hyperlink w:anchor="_Toc515977145" w:history="1">
        <w:r w:rsidRPr="001126D6">
          <w:rPr>
            <w:rStyle w:val="Hyperlink"/>
            <w:noProof/>
          </w:rPr>
          <w:t>6.4</w:t>
        </w:r>
        <w:r>
          <w:rPr>
            <w:rFonts w:asciiTheme="minorHAnsi" w:eastAsiaTheme="minorEastAsia" w:hAnsiTheme="minorHAnsi" w:cstheme="minorBidi"/>
            <w:bCs w:val="0"/>
            <w:noProof/>
            <w:sz w:val="22"/>
            <w:szCs w:val="22"/>
          </w:rPr>
          <w:tab/>
        </w:r>
        <w:r w:rsidRPr="001126D6">
          <w:rPr>
            <w:rStyle w:val="Hyperlink"/>
            <w:noProof/>
          </w:rPr>
          <w:t>Zukunftsaspekte (evtl. Erweiterungen)</w:t>
        </w:r>
        <w:r>
          <w:rPr>
            <w:noProof/>
            <w:webHidden/>
          </w:rPr>
          <w:tab/>
        </w:r>
        <w:r>
          <w:rPr>
            <w:noProof/>
            <w:webHidden/>
          </w:rPr>
          <w:fldChar w:fldCharType="begin"/>
        </w:r>
        <w:r>
          <w:rPr>
            <w:noProof/>
            <w:webHidden/>
          </w:rPr>
          <w:instrText xml:space="preserve"> PAGEREF _Toc515977145 \h </w:instrText>
        </w:r>
        <w:r>
          <w:rPr>
            <w:noProof/>
            <w:webHidden/>
          </w:rPr>
        </w:r>
        <w:r>
          <w:rPr>
            <w:noProof/>
            <w:webHidden/>
          </w:rPr>
          <w:fldChar w:fldCharType="separate"/>
        </w:r>
        <w:r w:rsidR="00B974E6">
          <w:rPr>
            <w:noProof/>
            <w:webHidden/>
          </w:rPr>
          <w:t>37</w:t>
        </w:r>
        <w:r>
          <w:rPr>
            <w:noProof/>
            <w:webHidden/>
          </w:rPr>
          <w:fldChar w:fldCharType="end"/>
        </w:r>
      </w:hyperlink>
    </w:p>
    <w:p w14:paraId="020E11C5" w14:textId="2972FBB8" w:rsidR="0058316D" w:rsidRDefault="0058316D">
      <w:pPr>
        <w:pStyle w:val="Verzeichnis1"/>
        <w:rPr>
          <w:rFonts w:asciiTheme="minorHAnsi" w:eastAsiaTheme="minorEastAsia" w:hAnsiTheme="minorHAnsi" w:cstheme="minorBidi"/>
          <w:b w:val="0"/>
          <w:bCs w:val="0"/>
          <w:noProof/>
          <w:sz w:val="22"/>
          <w:szCs w:val="22"/>
        </w:rPr>
      </w:pPr>
      <w:hyperlink w:anchor="_Toc515977146" w:history="1">
        <w:r w:rsidRPr="001126D6">
          <w:rPr>
            <w:rStyle w:val="Hyperlink"/>
            <w:noProof/>
          </w:rPr>
          <w:t>7</w:t>
        </w:r>
        <w:r>
          <w:rPr>
            <w:rFonts w:asciiTheme="minorHAnsi" w:eastAsiaTheme="minorEastAsia" w:hAnsiTheme="minorHAnsi" w:cstheme="minorBidi"/>
            <w:b w:val="0"/>
            <w:bCs w:val="0"/>
            <w:noProof/>
            <w:sz w:val="22"/>
            <w:szCs w:val="22"/>
          </w:rPr>
          <w:tab/>
        </w:r>
        <w:r w:rsidRPr="001126D6">
          <w:rPr>
            <w:rStyle w:val="Hyperlink"/>
            <w:noProof/>
          </w:rPr>
          <w:t>Entwurf</w:t>
        </w:r>
        <w:r>
          <w:rPr>
            <w:noProof/>
            <w:webHidden/>
          </w:rPr>
          <w:tab/>
        </w:r>
        <w:r>
          <w:rPr>
            <w:noProof/>
            <w:webHidden/>
          </w:rPr>
          <w:fldChar w:fldCharType="begin"/>
        </w:r>
        <w:r>
          <w:rPr>
            <w:noProof/>
            <w:webHidden/>
          </w:rPr>
          <w:instrText xml:space="preserve"> PAGEREF _Toc515977146 \h </w:instrText>
        </w:r>
        <w:r>
          <w:rPr>
            <w:noProof/>
            <w:webHidden/>
          </w:rPr>
        </w:r>
        <w:r>
          <w:rPr>
            <w:noProof/>
            <w:webHidden/>
          </w:rPr>
          <w:fldChar w:fldCharType="separate"/>
        </w:r>
        <w:r w:rsidR="00B974E6">
          <w:rPr>
            <w:noProof/>
            <w:webHidden/>
          </w:rPr>
          <w:t>38</w:t>
        </w:r>
        <w:r>
          <w:rPr>
            <w:noProof/>
            <w:webHidden/>
          </w:rPr>
          <w:fldChar w:fldCharType="end"/>
        </w:r>
      </w:hyperlink>
    </w:p>
    <w:p w14:paraId="70CC73C0" w14:textId="2ABC8E09" w:rsidR="0058316D" w:rsidRDefault="0058316D">
      <w:pPr>
        <w:pStyle w:val="Verzeichnis2"/>
        <w:rPr>
          <w:rFonts w:asciiTheme="minorHAnsi" w:eastAsiaTheme="minorEastAsia" w:hAnsiTheme="minorHAnsi" w:cstheme="minorBidi"/>
          <w:bCs w:val="0"/>
          <w:noProof/>
          <w:sz w:val="22"/>
          <w:szCs w:val="22"/>
        </w:rPr>
      </w:pPr>
      <w:hyperlink w:anchor="_Toc515977147" w:history="1">
        <w:r w:rsidRPr="001126D6">
          <w:rPr>
            <w:rStyle w:val="Hyperlink"/>
            <w:noProof/>
          </w:rPr>
          <w:t>7.1</w:t>
        </w:r>
        <w:r>
          <w:rPr>
            <w:rFonts w:asciiTheme="minorHAnsi" w:eastAsiaTheme="minorEastAsia" w:hAnsiTheme="minorHAnsi" w:cstheme="minorBidi"/>
            <w:bCs w:val="0"/>
            <w:noProof/>
            <w:sz w:val="22"/>
            <w:szCs w:val="22"/>
          </w:rPr>
          <w:tab/>
        </w:r>
        <w:r w:rsidRPr="001126D6">
          <w:rPr>
            <w:rStyle w:val="Hyperlink"/>
            <w:noProof/>
          </w:rPr>
          <w:t>Architektur der Topology-Editor</w:t>
        </w:r>
        <w:r>
          <w:rPr>
            <w:noProof/>
            <w:webHidden/>
          </w:rPr>
          <w:tab/>
        </w:r>
        <w:r>
          <w:rPr>
            <w:noProof/>
            <w:webHidden/>
          </w:rPr>
          <w:fldChar w:fldCharType="begin"/>
        </w:r>
        <w:r>
          <w:rPr>
            <w:noProof/>
            <w:webHidden/>
          </w:rPr>
          <w:instrText xml:space="preserve"> PAGEREF _Toc515977147 \h </w:instrText>
        </w:r>
        <w:r>
          <w:rPr>
            <w:noProof/>
            <w:webHidden/>
          </w:rPr>
        </w:r>
        <w:r>
          <w:rPr>
            <w:noProof/>
            <w:webHidden/>
          </w:rPr>
          <w:fldChar w:fldCharType="separate"/>
        </w:r>
        <w:r w:rsidR="00B974E6">
          <w:rPr>
            <w:noProof/>
            <w:webHidden/>
          </w:rPr>
          <w:t>38</w:t>
        </w:r>
        <w:r>
          <w:rPr>
            <w:noProof/>
            <w:webHidden/>
          </w:rPr>
          <w:fldChar w:fldCharType="end"/>
        </w:r>
      </w:hyperlink>
    </w:p>
    <w:p w14:paraId="6E818E00" w14:textId="3C5D0EFF" w:rsidR="0058316D" w:rsidRDefault="0058316D">
      <w:pPr>
        <w:pStyle w:val="Verzeichnis2"/>
        <w:rPr>
          <w:rFonts w:asciiTheme="minorHAnsi" w:eastAsiaTheme="minorEastAsia" w:hAnsiTheme="minorHAnsi" w:cstheme="minorBidi"/>
          <w:bCs w:val="0"/>
          <w:noProof/>
          <w:sz w:val="22"/>
          <w:szCs w:val="22"/>
        </w:rPr>
      </w:pPr>
      <w:hyperlink w:anchor="_Toc515977148" w:history="1">
        <w:r w:rsidRPr="001126D6">
          <w:rPr>
            <w:rStyle w:val="Hyperlink"/>
            <w:noProof/>
          </w:rPr>
          <w:t>7.2</w:t>
        </w:r>
        <w:r>
          <w:rPr>
            <w:rFonts w:asciiTheme="minorHAnsi" w:eastAsiaTheme="minorEastAsia" w:hAnsiTheme="minorHAnsi" w:cstheme="minorBidi"/>
            <w:bCs w:val="0"/>
            <w:noProof/>
            <w:sz w:val="22"/>
            <w:szCs w:val="22"/>
          </w:rPr>
          <w:tab/>
        </w:r>
        <w:r w:rsidRPr="001126D6">
          <w:rPr>
            <w:rStyle w:val="Hyperlink"/>
            <w:noProof/>
          </w:rPr>
          <w:t>Datenmodell</w:t>
        </w:r>
        <w:r>
          <w:rPr>
            <w:noProof/>
            <w:webHidden/>
          </w:rPr>
          <w:tab/>
        </w:r>
        <w:r>
          <w:rPr>
            <w:noProof/>
            <w:webHidden/>
          </w:rPr>
          <w:fldChar w:fldCharType="begin"/>
        </w:r>
        <w:r>
          <w:rPr>
            <w:noProof/>
            <w:webHidden/>
          </w:rPr>
          <w:instrText xml:space="preserve"> PAGEREF _Toc515977148 \h </w:instrText>
        </w:r>
        <w:r>
          <w:rPr>
            <w:noProof/>
            <w:webHidden/>
          </w:rPr>
        </w:r>
        <w:r>
          <w:rPr>
            <w:noProof/>
            <w:webHidden/>
          </w:rPr>
          <w:fldChar w:fldCharType="separate"/>
        </w:r>
        <w:r w:rsidR="00B974E6">
          <w:rPr>
            <w:noProof/>
            <w:webHidden/>
          </w:rPr>
          <w:t>39</w:t>
        </w:r>
        <w:r>
          <w:rPr>
            <w:noProof/>
            <w:webHidden/>
          </w:rPr>
          <w:fldChar w:fldCharType="end"/>
        </w:r>
      </w:hyperlink>
    </w:p>
    <w:p w14:paraId="7B319380" w14:textId="19979D55" w:rsidR="0058316D" w:rsidRDefault="0058316D">
      <w:pPr>
        <w:pStyle w:val="Verzeichnis2"/>
        <w:rPr>
          <w:rFonts w:asciiTheme="minorHAnsi" w:eastAsiaTheme="minorEastAsia" w:hAnsiTheme="minorHAnsi" w:cstheme="minorBidi"/>
          <w:bCs w:val="0"/>
          <w:noProof/>
          <w:sz w:val="22"/>
          <w:szCs w:val="22"/>
        </w:rPr>
      </w:pPr>
      <w:hyperlink w:anchor="_Toc515977149" w:history="1">
        <w:r w:rsidRPr="001126D6">
          <w:rPr>
            <w:rStyle w:val="Hyperlink"/>
            <w:noProof/>
          </w:rPr>
          <w:t>7.3</w:t>
        </w:r>
        <w:r>
          <w:rPr>
            <w:rFonts w:asciiTheme="minorHAnsi" w:eastAsiaTheme="minorEastAsia" w:hAnsiTheme="minorHAnsi" w:cstheme="minorBidi"/>
            <w:bCs w:val="0"/>
            <w:noProof/>
            <w:sz w:val="22"/>
            <w:szCs w:val="22"/>
          </w:rPr>
          <w:tab/>
        </w:r>
        <w:r w:rsidRPr="001126D6">
          <w:rPr>
            <w:rStyle w:val="Hyperlink"/>
            <w:noProof/>
          </w:rPr>
          <w:t>DtmApi Wrapper</w:t>
        </w:r>
        <w:r>
          <w:rPr>
            <w:noProof/>
            <w:webHidden/>
          </w:rPr>
          <w:tab/>
        </w:r>
        <w:r>
          <w:rPr>
            <w:noProof/>
            <w:webHidden/>
          </w:rPr>
          <w:fldChar w:fldCharType="begin"/>
        </w:r>
        <w:r>
          <w:rPr>
            <w:noProof/>
            <w:webHidden/>
          </w:rPr>
          <w:instrText xml:space="preserve"> PAGEREF _Toc515977149 \h </w:instrText>
        </w:r>
        <w:r>
          <w:rPr>
            <w:noProof/>
            <w:webHidden/>
          </w:rPr>
        </w:r>
        <w:r>
          <w:rPr>
            <w:noProof/>
            <w:webHidden/>
          </w:rPr>
          <w:fldChar w:fldCharType="separate"/>
        </w:r>
        <w:r w:rsidR="00B974E6">
          <w:rPr>
            <w:noProof/>
            <w:webHidden/>
          </w:rPr>
          <w:t>40</w:t>
        </w:r>
        <w:r>
          <w:rPr>
            <w:noProof/>
            <w:webHidden/>
          </w:rPr>
          <w:fldChar w:fldCharType="end"/>
        </w:r>
      </w:hyperlink>
    </w:p>
    <w:p w14:paraId="37F49F4B" w14:textId="68049A86" w:rsidR="0058316D" w:rsidRDefault="0058316D">
      <w:pPr>
        <w:pStyle w:val="Verzeichnis1"/>
        <w:rPr>
          <w:rFonts w:asciiTheme="minorHAnsi" w:eastAsiaTheme="minorEastAsia" w:hAnsiTheme="minorHAnsi" w:cstheme="minorBidi"/>
          <w:b w:val="0"/>
          <w:bCs w:val="0"/>
          <w:noProof/>
          <w:sz w:val="22"/>
          <w:szCs w:val="22"/>
        </w:rPr>
      </w:pPr>
      <w:hyperlink w:anchor="_Toc515977150" w:history="1">
        <w:r w:rsidRPr="001126D6">
          <w:rPr>
            <w:rStyle w:val="Hyperlink"/>
            <w:noProof/>
          </w:rPr>
          <w:t>8</w:t>
        </w:r>
        <w:r>
          <w:rPr>
            <w:rFonts w:asciiTheme="minorHAnsi" w:eastAsiaTheme="minorEastAsia" w:hAnsiTheme="minorHAnsi" w:cstheme="minorBidi"/>
            <w:b w:val="0"/>
            <w:bCs w:val="0"/>
            <w:noProof/>
            <w:sz w:val="22"/>
            <w:szCs w:val="22"/>
          </w:rPr>
          <w:tab/>
        </w:r>
        <w:r w:rsidRPr="001126D6">
          <w:rPr>
            <w:rStyle w:val="Hyperlink"/>
            <w:noProof/>
          </w:rPr>
          <w:t>Realisierung</w:t>
        </w:r>
        <w:r>
          <w:rPr>
            <w:noProof/>
            <w:webHidden/>
          </w:rPr>
          <w:tab/>
        </w:r>
        <w:r>
          <w:rPr>
            <w:noProof/>
            <w:webHidden/>
          </w:rPr>
          <w:fldChar w:fldCharType="begin"/>
        </w:r>
        <w:r>
          <w:rPr>
            <w:noProof/>
            <w:webHidden/>
          </w:rPr>
          <w:instrText xml:space="preserve"> PAGEREF _Toc515977150 \h </w:instrText>
        </w:r>
        <w:r>
          <w:rPr>
            <w:noProof/>
            <w:webHidden/>
          </w:rPr>
        </w:r>
        <w:r>
          <w:rPr>
            <w:noProof/>
            <w:webHidden/>
          </w:rPr>
          <w:fldChar w:fldCharType="separate"/>
        </w:r>
        <w:r w:rsidR="00B974E6">
          <w:rPr>
            <w:noProof/>
            <w:webHidden/>
          </w:rPr>
          <w:t>42</w:t>
        </w:r>
        <w:r>
          <w:rPr>
            <w:noProof/>
            <w:webHidden/>
          </w:rPr>
          <w:fldChar w:fldCharType="end"/>
        </w:r>
      </w:hyperlink>
    </w:p>
    <w:p w14:paraId="3E8FDB96" w14:textId="55350C63" w:rsidR="0058316D" w:rsidRDefault="0058316D">
      <w:pPr>
        <w:pStyle w:val="Verzeichnis2"/>
        <w:rPr>
          <w:rFonts w:asciiTheme="minorHAnsi" w:eastAsiaTheme="minorEastAsia" w:hAnsiTheme="minorHAnsi" w:cstheme="minorBidi"/>
          <w:bCs w:val="0"/>
          <w:noProof/>
          <w:sz w:val="22"/>
          <w:szCs w:val="22"/>
        </w:rPr>
      </w:pPr>
      <w:hyperlink w:anchor="_Toc515977151" w:history="1">
        <w:r w:rsidRPr="001126D6">
          <w:rPr>
            <w:rStyle w:val="Hyperlink"/>
            <w:noProof/>
          </w:rPr>
          <w:t>8.1</w:t>
        </w:r>
        <w:r>
          <w:rPr>
            <w:rFonts w:asciiTheme="minorHAnsi" w:eastAsiaTheme="minorEastAsia" w:hAnsiTheme="minorHAnsi" w:cstheme="minorBidi"/>
            <w:bCs w:val="0"/>
            <w:noProof/>
            <w:sz w:val="22"/>
            <w:szCs w:val="22"/>
          </w:rPr>
          <w:tab/>
        </w:r>
        <w:r w:rsidRPr="001126D6">
          <w:rPr>
            <w:rStyle w:val="Hyperlink"/>
            <w:noProof/>
          </w:rPr>
          <w:t>Vorgehensweise</w:t>
        </w:r>
        <w:r>
          <w:rPr>
            <w:noProof/>
            <w:webHidden/>
          </w:rPr>
          <w:tab/>
        </w:r>
        <w:r>
          <w:rPr>
            <w:noProof/>
            <w:webHidden/>
          </w:rPr>
          <w:fldChar w:fldCharType="begin"/>
        </w:r>
        <w:r>
          <w:rPr>
            <w:noProof/>
            <w:webHidden/>
          </w:rPr>
          <w:instrText xml:space="preserve"> PAGEREF _Toc515977151 \h </w:instrText>
        </w:r>
        <w:r>
          <w:rPr>
            <w:noProof/>
            <w:webHidden/>
          </w:rPr>
        </w:r>
        <w:r>
          <w:rPr>
            <w:noProof/>
            <w:webHidden/>
          </w:rPr>
          <w:fldChar w:fldCharType="separate"/>
        </w:r>
        <w:r w:rsidR="00B974E6">
          <w:rPr>
            <w:noProof/>
            <w:webHidden/>
          </w:rPr>
          <w:t>42</w:t>
        </w:r>
        <w:r>
          <w:rPr>
            <w:noProof/>
            <w:webHidden/>
          </w:rPr>
          <w:fldChar w:fldCharType="end"/>
        </w:r>
      </w:hyperlink>
    </w:p>
    <w:p w14:paraId="2FE7CD14" w14:textId="1571871B" w:rsidR="0058316D" w:rsidRDefault="0058316D">
      <w:pPr>
        <w:pStyle w:val="Verzeichnis2"/>
        <w:rPr>
          <w:rFonts w:asciiTheme="minorHAnsi" w:eastAsiaTheme="minorEastAsia" w:hAnsiTheme="minorHAnsi" w:cstheme="minorBidi"/>
          <w:bCs w:val="0"/>
          <w:noProof/>
          <w:sz w:val="22"/>
          <w:szCs w:val="22"/>
        </w:rPr>
      </w:pPr>
      <w:hyperlink w:anchor="_Toc515977152" w:history="1">
        <w:r w:rsidRPr="001126D6">
          <w:rPr>
            <w:rStyle w:val="Hyperlink"/>
            <w:noProof/>
          </w:rPr>
          <w:t>8.2</w:t>
        </w:r>
        <w:r>
          <w:rPr>
            <w:rFonts w:asciiTheme="minorHAnsi" w:eastAsiaTheme="minorEastAsia" w:hAnsiTheme="minorHAnsi" w:cstheme="minorBidi"/>
            <w:bCs w:val="0"/>
            <w:noProof/>
            <w:sz w:val="22"/>
            <w:szCs w:val="22"/>
          </w:rPr>
          <w:tab/>
        </w:r>
        <w:r w:rsidRPr="001126D6">
          <w:rPr>
            <w:rStyle w:val="Hyperlink"/>
            <w:noProof/>
          </w:rPr>
          <w:t>Verwendete Werkzeuge</w:t>
        </w:r>
        <w:r>
          <w:rPr>
            <w:noProof/>
            <w:webHidden/>
          </w:rPr>
          <w:tab/>
        </w:r>
        <w:r>
          <w:rPr>
            <w:noProof/>
            <w:webHidden/>
          </w:rPr>
          <w:fldChar w:fldCharType="begin"/>
        </w:r>
        <w:r>
          <w:rPr>
            <w:noProof/>
            <w:webHidden/>
          </w:rPr>
          <w:instrText xml:space="preserve"> PAGEREF _Toc515977152 \h </w:instrText>
        </w:r>
        <w:r>
          <w:rPr>
            <w:noProof/>
            <w:webHidden/>
          </w:rPr>
        </w:r>
        <w:r>
          <w:rPr>
            <w:noProof/>
            <w:webHidden/>
          </w:rPr>
          <w:fldChar w:fldCharType="separate"/>
        </w:r>
        <w:r w:rsidR="00B974E6">
          <w:rPr>
            <w:noProof/>
            <w:webHidden/>
          </w:rPr>
          <w:t>42</w:t>
        </w:r>
        <w:r>
          <w:rPr>
            <w:noProof/>
            <w:webHidden/>
          </w:rPr>
          <w:fldChar w:fldCharType="end"/>
        </w:r>
      </w:hyperlink>
    </w:p>
    <w:p w14:paraId="6AB34BF5" w14:textId="4C60A3AC" w:rsidR="0058316D" w:rsidRDefault="0058316D">
      <w:pPr>
        <w:pStyle w:val="Verzeichnis2"/>
        <w:rPr>
          <w:rFonts w:asciiTheme="minorHAnsi" w:eastAsiaTheme="minorEastAsia" w:hAnsiTheme="minorHAnsi" w:cstheme="minorBidi"/>
          <w:bCs w:val="0"/>
          <w:noProof/>
          <w:sz w:val="22"/>
          <w:szCs w:val="22"/>
        </w:rPr>
      </w:pPr>
      <w:hyperlink w:anchor="_Toc515977153" w:history="1">
        <w:r w:rsidRPr="001126D6">
          <w:rPr>
            <w:rStyle w:val="Hyperlink"/>
            <w:noProof/>
          </w:rPr>
          <w:t>8.3</w:t>
        </w:r>
        <w:r>
          <w:rPr>
            <w:rFonts w:asciiTheme="minorHAnsi" w:eastAsiaTheme="minorEastAsia" w:hAnsiTheme="minorHAnsi" w:cstheme="minorBidi"/>
            <w:bCs w:val="0"/>
            <w:noProof/>
            <w:sz w:val="22"/>
            <w:szCs w:val="22"/>
          </w:rPr>
          <w:tab/>
        </w:r>
        <w:r w:rsidRPr="001126D6">
          <w:rPr>
            <w:rStyle w:val="Hyperlink"/>
            <w:noProof/>
          </w:rPr>
          <w:t>Ausgewählte Implementierungsaspekte</w:t>
        </w:r>
        <w:r>
          <w:rPr>
            <w:noProof/>
            <w:webHidden/>
          </w:rPr>
          <w:tab/>
        </w:r>
        <w:r>
          <w:rPr>
            <w:noProof/>
            <w:webHidden/>
          </w:rPr>
          <w:fldChar w:fldCharType="begin"/>
        </w:r>
        <w:r>
          <w:rPr>
            <w:noProof/>
            <w:webHidden/>
          </w:rPr>
          <w:instrText xml:space="preserve"> PAGEREF _Toc515977153 \h </w:instrText>
        </w:r>
        <w:r>
          <w:rPr>
            <w:noProof/>
            <w:webHidden/>
          </w:rPr>
        </w:r>
        <w:r>
          <w:rPr>
            <w:noProof/>
            <w:webHidden/>
          </w:rPr>
          <w:fldChar w:fldCharType="separate"/>
        </w:r>
        <w:r w:rsidR="00B974E6">
          <w:rPr>
            <w:noProof/>
            <w:webHidden/>
          </w:rPr>
          <w:t>42</w:t>
        </w:r>
        <w:r>
          <w:rPr>
            <w:noProof/>
            <w:webHidden/>
          </w:rPr>
          <w:fldChar w:fldCharType="end"/>
        </w:r>
      </w:hyperlink>
    </w:p>
    <w:p w14:paraId="7B75F215" w14:textId="244E77D7" w:rsidR="0058316D" w:rsidRDefault="0058316D">
      <w:pPr>
        <w:pStyle w:val="Verzeichnis3"/>
        <w:rPr>
          <w:rFonts w:asciiTheme="minorHAnsi" w:eastAsiaTheme="minorEastAsia" w:hAnsiTheme="minorHAnsi" w:cstheme="minorBidi"/>
          <w:sz w:val="22"/>
          <w:szCs w:val="22"/>
        </w:rPr>
      </w:pPr>
      <w:hyperlink w:anchor="_Toc515977154" w:history="1">
        <w:r w:rsidRPr="001126D6">
          <w:rPr>
            <w:rStyle w:val="Hyperlink"/>
          </w:rPr>
          <w:t>8.3.1</w:t>
        </w:r>
        <w:r>
          <w:rPr>
            <w:rFonts w:asciiTheme="minorHAnsi" w:eastAsiaTheme="minorEastAsia" w:hAnsiTheme="minorHAnsi" w:cstheme="minorBidi"/>
            <w:sz w:val="22"/>
            <w:szCs w:val="22"/>
          </w:rPr>
          <w:tab/>
        </w:r>
        <w:r w:rsidRPr="001126D6">
          <w:rPr>
            <w:rStyle w:val="Hyperlink"/>
          </w:rPr>
          <w:t>Realisierung der Server-Applikation</w:t>
        </w:r>
        <w:r>
          <w:rPr>
            <w:webHidden/>
          </w:rPr>
          <w:tab/>
        </w:r>
        <w:r>
          <w:rPr>
            <w:webHidden/>
          </w:rPr>
          <w:fldChar w:fldCharType="begin"/>
        </w:r>
        <w:r>
          <w:rPr>
            <w:webHidden/>
          </w:rPr>
          <w:instrText xml:space="preserve"> PAGEREF _Toc515977154 \h </w:instrText>
        </w:r>
        <w:r>
          <w:rPr>
            <w:webHidden/>
          </w:rPr>
        </w:r>
        <w:r>
          <w:rPr>
            <w:webHidden/>
          </w:rPr>
          <w:fldChar w:fldCharType="separate"/>
        </w:r>
        <w:r w:rsidR="00B974E6">
          <w:rPr>
            <w:webHidden/>
          </w:rPr>
          <w:t>43</w:t>
        </w:r>
        <w:r>
          <w:rPr>
            <w:webHidden/>
          </w:rPr>
          <w:fldChar w:fldCharType="end"/>
        </w:r>
      </w:hyperlink>
    </w:p>
    <w:p w14:paraId="76D50809" w14:textId="5F53E236" w:rsidR="0058316D" w:rsidRDefault="0058316D">
      <w:pPr>
        <w:pStyle w:val="Verzeichnis3"/>
        <w:rPr>
          <w:rFonts w:asciiTheme="minorHAnsi" w:eastAsiaTheme="minorEastAsia" w:hAnsiTheme="minorHAnsi" w:cstheme="minorBidi"/>
          <w:sz w:val="22"/>
          <w:szCs w:val="22"/>
        </w:rPr>
      </w:pPr>
      <w:hyperlink w:anchor="_Toc515977155" w:history="1">
        <w:r w:rsidRPr="001126D6">
          <w:rPr>
            <w:rStyle w:val="Hyperlink"/>
          </w:rPr>
          <w:t>8.3.2</w:t>
        </w:r>
        <w:r>
          <w:rPr>
            <w:rFonts w:asciiTheme="minorHAnsi" w:eastAsiaTheme="minorEastAsia" w:hAnsiTheme="minorHAnsi" w:cstheme="minorBidi"/>
            <w:sz w:val="22"/>
            <w:szCs w:val="22"/>
          </w:rPr>
          <w:tab/>
        </w:r>
        <w:r w:rsidRPr="001126D6">
          <w:rPr>
            <w:rStyle w:val="Hyperlink"/>
          </w:rPr>
          <w:t>Realisierung der Client-Applikation</w:t>
        </w:r>
        <w:r>
          <w:rPr>
            <w:webHidden/>
          </w:rPr>
          <w:tab/>
        </w:r>
        <w:r>
          <w:rPr>
            <w:webHidden/>
          </w:rPr>
          <w:fldChar w:fldCharType="begin"/>
        </w:r>
        <w:r>
          <w:rPr>
            <w:webHidden/>
          </w:rPr>
          <w:instrText xml:space="preserve"> PAGEREF _Toc515977155 \h </w:instrText>
        </w:r>
        <w:r>
          <w:rPr>
            <w:webHidden/>
          </w:rPr>
        </w:r>
        <w:r>
          <w:rPr>
            <w:webHidden/>
          </w:rPr>
          <w:fldChar w:fldCharType="separate"/>
        </w:r>
        <w:r w:rsidR="00B974E6">
          <w:rPr>
            <w:webHidden/>
          </w:rPr>
          <w:t>44</w:t>
        </w:r>
        <w:r>
          <w:rPr>
            <w:webHidden/>
          </w:rPr>
          <w:fldChar w:fldCharType="end"/>
        </w:r>
      </w:hyperlink>
    </w:p>
    <w:p w14:paraId="65A23D93" w14:textId="7469BFD3" w:rsidR="0058316D" w:rsidRDefault="0058316D">
      <w:pPr>
        <w:pStyle w:val="Verzeichnis3"/>
        <w:rPr>
          <w:rFonts w:asciiTheme="minorHAnsi" w:eastAsiaTheme="minorEastAsia" w:hAnsiTheme="minorHAnsi" w:cstheme="minorBidi"/>
          <w:sz w:val="22"/>
          <w:szCs w:val="22"/>
        </w:rPr>
      </w:pPr>
      <w:hyperlink w:anchor="_Toc515977156" w:history="1">
        <w:r w:rsidRPr="001126D6">
          <w:rPr>
            <w:rStyle w:val="Hyperlink"/>
          </w:rPr>
          <w:t>8.3.3</w:t>
        </w:r>
        <w:r>
          <w:rPr>
            <w:rFonts w:asciiTheme="minorHAnsi" w:eastAsiaTheme="minorEastAsia" w:hAnsiTheme="minorHAnsi" w:cstheme="minorBidi"/>
            <w:sz w:val="22"/>
            <w:szCs w:val="22"/>
          </w:rPr>
          <w:tab/>
        </w:r>
        <w:r w:rsidRPr="001126D6">
          <w:rPr>
            <w:rStyle w:val="Hyperlink"/>
          </w:rPr>
          <w:t>Systemvorbereitung und Erstellen eines FDT-Projekt</w:t>
        </w:r>
        <w:r>
          <w:rPr>
            <w:webHidden/>
          </w:rPr>
          <w:tab/>
        </w:r>
        <w:r>
          <w:rPr>
            <w:webHidden/>
          </w:rPr>
          <w:fldChar w:fldCharType="begin"/>
        </w:r>
        <w:r>
          <w:rPr>
            <w:webHidden/>
          </w:rPr>
          <w:instrText xml:space="preserve"> PAGEREF _Toc515977156 \h </w:instrText>
        </w:r>
        <w:r>
          <w:rPr>
            <w:webHidden/>
          </w:rPr>
        </w:r>
        <w:r>
          <w:rPr>
            <w:webHidden/>
          </w:rPr>
          <w:fldChar w:fldCharType="separate"/>
        </w:r>
        <w:r w:rsidR="00B974E6">
          <w:rPr>
            <w:webHidden/>
          </w:rPr>
          <w:t>45</w:t>
        </w:r>
        <w:r>
          <w:rPr>
            <w:webHidden/>
          </w:rPr>
          <w:fldChar w:fldCharType="end"/>
        </w:r>
      </w:hyperlink>
    </w:p>
    <w:p w14:paraId="1C21176E" w14:textId="137F44B5" w:rsidR="0058316D" w:rsidRDefault="0058316D">
      <w:pPr>
        <w:pStyle w:val="Verzeichnis3"/>
        <w:rPr>
          <w:rFonts w:asciiTheme="minorHAnsi" w:eastAsiaTheme="minorEastAsia" w:hAnsiTheme="minorHAnsi" w:cstheme="minorBidi"/>
          <w:sz w:val="22"/>
          <w:szCs w:val="22"/>
        </w:rPr>
      </w:pPr>
      <w:hyperlink w:anchor="_Toc515977157" w:history="1">
        <w:r w:rsidRPr="001126D6">
          <w:rPr>
            <w:rStyle w:val="Hyperlink"/>
          </w:rPr>
          <w:t>8.3.4</w:t>
        </w:r>
        <w:r>
          <w:rPr>
            <w:rFonts w:asciiTheme="minorHAnsi" w:eastAsiaTheme="minorEastAsia" w:hAnsiTheme="minorHAnsi" w:cstheme="minorBidi"/>
            <w:sz w:val="22"/>
            <w:szCs w:val="22"/>
          </w:rPr>
          <w:tab/>
        </w:r>
        <w:r w:rsidRPr="001126D6">
          <w:rPr>
            <w:rStyle w:val="Hyperlink"/>
          </w:rPr>
          <w:t>Anzeigen einer Topologie</w:t>
        </w:r>
        <w:r>
          <w:rPr>
            <w:webHidden/>
          </w:rPr>
          <w:tab/>
        </w:r>
        <w:r>
          <w:rPr>
            <w:webHidden/>
          </w:rPr>
          <w:fldChar w:fldCharType="begin"/>
        </w:r>
        <w:r>
          <w:rPr>
            <w:webHidden/>
          </w:rPr>
          <w:instrText xml:space="preserve"> PAGEREF _Toc515977157 \h </w:instrText>
        </w:r>
        <w:r>
          <w:rPr>
            <w:webHidden/>
          </w:rPr>
        </w:r>
        <w:r>
          <w:rPr>
            <w:webHidden/>
          </w:rPr>
          <w:fldChar w:fldCharType="separate"/>
        </w:r>
        <w:r w:rsidR="00B974E6">
          <w:rPr>
            <w:webHidden/>
          </w:rPr>
          <w:t>46</w:t>
        </w:r>
        <w:r>
          <w:rPr>
            <w:webHidden/>
          </w:rPr>
          <w:fldChar w:fldCharType="end"/>
        </w:r>
      </w:hyperlink>
    </w:p>
    <w:p w14:paraId="3C8CA76F" w14:textId="60FA1FDF" w:rsidR="0058316D" w:rsidRDefault="0058316D">
      <w:pPr>
        <w:pStyle w:val="Verzeichnis1"/>
        <w:rPr>
          <w:rFonts w:asciiTheme="minorHAnsi" w:eastAsiaTheme="minorEastAsia" w:hAnsiTheme="minorHAnsi" w:cstheme="minorBidi"/>
          <w:b w:val="0"/>
          <w:bCs w:val="0"/>
          <w:noProof/>
          <w:sz w:val="22"/>
          <w:szCs w:val="22"/>
        </w:rPr>
      </w:pPr>
      <w:hyperlink w:anchor="_Toc515977158" w:history="1">
        <w:r w:rsidRPr="001126D6">
          <w:rPr>
            <w:rStyle w:val="Hyperlink"/>
            <w:noProof/>
          </w:rPr>
          <w:t>9</w:t>
        </w:r>
        <w:r>
          <w:rPr>
            <w:rFonts w:asciiTheme="minorHAnsi" w:eastAsiaTheme="minorEastAsia" w:hAnsiTheme="minorHAnsi" w:cstheme="minorBidi"/>
            <w:b w:val="0"/>
            <w:bCs w:val="0"/>
            <w:noProof/>
            <w:sz w:val="22"/>
            <w:szCs w:val="22"/>
          </w:rPr>
          <w:tab/>
        </w:r>
        <w:r w:rsidRPr="001126D6">
          <w:rPr>
            <w:rStyle w:val="Hyperlink"/>
            <w:noProof/>
          </w:rPr>
          <w:t>Zusammenfassung und Ausblick</w:t>
        </w:r>
        <w:r>
          <w:rPr>
            <w:noProof/>
            <w:webHidden/>
          </w:rPr>
          <w:tab/>
        </w:r>
        <w:r>
          <w:rPr>
            <w:noProof/>
            <w:webHidden/>
          </w:rPr>
          <w:fldChar w:fldCharType="begin"/>
        </w:r>
        <w:r>
          <w:rPr>
            <w:noProof/>
            <w:webHidden/>
          </w:rPr>
          <w:instrText xml:space="preserve"> PAGEREF _Toc515977158 \h </w:instrText>
        </w:r>
        <w:r>
          <w:rPr>
            <w:noProof/>
            <w:webHidden/>
          </w:rPr>
        </w:r>
        <w:r>
          <w:rPr>
            <w:noProof/>
            <w:webHidden/>
          </w:rPr>
          <w:fldChar w:fldCharType="separate"/>
        </w:r>
        <w:r w:rsidR="00B974E6">
          <w:rPr>
            <w:noProof/>
            <w:webHidden/>
          </w:rPr>
          <w:t>47</w:t>
        </w:r>
        <w:r>
          <w:rPr>
            <w:noProof/>
            <w:webHidden/>
          </w:rPr>
          <w:fldChar w:fldCharType="end"/>
        </w:r>
      </w:hyperlink>
    </w:p>
    <w:p w14:paraId="7B002A4F" w14:textId="4BBD754D" w:rsidR="0058316D" w:rsidRDefault="0058316D">
      <w:pPr>
        <w:pStyle w:val="Verzeichnis2"/>
        <w:rPr>
          <w:rFonts w:asciiTheme="minorHAnsi" w:eastAsiaTheme="minorEastAsia" w:hAnsiTheme="minorHAnsi" w:cstheme="minorBidi"/>
          <w:bCs w:val="0"/>
          <w:noProof/>
          <w:sz w:val="22"/>
          <w:szCs w:val="22"/>
        </w:rPr>
      </w:pPr>
      <w:hyperlink w:anchor="_Toc515977159" w:history="1">
        <w:r w:rsidRPr="001126D6">
          <w:rPr>
            <w:rStyle w:val="Hyperlink"/>
            <w:noProof/>
          </w:rPr>
          <w:t>9.1</w:t>
        </w:r>
        <w:r>
          <w:rPr>
            <w:rFonts w:asciiTheme="minorHAnsi" w:eastAsiaTheme="minorEastAsia" w:hAnsiTheme="minorHAnsi" w:cstheme="minorBidi"/>
            <w:bCs w:val="0"/>
            <w:noProof/>
            <w:sz w:val="22"/>
            <w:szCs w:val="22"/>
          </w:rPr>
          <w:tab/>
        </w:r>
        <w:r w:rsidRPr="001126D6">
          <w:rPr>
            <w:rStyle w:val="Hyperlink"/>
            <w:noProof/>
          </w:rPr>
          <w:t>Zusammenfassung</w:t>
        </w:r>
        <w:r>
          <w:rPr>
            <w:noProof/>
            <w:webHidden/>
          </w:rPr>
          <w:tab/>
        </w:r>
        <w:r>
          <w:rPr>
            <w:noProof/>
            <w:webHidden/>
          </w:rPr>
          <w:fldChar w:fldCharType="begin"/>
        </w:r>
        <w:r>
          <w:rPr>
            <w:noProof/>
            <w:webHidden/>
          </w:rPr>
          <w:instrText xml:space="preserve"> PAGEREF _Toc515977159 \h </w:instrText>
        </w:r>
        <w:r>
          <w:rPr>
            <w:noProof/>
            <w:webHidden/>
          </w:rPr>
        </w:r>
        <w:r>
          <w:rPr>
            <w:noProof/>
            <w:webHidden/>
          </w:rPr>
          <w:fldChar w:fldCharType="separate"/>
        </w:r>
        <w:r w:rsidR="00B974E6">
          <w:rPr>
            <w:noProof/>
            <w:webHidden/>
          </w:rPr>
          <w:t>47</w:t>
        </w:r>
        <w:r>
          <w:rPr>
            <w:noProof/>
            <w:webHidden/>
          </w:rPr>
          <w:fldChar w:fldCharType="end"/>
        </w:r>
      </w:hyperlink>
    </w:p>
    <w:p w14:paraId="5064027F" w14:textId="33CA9203" w:rsidR="0058316D" w:rsidRDefault="0058316D">
      <w:pPr>
        <w:pStyle w:val="Verzeichnis2"/>
        <w:rPr>
          <w:rFonts w:asciiTheme="minorHAnsi" w:eastAsiaTheme="minorEastAsia" w:hAnsiTheme="minorHAnsi" w:cstheme="minorBidi"/>
          <w:bCs w:val="0"/>
          <w:noProof/>
          <w:sz w:val="22"/>
          <w:szCs w:val="22"/>
        </w:rPr>
      </w:pPr>
      <w:hyperlink w:anchor="_Toc515977160" w:history="1">
        <w:r w:rsidRPr="001126D6">
          <w:rPr>
            <w:rStyle w:val="Hyperlink"/>
            <w:noProof/>
          </w:rPr>
          <w:t>9.2</w:t>
        </w:r>
        <w:r>
          <w:rPr>
            <w:rFonts w:asciiTheme="minorHAnsi" w:eastAsiaTheme="minorEastAsia" w:hAnsiTheme="minorHAnsi" w:cstheme="minorBidi"/>
            <w:bCs w:val="0"/>
            <w:noProof/>
            <w:sz w:val="22"/>
            <w:szCs w:val="22"/>
          </w:rPr>
          <w:tab/>
        </w:r>
        <w:r w:rsidRPr="001126D6">
          <w:rPr>
            <w:rStyle w:val="Hyperlink"/>
            <w:noProof/>
          </w:rPr>
          <w:t>Ausblick</w:t>
        </w:r>
        <w:r>
          <w:rPr>
            <w:noProof/>
            <w:webHidden/>
          </w:rPr>
          <w:tab/>
        </w:r>
        <w:r>
          <w:rPr>
            <w:noProof/>
            <w:webHidden/>
          </w:rPr>
          <w:fldChar w:fldCharType="begin"/>
        </w:r>
        <w:r>
          <w:rPr>
            <w:noProof/>
            <w:webHidden/>
          </w:rPr>
          <w:instrText xml:space="preserve"> PAGEREF _Toc515977160 \h </w:instrText>
        </w:r>
        <w:r>
          <w:rPr>
            <w:noProof/>
            <w:webHidden/>
          </w:rPr>
        </w:r>
        <w:r>
          <w:rPr>
            <w:noProof/>
            <w:webHidden/>
          </w:rPr>
          <w:fldChar w:fldCharType="separate"/>
        </w:r>
        <w:r w:rsidR="00B974E6">
          <w:rPr>
            <w:noProof/>
            <w:webHidden/>
          </w:rPr>
          <w:t>48</w:t>
        </w:r>
        <w:r>
          <w:rPr>
            <w:noProof/>
            <w:webHidden/>
          </w:rPr>
          <w:fldChar w:fldCharType="end"/>
        </w:r>
      </w:hyperlink>
    </w:p>
    <w:p w14:paraId="27C0AE43" w14:textId="0C075273" w:rsidR="0058316D" w:rsidRDefault="0058316D">
      <w:pPr>
        <w:pStyle w:val="Verzeichnis1"/>
        <w:rPr>
          <w:rFonts w:asciiTheme="minorHAnsi" w:eastAsiaTheme="minorEastAsia" w:hAnsiTheme="minorHAnsi" w:cstheme="minorBidi"/>
          <w:b w:val="0"/>
          <w:bCs w:val="0"/>
          <w:noProof/>
          <w:sz w:val="22"/>
          <w:szCs w:val="22"/>
        </w:rPr>
      </w:pPr>
      <w:hyperlink w:anchor="_Toc515977161" w:history="1">
        <w:r w:rsidRPr="001126D6">
          <w:rPr>
            <w:rStyle w:val="Hyperlink"/>
            <w:noProof/>
          </w:rPr>
          <w:t>Literatur</w:t>
        </w:r>
        <w:r>
          <w:rPr>
            <w:noProof/>
            <w:webHidden/>
          </w:rPr>
          <w:tab/>
        </w:r>
        <w:r>
          <w:rPr>
            <w:noProof/>
            <w:webHidden/>
          </w:rPr>
          <w:fldChar w:fldCharType="begin"/>
        </w:r>
        <w:r>
          <w:rPr>
            <w:noProof/>
            <w:webHidden/>
          </w:rPr>
          <w:instrText xml:space="preserve"> PAGEREF _Toc515977161 \h </w:instrText>
        </w:r>
        <w:r>
          <w:rPr>
            <w:noProof/>
            <w:webHidden/>
          </w:rPr>
        </w:r>
        <w:r>
          <w:rPr>
            <w:noProof/>
            <w:webHidden/>
          </w:rPr>
          <w:fldChar w:fldCharType="separate"/>
        </w:r>
        <w:r w:rsidR="00B974E6">
          <w:rPr>
            <w:noProof/>
            <w:webHidden/>
          </w:rPr>
          <w:t>53</w:t>
        </w:r>
        <w:r>
          <w:rPr>
            <w:noProof/>
            <w:webHidden/>
          </w:rPr>
          <w:fldChar w:fldCharType="end"/>
        </w:r>
      </w:hyperlink>
    </w:p>
    <w:p w14:paraId="25E9F7F0" w14:textId="6ECDB7DE" w:rsidR="0058316D" w:rsidRDefault="0058316D">
      <w:pPr>
        <w:pStyle w:val="Verzeichnis1"/>
        <w:rPr>
          <w:rFonts w:asciiTheme="minorHAnsi" w:eastAsiaTheme="minorEastAsia" w:hAnsiTheme="minorHAnsi" w:cstheme="minorBidi"/>
          <w:b w:val="0"/>
          <w:bCs w:val="0"/>
          <w:noProof/>
          <w:sz w:val="22"/>
          <w:szCs w:val="22"/>
        </w:rPr>
      </w:pPr>
      <w:hyperlink w:anchor="_Toc515977162" w:history="1">
        <w:r w:rsidRPr="001126D6">
          <w:rPr>
            <w:rStyle w:val="Hyperlink"/>
            <w:noProof/>
          </w:rPr>
          <w:t>Index</w:t>
        </w:r>
        <w:r>
          <w:rPr>
            <w:noProof/>
            <w:webHidden/>
          </w:rPr>
          <w:tab/>
        </w:r>
        <w:r>
          <w:rPr>
            <w:noProof/>
            <w:webHidden/>
          </w:rPr>
          <w:fldChar w:fldCharType="begin"/>
        </w:r>
        <w:r>
          <w:rPr>
            <w:noProof/>
            <w:webHidden/>
          </w:rPr>
          <w:instrText xml:space="preserve"> PAGEREF _Toc515977162 \h </w:instrText>
        </w:r>
        <w:r>
          <w:rPr>
            <w:noProof/>
            <w:webHidden/>
          </w:rPr>
        </w:r>
        <w:r>
          <w:rPr>
            <w:noProof/>
            <w:webHidden/>
          </w:rPr>
          <w:fldChar w:fldCharType="separate"/>
        </w:r>
        <w:r w:rsidR="00B974E6">
          <w:rPr>
            <w:noProof/>
            <w:webHidden/>
          </w:rPr>
          <w:t>55</w:t>
        </w:r>
        <w:r>
          <w:rPr>
            <w:noProof/>
            <w:webHidden/>
          </w:rPr>
          <w:fldChar w:fldCharType="end"/>
        </w:r>
      </w:hyperlink>
    </w:p>
    <w:p w14:paraId="1BD9837D" w14:textId="3FD6B569" w:rsidR="0058316D" w:rsidRDefault="0058316D">
      <w:pPr>
        <w:pStyle w:val="Verzeichnis1"/>
        <w:rPr>
          <w:rFonts w:asciiTheme="minorHAnsi" w:eastAsiaTheme="minorEastAsia" w:hAnsiTheme="minorHAnsi" w:cstheme="minorBidi"/>
          <w:b w:val="0"/>
          <w:bCs w:val="0"/>
          <w:noProof/>
          <w:sz w:val="22"/>
          <w:szCs w:val="22"/>
        </w:rPr>
      </w:pPr>
      <w:hyperlink w:anchor="_Toc515977163" w:history="1">
        <w:r w:rsidRPr="001126D6">
          <w:rPr>
            <w:rStyle w:val="Hyperlink"/>
            <w:noProof/>
          </w:rPr>
          <w:t>Glossar</w:t>
        </w:r>
        <w:r>
          <w:rPr>
            <w:noProof/>
            <w:webHidden/>
          </w:rPr>
          <w:tab/>
        </w:r>
        <w:r>
          <w:rPr>
            <w:noProof/>
            <w:webHidden/>
          </w:rPr>
          <w:fldChar w:fldCharType="begin"/>
        </w:r>
        <w:r>
          <w:rPr>
            <w:noProof/>
            <w:webHidden/>
          </w:rPr>
          <w:instrText xml:space="preserve"> PAGEREF _Toc515977163 \h </w:instrText>
        </w:r>
        <w:r>
          <w:rPr>
            <w:noProof/>
            <w:webHidden/>
          </w:rPr>
        </w:r>
        <w:r>
          <w:rPr>
            <w:noProof/>
            <w:webHidden/>
          </w:rPr>
          <w:fldChar w:fldCharType="separate"/>
        </w:r>
        <w:r w:rsidR="00B974E6">
          <w:rPr>
            <w:noProof/>
            <w:webHidden/>
          </w:rPr>
          <w:t>57</w:t>
        </w:r>
        <w:r>
          <w:rPr>
            <w:noProof/>
            <w:webHidden/>
          </w:rPr>
          <w:fldChar w:fldCharType="end"/>
        </w:r>
      </w:hyperlink>
    </w:p>
    <w:p w14:paraId="029608F6" w14:textId="60EAB316" w:rsidR="0058316D" w:rsidRDefault="0058316D">
      <w:pPr>
        <w:pStyle w:val="Verzeichnis1"/>
        <w:rPr>
          <w:rFonts w:asciiTheme="minorHAnsi" w:eastAsiaTheme="minorEastAsia" w:hAnsiTheme="minorHAnsi" w:cstheme="minorBidi"/>
          <w:b w:val="0"/>
          <w:bCs w:val="0"/>
          <w:noProof/>
          <w:sz w:val="22"/>
          <w:szCs w:val="22"/>
        </w:rPr>
      </w:pPr>
      <w:hyperlink w:anchor="_Toc515977164" w:history="1">
        <w:r w:rsidRPr="001126D6">
          <w:rPr>
            <w:rStyle w:val="Hyperlink"/>
            <w:noProof/>
          </w:rPr>
          <w:t>Erklärung der Kandidatin / des Kandidaten</w:t>
        </w:r>
        <w:r>
          <w:rPr>
            <w:noProof/>
            <w:webHidden/>
          </w:rPr>
          <w:tab/>
        </w:r>
        <w:r>
          <w:rPr>
            <w:noProof/>
            <w:webHidden/>
          </w:rPr>
          <w:fldChar w:fldCharType="begin"/>
        </w:r>
        <w:r>
          <w:rPr>
            <w:noProof/>
            <w:webHidden/>
          </w:rPr>
          <w:instrText xml:space="preserve"> PAGEREF _Toc515977164 \h </w:instrText>
        </w:r>
        <w:r>
          <w:rPr>
            <w:noProof/>
            <w:webHidden/>
          </w:rPr>
        </w:r>
        <w:r>
          <w:rPr>
            <w:noProof/>
            <w:webHidden/>
          </w:rPr>
          <w:fldChar w:fldCharType="separate"/>
        </w:r>
        <w:r w:rsidR="00B974E6">
          <w:rPr>
            <w:noProof/>
            <w:webHidden/>
          </w:rPr>
          <w:t>59</w:t>
        </w:r>
        <w:r>
          <w:rPr>
            <w:noProof/>
            <w:webHidden/>
          </w:rPr>
          <w:fldChar w:fldCharType="end"/>
        </w:r>
      </w:hyperlink>
    </w:p>
    <w:p w14:paraId="63236D42" w14:textId="0A19196B"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4"/>
          <w:pgSz w:w="11906" w:h="16838" w:code="9"/>
          <w:pgMar w:top="1701" w:right="1418" w:bottom="1134" w:left="1418" w:header="709" w:footer="709" w:gutter="0"/>
          <w:pgNumType w:fmt="lowerRoman"/>
          <w:cols w:space="708"/>
          <w:docGrid w:linePitch="360"/>
        </w:sectPr>
      </w:pPr>
    </w:p>
    <w:p w14:paraId="4445A83C" w14:textId="6470B212"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04D8F642" w14:textId="46061EBA" w:rsidR="0058316D"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5977165" w:history="1">
        <w:r w:rsidR="0058316D" w:rsidRPr="00DC5573">
          <w:rPr>
            <w:rStyle w:val="Hyperlink"/>
          </w:rPr>
          <w:t>Abbildung 1: Haupteingang Hilscher Gesellschaft für Systemautomation mbH</w:t>
        </w:r>
        <w:r w:rsidR="0058316D">
          <w:rPr>
            <w:webHidden/>
          </w:rPr>
          <w:tab/>
        </w:r>
        <w:r w:rsidR="0058316D">
          <w:rPr>
            <w:webHidden/>
          </w:rPr>
          <w:fldChar w:fldCharType="begin"/>
        </w:r>
        <w:r w:rsidR="0058316D">
          <w:rPr>
            <w:webHidden/>
          </w:rPr>
          <w:instrText xml:space="preserve"> PAGEREF _Toc515977165 \h </w:instrText>
        </w:r>
        <w:r w:rsidR="0058316D">
          <w:rPr>
            <w:webHidden/>
          </w:rPr>
        </w:r>
        <w:r w:rsidR="0058316D">
          <w:rPr>
            <w:webHidden/>
          </w:rPr>
          <w:fldChar w:fldCharType="separate"/>
        </w:r>
        <w:r w:rsidR="00B974E6">
          <w:rPr>
            <w:webHidden/>
          </w:rPr>
          <w:t>4</w:t>
        </w:r>
        <w:r w:rsidR="0058316D">
          <w:rPr>
            <w:webHidden/>
          </w:rPr>
          <w:fldChar w:fldCharType="end"/>
        </w:r>
      </w:hyperlink>
    </w:p>
    <w:p w14:paraId="126BF408" w14:textId="62ADCF35" w:rsidR="0058316D" w:rsidRDefault="0058316D">
      <w:pPr>
        <w:pStyle w:val="Abbildungsverzeichnis"/>
        <w:rPr>
          <w:rFonts w:asciiTheme="minorHAnsi" w:eastAsiaTheme="minorEastAsia" w:hAnsiTheme="minorHAnsi" w:cstheme="minorBidi"/>
          <w:bCs w:val="0"/>
          <w:sz w:val="22"/>
          <w:szCs w:val="22"/>
        </w:rPr>
      </w:pPr>
      <w:hyperlink w:anchor="_Toc515977166" w:history="1">
        <w:r w:rsidRPr="00DC5573">
          <w:rPr>
            <w:rStyle w:val="Hyperlink"/>
          </w:rPr>
          <w:t>Abbildung 2: Linien-Topologie</w:t>
        </w:r>
        <w:r>
          <w:rPr>
            <w:webHidden/>
          </w:rPr>
          <w:tab/>
        </w:r>
        <w:r>
          <w:rPr>
            <w:webHidden/>
          </w:rPr>
          <w:fldChar w:fldCharType="begin"/>
        </w:r>
        <w:r>
          <w:rPr>
            <w:webHidden/>
          </w:rPr>
          <w:instrText xml:space="preserve"> PAGEREF _Toc515977166 \h </w:instrText>
        </w:r>
        <w:r>
          <w:rPr>
            <w:webHidden/>
          </w:rPr>
        </w:r>
        <w:r>
          <w:rPr>
            <w:webHidden/>
          </w:rPr>
          <w:fldChar w:fldCharType="separate"/>
        </w:r>
        <w:r w:rsidR="00B974E6">
          <w:rPr>
            <w:webHidden/>
          </w:rPr>
          <w:t>8</w:t>
        </w:r>
        <w:r>
          <w:rPr>
            <w:webHidden/>
          </w:rPr>
          <w:fldChar w:fldCharType="end"/>
        </w:r>
      </w:hyperlink>
    </w:p>
    <w:p w14:paraId="527D9745" w14:textId="4663A0DF" w:rsidR="0058316D" w:rsidRDefault="0058316D">
      <w:pPr>
        <w:pStyle w:val="Abbildungsverzeichnis"/>
        <w:rPr>
          <w:rFonts w:asciiTheme="minorHAnsi" w:eastAsiaTheme="minorEastAsia" w:hAnsiTheme="minorHAnsi" w:cstheme="minorBidi"/>
          <w:bCs w:val="0"/>
          <w:sz w:val="22"/>
          <w:szCs w:val="22"/>
        </w:rPr>
      </w:pPr>
      <w:hyperlink w:anchor="_Toc515977167" w:history="1">
        <w:r w:rsidRPr="00DC5573">
          <w:rPr>
            <w:rStyle w:val="Hyperlink"/>
          </w:rPr>
          <w:t>Abbildung 3: Ring-Topologie</w:t>
        </w:r>
        <w:r>
          <w:rPr>
            <w:webHidden/>
          </w:rPr>
          <w:tab/>
        </w:r>
        <w:r>
          <w:rPr>
            <w:webHidden/>
          </w:rPr>
          <w:fldChar w:fldCharType="begin"/>
        </w:r>
        <w:r>
          <w:rPr>
            <w:webHidden/>
          </w:rPr>
          <w:instrText xml:space="preserve"> PAGEREF _Toc515977167 \h </w:instrText>
        </w:r>
        <w:r>
          <w:rPr>
            <w:webHidden/>
          </w:rPr>
        </w:r>
        <w:r>
          <w:rPr>
            <w:webHidden/>
          </w:rPr>
          <w:fldChar w:fldCharType="separate"/>
        </w:r>
        <w:r w:rsidR="00B974E6">
          <w:rPr>
            <w:webHidden/>
          </w:rPr>
          <w:t>8</w:t>
        </w:r>
        <w:r>
          <w:rPr>
            <w:webHidden/>
          </w:rPr>
          <w:fldChar w:fldCharType="end"/>
        </w:r>
      </w:hyperlink>
    </w:p>
    <w:p w14:paraId="37210D08" w14:textId="0AFC8A68" w:rsidR="0058316D" w:rsidRDefault="0058316D">
      <w:pPr>
        <w:pStyle w:val="Abbildungsverzeichnis"/>
        <w:rPr>
          <w:rFonts w:asciiTheme="minorHAnsi" w:eastAsiaTheme="minorEastAsia" w:hAnsiTheme="minorHAnsi" w:cstheme="minorBidi"/>
          <w:bCs w:val="0"/>
          <w:sz w:val="22"/>
          <w:szCs w:val="22"/>
        </w:rPr>
      </w:pPr>
      <w:hyperlink w:anchor="_Toc515977168" w:history="1">
        <w:r w:rsidRPr="00DC5573">
          <w:rPr>
            <w:rStyle w:val="Hyperlink"/>
          </w:rPr>
          <w:t>Abbildung 4: Stern-Topologie</w:t>
        </w:r>
        <w:r>
          <w:rPr>
            <w:webHidden/>
          </w:rPr>
          <w:tab/>
        </w:r>
        <w:r>
          <w:rPr>
            <w:webHidden/>
          </w:rPr>
          <w:fldChar w:fldCharType="begin"/>
        </w:r>
        <w:r>
          <w:rPr>
            <w:webHidden/>
          </w:rPr>
          <w:instrText xml:space="preserve"> PAGEREF _Toc515977168 \h </w:instrText>
        </w:r>
        <w:r>
          <w:rPr>
            <w:webHidden/>
          </w:rPr>
        </w:r>
        <w:r>
          <w:rPr>
            <w:webHidden/>
          </w:rPr>
          <w:fldChar w:fldCharType="separate"/>
        </w:r>
        <w:r w:rsidR="00B974E6">
          <w:rPr>
            <w:webHidden/>
          </w:rPr>
          <w:t>9</w:t>
        </w:r>
        <w:r>
          <w:rPr>
            <w:webHidden/>
          </w:rPr>
          <w:fldChar w:fldCharType="end"/>
        </w:r>
      </w:hyperlink>
    </w:p>
    <w:p w14:paraId="09FDB304" w14:textId="2D2A2DFF" w:rsidR="0058316D" w:rsidRDefault="0058316D">
      <w:pPr>
        <w:pStyle w:val="Abbildungsverzeichnis"/>
        <w:rPr>
          <w:rFonts w:asciiTheme="minorHAnsi" w:eastAsiaTheme="minorEastAsia" w:hAnsiTheme="minorHAnsi" w:cstheme="minorBidi"/>
          <w:bCs w:val="0"/>
          <w:sz w:val="22"/>
          <w:szCs w:val="22"/>
        </w:rPr>
      </w:pPr>
      <w:hyperlink w:anchor="_Toc515977169" w:history="1">
        <w:r w:rsidRPr="00DC5573">
          <w:rPr>
            <w:rStyle w:val="Hyperlink"/>
          </w:rPr>
          <w:t>Abbildung 5: Baum-Topologie</w:t>
        </w:r>
        <w:r>
          <w:rPr>
            <w:webHidden/>
          </w:rPr>
          <w:tab/>
        </w:r>
        <w:r>
          <w:rPr>
            <w:webHidden/>
          </w:rPr>
          <w:fldChar w:fldCharType="begin"/>
        </w:r>
        <w:r>
          <w:rPr>
            <w:webHidden/>
          </w:rPr>
          <w:instrText xml:space="preserve"> PAGEREF _Toc515977169 \h </w:instrText>
        </w:r>
        <w:r>
          <w:rPr>
            <w:webHidden/>
          </w:rPr>
        </w:r>
        <w:r>
          <w:rPr>
            <w:webHidden/>
          </w:rPr>
          <w:fldChar w:fldCharType="separate"/>
        </w:r>
        <w:r w:rsidR="00B974E6">
          <w:rPr>
            <w:webHidden/>
          </w:rPr>
          <w:t>10</w:t>
        </w:r>
        <w:r>
          <w:rPr>
            <w:webHidden/>
          </w:rPr>
          <w:fldChar w:fldCharType="end"/>
        </w:r>
      </w:hyperlink>
    </w:p>
    <w:p w14:paraId="64C96263" w14:textId="3DA17C26" w:rsidR="0058316D" w:rsidRDefault="0058316D">
      <w:pPr>
        <w:pStyle w:val="Abbildungsverzeichnis"/>
        <w:rPr>
          <w:rFonts w:asciiTheme="minorHAnsi" w:eastAsiaTheme="minorEastAsia" w:hAnsiTheme="minorHAnsi" w:cstheme="minorBidi"/>
          <w:bCs w:val="0"/>
          <w:sz w:val="22"/>
          <w:szCs w:val="22"/>
        </w:rPr>
      </w:pPr>
      <w:hyperlink w:anchor="_Toc515977170" w:history="1">
        <w:r w:rsidRPr="00DC5573">
          <w:rPr>
            <w:rStyle w:val="Hyperlink"/>
          </w:rPr>
          <w:t>Abbildung 6: Vermaschtes Netzwerk</w:t>
        </w:r>
        <w:r>
          <w:rPr>
            <w:webHidden/>
          </w:rPr>
          <w:tab/>
        </w:r>
        <w:r>
          <w:rPr>
            <w:webHidden/>
          </w:rPr>
          <w:fldChar w:fldCharType="begin"/>
        </w:r>
        <w:r>
          <w:rPr>
            <w:webHidden/>
          </w:rPr>
          <w:instrText xml:space="preserve"> PAGEREF _Toc515977170 \h </w:instrText>
        </w:r>
        <w:r>
          <w:rPr>
            <w:webHidden/>
          </w:rPr>
        </w:r>
        <w:r>
          <w:rPr>
            <w:webHidden/>
          </w:rPr>
          <w:fldChar w:fldCharType="separate"/>
        </w:r>
        <w:r w:rsidR="00B974E6">
          <w:rPr>
            <w:webHidden/>
          </w:rPr>
          <w:t>11</w:t>
        </w:r>
        <w:r>
          <w:rPr>
            <w:webHidden/>
          </w:rPr>
          <w:fldChar w:fldCharType="end"/>
        </w:r>
      </w:hyperlink>
    </w:p>
    <w:p w14:paraId="1CD06A2D" w14:textId="4FB27F71" w:rsidR="0058316D" w:rsidRDefault="0058316D">
      <w:pPr>
        <w:pStyle w:val="Abbildungsverzeichnis"/>
        <w:rPr>
          <w:rFonts w:asciiTheme="minorHAnsi" w:eastAsiaTheme="minorEastAsia" w:hAnsiTheme="minorHAnsi" w:cstheme="minorBidi"/>
          <w:bCs w:val="0"/>
          <w:sz w:val="22"/>
          <w:szCs w:val="22"/>
        </w:rPr>
      </w:pPr>
      <w:hyperlink w:anchor="_Toc515977171" w:history="1">
        <w:r w:rsidRPr="00DC5573">
          <w:rPr>
            <w:rStyle w:val="Hyperlink"/>
          </w:rPr>
          <w:t>Abbildung 7: Beispielhafte PROFIBUS-Topologie an einem Master-Slave-System</w:t>
        </w:r>
        <w:r>
          <w:rPr>
            <w:webHidden/>
          </w:rPr>
          <w:tab/>
        </w:r>
        <w:r>
          <w:rPr>
            <w:webHidden/>
          </w:rPr>
          <w:fldChar w:fldCharType="begin"/>
        </w:r>
        <w:r>
          <w:rPr>
            <w:webHidden/>
          </w:rPr>
          <w:instrText xml:space="preserve"> PAGEREF _Toc515977171 \h </w:instrText>
        </w:r>
        <w:r>
          <w:rPr>
            <w:webHidden/>
          </w:rPr>
        </w:r>
        <w:r>
          <w:rPr>
            <w:webHidden/>
          </w:rPr>
          <w:fldChar w:fldCharType="separate"/>
        </w:r>
        <w:r w:rsidR="00B974E6">
          <w:rPr>
            <w:webHidden/>
          </w:rPr>
          <w:t>12</w:t>
        </w:r>
        <w:r>
          <w:rPr>
            <w:webHidden/>
          </w:rPr>
          <w:fldChar w:fldCharType="end"/>
        </w:r>
      </w:hyperlink>
    </w:p>
    <w:p w14:paraId="0285FDA5" w14:textId="0025B2A3" w:rsidR="0058316D" w:rsidRDefault="0058316D">
      <w:pPr>
        <w:pStyle w:val="Abbildungsverzeichnis"/>
        <w:rPr>
          <w:rFonts w:asciiTheme="minorHAnsi" w:eastAsiaTheme="minorEastAsia" w:hAnsiTheme="minorHAnsi" w:cstheme="minorBidi"/>
          <w:bCs w:val="0"/>
          <w:sz w:val="22"/>
          <w:szCs w:val="22"/>
        </w:rPr>
      </w:pPr>
      <w:hyperlink w:anchor="_Toc515977172" w:history="1">
        <w:r w:rsidRPr="00DC5573">
          <w:rPr>
            <w:rStyle w:val="Hyperlink"/>
          </w:rPr>
          <w:t xml:space="preserve">Abbildung 8: Vereinfachtes Übersichtschema </w:t>
        </w:r>
        <w:r w:rsidRPr="00DC5573">
          <w:rPr>
            <w:rStyle w:val="Hyperlink"/>
            <w:i/>
          </w:rPr>
          <w:t>ComStudio</w:t>
        </w:r>
        <w:r w:rsidRPr="00DC5573">
          <w:rPr>
            <w:rStyle w:val="Hyperlink"/>
          </w:rPr>
          <w:t xml:space="preserve"> mit zukünftiger Topology-Editor</w:t>
        </w:r>
        <w:r>
          <w:rPr>
            <w:webHidden/>
          </w:rPr>
          <w:tab/>
        </w:r>
        <w:r>
          <w:rPr>
            <w:webHidden/>
          </w:rPr>
          <w:fldChar w:fldCharType="begin"/>
        </w:r>
        <w:r>
          <w:rPr>
            <w:webHidden/>
          </w:rPr>
          <w:instrText xml:space="preserve"> PAGEREF _Toc515977172 \h </w:instrText>
        </w:r>
        <w:r>
          <w:rPr>
            <w:webHidden/>
          </w:rPr>
        </w:r>
        <w:r>
          <w:rPr>
            <w:webHidden/>
          </w:rPr>
          <w:fldChar w:fldCharType="separate"/>
        </w:r>
        <w:r w:rsidR="00B974E6">
          <w:rPr>
            <w:webHidden/>
          </w:rPr>
          <w:t>15</w:t>
        </w:r>
        <w:r>
          <w:rPr>
            <w:webHidden/>
          </w:rPr>
          <w:fldChar w:fldCharType="end"/>
        </w:r>
      </w:hyperlink>
    </w:p>
    <w:p w14:paraId="69604661" w14:textId="3AA5F721" w:rsidR="0058316D" w:rsidRDefault="0058316D">
      <w:pPr>
        <w:pStyle w:val="Abbildungsverzeichnis"/>
        <w:rPr>
          <w:rFonts w:asciiTheme="minorHAnsi" w:eastAsiaTheme="minorEastAsia" w:hAnsiTheme="minorHAnsi" w:cstheme="minorBidi"/>
          <w:bCs w:val="0"/>
          <w:sz w:val="22"/>
          <w:szCs w:val="22"/>
        </w:rPr>
      </w:pPr>
      <w:hyperlink w:anchor="_Toc515977173" w:history="1">
        <w:r w:rsidRPr="00DC5573">
          <w:rPr>
            <w:rStyle w:val="Hyperlink"/>
          </w:rPr>
          <w:t>Abbildung 9: Benutzeroberfläche von Communication Studio mit spezifische Ansichten: Der Nutzer sieht die Liste der FDT-Projekte welche in eine Solution zusammengefasst sind, detaillierte Information spezifische Gerätetype bzw. Verbindungstypen, Ergebnisse in bereits geschlossen Prozesse und kann in Workspace  eine neue GUI öffnen(z.B. DTM-GUI)</w:t>
        </w:r>
        <w:r>
          <w:rPr>
            <w:webHidden/>
          </w:rPr>
          <w:tab/>
        </w:r>
        <w:r>
          <w:rPr>
            <w:webHidden/>
          </w:rPr>
          <w:fldChar w:fldCharType="begin"/>
        </w:r>
        <w:r>
          <w:rPr>
            <w:webHidden/>
          </w:rPr>
          <w:instrText xml:space="preserve"> PAGEREF _Toc515977173 \h </w:instrText>
        </w:r>
        <w:r>
          <w:rPr>
            <w:webHidden/>
          </w:rPr>
        </w:r>
        <w:r>
          <w:rPr>
            <w:webHidden/>
          </w:rPr>
          <w:fldChar w:fldCharType="separate"/>
        </w:r>
        <w:r w:rsidR="00B974E6">
          <w:rPr>
            <w:webHidden/>
          </w:rPr>
          <w:t>16</w:t>
        </w:r>
        <w:r>
          <w:rPr>
            <w:webHidden/>
          </w:rPr>
          <w:fldChar w:fldCharType="end"/>
        </w:r>
      </w:hyperlink>
    </w:p>
    <w:p w14:paraId="2D78F439" w14:textId="716F44AF" w:rsidR="0058316D" w:rsidRDefault="0058316D">
      <w:pPr>
        <w:pStyle w:val="Abbildungsverzeichnis"/>
        <w:rPr>
          <w:rFonts w:asciiTheme="minorHAnsi" w:eastAsiaTheme="minorEastAsia" w:hAnsiTheme="minorHAnsi" w:cstheme="minorBidi"/>
          <w:bCs w:val="0"/>
          <w:sz w:val="22"/>
          <w:szCs w:val="22"/>
        </w:rPr>
      </w:pPr>
      <w:hyperlink w:anchor="_Toc515977174" w:history="1">
        <w:r w:rsidRPr="00DC5573">
          <w:rPr>
            <w:rStyle w:val="Hyperlink"/>
          </w:rPr>
          <w:t>Abbildung 10: Anwendungsfall-Diagramm: Ausgewählte Funktionen des Systems</w:t>
        </w:r>
        <w:r>
          <w:rPr>
            <w:webHidden/>
          </w:rPr>
          <w:tab/>
        </w:r>
        <w:r>
          <w:rPr>
            <w:webHidden/>
          </w:rPr>
          <w:fldChar w:fldCharType="begin"/>
        </w:r>
        <w:r>
          <w:rPr>
            <w:webHidden/>
          </w:rPr>
          <w:instrText xml:space="preserve"> PAGEREF _Toc515977174 \h </w:instrText>
        </w:r>
        <w:r>
          <w:rPr>
            <w:webHidden/>
          </w:rPr>
        </w:r>
        <w:r>
          <w:rPr>
            <w:webHidden/>
          </w:rPr>
          <w:fldChar w:fldCharType="separate"/>
        </w:r>
        <w:r w:rsidR="00B974E6">
          <w:rPr>
            <w:webHidden/>
          </w:rPr>
          <w:t>21</w:t>
        </w:r>
        <w:r>
          <w:rPr>
            <w:webHidden/>
          </w:rPr>
          <w:fldChar w:fldCharType="end"/>
        </w:r>
      </w:hyperlink>
    </w:p>
    <w:p w14:paraId="143DF84A" w14:textId="3C5F7DD1" w:rsidR="0058316D" w:rsidRDefault="0058316D">
      <w:pPr>
        <w:pStyle w:val="Abbildungsverzeichnis"/>
        <w:rPr>
          <w:rFonts w:asciiTheme="minorHAnsi" w:eastAsiaTheme="minorEastAsia" w:hAnsiTheme="minorHAnsi" w:cstheme="minorBidi"/>
          <w:bCs w:val="0"/>
          <w:sz w:val="22"/>
          <w:szCs w:val="22"/>
        </w:rPr>
      </w:pPr>
      <w:hyperlink w:anchor="_Toc515977175" w:history="1">
        <w:r w:rsidRPr="00DC5573">
          <w:rPr>
            <w:rStyle w:val="Hyperlink"/>
          </w:rPr>
          <w:t>Abbildung 11: Typische zusammengesetzte Anwendungsarchitektur mit dem Angular Framework</w:t>
        </w:r>
        <w:r>
          <w:rPr>
            <w:webHidden/>
          </w:rPr>
          <w:tab/>
        </w:r>
        <w:r>
          <w:rPr>
            <w:webHidden/>
          </w:rPr>
          <w:fldChar w:fldCharType="begin"/>
        </w:r>
        <w:r>
          <w:rPr>
            <w:webHidden/>
          </w:rPr>
          <w:instrText xml:space="preserve"> PAGEREF _Toc515977175 \h </w:instrText>
        </w:r>
        <w:r>
          <w:rPr>
            <w:webHidden/>
          </w:rPr>
        </w:r>
        <w:r>
          <w:rPr>
            <w:webHidden/>
          </w:rPr>
          <w:fldChar w:fldCharType="separate"/>
        </w:r>
        <w:r w:rsidR="00B974E6">
          <w:rPr>
            <w:webHidden/>
          </w:rPr>
          <w:t>23</w:t>
        </w:r>
        <w:r>
          <w:rPr>
            <w:webHidden/>
          </w:rPr>
          <w:fldChar w:fldCharType="end"/>
        </w:r>
      </w:hyperlink>
    </w:p>
    <w:p w14:paraId="286AF099" w14:textId="30C8E12A" w:rsidR="0058316D" w:rsidRDefault="0058316D">
      <w:pPr>
        <w:pStyle w:val="Abbildungsverzeichnis"/>
        <w:rPr>
          <w:rFonts w:asciiTheme="minorHAnsi" w:eastAsiaTheme="minorEastAsia" w:hAnsiTheme="minorHAnsi" w:cstheme="minorBidi"/>
          <w:bCs w:val="0"/>
          <w:sz w:val="22"/>
          <w:szCs w:val="22"/>
        </w:rPr>
      </w:pPr>
      <w:hyperlink w:anchor="_Toc515977176" w:history="1">
        <w:r w:rsidRPr="00DC5573">
          <w:rPr>
            <w:rStyle w:val="Hyperlink"/>
          </w:rPr>
          <w:t>Abbildung 12: Die wichtigsten Eigenschaften des Diagramms und ihre Interaktion</w:t>
        </w:r>
        <w:r>
          <w:rPr>
            <w:webHidden/>
          </w:rPr>
          <w:tab/>
        </w:r>
        <w:r>
          <w:rPr>
            <w:webHidden/>
          </w:rPr>
          <w:fldChar w:fldCharType="begin"/>
        </w:r>
        <w:r>
          <w:rPr>
            <w:webHidden/>
          </w:rPr>
          <w:instrText xml:space="preserve"> PAGEREF _Toc515977176 \h </w:instrText>
        </w:r>
        <w:r>
          <w:rPr>
            <w:webHidden/>
          </w:rPr>
        </w:r>
        <w:r>
          <w:rPr>
            <w:webHidden/>
          </w:rPr>
          <w:fldChar w:fldCharType="separate"/>
        </w:r>
        <w:r w:rsidR="00B974E6">
          <w:rPr>
            <w:webHidden/>
          </w:rPr>
          <w:t>26</w:t>
        </w:r>
        <w:r>
          <w:rPr>
            <w:webHidden/>
          </w:rPr>
          <w:fldChar w:fldCharType="end"/>
        </w:r>
      </w:hyperlink>
    </w:p>
    <w:p w14:paraId="299CDC86" w14:textId="3EB5802A" w:rsidR="0058316D" w:rsidRDefault="0058316D">
      <w:pPr>
        <w:pStyle w:val="Abbildungsverzeichnis"/>
        <w:rPr>
          <w:rFonts w:asciiTheme="minorHAnsi" w:eastAsiaTheme="minorEastAsia" w:hAnsiTheme="minorHAnsi" w:cstheme="minorBidi"/>
          <w:bCs w:val="0"/>
          <w:sz w:val="22"/>
          <w:szCs w:val="22"/>
        </w:rPr>
      </w:pPr>
      <w:hyperlink w:anchor="_Toc515977177" w:history="1">
        <w:r w:rsidRPr="00DC5573">
          <w:rPr>
            <w:rStyle w:val="Hyperlink"/>
          </w:rPr>
          <w:t>Abbildung 13: Die Output JSON-Dateien für die Mini-Topologie</w:t>
        </w:r>
        <w:r>
          <w:rPr>
            <w:webHidden/>
          </w:rPr>
          <w:tab/>
        </w:r>
        <w:r>
          <w:rPr>
            <w:webHidden/>
          </w:rPr>
          <w:fldChar w:fldCharType="begin"/>
        </w:r>
        <w:r>
          <w:rPr>
            <w:webHidden/>
          </w:rPr>
          <w:instrText xml:space="preserve"> PAGEREF _Toc515977177 \h </w:instrText>
        </w:r>
        <w:r>
          <w:rPr>
            <w:webHidden/>
          </w:rPr>
        </w:r>
        <w:r>
          <w:rPr>
            <w:webHidden/>
          </w:rPr>
          <w:fldChar w:fldCharType="separate"/>
        </w:r>
        <w:r w:rsidR="00B974E6">
          <w:rPr>
            <w:webHidden/>
          </w:rPr>
          <w:t>36</w:t>
        </w:r>
        <w:r>
          <w:rPr>
            <w:webHidden/>
          </w:rPr>
          <w:fldChar w:fldCharType="end"/>
        </w:r>
      </w:hyperlink>
    </w:p>
    <w:p w14:paraId="01C4CA57" w14:textId="068CCA5A" w:rsidR="0058316D" w:rsidRDefault="0058316D">
      <w:pPr>
        <w:pStyle w:val="Abbildungsverzeichnis"/>
        <w:rPr>
          <w:rFonts w:asciiTheme="minorHAnsi" w:eastAsiaTheme="minorEastAsia" w:hAnsiTheme="minorHAnsi" w:cstheme="minorBidi"/>
          <w:bCs w:val="0"/>
          <w:sz w:val="22"/>
          <w:szCs w:val="22"/>
        </w:rPr>
      </w:pPr>
      <w:hyperlink w:anchor="_Toc515977178" w:history="1">
        <w:r w:rsidRPr="00DC5573">
          <w:rPr>
            <w:rStyle w:val="Hyperlink"/>
          </w:rPr>
          <w:t>Abbildung 14: Diagramm zeigt den Grundlegenden Entwurf der Topology-Editor</w:t>
        </w:r>
        <w:r>
          <w:rPr>
            <w:webHidden/>
          </w:rPr>
          <w:tab/>
        </w:r>
        <w:r>
          <w:rPr>
            <w:webHidden/>
          </w:rPr>
          <w:fldChar w:fldCharType="begin"/>
        </w:r>
        <w:r>
          <w:rPr>
            <w:webHidden/>
          </w:rPr>
          <w:instrText xml:space="preserve"> PAGEREF _Toc515977178 \h </w:instrText>
        </w:r>
        <w:r>
          <w:rPr>
            <w:webHidden/>
          </w:rPr>
        </w:r>
        <w:r>
          <w:rPr>
            <w:webHidden/>
          </w:rPr>
          <w:fldChar w:fldCharType="separate"/>
        </w:r>
        <w:r w:rsidR="00B974E6">
          <w:rPr>
            <w:webHidden/>
          </w:rPr>
          <w:t>39</w:t>
        </w:r>
        <w:r>
          <w:rPr>
            <w:webHidden/>
          </w:rPr>
          <w:fldChar w:fldCharType="end"/>
        </w:r>
      </w:hyperlink>
    </w:p>
    <w:p w14:paraId="75930DEB" w14:textId="1FC5B1CB" w:rsidR="0058316D" w:rsidRDefault="0058316D">
      <w:pPr>
        <w:pStyle w:val="Abbildungsverzeichnis"/>
        <w:rPr>
          <w:rFonts w:asciiTheme="minorHAnsi" w:eastAsiaTheme="minorEastAsia" w:hAnsiTheme="minorHAnsi" w:cstheme="minorBidi"/>
          <w:bCs w:val="0"/>
          <w:sz w:val="22"/>
          <w:szCs w:val="22"/>
        </w:rPr>
      </w:pPr>
      <w:hyperlink w:anchor="_Toc515977179" w:history="1">
        <w:r w:rsidRPr="00DC5573">
          <w:rPr>
            <w:rStyle w:val="Hyperlink"/>
          </w:rPr>
          <w:t>Abbildung 15: Domänenmodell der Elemente des Topology-Editor</w:t>
        </w:r>
        <w:r>
          <w:rPr>
            <w:webHidden/>
          </w:rPr>
          <w:tab/>
        </w:r>
        <w:r>
          <w:rPr>
            <w:webHidden/>
          </w:rPr>
          <w:fldChar w:fldCharType="begin"/>
        </w:r>
        <w:r>
          <w:rPr>
            <w:webHidden/>
          </w:rPr>
          <w:instrText xml:space="preserve"> PAGEREF _Toc515977179 \h </w:instrText>
        </w:r>
        <w:r>
          <w:rPr>
            <w:webHidden/>
          </w:rPr>
        </w:r>
        <w:r>
          <w:rPr>
            <w:webHidden/>
          </w:rPr>
          <w:fldChar w:fldCharType="separate"/>
        </w:r>
        <w:r w:rsidR="00B974E6">
          <w:rPr>
            <w:webHidden/>
          </w:rPr>
          <w:t>40</w:t>
        </w:r>
        <w:r>
          <w:rPr>
            <w:webHidden/>
          </w:rPr>
          <w:fldChar w:fldCharType="end"/>
        </w:r>
      </w:hyperlink>
    </w:p>
    <w:p w14:paraId="2589F7EC" w14:textId="55587737" w:rsidR="0058316D" w:rsidRDefault="0058316D">
      <w:pPr>
        <w:pStyle w:val="Abbildungsverzeichnis"/>
        <w:rPr>
          <w:rFonts w:asciiTheme="minorHAnsi" w:eastAsiaTheme="minorEastAsia" w:hAnsiTheme="minorHAnsi" w:cstheme="minorBidi"/>
          <w:bCs w:val="0"/>
          <w:sz w:val="22"/>
          <w:szCs w:val="22"/>
        </w:rPr>
      </w:pPr>
      <w:hyperlink w:anchor="_Toc515977180" w:history="1">
        <w:r w:rsidRPr="00DC5573">
          <w:rPr>
            <w:rStyle w:val="Hyperlink"/>
          </w:rPr>
          <w:t>Abbildung 16: Klassendiagramm eines Beispiel für Fassaden mit feldbusabhängigen Protokollen</w:t>
        </w:r>
        <w:r>
          <w:rPr>
            <w:webHidden/>
          </w:rPr>
          <w:tab/>
        </w:r>
        <w:r>
          <w:rPr>
            <w:webHidden/>
          </w:rPr>
          <w:fldChar w:fldCharType="begin"/>
        </w:r>
        <w:r>
          <w:rPr>
            <w:webHidden/>
          </w:rPr>
          <w:instrText xml:space="preserve"> PAGEREF _Toc515977180 \h </w:instrText>
        </w:r>
        <w:r>
          <w:rPr>
            <w:webHidden/>
          </w:rPr>
        </w:r>
        <w:r>
          <w:rPr>
            <w:webHidden/>
          </w:rPr>
          <w:fldChar w:fldCharType="separate"/>
        </w:r>
        <w:r w:rsidR="00B974E6">
          <w:rPr>
            <w:webHidden/>
          </w:rPr>
          <w:t>41</w:t>
        </w:r>
        <w:r>
          <w:rPr>
            <w:webHidden/>
          </w:rPr>
          <w:fldChar w:fldCharType="end"/>
        </w:r>
      </w:hyperlink>
    </w:p>
    <w:p w14:paraId="38F8D367" w14:textId="2EB29269" w:rsidR="0058316D" w:rsidRDefault="0058316D">
      <w:pPr>
        <w:pStyle w:val="Abbildungsverzeichnis"/>
        <w:rPr>
          <w:rFonts w:asciiTheme="minorHAnsi" w:eastAsiaTheme="minorEastAsia" w:hAnsiTheme="minorHAnsi" w:cstheme="minorBidi"/>
          <w:bCs w:val="0"/>
          <w:sz w:val="22"/>
          <w:szCs w:val="22"/>
        </w:rPr>
      </w:pPr>
      <w:hyperlink w:anchor="_Toc515977181" w:history="1">
        <w:r w:rsidRPr="00DC5573">
          <w:rPr>
            <w:rStyle w:val="Hyperlink"/>
          </w:rPr>
          <w:t>Abbildung 17: Zusammengesetzte Anwendungsarchitektur mit häufig verwendeten Paketen</w:t>
        </w:r>
        <w:r>
          <w:rPr>
            <w:webHidden/>
          </w:rPr>
          <w:tab/>
        </w:r>
        <w:r>
          <w:rPr>
            <w:webHidden/>
          </w:rPr>
          <w:fldChar w:fldCharType="begin"/>
        </w:r>
        <w:r>
          <w:rPr>
            <w:webHidden/>
          </w:rPr>
          <w:instrText xml:space="preserve"> PAGEREF _Toc515977181 \h </w:instrText>
        </w:r>
        <w:r>
          <w:rPr>
            <w:webHidden/>
          </w:rPr>
        </w:r>
        <w:r>
          <w:rPr>
            <w:webHidden/>
          </w:rPr>
          <w:fldChar w:fldCharType="separate"/>
        </w:r>
        <w:r w:rsidR="00B974E6">
          <w:rPr>
            <w:webHidden/>
          </w:rPr>
          <w:t>43</w:t>
        </w:r>
        <w:r>
          <w:rPr>
            <w:webHidden/>
          </w:rPr>
          <w:fldChar w:fldCharType="end"/>
        </w:r>
      </w:hyperlink>
    </w:p>
    <w:p w14:paraId="3CD2F8E0" w14:textId="1EF6AC23" w:rsidR="0058316D" w:rsidRDefault="0058316D">
      <w:pPr>
        <w:pStyle w:val="Abbildungsverzeichnis"/>
        <w:rPr>
          <w:rFonts w:asciiTheme="minorHAnsi" w:eastAsiaTheme="minorEastAsia" w:hAnsiTheme="minorHAnsi" w:cstheme="minorBidi"/>
          <w:bCs w:val="0"/>
          <w:sz w:val="22"/>
          <w:szCs w:val="22"/>
        </w:rPr>
      </w:pPr>
      <w:hyperlink w:anchor="_Toc515977182" w:history="1">
        <w:r w:rsidRPr="00DC5573">
          <w:rPr>
            <w:rStyle w:val="Hyperlink"/>
          </w:rPr>
          <w:t>Abbildung 18: Erstellen eines FDT-Projekt</w:t>
        </w:r>
        <w:r>
          <w:rPr>
            <w:webHidden/>
          </w:rPr>
          <w:tab/>
        </w:r>
        <w:r>
          <w:rPr>
            <w:webHidden/>
          </w:rPr>
          <w:fldChar w:fldCharType="begin"/>
        </w:r>
        <w:r>
          <w:rPr>
            <w:webHidden/>
          </w:rPr>
          <w:instrText xml:space="preserve"> PAGEREF _Toc515977182 \h </w:instrText>
        </w:r>
        <w:r>
          <w:rPr>
            <w:webHidden/>
          </w:rPr>
        </w:r>
        <w:r>
          <w:rPr>
            <w:webHidden/>
          </w:rPr>
          <w:fldChar w:fldCharType="separate"/>
        </w:r>
        <w:r w:rsidR="00B974E6">
          <w:rPr>
            <w:webHidden/>
          </w:rPr>
          <w:t>45</w:t>
        </w:r>
        <w:r>
          <w:rPr>
            <w:webHidden/>
          </w:rPr>
          <w:fldChar w:fldCharType="end"/>
        </w:r>
      </w:hyperlink>
    </w:p>
    <w:p w14:paraId="04A276C8" w14:textId="5E3BFC4B" w:rsidR="0058316D" w:rsidRDefault="0058316D">
      <w:pPr>
        <w:pStyle w:val="Abbildungsverzeichnis"/>
        <w:rPr>
          <w:rFonts w:asciiTheme="minorHAnsi" w:eastAsiaTheme="minorEastAsia" w:hAnsiTheme="minorHAnsi" w:cstheme="minorBidi"/>
          <w:bCs w:val="0"/>
          <w:sz w:val="22"/>
          <w:szCs w:val="22"/>
        </w:rPr>
      </w:pPr>
      <w:hyperlink w:anchor="_Toc515977183" w:history="1">
        <w:r w:rsidRPr="00DC5573">
          <w:rPr>
            <w:rStyle w:val="Hyperlink"/>
          </w:rPr>
          <w:t>Abbildung 19: Communication Studio mit Topology Editor im Einsatz: 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webHidden/>
          </w:rPr>
          <w:tab/>
        </w:r>
        <w:r>
          <w:rPr>
            <w:webHidden/>
          </w:rPr>
          <w:fldChar w:fldCharType="begin"/>
        </w:r>
        <w:r>
          <w:rPr>
            <w:webHidden/>
          </w:rPr>
          <w:instrText xml:space="preserve"> PAGEREF _Toc515977183 \h </w:instrText>
        </w:r>
        <w:r>
          <w:rPr>
            <w:webHidden/>
          </w:rPr>
        </w:r>
        <w:r>
          <w:rPr>
            <w:webHidden/>
          </w:rPr>
          <w:fldChar w:fldCharType="separate"/>
        </w:r>
        <w:r w:rsidR="00B974E6">
          <w:rPr>
            <w:webHidden/>
          </w:rPr>
          <w:t>46</w:t>
        </w:r>
        <w:r>
          <w:rPr>
            <w:webHidden/>
          </w:rPr>
          <w:fldChar w:fldCharType="end"/>
        </w:r>
      </w:hyperlink>
    </w:p>
    <w:p w14:paraId="2A2F3453" w14:textId="28C76777" w:rsidR="00265A1F" w:rsidRPr="00212703" w:rsidRDefault="007D49C9" w:rsidP="00265A1F">
      <w:pPr>
        <w:rPr>
          <w:rFonts w:eastAsiaTheme="minorEastAsia"/>
        </w:rPr>
      </w:pPr>
      <w:r w:rsidRPr="00212703">
        <w:rPr>
          <w:rFonts w:eastAsiaTheme="minorEastAsia"/>
        </w:rPr>
        <w:lastRenderedPageBreak/>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5"/>
          <w:footerReference w:type="default" r:id="rId16"/>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309B5D33" w14:textId="6A39AB53" w:rsidR="0058316D"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5977184" w:history="1">
        <w:r w:rsidR="0058316D" w:rsidRPr="00FE780B">
          <w:rPr>
            <w:rStyle w:val="Hyperlink"/>
          </w:rPr>
          <w:t>Tabelle 1: Termin- und Meilensteinplanung für die Masterarbeit</w:t>
        </w:r>
        <w:r w:rsidR="0058316D">
          <w:rPr>
            <w:webHidden/>
          </w:rPr>
          <w:tab/>
        </w:r>
        <w:r w:rsidR="0058316D">
          <w:rPr>
            <w:webHidden/>
          </w:rPr>
          <w:fldChar w:fldCharType="begin"/>
        </w:r>
        <w:r w:rsidR="0058316D">
          <w:rPr>
            <w:webHidden/>
          </w:rPr>
          <w:instrText xml:space="preserve"> PAGEREF _Toc515977184 \h </w:instrText>
        </w:r>
        <w:r w:rsidR="0058316D">
          <w:rPr>
            <w:webHidden/>
          </w:rPr>
        </w:r>
        <w:r w:rsidR="0058316D">
          <w:rPr>
            <w:webHidden/>
          </w:rPr>
          <w:fldChar w:fldCharType="separate"/>
        </w:r>
        <w:r w:rsidR="00B974E6">
          <w:rPr>
            <w:webHidden/>
          </w:rPr>
          <w:t>3</w:t>
        </w:r>
        <w:r w:rsidR="0058316D">
          <w:rPr>
            <w:webHidden/>
          </w:rPr>
          <w:fldChar w:fldCharType="end"/>
        </w:r>
      </w:hyperlink>
    </w:p>
    <w:p w14:paraId="5353372E" w14:textId="455C9753" w:rsidR="0058316D" w:rsidRDefault="0058316D">
      <w:pPr>
        <w:pStyle w:val="Abbildungsverzeichnis"/>
        <w:rPr>
          <w:rFonts w:asciiTheme="minorHAnsi" w:eastAsiaTheme="minorEastAsia" w:hAnsiTheme="minorHAnsi" w:cstheme="minorBidi"/>
          <w:bCs w:val="0"/>
          <w:sz w:val="22"/>
          <w:szCs w:val="22"/>
        </w:rPr>
      </w:pPr>
      <w:hyperlink w:anchor="_Toc515977185" w:history="1">
        <w:r w:rsidRPr="00FE780B">
          <w:rPr>
            <w:rStyle w:val="Hyperlink"/>
          </w:rPr>
          <w:t>Tabelle 2: kurze Überblick über die jeweils wichtigsten Kriterien der beschriebenen Frameworks und damit über ihre jeweilige Einsatzmöglichkeit.</w:t>
        </w:r>
        <w:r>
          <w:rPr>
            <w:webHidden/>
          </w:rPr>
          <w:tab/>
        </w:r>
        <w:r>
          <w:rPr>
            <w:webHidden/>
          </w:rPr>
          <w:fldChar w:fldCharType="begin"/>
        </w:r>
        <w:r>
          <w:rPr>
            <w:webHidden/>
          </w:rPr>
          <w:instrText xml:space="preserve"> PAGEREF _Toc515977185 \h </w:instrText>
        </w:r>
        <w:r>
          <w:rPr>
            <w:webHidden/>
          </w:rPr>
        </w:r>
        <w:r>
          <w:rPr>
            <w:webHidden/>
          </w:rPr>
          <w:fldChar w:fldCharType="separate"/>
        </w:r>
        <w:r w:rsidR="00B974E6">
          <w:rPr>
            <w:webHidden/>
          </w:rPr>
          <w:t>30</w:t>
        </w:r>
        <w:r>
          <w:rPr>
            <w:webHidden/>
          </w:rPr>
          <w:fldChar w:fldCharType="end"/>
        </w:r>
      </w:hyperlink>
    </w:p>
    <w:p w14:paraId="3A78CEC1" w14:textId="2BA2D5C3" w:rsidR="0058316D" w:rsidRDefault="0058316D">
      <w:pPr>
        <w:pStyle w:val="Abbildungsverzeichnis"/>
        <w:rPr>
          <w:rFonts w:asciiTheme="minorHAnsi" w:eastAsiaTheme="minorEastAsia" w:hAnsiTheme="minorHAnsi" w:cstheme="minorBidi"/>
          <w:bCs w:val="0"/>
          <w:sz w:val="22"/>
          <w:szCs w:val="22"/>
        </w:rPr>
      </w:pPr>
      <w:hyperlink w:anchor="_Toc515977186" w:history="1">
        <w:r w:rsidRPr="00FE780B">
          <w:rPr>
            <w:rStyle w:val="Hyperlink"/>
          </w:rPr>
          <w:t>Tabelle 3: Use Case #1</w:t>
        </w:r>
        <w:r>
          <w:rPr>
            <w:webHidden/>
          </w:rPr>
          <w:tab/>
        </w:r>
        <w:r>
          <w:rPr>
            <w:webHidden/>
          </w:rPr>
          <w:fldChar w:fldCharType="begin"/>
        </w:r>
        <w:r>
          <w:rPr>
            <w:webHidden/>
          </w:rPr>
          <w:instrText xml:space="preserve"> PAGEREF _Toc515977186 \h </w:instrText>
        </w:r>
        <w:r>
          <w:rPr>
            <w:webHidden/>
          </w:rPr>
        </w:r>
        <w:r>
          <w:rPr>
            <w:webHidden/>
          </w:rPr>
          <w:fldChar w:fldCharType="separate"/>
        </w:r>
        <w:r w:rsidR="00B974E6">
          <w:rPr>
            <w:webHidden/>
          </w:rPr>
          <w:t>50</w:t>
        </w:r>
        <w:r>
          <w:rPr>
            <w:webHidden/>
          </w:rPr>
          <w:fldChar w:fldCharType="end"/>
        </w:r>
      </w:hyperlink>
    </w:p>
    <w:p w14:paraId="47A0A34C" w14:textId="19D752AF" w:rsidR="0058316D" w:rsidRDefault="0058316D">
      <w:pPr>
        <w:pStyle w:val="Abbildungsverzeichnis"/>
        <w:rPr>
          <w:rFonts w:asciiTheme="minorHAnsi" w:eastAsiaTheme="minorEastAsia" w:hAnsiTheme="minorHAnsi" w:cstheme="minorBidi"/>
          <w:bCs w:val="0"/>
          <w:sz w:val="22"/>
          <w:szCs w:val="22"/>
        </w:rPr>
      </w:pPr>
      <w:hyperlink w:anchor="_Toc515977187" w:history="1">
        <w:r w:rsidRPr="00FE780B">
          <w:rPr>
            <w:rStyle w:val="Hyperlink"/>
          </w:rPr>
          <w:t>Tabelle 4: Use Case #2</w:t>
        </w:r>
        <w:r>
          <w:rPr>
            <w:webHidden/>
          </w:rPr>
          <w:tab/>
        </w:r>
        <w:r>
          <w:rPr>
            <w:webHidden/>
          </w:rPr>
          <w:fldChar w:fldCharType="begin"/>
        </w:r>
        <w:r>
          <w:rPr>
            <w:webHidden/>
          </w:rPr>
          <w:instrText xml:space="preserve"> PAGEREF _Toc515977187 \h </w:instrText>
        </w:r>
        <w:r>
          <w:rPr>
            <w:webHidden/>
          </w:rPr>
        </w:r>
        <w:r>
          <w:rPr>
            <w:webHidden/>
          </w:rPr>
          <w:fldChar w:fldCharType="separate"/>
        </w:r>
        <w:r w:rsidR="00B974E6">
          <w:rPr>
            <w:webHidden/>
          </w:rPr>
          <w:t>51</w:t>
        </w:r>
        <w:r>
          <w:rPr>
            <w:webHidden/>
          </w:rPr>
          <w:fldChar w:fldCharType="end"/>
        </w:r>
      </w:hyperlink>
    </w:p>
    <w:p w14:paraId="78A564A3" w14:textId="3036712C" w:rsidR="0058316D" w:rsidRDefault="0058316D">
      <w:pPr>
        <w:pStyle w:val="Abbildungsverzeichnis"/>
        <w:rPr>
          <w:rFonts w:asciiTheme="minorHAnsi" w:eastAsiaTheme="minorEastAsia" w:hAnsiTheme="minorHAnsi" w:cstheme="minorBidi"/>
          <w:bCs w:val="0"/>
          <w:sz w:val="22"/>
          <w:szCs w:val="22"/>
        </w:rPr>
      </w:pPr>
      <w:hyperlink w:anchor="_Toc515977188" w:history="1">
        <w:r w:rsidRPr="00FE780B">
          <w:rPr>
            <w:rStyle w:val="Hyperlink"/>
          </w:rPr>
          <w:t>Tabelle 5: Use Case #3</w:t>
        </w:r>
        <w:r>
          <w:rPr>
            <w:webHidden/>
          </w:rPr>
          <w:tab/>
        </w:r>
        <w:r>
          <w:rPr>
            <w:webHidden/>
          </w:rPr>
          <w:fldChar w:fldCharType="begin"/>
        </w:r>
        <w:r>
          <w:rPr>
            <w:webHidden/>
          </w:rPr>
          <w:instrText xml:space="preserve"> PAGEREF _Toc515977188 \h </w:instrText>
        </w:r>
        <w:r>
          <w:rPr>
            <w:webHidden/>
          </w:rPr>
        </w:r>
        <w:r>
          <w:rPr>
            <w:webHidden/>
          </w:rPr>
          <w:fldChar w:fldCharType="separate"/>
        </w:r>
        <w:r w:rsidR="00B974E6">
          <w:rPr>
            <w:webHidden/>
          </w:rPr>
          <w:t>51</w:t>
        </w:r>
        <w:r>
          <w:rPr>
            <w:webHidden/>
          </w:rPr>
          <w:fldChar w:fldCharType="end"/>
        </w:r>
      </w:hyperlink>
    </w:p>
    <w:p w14:paraId="7C12ACBC" w14:textId="2A6B6D29" w:rsidR="0058316D" w:rsidRDefault="0058316D">
      <w:pPr>
        <w:pStyle w:val="Abbildungsverzeichnis"/>
        <w:rPr>
          <w:rFonts w:asciiTheme="minorHAnsi" w:eastAsiaTheme="minorEastAsia" w:hAnsiTheme="minorHAnsi" w:cstheme="minorBidi"/>
          <w:bCs w:val="0"/>
          <w:sz w:val="22"/>
          <w:szCs w:val="22"/>
        </w:rPr>
      </w:pPr>
      <w:hyperlink w:anchor="_Toc515977189" w:history="1">
        <w:r w:rsidRPr="00FE780B">
          <w:rPr>
            <w:rStyle w:val="Hyperlink"/>
          </w:rPr>
          <w:t>Tabelle 6: Use Case #4</w:t>
        </w:r>
        <w:r>
          <w:rPr>
            <w:webHidden/>
          </w:rPr>
          <w:tab/>
        </w:r>
        <w:r>
          <w:rPr>
            <w:webHidden/>
          </w:rPr>
          <w:fldChar w:fldCharType="begin"/>
        </w:r>
        <w:r>
          <w:rPr>
            <w:webHidden/>
          </w:rPr>
          <w:instrText xml:space="preserve"> PAGEREF _Toc515977189 \h </w:instrText>
        </w:r>
        <w:r>
          <w:rPr>
            <w:webHidden/>
          </w:rPr>
        </w:r>
        <w:r>
          <w:rPr>
            <w:webHidden/>
          </w:rPr>
          <w:fldChar w:fldCharType="separate"/>
        </w:r>
        <w:r w:rsidR="00B974E6">
          <w:rPr>
            <w:webHidden/>
          </w:rPr>
          <w:t>52</w:t>
        </w:r>
        <w:r>
          <w:rPr>
            <w:webHidden/>
          </w:rPr>
          <w:fldChar w:fldCharType="end"/>
        </w:r>
      </w:hyperlink>
    </w:p>
    <w:p w14:paraId="3215BF51" w14:textId="77CA8D4B"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7"/>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2BD831E9" w14:textId="2E46E359" w:rsidR="00367D86" w:rsidRPr="00212703" w:rsidRDefault="00FA48FA">
      <w:pPr>
        <w:pStyle w:val="berschrift1"/>
      </w:pPr>
      <w:bookmarkStart w:id="0" w:name="_Toc151354255"/>
      <w:bookmarkStart w:id="1" w:name="_Toc515977095"/>
      <w:r w:rsidRPr="00212703">
        <w:t>Einleitung</w:t>
      </w:r>
      <w:bookmarkEnd w:id="0"/>
      <w:bookmarkEnd w:id="1"/>
      <w:r w:rsidR="00515CA6" w:rsidRPr="00212703">
        <w:t xml:space="preserve"> </w:t>
      </w:r>
    </w:p>
    <w:p w14:paraId="07EE0B2C" w14:textId="3F218700" w:rsidR="00637F10" w:rsidRPr="00212703" w:rsidRDefault="00637F10" w:rsidP="00C03D78">
      <w:pPr>
        <w:pStyle w:val="Textkrper"/>
      </w:pPr>
      <w:r w:rsidRPr="00212703">
        <w:t>Unter Kommunikation versteht man den Austausch von Daten zweier Einheiten. Diese Einheiten können zwei Softwaremodule sein, die sich auf einem Gerät oder auch auf unterschiedlichen Geräten befinden. In einem Netzwerk können sich mehrere Module oder Geräte befinden, die Daten miteinander austauschen. Neben der logischen Darstellung des Datenflusses gibt aus auch eine physikalische Darstellung der Geräte ohne Berücksichtigung des Datenflusses. In dieser Arbeit soll nur die physikalische Darstellung, d. h. die Verknüpfung der Geräte eines industriellen Netzwerks betrachtet werden. Die logischen Verbindungen sollen in Zukunft nur eine weitere Sicht auf das Netzwerk sein. In der industriellen Kommunikation kommen nun noch verschiedene Anforderung hinzu wie z.B. Echtzeitverhalten</w:t>
      </w:r>
      <w:r w:rsidR="00EA1FCC" w:rsidRPr="00212703">
        <w:fldChar w:fldCharType="begin"/>
      </w:r>
      <w:r w:rsidR="00EA1FCC" w:rsidRPr="00212703">
        <w:instrText xml:space="preserve"> XE "Echtzeitverhalten" </w:instrText>
      </w:r>
      <w:r w:rsidR="00EA1FCC" w:rsidRPr="00212703">
        <w:fldChar w:fldCharType="end"/>
      </w:r>
      <w:r w:rsidRPr="00212703">
        <w:t xml:space="preserve"> und Übertragungssicherheit</w:t>
      </w:r>
      <w:r w:rsidR="00EA1FCC" w:rsidRPr="00212703">
        <w:fldChar w:fldCharType="begin"/>
      </w:r>
      <w:r w:rsidR="00EA1FCC" w:rsidRPr="00212703">
        <w:instrText xml:space="preserve"> XE "Übertragungssicherheit" </w:instrText>
      </w:r>
      <w:r w:rsidR="00EA1FCC" w:rsidRPr="00212703">
        <w:fldChar w:fldCharType="end"/>
      </w:r>
      <w:r w:rsidR="007715E6" w:rsidRPr="00212703">
        <w:t>.</w:t>
      </w:r>
      <w:r w:rsidRPr="00212703">
        <w:t>. Grundsätzlich unterstützt die Firma Hilscher alle gängigen Netzwerkprotokolle. In den vergangenen Jahren ist eine Vielzahl neuer und Protokolle hinzugekommen. Die Anforderungen an Netzwerke, die aus der Industrie kommen, steigen stetig. Durch die permanent steigenden Anforderungen steigt auch der Aufwand in der Konfiguration, der neu entstehenden Netzwerkeprotokolle. Durch die geringe Anzahl an Netzwerkprotokollen, konnte man früher davon ausgehen, dass sich der Inbetriebnehmer eines Netzwerkes mit der Konfiguration auskannte. Heute muss man davon ausgehen, dass der Anwender kein detailliertes Wissen über die Konfiguration des Netzwerkes besitzt. Aus diesem Grund ist es umso wichtiger die Konfiguration für den Anwender einfach und intuitiv zu gestalten. Ein weiterer aber nicht unwichtiger Grund ist die Reduzierung des Support-Aufkommens, der sich aus einer selbsterklärenden Software ergibt. Zur Konfiguration eines Netzwerkes gehören noch weitere feldbusprotokollabhängige Parameter und Einstellungen, die hier an dieser Stelle nicht betrachtet werden und als gegeben vorausgesetzt werden wie z.B. die Übertragungsgeschwindigkeit der Daten. Die grafischen Darstellungen sind ein ideales Mittel für die Visualisierung von komplexeren Topologien. Durch die Visualisierung der Topologie des Netzwerkes kann dem Anwender ein schnellerer und leichterer Überblick sowie Einstieg in das Netzwerk gegeben werden.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 das einheitliche „Look and Feel“ sowie das gleiche Bedienkonzept der Software für den Kunden weitere Vorteile.</w:t>
      </w:r>
    </w:p>
    <w:p w14:paraId="5EDCE0A1" w14:textId="1B9618F9" w:rsidR="00125E45" w:rsidRPr="00212703" w:rsidRDefault="00511D14" w:rsidP="00DB012E">
      <w:pPr>
        <w:pStyle w:val="berschrift2"/>
        <w:rPr>
          <w:bCs/>
        </w:rPr>
      </w:pPr>
      <w:bookmarkStart w:id="2" w:name="_Toc515977096"/>
      <w:r w:rsidRPr="00212703">
        <w:rPr>
          <w:bCs/>
        </w:rPr>
        <w:t>Grund</w:t>
      </w:r>
      <w:bookmarkEnd w:id="2"/>
    </w:p>
    <w:p w14:paraId="6016604F" w14:textId="62C52EC2" w:rsidR="00637F10" w:rsidRPr="00212703" w:rsidRDefault="00637F10" w:rsidP="00637F10">
      <w:pPr>
        <w:pStyle w:val="TextkrperEinzug"/>
        <w:ind w:firstLine="0"/>
        <w:rPr>
          <w:lang w:val="de-DE"/>
        </w:rPr>
      </w:pPr>
      <w:r w:rsidRPr="00212703">
        <w:rPr>
          <w:lang w:val="de-DE"/>
        </w:rPr>
        <w:t>Der Grund für diese Arbeit ist, das die Hilscher Gesellschaft für Systemautomation eine Möglichkeit sucht, komplexe industrielle Netzwerke grafisch</w:t>
      </w:r>
      <w:r w:rsidR="00B346D8" w:rsidRPr="00212703">
        <w:rPr>
          <w:lang w:val="de-DE"/>
        </w:rPr>
        <w:fldChar w:fldCharType="begin"/>
      </w:r>
      <w:r w:rsidR="00B346D8" w:rsidRPr="00212703">
        <w:instrText xml:space="preserve"> XE "</w:instrText>
      </w:r>
      <w:r w:rsidR="00B346D8" w:rsidRPr="00212703">
        <w:rPr>
          <w:lang w:val="de-DE"/>
        </w:rPr>
        <w:instrText>grafisch</w:instrText>
      </w:r>
      <w:r w:rsidR="00B346D8" w:rsidRPr="00212703">
        <w:instrText xml:space="preserve">" </w:instrText>
      </w:r>
      <w:r w:rsidR="00B346D8" w:rsidRPr="00212703">
        <w:rPr>
          <w:lang w:val="de-DE"/>
        </w:rPr>
        <w:fldChar w:fldCharType="end"/>
      </w:r>
      <w:r w:rsidRPr="00212703">
        <w:rPr>
          <w:lang w:val="de-DE"/>
        </w:rPr>
        <w:t xml:space="preserve"> darzustellen und zu </w:t>
      </w:r>
      <w:r w:rsidRPr="00212703">
        <w:rPr>
          <w:lang w:val="de-DE"/>
        </w:rPr>
        <w:lastRenderedPageBreak/>
        <w:t xml:space="preserve">konfigurieren. Die Ausgangssituation ist, dass es momentan keine Möglichkeit gibt, eine physikalische Topologie eines Netzwerkes unabhängig vom Netzwerkprotokoll zu erstellen. Die entstehende Komponente soll später als </w:t>
      </w:r>
      <w:r w:rsidR="001731F3">
        <w:rPr>
          <w:lang w:val="de-DE"/>
        </w:rPr>
        <w:t>Plugin</w:t>
      </w:r>
      <w:r w:rsidR="00713E0D" w:rsidRPr="00212703">
        <w:rPr>
          <w:lang w:val="de-DE"/>
        </w:rPr>
        <w:fldChar w:fldCharType="begin"/>
      </w:r>
      <w:r w:rsidR="00713E0D" w:rsidRPr="00212703">
        <w:instrText xml:space="preserve"> XE "</w:instrText>
      </w:r>
      <w:r w:rsidR="001731F3">
        <w:rPr>
          <w:lang w:val="de-DE"/>
        </w:rPr>
        <w:instrText>Plugin</w:instrText>
      </w:r>
      <w:r w:rsidR="00713E0D" w:rsidRPr="00212703">
        <w:instrText xml:space="preserve">" </w:instrText>
      </w:r>
      <w:r w:rsidR="00713E0D" w:rsidRPr="00212703">
        <w:rPr>
          <w:lang w:val="de-DE"/>
        </w:rPr>
        <w:fldChar w:fldCharType="end"/>
      </w:r>
      <w:r w:rsidRPr="00212703">
        <w:rPr>
          <w:lang w:val="de-DE"/>
        </w:rPr>
        <w:t xml:space="preserve"> für die bereits bestehende Software</w:t>
      </w:r>
      <w:r w:rsidR="00713E0D" w:rsidRPr="00212703">
        <w:rPr>
          <w:lang w:val="de-DE"/>
        </w:rPr>
        <w:fldChar w:fldCharType="begin"/>
      </w:r>
      <w:r w:rsidR="00713E0D" w:rsidRPr="00212703">
        <w:instrText xml:space="preserve"> XE "</w:instrText>
      </w:r>
      <w:r w:rsidR="00713E0D" w:rsidRPr="00212703">
        <w:rPr>
          <w:lang w:val="de-DE"/>
        </w:rPr>
        <w:instrText>Software</w:instrText>
      </w:r>
      <w:r w:rsidR="00713E0D" w:rsidRPr="00212703">
        <w:instrText xml:space="preserve">" </w:instrText>
      </w:r>
      <w:r w:rsidR="00713E0D" w:rsidRPr="00212703">
        <w:rPr>
          <w:lang w:val="de-DE"/>
        </w:rPr>
        <w:fldChar w:fldCharType="end"/>
      </w:r>
      <w:r w:rsidRPr="00212703">
        <w:rPr>
          <w:lang w:val="de-DE"/>
        </w:rPr>
        <w:t xml:space="preserve"> Communication Studio der Firma Hilscher integriert werden. Wie in der Einleitung erwähnt, gibt es verschiedene Gründe eine unabhängige Topologie-Komponente zu erstellen. Neben der Wiederverwendbarkeit und auch der Kostenreduktion ist meiner Meinung nach einer der wichtigsten Gründe diese Komponente als grafische Oberfläche zu entwerfen. Der Grund ist, dass der Mensch diese Art der visuellen Informationen am schnellsten Erfassen und Verstehen kann. Da ich auch selbst großes Interesse habe, grafische Oberflächen zu entwerfen und zu entwickeln, habe ich mich für diese Masterarbeit entschieden. </w:t>
      </w:r>
    </w:p>
    <w:p w14:paraId="445C8437" w14:textId="60481F02" w:rsidR="008729E8" w:rsidRPr="00212703" w:rsidRDefault="00515CA6" w:rsidP="008729E8">
      <w:pPr>
        <w:pStyle w:val="berschrift2"/>
      </w:pPr>
      <w:bookmarkStart w:id="3" w:name="_Ref511283667"/>
      <w:bookmarkStart w:id="4" w:name="_Toc515977097"/>
      <w:r w:rsidRPr="00212703">
        <w:t>Ziel</w:t>
      </w:r>
      <w:r w:rsidR="006F7C7B" w:rsidRPr="00212703">
        <w:t>e</w:t>
      </w:r>
      <w:bookmarkEnd w:id="3"/>
      <w:bookmarkEnd w:id="4"/>
      <w:r w:rsidRPr="00212703">
        <w:t xml:space="preserve"> </w:t>
      </w:r>
    </w:p>
    <w:p w14:paraId="6942D1EF" w14:textId="77777777" w:rsidR="00637F10" w:rsidRPr="00212703" w:rsidRDefault="00637F10" w:rsidP="00637F10">
      <w:pPr>
        <w:pStyle w:val="Textkrper"/>
      </w:pPr>
      <w:r w:rsidRPr="00212703">
        <w:t>Eines der Ziele, die mit dieser Masterarbeit erreicht werden sollen, ist, dass die Kunde der Firma Hilscher einfach und mit wenig Aufwand seine Aufgaben, das Netzwerk zu konfigurieren, erfüllen kann. Hierzu soll sich der Anwender nicht erst das entsprechende Fachwissen aneignen müssen. Wie auch schon in der Einleitung erwähnt, sollte es das Ziel sein, das Support-Aufkommen zu reduzieren. Andere Ziele wie Wiederverwendbarkeit oder Integration in eine bestehende Software spielen natürlich auch eine w</w:t>
      </w:r>
      <w:bookmarkStart w:id="5" w:name="_GoBack"/>
      <w:bookmarkEnd w:id="5"/>
      <w:r w:rsidRPr="00212703">
        <w:t>ichtige Rolle.</w:t>
      </w:r>
    </w:p>
    <w:p w14:paraId="437CA048" w14:textId="5D966CDC" w:rsidR="00637F10" w:rsidRPr="00212703" w:rsidRDefault="00637F10" w:rsidP="00637F10">
      <w:pPr>
        <w:pStyle w:val="Textkrper"/>
      </w:pPr>
      <w:r w:rsidRPr="00212703">
        <w:t xml:space="preserve">Im bisherigen Entwicklungsfokus der Firma Hilscher standen zunächst nur die Kernfunktion zur Konfiguration eines industriellen Netzwerkes der neuen Software </w:t>
      </w:r>
      <w:r w:rsidR="001731F3">
        <w:t>Communication Studio</w:t>
      </w:r>
      <w:r w:rsidRPr="00212703">
        <w:t xml:space="preserve"> im Vordergrund. Durch die gezielte Integration eines Software </w:t>
      </w:r>
      <w:r w:rsidR="001731F3">
        <w:t>Plugin</w:t>
      </w:r>
      <w:r w:rsidRPr="00212703">
        <w:t>-Moduls „</w:t>
      </w:r>
      <w:r w:rsidRPr="00212703">
        <w:rPr>
          <w:i/>
        </w:rPr>
        <w:t>Topology Editor</w:t>
      </w:r>
      <w:r w:rsidR="004E0062" w:rsidRPr="00212703">
        <w:fldChar w:fldCharType="begin"/>
      </w:r>
      <w:r w:rsidR="004E0062" w:rsidRPr="00212703">
        <w:instrText xml:space="preserve"> XE </w:instrText>
      </w:r>
      <w:r w:rsidR="001731F3">
        <w:instrText>Topology-Editor</w:instrText>
      </w:r>
      <w:r w:rsidR="004E0062" w:rsidRPr="00212703">
        <w:instrText xml:space="preserve"> </w:instrText>
      </w:r>
      <w:r w:rsidR="004E0062" w:rsidRPr="00212703">
        <w:fldChar w:fldCharType="end"/>
      </w:r>
      <w:r w:rsidRPr="00212703">
        <w:rPr>
          <w:i/>
        </w:rPr>
        <w:t>“</w:t>
      </w:r>
      <w:r w:rsidRPr="00212703">
        <w:rPr>
          <w:rStyle w:val="Funotenzeichen"/>
        </w:rPr>
        <w:footnoteReference w:id="3"/>
      </w:r>
      <w:r w:rsidRPr="00212703">
        <w:rPr>
          <w:i/>
        </w:rPr>
        <w:t xml:space="preserve"> </w:t>
      </w:r>
      <w:r w:rsidRPr="00212703">
        <w:t xml:space="preserve">in die Software </w:t>
      </w:r>
      <w:r w:rsidR="001731F3">
        <w:t>Communication Studio</w:t>
      </w:r>
      <w:r w:rsidRPr="00212703">
        <w:t xml:space="preserve"> können positive auf Modellierung eines Netzwerkes einwirken. Dabei stellt sich die Frage, wie das </w:t>
      </w:r>
      <w:r w:rsidR="001731F3">
        <w:t>Plugin</w:t>
      </w:r>
      <w:r w:rsidRPr="00212703">
        <w:t xml:space="preserve"> für die bestehende Software entwickelt werden soll, insbesondere unter der Voraussetzung der oben genannten Ziele sowie auch geringer struktureller Veränderungen der bestehenden Software.</w:t>
      </w:r>
    </w:p>
    <w:p w14:paraId="1F1DB78F" w14:textId="59388655" w:rsidR="00637F10" w:rsidRPr="00212703" w:rsidRDefault="00637F10" w:rsidP="00637F10">
      <w:pPr>
        <w:pStyle w:val="Textkrper"/>
      </w:pPr>
      <w:r w:rsidRPr="00212703">
        <w:t>Meine persönlichen Ziele, die ich mit dieser Masterarbeit erreichen möchte, sollen ein tieferes und umfassendes Wissen über die Netzwerktopologie</w:t>
      </w:r>
      <w:r w:rsidR="002D6E2F" w:rsidRPr="00212703">
        <w:fldChar w:fldCharType="begin"/>
      </w:r>
      <w:r w:rsidR="002D6E2F" w:rsidRPr="00212703">
        <w:instrText xml:space="preserve"> XE "Netzwerktopologie" </w:instrText>
      </w:r>
      <w:r w:rsidR="002D6E2F" w:rsidRPr="00212703">
        <w:fldChar w:fldCharType="end"/>
      </w:r>
      <w:r w:rsidRPr="00212703">
        <w:t xml:space="preserve"> in der industrielleren Kommunikation sein. Weiterhin soll mir die Implementierung dieser Software die Aufgaben und Pflichten der Rolle eines Senior Softwareentwickler in einem Unternehmen aufzeigen. Im Rahmen dieser Arbeit möchte ich mir fundierte Fachkenntnisse aneignen und so die Fähigkeit erlangen, komplexe Vorhaben zu planen und umzusetzen. </w:t>
      </w:r>
    </w:p>
    <w:p w14:paraId="5217B4C7" w14:textId="16E98F87" w:rsidR="00637F10" w:rsidRPr="00212703" w:rsidRDefault="00637F10" w:rsidP="00C03D78">
      <w:pPr>
        <w:pStyle w:val="TextkrperEinzug"/>
        <w:ind w:firstLine="0"/>
        <w:rPr>
          <w:lang w:val="de-DE"/>
        </w:rPr>
      </w:pPr>
      <w:r w:rsidRPr="00212703">
        <w:rPr>
          <w:lang w:val="de-DE"/>
        </w:rPr>
        <w:t xml:space="preserve">Aus diesem Grund soll im Rahmen der vorliegenden Masterarbeit eine Möglichkeit zur Integration des </w:t>
      </w:r>
      <w:r w:rsidR="001731F3">
        <w:rPr>
          <w:lang w:val="de-DE"/>
        </w:rPr>
        <w:t>Plugin</w:t>
      </w:r>
      <w:r w:rsidR="002D6E2F" w:rsidRPr="00212703">
        <w:fldChar w:fldCharType="begin"/>
      </w:r>
      <w:r w:rsidR="002D6E2F" w:rsidRPr="00212703">
        <w:instrText xml:space="preserve"> XE "</w:instrText>
      </w:r>
      <w:r w:rsidR="001731F3">
        <w:instrText>Plugin</w:instrText>
      </w:r>
      <w:r w:rsidR="002D6E2F" w:rsidRPr="00212703">
        <w:instrText xml:space="preserve">" </w:instrText>
      </w:r>
      <w:r w:rsidR="002D6E2F" w:rsidRPr="00212703">
        <w:fldChar w:fldCharType="end"/>
      </w:r>
      <w:r w:rsidRPr="00212703">
        <w:rPr>
          <w:lang w:val="de-DE"/>
        </w:rPr>
        <w:t xml:space="preserve"> in die Konfigurations-Software </w:t>
      </w:r>
      <w:r w:rsidR="001731F3">
        <w:rPr>
          <w:lang w:val="de-DE"/>
        </w:rPr>
        <w:t>Communication Studio</w:t>
      </w:r>
      <w:r w:rsidRPr="00212703">
        <w:rPr>
          <w:lang w:val="de-DE"/>
        </w:rPr>
        <w:t xml:space="preserve"> entstehen.</w:t>
      </w:r>
    </w:p>
    <w:p w14:paraId="6C7C6B94" w14:textId="456D95B6" w:rsidR="00125E45" w:rsidRPr="00212703" w:rsidRDefault="00515CA6" w:rsidP="00515CA6">
      <w:pPr>
        <w:pStyle w:val="berschrift2"/>
        <w:rPr>
          <w:bCs/>
        </w:rPr>
      </w:pPr>
      <w:bookmarkStart w:id="6" w:name="_Toc515977098"/>
      <w:r w:rsidRPr="00212703">
        <w:rPr>
          <w:bCs/>
        </w:rPr>
        <w:t>Aufgaben</w:t>
      </w:r>
      <w:bookmarkEnd w:id="6"/>
    </w:p>
    <w:p w14:paraId="77A01978" w14:textId="70D736CB" w:rsidR="00637F10" w:rsidRPr="00212703" w:rsidRDefault="00637F10" w:rsidP="00637F10">
      <w:pPr>
        <w:pStyle w:val="Textkrper"/>
      </w:pPr>
      <w:r w:rsidRPr="00212703">
        <w:t xml:space="preserve">Durch die Ziele ergeben sich nun folgende Aufgaben im Rahmen dieser Masterarbeit. Zum einen sollen verschiedenen Software-Komponenten entstehen, die unabhängig vom Netzwerkprotokoll die Topologie des industriellen Kommunikationsnetzwerkes darstellen und zum anderen auch die Bearbeitung in einem gewissen Rahmen zulassen. </w:t>
      </w:r>
    </w:p>
    <w:p w14:paraId="53FE0974" w14:textId="76886152" w:rsidR="00637F10" w:rsidRPr="00212703" w:rsidRDefault="00637F10" w:rsidP="00637F10">
      <w:pPr>
        <w:pStyle w:val="Textkrper"/>
      </w:pPr>
      <w:r w:rsidRPr="00212703">
        <w:t xml:space="preserve">Da dieses Themengebiet sehr komplex ist und über viel Fachwissen voraussetzt, erfolgt im ersten Schritt eine Einführung und Einarbeitung in das Thema der Arbeit, bevor anhand einer Analyse der Protokolle PROFIBUS und PROFINET IRT Formen der Topologie und verschiedene Darstellungsarten analysiert werden. Auf Basis der durch die Evaluierung gewonnenen </w:t>
      </w:r>
      <w:r w:rsidRPr="00212703">
        <w:lastRenderedPageBreak/>
        <w:t xml:space="preserve">Erkenntnisse wird im zweiten Schritt ein Konzept zur Darstellung entwickelt. Nach der Erstellung des Konzeptes erfolgt dann die Implementierung. Die Implementierung erfolgt dann in mehreren Iterationsstufen. </w:t>
      </w:r>
    </w:p>
    <w:p w14:paraId="53BD8087" w14:textId="77777777" w:rsidR="00637F10" w:rsidRPr="00212703" w:rsidRDefault="00637F10" w:rsidP="00637F10">
      <w:pPr>
        <w:pStyle w:val="Textkrper"/>
      </w:pPr>
      <w:r w:rsidRPr="00212703">
        <w:t>Da die Arbeit nur über einen bestimmten zeitlichen Rahmen verfügt und in dieser Zeit prototypenhaft entwickelt werden soll, habe ich mir im Vorfeld Gedanken über eine zeitliche Einteilung gemacht, um nicht die Übersicht und das Ziel der Fertigstellung des Projektes zu verlieren. Ich habe die Masterarbeit in verschieden Phasen eingeteilt und mit einem Start und Ende versehen.</w:t>
      </w:r>
    </w:p>
    <w:p w14:paraId="6DE2F6A6" w14:textId="77777777" w:rsidR="00912462" w:rsidRPr="00212703" w:rsidRDefault="00912462" w:rsidP="00EF1177">
      <w:pPr>
        <w:pStyle w:val="Textkrper"/>
      </w:pPr>
    </w:p>
    <w:p w14:paraId="6844A2BA" w14:textId="77777777" w:rsidR="00E05F99" w:rsidRPr="00212703" w:rsidRDefault="00E05F99" w:rsidP="00E05F99">
      <w:pPr>
        <w:pStyle w:val="TextkrperEinzug"/>
        <w:keepNext/>
        <w:ind w:firstLine="0"/>
      </w:pPr>
      <w:r w:rsidRPr="00212703">
        <w:rPr>
          <w:noProof/>
          <w:lang w:val="de-DE"/>
        </w:rPr>
        <w:drawing>
          <wp:inline distT="0" distB="0" distL="0" distR="0" wp14:anchorId="7171EE11" wp14:editId="64A1AA29">
            <wp:extent cx="5743575" cy="2047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2047875"/>
                    </a:xfrm>
                    <a:prstGeom prst="rect">
                      <a:avLst/>
                    </a:prstGeom>
                  </pic:spPr>
                </pic:pic>
              </a:graphicData>
            </a:graphic>
          </wp:inline>
        </w:drawing>
      </w:r>
    </w:p>
    <w:p w14:paraId="2A480A62" w14:textId="631F8203" w:rsidR="00E05F99" w:rsidRPr="00212703" w:rsidRDefault="007B2AB7" w:rsidP="00212703">
      <w:pPr>
        <w:pStyle w:val="Beschriftung"/>
        <w:jc w:val="both"/>
        <w:rPr>
          <w:i/>
          <w:noProof/>
        </w:rPr>
      </w:pPr>
      <w:hyperlink w:anchor="Eins_Abbildung" w:history="1">
        <w:r w:rsidR="00E05F99" w:rsidRPr="00212703">
          <w:rPr>
            <w:rStyle w:val="Hyperlink"/>
            <w:sz w:val="20"/>
          </w:rPr>
          <w:t xml:space="preserve">Abbildung </w:t>
        </w:r>
        <w:r w:rsidR="00E05F99" w:rsidRPr="00212703">
          <w:rPr>
            <w:rStyle w:val="Hyperlink"/>
            <w:sz w:val="20"/>
          </w:rPr>
          <w:fldChar w:fldCharType="begin"/>
        </w:r>
        <w:r w:rsidR="00E05F99" w:rsidRPr="00212703">
          <w:rPr>
            <w:rStyle w:val="Hyperlink"/>
            <w:sz w:val="20"/>
          </w:rPr>
          <w:instrText xml:space="preserve"> SEQ Abbildung_ \* ARABIC </w:instrText>
        </w:r>
        <w:r w:rsidR="00E05F99" w:rsidRPr="00212703">
          <w:rPr>
            <w:rStyle w:val="Hyperlink"/>
            <w:sz w:val="20"/>
          </w:rPr>
          <w:fldChar w:fldCharType="separate"/>
        </w:r>
        <w:r w:rsidR="00B974E6">
          <w:rPr>
            <w:rStyle w:val="Hyperlink"/>
            <w:noProof/>
            <w:sz w:val="20"/>
          </w:rPr>
          <w:t>1</w:t>
        </w:r>
        <w:r w:rsidR="00E05F99" w:rsidRPr="00212703">
          <w:rPr>
            <w:rStyle w:val="Hyperlink"/>
            <w:sz w:val="20"/>
          </w:rPr>
          <w:fldChar w:fldCharType="end"/>
        </w:r>
        <w:r w:rsidR="00E05F99" w:rsidRPr="00212703">
          <w:rPr>
            <w:rStyle w:val="Hyperlink"/>
            <w:noProof/>
            <w:sz w:val="20"/>
          </w:rPr>
          <w:t>:</w:t>
        </w:r>
      </w:hyperlink>
      <w:r w:rsidR="00E05F99" w:rsidRPr="00212703">
        <w:rPr>
          <w:noProof/>
        </w:rPr>
        <w:t xml:space="preserve"> </w:t>
      </w:r>
      <w:r w:rsidR="00637F10" w:rsidRPr="00212703">
        <w:rPr>
          <w:noProof/>
        </w:rPr>
        <w:t xml:space="preserve">Zeitplan für die Entwicklung von </w:t>
      </w:r>
      <w:r w:rsidR="001731F3">
        <w:rPr>
          <w:noProof/>
        </w:rPr>
        <w:t>Plugin</w:t>
      </w:r>
      <w:r w:rsidR="00637F10" w:rsidRPr="00212703">
        <w:rPr>
          <w:noProof/>
        </w:rPr>
        <w:t xml:space="preserve"> </w:t>
      </w:r>
      <w:r w:rsidR="001731F3">
        <w:rPr>
          <w:noProof/>
        </w:rPr>
        <w:t>Topology-Editor</w:t>
      </w:r>
    </w:p>
    <w:p w14:paraId="481E27D4" w14:textId="77777777" w:rsidR="00637F10" w:rsidRPr="00212703" w:rsidRDefault="00637F10" w:rsidP="00637F10">
      <w:pPr>
        <w:pStyle w:val="TextkrperEinzug"/>
        <w:ind w:firstLine="0"/>
        <w:rPr>
          <w:lang w:val="de-DE"/>
        </w:rPr>
      </w:pPr>
      <w:bookmarkStart w:id="7" w:name="Eins_Abbildung"/>
      <w:r w:rsidRPr="00212703">
        <w:rPr>
          <w:lang w:val="de-DE"/>
        </w:rPr>
        <w:t xml:space="preserve">Abbildung </w:t>
      </w:r>
      <w:bookmarkEnd w:id="7"/>
      <w:r w:rsidRPr="00212703">
        <w:rPr>
          <w:lang w:val="de-DE"/>
        </w:rPr>
        <w:t>1 zeigt Beginn und Ende der einzelnen festgelegten Projektphasen. Die Festlegung erfolgt aufgrund des festgelegten Fertigstellungstermin. Neben den Projektterminen wurden zu diesem Zeitpunkt auch die wichtigen Meilensteine festgelegt. Tabelle 1 zeigt beides: die Termin- und Meilensteinplanung.</w:t>
      </w:r>
    </w:p>
    <w:p w14:paraId="6E8DAFCB" w14:textId="77777777" w:rsidR="00637F10" w:rsidRPr="00212703" w:rsidRDefault="00637F10"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77777777" w:rsidR="00C03D78" w:rsidRPr="00212703" w:rsidRDefault="00C03D78" w:rsidP="009F6D64">
            <w:pPr>
              <w:pStyle w:val="TextkrperEinzug"/>
              <w:ind w:firstLine="0"/>
              <w:rPr>
                <w:lang w:val="de-DE"/>
              </w:rPr>
            </w:pPr>
            <w:r w:rsidRPr="00212703">
              <w:rPr>
                <w:lang w:val="de-DE"/>
              </w:rPr>
              <w:t>Ziele der Arbeit verstehen</w:t>
            </w:r>
          </w:p>
        </w:tc>
      </w:tr>
      <w:tr w:rsidR="00C03D78" w:rsidRPr="00212703" w14:paraId="72888842" w14:textId="77777777" w:rsidTr="001731F3">
        <w:tc>
          <w:tcPr>
            <w:tcW w:w="1190" w:type="dxa"/>
          </w:tcPr>
          <w:p w14:paraId="34114A15" w14:textId="77777777" w:rsidR="00C03D78" w:rsidRPr="00212703" w:rsidRDefault="00C03D78" w:rsidP="009F6D64">
            <w:pPr>
              <w:pStyle w:val="TextkrperEinzug"/>
              <w:ind w:firstLine="0"/>
              <w:rPr>
                <w:lang w:val="de-DE"/>
              </w:rPr>
            </w:pPr>
            <w:r w:rsidRPr="00212703">
              <w:rPr>
                <w:lang w:val="de-DE"/>
              </w:rPr>
              <w:t>Einarbeitung</w:t>
            </w:r>
          </w:p>
        </w:tc>
        <w:tc>
          <w:tcPr>
            <w:tcW w:w="2633" w:type="dxa"/>
          </w:tcPr>
          <w:p w14:paraId="1653E48B" w14:textId="77777777" w:rsidR="00C03D78" w:rsidRPr="00212703" w:rsidRDefault="00C03D78" w:rsidP="009F6D64">
            <w:pPr>
              <w:pStyle w:val="TextkrperEinzug"/>
              <w:ind w:firstLine="0"/>
              <w:rPr>
                <w:lang w:val="de-DE"/>
              </w:rPr>
            </w:pPr>
            <w:r w:rsidRPr="00212703">
              <w:rPr>
                <w:lang w:val="de-DE"/>
              </w:rPr>
              <w:t>Erarbeitung der Grundlagen und Theorie für den Fachbereich</w:t>
            </w:r>
          </w:p>
        </w:tc>
        <w:tc>
          <w:tcPr>
            <w:tcW w:w="2126" w:type="dxa"/>
          </w:tcPr>
          <w:p w14:paraId="2B7364F7" w14:textId="77777777" w:rsidR="00C03D78" w:rsidRPr="00212703" w:rsidRDefault="00C03D78" w:rsidP="009F6D64">
            <w:pPr>
              <w:pStyle w:val="TextkrperEinzug"/>
              <w:ind w:firstLine="0"/>
              <w:rPr>
                <w:lang w:val="de-DE"/>
              </w:rPr>
            </w:pPr>
            <w:r w:rsidRPr="00212703">
              <w:rPr>
                <w:lang w:val="de-DE"/>
              </w:rPr>
              <w:t>Student (ich)</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77777777" w:rsidR="00C03D78" w:rsidRPr="00212703" w:rsidRDefault="00C03D78" w:rsidP="009F6D64">
            <w:pPr>
              <w:pStyle w:val="TextkrperEinzug"/>
              <w:ind w:firstLine="0"/>
              <w:rPr>
                <w:lang w:val="de-DE"/>
              </w:rPr>
            </w:pPr>
            <w:r w:rsidRPr="00212703">
              <w:rPr>
                <w:lang w:val="de-DE"/>
              </w:rPr>
              <w:t>Protokolle einarbeiten</w:t>
            </w:r>
          </w:p>
          <w:p w14:paraId="554927CB" w14:textId="77777777" w:rsidR="00C03D78" w:rsidRPr="00212703" w:rsidRDefault="00C03D78" w:rsidP="009F6D64">
            <w:pPr>
              <w:pStyle w:val="TextkrperEinzug"/>
              <w:ind w:firstLine="0"/>
              <w:rPr>
                <w:lang w:val="de-DE"/>
              </w:rPr>
            </w:pPr>
          </w:p>
        </w:tc>
      </w:tr>
      <w:tr w:rsidR="00C03D78" w:rsidRPr="00212703" w14:paraId="4FFD58DE" w14:textId="77777777" w:rsidTr="001731F3">
        <w:tc>
          <w:tcPr>
            <w:tcW w:w="1190" w:type="dxa"/>
          </w:tcPr>
          <w:p w14:paraId="12568BC9" w14:textId="77777777" w:rsidR="00C03D78" w:rsidRPr="00212703" w:rsidRDefault="00C03D78" w:rsidP="009F6D64">
            <w:pPr>
              <w:pStyle w:val="TextkrperEinzug"/>
              <w:ind w:firstLine="0"/>
              <w:rPr>
                <w:lang w:val="de-DE"/>
              </w:rPr>
            </w:pPr>
            <w:r w:rsidRPr="00212703">
              <w:rPr>
                <w:lang w:val="de-DE"/>
              </w:rPr>
              <w:t>Evaluation</w:t>
            </w:r>
          </w:p>
        </w:tc>
        <w:tc>
          <w:tcPr>
            <w:tcW w:w="2633" w:type="dxa"/>
          </w:tcPr>
          <w:p w14:paraId="1D3D5698" w14:textId="77777777" w:rsidR="00C03D78" w:rsidRPr="00212703" w:rsidRDefault="00C03D78" w:rsidP="009F6D64">
            <w:pPr>
              <w:pStyle w:val="TextkrperEinzug"/>
              <w:ind w:firstLine="0"/>
              <w:rPr>
                <w:lang w:val="de-DE"/>
              </w:rPr>
            </w:pPr>
            <w:r w:rsidRPr="00212703">
              <w:rPr>
                <w:lang w:val="de-DE"/>
              </w:rPr>
              <w:t xml:space="preserve">Erstellung einer Konzeption </w:t>
            </w:r>
          </w:p>
        </w:tc>
        <w:tc>
          <w:tcPr>
            <w:tcW w:w="2126" w:type="dxa"/>
          </w:tcPr>
          <w:p w14:paraId="552FBE03" w14:textId="77777777" w:rsidR="00C03D78" w:rsidRPr="00212703" w:rsidRDefault="00C03D78" w:rsidP="009F6D64">
            <w:pPr>
              <w:pStyle w:val="TextkrperEinzug"/>
              <w:ind w:firstLine="0"/>
              <w:rPr>
                <w:lang w:val="de-DE"/>
              </w:rPr>
            </w:pPr>
            <w:r w:rsidRPr="00212703">
              <w:rPr>
                <w:lang w:val="de-DE"/>
              </w:rPr>
              <w:t>Student mit Gruppenleiter</w:t>
            </w:r>
          </w:p>
        </w:tc>
        <w:tc>
          <w:tcPr>
            <w:tcW w:w="3260" w:type="dxa"/>
          </w:tcPr>
          <w:p w14:paraId="23996D28" w14:textId="77777777" w:rsidR="00C03D78" w:rsidRPr="00212703" w:rsidRDefault="00C03D78" w:rsidP="009F6D64">
            <w:pPr>
              <w:pStyle w:val="TextkrperEinzug"/>
              <w:ind w:firstLine="0"/>
              <w:rPr>
                <w:lang w:val="de-DE"/>
              </w:rPr>
            </w:pPr>
            <w:r w:rsidRPr="00212703">
              <w:rPr>
                <w:lang w:val="de-DE"/>
              </w:rPr>
              <w:t>Konzept erstellen</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77777777" w:rsidR="00C03D78" w:rsidRPr="00212703" w:rsidRDefault="00C03D78" w:rsidP="009F6D64">
            <w:pPr>
              <w:pStyle w:val="TextkrperEinzug"/>
              <w:keepNext/>
              <w:ind w:firstLine="0"/>
              <w:rPr>
                <w:lang w:val="de-DE"/>
              </w:rPr>
            </w:pPr>
            <w:r w:rsidRPr="00212703">
              <w:rPr>
                <w:lang w:val="de-DE"/>
              </w:rPr>
              <w:t>Schriftlichen Teil Masterarbeit erstellen</w:t>
            </w:r>
          </w:p>
        </w:tc>
      </w:tr>
    </w:tbl>
    <w:p w14:paraId="4C8B11F7" w14:textId="5DA8809C" w:rsidR="00637F10" w:rsidRPr="00212703" w:rsidRDefault="00637F10" w:rsidP="00637F10">
      <w:pPr>
        <w:pStyle w:val="Beschriftung"/>
      </w:pPr>
      <w:bookmarkStart w:id="8" w:name="_Toc506815682"/>
      <w:bookmarkStart w:id="9" w:name="_Toc515977184"/>
      <w:r w:rsidRPr="00212703">
        <w:t xml:space="preserve">Tabelle </w:t>
      </w:r>
      <w:r w:rsidR="007B2AB7">
        <w:fldChar w:fldCharType="begin"/>
      </w:r>
      <w:r w:rsidR="007B2AB7">
        <w:instrText xml:space="preserve"> SEQ Tabelle \* ARABIC </w:instrText>
      </w:r>
      <w:r w:rsidR="007B2AB7">
        <w:fldChar w:fldCharType="separate"/>
      </w:r>
      <w:r w:rsidR="00B974E6">
        <w:rPr>
          <w:noProof/>
        </w:rPr>
        <w:t>1</w:t>
      </w:r>
      <w:r w:rsidR="007B2AB7">
        <w:rPr>
          <w:noProof/>
        </w:rPr>
        <w:fldChar w:fldCharType="end"/>
      </w:r>
      <w:r w:rsidRPr="00212703">
        <w:t>: Termin- und Meilensteinplanung für die Masterarbeit</w:t>
      </w:r>
      <w:bookmarkEnd w:id="8"/>
      <w:bookmarkEnd w:id="9"/>
    </w:p>
    <w:p w14:paraId="0E3D1729" w14:textId="77777777" w:rsidR="00637F10" w:rsidRPr="00212703" w:rsidRDefault="00637F10" w:rsidP="00637F10">
      <w:pPr>
        <w:pStyle w:val="berschrift2"/>
      </w:pPr>
      <w:bookmarkStart w:id="10" w:name="_Toc511043972"/>
      <w:bookmarkStart w:id="11" w:name="_Toc515977099"/>
      <w:r w:rsidRPr="00212703">
        <w:lastRenderedPageBreak/>
        <w:t>Firmenvorstellung</w:t>
      </w:r>
      <w:bookmarkEnd w:id="10"/>
      <w:bookmarkEnd w:id="11"/>
      <w:r w:rsidRPr="00212703">
        <w:t xml:space="preserve"> </w:t>
      </w:r>
    </w:p>
    <w:p w14:paraId="58AE3EFC" w14:textId="77777777" w:rsidR="00637F10" w:rsidRPr="00212703" w:rsidRDefault="00637F10" w:rsidP="00637F10">
      <w:pPr>
        <w:pStyle w:val="Textkrper"/>
      </w:pPr>
      <w:r w:rsidRPr="00212703">
        <w:t>Die Firma Hilscher Gesellschaft für Systemautomation mbH besteht seit 1986 und beschäftigt heute über 260 Mitarbeiter an 10 Standorten weltweit. Mit der Philosophie des kontinuierlichen Wachstums aus eigener Kraft, ist das Unternehmen ein verlässlicher Partner für seine Kunden. Alle Prozesse sind nach ISO 9001 und 14001 zertifiziert.</w:t>
      </w:r>
    </w:p>
    <w:p w14:paraId="2FB32124" w14:textId="77777777" w:rsidR="00637F10" w:rsidRPr="00212703" w:rsidRDefault="00637F10" w:rsidP="00637F10">
      <w:pPr>
        <w:pStyle w:val="Textkrper"/>
      </w:pPr>
      <w:r w:rsidRPr="00212703">
        <w:t>Die Kernkompetenz von der Firma Hilscher ist die Technologie, Entwicklung und Produktion von industriellen Kommunikationslösungen für die moderne Fabrikautomation. Die Produkte reichen von PC-Karten und Gateways über OEM-Aufsteckmodule bis hin zu leistungsfähigen ASICs mit den dazugehörigen Protokoll-Stacks. Diese werden weltweit zur Kommunikation zwischen Automatisierungsgeräten und Steuerungen eingesetzt. Im Bereich PC-Karten ist die Firma Marktführer. Ein derart umfassendes Lösungs-Portfolio für Feldbusse und Real-Time-Ethernet ist das Alleinstellungsmerkmal der Firma Hilscher. Hilscher bietet auch ASICs basierte die netX-Technologie für Gerätehersteller an, inklusive Entwicklungs-Dienstleistungen und kundenspezifischer Baugruppen-Fertigung. In diesem Bereich ist die Firma nicht nur anerkannter Systempartner der großen Hersteller, sondern zählt auch eine Vielzahl von Ingenieurbüros und Systemintegratoren zu seinen Kunden. Außerdem ist Hilscher in allen Feldbus- und Real-Time-Ethernet-Organisationen vertreten</w:t>
      </w:r>
    </w:p>
    <w:p w14:paraId="4E5BA8A6" w14:textId="6A8AEC07" w:rsidR="00572149" w:rsidRPr="00212703" w:rsidRDefault="00572149" w:rsidP="00C03D78">
      <w:pPr>
        <w:pStyle w:val="Kopfzeile"/>
      </w:pPr>
    </w:p>
    <w:p w14:paraId="33C8B97C" w14:textId="77777777" w:rsidR="00572149" w:rsidRPr="00212703" w:rsidRDefault="00572149" w:rsidP="00567B7B">
      <w:pPr>
        <w:pStyle w:val="Textkrpe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116BDE18" w:rsidR="0010138F" w:rsidRPr="00212703" w:rsidRDefault="0010138F" w:rsidP="00912462">
      <w:pPr>
        <w:pStyle w:val="Beschriftung"/>
      </w:pPr>
      <w:bookmarkStart w:id="12" w:name="_Toc511225559"/>
      <w:bookmarkStart w:id="13" w:name="_Toc515977165"/>
      <w:r w:rsidRPr="00212703">
        <w:t xml:space="preserve">Abbildung </w:t>
      </w:r>
      <w:r w:rsidR="007B2AB7">
        <w:fldChar w:fldCharType="begin"/>
      </w:r>
      <w:r w:rsidR="007B2AB7">
        <w:instrText xml:space="preserve"> SEQ Abbildung \* ARABIC </w:instrText>
      </w:r>
      <w:r w:rsidR="007B2AB7">
        <w:fldChar w:fldCharType="separate"/>
      </w:r>
      <w:r w:rsidR="00B974E6">
        <w:rPr>
          <w:noProof/>
        </w:rPr>
        <w:t>1</w:t>
      </w:r>
      <w:r w:rsidR="007B2AB7">
        <w:rPr>
          <w:noProof/>
        </w:rPr>
        <w:fldChar w:fldCharType="end"/>
      </w:r>
      <w:r w:rsidRPr="00212703">
        <w:t>: Haupteingang Hilscher Gesellschaft für Systemautomation mbH</w:t>
      </w:r>
      <w:bookmarkEnd w:id="12"/>
      <w:bookmarkEnd w:id="13"/>
    </w:p>
    <w:p w14:paraId="1C72258E" w14:textId="69E32A55" w:rsidR="00A645D5" w:rsidRPr="00212703" w:rsidRDefault="00A645D5"/>
    <w:p w14:paraId="6C2FFCBA" w14:textId="2A4E029D" w:rsidR="00DC5E73" w:rsidRPr="00212703" w:rsidRDefault="0010138F">
      <w:pPr>
        <w:rPr>
          <w:rFonts w:cs="CMR12"/>
          <w:b w:val="0"/>
          <w:sz w:val="24"/>
        </w:rPr>
      </w:pPr>
      <w:r w:rsidRPr="00212703">
        <w:rPr>
          <w:rFonts w:cs="CMR12"/>
          <w:b w:val="0"/>
          <w:sz w:val="24"/>
        </w:rPr>
        <w:t xml:space="preserve"> </w:t>
      </w:r>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20"/>
          <w:footerReference w:type="default" r:id="rId21"/>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14" w:name="_Toc513120960"/>
      <w:bookmarkStart w:id="15" w:name="_Toc515977100"/>
      <w:r>
        <w:lastRenderedPageBreak/>
        <w:t>Grundlagen</w:t>
      </w:r>
      <w:bookmarkEnd w:id="14"/>
      <w:bookmarkEnd w:id="15"/>
    </w:p>
    <w:p w14:paraId="1C51F6A5" w14:textId="7600EDBB" w:rsidR="006A4B53" w:rsidRPr="003C37AE" w:rsidRDefault="006A4B53" w:rsidP="006A4B53">
      <w:pPr>
        <w:pStyle w:val="Textkrper"/>
      </w:pPr>
      <w:r>
        <w:t xml:space="preserve">Dieses Kapitel ist für das Verständnis der Arbeit wichtig. Hier werden die Grundlagen </w:t>
      </w:r>
      <w:r w:rsidRPr="00B90D5C">
        <w:t>erklärt</w:t>
      </w:r>
      <w:r>
        <w:t xml:space="preserve">. Die </w:t>
      </w:r>
      <w:r w:rsidRPr="00B90D5C">
        <w:t>folgenden</w:t>
      </w:r>
      <w:r>
        <w:t xml:space="preserve"> 3 Unterkapitel beschäftigen sich zunächst mit den allgemeinen Definitionen der Fachbegriffe in der industrielleren Kommunikation. Des Weiteren folgt ein Überblick über die Topologi</w:t>
      </w:r>
      <w:r w:rsidRPr="00B90D5C">
        <w:t>e-A</w:t>
      </w:r>
      <w:r>
        <w:t>rten und eine kurze Einführung in die Netzwerkprotokolle der industriellen Kommunikation. Hierbei werden die Protokoll</w:t>
      </w:r>
      <w:r w:rsidRPr="00B90D5C">
        <w:t>e</w:t>
      </w:r>
      <w:r>
        <w:t xml:space="preserve"> PROFINET und PROFIBUS näher </w:t>
      </w:r>
      <w:r w:rsidRPr="00B90D5C">
        <w:t>betrachtet</w:t>
      </w:r>
      <w:r>
        <w:t>.</w:t>
      </w:r>
    </w:p>
    <w:p w14:paraId="0F6FCAAC" w14:textId="77777777" w:rsidR="006A4B53" w:rsidRDefault="006A4B53" w:rsidP="006A4B53">
      <w:pPr>
        <w:pStyle w:val="berschrift2"/>
      </w:pPr>
      <w:bookmarkStart w:id="16" w:name="_Toc513120961"/>
      <w:bookmarkStart w:id="17" w:name="_Toc515977101"/>
      <w:r>
        <w:t>Grundlegende Begrifflichkeiten</w:t>
      </w:r>
      <w:bookmarkEnd w:id="16"/>
      <w:bookmarkEnd w:id="17"/>
    </w:p>
    <w:p w14:paraId="4EBEDAD6" w14:textId="68BA7C72" w:rsidR="006A4B53" w:rsidRDefault="006A4B53" w:rsidP="006A4B53">
      <w:pPr>
        <w:pStyle w:val="Textkrper"/>
      </w:pPr>
      <w:r>
        <w:t>Bevor wir beginnen, hier die Definitionen der meist genutzten Terminologien in der Kommunikation.</w:t>
      </w:r>
    </w:p>
    <w:p w14:paraId="0ADE1FFC" w14:textId="77777777" w:rsidR="006A4B53" w:rsidRPr="00AB53ED" w:rsidRDefault="006A4B53" w:rsidP="006A4B53">
      <w:pPr>
        <w:pStyle w:val="TextkrperEinzug"/>
        <w:rPr>
          <w:lang w:val="de-DE"/>
        </w:rPr>
      </w:pPr>
    </w:p>
    <w:p w14:paraId="067DAAAB" w14:textId="76673274" w:rsidR="006A4B53" w:rsidRPr="0055768A"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12703">
        <w:instrText xml:space="preserve"> XE "</w:instrText>
      </w:r>
      <w:r w:rsidR="009D360D" w:rsidRPr="00212703">
        <w:rPr>
          <w:b/>
          <w:lang w:val="de-DE"/>
        </w:rPr>
        <w:instrText>Netzwerk</w:instrText>
      </w:r>
      <w:r w:rsidR="009D360D" w:rsidRPr="00212703">
        <w:instrText xml:space="preserve">" </w:instrText>
      </w:r>
      <w:r w:rsidR="009D360D" w:rsidRPr="00212703">
        <w:rPr>
          <w:b/>
          <w:lang w:val="de-DE"/>
        </w:rPr>
        <w:fldChar w:fldCharType="end"/>
      </w:r>
      <w:r w:rsidR="0055768A" w:rsidRPr="00212703">
        <w:rPr>
          <w:lang w:val="de-DE"/>
        </w:rPr>
        <w:t>.</w:t>
      </w:r>
      <w:r w:rsidRPr="0055768A">
        <w:rPr>
          <w:lang w:val="de-DE"/>
        </w:rPr>
        <w:t xml:space="preserve">. Als </w:t>
      </w:r>
      <w:r w:rsidRPr="0055768A">
        <w:rPr>
          <w:i/>
          <w:lang w:val="de-DE"/>
        </w:rPr>
        <w:t>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 xml:space="preserve">. Sie können nach der räumlichen Ausdehnung (Größe) bzw. durch die Art der Leitungsführung oder nach </w:t>
      </w:r>
      <w:r w:rsidRPr="0055768A">
        <w:rPr>
          <w:lang w:val="de-DE"/>
        </w:rPr>
        <w:t xml:space="preserve">Übertragungsgeschwindigkeit </w:t>
      </w:r>
      <w:r>
        <w:rPr>
          <w:lang w:val="de-DE"/>
        </w:rPr>
        <w:t>unterschieden werden.</w:t>
      </w:r>
    </w:p>
    <w:p w14:paraId="1E09045E" w14:textId="1B991E4E"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212703">
        <w:instrText xml:space="preserve"> XE "</w:instrText>
      </w:r>
      <w:r w:rsidR="009D360D" w:rsidRPr="00212703">
        <w:rPr>
          <w:b/>
          <w:lang w:val="de-DE"/>
        </w:rPr>
        <w:instrText>Ethernet–Technik</w:instrText>
      </w:r>
      <w:r w:rsidR="009D360D" w:rsidRPr="00212703">
        <w:instrText xml:space="preserve">" </w:instrText>
      </w:r>
      <w:r w:rsidR="009D360D" w:rsidRPr="00212703">
        <w:rPr>
          <w:b/>
          <w:lang w:val="de-DE"/>
        </w:rPr>
        <w:fldChar w:fldCharType="end"/>
      </w:r>
      <w:r w:rsidR="005F23B8" w:rsidRPr="00212703">
        <w:rPr>
          <w:b/>
          <w:lang w:val="de-DE"/>
        </w:rPr>
        <w:t>:</w:t>
      </w:r>
      <w:r>
        <w:rPr>
          <w:lang w:val="de-DE"/>
        </w:rPr>
        <w:t xml:space="preserve"> Unter </w:t>
      </w:r>
      <w:r w:rsidRPr="00C51B78">
        <w:rPr>
          <w:i/>
          <w:lang w:val="de-DE"/>
        </w:rPr>
        <w:t>Ethernet</w:t>
      </w:r>
      <w:r>
        <w:rPr>
          <w:lang w:val="de-DE"/>
        </w:rPr>
        <w:t xml:space="preserve"> versteht man eine Datenübertragungstechnik, die es ermöglicht Daten innerhalb geschlossener Netzwerke zwischen verschiedenen Geräte zu übertragen. Es umfasst die Festlegung für spezielle genormte Kabel und Steckverbindungen sowie für Paketformat und Protokolle. Ethernet ist in der Nor</w:t>
      </w:r>
      <w:r w:rsidRPr="00B90D5C">
        <w:rPr>
          <w:lang w:val="de-DE"/>
        </w:rPr>
        <w:t>m</w:t>
      </w:r>
      <w:r>
        <w:rPr>
          <w:lang w:val="de-DE"/>
        </w:rPr>
        <w:t xml:space="preserve"> IEE802.3 standarisiert worden, und ist zur weitverbreitetsten LAN-Technologie geworden. Ethernet bildet die Basis für Übertragungsprotokolle wie z.B. TCP IP, PROFINET oder </w:t>
      </w:r>
      <w:r w:rsidRPr="00B90D5C">
        <w:rPr>
          <w:lang w:val="de-DE"/>
        </w:rPr>
        <w:t>EtherCAT,</w:t>
      </w:r>
      <w:r>
        <w:rPr>
          <w:lang w:val="de-DE"/>
        </w:rPr>
        <w:t xml:space="preserve"> um nur die bekanntesten zu nennen.</w:t>
      </w:r>
    </w:p>
    <w:p w14:paraId="5AF93DFF" w14:textId="48D60CE6" w:rsidR="006A4B53" w:rsidRDefault="006A4B53" w:rsidP="006A4B53">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212703">
        <w:instrText xml:space="preserve"> XE "</w:instrText>
      </w:r>
      <w:r w:rsidR="009D360D" w:rsidRPr="00212703">
        <w:rPr>
          <w:b/>
          <w:lang w:val="de-DE"/>
        </w:rPr>
        <w:instrText>Netzwerkprotokoll</w:instrText>
      </w:r>
      <w:r w:rsidR="009D360D" w:rsidRPr="00212703">
        <w:instrText xml:space="preserve">" </w:instrText>
      </w:r>
      <w:r w:rsidR="009D360D" w:rsidRPr="00212703">
        <w:rPr>
          <w:b/>
          <w:lang w:val="de-DE"/>
        </w:rPr>
        <w:fldChar w:fldCharType="end"/>
      </w:r>
      <w:r w:rsidR="005F23B8" w:rsidRPr="00212703">
        <w:rPr>
          <w:b/>
          <w:lang w:val="de-DE"/>
        </w:rPr>
        <w:t>:</w:t>
      </w:r>
      <w:r>
        <w:rPr>
          <w:lang w:val="de-DE"/>
        </w:rPr>
        <w:t xml:space="preserve"> Damit Kommunikationspartner in einem Netzwerk überhaupt miteinander kommunizieren können, müssen </w:t>
      </w:r>
      <w:r w:rsidRPr="00B90D5C">
        <w:rPr>
          <w:lang w:val="de-DE"/>
        </w:rPr>
        <w:t>diese</w:t>
      </w:r>
      <w:r>
        <w:rPr>
          <w:lang w:val="de-DE"/>
        </w:rPr>
        <w:t xml:space="preserve"> bestimmte Vereinbarungen und Regeln einhalten. Diese Regeln sind die </w:t>
      </w:r>
      <w:r w:rsidRPr="00C51B78">
        <w:rPr>
          <w:i/>
          <w:lang w:val="de-DE"/>
        </w:rPr>
        <w:t>Protokolle</w:t>
      </w:r>
      <w:r>
        <w:rPr>
          <w:lang w:val="de-DE"/>
        </w:rPr>
        <w:t>. Ein einzelnes Protokoll arbeitet immer einen bestimmten Funktionsbereich ab, der bei der Datenkommunikation der Funktionalität einer Schicht des OSI-R</w:t>
      </w:r>
      <w:r w:rsidRPr="00093AEE">
        <w:rPr>
          <w:lang w:val="de-DE"/>
        </w:rPr>
        <w:t>eferenzmodell</w:t>
      </w:r>
      <w:r>
        <w:rPr>
          <w:lang w:val="de-DE"/>
        </w:rPr>
        <w:t xml:space="preserve"> entsprechen kann. </w:t>
      </w:r>
    </w:p>
    <w:p w14:paraId="26CC5427" w14:textId="00C817E3" w:rsidR="006A4B53" w:rsidRDefault="006A4B53" w:rsidP="006A4B53">
      <w:pPr>
        <w:pStyle w:val="TextkrperEinzug"/>
        <w:numPr>
          <w:ilvl w:val="0"/>
          <w:numId w:val="5"/>
        </w:numPr>
        <w:rPr>
          <w:lang w:val="de-DE"/>
        </w:rPr>
      </w:pPr>
      <w:r w:rsidRPr="00FC12B6">
        <w:rPr>
          <w:b/>
          <w:lang w:val="de-DE"/>
        </w:rPr>
        <w:t>OSI-Referenzmodell</w:t>
      </w:r>
      <w:r w:rsidR="009D360D" w:rsidRPr="00212703">
        <w:rPr>
          <w:b/>
          <w:lang w:val="de-DE"/>
        </w:rPr>
        <w:fldChar w:fldCharType="begin"/>
      </w:r>
      <w:r w:rsidR="009D360D" w:rsidRPr="00212703">
        <w:instrText xml:space="preserve"> XE "</w:instrText>
      </w:r>
      <w:r w:rsidR="009D360D" w:rsidRPr="00212703">
        <w:rPr>
          <w:b/>
          <w:lang w:val="de-DE"/>
        </w:rPr>
        <w:instrText>OSI-Referenzmodell</w:instrText>
      </w:r>
      <w:r w:rsidR="009D360D" w:rsidRPr="00212703">
        <w:instrText xml:space="preserve">" </w:instrText>
      </w:r>
      <w:r w:rsidR="009D360D" w:rsidRPr="00212703">
        <w:rPr>
          <w:b/>
          <w:lang w:val="de-DE"/>
        </w:rPr>
        <w:fldChar w:fldCharType="end"/>
      </w:r>
      <w:r w:rsidR="00FC12B6" w:rsidRPr="00212703">
        <w:rPr>
          <w:b/>
          <w:lang w:val="de-DE"/>
        </w:rPr>
        <w:t>:</w:t>
      </w:r>
      <w:r>
        <w:rPr>
          <w:lang w:val="de-DE"/>
        </w:rPr>
        <w:t xml:space="preserve"> </w:t>
      </w:r>
      <w:r w:rsidRPr="00093AEE">
        <w:rPr>
          <w:lang w:val="de-DE"/>
        </w:rPr>
        <w:t xml:space="preserve">Das </w:t>
      </w:r>
      <w:r w:rsidRPr="00FC12B6">
        <w:rPr>
          <w:i/>
          <w:lang w:val="de-DE"/>
        </w:rPr>
        <w:t>OSI-Referenzmodell</w:t>
      </w:r>
      <w:sdt>
        <w:sdtPr>
          <w:rPr>
            <w:i/>
            <w:lang w:val="de-DE"/>
          </w:rPr>
          <w:id w:val="500782166"/>
          <w:citation/>
        </w:sdtPr>
        <w:sdtEndPr/>
        <w:sdtContent>
          <w:r>
            <w:rPr>
              <w:i/>
              <w:lang w:val="de-DE"/>
            </w:rPr>
            <w:fldChar w:fldCharType="begin"/>
          </w:r>
          <w:r>
            <w:rPr>
              <w:i/>
              <w:lang w:val="de-DE"/>
            </w:rPr>
            <w:instrText xml:space="preserve"> CITATION Ker13 \l 1031 </w:instrText>
          </w:r>
          <w:r>
            <w:rPr>
              <w:i/>
              <w:lang w:val="de-DE"/>
            </w:rPr>
            <w:fldChar w:fldCharType="separate"/>
          </w:r>
          <w:r>
            <w:rPr>
              <w:i/>
              <w:noProof/>
              <w:lang w:val="de-DE"/>
            </w:rPr>
            <w:t xml:space="preserve"> </w:t>
          </w:r>
          <w:r w:rsidRPr="00E50F88">
            <w:rPr>
              <w:noProof/>
              <w:lang w:val="de-DE"/>
            </w:rPr>
            <w:t>[1]</w:t>
          </w:r>
          <w:r>
            <w:rPr>
              <w:i/>
              <w:lang w:val="de-DE"/>
            </w:rPr>
            <w:fldChar w:fldCharType="end"/>
          </w:r>
        </w:sdtContent>
      </w:sdt>
      <w:r w:rsidRPr="00093AEE">
        <w:rPr>
          <w:lang w:val="de-DE"/>
        </w:rPr>
        <w:t xml:space="preserve"> der Internationalen Standardisierungs-Organisation (ISO) wurde ab 1977 als Grundlage für die Bildung von Kommunikationsstandards entworfen. Ziel der Open Systems Interconnection (OSI) ist die Kommunikation in heterogene</w:t>
      </w:r>
      <w:r>
        <w:rPr>
          <w:lang w:val="de-DE"/>
        </w:rPr>
        <w:t>n Netzen.</w:t>
      </w:r>
    </w:p>
    <w:p w14:paraId="07C520F5" w14:textId="75C6403A" w:rsidR="006A4B53" w:rsidRDefault="006A4B53" w:rsidP="006A4B53">
      <w:pPr>
        <w:pStyle w:val="TextkrperEinzug"/>
        <w:numPr>
          <w:ilvl w:val="0"/>
          <w:numId w:val="5"/>
        </w:numPr>
        <w:rPr>
          <w:lang w:val="de-DE"/>
        </w:rPr>
      </w:pPr>
      <w:r w:rsidRPr="00B90D5C">
        <w:rPr>
          <w:b/>
          <w:lang w:val="de-DE"/>
        </w:rPr>
        <w:t>Feldbus</w:t>
      </w:r>
      <w:r w:rsidRPr="00D35DB0">
        <w:rPr>
          <w:lang w:val="de-DE"/>
        </w:rPr>
        <w:t xml:space="preserve">: Ein </w:t>
      </w:r>
      <w:r w:rsidRPr="00D35DB0">
        <w:rPr>
          <w:i/>
          <w:lang w:val="de-DE"/>
        </w:rPr>
        <w:t>Feldbus</w:t>
      </w:r>
      <w:r w:rsidRPr="00D35DB0">
        <w:rPr>
          <w:lang w:val="de-DE"/>
        </w:rPr>
        <w:t xml:space="preserve"> verbindet in einer Anlage verschiedene Sensoren (Messfühler) und Aktoren (Stellglieder) zwecks Kommunikation mit einem übergeordneten Steuerungsgerät (SPS). Dabei senden und empfangen in der Regel mehrere Teilnehmer nahezu gleichzeitig über ein und dieselbe Leitung. Damit </w:t>
      </w:r>
      <w:r w:rsidRPr="00D35DB0">
        <w:rPr>
          <w:lang w:val="de-DE"/>
        </w:rPr>
        <w:lastRenderedPageBreak/>
        <w:t>es zu kein</w:t>
      </w:r>
      <w:r w:rsidRPr="00B90D5C">
        <w:rPr>
          <w:lang w:val="de-DE"/>
        </w:rPr>
        <w:t>er</w:t>
      </w:r>
      <w:r w:rsidRPr="00D35DB0">
        <w:rPr>
          <w:lang w:val="de-DE"/>
        </w:rPr>
        <w:t xml:space="preserve"> Datenkollisionen kommt, muss also festgelegt werden wer (Kennung) was (Messwert, Befehl) wann (Initiative) </w:t>
      </w:r>
      <w:r w:rsidRPr="00B90D5C">
        <w:rPr>
          <w:lang w:val="de-DE"/>
        </w:rPr>
        <w:t>kommuniziert</w:t>
      </w:r>
      <w:r>
        <w:rPr>
          <w:lang w:val="de-DE"/>
        </w:rPr>
        <w:t>.</w:t>
      </w:r>
    </w:p>
    <w:p w14:paraId="308E00BE" w14:textId="0A8D199A" w:rsidR="006A4B53" w:rsidRPr="00B90D5C" w:rsidRDefault="006A4B53" w:rsidP="006A4B53">
      <w:pPr>
        <w:pStyle w:val="TextkrperEinzug"/>
        <w:numPr>
          <w:ilvl w:val="0"/>
          <w:numId w:val="5"/>
        </w:numPr>
        <w:rPr>
          <w:lang w:val="de-DE"/>
        </w:rPr>
      </w:pPr>
      <w:r w:rsidRPr="00B90D5C">
        <w:rPr>
          <w:b/>
          <w:lang w:val="de-DE"/>
        </w:rPr>
        <w:t>Knoten &amp; Kanten</w:t>
      </w:r>
      <w:r w:rsidRPr="00B90D5C">
        <w:rPr>
          <w:lang w:val="de-DE"/>
        </w:rPr>
        <w:t xml:space="preserve">: Knoten repräsentieren die Kommunikationspartner und die Kanten die Verbindung in der Graph Theorie. </w:t>
      </w:r>
    </w:p>
    <w:p w14:paraId="52BF332B" w14:textId="77777777" w:rsidR="006A4B53" w:rsidRPr="00B90D5C" w:rsidRDefault="006A4B53" w:rsidP="006A4B53">
      <w:pPr>
        <w:pStyle w:val="Textkrper"/>
        <w:numPr>
          <w:ilvl w:val="0"/>
          <w:numId w:val="5"/>
        </w:numPr>
      </w:pPr>
      <w:r w:rsidRPr="00B90D5C">
        <w:rPr>
          <w:b/>
        </w:rPr>
        <w:t>Kennwerte</w:t>
      </w:r>
      <w:r w:rsidRPr="00B90D5C">
        <w:t>: Sind die Eigenschaften einer Topologie.</w:t>
      </w:r>
    </w:p>
    <w:p w14:paraId="0C1AD0AA" w14:textId="0B392EE9" w:rsidR="006A4B53" w:rsidRPr="00B90D5C" w:rsidRDefault="006A4B53" w:rsidP="006A4B53">
      <w:pPr>
        <w:pStyle w:val="TextkrperEinzug"/>
        <w:numPr>
          <w:ilvl w:val="0"/>
          <w:numId w:val="5"/>
        </w:numPr>
        <w:rPr>
          <w:lang w:val="de-DE"/>
        </w:rPr>
      </w:pPr>
      <w:r w:rsidRPr="00B90D5C">
        <w:rPr>
          <w:b/>
          <w:lang w:val="de-DE"/>
        </w:rPr>
        <w:t>Topologie</w:t>
      </w:r>
      <w:r w:rsidRPr="00B90D5C">
        <w:rPr>
          <w:lang w:val="de-DE"/>
        </w:rPr>
        <w:t>: Teilgebiet der Mathematik, welches ursprünglich diejenigen Eigenschaften geometrischer Gebilde behandelt, die bei umkehrbar eindeutigen, stetigen und totalen Abbildungen erhalten bleiben, das sogenannte Homomorphismus</w:t>
      </w:r>
      <w:sdt>
        <w:sdtPr>
          <w:rPr>
            <w:lang w:val="de-DE"/>
          </w:rPr>
          <w:id w:val="-1127309687"/>
          <w:citation/>
        </w:sdtPr>
        <w:sdtEndPr/>
        <w:sdtContent>
          <w:r w:rsidRPr="00B90D5C">
            <w:rPr>
              <w:lang w:val="de-DE"/>
            </w:rPr>
            <w:fldChar w:fldCharType="begin"/>
          </w:r>
          <w:r w:rsidRPr="00B90D5C">
            <w:rPr>
              <w:lang w:val="de-DE"/>
            </w:rPr>
            <w:instrText xml:space="preserve"> CITATION Got16 \l 1031 </w:instrText>
          </w:r>
          <w:r w:rsidRPr="00B90D5C">
            <w:rPr>
              <w:lang w:val="de-DE"/>
            </w:rPr>
            <w:fldChar w:fldCharType="separate"/>
          </w:r>
          <w:r w:rsidRPr="00B90D5C">
            <w:rPr>
              <w:noProof/>
              <w:lang w:val="de-DE"/>
            </w:rPr>
            <w:t xml:space="preserve"> [2]</w:t>
          </w:r>
          <w:r w:rsidRPr="00B90D5C">
            <w:rPr>
              <w:lang w:val="de-DE"/>
            </w:rPr>
            <w:fldChar w:fldCharType="end"/>
          </w:r>
        </w:sdtContent>
      </w:sdt>
      <w:r w:rsidRPr="00B90D5C">
        <w:rPr>
          <w:lang w:val="de-DE"/>
        </w:rPr>
        <w:t>. In der industrielleren Kommunikation beschreibt die Topologie die Verbindungen der teilnehmenden Geräte untereinander, die den Datenverkehr ermöglichen.</w:t>
      </w:r>
    </w:p>
    <w:p w14:paraId="7BC3CDA4" w14:textId="53C10ACF" w:rsidR="006A4B53" w:rsidRPr="00B90D5C" w:rsidRDefault="006A4B53" w:rsidP="006A4B53">
      <w:pPr>
        <w:pStyle w:val="TextkrperEinzug"/>
        <w:numPr>
          <w:ilvl w:val="0"/>
          <w:numId w:val="5"/>
        </w:numPr>
        <w:rPr>
          <w:lang w:val="de-DE"/>
        </w:rPr>
      </w:pPr>
      <w:r w:rsidRPr="00B90D5C">
        <w:rPr>
          <w:b/>
          <w:lang w:val="de-DE"/>
        </w:rPr>
        <w:t>Controller</w:t>
      </w:r>
      <w:r w:rsidRPr="00B90D5C">
        <w:rPr>
          <w:lang w:val="de-DE"/>
        </w:rPr>
        <w:t>: Ein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sdt>
        <w:sdtPr>
          <w:rPr>
            <w:lang w:val="de-DE"/>
          </w:rPr>
          <w:id w:val="1109009591"/>
          <w:citation/>
        </w:sdtPr>
        <w:sdtEndPr/>
        <w:sdtContent>
          <w:r w:rsidRPr="00B90D5C">
            <w:rPr>
              <w:lang w:val="de-DE"/>
            </w:rPr>
            <w:fldChar w:fldCharType="begin"/>
          </w:r>
          <w:r w:rsidRPr="00B90D5C">
            <w:rPr>
              <w:lang w:val="de-DE"/>
            </w:rPr>
            <w:instrText xml:space="preserve"> CITATION Man16 \l 1031 </w:instrText>
          </w:r>
          <w:r w:rsidRPr="00B90D5C">
            <w:rPr>
              <w:lang w:val="de-DE"/>
            </w:rPr>
            <w:fldChar w:fldCharType="separate"/>
          </w:r>
          <w:r w:rsidRPr="00B90D5C">
            <w:rPr>
              <w:noProof/>
              <w:lang w:val="de-DE"/>
            </w:rPr>
            <w:t xml:space="preserve"> [3]</w:t>
          </w:r>
          <w:r w:rsidRPr="00B90D5C">
            <w:rPr>
              <w:lang w:val="de-DE"/>
            </w:rPr>
            <w:fldChar w:fldCharType="end"/>
          </w:r>
        </w:sdtContent>
      </w:sdt>
      <w:r w:rsidRPr="00B90D5C">
        <w:rPr>
          <w:lang w:val="de-DE"/>
        </w:rPr>
        <w:t>.</w:t>
      </w:r>
    </w:p>
    <w:p w14:paraId="21B4FC26" w14:textId="743A1FAB"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212703">
        <w:instrText xml:space="preserve"> XE "</w:instrText>
      </w:r>
      <w:r w:rsidR="009D360D" w:rsidRPr="00212703">
        <w:rPr>
          <w:b/>
          <w:lang w:val="de-DE"/>
        </w:rPr>
        <w:instrText>Supervisor</w:instrText>
      </w:r>
      <w:r w:rsidR="009D360D" w:rsidRPr="00212703">
        <w:instrText xml:space="preserve">" </w:instrText>
      </w:r>
      <w:r w:rsidR="009D360D" w:rsidRPr="00212703">
        <w:rPr>
          <w:b/>
          <w:lang w:val="de-DE"/>
        </w:rPr>
        <w:fldChar w:fldCharType="end"/>
      </w:r>
      <w:r w:rsidR="00115F6E" w:rsidRPr="00212703">
        <w:rPr>
          <w:lang w:val="de-DE"/>
        </w:rPr>
        <w:t>:</w:t>
      </w:r>
      <w:r w:rsidRPr="00B90D5C">
        <w:rPr>
          <w:lang w:val="de-DE"/>
        </w:rPr>
        <w:t xml:space="preserve"> Dies kann ein Programmiergerät, Personal Computer oder Human-Man-Interface-Gerät zu Inbetriebsetzungs- oder Diagnosezwecken sein. Um beispielsweise den Prozess für Testwecke zu steuern oder die Diagnoseauswertung zu übernehmen, kann ein Supervisor temporär die Funktionsweise eines Controllers übernehmen.</w:t>
      </w:r>
    </w:p>
    <w:p w14:paraId="373A031D" w14:textId="141EA498" w:rsidR="006A4B53" w:rsidRPr="00B90D5C"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212703">
        <w:instrText xml:space="preserve"> XE "</w:instrText>
      </w:r>
      <w:r w:rsidR="009D360D" w:rsidRPr="00212703">
        <w:rPr>
          <w:b/>
          <w:lang w:val="de-DE"/>
        </w:rPr>
        <w:instrText>Device</w:instrText>
      </w:r>
      <w:r w:rsidR="009D360D" w:rsidRPr="00212703">
        <w:instrText xml:space="preserve">" </w:instrText>
      </w:r>
      <w:r w:rsidR="009D360D" w:rsidRPr="00212703">
        <w:rPr>
          <w:b/>
          <w:lang w:val="de-DE"/>
        </w:rPr>
        <w:fldChar w:fldCharType="end"/>
      </w:r>
      <w:r w:rsidR="00990239" w:rsidRPr="00212703">
        <w:rPr>
          <w:lang w:val="de-DE"/>
        </w:rPr>
        <w:t>:</w:t>
      </w:r>
      <w:r w:rsidRPr="00B90D5C">
        <w:rPr>
          <w:lang w:val="de-DE"/>
        </w:rPr>
        <w:t xml:space="preserve"> Ein Device ist eine passive Station bei der Kommunikation, die gemäß Protokoll die Prozessdaten an die übergeordnete Steuerung überträgt und kritische Anlagenzustände beispielerweise Diagnose und Alarme meldet.</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18" w:name="_Toc513120962"/>
      <w:bookmarkStart w:id="19" w:name="_Ref506810601"/>
      <w:bookmarkStart w:id="20" w:name="_Toc515977102"/>
      <w:r>
        <w:t xml:space="preserve">Grundlegende </w:t>
      </w:r>
      <w:r w:rsidRPr="00740839">
        <w:t>Netzwerktopologien</w:t>
      </w:r>
      <w:bookmarkEnd w:id="18"/>
      <w:bookmarkEnd w:id="19"/>
      <w:bookmarkEnd w:id="20"/>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3D3E7C73" w14:textId="77777777" w:rsidR="006A4B53" w:rsidRDefault="006A4B53" w:rsidP="006A4B53">
      <w:pPr>
        <w:pStyle w:val="Textkrper"/>
      </w:pPr>
      <w:r>
        <w:t>Topologien werden grafisch (nach der Graphentheorie) mit Knoten und Kanten dargestellt.</w:t>
      </w:r>
    </w:p>
    <w:p w14:paraId="21392836" w14:textId="77777777" w:rsidR="006A4B53" w:rsidRDefault="006A4B53" w:rsidP="006A4B53">
      <w:pPr>
        <w:pStyle w:val="Textkrper"/>
      </w:pP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5E03E587" w14:textId="77777777" w:rsidR="006A4B53" w:rsidRDefault="006A4B53" w:rsidP="006A4B53">
      <w:pPr>
        <w:pStyle w:val="berschrift3"/>
      </w:pPr>
      <w:bookmarkStart w:id="21" w:name="_Toc513120963"/>
      <w:bookmarkStart w:id="22" w:name="_Toc515977103"/>
      <w:r>
        <w:t>Kennwerte einer Netzwerktopologie</w:t>
      </w:r>
      <w:bookmarkEnd w:id="21"/>
      <w:bookmarkEnd w:id="22"/>
    </w:p>
    <w:p w14:paraId="56895B29" w14:textId="77777777" w:rsidR="006A4B53" w:rsidRDefault="006A4B53" w:rsidP="006A4B53">
      <w:pPr>
        <w:pStyle w:val="Textkrper"/>
      </w:pPr>
    </w:p>
    <w:p w14:paraId="6E7B1C0B" w14:textId="77777777" w:rsidR="006A4B53" w:rsidRPr="001F1F8B" w:rsidRDefault="006A4B53" w:rsidP="006A4B53">
      <w:pPr>
        <w:pStyle w:val="Textkrper"/>
        <w:rPr>
          <w:b/>
        </w:rPr>
      </w:pPr>
      <w:r w:rsidRPr="001F1F8B">
        <w:rPr>
          <w:b/>
        </w:rPr>
        <w:t>Durchmesser</w:t>
      </w:r>
    </w:p>
    <w:p w14:paraId="03EFBE45" w14:textId="0FB2DCAE" w:rsidR="006A4B53" w:rsidRDefault="006A4B53" w:rsidP="006A4B53">
      <w:pPr>
        <w:pStyle w:val="Textkrper"/>
      </w:pPr>
      <w:r>
        <w:t>Der Durchmesser einer Topologie</w:t>
      </w:r>
      <w:r w:rsidR="009D360D" w:rsidRPr="00212703">
        <w:fldChar w:fldCharType="begin"/>
      </w:r>
      <w:r w:rsidR="009D360D" w:rsidRPr="00212703">
        <w:instrText xml:space="preserve"> XE "Durchmesser einer Topologie" </w:instrText>
      </w:r>
      <w:r w:rsidR="009D360D" w:rsidRPr="00212703">
        <w:fldChar w:fldCharType="end"/>
      </w:r>
      <w:r>
        <w:t xml:space="preserve"> beschreibt die maximale direkte Entfernung zwischen zwei Knoten in Hops</w:t>
      </w:r>
      <w:r>
        <w:rPr>
          <w:rStyle w:val="Funotenzeichen"/>
        </w:rPr>
        <w:footnoteReference w:id="4"/>
      </w:r>
      <w:r>
        <w:t>. Damit ist er ein direktes Maß für die zu erwartenden maximalen Transferzeiten, d.h. je größer der Durchmesser, desto größer die Transferzeit im ungünstigsten Fall.</w:t>
      </w:r>
    </w:p>
    <w:p w14:paraId="1F6322AD" w14:textId="77777777" w:rsidR="006A4B53" w:rsidRPr="00A935AE" w:rsidRDefault="006A4B53" w:rsidP="006A4B53">
      <w:pPr>
        <w:pStyle w:val="TextkrperEinzug"/>
        <w:ind w:firstLine="0"/>
        <w:rPr>
          <w:lang w:val="de-DE"/>
        </w:rPr>
      </w:pPr>
    </w:p>
    <w:p w14:paraId="393616DF" w14:textId="77777777" w:rsidR="006A4B53" w:rsidRPr="001F1F8B" w:rsidRDefault="006A4B53" w:rsidP="006A4B53">
      <w:pPr>
        <w:pStyle w:val="Textkrper"/>
        <w:rPr>
          <w:b/>
        </w:rPr>
      </w:pPr>
      <w:r w:rsidRPr="001F1F8B">
        <w:rPr>
          <w:b/>
        </w:rPr>
        <w:t>Grad</w:t>
      </w:r>
    </w:p>
    <w:p w14:paraId="6B18428C" w14:textId="77777777" w:rsidR="006A4B53" w:rsidRDefault="006A4B53" w:rsidP="006A4B53">
      <w:pPr>
        <w:pStyle w:val="Textkrper"/>
      </w:pPr>
      <w:r>
        <w:t xml:space="preserve">Der Grad einer Topologie gibt die Anzahl der Links pro Knoten an. Diese kann für jeden Knoten gleich oder verschieden sein. Haben alle Knoten einer Topologie den gleichen Grad, so ist die Topologie regulär, was sich vorteilhaft auf das Netzwerk auswirkt. Außerdem beschreibt der Grad indirekt, welche Kosten man zum Aufbau der Topologie aufbringen muss. Je höher der Grad, desto höher </w:t>
      </w:r>
      <w:r w:rsidRPr="00B90D5C">
        <w:t>sind</w:t>
      </w:r>
      <w:r>
        <w:t xml:space="preserve"> die Kosten.</w:t>
      </w:r>
    </w:p>
    <w:p w14:paraId="1CBDF763" w14:textId="77777777" w:rsidR="006A4B53" w:rsidRDefault="006A4B53" w:rsidP="006A4B53">
      <w:pPr>
        <w:pStyle w:val="Textkrper"/>
      </w:pPr>
    </w:p>
    <w:p w14:paraId="3EC854A0" w14:textId="77777777" w:rsidR="006A4B53" w:rsidRPr="004418EB" w:rsidRDefault="006A4B53" w:rsidP="006A4B53">
      <w:pPr>
        <w:pStyle w:val="Textkrper"/>
        <w:rPr>
          <w:b/>
        </w:rPr>
      </w:pPr>
      <w:r w:rsidRPr="004418EB">
        <w:rPr>
          <w:b/>
        </w:rPr>
        <w:t>Bisektionsweite</w:t>
      </w:r>
    </w:p>
    <w:p w14:paraId="266358CA" w14:textId="5BC8C378" w:rsidR="006A4B53" w:rsidRDefault="006A4B53" w:rsidP="006A4B53">
      <w:pPr>
        <w:pStyle w:val="Textkrper"/>
      </w:pPr>
      <w:r>
        <w:t>Die Bisektionsweite</w:t>
      </w:r>
      <w:r w:rsidR="009D360D" w:rsidRPr="00212703">
        <w:fldChar w:fldCharType="begin"/>
      </w:r>
      <w:r w:rsidR="009D360D" w:rsidRPr="00212703">
        <w:instrText xml:space="preserve"> XE "Bisektionsweite" </w:instrText>
      </w:r>
      <w:r w:rsidR="009D360D" w:rsidRPr="00212703">
        <w:fldChar w:fldCharType="end"/>
      </w:r>
      <w:r>
        <w:t xml:space="preserve"> gibt die minimale Anzahl von Links an, die durchschritten werden müssen, um ein Netz mit N Knoten in zwei Netze mit jeweils N/2 Knoten zu teilen. Damit ist sie ein Maß für die Leistungsfähigkeit eines Netzes, da in vielen Algorithmen die Knoten der einen Netzhälfte mit den Knoten der anderen Hälfte kommunizieren. Je niedriger also die Bisektionsweite, desto ungünstiger wirkt sich dies auf den Zeitbedarf für den Datenaustausch zwischen beiden Netzhälften aus.</w:t>
      </w:r>
    </w:p>
    <w:p w14:paraId="4C520EFB" w14:textId="77777777" w:rsidR="006A4B53" w:rsidRDefault="006A4B53" w:rsidP="006A4B53">
      <w:pPr>
        <w:pStyle w:val="Textkrper"/>
      </w:pPr>
    </w:p>
    <w:p w14:paraId="0315859C" w14:textId="3FFFBEA4" w:rsidR="006A4B53" w:rsidRPr="001F1F8B" w:rsidRDefault="006A4B53" w:rsidP="006A4B53">
      <w:pPr>
        <w:pStyle w:val="Textkrper"/>
        <w:rPr>
          <w:b/>
        </w:rPr>
      </w:pPr>
      <w:r w:rsidRPr="001F1F8B">
        <w:rPr>
          <w:b/>
        </w:rPr>
        <w:t>Symmetrie</w:t>
      </w:r>
      <w:r w:rsidR="009D360D" w:rsidRPr="00212703">
        <w:rPr>
          <w:b/>
        </w:rPr>
        <w:fldChar w:fldCharType="begin"/>
      </w:r>
      <w:r w:rsidR="009D360D" w:rsidRPr="00212703">
        <w:instrText xml:space="preserve"> XE "</w:instrText>
      </w:r>
      <w:r w:rsidR="009D360D" w:rsidRPr="00212703">
        <w:rPr>
          <w:b/>
        </w:rPr>
        <w:instrText>Symmetrie</w:instrText>
      </w:r>
      <w:r w:rsidR="009D360D" w:rsidRPr="00212703">
        <w:instrText xml:space="preserve">" </w:instrText>
      </w:r>
      <w:r w:rsidR="009D360D" w:rsidRPr="00212703">
        <w:rPr>
          <w:b/>
        </w:rPr>
        <w:fldChar w:fldCharType="end"/>
      </w:r>
    </w:p>
    <w:p w14:paraId="6BB35DA7" w14:textId="2EAFB1A8" w:rsidR="006A4B53" w:rsidRDefault="006A4B53" w:rsidP="006A4B53">
      <w:pPr>
        <w:pStyle w:val="Textkrper"/>
      </w:pPr>
      <w:r>
        <w:t>Bei einer symmetrischen Topologie sieht das Netz von jedem Betrachtungspunkt (Knoten/Links) gleic</w:t>
      </w:r>
      <w:r w:rsidR="009D2DCB">
        <w:t>h aus, d.h.</w:t>
      </w:r>
      <w:r w:rsidR="00425B6D">
        <w:t xml:space="preserve">es existieren für Knoten und/oder Kanten sogenannte Automorphismen d.h. </w:t>
      </w:r>
      <w:r w:rsidR="009D2DCB">
        <w:t>einfach gesprochen</w:t>
      </w:r>
      <w:r>
        <w:t>, dass sich Knoten und/oder Links in einem symmetrischen Netz gleich verhalten, egal welchen Knoten oder welchen Link man betrachtet. Dies hat äußerst positive Auswirkungen (</w:t>
      </w:r>
      <w:r w:rsidRPr="00B90D5C">
        <w:t>nämlich eine</w:t>
      </w:r>
      <w:r>
        <w:t xml:space="preserve"> Vereinfachung) auf die Programmierung, die Lastverteilung und das Routing, da es keine Spezialfälle zu betrachten gibt.</w:t>
      </w:r>
    </w:p>
    <w:p w14:paraId="5B1CC169" w14:textId="77777777" w:rsidR="006A4B53" w:rsidRDefault="006A4B53" w:rsidP="006A4B53">
      <w:pPr>
        <w:pStyle w:val="Textkrper"/>
      </w:pPr>
    </w:p>
    <w:p w14:paraId="7934BFB8" w14:textId="794BAC60" w:rsidR="006A4B53" w:rsidRPr="001F1F8B" w:rsidRDefault="006A4B53" w:rsidP="006A4B53">
      <w:pPr>
        <w:pStyle w:val="Textkrper"/>
        <w:rPr>
          <w:b/>
        </w:rPr>
      </w:pPr>
      <w:r w:rsidRPr="001F1F8B">
        <w:rPr>
          <w:b/>
        </w:rPr>
        <w:t>Skalierbarkeit</w:t>
      </w:r>
    </w:p>
    <w:p w14:paraId="77ABE93B" w14:textId="40D1E1FD" w:rsidR="006A4B53" w:rsidRDefault="006A4B53" w:rsidP="006A4B53">
      <w:pPr>
        <w:pStyle w:val="Textkrper"/>
      </w:pPr>
      <w:r>
        <w:t>Die Skalierbarkeit gibt das kleinste Netzwerkinkrement (Anzahl von Knoten und Links) an, um das man eine Topologie erweitern muss, um keine Leistungseinbußen und die Beibehaltung topologietypischer Eigenschaften nach der Erweiterung zu garantieren.</w:t>
      </w:r>
    </w:p>
    <w:p w14:paraId="191F7226" w14:textId="77777777" w:rsidR="006A4B53" w:rsidRDefault="006A4B53" w:rsidP="006A4B53">
      <w:pPr>
        <w:pStyle w:val="Textkrper"/>
      </w:pPr>
    </w:p>
    <w:p w14:paraId="666ADD11" w14:textId="39BC8C1E" w:rsidR="006A4B53" w:rsidRPr="00035ABF" w:rsidRDefault="006A4B53" w:rsidP="006A4B53">
      <w:pPr>
        <w:pStyle w:val="Textkrper"/>
        <w:rPr>
          <w:b/>
          <w:szCs w:val="24"/>
        </w:rPr>
      </w:pPr>
      <w:r w:rsidRPr="00035ABF">
        <w:rPr>
          <w:b/>
          <w:szCs w:val="24"/>
        </w:rPr>
        <w:t>Konnektivität</w:t>
      </w:r>
    </w:p>
    <w:p w14:paraId="2CAFB709" w14:textId="77777777" w:rsidR="006A4B53" w:rsidRDefault="006A4B53" w:rsidP="006A4B53">
      <w:pPr>
        <w:pStyle w:val="Textkrper"/>
      </w:pPr>
      <w:r>
        <w:t>Die Konnektivität gibt die minimale Anzahl von Knoten oder Links (Kanten- bzw. Knotenkonnektivität) an, die durchtrennt werden müssen, damit das Netz als solches nicht mehr funktionstüchtig ist. Sie ist ein Maß für die Anzahl der unabhängigen Wege, die es zwischen zwei verschiedenen Knoten geben kann. Damit beschreibt sie auch die Ausfallsicherheit des Netzes, d.h. je höher die Konnektivität, desto ausfallsicherer ist das Netz.</w:t>
      </w:r>
    </w:p>
    <w:p w14:paraId="6C0D9049" w14:textId="77777777" w:rsidR="006A4B53" w:rsidRDefault="006A4B53" w:rsidP="006A4B53">
      <w:pPr>
        <w:pStyle w:val="TextkrperEinzug"/>
        <w:ind w:firstLine="0"/>
        <w:rPr>
          <w:lang w:val="de-DE"/>
        </w:rPr>
      </w:pPr>
    </w:p>
    <w:p w14:paraId="5F652D50" w14:textId="77777777" w:rsidR="006A4B53" w:rsidRDefault="006A4B53" w:rsidP="006A4B53">
      <w:pPr>
        <w:pStyle w:val="TextkrperEinzug"/>
        <w:ind w:firstLine="0"/>
        <w:rPr>
          <w:lang w:val="de-DE"/>
        </w:rPr>
      </w:pPr>
      <w:r w:rsidRPr="003223D8">
        <w:rPr>
          <w:b/>
          <w:lang w:val="de-DE"/>
        </w:rPr>
        <w:t>Physische Topologie</w:t>
      </w:r>
      <w:r>
        <w:rPr>
          <w:lang w:val="de-DE"/>
        </w:rPr>
        <w:t>: beschreibt den Aufbau der Netzverkabelung</w:t>
      </w:r>
    </w:p>
    <w:p w14:paraId="47884C60" w14:textId="77777777" w:rsidR="006A4B53" w:rsidRDefault="006A4B53" w:rsidP="006A4B53">
      <w:pPr>
        <w:pStyle w:val="TextkrperEinzug"/>
        <w:ind w:firstLine="0"/>
        <w:rPr>
          <w:lang w:val="de-DE"/>
        </w:rPr>
      </w:pPr>
    </w:p>
    <w:p w14:paraId="52E6D172" w14:textId="36910C10" w:rsidR="006A4B53" w:rsidRDefault="006A4B53" w:rsidP="006A4B53">
      <w:pPr>
        <w:pStyle w:val="TextkrperEinzug"/>
        <w:ind w:firstLine="0"/>
        <w:rPr>
          <w:lang w:val="de-DE"/>
        </w:rPr>
      </w:pPr>
      <w:r w:rsidRPr="003223D8">
        <w:rPr>
          <w:b/>
          <w:lang w:val="de-DE"/>
        </w:rPr>
        <w:t>Logische Topologie</w:t>
      </w:r>
      <w:r w:rsidR="009D360D" w:rsidRPr="00212703">
        <w:rPr>
          <w:b/>
          <w:lang w:val="de-DE"/>
        </w:rPr>
        <w:fldChar w:fldCharType="begin"/>
      </w:r>
      <w:r w:rsidR="009D360D" w:rsidRPr="00212703">
        <w:instrText xml:space="preserve"> XE "</w:instrText>
      </w:r>
      <w:r w:rsidR="009D360D" w:rsidRPr="00212703">
        <w:rPr>
          <w:b/>
          <w:lang w:val="de-DE"/>
        </w:rPr>
        <w:instrText>Logische Topologie</w:instrText>
      </w:r>
      <w:r w:rsidR="009D360D" w:rsidRPr="00212703">
        <w:instrText xml:space="preserve">" </w:instrText>
      </w:r>
      <w:r w:rsidR="009D360D" w:rsidRPr="00212703">
        <w:rPr>
          <w:b/>
          <w:lang w:val="de-DE"/>
        </w:rPr>
        <w:fldChar w:fldCharType="end"/>
      </w:r>
      <w:r w:rsidR="003223D8" w:rsidRPr="00212703">
        <w:rPr>
          <w:lang w:val="de-DE"/>
        </w:rPr>
        <w:t>:</w:t>
      </w:r>
      <w:r>
        <w:rPr>
          <w:lang w:val="de-DE"/>
        </w:rPr>
        <w:t xml:space="preserve"> beschreibt den Datenfluss zwischen den Endgeräten d.h. in welcher logischen Beziehung die Geräte beim Datenaustausch zueinanderstehen.</w:t>
      </w:r>
    </w:p>
    <w:p w14:paraId="7BFDE2B2" w14:textId="77777777" w:rsidR="006A4B53" w:rsidRDefault="006A4B53" w:rsidP="006A4B53">
      <w:pPr>
        <w:pStyle w:val="TextkrperEinzug"/>
        <w:ind w:firstLine="0"/>
        <w:rPr>
          <w:lang w:val="de-DE"/>
        </w:rPr>
      </w:pPr>
    </w:p>
    <w:p w14:paraId="40E90B82" w14:textId="77777777" w:rsidR="006A4B53" w:rsidRDefault="006A4B53" w:rsidP="006A4B53">
      <w:pPr>
        <w:pStyle w:val="berschrift3"/>
      </w:pPr>
      <w:bookmarkStart w:id="23" w:name="_Toc513120964"/>
      <w:bookmarkStart w:id="24" w:name="_Toc515977104"/>
      <w:r>
        <w:t>Linien</w:t>
      </w:r>
      <w:r w:rsidRPr="00740839">
        <w:t>-Topologie</w:t>
      </w:r>
      <w:bookmarkEnd w:id="23"/>
      <w:bookmarkEnd w:id="24"/>
      <w:r>
        <w:t xml:space="preserve"> </w:t>
      </w:r>
    </w:p>
    <w:p w14:paraId="476B424F" w14:textId="50044883" w:rsidR="006A4B53" w:rsidRDefault="006A4B53" w:rsidP="00E22652">
      <w:pPr>
        <w:pStyle w:val="Textkrper"/>
        <w:ind w:left="709" w:hanging="709"/>
      </w:pPr>
      <w:r w:rsidRPr="00B90D5C">
        <w:t>Die Linien</w:t>
      </w:r>
      <w:r w:rsidR="00E22652">
        <w:t>-T</w:t>
      </w:r>
      <w:r w:rsidRPr="00B90D5C">
        <w:t>opologie war einer der ersten Netze, die in kleineren Firmen und privaten Haushalten zu finden war. Ein Koaxialkabel</w:t>
      </w:r>
      <w:r w:rsidRPr="00B90D5C">
        <w:rPr>
          <w:rStyle w:val="Funotenzeichen"/>
        </w:rPr>
        <w:footnoteReference w:id="5"/>
      </w:r>
      <w:r w:rsidRPr="00B90D5C">
        <w:t xml:space="preserve"> bildet die Basis, die Linie, welches beliebig, </w:t>
      </w:r>
      <w:r w:rsidRPr="00B90D5C">
        <w:lastRenderedPageBreak/>
        <w:t>bis zu einen gewissen Grad, verlängert werden kann. Die Stationen werden über T-Stücke an das Kabel angeschlossen. Am Anfang und Ende des Kabels sind Widerstände angebracht um Reflexionen</w:t>
      </w:r>
      <w:r w:rsidRPr="00B90D5C">
        <w:rPr>
          <w:rStyle w:val="Funotenzeichen"/>
        </w:rPr>
        <w:footnoteReference w:id="6"/>
      </w:r>
      <w:r w:rsidRPr="00B90D5C">
        <w:t xml:space="preserve"> zu verhindern.</w:t>
      </w:r>
    </w:p>
    <w:p w14:paraId="78DBA07F" w14:textId="77777777" w:rsidR="006A4B53" w:rsidRDefault="006A4B53" w:rsidP="006A4B53">
      <w:pPr>
        <w:pStyle w:val="TextkrperEinzug"/>
        <w:keepNext/>
      </w:pPr>
      <w:r>
        <w:rPr>
          <w:noProof/>
          <w:lang w:val="de-DE"/>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775" cy="2047875"/>
                    </a:xfrm>
                    <a:prstGeom prst="rect">
                      <a:avLst/>
                    </a:prstGeom>
                  </pic:spPr>
                </pic:pic>
              </a:graphicData>
            </a:graphic>
          </wp:inline>
        </w:drawing>
      </w:r>
    </w:p>
    <w:p w14:paraId="1CA91323" w14:textId="03D837E8" w:rsidR="006A4B53" w:rsidRPr="000B0401" w:rsidRDefault="006A4B53" w:rsidP="006A4B53">
      <w:pPr>
        <w:pStyle w:val="Beschriftung"/>
        <w:jc w:val="both"/>
      </w:pPr>
      <w:bookmarkStart w:id="26" w:name="_Ref503957016"/>
      <w:bookmarkStart w:id="27" w:name="_Toc511225560"/>
      <w:bookmarkStart w:id="28" w:name="_Toc515977166"/>
      <w:r>
        <w:t xml:space="preserve">Abbildung </w:t>
      </w:r>
      <w:r w:rsidR="007B2AB7">
        <w:fldChar w:fldCharType="begin"/>
      </w:r>
      <w:r w:rsidR="007B2AB7">
        <w:instrText xml:space="preserve"> SEQ Abbildung \* ARABIC </w:instrText>
      </w:r>
      <w:r w:rsidR="007B2AB7">
        <w:fldChar w:fldCharType="separate"/>
      </w:r>
      <w:r w:rsidR="00B974E6">
        <w:rPr>
          <w:noProof/>
        </w:rPr>
        <w:t>2</w:t>
      </w:r>
      <w:r w:rsidR="007B2AB7">
        <w:rPr>
          <w:noProof/>
        </w:rPr>
        <w:fldChar w:fldCharType="end"/>
      </w:r>
      <w:bookmarkEnd w:id="26"/>
      <w:r>
        <w:t xml:space="preserve">: </w:t>
      </w:r>
      <w:bookmarkStart w:id="29" w:name="_Ref513805432"/>
      <w:r>
        <w:t>Linien-Topologie</w:t>
      </w:r>
      <w:bookmarkEnd w:id="27"/>
      <w:bookmarkEnd w:id="28"/>
      <w:bookmarkEnd w:id="29"/>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7777777" w:rsidR="006A4B53" w:rsidRPr="000B0401" w:rsidRDefault="006A4B53" w:rsidP="006A4B53">
      <w:pPr>
        <w:pStyle w:val="TextkrperEinzug"/>
        <w:numPr>
          <w:ilvl w:val="0"/>
          <w:numId w:val="7"/>
        </w:numPr>
        <w:rPr>
          <w:lang w:val="de-DE"/>
        </w:rPr>
      </w:pPr>
      <w:r w:rsidRPr="000B0401">
        <w:rPr>
          <w:lang w:val="de-DE"/>
        </w:rPr>
        <w:t>Nur geringe Kosten, da nur geringe Kabelmengen erforderlich sind</w:t>
      </w:r>
    </w:p>
    <w:p w14:paraId="3B5753EB" w14:textId="77777777" w:rsidR="006A4B53" w:rsidRPr="000B0401" w:rsidRDefault="006A4B53" w:rsidP="006A4B53">
      <w:pPr>
        <w:pStyle w:val="TextkrperEinzug"/>
        <w:numPr>
          <w:ilvl w:val="0"/>
          <w:numId w:val="7"/>
        </w:numPr>
        <w:rPr>
          <w:lang w:val="de-DE"/>
        </w:rPr>
      </w:pPr>
      <w:r w:rsidRPr="000B0401">
        <w:rPr>
          <w:lang w:val="de-DE"/>
        </w:rPr>
        <w:t>Einfache Verkabelung und Netzerweiterung</w:t>
      </w:r>
    </w:p>
    <w:p w14:paraId="203B294D" w14:textId="77777777" w:rsidR="006A4B53" w:rsidRPr="000B0401"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18AC3B07" w14:textId="77777777" w:rsidR="006A4B53" w:rsidRPr="000B0401" w:rsidRDefault="006A4B53" w:rsidP="006A4B53">
      <w:pPr>
        <w:pStyle w:val="TextkrperEinzug"/>
        <w:rPr>
          <w:lang w:val="de-DE"/>
        </w:rPr>
      </w:pPr>
    </w:p>
    <w:p w14:paraId="22613D08" w14:textId="77777777" w:rsidR="006A4B53" w:rsidRPr="000B0401" w:rsidRDefault="006A4B53" w:rsidP="006A4B53">
      <w:pPr>
        <w:pStyle w:val="TextkrperEinzug"/>
        <w:ind w:firstLine="0"/>
        <w:rPr>
          <w:b/>
          <w:lang w:val="de-DE"/>
        </w:rPr>
      </w:pPr>
      <w:r w:rsidRPr="000B0401">
        <w:rPr>
          <w:b/>
          <w:lang w:val="de-DE"/>
        </w:rPr>
        <w:t>Nachteile</w:t>
      </w:r>
    </w:p>
    <w:p w14:paraId="076F2C4F" w14:textId="77777777" w:rsidR="006A4B53" w:rsidRPr="000B0401" w:rsidRDefault="006A4B53" w:rsidP="006A4B53">
      <w:pPr>
        <w:pStyle w:val="TextkrperEinzug"/>
        <w:numPr>
          <w:ilvl w:val="0"/>
          <w:numId w:val="6"/>
        </w:numPr>
        <w:rPr>
          <w:lang w:val="de-DE"/>
        </w:rPr>
      </w:pPr>
      <w:r w:rsidRPr="000B0401">
        <w:rPr>
          <w:lang w:val="de-DE"/>
        </w:rPr>
        <w:t>Alle Daten werden über ein einziges Kabel übertragen</w:t>
      </w:r>
    </w:p>
    <w:p w14:paraId="4F03825A" w14:textId="262C2F41" w:rsidR="006A4B53" w:rsidRPr="000B0401" w:rsidRDefault="006A4B53" w:rsidP="006A4B53">
      <w:pPr>
        <w:pStyle w:val="TextkrperEinzug"/>
        <w:numPr>
          <w:ilvl w:val="0"/>
          <w:numId w:val="6"/>
        </w:numPr>
        <w:rPr>
          <w:lang w:val="de-DE"/>
        </w:rPr>
      </w:pPr>
      <w:r w:rsidRPr="000B0401">
        <w:rPr>
          <w:lang w:val="de-DE"/>
        </w:rPr>
        <w:t>Datenübertragungen können leicht abgehört werden</w:t>
      </w:r>
      <w:r>
        <w:rPr>
          <w:lang w:val="de-DE"/>
        </w:rPr>
        <w:t xml:space="preserve"> (Sicherheitsproblem)</w:t>
      </w:r>
    </w:p>
    <w:p w14:paraId="54ACA49D" w14:textId="07C77E20" w:rsidR="006A4B53" w:rsidRPr="000B0401" w:rsidRDefault="006A4B53" w:rsidP="006A4B53">
      <w:pPr>
        <w:pStyle w:val="TextkrperEinzug"/>
        <w:numPr>
          <w:ilvl w:val="0"/>
          <w:numId w:val="6"/>
        </w:numPr>
        <w:rPr>
          <w:lang w:val="de-DE"/>
        </w:rPr>
      </w:pPr>
      <w:r w:rsidRPr="000B0401">
        <w:rPr>
          <w:lang w:val="de-DE"/>
        </w:rPr>
        <w:t xml:space="preserve">Eine Störung des Übertragungsmediums an einer einzigen Stelle im </w:t>
      </w:r>
      <w:r w:rsidRPr="00AE4F6E">
        <w:rPr>
          <w:lang w:val="de-DE"/>
        </w:rPr>
        <w:t>Netz</w:t>
      </w:r>
      <w:r w:rsidRPr="000B0401">
        <w:rPr>
          <w:lang w:val="de-DE"/>
        </w:rPr>
        <w:t xml:space="preserve"> (defektes Kabel) blockiert den gesamten Netz</w:t>
      </w:r>
      <w:r>
        <w:rPr>
          <w:lang w:val="de-DE"/>
        </w:rPr>
        <w:t>werk</w:t>
      </w:r>
      <w:r w:rsidRPr="000B0401">
        <w:rPr>
          <w:lang w:val="de-DE"/>
        </w:rPr>
        <w:t>strang</w:t>
      </w:r>
    </w:p>
    <w:p w14:paraId="7E3406C7" w14:textId="77777777"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Pr="000B0401">
        <w:rPr>
          <w:lang w:val="de-DE"/>
        </w:rPr>
        <w:t>blockiert (Datenstau)</w:t>
      </w:r>
    </w:p>
    <w:p w14:paraId="2CF50824" w14:textId="77777777" w:rsidR="006A4B53" w:rsidRPr="000B0401" w:rsidRDefault="006A4B53" w:rsidP="006A4B53">
      <w:pPr>
        <w:pStyle w:val="TextkrperEinzug"/>
        <w:numPr>
          <w:ilvl w:val="0"/>
          <w:numId w:val="6"/>
        </w:numPr>
        <w:rPr>
          <w:lang w:val="de-DE"/>
        </w:rPr>
      </w:pPr>
      <w:r w:rsidRPr="000B0401">
        <w:rPr>
          <w:lang w:val="de-DE"/>
        </w:rPr>
        <w:t>Aufgrund der Möglichkeit der Kollisionen sollte das Medium nur zu ca. 30% ausgelastet werden</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30" w:name="_Toc513120965"/>
      <w:bookmarkStart w:id="31" w:name="_Toc515977105"/>
      <w:r>
        <w:t>Ring-Topologie</w:t>
      </w:r>
      <w:bookmarkEnd w:id="30"/>
      <w:bookmarkEnd w:id="31"/>
    </w:p>
    <w:p w14:paraId="3AB4D4A7" w14:textId="5B0303EE" w:rsidR="006A4B53" w:rsidRDefault="006A4B53" w:rsidP="006A4B53">
      <w:pPr>
        <w:pStyle w:val="Textkrper"/>
      </w:pPr>
      <w:r w:rsidRPr="00AE4F6E">
        <w:t xml:space="preserve">Eine Ring-Topologie ist eigentlich eine Erweiterung der Linien-Topologie, d.h. das erste und </w:t>
      </w:r>
      <w:r w:rsidR="00610B8F" w:rsidRPr="00AE4F6E">
        <w:t>das letzte Gerät</w:t>
      </w:r>
      <w:r w:rsidRPr="00AE4F6E">
        <w:t xml:space="preserve"> sind miteinander verbunden. </w:t>
      </w:r>
      <w:r w:rsidRPr="00AE4F6E">
        <w:fldChar w:fldCharType="begin"/>
      </w:r>
      <w:r w:rsidRPr="00AE4F6E">
        <w:instrText xml:space="preserve"> REF _Ref503956882 \h </w:instrText>
      </w:r>
      <w:r>
        <w:instrText xml:space="preserve"> \* MERGEFORMAT </w:instrText>
      </w:r>
      <w:r w:rsidRPr="00AE4F6E">
        <w:fldChar w:fldCharType="separate"/>
      </w:r>
      <w:r w:rsidR="00B974E6">
        <w:t xml:space="preserve">Abbildung </w:t>
      </w:r>
      <w:r w:rsidR="00B974E6">
        <w:rPr>
          <w:noProof/>
        </w:rPr>
        <w:t>3</w:t>
      </w:r>
      <w:r w:rsidR="00B974E6">
        <w:t>: Ring-Topologie</w:t>
      </w:r>
      <w:r w:rsidRPr="00AE4F6E">
        <w:fldChar w:fldCharType="end"/>
      </w:r>
      <w:r w:rsidRPr="00AE4F6E">
        <w:t xml:space="preserve"> 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6A4B53">
      <w:pPr>
        <w:pStyle w:val="TextkrperEinzug"/>
        <w:keepNext/>
      </w:pPr>
      <w:r>
        <w:rPr>
          <w:noProof/>
          <w:lang w:val="de-DE"/>
        </w:rPr>
        <w:lastRenderedPageBreak/>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1981200"/>
                    </a:xfrm>
                    <a:prstGeom prst="rect">
                      <a:avLst/>
                    </a:prstGeom>
                  </pic:spPr>
                </pic:pic>
              </a:graphicData>
            </a:graphic>
          </wp:inline>
        </w:drawing>
      </w:r>
    </w:p>
    <w:p w14:paraId="1F040F23" w14:textId="2460A511" w:rsidR="006A4B53" w:rsidRDefault="006A4B53" w:rsidP="006A4B53">
      <w:pPr>
        <w:pStyle w:val="Beschriftung"/>
        <w:jc w:val="both"/>
      </w:pPr>
      <w:bookmarkStart w:id="32" w:name="_Ref503957089"/>
      <w:bookmarkStart w:id="33" w:name="_Ref503956882"/>
      <w:bookmarkStart w:id="34" w:name="_Toc511225561"/>
      <w:bookmarkStart w:id="35" w:name="_Toc515977167"/>
      <w:r>
        <w:t xml:space="preserve">Abbildung </w:t>
      </w:r>
      <w:r w:rsidR="007B2AB7">
        <w:fldChar w:fldCharType="begin"/>
      </w:r>
      <w:r w:rsidR="007B2AB7">
        <w:instrText xml:space="preserve"> SEQ Abbildung \* ARABIC </w:instrText>
      </w:r>
      <w:r w:rsidR="007B2AB7">
        <w:fldChar w:fldCharType="separate"/>
      </w:r>
      <w:r w:rsidR="00B974E6">
        <w:rPr>
          <w:noProof/>
        </w:rPr>
        <w:t>3</w:t>
      </w:r>
      <w:r w:rsidR="007B2AB7">
        <w:rPr>
          <w:noProof/>
        </w:rPr>
        <w:fldChar w:fldCharType="end"/>
      </w:r>
      <w:bookmarkEnd w:id="32"/>
      <w:r>
        <w:t>: Ring-Topologie</w:t>
      </w:r>
      <w:bookmarkEnd w:id="33"/>
      <w:bookmarkEnd w:id="34"/>
      <w:bookmarkEnd w:id="35"/>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33524F1B" w14:textId="292DDF36" w:rsidR="006A4B53" w:rsidRPr="00EC3276" w:rsidRDefault="006A4B53" w:rsidP="006A4B53">
      <w:pPr>
        <w:pStyle w:val="TextkrperEinzug"/>
        <w:numPr>
          <w:ilvl w:val="0"/>
          <w:numId w:val="8"/>
        </w:numPr>
        <w:rPr>
          <w:lang w:val="de-DE"/>
        </w:rPr>
      </w:pPr>
      <w:r w:rsidRPr="00EC3276">
        <w:rPr>
          <w:lang w:val="de-DE"/>
        </w:rPr>
        <w:t xml:space="preserve">Deterministische </w:t>
      </w:r>
      <w:r>
        <w:rPr>
          <w:lang w:val="de-DE"/>
        </w:rPr>
        <w:t>N</w:t>
      </w:r>
      <w:r w:rsidRPr="00EC3276">
        <w:rPr>
          <w:lang w:val="de-DE"/>
        </w:rPr>
        <w:t>etz</w:t>
      </w:r>
      <w:r>
        <w:rPr>
          <w:lang w:val="de-DE"/>
        </w:rPr>
        <w:t>werk</w:t>
      </w:r>
      <w:r w:rsidRPr="00EC3276">
        <w:rPr>
          <w:lang w:val="de-DE"/>
        </w:rPr>
        <w:t>kommunikation - Vorgänger und Nachfolger sind definiert</w:t>
      </w:r>
    </w:p>
    <w:p w14:paraId="77B181F1" w14:textId="61D0B471" w:rsidR="006A4B53" w:rsidRPr="00EC3276" w:rsidRDefault="006A4B53" w:rsidP="006A4B53">
      <w:pPr>
        <w:pStyle w:val="TextkrperEinzug"/>
        <w:numPr>
          <w:ilvl w:val="0"/>
          <w:numId w:val="8"/>
        </w:numPr>
        <w:rPr>
          <w:lang w:val="de-DE"/>
        </w:rPr>
      </w:pPr>
      <w:r w:rsidRPr="00EC3276">
        <w:rPr>
          <w:lang w:val="de-DE"/>
        </w:rPr>
        <w:t xml:space="preserve">Alle </w:t>
      </w:r>
      <w:r>
        <w:rPr>
          <w:lang w:val="de-DE"/>
        </w:rPr>
        <w:t>Teilnehmer</w:t>
      </w:r>
      <w:r w:rsidRPr="00EC3276">
        <w:rPr>
          <w:lang w:val="de-DE"/>
        </w:rPr>
        <w:t xml:space="preserve"> haben gleiche Zugriffsmöglichkeiten</w:t>
      </w:r>
    </w:p>
    <w:p w14:paraId="6FD2F129" w14:textId="77777777" w:rsidR="006A4B53" w:rsidRPr="00EC3276" w:rsidRDefault="006A4B53" w:rsidP="006A4B53">
      <w:pPr>
        <w:pStyle w:val="TextkrperEinzug"/>
        <w:numPr>
          <w:ilvl w:val="0"/>
          <w:numId w:val="8"/>
        </w:numPr>
        <w:rPr>
          <w:lang w:val="de-DE"/>
        </w:rPr>
      </w:pPr>
      <w:r w:rsidRPr="00EC3276">
        <w:rPr>
          <w:lang w:val="de-DE"/>
        </w:rPr>
        <w:t>Garantierte Übertragungsbandbreite</w:t>
      </w:r>
    </w:p>
    <w:p w14:paraId="0A7AA06B" w14:textId="55B3D885" w:rsidR="006A4B53" w:rsidRPr="00EC3276" w:rsidRDefault="006A4B53" w:rsidP="006A4B53">
      <w:pPr>
        <w:pStyle w:val="TextkrperEinzug"/>
        <w:numPr>
          <w:ilvl w:val="0"/>
          <w:numId w:val="8"/>
        </w:numPr>
        <w:rPr>
          <w:lang w:val="de-DE"/>
        </w:rPr>
      </w:pPr>
      <w:r>
        <w:rPr>
          <w:lang w:val="de-DE"/>
        </w:rPr>
        <w:t>Sehr gut s</w:t>
      </w:r>
      <w:r w:rsidRPr="00EC3276">
        <w:rPr>
          <w:lang w:val="de-DE"/>
        </w:rPr>
        <w:t>kalier</w:t>
      </w:r>
      <w:r>
        <w:rPr>
          <w:lang w:val="de-DE"/>
        </w:rPr>
        <w:t xml:space="preserve">bar, der </w:t>
      </w:r>
      <w:r w:rsidRPr="00EC3276">
        <w:rPr>
          <w:lang w:val="de-DE"/>
        </w:rPr>
        <w:t>Grad bleibt bei Erweiterung konstant</w:t>
      </w:r>
    </w:p>
    <w:p w14:paraId="1D68D95A" w14:textId="77777777" w:rsidR="006A4B53" w:rsidRPr="00EC3276" w:rsidRDefault="006A4B53" w:rsidP="006A4B53">
      <w:pPr>
        <w:pStyle w:val="TextkrperEinzug"/>
        <w:numPr>
          <w:ilvl w:val="0"/>
          <w:numId w:val="8"/>
        </w:numPr>
        <w:rPr>
          <w:lang w:val="de-DE"/>
        </w:rPr>
      </w:pPr>
      <w:r w:rsidRPr="00EC3276">
        <w:rPr>
          <w:lang w:val="de-DE"/>
        </w:rPr>
        <w:t>Reguläre Topologie, daher leicht programmierbar</w:t>
      </w:r>
    </w:p>
    <w:p w14:paraId="5A67192D" w14:textId="77777777" w:rsidR="006A4B53" w:rsidRPr="00EC3276" w:rsidRDefault="006A4B53" w:rsidP="006A4B53">
      <w:pPr>
        <w:pStyle w:val="TextkrperEinzug"/>
        <w:rPr>
          <w:lang w:val="de-DE"/>
        </w:rPr>
      </w:pP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77777777" w:rsidR="006A4B53" w:rsidRPr="00EC3276" w:rsidRDefault="006A4B53" w:rsidP="006A4B53">
      <w:pPr>
        <w:pStyle w:val="TextkrperEinzug"/>
        <w:numPr>
          <w:ilvl w:val="0"/>
          <w:numId w:val="9"/>
        </w:numPr>
        <w:rPr>
          <w:lang w:val="de-DE"/>
        </w:rPr>
      </w:pPr>
      <w:r w:rsidRPr="00EC3276">
        <w:rPr>
          <w:lang w:val="de-DE"/>
        </w:rPr>
        <w:t>Teure Komponenten</w:t>
      </w:r>
    </w:p>
    <w:p w14:paraId="5A165B99" w14:textId="77777777" w:rsidR="006A4B53" w:rsidRPr="00EC3276" w:rsidRDefault="006A4B53" w:rsidP="006A4B53">
      <w:pPr>
        <w:pStyle w:val="TextkrperEinzug"/>
        <w:numPr>
          <w:ilvl w:val="0"/>
          <w:numId w:val="9"/>
        </w:numPr>
        <w:rPr>
          <w:lang w:val="de-DE"/>
        </w:rPr>
      </w:pPr>
      <w:r>
        <w:rPr>
          <w:lang w:val="de-DE"/>
        </w:rPr>
        <w:t>Relativ hoher Durchmesser</w:t>
      </w:r>
    </w:p>
    <w:p w14:paraId="26C4DB25" w14:textId="6559E3BE"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36" w:name="_Toc513120966"/>
      <w:bookmarkStart w:id="37" w:name="_Toc515977106"/>
      <w:r w:rsidRPr="00740839">
        <w:t>Stern-Topologi</w:t>
      </w:r>
      <w:r>
        <w:t>e</w:t>
      </w:r>
      <w:bookmarkEnd w:id="36"/>
      <w:bookmarkEnd w:id="37"/>
    </w:p>
    <w:p w14:paraId="7A55887B" w14:textId="766756E8" w:rsidR="006A4B53" w:rsidRDefault="006A4B53" w:rsidP="006A4B53">
      <w:pPr>
        <w:pStyle w:val="Textkrper"/>
      </w:pPr>
      <w:r>
        <w:t>Charakteristisches Merkmal der Stern</w:t>
      </w:r>
      <w:r w:rsidR="00F5771A">
        <w:t>-T</w:t>
      </w:r>
      <w:r>
        <w:t xml:space="preserve">opologie sind kurze Wege, das bedeutet, dass zwischen Sender und Empfänger nur wenige Vermittlungsstationen vorhanden sind. </w:t>
      </w:r>
      <w:r>
        <w:fldChar w:fldCharType="begin"/>
      </w:r>
      <w:r>
        <w:instrText xml:space="preserve"> REF _Ref503960032 \h </w:instrText>
      </w:r>
      <w:r>
        <w:fldChar w:fldCharType="separate"/>
      </w:r>
      <w:r w:rsidR="00B974E6">
        <w:t xml:space="preserve">Abbildung </w:t>
      </w:r>
      <w:r w:rsidR="00B974E6">
        <w:rPr>
          <w:noProof/>
        </w:rPr>
        <w:t>4</w:t>
      </w:r>
      <w:r>
        <w:fldChar w:fldCharType="end"/>
      </w:r>
      <w:r>
        <w:t xml:space="preserve"> zeigt eine klassische Sterntopologie, diese besteht aus einem zentralen Element (</w:t>
      </w:r>
      <w:r w:rsidRPr="00AE4F6E">
        <w:t>d. h. Switch) und 4 Geräte, die mit einem Ende-zu-Ende Verbindung angeschlossen sind. Fällt ein Gerät aus, stört es die Kommunikation die übrigen Geräte nicht, solange diese nicht mit dem ausgefallenen Gerät kommunizieren. Fäll der Switch aus, so kann kein Gerät mehr Daten austauschen. Dies ist die einzige Schwachstelle dieser Topologie.</w:t>
      </w:r>
    </w:p>
    <w:p w14:paraId="3E61D11E" w14:textId="77777777" w:rsidR="006A4B53" w:rsidRPr="00F66F6A" w:rsidRDefault="006A4B53" w:rsidP="006A4B53">
      <w:pPr>
        <w:pStyle w:val="TextkrperEinzug"/>
        <w:rPr>
          <w:lang w:val="de-DE"/>
        </w:rPr>
      </w:pPr>
    </w:p>
    <w:p w14:paraId="49A03E3F" w14:textId="77777777" w:rsidR="006A4B53" w:rsidRDefault="006A4B53" w:rsidP="006A4B53">
      <w:pPr>
        <w:pStyle w:val="TextkrperEinzug"/>
        <w:keepNext/>
      </w:pPr>
      <w:r>
        <w:rPr>
          <w:noProof/>
          <w:lang w:val="de-DE"/>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1905000"/>
                    </a:xfrm>
                    <a:prstGeom prst="rect">
                      <a:avLst/>
                    </a:prstGeom>
                  </pic:spPr>
                </pic:pic>
              </a:graphicData>
            </a:graphic>
          </wp:inline>
        </w:drawing>
      </w:r>
    </w:p>
    <w:p w14:paraId="2380C244" w14:textId="17168D60" w:rsidR="006A4B53" w:rsidRDefault="006A4B53" w:rsidP="006A4B53">
      <w:pPr>
        <w:pStyle w:val="Beschriftung"/>
        <w:jc w:val="both"/>
      </w:pPr>
      <w:bookmarkStart w:id="38" w:name="_Ref503960032"/>
      <w:bookmarkStart w:id="39" w:name="_Toc511225562"/>
      <w:bookmarkStart w:id="40" w:name="_Toc515977168"/>
      <w:r>
        <w:t xml:space="preserve">Abbildung </w:t>
      </w:r>
      <w:r w:rsidR="007B2AB7">
        <w:fldChar w:fldCharType="begin"/>
      </w:r>
      <w:r w:rsidR="007B2AB7">
        <w:instrText xml:space="preserve"> SEQ Abbildung \* ARABIC </w:instrText>
      </w:r>
      <w:r w:rsidR="007B2AB7">
        <w:fldChar w:fldCharType="separate"/>
      </w:r>
      <w:r w:rsidR="00B974E6">
        <w:rPr>
          <w:noProof/>
        </w:rPr>
        <w:t>4</w:t>
      </w:r>
      <w:r w:rsidR="007B2AB7">
        <w:rPr>
          <w:noProof/>
        </w:rPr>
        <w:fldChar w:fldCharType="end"/>
      </w:r>
      <w:bookmarkEnd w:id="38"/>
      <w:r>
        <w:t xml:space="preserve">: </w:t>
      </w:r>
      <w:r w:rsidRPr="004A69AC">
        <w:t>Stern-Topologie</w:t>
      </w:r>
      <w:bookmarkEnd w:id="39"/>
      <w:bookmarkEnd w:id="40"/>
    </w:p>
    <w:p w14:paraId="1DA97A34" w14:textId="77777777" w:rsidR="006A4B53" w:rsidRPr="0065061F" w:rsidRDefault="006A4B53" w:rsidP="006A4B53">
      <w:pPr>
        <w:pStyle w:val="TextkrperEinzug"/>
        <w:ind w:firstLine="0"/>
        <w:rPr>
          <w:b/>
          <w:lang w:val="de-DE"/>
        </w:rPr>
      </w:pPr>
      <w:r w:rsidRPr="0065061F">
        <w:rPr>
          <w:b/>
          <w:lang w:val="de-DE"/>
        </w:rPr>
        <w:lastRenderedPageBreak/>
        <w:t>Vorteile</w:t>
      </w:r>
    </w:p>
    <w:p w14:paraId="09C1EC05" w14:textId="77777777" w:rsidR="006A4B53" w:rsidRPr="0065061F" w:rsidRDefault="006A4B53" w:rsidP="006A4B53">
      <w:pPr>
        <w:pStyle w:val="TextkrperEinzug"/>
        <w:numPr>
          <w:ilvl w:val="0"/>
          <w:numId w:val="10"/>
        </w:numPr>
        <w:rPr>
          <w:lang w:val="de-DE"/>
        </w:rPr>
      </w:pPr>
      <w:r w:rsidRPr="0065061F">
        <w:rPr>
          <w:lang w:val="de-DE"/>
        </w:rPr>
        <w:t>Der Ausfall eines Endgerätes hat keine Auswirkung auf den Rest des Netzes.</w:t>
      </w:r>
    </w:p>
    <w:p w14:paraId="6F882819" w14:textId="1CCF960D" w:rsidR="006A4B53" w:rsidRPr="0065061F" w:rsidRDefault="006A4B53" w:rsidP="006A4B53">
      <w:pPr>
        <w:pStyle w:val="TextkrperEinzug"/>
        <w:numPr>
          <w:ilvl w:val="0"/>
          <w:numId w:val="10"/>
        </w:numPr>
        <w:rPr>
          <w:lang w:val="de-DE"/>
        </w:rPr>
      </w:pPr>
      <w:r w:rsidRPr="0065061F">
        <w:rPr>
          <w:lang w:val="de-DE"/>
        </w:rPr>
        <w:t>Dieses Netz</w:t>
      </w:r>
      <w:r>
        <w:rPr>
          <w:lang w:val="de-DE"/>
        </w:rPr>
        <w:t>werk</w:t>
      </w:r>
      <w:r w:rsidRPr="0065061F">
        <w:rPr>
          <w:lang w:val="de-DE"/>
        </w:rPr>
        <w:t xml:space="preserve"> bietet hohe Übertragungsraten, wenn der Netzknoten ein Switch ist.</w:t>
      </w:r>
    </w:p>
    <w:p w14:paraId="55772E55" w14:textId="77777777" w:rsidR="006A4B53" w:rsidRPr="0065061F" w:rsidRDefault="006A4B53" w:rsidP="006A4B53">
      <w:pPr>
        <w:pStyle w:val="TextkrperEinzug"/>
        <w:numPr>
          <w:ilvl w:val="0"/>
          <w:numId w:val="10"/>
        </w:numPr>
        <w:rPr>
          <w:lang w:val="de-DE"/>
        </w:rPr>
      </w:pPr>
      <w:r w:rsidRPr="0065061F">
        <w:rPr>
          <w:lang w:val="de-DE"/>
        </w:rPr>
        <w:t>Leicht erweiterbar</w:t>
      </w:r>
    </w:p>
    <w:p w14:paraId="58395868" w14:textId="77777777" w:rsidR="006A4B53" w:rsidRPr="0065061F" w:rsidRDefault="006A4B53" w:rsidP="006A4B53">
      <w:pPr>
        <w:pStyle w:val="TextkrperEinzug"/>
        <w:numPr>
          <w:ilvl w:val="0"/>
          <w:numId w:val="10"/>
        </w:numPr>
        <w:rPr>
          <w:lang w:val="de-DE"/>
        </w:rPr>
      </w:pPr>
      <w:r w:rsidRPr="0065061F">
        <w:rPr>
          <w:lang w:val="de-DE"/>
        </w:rPr>
        <w:t>Leicht verständlich</w:t>
      </w:r>
    </w:p>
    <w:p w14:paraId="2B016C58" w14:textId="77777777" w:rsidR="006A4B53" w:rsidRPr="0065061F" w:rsidRDefault="006A4B53" w:rsidP="006A4B53">
      <w:pPr>
        <w:pStyle w:val="TextkrperEinzug"/>
        <w:numPr>
          <w:ilvl w:val="0"/>
          <w:numId w:val="10"/>
        </w:numPr>
        <w:rPr>
          <w:lang w:val="de-DE"/>
        </w:rPr>
      </w:pPr>
      <w:r w:rsidRPr="0065061F">
        <w:rPr>
          <w:lang w:val="de-DE"/>
        </w:rPr>
        <w:t>Leichte Fehlersuche</w:t>
      </w:r>
    </w:p>
    <w:p w14:paraId="70A62849" w14:textId="77777777" w:rsidR="006A4B53" w:rsidRPr="0065061F" w:rsidRDefault="006A4B53" w:rsidP="006A4B53">
      <w:pPr>
        <w:pStyle w:val="TextkrperEinzug"/>
        <w:numPr>
          <w:ilvl w:val="0"/>
          <w:numId w:val="10"/>
        </w:numPr>
        <w:rPr>
          <w:lang w:val="de-DE"/>
        </w:rPr>
      </w:pPr>
      <w:r w:rsidRPr="0065061F">
        <w:rPr>
          <w:lang w:val="de-DE"/>
        </w:rPr>
        <w:t>Sehr gute Eignung für Multicast-/Broadcastanwendungen</w:t>
      </w:r>
    </w:p>
    <w:p w14:paraId="31645AD4" w14:textId="77777777" w:rsidR="006A4B53" w:rsidRPr="0065061F" w:rsidRDefault="006A4B53" w:rsidP="006A4B53">
      <w:pPr>
        <w:pStyle w:val="TextkrperEinzug"/>
        <w:numPr>
          <w:ilvl w:val="0"/>
          <w:numId w:val="10"/>
        </w:numPr>
        <w:rPr>
          <w:lang w:val="de-DE"/>
        </w:rPr>
      </w:pPr>
      <w:r w:rsidRPr="0065061F">
        <w:rPr>
          <w:lang w:val="de-DE"/>
        </w:rPr>
        <w:t>Kein Routing benötigt</w:t>
      </w:r>
    </w:p>
    <w:p w14:paraId="71FD367A" w14:textId="77777777" w:rsidR="006A4B53" w:rsidRPr="0065061F" w:rsidRDefault="006A4B53" w:rsidP="006A4B53">
      <w:pPr>
        <w:pStyle w:val="TextkrperEinzug"/>
        <w:rPr>
          <w:lang w:val="de-DE"/>
        </w:rPr>
      </w:pP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77777777" w:rsidR="006A4B53" w:rsidRPr="00AE4F6E" w:rsidRDefault="006A4B53" w:rsidP="006A4B53">
      <w:pPr>
        <w:pStyle w:val="TextkrperEinzug"/>
        <w:numPr>
          <w:ilvl w:val="0"/>
          <w:numId w:val="11"/>
        </w:numPr>
        <w:rPr>
          <w:lang w:val="de-DE"/>
        </w:rPr>
      </w:pPr>
      <w:r w:rsidRPr="0065061F">
        <w:rPr>
          <w:lang w:val="de-DE"/>
        </w:rPr>
        <w:t>Durch Ausfall des Verteilers</w:t>
      </w:r>
      <w:r>
        <w:rPr>
          <w:lang w:val="de-DE"/>
        </w:rPr>
        <w:t xml:space="preserve"> </w:t>
      </w:r>
      <w:r w:rsidRPr="00AE4F6E">
        <w:rPr>
          <w:lang w:val="de-DE"/>
        </w:rPr>
        <w:t>(Switch) wird Netzverkehr unmöglich</w:t>
      </w:r>
    </w:p>
    <w:p w14:paraId="56E3603E" w14:textId="23D39218"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6BF02062" w14:textId="68A0B13D" w:rsidR="006A4B53" w:rsidRDefault="006A4B53" w:rsidP="006A4B53">
      <w:pPr>
        <w:pStyle w:val="berschrift3"/>
      </w:pPr>
      <w:bookmarkStart w:id="41" w:name="_Toc513120967"/>
      <w:bookmarkStart w:id="42" w:name="_Toc515977107"/>
      <w:r w:rsidRPr="00740839">
        <w:t>Baum-Topologie</w:t>
      </w:r>
      <w:bookmarkEnd w:id="41"/>
      <w:bookmarkEnd w:id="42"/>
    </w:p>
    <w:p w14:paraId="76174516" w14:textId="04F7563A" w:rsidR="006A4B53" w:rsidRDefault="006A4B53" w:rsidP="006A4B53">
      <w:pPr>
        <w:pStyle w:val="Textkrper"/>
      </w:pPr>
      <w:r>
        <w:t xml:space="preserve">Eine Erweiterung zum Stern stellt der Baum dar (siehe </w:t>
      </w:r>
      <w:r>
        <w:fldChar w:fldCharType="begin"/>
      </w:r>
      <w:r>
        <w:instrText xml:space="preserve"> REF _Ref503962385 \h </w:instrText>
      </w:r>
      <w:r>
        <w:fldChar w:fldCharType="separate"/>
      </w:r>
      <w:r w:rsidR="00B974E6">
        <w:t xml:space="preserve">Abbildung </w:t>
      </w:r>
      <w:r w:rsidR="00B974E6">
        <w:rPr>
          <w:noProof/>
        </w:rPr>
        <w:t>5</w:t>
      </w:r>
      <w:r>
        <w:fldChar w:fldCharType="end"/>
      </w:r>
      <w:r>
        <w:t xml:space="preserve">). Derzeit ist dies die meist genutzte Netzwerktopologie. Prinzipiell wäre eine Verkabelung von jedem Switch zu jedem andern Switch möglich. </w:t>
      </w: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77777777" w:rsidR="006A4B53" w:rsidRPr="00125F34" w:rsidRDefault="006A4B53" w:rsidP="006A4B53">
      <w:pPr>
        <w:pStyle w:val="TextkrperEinzug"/>
        <w:numPr>
          <w:ilvl w:val="0"/>
          <w:numId w:val="12"/>
        </w:numPr>
        <w:rPr>
          <w:lang w:val="de-DE"/>
        </w:rPr>
      </w:pPr>
      <w:r w:rsidRPr="00125F34">
        <w:rPr>
          <w:lang w:val="de-DE"/>
        </w:rPr>
        <w:t>Der Ausfall eines Endgeräts hat keine Konsequenzen</w:t>
      </w:r>
    </w:p>
    <w:p w14:paraId="7226CD92" w14:textId="77777777" w:rsidR="006A4B53" w:rsidRPr="00125F34" w:rsidRDefault="006A4B53" w:rsidP="006A4B53">
      <w:pPr>
        <w:pStyle w:val="TextkrperEinzug"/>
        <w:numPr>
          <w:ilvl w:val="0"/>
          <w:numId w:val="12"/>
        </w:numPr>
        <w:rPr>
          <w:lang w:val="de-DE"/>
        </w:rPr>
      </w:pPr>
      <w:r w:rsidRPr="00125F34">
        <w:rPr>
          <w:lang w:val="de-DE"/>
        </w:rPr>
        <w:t>Strukturelle Erweiterbarkeit</w:t>
      </w:r>
    </w:p>
    <w:p w14:paraId="55A953DF" w14:textId="77777777" w:rsidR="006A4B53" w:rsidRPr="00125F34" w:rsidRDefault="006A4B53" w:rsidP="006A4B53">
      <w:pPr>
        <w:pStyle w:val="TextkrperEinzug"/>
        <w:numPr>
          <w:ilvl w:val="0"/>
          <w:numId w:val="12"/>
        </w:numPr>
        <w:rPr>
          <w:lang w:val="de-DE"/>
        </w:rPr>
      </w:pPr>
      <w:r w:rsidRPr="00125F34">
        <w:rPr>
          <w:lang w:val="de-DE"/>
        </w:rPr>
        <w:t>Gute Eignung für Such- und Sortieralgorithmen</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E4CA15B" w14:textId="0F6C01B9" w:rsidR="006A4B53" w:rsidRPr="00125F34" w:rsidRDefault="006A4B53" w:rsidP="006A4B53">
      <w:pPr>
        <w:pStyle w:val="TextkrperEinzug"/>
        <w:numPr>
          <w:ilvl w:val="0"/>
          <w:numId w:val="13"/>
        </w:numPr>
        <w:rPr>
          <w:lang w:val="de-DE"/>
        </w:rPr>
      </w:pPr>
      <w:r w:rsidRPr="00125F34">
        <w:rPr>
          <w:lang w:val="de-DE"/>
        </w:rPr>
        <w:t xml:space="preserve">Bei Ausfall eines Verteilers (Wurzel) ist der ganze davon ausgehende </w:t>
      </w:r>
      <w:r>
        <w:rPr>
          <w:lang w:val="de-DE"/>
        </w:rPr>
        <w:t>Zweig</w:t>
      </w:r>
      <w:r w:rsidRPr="00125F34">
        <w:rPr>
          <w:lang w:val="de-DE"/>
        </w:rPr>
        <w:t xml:space="preserve"> des Verteilers </w:t>
      </w:r>
      <w:r>
        <w:rPr>
          <w:lang w:val="de-DE"/>
        </w:rPr>
        <w:t>nicht mehr erreichbar.</w:t>
      </w:r>
    </w:p>
    <w:p w14:paraId="3CD70B5B" w14:textId="77777777" w:rsidR="006A4B53" w:rsidRPr="00125F34" w:rsidRDefault="006A4B53" w:rsidP="006A4B53">
      <w:pPr>
        <w:pStyle w:val="TextkrperEinzug"/>
        <w:numPr>
          <w:ilvl w:val="0"/>
          <w:numId w:val="13"/>
        </w:numPr>
        <w:rPr>
          <w:lang w:val="de-DE"/>
        </w:rPr>
      </w:pPr>
      <w:r w:rsidRPr="00125F34">
        <w:rPr>
          <w:lang w:val="de-DE"/>
        </w:rPr>
        <w:t xml:space="preserve">Zur Wurzel hin kann es bedingt durch die für Bäume definierte Bisektionsweite von 1 zu Engpässen kommen, da zur Kommunikation von der einen unteren Baumhälfte in die andere Hälfte immer über die Wurzel gegangen werden </w:t>
      </w:r>
      <w:r w:rsidRPr="00AE4F6E">
        <w:rPr>
          <w:lang w:val="de-DE"/>
        </w:rPr>
        <w:t>muss.</w:t>
      </w:r>
    </w:p>
    <w:p w14:paraId="20DB8019" w14:textId="793CAF1E" w:rsidR="006A4B53" w:rsidRDefault="006A4B53" w:rsidP="006A4B53">
      <w:pPr>
        <w:pStyle w:val="TextkrperEinzug"/>
        <w:numPr>
          <w:ilvl w:val="0"/>
          <w:numId w:val="13"/>
        </w:numPr>
        <w:rPr>
          <w:lang w:val="de-DE"/>
        </w:rPr>
      </w:pPr>
      <w:r w:rsidRPr="00F66F6A">
        <w:rPr>
          <w:lang w:val="de-DE"/>
        </w:rPr>
        <w:t xml:space="preserve">Bäume haben mit zunehmender Tiefe (=Anzahl der Links von der Wurzel bis zu einem Blatt) einen sehr hohen Durchmesser. Dies führt in Verbindung mit der Bisektionsweite </w:t>
      </w:r>
      <w:r w:rsidR="00A4160E">
        <w:rPr>
          <w:lang w:val="de-DE"/>
        </w:rPr>
        <w:t>(größer als 1)</w:t>
      </w:r>
      <w:r>
        <w:rPr>
          <w:lang w:val="de-DE"/>
        </w:rPr>
        <w:t xml:space="preserve"> </w:t>
      </w:r>
      <w:r w:rsidRPr="00F66F6A">
        <w:rPr>
          <w:lang w:val="de-DE"/>
        </w:rPr>
        <w:t>zu schlechten Latenzeigenschaften bei klassischen Bäume</w:t>
      </w:r>
      <w:r w:rsidRPr="00AE4F6E">
        <w:rPr>
          <w:lang w:val="de-DE"/>
        </w:rPr>
        <w:t>n.</w:t>
      </w:r>
    </w:p>
    <w:p w14:paraId="1FCDF0FD" w14:textId="77777777" w:rsidR="006A4B53" w:rsidRDefault="006A4B53" w:rsidP="006A4B53">
      <w:pPr>
        <w:pStyle w:val="TextkrperEinzug"/>
        <w:ind w:left="720" w:firstLine="0"/>
        <w:rPr>
          <w:lang w:val="de-DE"/>
        </w:rPr>
      </w:pPr>
    </w:p>
    <w:p w14:paraId="3AA2CC56" w14:textId="77777777" w:rsidR="006A4B53" w:rsidRDefault="006A4B53" w:rsidP="006A4B53">
      <w:pPr>
        <w:pStyle w:val="TextkrperEinzug"/>
        <w:keepNext/>
      </w:pPr>
      <w:r>
        <w:rPr>
          <w:noProof/>
          <w:lang w:val="de-DE"/>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1895475"/>
                    </a:xfrm>
                    <a:prstGeom prst="rect">
                      <a:avLst/>
                    </a:prstGeom>
                  </pic:spPr>
                </pic:pic>
              </a:graphicData>
            </a:graphic>
          </wp:inline>
        </w:drawing>
      </w:r>
    </w:p>
    <w:p w14:paraId="1285E273" w14:textId="320F7F81" w:rsidR="006A4B53" w:rsidRPr="00125F34" w:rsidRDefault="006A4B53" w:rsidP="006A4B53">
      <w:pPr>
        <w:pStyle w:val="Beschriftung"/>
        <w:jc w:val="both"/>
      </w:pPr>
      <w:bookmarkStart w:id="43" w:name="_Ref503962385"/>
      <w:bookmarkStart w:id="44" w:name="_Toc511225563"/>
      <w:bookmarkStart w:id="45" w:name="_Toc515977169"/>
      <w:r>
        <w:t xml:space="preserve">Abbildung </w:t>
      </w:r>
      <w:r w:rsidR="007B2AB7">
        <w:fldChar w:fldCharType="begin"/>
      </w:r>
      <w:r w:rsidR="007B2AB7">
        <w:instrText xml:space="preserve"> SEQ Abbildung \* ARABIC </w:instrText>
      </w:r>
      <w:r w:rsidR="007B2AB7">
        <w:fldChar w:fldCharType="separate"/>
      </w:r>
      <w:r w:rsidR="00B974E6">
        <w:rPr>
          <w:noProof/>
        </w:rPr>
        <w:t>5</w:t>
      </w:r>
      <w:r w:rsidR="007B2AB7">
        <w:rPr>
          <w:noProof/>
        </w:rPr>
        <w:fldChar w:fldCharType="end"/>
      </w:r>
      <w:bookmarkEnd w:id="43"/>
      <w:r>
        <w:t xml:space="preserve">: </w:t>
      </w:r>
      <w:r w:rsidRPr="00AD748C">
        <w:t>Baum-Topologie</w:t>
      </w:r>
      <w:bookmarkEnd w:id="44"/>
      <w:bookmarkEnd w:id="45"/>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46" w:name="_Toc513120968"/>
      <w:bookmarkStart w:id="47" w:name="_Toc515977108"/>
      <w:r w:rsidRPr="00740839">
        <w:lastRenderedPageBreak/>
        <w:t>Vermaschtes Netz</w:t>
      </w:r>
      <w:bookmarkEnd w:id="46"/>
      <w:bookmarkEnd w:id="47"/>
    </w:p>
    <w:p w14:paraId="48F50A5B" w14:textId="29CFDAFB" w:rsidR="006A4B53" w:rsidRDefault="006A4B53" w:rsidP="006A4B53">
      <w:pPr>
        <w:pStyle w:val="Textkrper"/>
      </w:pPr>
      <w:r w:rsidRPr="00446345">
        <w:t>Es gibt zwei Arten von vermaschten Topologien. In der ersten, der sogenannten vollständig vermaschten Topologie, weist jeder Knoten eine direkte Verbindung zu jedem anderen Knoten auf.</w:t>
      </w:r>
      <w:r>
        <w:t xml:space="preserve"> </w:t>
      </w:r>
      <w:r w:rsidRPr="00446345">
        <w:t>In einer teilweise vermaschten Topologie sind Knoten jeweils nur mit den Knoten verbunden, mit denen sie am meisten interagieren.</w:t>
      </w:r>
    </w:p>
    <w:p w14:paraId="7B9B24F7" w14:textId="77777777" w:rsidR="006A4B53" w:rsidRDefault="006A4B53" w:rsidP="006A4B53">
      <w:pPr>
        <w:pStyle w:val="TextkrperEinzug"/>
        <w:rPr>
          <w:lang w:val="de-DE"/>
        </w:rPr>
      </w:pPr>
    </w:p>
    <w:p w14:paraId="09E604C1" w14:textId="77777777" w:rsidR="006A4B53" w:rsidRDefault="006A4B53" w:rsidP="006A4B53">
      <w:pPr>
        <w:pStyle w:val="TextkrperEinzug"/>
        <w:keepNext/>
      </w:pPr>
      <w:r>
        <w:rPr>
          <w:noProof/>
          <w:lang w:val="de-DE"/>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0" cy="1962150"/>
                    </a:xfrm>
                    <a:prstGeom prst="rect">
                      <a:avLst/>
                    </a:prstGeom>
                  </pic:spPr>
                </pic:pic>
              </a:graphicData>
            </a:graphic>
          </wp:inline>
        </w:drawing>
      </w:r>
    </w:p>
    <w:p w14:paraId="58511EAD" w14:textId="079DC472" w:rsidR="006A4B53" w:rsidRPr="0076530D" w:rsidRDefault="006A4B53" w:rsidP="006A4B53">
      <w:pPr>
        <w:pStyle w:val="Beschriftung"/>
        <w:jc w:val="both"/>
      </w:pPr>
      <w:bookmarkStart w:id="48" w:name="_Toc511225564"/>
      <w:bookmarkStart w:id="49" w:name="_Toc515977170"/>
      <w:r>
        <w:t xml:space="preserve">Abbildung </w:t>
      </w:r>
      <w:r w:rsidR="007B2AB7">
        <w:fldChar w:fldCharType="begin"/>
      </w:r>
      <w:r w:rsidR="007B2AB7">
        <w:instrText xml:space="preserve"> SEQ Abbildung \* ARABIC </w:instrText>
      </w:r>
      <w:r w:rsidR="007B2AB7">
        <w:fldChar w:fldCharType="separate"/>
      </w:r>
      <w:r w:rsidR="00B974E6">
        <w:rPr>
          <w:noProof/>
        </w:rPr>
        <w:t>6</w:t>
      </w:r>
      <w:r w:rsidR="007B2AB7">
        <w:rPr>
          <w:noProof/>
        </w:rPr>
        <w:fldChar w:fldCharType="end"/>
      </w:r>
      <w:r>
        <w:t xml:space="preserve">: </w:t>
      </w:r>
      <w:bookmarkEnd w:id="48"/>
      <w:r>
        <w:t>V</w:t>
      </w:r>
      <w:r w:rsidRPr="00195BC6">
        <w:t>ermaschte</w:t>
      </w:r>
      <w:r>
        <w:t>s</w:t>
      </w:r>
      <w:r w:rsidRPr="00195BC6">
        <w:t xml:space="preserve"> Netz</w:t>
      </w:r>
      <w:r>
        <w:t>werk</w:t>
      </w:r>
      <w:bookmarkEnd w:id="49"/>
    </w:p>
    <w:p w14:paraId="3B12C663" w14:textId="77777777" w:rsidR="006A4B53" w:rsidRDefault="006A4B53" w:rsidP="006A4B53">
      <w:pPr>
        <w:pStyle w:val="TextkrperEinzug"/>
        <w:ind w:firstLine="0"/>
        <w:rPr>
          <w:lang w:val="de-DE"/>
        </w:rPr>
      </w:pPr>
    </w:p>
    <w:p w14:paraId="5A51A140" w14:textId="77777777" w:rsidR="006A4B53" w:rsidRPr="001F0FEA" w:rsidRDefault="006A4B53" w:rsidP="006A4B53">
      <w:pPr>
        <w:pStyle w:val="TextkrperEinzug"/>
        <w:ind w:firstLine="0"/>
        <w:rPr>
          <w:lang w:val="de-DE"/>
        </w:rPr>
      </w:pPr>
      <w:r w:rsidRPr="001F0FEA">
        <w:rPr>
          <w:lang w:val="de-DE"/>
        </w:rPr>
        <w:t>Nachteile</w:t>
      </w:r>
      <w:r>
        <w:rPr>
          <w:lang w:val="de-DE"/>
        </w:rPr>
        <w:t>:</w:t>
      </w:r>
    </w:p>
    <w:p w14:paraId="08A3F390" w14:textId="77777777" w:rsidR="006A4B53" w:rsidRPr="005D0545" w:rsidRDefault="006A4B53" w:rsidP="006A4B53">
      <w:pPr>
        <w:pStyle w:val="TextkrperEinzug"/>
        <w:numPr>
          <w:ilvl w:val="0"/>
          <w:numId w:val="17"/>
        </w:numPr>
        <w:rPr>
          <w:lang w:val="de-DE"/>
        </w:rPr>
      </w:pPr>
      <w:r w:rsidRPr="005D0545">
        <w:rPr>
          <w:lang w:val="de-DE"/>
        </w:rPr>
        <w:t>Viele Kabel notwendig</w:t>
      </w:r>
    </w:p>
    <w:p w14:paraId="14C39097" w14:textId="77777777" w:rsidR="006A4B53" w:rsidRPr="005D0545" w:rsidRDefault="006A4B53" w:rsidP="006A4B53">
      <w:pPr>
        <w:pStyle w:val="TextkrperEinzug"/>
        <w:numPr>
          <w:ilvl w:val="0"/>
          <w:numId w:val="17"/>
        </w:numPr>
        <w:rPr>
          <w:lang w:val="de-DE"/>
        </w:rPr>
      </w:pPr>
      <w:r w:rsidRPr="005D0545">
        <w:rPr>
          <w:lang w:val="de-DE"/>
        </w:rPr>
        <w:t>Sehr hoher Energieverbrauch</w:t>
      </w:r>
    </w:p>
    <w:p w14:paraId="2D8EA9F4" w14:textId="77777777" w:rsidR="006A4B53" w:rsidRDefault="006A4B53" w:rsidP="006A4B53">
      <w:pPr>
        <w:pStyle w:val="TextkrperEinzug"/>
        <w:numPr>
          <w:ilvl w:val="0"/>
          <w:numId w:val="17"/>
        </w:numPr>
        <w:rPr>
          <w:lang w:val="de-DE"/>
        </w:rPr>
      </w:pPr>
      <w:r>
        <w:rPr>
          <w:lang w:val="de-DE"/>
        </w:rPr>
        <w:t>V</w:t>
      </w:r>
      <w:r w:rsidRPr="005D0545">
        <w:rPr>
          <w:lang w:val="de-DE"/>
        </w:rPr>
        <w:t>ergleichsweise</w:t>
      </w:r>
      <w:r>
        <w:rPr>
          <w:lang w:val="de-DE"/>
        </w:rPr>
        <w:t xml:space="preserve"> komplexes Routing nötig</w:t>
      </w:r>
    </w:p>
    <w:p w14:paraId="551AB8DA" w14:textId="77777777" w:rsidR="006A4B53" w:rsidRPr="001F0FEA" w:rsidRDefault="006A4B53" w:rsidP="006A4B53">
      <w:pPr>
        <w:pStyle w:val="TextkrperEinzug"/>
        <w:ind w:firstLine="0"/>
        <w:rPr>
          <w:lang w:val="de-DE"/>
        </w:rPr>
      </w:pPr>
      <w:r w:rsidRPr="001F0FEA">
        <w:rPr>
          <w:lang w:val="de-DE"/>
        </w:rPr>
        <w:t>Vorteile</w:t>
      </w:r>
      <w:r>
        <w:rPr>
          <w:lang w:val="de-DE"/>
        </w:rPr>
        <w:t>:</w:t>
      </w:r>
    </w:p>
    <w:p w14:paraId="7D325A69" w14:textId="77777777" w:rsidR="006A4B53" w:rsidRPr="005D0545" w:rsidRDefault="006A4B53" w:rsidP="006A4B53">
      <w:pPr>
        <w:pStyle w:val="TextkrperEinzug"/>
        <w:numPr>
          <w:ilvl w:val="0"/>
          <w:numId w:val="18"/>
        </w:numPr>
        <w:rPr>
          <w:lang w:val="de-DE"/>
        </w:rPr>
      </w:pPr>
      <w:r w:rsidRPr="005D0545">
        <w:rPr>
          <w:lang w:val="de-DE"/>
        </w:rPr>
        <w:t>Sicherste Variante eines Netzwerkes</w:t>
      </w:r>
    </w:p>
    <w:p w14:paraId="0FC35879" w14:textId="77777777" w:rsidR="006A4B53" w:rsidRPr="005D0545" w:rsidRDefault="006A4B53" w:rsidP="006A4B53">
      <w:pPr>
        <w:pStyle w:val="TextkrperEinzug"/>
        <w:numPr>
          <w:ilvl w:val="0"/>
          <w:numId w:val="18"/>
        </w:numPr>
        <w:rPr>
          <w:lang w:val="de-DE"/>
        </w:rPr>
      </w:pPr>
      <w:r w:rsidRPr="005D0545">
        <w:rPr>
          <w:lang w:val="de-DE"/>
        </w:rPr>
        <w:t>Bei Ausfall eins Endgerätes ist durch Umleitung die Datenkommunikation weiterhin möglich</w:t>
      </w:r>
    </w:p>
    <w:p w14:paraId="5425C3D7" w14:textId="77777777" w:rsidR="006A4B53" w:rsidRPr="005D0545" w:rsidRDefault="006A4B53" w:rsidP="006A4B53">
      <w:pPr>
        <w:pStyle w:val="TextkrperEinzug"/>
        <w:numPr>
          <w:ilvl w:val="0"/>
          <w:numId w:val="18"/>
        </w:numPr>
        <w:rPr>
          <w:lang w:val="de-DE"/>
        </w:rPr>
      </w:pPr>
      <w:r w:rsidRPr="005D0545">
        <w:rPr>
          <w:lang w:val="de-DE"/>
        </w:rPr>
        <w:t>Sehr leistungsfähig</w:t>
      </w:r>
    </w:p>
    <w:p w14:paraId="47D6FD8D" w14:textId="77777777" w:rsidR="006A4B53" w:rsidRDefault="006A4B53" w:rsidP="006A4B53">
      <w:pPr>
        <w:pStyle w:val="berschrift2"/>
      </w:pPr>
      <w:bookmarkStart w:id="50" w:name="_Toc513120969"/>
      <w:bookmarkStart w:id="51" w:name="_Toc515977109"/>
      <w:r>
        <w:t>Netzwerke-Protokolle</w:t>
      </w:r>
      <w:bookmarkEnd w:id="50"/>
      <w:bookmarkEnd w:id="51"/>
    </w:p>
    <w:p w14:paraId="1DC9DA06" w14:textId="4FC98352" w:rsidR="006A4B53" w:rsidRPr="00AE4F6E" w:rsidRDefault="006A4B53" w:rsidP="006A4B53">
      <w:pPr>
        <w:pStyle w:val="Textkrper"/>
      </w:pPr>
      <w:r w:rsidRPr="00AE4F6E">
        <w:t>In der industriellen Kommunikation gibt es viele verschiedene Netzwerkprotokolle, die zum Einsatz kommen, beispielsweise PROFIBUS, CANopen, DeviceNet, Sercos, PROFINET. In diesem Abschnitt werden zwei der wichtigsten Netzwerkeprotokolle kurz betrachtet. Bei der Vorstellung handelt es sich um die Protokolle PROFIBUS und PROFINET, da auch der Schwerpunkt dieser Arbeit auf diesen beiden Systemen beruht.</w:t>
      </w:r>
    </w:p>
    <w:p w14:paraId="63BDDCD0" w14:textId="03BD600D" w:rsidR="006A4B53" w:rsidRPr="00AE4F6E" w:rsidRDefault="006A4B53" w:rsidP="006A4B53">
      <w:pPr>
        <w:pStyle w:val="TextkrperEinzug"/>
        <w:ind w:firstLine="0"/>
        <w:rPr>
          <w:lang w:val="de-DE"/>
        </w:rPr>
      </w:pPr>
      <w:r w:rsidRPr="00AE4F6E">
        <w:rPr>
          <w:lang w:val="de-DE"/>
        </w:rPr>
        <w:t xml:space="preserve">In dem Abschnitt </w:t>
      </w:r>
      <w:r w:rsidRPr="00AE4F6E">
        <w:rPr>
          <w:lang w:val="de-DE"/>
        </w:rPr>
        <w:fldChar w:fldCharType="begin"/>
      </w:r>
      <w:r w:rsidRPr="00AE4F6E">
        <w:rPr>
          <w:lang w:val="de-DE"/>
        </w:rPr>
        <w:instrText xml:space="preserve"> REF _Ref506889223 \r \h </w:instrText>
      </w:r>
      <w:r>
        <w:rPr>
          <w:lang w:val="de-DE"/>
        </w:rPr>
        <w:instrText xml:space="preserve"> \* MERGEFORMAT </w:instrText>
      </w:r>
      <w:r w:rsidRPr="00AE4F6E">
        <w:rPr>
          <w:lang w:val="de-DE"/>
        </w:rPr>
        <w:fldChar w:fldCharType="separate"/>
      </w:r>
      <w:r w:rsidR="00B974E6">
        <w:rPr>
          <w:b/>
          <w:bCs w:val="0"/>
          <w:lang w:val="de-DE"/>
        </w:rPr>
        <w:t>Fehler! Verweisquelle konnte nicht gefunden werden.</w:t>
      </w:r>
      <w:r w:rsidRPr="00AE4F6E">
        <w:rPr>
          <w:lang w:val="de-DE"/>
        </w:rPr>
        <w:fldChar w:fldCharType="end"/>
      </w:r>
      <w:r w:rsidRPr="00AE4F6E">
        <w:rPr>
          <w:lang w:val="de-DE"/>
        </w:rPr>
        <w:t xml:space="preserve"> wird kurz erklärt was der PROFIBUS kann und kurz auf charakteristischen Merkmale der PROFIBUS-Geräte eingegangen. Das Protokoll PROFINET wird dann im anschließenden Abschnitt </w:t>
      </w:r>
      <w:r w:rsidRPr="00AE4F6E">
        <w:rPr>
          <w:lang w:val="de-DE"/>
        </w:rPr>
        <w:fldChar w:fldCharType="begin"/>
      </w:r>
      <w:r w:rsidRPr="00AE4F6E">
        <w:rPr>
          <w:lang w:val="de-DE"/>
        </w:rPr>
        <w:instrText xml:space="preserve"> REF _Ref506889366 \r \h </w:instrText>
      </w:r>
      <w:r>
        <w:rPr>
          <w:lang w:val="de-DE"/>
        </w:rPr>
        <w:instrText xml:space="preserve"> \* MERGEFORMAT </w:instrText>
      </w:r>
      <w:r w:rsidRPr="00AE4F6E">
        <w:rPr>
          <w:lang w:val="de-DE"/>
        </w:rPr>
        <w:fldChar w:fldCharType="separate"/>
      </w:r>
      <w:r w:rsidR="00B974E6">
        <w:rPr>
          <w:b/>
          <w:bCs w:val="0"/>
          <w:lang w:val="de-DE"/>
        </w:rPr>
        <w:t>Fehler! Verweisquelle konnte nicht gefunden werden.</w:t>
      </w:r>
      <w:r w:rsidRPr="00AE4F6E">
        <w:rPr>
          <w:lang w:val="de-DE"/>
        </w:rPr>
        <w:fldChar w:fldCharType="end"/>
      </w:r>
      <w:r w:rsidRPr="00AE4F6E">
        <w:rPr>
          <w:lang w:val="de-DE"/>
        </w:rPr>
        <w:t xml:space="preserve"> betrachtet. </w:t>
      </w:r>
    </w:p>
    <w:p w14:paraId="05CD0017" w14:textId="03C3BD74" w:rsidR="006A4B53" w:rsidRPr="00AE4F6E" w:rsidRDefault="006A4B53" w:rsidP="006A4B53">
      <w:pPr>
        <w:pStyle w:val="berschrift3"/>
      </w:pPr>
      <w:bookmarkStart w:id="52" w:name="_Toc513120970"/>
      <w:bookmarkStart w:id="53" w:name="_Toc515977110"/>
      <w:r w:rsidRPr="00AE4F6E">
        <w:t>PROFIBUS</w:t>
      </w:r>
      <w:bookmarkEnd w:id="52"/>
      <w:bookmarkEnd w:id="53"/>
    </w:p>
    <w:p w14:paraId="248934BE" w14:textId="434FD0B6"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Pr="00AE4F6E">
            <w:rPr>
              <w:noProof/>
            </w:rPr>
            <w:t>[5]</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 und Gebäudeautomatisierung findet. Er ermöglicht die Kopplung von Geräten verschiedenen Hersteller ohne besondere Schnittellenanpassung.</w:t>
      </w:r>
    </w:p>
    <w:p w14:paraId="3EB93451" w14:textId="77777777" w:rsidR="006A4B53" w:rsidRPr="00AE4F6E" w:rsidRDefault="006A4B53" w:rsidP="006A4B53">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lastRenderedPageBreak/>
        <w:t>PROFIBUS Gerätetypen:</w:t>
      </w:r>
    </w:p>
    <w:p w14:paraId="6D4AB91C" w14:textId="58F8290F" w:rsidR="006A4B53" w:rsidRDefault="006A4B53" w:rsidP="006A4B53">
      <w:pPr>
        <w:pStyle w:val="TextkrperEinzug"/>
        <w:numPr>
          <w:ilvl w:val="0"/>
          <w:numId w:val="14"/>
        </w:numPr>
        <w:rPr>
          <w:lang w:val="de-DE"/>
        </w:rPr>
      </w:pPr>
      <w:r w:rsidRPr="00AE4F6E">
        <w:rPr>
          <w:b/>
          <w:lang w:val="de-DE"/>
        </w:rPr>
        <w:t>Master</w:t>
      </w:r>
      <w:r w:rsidRPr="00AE4F6E">
        <w:rPr>
          <w:lang w:val="de-DE"/>
        </w:rPr>
        <w:t>:</w:t>
      </w:r>
      <w:r w:rsidRPr="001F0FEA">
        <w:rPr>
          <w:lang w:val="de-DE"/>
        </w:rPr>
        <w:t xml:space="preserve"> </w:t>
      </w:r>
      <w:r w:rsidRPr="00AE4F6E">
        <w:rPr>
          <w:lang w:val="de-DE"/>
        </w:rPr>
        <w:t>Er ist ein sogenannter „aktiver Teilnehmer“, der den gesamten Datenverkehr auf dem Bus bestimmt. Er ist als einziger befugt, unaufgefordert auf eine Ressource zuzugreifen und Nachrichten ohne externe Aufforderung</w:t>
      </w:r>
      <w:r w:rsidRPr="00472E8E">
        <w:rPr>
          <w:lang w:val="de-DE"/>
        </w:rPr>
        <w:t xml:space="preserve"> zu versenden.</w:t>
      </w:r>
    </w:p>
    <w:p w14:paraId="66AC4F05" w14:textId="6ADBE957" w:rsidR="006A4B53" w:rsidRDefault="006A4B53" w:rsidP="006A4B53">
      <w:pPr>
        <w:pStyle w:val="TextkrperEinzug"/>
        <w:numPr>
          <w:ilvl w:val="0"/>
          <w:numId w:val="14"/>
        </w:numPr>
        <w:rPr>
          <w:lang w:val="de-DE"/>
        </w:rPr>
      </w:pPr>
      <w:r w:rsidRPr="00472E8E">
        <w:rPr>
          <w:b/>
          <w:lang w:val="de-DE"/>
        </w:rPr>
        <w:t>Slave</w:t>
      </w:r>
      <w:r>
        <w:rPr>
          <w:b/>
          <w:lang w:val="de-DE"/>
        </w:rPr>
        <w:t xml:space="preserve">: </w:t>
      </w:r>
      <w:r>
        <w:rPr>
          <w:lang w:val="de-DE"/>
        </w:rPr>
        <w:t>Der</w:t>
      </w:r>
      <w:r w:rsidRPr="00472E8E">
        <w:rPr>
          <w:lang w:val="de-DE"/>
        </w:rPr>
        <w:t xml:space="preserve"> </w:t>
      </w:r>
      <w:r>
        <w:rPr>
          <w:lang w:val="de-DE"/>
        </w:rPr>
        <w:t>Slave ist</w:t>
      </w:r>
      <w:r w:rsidRPr="00472E8E">
        <w:rPr>
          <w:lang w:val="de-DE"/>
        </w:rPr>
        <w:t xml:space="preserve"> im Gegenzug „passive Teilnehmer“, welche keine eigenständige Zugriffsberechtigung auf die Res</w:t>
      </w:r>
      <w:r>
        <w:rPr>
          <w:lang w:val="de-DE"/>
        </w:rPr>
        <w:t>source habt</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7740A503" w:rsidR="006A4B53" w:rsidRDefault="006A4B53" w:rsidP="006A4B53">
      <w:pPr>
        <w:pStyle w:val="TextkrperEinzug"/>
        <w:numPr>
          <w:ilvl w:val="0"/>
          <w:numId w:val="15"/>
        </w:numPr>
        <w:rPr>
          <w:lang w:val="de-DE"/>
        </w:rPr>
      </w:pPr>
      <w:r w:rsidRPr="00137E18">
        <w:rPr>
          <w:b/>
          <w:lang w:val="de-DE"/>
        </w:rPr>
        <w:t>PROFIBUS DP</w:t>
      </w:r>
      <w:r>
        <w:rPr>
          <w:lang w:val="de-DE"/>
        </w:rPr>
        <w:t xml:space="preserve"> (Dezentrale Peripherie): dient z</w:t>
      </w:r>
      <w:r w:rsidRPr="00137E18">
        <w:rPr>
          <w:lang w:val="de-DE"/>
        </w:rPr>
        <w:t>ur Kommunikation zwischen zentralen Automatisierungsgeräten und dezentralen Feldgeräten, durch eine serielle Verbindung. Technische Weiterentwicklungen sind der PROFIBUS-DP/V1 und der PROFIBUS-DP/V2.</w:t>
      </w:r>
    </w:p>
    <w:p w14:paraId="0919494D" w14:textId="1467C6A7" w:rsidR="006A4B53" w:rsidRDefault="006A4B53" w:rsidP="006A4B53">
      <w:pPr>
        <w:pStyle w:val="TextkrperEinzug"/>
        <w:numPr>
          <w:ilvl w:val="0"/>
          <w:numId w:val="15"/>
        </w:numPr>
        <w:rPr>
          <w:lang w:val="de-DE"/>
        </w:rPr>
      </w:pPr>
      <w:r w:rsidRPr="00137E18">
        <w:rPr>
          <w:b/>
          <w:lang w:val="de-DE"/>
        </w:rPr>
        <w:t>PROFIBUS PA</w:t>
      </w:r>
      <w:r w:rsidRPr="00137E18">
        <w:rPr>
          <w:lang w:val="de-DE"/>
        </w:rPr>
        <w:t xml:space="preserve"> (Prozess-Automation)</w:t>
      </w:r>
      <w:r>
        <w:rPr>
          <w:lang w:val="de-DE"/>
        </w:rPr>
        <w:t>:</w:t>
      </w:r>
      <w:r w:rsidRPr="00137E18">
        <w:rPr>
          <w:lang w:val="de-DE"/>
        </w:rPr>
        <w:t xml:space="preserve"> welcher vorrangig im Gebiet der Verfahrenstechnik eingesetzt wird, ist für die Kommunikation zwischen Mess- und Prozessgeräten oder zwischen Aktoren und Prozessleitsystemen zuständig.</w:t>
      </w:r>
    </w:p>
    <w:p w14:paraId="2A1DBACF" w14:textId="67AC7433" w:rsidR="006A4B53" w:rsidRPr="00137E18" w:rsidRDefault="006A4B53" w:rsidP="006A4B53">
      <w:pPr>
        <w:pStyle w:val="TextkrperEinzug"/>
        <w:numPr>
          <w:ilvl w:val="0"/>
          <w:numId w:val="15"/>
        </w:numPr>
        <w:rPr>
          <w:lang w:val="de-DE"/>
        </w:rPr>
      </w:pPr>
      <w:r w:rsidRPr="00137E18">
        <w:rPr>
          <w:b/>
          <w:lang w:val="de-DE"/>
        </w:rPr>
        <w:t>PROFIBUS FMS</w:t>
      </w:r>
      <w:r w:rsidR="009D360D" w:rsidRPr="00212703">
        <w:rPr>
          <w:b/>
          <w:lang w:val="de-DE"/>
        </w:rPr>
        <w:fldChar w:fldCharType="begin"/>
      </w:r>
      <w:r w:rsidR="009D360D" w:rsidRPr="00212703">
        <w:instrText xml:space="preserve"> XE "</w:instrText>
      </w:r>
      <w:r w:rsidR="009D360D" w:rsidRPr="00212703">
        <w:rPr>
          <w:b/>
          <w:lang w:val="de-DE"/>
        </w:rPr>
        <w:instrText>PROFIBUS FMS</w:instrText>
      </w:r>
      <w:r w:rsidR="009D360D" w:rsidRPr="00212703">
        <w:instrText xml:space="preserve">" </w:instrText>
      </w:r>
      <w:r w:rsidR="009D360D" w:rsidRPr="00212703">
        <w:rPr>
          <w:b/>
          <w:lang w:val="de-DE"/>
        </w:rPr>
        <w:fldChar w:fldCharType="end"/>
      </w:r>
      <w:r w:rsidRPr="00137E18">
        <w:rPr>
          <w:lang w:val="de-DE"/>
        </w:rPr>
        <w:t xml:space="preserve"> (Fieldbus Message Specification)</w:t>
      </w:r>
      <w:r>
        <w:rPr>
          <w:lang w:val="de-DE"/>
        </w:rPr>
        <w:t>: h</w:t>
      </w:r>
      <w:r w:rsidRPr="00137E18">
        <w:rPr>
          <w:lang w:val="de-DE"/>
        </w:rPr>
        <w:t xml:space="preserve">eute wird diese Variante nach und </w:t>
      </w:r>
      <w:r>
        <w:rPr>
          <w:lang w:val="de-DE"/>
        </w:rPr>
        <w:t xml:space="preserve">nach von PROFIBUS DP übernommen und </w:t>
      </w:r>
      <w:r w:rsidRPr="00137E18">
        <w:rPr>
          <w:lang w:val="de-DE"/>
        </w:rPr>
        <w:t>war in der Automatisierungstechnik für komplexe Maschinen und Anlagen vorgesehen</w:t>
      </w:r>
      <w:r>
        <w:rPr>
          <w:lang w:val="de-DE"/>
        </w:rPr>
        <w:t>.</w:t>
      </w:r>
    </w:p>
    <w:p w14:paraId="519454A4" w14:textId="77777777" w:rsidR="006A4B53" w:rsidRDefault="006A4B53" w:rsidP="006A4B53">
      <w:pPr>
        <w:pStyle w:val="TextkrperEinzug"/>
        <w:ind w:firstLine="0"/>
        <w:rPr>
          <w:lang w:val="de-DE"/>
        </w:rPr>
      </w:pPr>
    </w:p>
    <w:p w14:paraId="427FEF52" w14:textId="123457DC" w:rsidR="006A4B53" w:rsidRDefault="006A4B53" w:rsidP="006A4B53">
      <w:pPr>
        <w:pStyle w:val="TextkrperEinzug"/>
        <w:ind w:firstLine="0"/>
        <w:rPr>
          <w:lang w:val="de-DE"/>
        </w:rPr>
      </w:pPr>
      <w:r>
        <w:rPr>
          <w:lang w:val="de-DE"/>
        </w:rPr>
        <w:t>Die charakteristischen Merkmale eines PROFIBUS-Gerätes werden in Form eines elektronischen Gerätedatenblattes, der sogenannten GSD-Datei,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2577A3A2" w:rsidR="006A4B53" w:rsidRDefault="006A4B53" w:rsidP="006A4B53">
      <w:pPr>
        <w:pStyle w:val="TextkrperEinzug"/>
        <w:ind w:firstLine="0"/>
        <w:rPr>
          <w:lang w:val="de-DE"/>
        </w:rPr>
      </w:pPr>
      <w:r>
        <w:rPr>
          <w:lang w:val="de-DE"/>
        </w:rPr>
        <w:t>Mit dem PROFIBUS können folgende System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F2DB476" w:rsidR="006A4B53" w:rsidRDefault="006A4B53" w:rsidP="006A4B53">
      <w:pPr>
        <w:pStyle w:val="TextkrperEinzug"/>
        <w:numPr>
          <w:ilvl w:val="0"/>
          <w:numId w:val="16"/>
        </w:numPr>
        <w:rPr>
          <w:lang w:val="de-DE"/>
        </w:rPr>
      </w:pPr>
      <w:r>
        <w:rPr>
          <w:lang w:val="de-DE"/>
        </w:rPr>
        <w:t>Master-Master System</w:t>
      </w:r>
    </w:p>
    <w:p w14:paraId="39A3B7AF" w14:textId="77777777" w:rsidR="006A4B53" w:rsidRPr="00FF7A97" w:rsidRDefault="006A4B53" w:rsidP="006A4B53">
      <w:pPr>
        <w:pStyle w:val="TextkrperEinzug"/>
        <w:numPr>
          <w:ilvl w:val="0"/>
          <w:numId w:val="16"/>
        </w:numPr>
        <w:rPr>
          <w:lang w:val="en-US"/>
        </w:rPr>
      </w:pPr>
      <w:r w:rsidRPr="00FF7A97">
        <w:rPr>
          <w:lang w:val="en-US"/>
        </w:rPr>
        <w:t xml:space="preserve">Master/Slave–Master/Slave </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57B8E02B" w:rsidR="006A4B53" w:rsidRPr="00AE4F6E" w:rsidRDefault="006A4B53" w:rsidP="006A4B53">
      <w:pPr>
        <w:pStyle w:val="Beschriftung"/>
        <w:jc w:val="both"/>
      </w:pPr>
      <w:bookmarkStart w:id="54" w:name="_Ref513805458"/>
      <w:bookmarkStart w:id="55" w:name="_Toc511225565"/>
      <w:bookmarkStart w:id="56" w:name="_Ref513805340"/>
      <w:bookmarkStart w:id="57" w:name="_Ref513805389"/>
      <w:bookmarkStart w:id="58" w:name="_Toc515977171"/>
      <w:r>
        <w:t xml:space="preserve">Abbildung </w:t>
      </w:r>
      <w:r w:rsidR="007B2AB7">
        <w:fldChar w:fldCharType="begin"/>
      </w:r>
      <w:r w:rsidR="007B2AB7">
        <w:instrText xml:space="preserve"> SEQ Abbildung \* ARABIC </w:instrText>
      </w:r>
      <w:r w:rsidR="007B2AB7">
        <w:fldChar w:fldCharType="separate"/>
      </w:r>
      <w:r w:rsidR="00B974E6">
        <w:rPr>
          <w:noProof/>
        </w:rPr>
        <w:t>7</w:t>
      </w:r>
      <w:r w:rsidR="007B2AB7">
        <w:rPr>
          <w:noProof/>
        </w:rPr>
        <w:fldChar w:fldCharType="end"/>
      </w:r>
      <w:bookmarkEnd w:id="54"/>
      <w:r>
        <w:t xml:space="preserve">: </w:t>
      </w:r>
      <w:r w:rsidRPr="0048378F">
        <w:t xml:space="preserve">Beispielhafte </w:t>
      </w:r>
      <w:r>
        <w:t>PROFIBUS-</w:t>
      </w:r>
      <w:r w:rsidRPr="0048378F">
        <w:t xml:space="preserve">Topologie </w:t>
      </w:r>
      <w:r w:rsidRPr="00AE4F6E">
        <w:t>an einem Master-Slave-</w:t>
      </w:r>
      <w:bookmarkEnd w:id="55"/>
      <w:r w:rsidRPr="00AE4F6E">
        <w:t>System</w:t>
      </w:r>
      <w:bookmarkEnd w:id="56"/>
      <w:bookmarkEnd w:id="57"/>
      <w:bookmarkEnd w:id="58"/>
    </w:p>
    <w:p w14:paraId="60405DC4" w14:textId="5E825E1B" w:rsidR="006A4B53" w:rsidRPr="00DE1342" w:rsidRDefault="006A4B53" w:rsidP="006A4B53">
      <w:pPr>
        <w:pStyle w:val="TextkrperEinzug"/>
        <w:ind w:firstLine="0"/>
        <w:rPr>
          <w:lang w:val="de-DE"/>
        </w:rPr>
      </w:pPr>
      <w:r w:rsidRPr="00AE4F6E">
        <w:rPr>
          <w:lang w:val="de-DE"/>
        </w:rPr>
        <w:lastRenderedPageBreak/>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B974E6" w:rsidRPr="00B974E6">
        <w:rPr>
          <w:lang w:val="de-DE"/>
        </w:rPr>
        <w:t xml:space="preserve">Abbildung </w:t>
      </w:r>
      <w:r w:rsidR="00B974E6" w:rsidRPr="00B974E6">
        <w:rPr>
          <w:noProof/>
          <w:lang w:val="de-DE"/>
        </w:rPr>
        <w:t>7</w:t>
      </w:r>
      <w:r w:rsidRPr="00AE4F6E">
        <w:rPr>
          <w:lang w:val="de-DE"/>
        </w:rPr>
        <w:fldChar w:fldCharType="end"/>
      </w:r>
      <w:r w:rsidRPr="00AE4F6E">
        <w:rPr>
          <w:lang w:val="de-DE"/>
        </w:rPr>
        <w:t xml:space="preserve"> zeigt ein PROBUS PA-Topologie auf Basis eines Master-Slave-Systems. Das System besteht aus einer Master-Station (SPS/PLC) den angeschlossenen Slave-Stationen. In diesem System können zyklischen als auch</w:t>
      </w:r>
      <w:r>
        <w:rPr>
          <w:lang w:val="de-DE"/>
        </w:rPr>
        <w:t xml:space="preserve"> azyklische Daten zwischen dem Master und den Slaves ausgetauscht werden. Die SPS zur Steuerung des gesamten Systems und der PC zur Konfiguration des Systems und zur Programmierung der SPS. Der kommuniziert in der Praxis meist über ein eigenes</w:t>
      </w:r>
      <w:r w:rsidRPr="001F0FEA">
        <w:rPr>
          <w:lang w:val="de-DE"/>
        </w:rPr>
        <w:t xml:space="preserve"> Protokoll </w:t>
      </w:r>
      <w:r>
        <w:rPr>
          <w:lang w:val="de-DE"/>
        </w:rPr>
        <w:t>mit der Steuerung.</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59" w:name="_Toc513120971"/>
      <w:bookmarkStart w:id="60" w:name="_Toc515977111"/>
      <w:r>
        <w:t>PROFINET</w:t>
      </w:r>
      <w:bookmarkEnd w:id="59"/>
      <w:bookmarkEnd w:id="60"/>
    </w:p>
    <w:p w14:paraId="66A8CE92" w14:textId="77777777" w:rsidR="006A4B53" w:rsidRDefault="006A4B53" w:rsidP="006A4B53">
      <w:pPr>
        <w:pStyle w:val="Textkrper"/>
      </w:pPr>
      <w:r>
        <w:t>PROFINET wurde zusammen von Siemens und den Mitgliedsfirmen der Profibus-Nutzerorganisation entwickelt. Basierend auf Ethernet-TCP/IP ist PROFINET die Ergänzung zur PROFIBUS. Durch das Ethernet-TCP/IP besitzen Anwendungen nun die Möglichkeit, neben der schnellen Datenkommunikation IT-Funktionalitäten durchzuführen. Das PROFINET-Netzwerk wird wie auch PROFIBUS in der Prozessautomatisierung und Gebäudeautomation eingesetzt.</w:t>
      </w:r>
    </w:p>
    <w:p w14:paraId="7509942C" w14:textId="77777777" w:rsidR="006A4B53" w:rsidRPr="001F0FEA" w:rsidRDefault="006A4B53">
      <w:pPr>
        <w:pStyle w:val="TextkrperEinzug"/>
        <w:pPrChange w:id="61" w:author="Ghislain Zeleu" w:date="2018-06-05T12:46:00Z">
          <w:pPr>
            <w:pStyle w:val="berschrift3"/>
          </w:pPr>
        </w:pPrChange>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6A4B53">
      <w:pPr>
        <w:pStyle w:val="TextkrperEinzug"/>
        <w:numPr>
          <w:ilvl w:val="0"/>
          <w:numId w:val="44"/>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6A4B53">
      <w:pPr>
        <w:pStyle w:val="TextkrperEinzug"/>
        <w:numPr>
          <w:ilvl w:val="0"/>
          <w:numId w:val="43"/>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530B3C1" w14:textId="77777777" w:rsidR="006A4B53" w:rsidRPr="00AE4F6E" w:rsidRDefault="006A4B53" w:rsidP="006A4B53">
      <w:pPr>
        <w:pStyle w:val="TextkrperEinzug"/>
        <w:numPr>
          <w:ilvl w:val="0"/>
          <w:numId w:val="43"/>
        </w:numPr>
        <w:rPr>
          <w:b/>
          <w:lang w:val="de-DE"/>
        </w:rPr>
      </w:pPr>
      <w:r w:rsidRPr="005D7084">
        <w:rPr>
          <w:b/>
          <w:lang w:val="de-DE"/>
        </w:rPr>
        <w:t>PROFINET IO</w:t>
      </w:r>
      <w:r w:rsidRPr="005D7084">
        <w:rPr>
          <w:lang w:val="de-DE"/>
        </w:rPr>
        <w:t xml:space="preserve"> (Inpu</w:t>
      </w:r>
      <w:r w:rsidRPr="00AE4F6E">
        <w:rPr>
          <w:lang w:val="de-DE"/>
        </w:rPr>
        <w:t>t/Output): ist für die Anbindung an eine Steuerung gedacht und kann als direkter Nachfolger für PROFIBUS-DP gesehen werden</w:t>
      </w:r>
    </w:p>
    <w:p w14:paraId="586CBD4B" w14:textId="77777777" w:rsidR="006A4B53" w:rsidRPr="00AE4F6E" w:rsidRDefault="006A4B53" w:rsidP="006A4B53">
      <w:pPr>
        <w:pStyle w:val="TextkrperEinzug"/>
        <w:numPr>
          <w:ilvl w:val="0"/>
          <w:numId w:val="43"/>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5EA6B957" w14:textId="56AD69B4" w:rsidR="006A4B53" w:rsidRPr="00AE4F6E" w:rsidRDefault="006A4B53" w:rsidP="006A4B53">
      <w:pPr>
        <w:pStyle w:val="TextkrperEinzug"/>
        <w:numPr>
          <w:ilvl w:val="0"/>
          <w:numId w:val="43"/>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ist der taktsynchrone Datenaustausch </w:t>
      </w:r>
      <w:r w:rsidRPr="00AE4F6E">
        <w:rPr>
          <w:lang w:val="de-DE"/>
        </w:rPr>
        <w:t>im</w:t>
      </w:r>
      <w:r w:rsidRPr="001F0FEA">
        <w:rPr>
          <w:lang w:val="de-DE"/>
        </w:rPr>
        <w:t xml:space="preserve"> PROFINET. Die Datenaustausch-Zyklen liegen normalerweise im Bereich von wenigen hundert Mikrosekunden bis zu einer Millisekunde. Der Unterschied zur Real-Time-Kommunikation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77777777" w:rsidR="006A4B53" w:rsidRDefault="006A4B53" w:rsidP="006A4B53">
      <w:pPr>
        <w:pStyle w:val="Textkrper"/>
      </w:pPr>
      <w:r w:rsidRPr="00AE4F6E">
        <w:t>Auch beim PROFINET sind die Funktionalitäten und Eigenschaften in einer Gerätebeschreibungsdatei beschrieben. Diese Datei enthält neben den relevanten Daten für das Engineering auch Daten, die für den Datenaustausch mit dem Device von Bedeutung sind. Die Nutzerorganisation schreibt zwingend die Lieferung einer GSD-Datei vor. Diese ist Bestandteil</w:t>
      </w:r>
      <w:r>
        <w:t xml:space="preserve"> des Zertifizierungstests.</w:t>
      </w:r>
    </w:p>
    <w:p w14:paraId="19B586A3" w14:textId="31904850" w:rsidR="00D165D6" w:rsidRPr="001F0FEA" w:rsidRDefault="00D165D6">
      <w:pPr>
        <w:pPrChange w:id="62" w:author="Ghislain Zeleu" w:date="2018-06-05T12:46:00Z">
          <w:pPr>
            <w:pStyle w:val="Textkrper"/>
          </w:pPr>
        </w:pPrChange>
      </w:pPr>
    </w:p>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3EB10CEE" w:rsidR="006C2EC2" w:rsidRPr="00212703" w:rsidRDefault="00C62BFE" w:rsidP="009E75E2">
      <w:pPr>
        <w:pStyle w:val="berschrift1"/>
      </w:pPr>
      <w:bookmarkStart w:id="63" w:name="_Toc515977112"/>
      <w:r w:rsidRPr="00212703">
        <w:t>Ausgangssituation</w:t>
      </w:r>
      <w:r w:rsidR="001F24E3" w:rsidRPr="00212703">
        <w:t xml:space="preserve"> </w:t>
      </w:r>
      <w:r w:rsidR="00134E21" w:rsidRPr="00212703">
        <w:t>(Istzustand)</w:t>
      </w:r>
      <w:bookmarkEnd w:id="63"/>
    </w:p>
    <w:p w14:paraId="1D73960B" w14:textId="06FD5526" w:rsidR="009F6D64" w:rsidRPr="00212703" w:rsidRDefault="009F6D64" w:rsidP="009F6D64">
      <w:pPr>
        <w:pStyle w:val="TextkrperEinzug"/>
        <w:ind w:firstLine="0"/>
        <w:rPr>
          <w:lang w:val="de-DE"/>
        </w:rPr>
      </w:pPr>
      <w:r w:rsidRPr="00212703">
        <w:rPr>
          <w:lang w:val="de-DE"/>
        </w:rPr>
        <w:t>Die Hilscher Gesellschaft für Systemautomation mbH hat die Fachkompetenz für die Entwicklung und Produktion industrieller Kommunikationslösungen für die moderne Fabrikautomation. Mit der Tendenz „Industrie 4.0“</w:t>
      </w:r>
      <w:sdt>
        <w:sdtPr>
          <w:rPr>
            <w:lang w:val="de-DE"/>
          </w:rPr>
          <w:id w:val="-1027326646"/>
          <w:citation/>
        </w:sdtPr>
        <w:sdtEndPr/>
        <w:sdtContent>
          <w:r w:rsidRPr="00212703">
            <w:rPr>
              <w:lang w:val="de-DE"/>
            </w:rPr>
            <w:fldChar w:fldCharType="begin"/>
          </w:r>
          <w:r w:rsidRPr="00212703">
            <w:rPr>
              <w:lang w:val="de-DE"/>
            </w:rPr>
            <w:instrText xml:space="preserve"> CITATION Hei16 \l 1031 </w:instrText>
          </w:r>
          <w:r w:rsidRPr="00212703">
            <w:rPr>
              <w:lang w:val="de-DE"/>
            </w:rPr>
            <w:fldChar w:fldCharType="separate"/>
          </w:r>
          <w:r w:rsidRPr="00212703">
            <w:rPr>
              <w:noProof/>
              <w:lang w:val="de-DE"/>
            </w:rPr>
            <w:t xml:space="preserve"> [</w:t>
          </w:r>
          <w:r w:rsidR="00BE3499" w:rsidRPr="00212703">
            <w:rPr>
              <w:noProof/>
              <w:lang w:val="de-DE"/>
            </w:rPr>
            <w:t>7</w:t>
          </w:r>
          <w:r w:rsidRPr="00212703">
            <w:rPr>
              <w:noProof/>
              <w:lang w:val="de-DE"/>
            </w:rPr>
            <w:t>]</w:t>
          </w:r>
          <w:r w:rsidRPr="00212703">
            <w:rPr>
              <w:lang w:val="de-DE"/>
            </w:rPr>
            <w:fldChar w:fldCharType="end"/>
          </w:r>
        </w:sdtContent>
      </w:sdt>
      <w:r w:rsidRPr="00212703">
        <w:rPr>
          <w:lang w:val="de-DE"/>
        </w:rPr>
        <w:t xml:space="preserve"> und den steigenden Anforderungen wurde bei der Firma Hilscher eine neue Software für die Gerätekonfiguration und der Konfiguration industrieller Netzwerke konzipiert. Mit dieser Software </w:t>
      </w:r>
      <w:r w:rsidR="001731F3">
        <w:rPr>
          <w:lang w:val="de-DE"/>
        </w:rPr>
        <w:t>Communication Studio</w:t>
      </w:r>
      <w:r w:rsidRPr="00212703">
        <w:rPr>
          <w:lang w:val="de-DE"/>
        </w:rPr>
        <w:t xml:space="preserve"> soll in Zukunft auch eine web-basierte Konfiguration möglich sein.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 xml:space="preserve">-Topology-Editor zu konzipieren. </w:t>
      </w:r>
    </w:p>
    <w:p w14:paraId="764FE46E" w14:textId="77777777" w:rsidR="009F6D64" w:rsidRPr="00212703" w:rsidRDefault="009F6D64" w:rsidP="00C03D78">
      <w:pPr>
        <w:pStyle w:val="TextkrperEinzug"/>
        <w:ind w:firstLine="0"/>
        <w:rPr>
          <w:lang w:val="de-DE"/>
        </w:rPr>
      </w:pPr>
    </w:p>
    <w:p w14:paraId="71FB5841" w14:textId="595B1F19" w:rsidR="009F6D64" w:rsidRPr="00212703" w:rsidRDefault="009F6D64" w:rsidP="009F6D64">
      <w:pPr>
        <w:pStyle w:val="TextkrperEinzug"/>
        <w:ind w:firstLine="0"/>
        <w:rPr>
          <w:lang w:val="de-DE"/>
        </w:rPr>
      </w:pPr>
      <w:r w:rsidRPr="00212703">
        <w:rPr>
          <w:lang w:val="de-DE"/>
        </w:rPr>
        <w:t>Die Ist-Aufnahme von „</w:t>
      </w:r>
      <w:r w:rsidRPr="00212703">
        <w:rPr>
          <w:i/>
          <w:lang w:val="de-DE"/>
        </w:rPr>
        <w:t>Communication Studio</w:t>
      </w:r>
      <w:r w:rsidR="004E0062" w:rsidRPr="00212703">
        <w:rPr>
          <w:lang w:val="de-DE"/>
        </w:rPr>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rPr>
          <w:lang w:val="de-DE"/>
        </w:rPr>
        <w:fldChar w:fldCharType="end"/>
      </w:r>
      <w:r w:rsidRPr="00212703">
        <w:rPr>
          <w:lang w:val="de-DE"/>
        </w:rPr>
        <w:t xml:space="preserve"> wurde nach den im Grundlagenkapitel vorgestellten Techniken erarbeitet. Für die Erfassung der Topologie-Informationen hat sich eine Vielzahl von Methoden herausgebildet. Hierbei werden zunächst die verwendeten Befragungsmethoden für die Ist-Zustand-Analyse kurz vorgestellt.</w:t>
      </w:r>
    </w:p>
    <w:p w14:paraId="6D1906DA" w14:textId="3BAD2EF6" w:rsidR="00B43071" w:rsidRPr="00212703" w:rsidRDefault="00D165D6" w:rsidP="00B43071">
      <w:pPr>
        <w:pStyle w:val="berschrift2"/>
      </w:pPr>
      <w:bookmarkStart w:id="64" w:name="_Toc515977113"/>
      <w:r w:rsidRPr="00212703">
        <w:t xml:space="preserve">Was ist </w:t>
      </w:r>
      <w:r w:rsidR="00B43071" w:rsidRPr="00212703">
        <w:t>Communication Studio?</w:t>
      </w:r>
      <w:bookmarkEnd w:id="64"/>
    </w:p>
    <w:p w14:paraId="4B874FBA" w14:textId="268182E2" w:rsidR="009F6D64" w:rsidRPr="00212703" w:rsidRDefault="009F6D64" w:rsidP="009F6D64">
      <w:pPr>
        <w:pStyle w:val="Textkrper"/>
      </w:pPr>
      <w:r w:rsidRPr="00212703">
        <w:t>„</w:t>
      </w:r>
      <w:r w:rsidRPr="00212703">
        <w:rPr>
          <w:i/>
        </w:rPr>
        <w:t>Communication 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212703">
        <w:rPr>
          <w:i/>
        </w:rPr>
        <w:t>ComStudio</w:t>
      </w:r>
      <w:r w:rsidRPr="00212703">
        <w:t xml:space="preserve"> genannt, ist der Name für das neue Softwareprodukt der Firma Hilscher. Diese Software soll zukünftig die bisherige Software SYCON.net ablösen. Grund für die Ablösung der Software durch das </w:t>
      </w:r>
      <w:r w:rsidR="001731F3">
        <w:t>Communication Studio</w:t>
      </w:r>
      <w:r w:rsidRPr="00212703">
        <w:t xml:space="preserve"> sind unter anderem die schlechte Erweiterbarkeit und dadurch in Zukunft fehlende Funktionalität. </w:t>
      </w:r>
    </w:p>
    <w:p w14:paraId="210A8044" w14:textId="14A27CB7" w:rsidR="009F6D64" w:rsidRPr="00212703" w:rsidRDefault="009F6D64" w:rsidP="009F6D64">
      <w:pPr>
        <w:pStyle w:val="TextkrperEinzug"/>
        <w:ind w:firstLine="0"/>
        <w:rPr>
          <w:lang w:val="de-DE"/>
        </w:rPr>
      </w:pPr>
      <w:r w:rsidRPr="00212703">
        <w:rPr>
          <w:lang w:val="de-DE"/>
        </w:rPr>
        <w:t xml:space="preserve">Das ComStudio ist modular aufgebaut und besitzt die Möglichkeit, Softwaremodule über eine </w:t>
      </w:r>
      <w:r w:rsidR="001731F3">
        <w:rPr>
          <w:lang w:val="de-DE"/>
        </w:rPr>
        <w:t>Plugin</w:t>
      </w:r>
      <w:r w:rsidRPr="00212703">
        <w:rPr>
          <w:lang w:val="de-DE"/>
        </w:rPr>
        <w:t xml:space="preserve"> Schnittstelle zu integrieren. Vorrangig wurde für die Programmierung C# verwendet und die Oberflächen wurden mit WPF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0CACA8AC" w:rsidR="009F6D64" w:rsidRPr="00212703" w:rsidRDefault="009F6D64" w:rsidP="009F6D64">
      <w:pPr>
        <w:pStyle w:val="TextkrperEinzug"/>
        <w:ind w:firstLine="0"/>
        <w:rPr>
          <w:lang w:val="de-DE"/>
        </w:rPr>
      </w:pPr>
      <w:r w:rsidRPr="00212703">
        <w:rPr>
          <w:lang w:val="de-DE"/>
        </w:rPr>
        <w:fldChar w:fldCharType="begin"/>
      </w:r>
      <w:r w:rsidRPr="00212703">
        <w:rPr>
          <w:lang w:val="de-DE"/>
        </w:rPr>
        <w:instrText xml:space="preserve"> REF _Ref511050888 \h  \* MERGEFORMAT </w:instrText>
      </w:r>
      <w:r w:rsidRPr="00212703">
        <w:rPr>
          <w:lang w:val="de-DE"/>
        </w:rPr>
        <w:fldChar w:fldCharType="separate"/>
      </w:r>
      <w:r w:rsidR="00B974E6">
        <w:rPr>
          <w:b/>
          <w:bCs w:val="0"/>
          <w:lang w:val="de-DE"/>
        </w:rPr>
        <w:t>Fehler! Verweisquelle konnte nicht gefunden werden.</w:t>
      </w:r>
      <w:r w:rsidRPr="00212703">
        <w:rPr>
          <w:lang w:val="de-DE"/>
        </w:rPr>
        <w:fldChar w:fldCharType="end"/>
      </w:r>
      <w:r w:rsidRPr="00212703">
        <w:rPr>
          <w:lang w:val="de-DE"/>
        </w:rPr>
        <w:t xml:space="preserve"> zeigt die wichtigsten Module des „Communication Studios“. Diese Module bieten den Vorteil, das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C00ED">
      <w:pPr>
        <w:pStyle w:val="TextkrperEinzug"/>
        <w:keepNext/>
      </w:pPr>
      <w:r w:rsidRPr="00212703">
        <w:rPr>
          <w:noProof/>
          <w:lang w:val="de-DE"/>
        </w:rPr>
        <w:lastRenderedPageBreak/>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4A194D00" w:rsidR="00AC00ED" w:rsidRPr="00212703" w:rsidRDefault="00AC00ED" w:rsidP="00AC00ED">
      <w:pPr>
        <w:pStyle w:val="Beschriftung"/>
        <w:jc w:val="both"/>
      </w:pPr>
      <w:bookmarkStart w:id="65" w:name="_Toc515977172"/>
      <w:r w:rsidRPr="00212703">
        <w:t xml:space="preserve">Abbildung </w:t>
      </w:r>
      <w:r w:rsidR="007B2AB7">
        <w:fldChar w:fldCharType="begin"/>
      </w:r>
      <w:r w:rsidR="007B2AB7">
        <w:instrText xml:space="preserve"> SEQ Abbildung \* ARABIC </w:instrText>
      </w:r>
      <w:r w:rsidR="007B2AB7">
        <w:fldChar w:fldCharType="separate"/>
      </w:r>
      <w:r w:rsidR="00B974E6">
        <w:rPr>
          <w:noProof/>
        </w:rPr>
        <w:t>8</w:t>
      </w:r>
      <w:r w:rsidR="007B2AB7">
        <w:rPr>
          <w:noProof/>
        </w:rPr>
        <w:fldChar w:fldCharType="end"/>
      </w:r>
      <w:r w:rsidRPr="00212703">
        <w:t xml:space="preserve">: </w:t>
      </w:r>
      <w:r w:rsidR="006978A9" w:rsidRPr="00212703">
        <w:t xml:space="preserve">Vereinfachtes </w:t>
      </w:r>
      <w:r w:rsidRPr="00212703">
        <w:t xml:space="preserve">Übersichtschema </w:t>
      </w:r>
      <w:r w:rsidRPr="00212703">
        <w:rPr>
          <w:i/>
        </w:rPr>
        <w:t>ComStudio</w:t>
      </w:r>
      <w:r w:rsidR="004E0062" w:rsidRPr="00212703">
        <w:t xml:space="preserve"> mit </w:t>
      </w:r>
      <w:r w:rsidRPr="00212703">
        <w:t xml:space="preserve">zukünftiger </w:t>
      </w:r>
      <w:r w:rsidR="001731F3">
        <w:t>Topology-Editor</w:t>
      </w:r>
      <w:bookmarkEnd w:id="65"/>
    </w:p>
    <w:p w14:paraId="6138736C" w14:textId="76DB1DE0" w:rsidR="00C50304" w:rsidRPr="00212703" w:rsidRDefault="00D33CE3" w:rsidP="00C50304">
      <w:pPr>
        <w:pStyle w:val="berschrift2"/>
      </w:pPr>
      <w:bookmarkStart w:id="66" w:name="_Toc515977114"/>
      <w:r w:rsidRPr="00212703">
        <w:t>Befragungsmethoden</w:t>
      </w:r>
      <w:bookmarkEnd w:id="66"/>
      <w:r w:rsidR="00F275BE" w:rsidRPr="00212703">
        <w:fldChar w:fldCharType="begin"/>
      </w:r>
      <w:r w:rsidR="00F275BE" w:rsidRPr="00212703">
        <w:instrText xml:space="preserve"> XE "Befragungsmethoden" </w:instrText>
      </w:r>
      <w:r w:rsidR="00F275BE" w:rsidRPr="00212703">
        <w:fldChar w:fldCharType="end"/>
      </w:r>
      <w:r w:rsidRPr="00212703">
        <w:t xml:space="preserve"> </w:t>
      </w:r>
    </w:p>
    <w:p w14:paraId="00F36DCA" w14:textId="66058C46" w:rsidR="009F6D64" w:rsidRPr="00212703" w:rsidRDefault="009F6D64" w:rsidP="009F6D64">
      <w:pPr>
        <w:pStyle w:val="Textkrper"/>
      </w:pPr>
      <w:r w:rsidRPr="00212703">
        <w:t xml:space="preserve">Damit eine umfassende Darstellung des Ist-Zustandes hinsichtlich der Visualisierung der Geräte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w:t>
      </w:r>
    </w:p>
    <w:p w14:paraId="15C78C8B" w14:textId="30CB032B" w:rsidR="009F6D64" w:rsidRPr="00212703" w:rsidRDefault="009F6D64" w:rsidP="009F6D64">
      <w:pPr>
        <w:pStyle w:val="TextkrperEinzug"/>
        <w:ind w:firstLine="0"/>
        <w:rPr>
          <w:lang w:val="de-DE"/>
        </w:rPr>
      </w:pPr>
      <w:r w:rsidRPr="00212703">
        <w:rPr>
          <w:lang w:val="de-DE"/>
        </w:rPr>
        <w:t>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9F6D64">
      <w:pPr>
        <w:pStyle w:val="TextkrperEinzug"/>
        <w:ind w:firstLine="0"/>
        <w:rPr>
          <w:b/>
          <w:lang w:val="de-DE"/>
        </w:rPr>
      </w:pPr>
      <w:r w:rsidRPr="00212703">
        <w:rPr>
          <w:b/>
          <w:lang w:val="de-DE"/>
        </w:rPr>
        <w:t>Regelmäßige Meetings</w:t>
      </w:r>
    </w:p>
    <w:p w14:paraId="4CE9F2A6" w14:textId="58DB7CB5" w:rsidR="009F6D64" w:rsidRPr="00212703" w:rsidRDefault="009F6D64" w:rsidP="009F6D64">
      <w:pPr>
        <w:pStyle w:val="TextkrperEinzug"/>
        <w:ind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9F6D64">
      <w:pPr>
        <w:pStyle w:val="Textkrper"/>
        <w:rPr>
          <w:b/>
        </w:rPr>
      </w:pPr>
      <w:r w:rsidRPr="00212703">
        <w:rPr>
          <w:b/>
        </w:rPr>
        <w:t>Dokumentenanalyse</w:t>
      </w:r>
    </w:p>
    <w:p w14:paraId="17F213DA" w14:textId="06C2109B" w:rsidR="009F6D64" w:rsidRPr="00212703" w:rsidRDefault="009F6D64" w:rsidP="009F6D64">
      <w:pPr>
        <w:pStyle w:val="TextkrperEinzug"/>
        <w:ind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Communication 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9F6D64">
      <w:pPr>
        <w:pStyle w:val="TextkrperEinzug"/>
        <w:ind w:firstLine="0"/>
        <w:rPr>
          <w:b/>
          <w:lang w:val="de-DE"/>
        </w:rPr>
      </w:pPr>
      <w:r w:rsidRPr="00212703">
        <w:rPr>
          <w:b/>
          <w:lang w:val="de-DE"/>
        </w:rPr>
        <w:t>Beobachtungen</w:t>
      </w:r>
    </w:p>
    <w:p w14:paraId="68C2C87E" w14:textId="70110FDE" w:rsidR="009F6D64" w:rsidRPr="00212703" w:rsidRDefault="009F6D64" w:rsidP="009F6D64">
      <w:pPr>
        <w:pStyle w:val="TextkrperEinzug"/>
        <w:ind w:firstLine="0"/>
        <w:rPr>
          <w:lang w:val="de-DE"/>
        </w:rPr>
      </w:pPr>
      <w:r w:rsidRPr="00212703">
        <w:rPr>
          <w:lang w:val="de-DE"/>
        </w:rPr>
        <w:t xml:space="preserve">Durch Beobachtung werden die Sachverhalte durch sinnliche Wahrnehmung aufgenommen. Ich habe den Mitarbeitern bei der Arbeit und beim Umgang mit dem ComStudio zugesehen. </w:t>
      </w:r>
      <w:r w:rsidRPr="00212703">
        <w:rPr>
          <w:lang w:val="de-DE"/>
        </w:rPr>
        <w:lastRenderedPageBreak/>
        <w:t>Aus diesen Beobachtungen habe ich viele Information gewonnen wie z.B. die Reihenfolge der Bedienung / Fenster oder populärsten Parameter.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67" w:name="_Toc515977115"/>
      <w:r w:rsidRPr="00212703">
        <w:t>Auswertung</w:t>
      </w:r>
      <w:bookmarkEnd w:id="67"/>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70BE1E6F" w14:textId="4256581B" w:rsidR="00A92768" w:rsidRPr="00212703" w:rsidRDefault="00D635AB" w:rsidP="00D635AB">
      <w:pPr>
        <w:pStyle w:val="Beschriftung"/>
        <w:jc w:val="both"/>
      </w:pPr>
      <w:bookmarkStart w:id="68" w:name="_Ref515345421"/>
      <w:bookmarkStart w:id="69" w:name="_Toc515977173"/>
      <w:r w:rsidRPr="00212703">
        <w:t xml:space="preserve">Abbildung </w:t>
      </w:r>
      <w:r w:rsidR="007B2AB7">
        <w:fldChar w:fldCharType="begin"/>
      </w:r>
      <w:r w:rsidR="007B2AB7">
        <w:instrText xml:space="preserve"> SEQ Abbildung \* ARABIC </w:instrText>
      </w:r>
      <w:r w:rsidR="007B2AB7">
        <w:fldChar w:fldCharType="separate"/>
      </w:r>
      <w:r w:rsidR="00B974E6">
        <w:rPr>
          <w:noProof/>
        </w:rPr>
        <w:t>9</w:t>
      </w:r>
      <w:r w:rsidR="007B2AB7">
        <w:rPr>
          <w:noProof/>
        </w:rPr>
        <w:fldChar w:fldCharType="end"/>
      </w:r>
      <w:bookmarkEnd w:id="68"/>
      <w:r w:rsidRPr="00212703">
        <w:t xml:space="preserve">: Benutzeroberfläche von Communication Studio mit spezifische Ansichten: Der Nutzer sieht die Liste der FDT-Projekte welche in eine Solution zusammengefasst sind, </w:t>
      </w:r>
      <w:r w:rsidR="00684E7D" w:rsidRPr="00212703">
        <w:t>detaillierte</w:t>
      </w:r>
      <w:r w:rsidRPr="00212703">
        <w:t xml:space="preserve"> Informati</w:t>
      </w:r>
      <w:r w:rsidR="00684E7D" w:rsidRPr="00212703">
        <w:t>on spezifische Gerätetype bzw. V</w:t>
      </w:r>
      <w:r w:rsidRPr="00212703">
        <w:t>er</w:t>
      </w:r>
      <w:r w:rsidR="00684E7D" w:rsidRPr="00212703">
        <w:t>b</w:t>
      </w:r>
      <w:r w:rsidRPr="00212703">
        <w:t>in</w:t>
      </w:r>
      <w:r w:rsidR="00684E7D" w:rsidRPr="00212703">
        <w:t>d</w:t>
      </w:r>
      <w:r w:rsidRPr="00212703">
        <w:t>ungstypen,</w:t>
      </w:r>
      <w:r w:rsidR="00684E7D" w:rsidRPr="00212703">
        <w:t xml:space="preserve"> </w:t>
      </w:r>
      <w:r w:rsidRPr="00212703">
        <w:t>Ergebnisse in bereits gesc</w:t>
      </w:r>
      <w:r w:rsidR="00684E7D" w:rsidRPr="00212703">
        <w:t>hlossen Prozesse und kann in Workspace  eine neue GUI öffnen(z.B. DTM-GUI)</w:t>
      </w:r>
      <w:bookmarkEnd w:id="69"/>
    </w:p>
    <w:p w14:paraId="1D8DB4FC" w14:textId="77777777" w:rsidR="00A92768" w:rsidRPr="00212703" w:rsidRDefault="00A92768" w:rsidP="006978A9">
      <w:pPr>
        <w:pStyle w:val="TextkrperEinzug"/>
        <w:ind w:firstLine="0"/>
        <w:rPr>
          <w:lang w:val="de-DE"/>
        </w:rPr>
      </w:pPr>
    </w:p>
    <w:p w14:paraId="13456B78" w14:textId="77777777" w:rsidR="009F6D64" w:rsidRPr="00212703" w:rsidRDefault="009F6D64" w:rsidP="009F6D64">
      <w:pPr>
        <w:pStyle w:val="TextkrperEinzug"/>
        <w:ind w:firstLine="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7880A7E7" w:rsidR="009F6D64" w:rsidRPr="00212703" w:rsidRDefault="009F6D64" w:rsidP="009F6D64">
      <w:pPr>
        <w:pStyle w:val="TextkrperEinzug"/>
        <w:numPr>
          <w:ilvl w:val="0"/>
          <w:numId w:val="34"/>
        </w:numPr>
        <w:rPr>
          <w:lang w:val="de-DE"/>
        </w:rPr>
      </w:pPr>
      <w:r w:rsidRPr="00212703">
        <w:rPr>
          <w:lang w:val="de-DE"/>
        </w:rPr>
        <w:t xml:space="preserve">Das bisherige System bietet nur eine hierarchische Darstellung der Geräte im </w:t>
      </w:r>
      <w:r w:rsidRPr="00212703">
        <w:rPr>
          <w:strike/>
          <w:lang w:val="de-DE"/>
        </w:rPr>
        <w:t xml:space="preserve">in </w:t>
      </w:r>
      <w:r w:rsidRPr="00212703">
        <w:rPr>
          <w:lang w:val="de-DE"/>
        </w:rPr>
        <w:t>sogenannten „</w:t>
      </w:r>
      <w:r w:rsidRPr="00212703">
        <w:rPr>
          <w:i/>
          <w:lang w:val="de-DE"/>
        </w:rPr>
        <w:t>Solution Explorer</w:t>
      </w:r>
      <w:r w:rsidRPr="00212703">
        <w:rPr>
          <w:lang w:val="de-DE"/>
        </w:rPr>
        <w:t xml:space="preserve">“ (Abbildung 6) an. Allerdings ist diese Art der Darstellung kein Ersatz für eine topologische Darstellung eines Netzwerkes. </w:t>
      </w:r>
    </w:p>
    <w:p w14:paraId="2EBC53D8" w14:textId="77777777" w:rsidR="009F6D64" w:rsidRPr="00212703" w:rsidRDefault="009F6D64" w:rsidP="009F6D64">
      <w:pPr>
        <w:pStyle w:val="TextkrperEinzug"/>
        <w:numPr>
          <w:ilvl w:val="0"/>
          <w:numId w:val="34"/>
        </w:numPr>
        <w:rPr>
          <w:lang w:val="de-DE"/>
        </w:rPr>
      </w:pPr>
      <w:r w:rsidRPr="00212703">
        <w:rPr>
          <w:lang w:val="de-DE"/>
        </w:rPr>
        <w:t>Die Darstellung, Bearbeitung und das Handling der Topologie soll einheitlich für alle Netzwerke sein.</w:t>
      </w:r>
    </w:p>
    <w:p w14:paraId="09E941CA" w14:textId="538B778C" w:rsidR="009F6D64" w:rsidRPr="00212703" w:rsidRDefault="001731F3" w:rsidP="009F6D64">
      <w:pPr>
        <w:pStyle w:val="TextkrperEinzug"/>
        <w:numPr>
          <w:ilvl w:val="0"/>
          <w:numId w:val="34"/>
        </w:numPr>
        <w:rPr>
          <w:lang w:val="de-DE"/>
        </w:rPr>
      </w:pPr>
      <w:r>
        <w:rPr>
          <w:lang w:val="de-DE"/>
        </w:rPr>
        <w:t>Communication Studio</w:t>
      </w:r>
      <w:r w:rsidR="009F6D64" w:rsidRPr="00212703">
        <w:rPr>
          <w:lang w:val="de-DE"/>
        </w:rPr>
        <w:t xml:space="preserve"> ist nicht cloud-fähig. Die Firma Hilscher sieht zukünftig die Möglichkeit des Einsatzes von Cloud-Konfiguratoren und setzt daher auf neue Technologie. </w:t>
      </w:r>
    </w:p>
    <w:p w14:paraId="548D9E53" w14:textId="444138C2" w:rsidR="009F6D64" w:rsidRPr="00212703" w:rsidRDefault="009F6D64" w:rsidP="009F6D64">
      <w:pPr>
        <w:pStyle w:val="TextkrperEinzug"/>
        <w:numPr>
          <w:ilvl w:val="0"/>
          <w:numId w:val="34"/>
        </w:numPr>
        <w:rPr>
          <w:lang w:val="de-DE"/>
        </w:rPr>
      </w:pPr>
      <w:r w:rsidRPr="00212703">
        <w:rPr>
          <w:lang w:val="de-DE"/>
        </w:rPr>
        <w:t xml:space="preserve">Modularer Aufbau mit </w:t>
      </w:r>
      <w:r w:rsidR="001731F3">
        <w:rPr>
          <w:lang w:val="de-DE"/>
        </w:rPr>
        <w:t>Plugin</w:t>
      </w:r>
      <w:r w:rsidRPr="00212703">
        <w:rPr>
          <w:lang w:val="de-DE"/>
        </w:rPr>
        <w:t xml:space="preserve"> Schnittstelle</w:t>
      </w:r>
    </w:p>
    <w:p w14:paraId="57FFBBFB" w14:textId="77777777" w:rsidR="009F6D64" w:rsidRPr="00212703" w:rsidRDefault="009F6D64" w:rsidP="009F6D64">
      <w:pPr>
        <w:pStyle w:val="TextkrperEinzug"/>
        <w:numPr>
          <w:ilvl w:val="0"/>
          <w:numId w:val="34"/>
        </w:numPr>
        <w:rPr>
          <w:lang w:val="de-DE"/>
        </w:rPr>
      </w:pPr>
      <w:r w:rsidRPr="00212703">
        <w:rPr>
          <w:lang w:val="de-DE"/>
        </w:rPr>
        <w:t xml:space="preserve">Topologie wird zur Konfigurations- und Diagnosezeit benötigt. </w:t>
      </w:r>
    </w:p>
    <w:p w14:paraId="08DB6042" w14:textId="77777777" w:rsidR="009F6D64" w:rsidRPr="00212703" w:rsidRDefault="009F6D64" w:rsidP="009F6D64">
      <w:pPr>
        <w:pStyle w:val="Textkrper"/>
        <w:rPr>
          <w:i/>
        </w:rPr>
      </w:pPr>
    </w:p>
    <w:p w14:paraId="2C05CF92" w14:textId="55EAD58B" w:rsidR="005468F7" w:rsidRPr="00212703" w:rsidRDefault="00B37BCD" w:rsidP="003F1886">
      <w:pPr>
        <w:pStyle w:val="TextkrperEinzug"/>
        <w:numPr>
          <w:ilvl w:val="0"/>
          <w:numId w:val="34"/>
        </w:numPr>
        <w:rPr>
          <w:lang w:val="de-DE"/>
        </w:rPr>
      </w:pPr>
      <w:r w:rsidRPr="00212703">
        <w:rPr>
          <w:lang w:val="de-DE"/>
        </w:rPr>
        <w:lastRenderedPageBreak/>
        <w:t xml:space="preserve">Das System bietet schon eine Möglichkeit die detaillierte Information über die Kommunikationsgeräte, </w:t>
      </w:r>
      <w:r w:rsidR="005468F7" w:rsidRPr="00212703">
        <w:rPr>
          <w:lang w:val="de-DE"/>
        </w:rPr>
        <w:t>die Kommunikationsinfrastrukturgeräte und Verbindungen.in einer sogenannte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B974E6" w:rsidRPr="00212703">
        <w:t xml:space="preserve">Abbildung </w:t>
      </w:r>
      <w:r w:rsidR="00B974E6">
        <w:rPr>
          <w:noProof/>
        </w:rPr>
        <w:t>9</w:t>
      </w:r>
      <w:r w:rsidR="00684E7D" w:rsidRPr="00212703">
        <w:rPr>
          <w:lang w:val="de-DE"/>
        </w:rPr>
        <w:fldChar w:fldCharType="end"/>
      </w:r>
      <w:r w:rsidR="00684E7D" w:rsidRPr="00212703">
        <w:rPr>
          <w:lang w:val="de-DE"/>
        </w:rPr>
        <w:t>)</w:t>
      </w:r>
    </w:p>
    <w:p w14:paraId="445E64F9" w14:textId="5CB827A5" w:rsidR="00B37BCD" w:rsidRPr="00212703" w:rsidRDefault="005468F7" w:rsidP="005468F7">
      <w:pPr>
        <w:pStyle w:val="TextkrperEinzug"/>
        <w:numPr>
          <w:ilvl w:val="0"/>
          <w:numId w:val="34"/>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020DC31B" w14:textId="77777777"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46E121DF" w14:textId="713F3D7A" w:rsidR="008D66FB" w:rsidRPr="00212703" w:rsidRDefault="008D66FB" w:rsidP="00C62BFE">
      <w:pPr>
        <w:pStyle w:val="Textkrper"/>
        <w:rPr>
          <w:i/>
        </w:rPr>
      </w:pPr>
    </w:p>
    <w:p w14:paraId="7475C311" w14:textId="17DE69FC" w:rsidR="00AF42A8" w:rsidRPr="00212703" w:rsidRDefault="000C78C4" w:rsidP="000C78C4">
      <w:pPr>
        <w:pStyle w:val="berschrift1"/>
      </w:pPr>
      <w:bookmarkStart w:id="70" w:name="_Toc515977116"/>
      <w:r w:rsidRPr="00212703">
        <w:t>Anforderungsanalyse</w:t>
      </w:r>
      <w:bookmarkEnd w:id="70"/>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11A271C9" w:rsidR="009F6D64" w:rsidRPr="00212703" w:rsidRDefault="009F6D64" w:rsidP="009F6D64">
      <w:pPr>
        <w:pStyle w:val="Textkrper"/>
      </w:pPr>
      <w:r w:rsidRPr="00212703">
        <w:t xml:space="preserve">Eine gute Analyse ist der Grundstein für ein realistisches Zeitmanagement und in Projekten für eine realistische Kosteneinschätzung </w:t>
      </w:r>
      <w:sdt>
        <w:sdtPr>
          <w:id w:val="636844398"/>
          <w:citation/>
        </w:sdtPr>
        <w:sdtEndPr/>
        <w:sdtContent>
          <w:r w:rsidRPr="00212703">
            <w:fldChar w:fldCharType="begin"/>
          </w:r>
          <w:r w:rsidRPr="00212703">
            <w:instrText xml:space="preserve"> CITATION Ian07 \l 1031 </w:instrText>
          </w:r>
          <w:r w:rsidRPr="00212703">
            <w:fldChar w:fldCharType="separate"/>
          </w:r>
          <w:r w:rsidR="00BE3499" w:rsidRPr="00212703">
            <w:rPr>
              <w:noProof/>
            </w:rPr>
            <w:t>[8</w:t>
          </w:r>
          <w:r w:rsidRPr="00212703">
            <w:t>]</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9F6D64">
      <w:pPr>
        <w:pStyle w:val="TextkrperEinzug"/>
        <w:numPr>
          <w:ilvl w:val="0"/>
          <w:numId w:val="33"/>
        </w:numPr>
        <w:rPr>
          <w:lang w:val="de-DE"/>
        </w:rPr>
      </w:pPr>
      <w:r w:rsidRPr="00212703">
        <w:rPr>
          <w:lang w:val="de-DE"/>
        </w:rPr>
        <w:t>Kosten einschätzen / senken</w:t>
      </w:r>
    </w:p>
    <w:p w14:paraId="05D54351" w14:textId="157A75E9" w:rsidR="009F6D64" w:rsidRPr="00212703" w:rsidRDefault="009F6D64" w:rsidP="009F6D64">
      <w:pPr>
        <w:pStyle w:val="TextkrperEinzug"/>
        <w:numPr>
          <w:ilvl w:val="0"/>
          <w:numId w:val="33"/>
        </w:numPr>
        <w:rPr>
          <w:lang w:val="de-DE"/>
        </w:rPr>
      </w:pPr>
      <w:r w:rsidRPr="00212703">
        <w:rPr>
          <w:lang w:val="de-DE"/>
        </w:rPr>
        <w:t>Risiken verkleinern</w:t>
      </w:r>
    </w:p>
    <w:p w14:paraId="6184323F" w14:textId="4DA8B11D" w:rsidR="009F6D64" w:rsidRPr="00212703" w:rsidRDefault="009F6D64" w:rsidP="009F6D64">
      <w:pPr>
        <w:pStyle w:val="TextkrperEinzug"/>
        <w:numPr>
          <w:ilvl w:val="0"/>
          <w:numId w:val="33"/>
        </w:numPr>
        <w:rPr>
          <w:lang w:val="de-DE"/>
        </w:rPr>
      </w:pPr>
      <w:r w:rsidRPr="00212703">
        <w:rPr>
          <w:lang w:val="de-DE"/>
        </w:rPr>
        <w:t xml:space="preserve">Erleichterung beim Erstellen von Testfällen und Testszenarien </w:t>
      </w:r>
    </w:p>
    <w:p w14:paraId="27888117" w14:textId="35D95D48" w:rsidR="009F6D64" w:rsidRPr="00212703" w:rsidRDefault="009F6D64" w:rsidP="009F6D64">
      <w:pPr>
        <w:pStyle w:val="TextkrperEinzug"/>
        <w:numPr>
          <w:ilvl w:val="0"/>
          <w:numId w:val="33"/>
        </w:numPr>
        <w:rPr>
          <w:lang w:val="de-DE"/>
        </w:rPr>
      </w:pPr>
      <w:r w:rsidRPr="00212703">
        <w:rPr>
          <w:lang w:val="de-DE"/>
        </w:rPr>
        <w:t>Gute Produkte erleichtern den Verkauf und 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71" w:name="_Ref515868216"/>
      <w:bookmarkStart w:id="72" w:name="_Toc515977117"/>
      <w:r w:rsidRPr="00212703">
        <w:t>Funktionale Anforderungen</w:t>
      </w:r>
      <w:bookmarkEnd w:id="71"/>
      <w:bookmarkEnd w:id="72"/>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7"/>
      </w:r>
      <w:r w:rsidRPr="00212703">
        <w:t>) spezifizieren die Funktionalität oder das Verhalten des Softwareproduktes unter festgelegten Bedingungen oder als Frage „Was soll das Softwareprodukt tun?“.</w:t>
      </w:r>
    </w:p>
    <w:p w14:paraId="1F00F217" w14:textId="0DA02CB1"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des </w:t>
      </w:r>
      <w:r w:rsidR="001731F3">
        <w:t>Topology-Editor</w:t>
      </w:r>
      <w:r w:rsidRPr="00212703">
        <w:t xml:space="preserve">. Weiterhin formuliert man die Kann-Kriterien, die umgesetzt werden, wenn es die Ressourcen und die Planung des Projektes zulassen und </w:t>
      </w:r>
      <w:r w:rsidRPr="00212703">
        <w:rPr>
          <w:strike/>
        </w:rPr>
        <w:t>die</w:t>
      </w:r>
      <w:r w:rsidRPr="00212703">
        <w:t xml:space="preserve"> nicht die Einsatzfähigkeiten des Systems beeinträchtigen.</w:t>
      </w:r>
    </w:p>
    <w:p w14:paraId="6EDE7647" w14:textId="64617F77" w:rsidR="000B067B" w:rsidRPr="00212703" w:rsidRDefault="000B067B" w:rsidP="000B067B">
      <w:pPr>
        <w:pStyle w:val="berschrift3"/>
        <w:rPr>
          <w:i/>
        </w:rPr>
      </w:pPr>
      <w:bookmarkStart w:id="73" w:name="_Toc515977118"/>
      <w:r w:rsidRPr="00212703">
        <w:t>Muss</w:t>
      </w:r>
      <w:r w:rsidRPr="00212703">
        <w:rPr>
          <w:i/>
        </w:rPr>
        <w:t>-</w:t>
      </w:r>
      <w:r w:rsidRPr="00212703">
        <w:t>Kriterien</w:t>
      </w:r>
      <w:bookmarkEnd w:id="73"/>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77777777"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lastRenderedPageBreak/>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7777777"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77777777" w:rsidR="00B66996" w:rsidRPr="00212703" w:rsidRDefault="00B66996" w:rsidP="00B66996">
      <w:pPr>
        <w:pStyle w:val="TextkrperEinzug"/>
        <w:ind w:left="1418" w:hanging="1418"/>
        <w:rPr>
          <w:lang w:val="de-DE"/>
        </w:rPr>
      </w:pPr>
      <w:r w:rsidRPr="00212703">
        <w:rPr>
          <w:lang w:val="de-DE"/>
        </w:rPr>
        <w:t>FR110</w:t>
      </w:r>
      <w:r w:rsidRPr="00212703">
        <w:rPr>
          <w:lang w:val="de-DE"/>
        </w:rPr>
        <w:tab/>
        <w:t xml:space="preserve">Die Topologie-Ansicht zoomen. </w:t>
      </w:r>
    </w:p>
    <w:p w14:paraId="25BB655C" w14:textId="684435A6" w:rsidR="00B70A25" w:rsidRPr="00212703" w:rsidRDefault="00B70A25" w:rsidP="00B70A25">
      <w:pPr>
        <w:pStyle w:val="TextkrperEinzug"/>
        <w:ind w:left="1418" w:hanging="1418"/>
        <w:rPr>
          <w:lang w:val="de-DE"/>
        </w:rPr>
      </w:pPr>
      <w:r w:rsidRPr="00212703">
        <w:rPr>
          <w:lang w:val="de-DE"/>
        </w:rPr>
        <w:t xml:space="preserve">. </w:t>
      </w: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74" w:name="_Toc515977119"/>
      <w:r w:rsidRPr="00212703">
        <w:t>Kann-Kriterien</w:t>
      </w:r>
      <w:bookmarkEnd w:id="74"/>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77777777" w:rsidR="00B66996" w:rsidRPr="00212703" w:rsidRDefault="00B66996" w:rsidP="00B66996">
      <w:pPr>
        <w:pStyle w:val="TextkrperEinzug"/>
        <w:ind w:left="1418" w:hanging="1418"/>
        <w:rPr>
          <w:lang w:val="de-DE"/>
        </w:rPr>
      </w:pPr>
      <w:r w:rsidRPr="00212703">
        <w:rPr>
          <w:lang w:val="de-DE"/>
        </w:rPr>
        <w:t>FR210:</w:t>
      </w:r>
      <w:r w:rsidRPr="00212703">
        <w:rPr>
          <w:lang w:val="de-DE"/>
        </w:rPr>
        <w:tab/>
        <w:t>Funktion zum Umstellen der Sprache.</w:t>
      </w:r>
    </w:p>
    <w:p w14:paraId="4517BBDB" w14:textId="77777777" w:rsidR="00B66996" w:rsidRPr="00212703" w:rsidRDefault="00B66996" w:rsidP="00B66996">
      <w:pPr>
        <w:pStyle w:val="TextkrperEinzug"/>
        <w:ind w:left="1418" w:hanging="1418"/>
        <w:rPr>
          <w:lang w:val="de-DE"/>
        </w:rPr>
      </w:pPr>
    </w:p>
    <w:p w14:paraId="3A8E9BBF" w14:textId="1681B5F1"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Topologie-Art (siehe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B974E6">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77777777"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 unabhängig vom Protokoll.</w:t>
      </w:r>
    </w:p>
    <w:p w14:paraId="79627A63" w14:textId="77777777" w:rsidR="00B66996" w:rsidRPr="00212703" w:rsidRDefault="00B66996" w:rsidP="00B66996">
      <w:pPr>
        <w:pStyle w:val="Textkrper"/>
      </w:pPr>
    </w:p>
    <w:p w14:paraId="51FE16EF" w14:textId="26CDB384" w:rsidR="00B66996" w:rsidRPr="00212703" w:rsidRDefault="00B66996" w:rsidP="00B66996">
      <w:pPr>
        <w:pStyle w:val="Textkrper"/>
      </w:pPr>
      <w:r w:rsidRPr="00212703">
        <w:t>FR260</w:t>
      </w:r>
      <w:r w:rsidRPr="00212703">
        <w:tab/>
      </w:r>
      <w:r w:rsidRPr="00212703">
        <w:tab/>
        <w:t>Darstellen von Fehlern in einer eigenen Ausgabe</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75" w:name="_Ref515868243"/>
      <w:bookmarkStart w:id="76" w:name="_Toc515977120"/>
      <w:r w:rsidRPr="00212703">
        <w:lastRenderedPageBreak/>
        <w:t>Nichtfunktionale Anforderungen</w:t>
      </w:r>
      <w:bookmarkEnd w:id="75"/>
      <w:bookmarkEnd w:id="76"/>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8"/>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77" w:name="_Toc515977121"/>
      <w:r w:rsidRPr="00212703">
        <w:t>Muss-Kriterien</w:t>
      </w:r>
      <w:bookmarkEnd w:id="77"/>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57454363"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Software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77777777" w:rsidR="00B66996" w:rsidRPr="00212703" w:rsidRDefault="00B66996" w:rsidP="00B66996">
      <w:pPr>
        <w:pStyle w:val="TextkrperEinzug"/>
        <w:ind w:left="1418" w:hanging="1418"/>
        <w:rPr>
          <w:lang w:val="de-DE"/>
        </w:rPr>
      </w:pPr>
      <w:r w:rsidRPr="00212703">
        <w:rPr>
          <w:lang w:val="de-DE"/>
        </w:rPr>
        <w:t>NF080:</w:t>
      </w:r>
      <w:r w:rsidRPr="00212703">
        <w:rPr>
          <w:lang w:val="de-DE"/>
        </w:rPr>
        <w:tab/>
        <w:t>Die Software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78" w:name="_Toc515977122"/>
      <w:r w:rsidRPr="00212703">
        <w:t>Kann-Kriterien</w:t>
      </w:r>
      <w:bookmarkEnd w:id="78"/>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79" w:name="_Toc515977123"/>
      <w:r w:rsidRPr="00212703">
        <w:t>Anwendungsfälle</w:t>
      </w:r>
      <w:bookmarkEnd w:id="79"/>
    </w:p>
    <w:p w14:paraId="2FA59392" w14:textId="46BF8576" w:rsidR="00FA7785" w:rsidRPr="00212703" w:rsidRDefault="00FA7785" w:rsidP="00FA7785">
      <w:pPr>
        <w:pStyle w:val="Textkrper"/>
      </w:pPr>
      <w:r w:rsidRPr="00212703">
        <w:t xml:space="preserve">Um einen Einblick in den häufigsten genutzten Funktionsumfang geben zu können, soll daher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B974E6" w:rsidRPr="00212703">
        <w:t xml:space="preserve">Abbildung </w:t>
      </w:r>
      <w:r w:rsidR="00B974E6">
        <w:rPr>
          <w:noProof/>
        </w:rPr>
        <w:t>10</w:t>
      </w:r>
      <w:r w:rsidRPr="00212703">
        <w:fldChar w:fldCharType="end"/>
      </w:r>
      <w:r w:rsidRPr="00212703">
        <w:t xml:space="preserve"> gibt bereits einen Überblick über einige der Anforderungen.</w:t>
      </w:r>
    </w:p>
    <w:p w14:paraId="03C45A81" w14:textId="77777777" w:rsidR="00F13161" w:rsidRPr="00212703" w:rsidRDefault="00FA7785" w:rsidP="00FA7785">
      <w:pPr>
        <w:pStyle w:val="Textkrper"/>
      </w:pPr>
      <w:r w:rsidRPr="00212703">
        <w:t xml:space="preserve">Prinzipiell lassen sich bei der Interaktion mit dem System zweier </w:t>
      </w:r>
      <w:r w:rsidR="00F13161" w:rsidRPr="00212703">
        <w:t>Nutzerrollen identifizieren. Bei Anzeigen und Erstellen der Netzwerktopologie sind hier die Kunde und Inbetriebnehmer zu nennen.</w:t>
      </w:r>
    </w:p>
    <w:p w14:paraId="63367CAC" w14:textId="653543FC" w:rsidR="00D572DE" w:rsidRPr="00212703" w:rsidRDefault="00F13161" w:rsidP="00D572DE">
      <w:pPr>
        <w:pStyle w:val="Textkrper"/>
      </w:pPr>
      <w:r w:rsidRPr="00212703">
        <w:lastRenderedPageBreak/>
        <w:t xml:space="preserve">Die Kunde bzw. Inbetriebnehmer der Firma Hilscher möchten im System eine Topologie anzeigen. Sie sollen durch Communication Studio den entsprechende FDT-Projekt anlegen oder </w:t>
      </w:r>
      <w:r w:rsidR="00D572DE" w:rsidRPr="00212703">
        <w:t>importiert (</w:t>
      </w:r>
      <w:r w:rsidRPr="00212703">
        <w:t xml:space="preserve">falls schon vorhanden ist) die DTMs laden. </w:t>
      </w:r>
      <w:r w:rsidR="00D572DE" w:rsidRPr="00212703">
        <w:t xml:space="preserve">Nach erfolgreicher Einfügen der DTMs, kann der Kunde Die Topologie anzeigen. Somit können Sie hier ohne Rechte die entsprechende Netzwerktopologie bearbeiten. </w:t>
      </w:r>
    </w:p>
    <w:p w14:paraId="109C1856" w14:textId="04128E3D" w:rsidR="00FA7785" w:rsidRPr="00212703" w:rsidRDefault="00D572DE" w:rsidP="00D572DE">
      <w:pPr>
        <w:pStyle w:val="Textkrper"/>
        <w:keepNext/>
        <w:jc w:val="left"/>
      </w:pPr>
      <w:r w:rsidRPr="00212703">
        <w:rPr>
          <w:noProof/>
        </w:rPr>
        <w:drawing>
          <wp:inline distT="0" distB="0" distL="0" distR="0" wp14:anchorId="0AC4C01E" wp14:editId="0927EDB3">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72A7FF36" w:rsidR="00FA7785" w:rsidRPr="00212703" w:rsidRDefault="00FA7785" w:rsidP="00FA7785">
      <w:pPr>
        <w:pStyle w:val="Beschriftung"/>
        <w:jc w:val="both"/>
      </w:pPr>
      <w:bookmarkStart w:id="80" w:name="_Ref515884689"/>
      <w:bookmarkStart w:id="81" w:name="_Ref515884660"/>
      <w:bookmarkStart w:id="82" w:name="_Toc515977174"/>
      <w:r w:rsidRPr="00212703">
        <w:t xml:space="preserve">Abbildung </w:t>
      </w:r>
      <w:r w:rsidR="007B2AB7">
        <w:fldChar w:fldCharType="begin"/>
      </w:r>
      <w:r w:rsidR="007B2AB7">
        <w:instrText xml:space="preserve"> SEQ Abbildung \* ARABIC </w:instrText>
      </w:r>
      <w:r w:rsidR="007B2AB7">
        <w:fldChar w:fldCharType="separate"/>
      </w:r>
      <w:r w:rsidR="00B974E6">
        <w:rPr>
          <w:noProof/>
        </w:rPr>
        <w:t>10</w:t>
      </w:r>
      <w:r w:rsidR="007B2AB7">
        <w:rPr>
          <w:noProof/>
        </w:rPr>
        <w:fldChar w:fldCharType="end"/>
      </w:r>
      <w:bookmarkEnd w:id="80"/>
      <w:r w:rsidRPr="00212703">
        <w:t>: Anwendungsfall-Diagramm: Ausgewählte Funktionen des Systems</w:t>
      </w:r>
      <w:bookmarkEnd w:id="81"/>
      <w:bookmarkEnd w:id="82"/>
    </w:p>
    <w:p w14:paraId="644B2004" w14:textId="29B64346"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 vorzugehen:</w:t>
      </w:r>
    </w:p>
    <w:p w14:paraId="503F9D69" w14:textId="4A6A4606" w:rsidR="009F440C" w:rsidRPr="00212703" w:rsidRDefault="009F440C" w:rsidP="009F440C">
      <w:pPr>
        <w:pStyle w:val="TextkrperEinzug"/>
        <w:numPr>
          <w:ilvl w:val="0"/>
          <w:numId w:val="42"/>
        </w:numPr>
        <w:rPr>
          <w:lang w:val="de-DE"/>
        </w:rPr>
      </w:pPr>
      <w:r w:rsidRPr="00212703">
        <w:rPr>
          <w:b/>
          <w:lang w:val="de-DE"/>
        </w:rPr>
        <w:t>Hinzuzufügen eines neuen DTM</w:t>
      </w:r>
      <w:r w:rsidRPr="00212703">
        <w:rPr>
          <w:lang w:val="de-DE"/>
        </w:rPr>
        <w:t>: Communication Studio bietet schon ein Verfahren um ein DTM in System hinzufügen. Der Nutzer sollten einfach die Funktion aufrufen. Die Topologie wird direkt mit dem neuem DTM aktualisiert.</w:t>
      </w:r>
    </w:p>
    <w:p w14:paraId="477E83EC" w14:textId="784BDADC" w:rsidR="009F440C" w:rsidRPr="00212703" w:rsidRDefault="009F440C" w:rsidP="009F440C">
      <w:pPr>
        <w:pStyle w:val="TextkrperEinzug"/>
        <w:numPr>
          <w:ilvl w:val="0"/>
          <w:numId w:val="42"/>
        </w:numPr>
        <w:rPr>
          <w:lang w:val="de-DE"/>
        </w:rPr>
      </w:pPr>
      <w:r w:rsidRPr="00212703">
        <w:rPr>
          <w:b/>
          <w:lang w:val="de-DE"/>
        </w:rPr>
        <w:t>Löschen eines bestehenden DTM</w:t>
      </w:r>
      <w:r w:rsidRPr="00212703">
        <w:rPr>
          <w:lang w:val="de-DE"/>
        </w:rPr>
        <w:t xml:space="preserve">: Um ein DTM zu löschen soll der Nutzer allererste das DTM aus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83" w:name="_Konzept"/>
      <w:bookmarkEnd w:id="83"/>
    </w:p>
    <w:p w14:paraId="3FB15C5F" w14:textId="77777777" w:rsidR="00127189" w:rsidRPr="00212703" w:rsidRDefault="00127189" w:rsidP="00127189"/>
    <w:p w14:paraId="6A9AA436" w14:textId="6D0A0BF1" w:rsidR="00CC63CC" w:rsidRPr="00212703" w:rsidRDefault="00C938CA" w:rsidP="00A15649">
      <w:pPr>
        <w:pStyle w:val="berschrift1"/>
      </w:pPr>
      <w:bookmarkStart w:id="84" w:name="_Toc515977124"/>
      <w:r w:rsidRPr="00212703">
        <w:t xml:space="preserve">Evaluation </w:t>
      </w:r>
      <w:r w:rsidR="00536493" w:rsidRPr="00212703">
        <w:t xml:space="preserve">der </w:t>
      </w:r>
      <w:r w:rsidR="00CC63CC" w:rsidRPr="00212703">
        <w:t>Technologie</w:t>
      </w:r>
      <w:r w:rsidR="00536493" w:rsidRPr="00212703">
        <w:t>n</w:t>
      </w:r>
      <w:bookmarkEnd w:id="84"/>
      <w:r w:rsidR="00CC63CC" w:rsidRPr="00212703">
        <w:t xml:space="preserve"> </w:t>
      </w:r>
    </w:p>
    <w:p w14:paraId="34B83C8A" w14:textId="4D59470A" w:rsidR="00B66996" w:rsidRPr="00212703" w:rsidRDefault="00B66996" w:rsidP="00B66996">
      <w:pPr>
        <w:pStyle w:val="Textkrper"/>
      </w:pPr>
      <w:r w:rsidRPr="00212703">
        <w:rPr>
          <w:i/>
        </w:rPr>
        <w:t xml:space="preserve">TopologyEditor </w:t>
      </w:r>
      <w:r w:rsidRPr="00212703">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anderen externen Programmen bereitgestellt werden. </w:t>
      </w:r>
    </w:p>
    <w:p w14:paraId="1AF75014" w14:textId="5F23A370" w:rsidR="00B66996" w:rsidRPr="00212703" w:rsidRDefault="00B66996" w:rsidP="00B66996">
      <w:pPr>
        <w:pStyle w:val="TextkrperEinzug"/>
        <w:ind w:firstLine="0"/>
        <w:rPr>
          <w:lang w:val="de-DE"/>
        </w:rPr>
      </w:pPr>
      <w:r w:rsidRPr="00212703">
        <w:rPr>
          <w:lang w:val="de-DE"/>
        </w:rPr>
        <w:t>Um den Entwicklungsaufwand an dieser Stelle zu reduzieren, muss die beschriebene Vielfalt gekapselt und der Zugriff auf eine uniforme Schnittstelle abgebildet werden. Erst damit ist eine Austauschbarkeit und Wiederverwendbarkeit von Komponenten umsetzbar. Dadurch kann eines der wichtigsten Muss-Kriterien aus der Anforderungen abgedeckt werden.</w:t>
      </w:r>
    </w:p>
    <w:p w14:paraId="1CC7CFDB" w14:textId="2BAC8760" w:rsidR="00B66996" w:rsidRPr="00212703" w:rsidRDefault="00B66996" w:rsidP="00B66996">
      <w:pPr>
        <w:pStyle w:val="TextkrperEinzug"/>
        <w:ind w:firstLine="0"/>
        <w:rPr>
          <w:lang w:val="de-DE"/>
        </w:rPr>
      </w:pPr>
      <w:r w:rsidRPr="00212703">
        <w:rPr>
          <w:lang w:val="de-DE"/>
        </w:rPr>
        <w:t xml:space="preserve">Nach monatelang wurde eine Fülle von verschiedenen Frameworks für die Entwicklung solcher </w:t>
      </w:r>
      <w:r w:rsidR="001731F3">
        <w:rPr>
          <w:lang w:val="de-DE"/>
        </w:rPr>
        <w:t>Plugin</w:t>
      </w:r>
      <w:r w:rsidRPr="00212703">
        <w:rPr>
          <w:lang w:val="de-DE"/>
        </w:rPr>
        <w:t xml:space="preserve"> gefunden. Nunmehr stehe ich aber vor den Aufgaben aus der Vielzahl an den verfügbaren Implementierungen, das für meine konkrete Anwendung geeignetste zu finden. Entsprechend muss ich als Entwickler nach dem Abstecken das Szenarienkontexts, wie zum Beispiel der beteiligten Komponenten, den nötigen Algorithmen, den erforderlichen Kommunikationseigenschaften usw., aufwendige Recherche betreiben, um eine weitegehende Übereinstimmung sicherzustellen. Dieses Kapitel dient insbesondere im Clientseitige Umsetzung mit vergleichbare Aufstellung als überblick über den gefundenen Rahmenwerken. Für die serverseitige Umsetzung wird die ASP.NET.Core 2.0 eingesetzt. Anschließend führen wir das Tools bzw. die externen Bibliotheken zur Vereinfachung und Beschleunigung der Entwicklung, zum Beispiel für die Visualisierung von Information Daten wir die Bibliothek GoJ</w:t>
      </w:r>
      <w:r w:rsidR="00CD6D56">
        <w:rPr>
          <w:lang w:val="de-DE"/>
        </w:rPr>
        <w:t>S</w:t>
      </w:r>
      <w:r w:rsidRPr="00212703">
        <w:rPr>
          <w:lang w:val="de-DE"/>
        </w:rPr>
        <w:t xml:space="preserve"> genutzt und für das Styling und die Strukturierung von Benutzeroberfläche wird das Bootstrap verwendet </w:t>
      </w:r>
    </w:p>
    <w:p w14:paraId="0DBAABB3" w14:textId="424ED180" w:rsidR="0097509B" w:rsidRPr="00212703" w:rsidRDefault="0097509B" w:rsidP="004430CB">
      <w:pPr>
        <w:pStyle w:val="TextkrperEinzug"/>
        <w:ind w:firstLine="0"/>
        <w:rPr>
          <w:lang w:val="de-DE"/>
        </w:rPr>
      </w:pPr>
    </w:p>
    <w:p w14:paraId="3B8FD4A3" w14:textId="5595C6C3" w:rsidR="0097509B" w:rsidRPr="00212703" w:rsidRDefault="0097509B" w:rsidP="0097509B">
      <w:pPr>
        <w:pStyle w:val="berschrift2"/>
      </w:pPr>
      <w:bookmarkStart w:id="85" w:name="_Toc515977125"/>
      <w:r w:rsidRPr="00212703">
        <w:t>Clientseitige relevante Frameworks</w:t>
      </w:r>
      <w:bookmarkEnd w:id="85"/>
    </w:p>
    <w:p w14:paraId="3E2A4381" w14:textId="64CFD387" w:rsidR="00B66996" w:rsidRPr="00212703" w:rsidRDefault="00B66996" w:rsidP="00B66996">
      <w:pPr>
        <w:pStyle w:val="Textkrper"/>
      </w:pPr>
      <w:r w:rsidRPr="00212703">
        <w:t xml:space="preserve">In den letzten Jahren hat sich im Bereich der Webtechnologie eine Entwicklung von browserfähigen Anwendungen, die für die Erfüllung spezifischer Aufgaben als eine kompakte Einheit entworfen wurden, hinzu autonomen, modularen Systemen vollzogen. Kennzeichnend für diese „neue“ 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Schwerpunkten entwickelt worden. Diese gehen zum Beispiel Kommunikation und Konfiguration, die mit einem modularen System einhergehen, an. In diesem Abschnitt werden nur 3 ausgewählte Konzepte vorstellt. Im Folgenden stützt sich dieser Abschnitt auf die wichtigsten Frameworks, die zum einen eine Erfüllung des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B974E6">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B974E6">
        <w:t>4.2</w:t>
      </w:r>
      <w:r w:rsidR="00BF444C" w:rsidRPr="00212703">
        <w:fldChar w:fldCharType="end"/>
      </w:r>
      <w:r w:rsidR="00C03D78" w:rsidRPr="00212703">
        <w:t xml:space="preserve"> </w:t>
      </w:r>
      <w:r w:rsidRPr="00212703">
        <w:t xml:space="preserve">beschriebenen Aspekte bieten und zum anderen eine Verbreitung gefunden haben. </w:t>
      </w:r>
    </w:p>
    <w:p w14:paraId="2283D819" w14:textId="77777777" w:rsidR="004430CB" w:rsidRPr="00212703" w:rsidRDefault="004430CB" w:rsidP="004430CB">
      <w:pPr>
        <w:pStyle w:val="TextkrperEinzug"/>
        <w:rPr>
          <w:lang w:val="de-DE"/>
        </w:rPr>
      </w:pPr>
    </w:p>
    <w:p w14:paraId="709CF459" w14:textId="0D05C7BE" w:rsidR="00CC63CC" w:rsidRPr="00212703" w:rsidRDefault="00D1328E" w:rsidP="008000A5">
      <w:pPr>
        <w:pStyle w:val="berschrift3"/>
      </w:pPr>
      <w:bookmarkStart w:id="86" w:name="_Toc515977126"/>
      <w:r w:rsidRPr="00212703">
        <w:lastRenderedPageBreak/>
        <w:t>Angular</w:t>
      </w:r>
      <w:r w:rsidR="009D360D" w:rsidRPr="00212703">
        <w:fldChar w:fldCharType="begin"/>
      </w:r>
      <w:r w:rsidR="009D360D" w:rsidRPr="00212703">
        <w:instrText xml:space="preserve"> XE "Angular" </w:instrText>
      </w:r>
      <w:r w:rsidR="009D360D" w:rsidRPr="00212703">
        <w:fldChar w:fldCharType="end"/>
      </w:r>
      <w:r w:rsidRPr="00212703">
        <w:t xml:space="preserve"> </w:t>
      </w:r>
      <w:sdt>
        <w:sdtPr>
          <w:id w:val="99696516"/>
          <w:citation/>
        </w:sdtPr>
        <w:sdtEndPr/>
        <w:sdtContent>
          <w:r w:rsidR="009A67E2" w:rsidRPr="00212703">
            <w:fldChar w:fldCharType="begin"/>
          </w:r>
          <w:r w:rsidR="009A67E2" w:rsidRPr="00212703">
            <w:instrText xml:space="preserve"> CITATION Goo18 \l 1031 </w:instrText>
          </w:r>
          <w:r w:rsidR="009A67E2" w:rsidRPr="00212703">
            <w:fldChar w:fldCharType="separate"/>
          </w:r>
          <w:r w:rsidR="009A67E2" w:rsidRPr="00212703">
            <w:rPr>
              <w:noProof/>
            </w:rPr>
            <w:t>[9]</w:t>
          </w:r>
          <w:r w:rsidR="009A67E2" w:rsidRPr="00212703">
            <w:fldChar w:fldCharType="end"/>
          </w:r>
        </w:sdtContent>
      </w:sdt>
      <w:bookmarkEnd w:id="86"/>
    </w:p>
    <w:p w14:paraId="061B14F9" w14:textId="643CC3CA" w:rsidR="00B66996" w:rsidRPr="00212703" w:rsidRDefault="00B66996" w:rsidP="00B66996">
      <w:pPr>
        <w:pStyle w:val="Textkrper"/>
      </w:pPr>
      <w:r w:rsidRPr="00212703">
        <w:t>Das Entwickeln und Erstellen von HTML-Seiten, die flexibel und einfach zu warten sind, kann eine Herausforderung darstellen. In diesem Abschnitt werden einige der häufigsten Probleme beschrieben, wie bei der Erstellung von HTML auftreten können, und es wird beschrieben, wie Angular-Technologie diese Herausforderungen meistern kann.</w:t>
      </w:r>
    </w:p>
    <w:p w14:paraId="58005066" w14:textId="77777777" w:rsidR="00B66996" w:rsidRPr="00212703" w:rsidRDefault="00B66996" w:rsidP="00B66996">
      <w:pPr>
        <w:pStyle w:val="TextkrperEinzug"/>
        <w:ind w:firstLine="0"/>
        <w:rPr>
          <w:lang w:val="de-DE"/>
        </w:rPr>
      </w:pPr>
    </w:p>
    <w:p w14:paraId="1F193EE2" w14:textId="42860F54" w:rsidR="00B66996" w:rsidRPr="00212703" w:rsidRDefault="00B66996" w:rsidP="00B66996">
      <w:pPr>
        <w:pStyle w:val="TextkrperEinzug"/>
        <w:ind w:firstLine="0"/>
        <w:rPr>
          <w:lang w:val="de-DE"/>
        </w:rPr>
      </w:pPr>
      <w:r w:rsidRPr="00212703">
        <w:rPr>
          <w:lang w:val="de-DE"/>
        </w:rPr>
        <w:t>In der Regel stehen Entwickler von HTML-Seiten vor einigen Herausforderungen. Anwendungsanforderungen können sich im Laufe der Zeit ändern.</w:t>
      </w:r>
    </w:p>
    <w:p w14:paraId="268E382C" w14:textId="5B59BBEE" w:rsidR="00B66996" w:rsidRPr="00212703" w:rsidRDefault="00B66996" w:rsidP="00B66996">
      <w:pPr>
        <w:pStyle w:val="TextkrperEinzug"/>
        <w:ind w:firstLine="0"/>
        <w:rPr>
          <w:lang w:val="de-DE"/>
        </w:rPr>
      </w:pPr>
      <w:r w:rsidRPr="00212703">
        <w:rPr>
          <w:lang w:val="de-DE"/>
        </w:rPr>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erstellen, dass sie flexibel ist und im Laufe der Zeit leicht geändert oder erweitert werden kann. Entwerfen für diese Art von Flexibilität kann schwer sein zu erreichen denn es erfordert eine Architektur, die es ermöglicht, einzelne Teile der Anwendung unabhängig voneinander zu entwickeln und zu testen, die später isoliert oder aktualisiert werden können, ohne den Rest der Anwendungen zu beinträchtigen </w:t>
      </w:r>
    </w:p>
    <w:p w14:paraId="52EBA461" w14:textId="3996F31F" w:rsidR="00957CB3" w:rsidRPr="00212703" w:rsidRDefault="00957CB3" w:rsidP="00D1328E">
      <w:pPr>
        <w:pStyle w:val="TextkrperEinzug"/>
        <w:ind w:firstLine="0"/>
        <w:rPr>
          <w:lang w:val="de-DE"/>
        </w:rPr>
      </w:pPr>
    </w:p>
    <w:p w14:paraId="68777B5A" w14:textId="77777777" w:rsidR="00957CB3" w:rsidRPr="00212703" w:rsidRDefault="00957CB3" w:rsidP="00957CB3">
      <w:pPr>
        <w:pStyle w:val="TextkrperEinzug"/>
        <w:keepNext/>
        <w:ind w:firstLine="0"/>
      </w:pPr>
      <w:r w:rsidRPr="00212703">
        <w:rPr>
          <w:noProof/>
          <w:lang w:val="de-DE"/>
        </w:rPr>
        <w:drawing>
          <wp:inline distT="0" distB="0" distL="0" distR="0" wp14:anchorId="20B8B2FE" wp14:editId="40A36A40">
            <wp:extent cx="5759450" cy="3068955"/>
            <wp:effectExtent l="0" t="0" r="0" b="0"/>
            <wp:docPr id="11" name="Grafik 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339D9062" w:rsidR="00957CB3" w:rsidRPr="00212703" w:rsidRDefault="00957CB3" w:rsidP="00957CB3">
      <w:pPr>
        <w:pStyle w:val="Beschriftung"/>
        <w:jc w:val="both"/>
      </w:pPr>
      <w:bookmarkStart w:id="87" w:name="_Toc511225568"/>
      <w:bookmarkStart w:id="88" w:name="_Toc515977175"/>
      <w:r w:rsidRPr="00212703">
        <w:t xml:space="preserve">Abbildung </w:t>
      </w:r>
      <w:r w:rsidR="007B2AB7">
        <w:fldChar w:fldCharType="begin"/>
      </w:r>
      <w:r w:rsidR="007B2AB7">
        <w:instrText xml:space="preserve"> SEQ Abbildung \* ARABIC </w:instrText>
      </w:r>
      <w:r w:rsidR="007B2AB7">
        <w:fldChar w:fldCharType="separate"/>
      </w:r>
      <w:r w:rsidR="00B974E6">
        <w:rPr>
          <w:noProof/>
        </w:rPr>
        <w:t>11</w:t>
      </w:r>
      <w:r w:rsidR="007B2AB7">
        <w:rPr>
          <w:noProof/>
        </w:rPr>
        <w:fldChar w:fldCharType="end"/>
      </w:r>
      <w:r w:rsidRPr="00212703">
        <w:t>: Typische zusammengesetzte Anwendungsarchitektur mit dem Angular Framework</w:t>
      </w:r>
      <w:bookmarkEnd w:id="87"/>
      <w:bookmarkEnd w:id="88"/>
    </w:p>
    <w:p w14:paraId="39CAA5BD" w14:textId="195EFC58" w:rsidR="00B66996" w:rsidRPr="00212703" w:rsidRDefault="00B66996" w:rsidP="00B66996">
      <w:pPr>
        <w:pStyle w:val="Textkrper"/>
        <w:rPr>
          <w:b/>
        </w:rPr>
      </w:pPr>
      <w:r w:rsidRPr="00212703">
        <w:rPr>
          <w:b/>
        </w:rPr>
        <w:t xml:space="preserve">Die Wichtigsten Konzepte von Angular </w:t>
      </w:r>
    </w:p>
    <w:p w14:paraId="783DC5A2" w14:textId="65574CF2" w:rsidR="00B66996" w:rsidRPr="00212703" w:rsidRDefault="00B66996" w:rsidP="00B66996">
      <w:pPr>
        <w:pStyle w:val="Textkrper"/>
      </w:pPr>
      <w:r w:rsidRPr="00212703">
        <w:t xml:space="preserve">Dieser Abschnitt bietet eine kurze Übersicht über </w:t>
      </w:r>
      <w:r w:rsidR="00C03D78" w:rsidRPr="00212703">
        <w:t>die wichtigsten Konzepte</w:t>
      </w:r>
      <w:r w:rsidRPr="00212703">
        <w:t xml:space="preserve"> von Angular und definiert einige Begriffe, die in der Dokumentation und in Quellecode verwendet werden </w:t>
      </w:r>
    </w:p>
    <w:p w14:paraId="74D3D62E" w14:textId="77777777" w:rsidR="00B66996" w:rsidRPr="00212703" w:rsidRDefault="00B66996" w:rsidP="00B66996">
      <w:pPr>
        <w:pStyle w:val="Textkrper"/>
      </w:pPr>
    </w:p>
    <w:p w14:paraId="7DCC8623" w14:textId="6DB0701D" w:rsidR="00B66996" w:rsidRPr="00212703" w:rsidRDefault="00B66996" w:rsidP="00B66996">
      <w:pPr>
        <w:pStyle w:val="Textkrper"/>
        <w:numPr>
          <w:ilvl w:val="0"/>
          <w:numId w:val="19"/>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Geschäftsbezogene Funktionen (z.B. Editieren von Topologie, Startseite verwalten) darzustellen und alle Ansichten, Dienste und Datenmodelle zu kapseln, die zum Implementieren dieser Funktionalität erforderlich sind.</w:t>
      </w:r>
    </w:p>
    <w:p w14:paraId="2A42EE6B" w14:textId="5829FA87" w:rsidR="00B66996" w:rsidRPr="00212703" w:rsidRDefault="00B66996" w:rsidP="00B66996">
      <w:pPr>
        <w:pStyle w:val="TextkrperEinzug"/>
        <w:numPr>
          <w:ilvl w:val="0"/>
          <w:numId w:val="19"/>
        </w:numPr>
        <w:rPr>
          <w:lang w:val="de-DE"/>
        </w:rPr>
      </w:pPr>
      <w:r w:rsidRPr="00212703">
        <w:rPr>
          <w:b/>
          <w:lang w:val="de-DE"/>
        </w:rPr>
        <w:lastRenderedPageBreak/>
        <w:t>AppModule</w:t>
      </w:r>
      <w:r w:rsidR="00F275BE" w:rsidRPr="00212703">
        <w:rPr>
          <w:b/>
          <w:lang w:val="de-DE"/>
        </w:rPr>
        <w:fldChar w:fldCharType="begin"/>
      </w:r>
      <w:r w:rsidR="00F275BE" w:rsidRPr="00212703">
        <w:instrText xml:space="preserve"> XE "</w:instrText>
      </w:r>
      <w:r w:rsidR="00F275BE" w:rsidRPr="00212703">
        <w:rPr>
          <w:b/>
          <w:lang w:val="de-DE"/>
        </w:rPr>
        <w:instrText>AppModule</w:instrText>
      </w:r>
      <w:r w:rsidR="00F275BE" w:rsidRPr="00212703">
        <w:instrText xml:space="preserve">" </w:instrText>
      </w:r>
      <w:r w:rsidR="00F275BE" w:rsidRPr="00212703">
        <w:rPr>
          <w:b/>
          <w:lang w:val="de-DE"/>
        </w:rPr>
        <w:fldChar w:fldCharType="end"/>
      </w:r>
      <w:r w:rsidR="001259C2" w:rsidRPr="00212703">
        <w:rPr>
          <w:lang w:val="de-DE"/>
        </w:rPr>
        <w:t>:</w:t>
      </w:r>
      <w:r w:rsidRPr="00212703">
        <w:rPr>
          <w:lang w:val="de-DE"/>
        </w:rPr>
        <w:t xml:space="preserve"> In einer Modulare Applikation müssen Module zur Laufzeit von der Hostanwendung erkannt und geladen bzw. importiert werden. In Angular wird ein AppModul verwendet, um anzugeben, welche Module importiert werden sollen und in welcher Reihenfolge.</w:t>
      </w:r>
    </w:p>
    <w:p w14:paraId="64C14288" w14:textId="452ECE4D" w:rsidR="00B66996" w:rsidRPr="00212703" w:rsidRDefault="00B66996" w:rsidP="00B66996">
      <w:pPr>
        <w:pStyle w:val="TextkrperEinzug"/>
        <w:numPr>
          <w:ilvl w:val="0"/>
          <w:numId w:val="19"/>
        </w:numPr>
        <w:rPr>
          <w:lang w:val="de-DE"/>
        </w:rPr>
      </w:pPr>
      <w:r w:rsidRPr="00212703">
        <w:rPr>
          <w:b/>
          <w:lang w:val="de-DE"/>
        </w:rPr>
        <w:t>Component</w:t>
      </w:r>
      <w:r w:rsidR="009D360D" w:rsidRPr="00212703">
        <w:rPr>
          <w:b/>
          <w:lang w:val="de-DE"/>
        </w:rPr>
        <w:fldChar w:fldCharType="begin"/>
      </w:r>
      <w:r w:rsidR="009D360D" w:rsidRPr="00212703">
        <w:instrText xml:space="preserve"> XE "</w:instrText>
      </w:r>
      <w:r w:rsidR="009D360D" w:rsidRPr="00212703">
        <w:rPr>
          <w:b/>
          <w:lang w:val="de-DE"/>
        </w:rPr>
        <w:instrText>Component</w:instrText>
      </w:r>
      <w:r w:rsidR="009D360D" w:rsidRPr="00212703">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 vorgesehen, sondern eine Trennung nach MVC-Muster. Der Entwickler definiert dafür ein Tag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 xml:space="preserve">angeben, was sich aber nur bei sehr kurzen HTML-Blöcken anbietet. Eine Komponente kann auch eigene CSS-Vorlagen (Inline oder als eigenständige Datei) besitzen, die allein für die Darstellung dieser Komponente gelten. Einer der wichtige Verhalten der Komponente ist, dass Komponenten im Laufe Ihrer Lebenszyklen diverse Ereignisse auslösen, in die der Entwickler sich einhängen kann. </w:t>
      </w:r>
    </w:p>
    <w:p w14:paraId="65223611" w14:textId="6FF0B404" w:rsidR="00B66996" w:rsidRPr="00212703" w:rsidRDefault="00B66996" w:rsidP="00B66996">
      <w:pPr>
        <w:pStyle w:val="TextkrperEinzug"/>
        <w:numPr>
          <w:ilvl w:val="0"/>
          <w:numId w:val="19"/>
        </w:numPr>
        <w:rPr>
          <w:lang w:val="de-DE"/>
        </w:rPr>
      </w:pPr>
      <w:r w:rsidRPr="00212703">
        <w:rPr>
          <w:b/>
          <w:lang w:val="de-DE"/>
        </w:rPr>
        <w:t>Template</w:t>
      </w:r>
      <w:r w:rsidR="009D360D" w:rsidRPr="00212703">
        <w:rPr>
          <w:b/>
          <w:lang w:val="de-DE"/>
        </w:rPr>
        <w:fldChar w:fldCharType="begin"/>
      </w:r>
      <w:r w:rsidR="009D360D" w:rsidRPr="00212703">
        <w:instrText xml:space="preserve"> XE "</w:instrText>
      </w:r>
      <w:r w:rsidR="009D360D" w:rsidRPr="00212703">
        <w:rPr>
          <w:b/>
          <w:lang w:val="de-DE"/>
        </w:rPr>
        <w:instrText>Template</w:instrText>
      </w:r>
      <w:r w:rsidR="009D360D" w:rsidRPr="00212703">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Details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6C812222" w14:textId="693CE7CF" w:rsidR="00B66996" w:rsidRPr="00212703" w:rsidRDefault="00B66996" w:rsidP="00B66996">
      <w:pPr>
        <w:pStyle w:val="TextkrperEinzug"/>
        <w:numPr>
          <w:ilvl w:val="0"/>
          <w:numId w:val="19"/>
        </w:numPr>
        <w:rPr>
          <w:lang w:val="de-DE"/>
        </w:rPr>
      </w:pPr>
      <w:r w:rsidRPr="00212703">
        <w:rPr>
          <w:b/>
          <w:lang w:val="de-DE"/>
        </w:rPr>
        <w:t>Services</w:t>
      </w:r>
      <w:r w:rsidR="009D360D" w:rsidRPr="00212703">
        <w:rPr>
          <w:b/>
          <w:lang w:val="de-DE"/>
        </w:rPr>
        <w:fldChar w:fldCharType="begin"/>
      </w:r>
      <w:r w:rsidR="009D360D" w:rsidRPr="00212703">
        <w:instrText xml:space="preserve"> XE "</w:instrText>
      </w:r>
      <w:r w:rsidR="009D360D" w:rsidRPr="00212703">
        <w:rPr>
          <w:b/>
          <w:lang w:val="de-DE"/>
        </w:rPr>
        <w:instrText>Services</w:instrText>
      </w:r>
      <w:r w:rsidR="009D360D" w:rsidRPr="00212703">
        <w:instrText xml:space="preserve">" </w:instrText>
      </w:r>
      <w:r w:rsidR="009D360D" w:rsidRPr="00212703">
        <w:rPr>
          <w:b/>
          <w:lang w:val="de-DE"/>
        </w:rPr>
        <w:fldChar w:fldCharType="end"/>
      </w:r>
      <w:r w:rsidR="00D41B57" w:rsidRPr="00212703">
        <w:rPr>
          <w:lang w:val="de-DE"/>
        </w:rPr>
        <w:t>:</w:t>
      </w:r>
      <w:r w:rsidRPr="00212703">
        <w:rPr>
          <w:lang w:val="de-DE"/>
        </w:rPr>
        <w:t>: Angular Services werden häufig Zum Speichern von Daten und zum Ausführen von http-Anfragen verwendet. Er ist eine breite Kategorie, die jeden Wert, jede Funktion oder jede Funktion umfasst, die eine Komponente benötigt. Ein Service ist typischerweise eine Klasse mit einem engen, genau definierten Zweck. Es sollte etwas Bestimmtes tun und es gut machen. Angular bietet Solche Services, um die Modularität und Wiederverwendbarkeit zu erhöhen.</w:t>
      </w:r>
      <w:r w:rsidRPr="00212703">
        <w:t xml:space="preserve"> </w:t>
      </w:r>
      <w:r w:rsidRPr="00212703">
        <w:rPr>
          <w:lang w:val="de-DE"/>
        </w:rPr>
        <w:t xml:space="preserve">Eine Komponente sollte beispielsweise nicht definieren müssen, wie Daten vom Server abgerufen, Benutzereingaben validiert oder direkt in der Konsole protokolliert werden. Stattdessen kann es solche Aufgaben an Dienste delegieren </w:t>
      </w:r>
      <w:sdt>
        <w:sdtPr>
          <w:rPr>
            <w:lang w:val="de-DE"/>
          </w:rPr>
          <w:id w:val="-1048147236"/>
          <w:citation/>
        </w:sdtPr>
        <w:sdtEndPr/>
        <w:sdtContent>
          <w:r w:rsidRPr="00212703">
            <w:rPr>
              <w:lang w:val="de-DE"/>
            </w:rPr>
            <w:fldChar w:fldCharType="begin"/>
          </w:r>
          <w:r w:rsidRPr="00212703">
            <w:rPr>
              <w:lang w:val="de-DE"/>
            </w:rPr>
            <w:instrText xml:space="preserve"> CITATION Goo18 \l 1031 </w:instrText>
          </w:r>
          <w:r w:rsidRPr="00212703">
            <w:rPr>
              <w:lang w:val="de-DE"/>
            </w:rPr>
            <w:fldChar w:fldCharType="separate"/>
          </w:r>
          <w:r w:rsidRPr="00212703">
            <w:rPr>
              <w:noProof/>
              <w:lang w:val="de-DE"/>
            </w:rPr>
            <w:t>[9]</w:t>
          </w:r>
          <w:r w:rsidRPr="00212703">
            <w:rPr>
              <w:lang w:val="de-DE"/>
            </w:rPr>
            <w:fldChar w:fldCharType="end"/>
          </w:r>
        </w:sdtContent>
      </w:sdt>
    </w:p>
    <w:p w14:paraId="31076B23" w14:textId="77777777" w:rsidR="00B66996" w:rsidRPr="00212703" w:rsidRDefault="00B66996" w:rsidP="00B66996">
      <w:pPr>
        <w:pStyle w:val="TextkrperEinzug"/>
        <w:ind w:firstLine="0"/>
        <w:rPr>
          <w:lang w:val="de-DE"/>
        </w:rPr>
      </w:pPr>
    </w:p>
    <w:p w14:paraId="04A5F011" w14:textId="4F7BC869" w:rsidR="00B66996" w:rsidRPr="00212703" w:rsidRDefault="00B66996" w:rsidP="00B66996">
      <w:pPr>
        <w:pStyle w:val="berschrift3"/>
      </w:pPr>
      <w:bookmarkStart w:id="89" w:name="_Toc514837010"/>
      <w:bookmarkStart w:id="90" w:name="_Toc515977127"/>
      <w:r w:rsidRPr="00212703">
        <w:t>Vue.js</w:t>
      </w:r>
      <w:bookmarkEnd w:id="89"/>
      <w:r w:rsidR="003A519E" w:rsidRPr="00212703">
        <w:t xml:space="preserve"> </w:t>
      </w:r>
      <w:sdt>
        <w:sdtPr>
          <w:id w:val="-1029027018"/>
          <w:citation/>
        </w:sdtPr>
        <w:sdtEndPr/>
        <w:sdtContent>
          <w:r w:rsidR="003A519E" w:rsidRPr="00212703">
            <w:fldChar w:fldCharType="begin"/>
          </w:r>
          <w:r w:rsidR="003A519E" w:rsidRPr="00212703">
            <w:instrText xml:space="preserve"> CITATION Git18 \l 1031 </w:instrText>
          </w:r>
          <w:r w:rsidR="003A519E" w:rsidRPr="00212703">
            <w:fldChar w:fldCharType="separate"/>
          </w:r>
          <w:r w:rsidR="003A519E" w:rsidRPr="00212703">
            <w:rPr>
              <w:noProof/>
            </w:rPr>
            <w:t>[10]</w:t>
          </w:r>
          <w:r w:rsidR="003A519E" w:rsidRPr="00212703">
            <w:fldChar w:fldCharType="end"/>
          </w:r>
        </w:sdtContent>
      </w:sdt>
      <w:bookmarkEnd w:id="90"/>
    </w:p>
    <w:p w14:paraId="6CF76130" w14:textId="0FBCAF7F" w:rsidR="00B66996" w:rsidRPr="00212703"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Pr="00212703">
            <w:rPr>
              <w:rFonts w:cs="Times New Roman"/>
              <w:noProof/>
              <w:lang w:val="de-DE"/>
            </w:rPr>
            <w:t xml:space="preserve"> [11]</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Pr="00212703">
            <w:rPr>
              <w:rFonts w:cs="Times New Roman"/>
              <w:noProof/>
              <w:lang w:val="de-DE"/>
            </w:rPr>
            <w:t xml:space="preserve"> [12]</w:t>
          </w:r>
          <w:r w:rsidRPr="00212703">
            <w:rPr>
              <w:rFonts w:cs="Times New Roman"/>
              <w:lang w:val="de-DE"/>
            </w:rPr>
            <w:fldChar w:fldCharType="end"/>
          </w:r>
        </w:sdtContent>
      </w:sdt>
      <w:r w:rsidRPr="00212703">
        <w:rPr>
          <w:rFonts w:cs="Times New Roman"/>
          <w:lang w:val="de-DE"/>
        </w:rPr>
        <w:t>. Es ist von Grund auf so konzipiert, dass es stufenweise ad</w:t>
      </w:r>
      <w:r w:rsidRPr="00212703">
        <w:rPr>
          <w:lang w:val="de-DE"/>
        </w:rPr>
        <w:t>o</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commentRangeStart w:id="91"/>
      <w:r w:rsidRPr="00212703">
        <w:rPr>
          <w:rFonts w:cs="Times New Roman"/>
          <w:lang w:val="de-DE"/>
        </w:rPr>
        <w:t xml:space="preserve">Einseitenanwendungen </w:t>
      </w:r>
      <w:commentRangeEnd w:id="91"/>
      <w:r w:rsidRPr="00212703">
        <w:rPr>
          <w:rStyle w:val="Kommentarzeichen"/>
          <w:rFonts w:ascii="Arial" w:hAnsi="Arial" w:cs="Times New Roman"/>
          <w:lang w:val="de-DE"/>
        </w:rPr>
        <w:commentReference w:id="91"/>
      </w:r>
      <w:r w:rsidRPr="00212703">
        <w:rPr>
          <w:rFonts w:cs="Times New Roman"/>
          <w:lang w:val="de-DE"/>
        </w:rPr>
        <w:t>unterstützt. Dieses Framework arbeitet nach dem Entwurfsmuster MVVM und ist stark von Angular inspiriert.</w:t>
      </w:r>
    </w:p>
    <w:p w14:paraId="6958644C" w14:textId="77777777" w:rsidR="00B66996" w:rsidRPr="00212703" w:rsidRDefault="00B66996" w:rsidP="00B66996">
      <w:pPr>
        <w:pStyle w:val="berschrift3"/>
      </w:pPr>
      <w:bookmarkStart w:id="92" w:name="_Toc514837011"/>
      <w:bookmarkStart w:id="93" w:name="_Toc515977128"/>
      <w:r w:rsidRPr="00212703">
        <w:t xml:space="preserve">SAPUI5 </w:t>
      </w:r>
      <w:sdt>
        <w:sdtPr>
          <w:id w:val="-1066793900"/>
          <w:citation/>
        </w:sdtPr>
        <w:sdtEndPr/>
        <w:sdtContent>
          <w:r w:rsidRPr="00212703">
            <w:fldChar w:fldCharType="begin"/>
          </w:r>
          <w:r w:rsidRPr="00212703">
            <w:instrText xml:space="preserve"> CITATION SAP18 \l 1031 </w:instrText>
          </w:r>
          <w:r w:rsidRPr="00212703">
            <w:fldChar w:fldCharType="separate"/>
          </w:r>
          <w:r w:rsidRPr="00212703">
            <w:rPr>
              <w:noProof/>
            </w:rPr>
            <w:t>[13]</w:t>
          </w:r>
          <w:r w:rsidRPr="00212703">
            <w:fldChar w:fldCharType="end"/>
          </w:r>
        </w:sdtContent>
      </w:sdt>
      <w:bookmarkEnd w:id="92"/>
      <w:bookmarkEnd w:id="93"/>
    </w:p>
    <w:p w14:paraId="7F0CAD2B" w14:textId="3D652DD9" w:rsidR="00B66996" w:rsidRPr="00212703" w:rsidRDefault="00B66996" w:rsidP="00B66996">
      <w:pPr>
        <w:pStyle w:val="Textkrper"/>
      </w:pPr>
      <w:r w:rsidRPr="00212703">
        <w:t xml:space="preserve">SAPUI5 ist eine </w:t>
      </w:r>
      <w:r w:rsidR="001731F3">
        <w:t>JavaScript</w:t>
      </w:r>
      <w:r w:rsidRPr="00212703">
        <w:t>-Framework, die von der Firma SAP entwickelt wurde. Es besteht aus einem funktionsreichen Kern und einer sehr großen Anzahl von UI-Steuerelementen, die in einer Handvoll Bibliotheken organisiert sind.</w:t>
      </w:r>
    </w:p>
    <w:p w14:paraId="245C4A9A" w14:textId="269B118F" w:rsidR="00B66996" w:rsidRPr="00212703" w:rsidRDefault="00B66996" w:rsidP="00B66996">
      <w:pPr>
        <w:pStyle w:val="TextkrperEinzug"/>
        <w:ind w:firstLine="0"/>
        <w:rPr>
          <w:lang w:val="de-DE"/>
        </w:rPr>
      </w:pPr>
      <w:r w:rsidRPr="00212703">
        <w:rPr>
          <w:lang w:val="de-DE"/>
        </w:rPr>
        <w:t>Diese Bibliotheken besitzen vor allen eine effiziente Engine zum Erstellen und Aktualisieren der HTML-Steuerelemente, darüber hinaus unterstützen sie das MVC-Konzept und die deklarative UI-Konstruktion.</w:t>
      </w:r>
    </w:p>
    <w:p w14:paraId="03A6B2B7" w14:textId="2C51869E" w:rsidR="00B66996" w:rsidRPr="00212703" w:rsidRDefault="00B66996" w:rsidP="00B66996">
      <w:pPr>
        <w:pStyle w:val="TextkrperEinzug"/>
        <w:ind w:firstLine="0"/>
        <w:rPr>
          <w:lang w:val="de-DE"/>
        </w:rPr>
      </w:pPr>
      <w:r w:rsidRPr="00212703">
        <w:rPr>
          <w:lang w:val="de-DE"/>
        </w:rPr>
        <w:lastRenderedPageBreak/>
        <w:t>Die Steuerelemente reichen von einfachen Button-Steuerelemente bis zu komplexen Steuerelementen, beispielsweise Grid-System und Diagram-Steuerelemente.</w:t>
      </w:r>
    </w:p>
    <w:p w14:paraId="2D22D5DF" w14:textId="59ABBAB6" w:rsidR="00B66996" w:rsidRPr="00212703" w:rsidRDefault="00B66996" w:rsidP="00B66996">
      <w:pPr>
        <w:pStyle w:val="TextkrperEinzug"/>
        <w:ind w:firstLine="0"/>
        <w:rPr>
          <w:lang w:val="de-DE"/>
        </w:rPr>
      </w:pPr>
      <w:r w:rsidRPr="00212703">
        <w:rPr>
          <w:lang w:val="de-DE"/>
        </w:rPr>
        <w:t>Für Entwickler bietet</w:t>
      </w:r>
      <w:r w:rsidR="004663DA" w:rsidRPr="00212703">
        <w:rPr>
          <w:lang w:val="de-DE"/>
        </w:rPr>
        <w:t xml:space="preserve"> SAPUI5 eine </w:t>
      </w:r>
      <w:r w:rsidRPr="00212703">
        <w:rPr>
          <w:lang w:val="de-DE"/>
        </w:rPr>
        <w:t>leistungsstarke Konzepte:</w:t>
      </w:r>
    </w:p>
    <w:p w14:paraId="2C73991D" w14:textId="77777777" w:rsidR="00B66996" w:rsidRPr="00212703" w:rsidRDefault="00B66996" w:rsidP="00B66996">
      <w:pPr>
        <w:pStyle w:val="TextkrperEinzug"/>
        <w:numPr>
          <w:ilvl w:val="0"/>
          <w:numId w:val="30"/>
        </w:numPr>
        <w:rPr>
          <w:lang w:val="de-DE"/>
        </w:rPr>
      </w:pPr>
      <w:r w:rsidRPr="00212703">
        <w:rPr>
          <w:lang w:val="de-DE"/>
        </w:rPr>
        <w:t>Der SAPUI5 bietet eine solide Grundlage, die die Entwicklungsprozesse vereinfacht, indem viele Aspekte der modernen Entwicklung hinter den Kulissen verwalten werden.</w:t>
      </w:r>
    </w:p>
    <w:p w14:paraId="69C5C3DA" w14:textId="49BA4547" w:rsidR="00B66996" w:rsidRPr="00212703" w:rsidRDefault="00B66996" w:rsidP="00B66996">
      <w:pPr>
        <w:pStyle w:val="TextkrperEinzug"/>
        <w:numPr>
          <w:ilvl w:val="0"/>
          <w:numId w:val="30"/>
        </w:numPr>
        <w:rPr>
          <w:lang w:val="de-DE"/>
        </w:rPr>
      </w:pPr>
      <w:r w:rsidRPr="00212703">
        <w:rPr>
          <w:lang w:val="de-DE"/>
        </w:rPr>
        <w:t xml:space="preserve">Es biete integrierte Unterstützung für Architekturkonzept wie Zwei-Wege-Datenbindung und Routing </w:t>
      </w:r>
    </w:p>
    <w:p w14:paraId="62F765A0" w14:textId="548899DC" w:rsidR="00B66996" w:rsidRPr="00212703" w:rsidRDefault="00B66996" w:rsidP="00B66996">
      <w:pPr>
        <w:pStyle w:val="TextkrperEinzug"/>
        <w:numPr>
          <w:ilvl w:val="0"/>
          <w:numId w:val="30"/>
        </w:numPr>
        <w:rPr>
          <w:lang w:val="de-DE"/>
        </w:rPr>
      </w:pPr>
      <w:r w:rsidRPr="00212703">
        <w:rPr>
          <w:lang w:val="de-DE"/>
        </w:rPr>
        <w:t>Es biete die Bindung mit JSON, XML und andere Datenformaten</w:t>
      </w:r>
    </w:p>
    <w:p w14:paraId="48028663" w14:textId="77777777" w:rsidR="00B66996" w:rsidRPr="00212703" w:rsidRDefault="00B66996" w:rsidP="00B66996">
      <w:pPr>
        <w:pStyle w:val="TextkrperEinzug"/>
        <w:ind w:firstLine="0"/>
        <w:rPr>
          <w:lang w:val="de-DE"/>
        </w:rPr>
      </w:pPr>
    </w:p>
    <w:p w14:paraId="23EA66F2" w14:textId="77777777" w:rsidR="00B66996" w:rsidRPr="00212703" w:rsidRDefault="00B66996" w:rsidP="00B66996">
      <w:pPr>
        <w:pStyle w:val="berschrift3"/>
      </w:pPr>
      <w:bookmarkStart w:id="94" w:name="_Toc514837012"/>
      <w:bookmarkStart w:id="95" w:name="_Toc515977129"/>
      <w:r w:rsidRPr="00212703">
        <w:t>React</w:t>
      </w:r>
      <w:sdt>
        <w:sdtPr>
          <w:id w:val="1805976075"/>
          <w:citation/>
        </w:sdtPr>
        <w:sdtEndPr/>
        <w:sdtContent>
          <w:r w:rsidRPr="00212703">
            <w:fldChar w:fldCharType="begin"/>
          </w:r>
          <w:r w:rsidRPr="00212703">
            <w:instrText xml:space="preserve"> CITATION Fac18 \l 1031 </w:instrText>
          </w:r>
          <w:r w:rsidRPr="00212703">
            <w:fldChar w:fldCharType="separate"/>
          </w:r>
          <w:r w:rsidRPr="00212703">
            <w:rPr>
              <w:noProof/>
            </w:rPr>
            <w:t xml:space="preserve"> [14]</w:t>
          </w:r>
          <w:r w:rsidRPr="00212703">
            <w:fldChar w:fldCharType="end"/>
          </w:r>
        </w:sdtContent>
      </w:sdt>
      <w:bookmarkEnd w:id="94"/>
      <w:bookmarkEnd w:id="95"/>
    </w:p>
    <w:p w14:paraId="727C29BA" w14:textId="2D849295" w:rsidR="00B66996" w:rsidRPr="00212703" w:rsidRDefault="00B66996" w:rsidP="00B66996">
      <w:pPr>
        <w:pStyle w:val="Textkrper"/>
      </w:pPr>
      <w:r w:rsidRPr="00212703">
        <w:rPr>
          <w:i/>
        </w:rPr>
        <w:t>React</w:t>
      </w:r>
      <w:r w:rsidR="009D360D" w:rsidRPr="00212703">
        <w:rPr>
          <w:i/>
        </w:rPr>
        <w:fldChar w:fldCharType="begin"/>
      </w:r>
      <w:r w:rsidR="009D360D" w:rsidRPr="00212703">
        <w:instrText xml:space="preserve"> XE "</w:instrText>
      </w:r>
      <w:r w:rsidR="009D360D" w:rsidRPr="00212703">
        <w:rPr>
          <w:i/>
        </w:rPr>
        <w:instrText>React</w:instrText>
      </w:r>
      <w:r w:rsidR="009D360D" w:rsidRPr="00212703">
        <w:instrText xml:space="preserve">" </w:instrText>
      </w:r>
      <w:r w:rsidR="009D360D" w:rsidRPr="00212703">
        <w:rPr>
          <w:i/>
        </w:rPr>
        <w:fldChar w:fldCharType="end"/>
      </w:r>
      <w:r w:rsidRPr="00212703">
        <w:t xml:space="preserve"> ist ein </w:t>
      </w:r>
      <w:r w:rsidR="001731F3">
        <w:t>JavaScript</w:t>
      </w:r>
      <w:r w:rsidRPr="00212703">
        <w:t xml:space="preserve">-Framework zur Erstellung von Webanwendungen. Es wird seit 2013 von Facebook unter einer Open Source-Lizenz entwickelt und besitzt eine große Online Community mit vielen helfenden Entwicklern und Unterstutzern. </w:t>
      </w:r>
      <w:r w:rsidR="004663DA" w:rsidRPr="00212703">
        <w:t>D</w:t>
      </w:r>
      <w:r w:rsidRPr="00212703">
        <w:t>ie Aktuelle  Version 16.3.2</w:t>
      </w:r>
      <w:sdt>
        <w:sdtPr>
          <w:id w:val="-586693094"/>
          <w:citation/>
        </w:sdtPr>
        <w:sdtEndPr/>
        <w:sdtContent>
          <w:r w:rsidRPr="00212703">
            <w:fldChar w:fldCharType="begin"/>
          </w:r>
          <w:r w:rsidRPr="00212703">
            <w:instrText xml:space="preserve"> CITATION Fac181 \l 1031 </w:instrText>
          </w:r>
          <w:r w:rsidRPr="00212703">
            <w:fldChar w:fldCharType="separate"/>
          </w:r>
          <w:r w:rsidRPr="00212703">
            <w:rPr>
              <w:noProof/>
            </w:rPr>
            <w:t xml:space="preserve"> [15]</w:t>
          </w:r>
          <w:r w:rsidRPr="00212703">
            <w:fldChar w:fldCharType="end"/>
          </w:r>
        </w:sdtContent>
      </w:sdt>
      <w:r w:rsidRPr="00212703">
        <w:t xml:space="preserve"> besitzt eine deutliche Verbesserung der Fehlermeldung.</w:t>
      </w:r>
    </w:p>
    <w:p w14:paraId="2059C047" w14:textId="77777777" w:rsidR="00B66996" w:rsidRPr="00212703" w:rsidRDefault="00B66996" w:rsidP="00B66996">
      <w:pPr>
        <w:pStyle w:val="Textkrper"/>
      </w:pPr>
    </w:p>
    <w:p w14:paraId="2E323970" w14:textId="77777777" w:rsidR="00B66996" w:rsidRPr="00212703" w:rsidRDefault="00B66996" w:rsidP="00B66996">
      <w:pPr>
        <w:pStyle w:val="Textkrper"/>
      </w:pPr>
      <w:r w:rsidRPr="00212703">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57D248C4" w14:textId="7484A91E" w:rsidR="00B66996" w:rsidRPr="00212703" w:rsidRDefault="00B66996" w:rsidP="00B66996">
      <w:pPr>
        <w:pStyle w:val="Textkrper"/>
      </w:pPr>
      <w:r w:rsidRPr="00212703">
        <w:t>In dynamischen Webseiten und -anwendungen können beispielsweise Quelltext-Ausschnitte</w:t>
      </w:r>
    </w:p>
    <w:p w14:paraId="393E6131" w14:textId="77777777" w:rsidR="00B66996" w:rsidRPr="00212703" w:rsidRDefault="00B66996" w:rsidP="00B66996">
      <w:pPr>
        <w:pStyle w:val="Textkrper"/>
      </w:pP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9237469" w14:textId="77777777" w:rsidR="00B66996" w:rsidRPr="00212703" w:rsidRDefault="00B66996" w:rsidP="00B66996">
      <w:pPr>
        <w:pStyle w:val="Textkrper"/>
      </w:pPr>
    </w:p>
    <w:p w14:paraId="5035B14B" w14:textId="3C83208F" w:rsidR="00B66996" w:rsidRPr="00212703" w:rsidRDefault="00B66996" w:rsidP="00B66996">
      <w:pPr>
        <w:pStyle w:val="Textkrper"/>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Pr="00212703">
            <w:rPr>
              <w:noProof/>
            </w:rPr>
            <w:t>[16]</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Pr="00212703">
            <w:rPr>
              <w:i/>
              <w:noProof/>
            </w:rPr>
            <w:t xml:space="preserve"> </w:t>
          </w:r>
          <w:r w:rsidRPr="00212703">
            <w:rPr>
              <w:noProof/>
            </w:rPr>
            <w:t>[17]</w:t>
          </w:r>
          <w:r w:rsidRPr="00212703">
            <w:rPr>
              <w:i/>
            </w:rPr>
            <w:fldChar w:fldCharType="end"/>
          </w:r>
        </w:sdtContent>
      </w:sdt>
      <w:r w:rsidRPr="00212703">
        <w:t xml:space="preserve"> ausführen. </w:t>
      </w:r>
    </w:p>
    <w:p w14:paraId="36DF5939" w14:textId="77777777" w:rsidR="00B66996" w:rsidRPr="00212703" w:rsidRDefault="00B66996" w:rsidP="00B66996">
      <w:pPr>
        <w:pStyle w:val="TextkrperEinzug"/>
        <w:ind w:firstLine="0"/>
        <w:rPr>
          <w:lang w:val="de-DE"/>
        </w:rPr>
      </w:pPr>
    </w:p>
    <w:p w14:paraId="316EA46B" w14:textId="77777777" w:rsidR="00B66996" w:rsidRPr="00212703" w:rsidRDefault="00B66996" w:rsidP="00B66996">
      <w:pPr>
        <w:pStyle w:val="berschrift3"/>
      </w:pPr>
      <w:bookmarkStart w:id="96" w:name="_Toc514837013"/>
      <w:bookmarkStart w:id="97" w:name="_Toc515977130"/>
      <w:r w:rsidRPr="00212703">
        <w:t>Kendo UI</w:t>
      </w:r>
      <w:sdt>
        <w:sdtPr>
          <w:id w:val="838505596"/>
          <w:citation/>
        </w:sdtPr>
        <w:sdtEndPr/>
        <w:sdtContent>
          <w:r w:rsidRPr="00212703">
            <w:fldChar w:fldCharType="begin"/>
          </w:r>
          <w:r w:rsidRPr="00212703">
            <w:instrText xml:space="preserve"> CITATION Pro18 \l 1031 </w:instrText>
          </w:r>
          <w:r w:rsidRPr="00212703">
            <w:fldChar w:fldCharType="separate"/>
          </w:r>
          <w:r w:rsidRPr="00212703">
            <w:rPr>
              <w:noProof/>
            </w:rPr>
            <w:t xml:space="preserve"> [18]</w:t>
          </w:r>
          <w:r w:rsidRPr="00212703">
            <w:fldChar w:fldCharType="end"/>
          </w:r>
        </w:sdtContent>
      </w:sdt>
      <w:bookmarkEnd w:id="96"/>
      <w:bookmarkEnd w:id="97"/>
    </w:p>
    <w:p w14:paraId="7CA665FF" w14:textId="7959EFE8" w:rsidR="00B66996" w:rsidRPr="00212703" w:rsidRDefault="00B66996" w:rsidP="00B66996">
      <w:pPr>
        <w:pStyle w:val="Textkrper"/>
      </w:pPr>
      <w:r w:rsidRPr="00212703">
        <w:t>Das bulgarische Consulting-Unternehmen Telerik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das mobile und web Einsatzfeld an. Der Code läuft nicht in  einer WebView</w:t>
      </w:r>
      <w:r w:rsidRPr="00212703">
        <w:rPr>
          <w:rStyle w:val="Funotenzeichen"/>
        </w:rPr>
        <w:footnoteReference w:id="9"/>
      </w:r>
      <w:r w:rsidRPr="00212703">
        <w:t>, sonders  in einer Runtime, die von Telerik-Ingenieuren zur Interaktion mit dem zugrundeliegenden Betriebssysteme entwickelt wurde.</w:t>
      </w:r>
    </w:p>
    <w:p w14:paraId="16A3F2A2" w14:textId="77777777" w:rsidR="00B66996" w:rsidRPr="00212703" w:rsidRDefault="00B66996" w:rsidP="00B66996">
      <w:pPr>
        <w:pStyle w:val="TextkrperEinzug"/>
        <w:ind w:firstLine="0"/>
        <w:rPr>
          <w:lang w:val="de-DE"/>
        </w:rPr>
      </w:pPr>
      <w:r w:rsidRPr="00212703">
        <w:rPr>
          <w:lang w:val="de-DE"/>
        </w:rPr>
        <w:t>Daher können Sie auf die Steuerelemente des UI-Stacks der jeweils Plattform zurückgreifen. Kendo UI bietet zudem –zur Reduktion des Portierungsaufwands – die Möglichkeiten, die Bedienschnittstelle in einer XML angelehnten Sprache zu beschreiben. Die Laufzeitumgebung erzeugt daraus eine Widget</w:t>
      </w:r>
      <w:r w:rsidRPr="00212703">
        <w:rPr>
          <w:rStyle w:val="Funotenzeichen"/>
          <w:lang w:val="de-DE"/>
        </w:rPr>
        <w:footnoteReference w:id="10"/>
      </w:r>
      <w:r w:rsidRPr="00212703">
        <w:rPr>
          <w:lang w:val="de-DE"/>
        </w:rPr>
        <w:t>-Struktur.</w:t>
      </w:r>
    </w:p>
    <w:p w14:paraId="2A9FE23B" w14:textId="77777777" w:rsidR="00B66996" w:rsidRPr="00212703" w:rsidRDefault="00B66996" w:rsidP="00B66996">
      <w:pPr>
        <w:pStyle w:val="TextkrperEinzug"/>
        <w:ind w:firstLine="0"/>
        <w:rPr>
          <w:lang w:val="de-DE"/>
        </w:rPr>
      </w:pPr>
      <w:r w:rsidRPr="00212703">
        <w:rPr>
          <w:lang w:val="de-DE"/>
        </w:rPr>
        <w:t>Eine gute gemachte Kendo-UI Applikation unterscheidet sich daher nicht wesentlich von einer komplett nativen und lässt sich zudem automatisch zwischen Betriebssystem portieren.</w:t>
      </w:r>
    </w:p>
    <w:p w14:paraId="52B6BFCF" w14:textId="77777777" w:rsidR="00B66996" w:rsidRPr="00212703" w:rsidRDefault="00B66996" w:rsidP="00B66996">
      <w:pPr>
        <w:pStyle w:val="TextkrperEinzug"/>
        <w:ind w:firstLine="0"/>
        <w:rPr>
          <w:lang w:val="de-DE"/>
        </w:rPr>
      </w:pPr>
      <w:r w:rsidRPr="00212703">
        <w:rPr>
          <w:lang w:val="de-DE"/>
        </w:rPr>
        <w:t>Der Kendo UI ist ein der finanzstarke Konzern, der – anders als der React-Geldgeber Facebook- im Großem und Ganzen ausschließlich von Dienstleistung für Entwickler lebt.</w:t>
      </w:r>
    </w:p>
    <w:p w14:paraId="47E941E3" w14:textId="77777777" w:rsidR="00B66996" w:rsidRPr="00212703" w:rsidRDefault="00B66996" w:rsidP="00B66996">
      <w:pPr>
        <w:pStyle w:val="TextkrperEinzug"/>
        <w:ind w:firstLine="0"/>
        <w:rPr>
          <w:lang w:val="de-DE"/>
        </w:rPr>
      </w:pPr>
    </w:p>
    <w:p w14:paraId="5A918B90" w14:textId="3904A25E" w:rsidR="00B66996" w:rsidRPr="00212703" w:rsidRDefault="00B66996" w:rsidP="00B66996">
      <w:pPr>
        <w:pStyle w:val="TextkrperEinzug"/>
        <w:ind w:firstLine="0"/>
        <w:rPr>
          <w:lang w:val="de-DE"/>
        </w:rPr>
      </w:pPr>
      <w:r w:rsidRPr="00212703">
        <w:rPr>
          <w:lang w:val="de-DE"/>
        </w:rPr>
        <w:t>Es gibt das Desktop-Programm Sidekick</w:t>
      </w:r>
      <w:r w:rsidRPr="00212703">
        <w:rPr>
          <w:rStyle w:val="Funotenzeichen"/>
          <w:lang w:val="de-DE"/>
        </w:rPr>
        <w:footnoteReference w:id="11"/>
      </w:r>
      <w:r w:rsidRPr="00212703">
        <w:rPr>
          <w:lang w:val="de-DE"/>
        </w:rPr>
        <w:t>, das die einst angebotene Cloud-Kompilation abstrahiert und Projektskelette generiert</w:t>
      </w:r>
    </w:p>
    <w:p w14:paraId="11D172C8" w14:textId="78F3B6BD" w:rsidR="00BF0976" w:rsidRPr="00212703" w:rsidRDefault="00BF0976" w:rsidP="00B66996">
      <w:pPr>
        <w:pStyle w:val="TextkrperEinzug"/>
        <w:ind w:firstLine="0"/>
        <w:rPr>
          <w:lang w:val="de-DE"/>
        </w:rPr>
      </w:pPr>
    </w:p>
    <w:p w14:paraId="5C88520F" w14:textId="094E11BE" w:rsidR="004B65DD" w:rsidRPr="00212703" w:rsidRDefault="00CD6D56" w:rsidP="00075BB7">
      <w:pPr>
        <w:pStyle w:val="berschrift3"/>
      </w:pPr>
      <w:bookmarkStart w:id="98" w:name="_Toc515977131"/>
      <w:r>
        <w:t>GoJS</w:t>
      </w:r>
      <w:sdt>
        <w:sdtPr>
          <w:id w:val="-577281739"/>
          <w:citation/>
        </w:sdtPr>
        <w:sdtEndPr/>
        <w:sdtContent>
          <w:r w:rsidR="00BF0976" w:rsidRPr="00212703">
            <w:fldChar w:fldCharType="begin"/>
          </w:r>
          <w:r w:rsidR="00BF0976" w:rsidRPr="00212703">
            <w:instrText xml:space="preserve"> CITATION Nor98 \l 1031 </w:instrText>
          </w:r>
          <w:r w:rsidR="00BF0976" w:rsidRPr="00212703">
            <w:fldChar w:fldCharType="separate"/>
          </w:r>
          <w:r w:rsidR="00E3350F" w:rsidRPr="00212703">
            <w:rPr>
              <w:noProof/>
            </w:rPr>
            <w:t xml:space="preserve"> [</w:t>
          </w:r>
          <w:r w:rsidR="00BF0976" w:rsidRPr="00212703">
            <w:rPr>
              <w:noProof/>
            </w:rPr>
            <w:t>19]</w:t>
          </w:r>
          <w:r w:rsidR="00BF0976" w:rsidRPr="00212703">
            <w:fldChar w:fldCharType="end"/>
          </w:r>
        </w:sdtContent>
      </w:sdt>
      <w:bookmarkEnd w:id="98"/>
    </w:p>
    <w:p w14:paraId="67CB81DD" w14:textId="3B11F08F" w:rsidR="00BF0976" w:rsidRPr="00212703" w:rsidRDefault="00CD6D56" w:rsidP="00BF0976">
      <w:pPr>
        <w:pStyle w:val="Textkrper"/>
      </w:pPr>
      <w:r>
        <w:t>Go</w:t>
      </w:r>
      <w:r w:rsidR="00E3350F" w:rsidRPr="00212703">
        <w:t>JS</w:t>
      </w:r>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7777777" w:rsidR="00BF0976" w:rsidRPr="00212703" w:rsidRDefault="00BF0976" w:rsidP="00BF0976">
      <w:pPr>
        <w:pStyle w:val="Textkrper"/>
      </w:pPr>
      <w:r w:rsidRPr="00212703">
        <w:t>Die Anpassung von Aussehen und Verhalten hängt hauptsächlich von der Einstellung von Eigenschaften ab.</w:t>
      </w:r>
    </w:p>
    <w:p w14:paraId="4E9644E0" w14:textId="769E88F8" w:rsidR="00BF0976" w:rsidRPr="00212703" w:rsidRDefault="00BF0976" w:rsidP="00BF0976">
      <w:pPr>
        <w:pStyle w:val="TextkrperEinzug"/>
        <w:ind w:firstLine="0"/>
        <w:rPr>
          <w:lang w:val="de-DE"/>
        </w:rPr>
      </w:pPr>
      <w:r w:rsidRPr="00212703">
        <w:rPr>
          <w:lang w:val="de-DE"/>
        </w:rPr>
        <w:t>Wir werden in diesem Abschnitt eine kleine Einführung über GoJS bezüglich die Diagramm</w:t>
      </w:r>
    </w:p>
    <w:p w14:paraId="75DD2A73" w14:textId="77777777" w:rsidR="00BF0976" w:rsidRPr="00212703" w:rsidRDefault="00BF0976" w:rsidP="00BF0976">
      <w:pPr>
        <w:pStyle w:val="TextkrperEinzug"/>
        <w:ind w:firstLine="0"/>
        <w:rPr>
          <w:lang w:val="de-DE"/>
        </w:rPr>
      </w:pPr>
      <w:r w:rsidRPr="00212703">
        <w:rPr>
          <w:lang w:val="de-DE"/>
        </w:rPr>
        <w:t xml:space="preserve">Danach die Nachteile Bzw. Vorteile bei Verwendung von dieser externen Bibliothek </w:t>
      </w:r>
    </w:p>
    <w:p w14:paraId="17C21EE9" w14:textId="77777777" w:rsidR="0041111C" w:rsidRDefault="0041111C" w:rsidP="0041111C">
      <w:pPr>
        <w:pStyle w:val="Textkrper"/>
      </w:pPr>
      <w:bookmarkStart w:id="99" w:name="_Toc514837020"/>
    </w:p>
    <w:p w14:paraId="40B27F41" w14:textId="7BE371B8" w:rsidR="00BF0976" w:rsidRPr="0041111C" w:rsidRDefault="00BF0976" w:rsidP="0041111C">
      <w:pPr>
        <w:pStyle w:val="Textkrper"/>
        <w:rPr>
          <w:b/>
        </w:rPr>
      </w:pPr>
      <w:r w:rsidRPr="0041111C">
        <w:rPr>
          <w:b/>
        </w:rPr>
        <w:t>Einführung</w:t>
      </w:r>
      <w:bookmarkEnd w:id="99"/>
      <w:r w:rsidR="0041111C">
        <w:rPr>
          <w:b/>
        </w:rPr>
        <w:t>:</w:t>
      </w:r>
    </w:p>
    <w:p w14:paraId="1AC8B5A9" w14:textId="4690056F" w:rsidR="00BF0976" w:rsidRPr="00212703" w:rsidRDefault="00BF0976" w:rsidP="00BF0976">
      <w:pPr>
        <w:pStyle w:val="Textkrper"/>
      </w:pPr>
      <w:r w:rsidRPr="00212703">
        <w:t>Um eine Netzwerktopologie mit Hilfe von GoJS-Diagramm 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5E081CF3" w14:textId="61E142AF" w:rsidR="00BF0976" w:rsidRPr="00212703" w:rsidRDefault="00BF0976" w:rsidP="00BF0976">
      <w:pPr>
        <w:pStyle w:val="TextkrperEinzug"/>
        <w:ind w:firstLine="0"/>
        <w:rPr>
          <w:lang w:val="de-DE"/>
        </w:rPr>
      </w:pPr>
      <w:r w:rsidRPr="00212703">
        <w:rPr>
          <w:lang w:val="de-DE"/>
        </w:rPr>
        <w:t xml:space="preserve">Jedes Diagramm besteht aus Knoten, die durch Links verbunden sein könnten und die optional in </w:t>
      </w:r>
      <w:commentRangeStart w:id="100"/>
      <w:r w:rsidRPr="00212703">
        <w:rPr>
          <w:lang w:val="de-DE"/>
        </w:rPr>
        <w:t>Gruppen gruppiert</w:t>
      </w:r>
      <w:commentRangeEnd w:id="100"/>
      <w:r w:rsidRPr="00212703">
        <w:rPr>
          <w:rStyle w:val="Kommentarzeichen"/>
          <w:rFonts w:ascii="Arial" w:hAnsi="Arial" w:cs="Times New Roman"/>
          <w:lang w:val="de-DE"/>
        </w:rPr>
        <w:commentReference w:id="100"/>
      </w:r>
      <w:r w:rsidRPr="00212703">
        <w:rPr>
          <w:lang w:val="de-DE"/>
        </w:rPr>
        <w:t xml:space="preserve"> sein könnten. Alle Diagramm-Teile sind in Schichten zusammengefasst und nach gewünschten Layouts (z.B. Baum-Layout, Linienlayout …) angeordnet. </w:t>
      </w:r>
    </w:p>
    <w:p w14:paraId="784B72E3" w14:textId="77777777" w:rsidR="00BF0976" w:rsidRPr="00212703" w:rsidRDefault="00BF0976" w:rsidP="00BF0976">
      <w:pPr>
        <w:pStyle w:val="TextkrperEinzug"/>
        <w:ind w:firstLine="0"/>
        <w:rPr>
          <w:lang w:val="de-DE"/>
        </w:rPr>
      </w:pPr>
    </w:p>
    <w:p w14:paraId="01835BCA" w14:textId="77F1B300" w:rsidR="00BF0976" w:rsidRPr="00212703" w:rsidRDefault="00BF0976" w:rsidP="00BF0976">
      <w:pPr>
        <w:pStyle w:val="TextkrperEinzug"/>
        <w:ind w:firstLine="0"/>
        <w:rPr>
          <w:lang w:val="de-DE"/>
        </w:rPr>
      </w:pPr>
      <w:r w:rsidRPr="00212703">
        <w:rPr>
          <w:lang w:val="de-DE"/>
        </w:rPr>
        <w:t xml:space="preserve">Das Diagramm-Modell besteht aus 2 wichtigsten Eigenschaften: </w:t>
      </w:r>
      <w:r w:rsidRPr="00212703">
        <w:rPr>
          <w:i/>
          <w:lang w:val="de-DE"/>
        </w:rPr>
        <w:t>nodeDataArray</w:t>
      </w:r>
      <w:r w:rsidR="007018EF" w:rsidRPr="00212703">
        <w:rPr>
          <w:i/>
          <w:lang w:val="de-DE"/>
        </w:rPr>
        <w:fldChar w:fldCharType="begin"/>
      </w:r>
      <w:r w:rsidR="007018EF" w:rsidRPr="00212703">
        <w:instrText xml:space="preserve"> XE "</w:instrText>
      </w:r>
      <w:r w:rsidR="007018EF" w:rsidRPr="00212703">
        <w:rPr>
          <w:i/>
          <w:lang w:val="de-DE"/>
        </w:rPr>
        <w:instrText>nodeDataArray</w:instrText>
      </w:r>
      <w:r w:rsidR="007018EF" w:rsidRPr="00212703">
        <w:instrText xml:space="preserve">" </w:instrText>
      </w:r>
      <w:r w:rsidR="007018EF" w:rsidRPr="00212703">
        <w:rPr>
          <w:i/>
          <w:lang w:val="de-DE"/>
        </w:rPr>
        <w:fldChar w:fldCharType="end"/>
      </w:r>
      <w:r w:rsidRPr="00212703">
        <w:rPr>
          <w:i/>
          <w:lang w:val="de-DE"/>
        </w:rPr>
        <w:t xml:space="preserve"> </w:t>
      </w:r>
      <w:r w:rsidRPr="00212703">
        <w:rPr>
          <w:lang w:val="de-DE"/>
        </w:rPr>
        <w:t xml:space="preserve">beinhalten alle Knoten und </w:t>
      </w:r>
      <w:r w:rsidRPr="00212703">
        <w:rPr>
          <w:i/>
          <w:lang w:val="de-DE"/>
        </w:rPr>
        <w:t>linkDataArray</w:t>
      </w:r>
      <w:r w:rsidR="007018EF" w:rsidRPr="00212703">
        <w:rPr>
          <w:i/>
          <w:lang w:val="de-DE"/>
        </w:rPr>
        <w:fldChar w:fldCharType="begin"/>
      </w:r>
      <w:r w:rsidR="007018EF" w:rsidRPr="00212703">
        <w:instrText xml:space="preserve"> XE "</w:instrText>
      </w:r>
      <w:r w:rsidR="007018EF" w:rsidRPr="00212703">
        <w:rPr>
          <w:i/>
          <w:lang w:val="de-DE"/>
        </w:rPr>
        <w:instrText>linkDataArray</w:instrText>
      </w:r>
      <w:r w:rsidR="007018EF" w:rsidRPr="00212703">
        <w:instrText xml:space="preserve">" </w:instrText>
      </w:r>
      <w:r w:rsidR="007018EF" w:rsidRPr="00212703">
        <w:rPr>
          <w:i/>
          <w:lang w:val="de-DE"/>
        </w:rPr>
        <w:fldChar w:fldCharType="end"/>
      </w:r>
      <w:r w:rsidRPr="00212703">
        <w:rPr>
          <w:lang w:val="de-DE"/>
        </w:rPr>
        <w:t xml:space="preserve"> listet alle Verbindungen, die in dem Diagramm dargestellt werden sollen. Abbildung 12 zeigt die Diagrammklasse und ihre Interaktion: das Ansichtsmodell(Model) implementiert Eigenschaften, an die die Ansicht gebunden werden kann, und benachrichtigt die Ansicht von Statusänderungen über Änderungsbenachrichtigungsereignisse. In der Regel besteht eine Eins-zu-Eins-Beziehung zwischen einer Ansicht(Diagramm) und ihrem Ansichtsmodell(Model)</w:t>
      </w:r>
    </w:p>
    <w:p w14:paraId="27650876" w14:textId="77777777" w:rsidR="00BF0976" w:rsidRPr="00212703" w:rsidRDefault="00BF0976" w:rsidP="00BF0976">
      <w:pPr>
        <w:pStyle w:val="TextkrperEinzug"/>
        <w:ind w:firstLine="0"/>
        <w:rPr>
          <w:lang w:val="de-DE"/>
        </w:rPr>
      </w:pPr>
    </w:p>
    <w:p w14:paraId="6A02538F" w14:textId="77777777" w:rsidR="00BF0976" w:rsidRPr="00212703" w:rsidRDefault="00BF0976" w:rsidP="00BF0976">
      <w:pPr>
        <w:pStyle w:val="TextkrperEinzug"/>
        <w:keepNext/>
        <w:ind w:firstLine="0"/>
      </w:pPr>
      <w:r w:rsidRPr="00212703">
        <w:rPr>
          <w:noProof/>
          <w:lang w:val="de-DE"/>
        </w:rPr>
        <w:drawing>
          <wp:inline distT="0" distB="0" distL="0" distR="0" wp14:anchorId="23FC5747" wp14:editId="22ACF7BE">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449070"/>
                    </a:xfrm>
                    <a:prstGeom prst="rect">
                      <a:avLst/>
                    </a:prstGeom>
                  </pic:spPr>
                </pic:pic>
              </a:graphicData>
            </a:graphic>
          </wp:inline>
        </w:drawing>
      </w:r>
    </w:p>
    <w:p w14:paraId="764C7F3B" w14:textId="7E4E3FC4" w:rsidR="00BF0976" w:rsidRPr="00212703" w:rsidRDefault="00BF0976" w:rsidP="00BF0976">
      <w:pPr>
        <w:pStyle w:val="Beschriftung"/>
        <w:jc w:val="both"/>
      </w:pPr>
      <w:bookmarkStart w:id="101" w:name="_Ref515439974"/>
      <w:bookmarkStart w:id="102" w:name="_Toc511225569"/>
      <w:bookmarkStart w:id="103" w:name="_Ref515439966"/>
      <w:bookmarkStart w:id="104" w:name="_Toc515977176"/>
      <w:r w:rsidRPr="00212703">
        <w:t xml:space="preserve">Abbildung </w:t>
      </w:r>
      <w:r w:rsidR="007B2AB7">
        <w:fldChar w:fldCharType="begin"/>
      </w:r>
      <w:r w:rsidR="007B2AB7">
        <w:instrText xml:space="preserve"> SEQ Abbildung \* ARABIC </w:instrText>
      </w:r>
      <w:r w:rsidR="007B2AB7">
        <w:fldChar w:fldCharType="separate"/>
      </w:r>
      <w:r w:rsidR="00B974E6">
        <w:rPr>
          <w:noProof/>
        </w:rPr>
        <w:t>12</w:t>
      </w:r>
      <w:r w:rsidR="007B2AB7">
        <w:rPr>
          <w:noProof/>
        </w:rPr>
        <w:fldChar w:fldCharType="end"/>
      </w:r>
      <w:bookmarkEnd w:id="101"/>
      <w:r w:rsidRPr="00212703">
        <w:t>: Die wichtigsten Eigenschaften des Diagramms und ihre Interaktion</w:t>
      </w:r>
      <w:bookmarkEnd w:id="102"/>
      <w:bookmarkEnd w:id="103"/>
      <w:bookmarkEnd w:id="104"/>
    </w:p>
    <w:p w14:paraId="6FBA00B4" w14:textId="5C3AF390" w:rsidR="00BF0976" w:rsidRPr="00212703" w:rsidRDefault="00BF0976" w:rsidP="00BF0976">
      <w:pPr>
        <w:pStyle w:val="TextkrperEinzug"/>
        <w:ind w:firstLine="0"/>
        <w:rPr>
          <w:lang w:val="de-DE"/>
        </w:rPr>
      </w:pPr>
      <w:r w:rsidRPr="00212703">
        <w:rPr>
          <w:lang w:val="de-DE"/>
        </w:rPr>
        <w:t>Jeder Knoten oder Link wird normalerweise durch eine Vorlage definiert, die sein Aussehen und Verhalten deklariert. Jede Vorlage besteht aus Gruppen von GraphObjects wie TextBlocks (</w:t>
      </w:r>
      <w:r w:rsidR="00E3350F" w:rsidRPr="00212703">
        <w:rPr>
          <w:lang w:val="de-DE"/>
        </w:rPr>
        <w:t>d</w:t>
      </w:r>
      <w:r w:rsidR="00050123" w:rsidRPr="00212703">
        <w:rPr>
          <w:lang w:val="de-DE"/>
        </w:rPr>
        <w:t>ient</w:t>
      </w:r>
      <w:r w:rsidRPr="00212703">
        <w:rPr>
          <w:lang w:val="de-DE"/>
        </w:rPr>
        <w:t xml:space="preserve"> für die Anzeige der Gerätenamen), Picture (dient als Platzhalter für ein Bild) oder Shapes. Es gibt 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4DB9E669" w14:textId="77777777" w:rsidR="00BF0976" w:rsidRPr="00212703" w:rsidRDefault="00BF0976" w:rsidP="00BF0976">
      <w:pPr>
        <w:pStyle w:val="TextkrperEinzug"/>
        <w:ind w:firstLine="0"/>
        <w:rPr>
          <w:lang w:val="de-DE"/>
        </w:rPr>
      </w:pPr>
    </w:p>
    <w:p w14:paraId="6FC92F12" w14:textId="35766874" w:rsidR="00BF0976" w:rsidRPr="00212703" w:rsidRDefault="00BF0976" w:rsidP="00BF0976">
      <w:pPr>
        <w:pStyle w:val="TextkrperEinzug"/>
        <w:ind w:firstLine="0"/>
        <w:rPr>
          <w:lang w:val="de-DE"/>
        </w:rPr>
      </w:pPr>
      <w:r w:rsidRPr="00212703">
        <w:rPr>
          <w:lang w:val="de-DE"/>
        </w:rPr>
        <w:lastRenderedPageBreak/>
        <w:t>Die Knoten können manuell (interaktiv oder programmgesteuert) positioniert werden oder können automatisch vom Diagramm</w:t>
      </w:r>
      <w:r w:rsidR="00E3350F" w:rsidRPr="00212703">
        <w:rPr>
          <w:lang w:val="de-DE"/>
        </w:rPr>
        <w:t>-L</w:t>
      </w:r>
      <w:r w:rsidR="00050123" w:rsidRPr="00212703">
        <w:rPr>
          <w:lang w:val="de-DE"/>
        </w:rPr>
        <w:t>ayout</w:t>
      </w:r>
      <w:r w:rsidRPr="00212703">
        <w:rPr>
          <w:lang w:val="de-DE"/>
        </w:rPr>
        <w:t xml:space="preserve"> angeordnet werden. Knoten besitzen die Möglichkeiten Port als Rechteck darzustellen.</w:t>
      </w:r>
    </w:p>
    <w:p w14:paraId="141FB915" w14:textId="77777777" w:rsidR="00BF0976" w:rsidRPr="00212703" w:rsidRDefault="00BF0976" w:rsidP="00BF0976">
      <w:pPr>
        <w:pStyle w:val="TextkrperEinzug"/>
        <w:ind w:firstLine="0"/>
        <w:rPr>
          <w:lang w:val="de-DE"/>
        </w:rPr>
      </w:pPr>
    </w:p>
    <w:p w14:paraId="200C11B4" w14:textId="38EEABFF" w:rsidR="00BF0976" w:rsidRPr="00212703" w:rsidRDefault="00BF0976" w:rsidP="00BF0976">
      <w:pPr>
        <w:pStyle w:val="TextkrperEinzug"/>
        <w:ind w:firstLine="0"/>
        <w:rPr>
          <w:lang w:val="de-DE"/>
        </w:rPr>
      </w:pPr>
      <w:r w:rsidRPr="00212703">
        <w:rPr>
          <w:lang w:val="de-DE"/>
        </w:rPr>
        <w:t xml:space="preserve">Jedes Diagramm verfügt über eine Reihe von Werkzeugen, die interaktive Aufgaben ausführen, z. B. das Auswählen von Teilen oder das Ziehen von Elementen oder das Zeichnen einer neuen Verknüpfung zwischen zwei Knoten. Der ToolManager </w:t>
      </w:r>
      <w:r w:rsidRPr="00212703">
        <w:rPr>
          <w:rStyle w:val="Funotenzeichen"/>
          <w:lang w:val="de-DE"/>
        </w:rPr>
        <w:footnoteReference w:id="12"/>
      </w:r>
      <w:r w:rsidRPr="00212703">
        <w:rPr>
          <w:lang w:val="de-DE"/>
        </w:rPr>
        <w:t>bestimmt abhängig von den Mausereignissen und den aktuellen Umständen, welches Werkzeug ausgeführt werden soll.</w:t>
      </w:r>
    </w:p>
    <w:p w14:paraId="0A0FED47" w14:textId="77777777" w:rsidR="00BF0976" w:rsidRPr="00212703" w:rsidRDefault="00BF0976" w:rsidP="00BF0976">
      <w:pPr>
        <w:pStyle w:val="TextkrperEinzug"/>
        <w:ind w:firstLine="0"/>
        <w:rPr>
          <w:lang w:val="de-DE"/>
        </w:rPr>
      </w:pPr>
    </w:p>
    <w:p w14:paraId="200E69D4" w14:textId="62B58078" w:rsidR="00BF0976" w:rsidRPr="00212703" w:rsidRDefault="00BF0976" w:rsidP="00BF0976">
      <w:pPr>
        <w:pStyle w:val="TextkrperEinzug"/>
        <w:ind w:firstLine="0"/>
        <w:rPr>
          <w:lang w:val="de-DE"/>
        </w:rPr>
      </w:pPr>
      <w:r w:rsidRPr="00212703">
        <w:rPr>
          <w:lang w:val="de-DE"/>
        </w:rPr>
        <w:t>Jedes Diagramm verfügt außerdem über einen CommandHandler</w:t>
      </w:r>
      <w:r w:rsidR="007018EF" w:rsidRPr="00212703">
        <w:rPr>
          <w:i/>
          <w:lang w:val="de-DE"/>
        </w:rPr>
        <w:fldChar w:fldCharType="begin"/>
      </w:r>
      <w:r w:rsidR="007018EF" w:rsidRPr="00212703">
        <w:instrText xml:space="preserve"> XE "</w:instrText>
      </w:r>
      <w:r w:rsidR="007018EF" w:rsidRPr="00212703">
        <w:rPr>
          <w:i/>
          <w:lang w:val="de-DE"/>
        </w:rPr>
        <w:instrText>CommandHandler</w:instrText>
      </w:r>
      <w:r w:rsidR="007018EF" w:rsidRPr="00212703">
        <w:instrText xml:space="preserve">" </w:instrText>
      </w:r>
      <w:r w:rsidR="007018EF" w:rsidRPr="00212703">
        <w:rPr>
          <w:i/>
          <w:lang w:val="de-DE"/>
        </w:rPr>
        <w:fldChar w:fldCharType="end"/>
      </w:r>
      <w:r w:rsidR="00FC69E1" w:rsidRPr="00212703">
        <w:rPr>
          <w:lang w:val="de-DE"/>
        </w:rPr>
        <w:t>,</w:t>
      </w:r>
      <w:r w:rsidRPr="00212703">
        <w:rPr>
          <w:lang w:val="de-DE"/>
        </w:rPr>
        <w:t>, der verschiedene Befehle implementiert, z. B. Löschen oder Kopieren. Der CommandHandler interpretiert Tastaturereignisse wie z. B. Steuerelement-Z, wenn der ToolManager ausgeführt wird.</w:t>
      </w:r>
    </w:p>
    <w:p w14:paraId="63FEA3DC" w14:textId="77777777" w:rsidR="00BF0976" w:rsidRPr="00212703" w:rsidRDefault="00BF0976" w:rsidP="00BF0976">
      <w:pPr>
        <w:pStyle w:val="TextkrperEinzug"/>
        <w:ind w:firstLine="0"/>
        <w:rPr>
          <w:lang w:val="de-DE"/>
        </w:rPr>
      </w:pPr>
    </w:p>
    <w:p w14:paraId="3AE11174" w14:textId="60907CA8" w:rsidR="00BF0976" w:rsidRDefault="00BF0976" w:rsidP="00BF0976">
      <w:pPr>
        <w:pStyle w:val="TextkrperEinzug"/>
        <w:ind w:firstLine="0"/>
        <w:rPr>
          <w:lang w:val="de-DE"/>
        </w:rPr>
      </w:pPr>
      <w:r w:rsidRPr="00212703">
        <w:rPr>
          <w:lang w:val="de-DE"/>
        </w:rPr>
        <w:t>Alle programmatischen Änderungen am Diagramm-, GraphObject-, Modell- oder Modelldatenstatus sollten innerhalb einer einzelnen Transaktion pro Benutzeraktion ausgeführt werden, 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w:t>
      </w:r>
      <w:r w:rsidR="007018EF" w:rsidRPr="00212703">
        <w:rPr>
          <w:i/>
          <w:lang w:val="de-DE"/>
        </w:rPr>
        <w:fldChar w:fldCharType="begin"/>
      </w:r>
      <w:r w:rsidR="007018EF" w:rsidRPr="00212703">
        <w:instrText xml:space="preserve"> XE "</w:instrText>
      </w:r>
      <w:r w:rsidR="007018EF" w:rsidRPr="00212703">
        <w:rPr>
          <w:i/>
          <w:lang w:val="de-DE"/>
        </w:rPr>
        <w:instrText>UndoManager</w:instrText>
      </w:r>
      <w:r w:rsidR="007018EF" w:rsidRPr="00212703">
        <w:instrText xml:space="preserve">" </w:instrText>
      </w:r>
      <w:r w:rsidR="007018EF" w:rsidRPr="00212703">
        <w:rPr>
          <w:i/>
          <w:lang w:val="de-DE"/>
        </w:rPr>
        <w:fldChar w:fldCharType="end"/>
      </w:r>
      <w:r w:rsidRPr="00212703">
        <w:rPr>
          <w:lang w:val="de-DE"/>
        </w:rPr>
        <w:t xml:space="preserve"> aktiviert ist. DiagramEvents und Event-Handler auf Diagrams und GraphObjects sind alle dokumentiert, egal ob sie innerhalb einer Transaktion ausgelöst werden oder ob </w:t>
      </w:r>
      <w:r w:rsidR="00CD6D56">
        <w:rPr>
          <w:lang w:val="de-DE"/>
        </w:rPr>
        <w:t>man</w:t>
      </w:r>
      <w:r w:rsidRPr="00212703">
        <w:rPr>
          <w:rStyle w:val="Kommentarzeichen"/>
          <w:rFonts w:ascii="Arial" w:hAnsi="Arial" w:cs="Times New Roman"/>
          <w:lang w:val="de-DE"/>
        </w:rPr>
        <w:commentReference w:id="105"/>
      </w:r>
      <w:r w:rsidR="00CD6D56">
        <w:rPr>
          <w:lang w:val="de-DE"/>
        </w:rPr>
        <w:t xml:space="preserve"> </w:t>
      </w:r>
      <w:r w:rsidRPr="00212703">
        <w:rPr>
          <w:lang w:val="de-DE"/>
        </w:rPr>
        <w:t xml:space="preserve">eine Transaktion durchführen </w:t>
      </w:r>
      <w:r w:rsidR="00CD6D56">
        <w:rPr>
          <w:lang w:val="de-DE"/>
        </w:rPr>
        <w:t>muss</w:t>
      </w:r>
      <w:r w:rsidRPr="00212703">
        <w:rPr>
          <w:lang w:val="de-DE"/>
        </w:rPr>
        <w:t>, um das Modell oder das Diagramm zu ändern.</w:t>
      </w:r>
    </w:p>
    <w:p w14:paraId="220B2B13" w14:textId="77777777" w:rsidR="0041111C" w:rsidRPr="00212703" w:rsidRDefault="0041111C" w:rsidP="00BF0976">
      <w:pPr>
        <w:pStyle w:val="TextkrperEinzug"/>
        <w:ind w:firstLine="0"/>
        <w:rPr>
          <w:lang w:val="de-DE"/>
        </w:rPr>
      </w:pPr>
    </w:p>
    <w:p w14:paraId="67676382" w14:textId="14B9F5B0" w:rsidR="00BF0976" w:rsidRPr="0041111C" w:rsidRDefault="00BF0976" w:rsidP="0041111C">
      <w:pPr>
        <w:pStyle w:val="Textkrper"/>
        <w:rPr>
          <w:b/>
        </w:rPr>
      </w:pPr>
      <w:bookmarkStart w:id="106" w:name="_Toc514837021"/>
      <w:r w:rsidRPr="0041111C">
        <w:rPr>
          <w:b/>
        </w:rPr>
        <w:t>Vorteile und Nachteile von GoJS</w:t>
      </w:r>
      <w:bookmarkEnd w:id="106"/>
      <w:r w:rsidR="0041111C">
        <w:rPr>
          <w:b/>
        </w:rPr>
        <w:t>:</w:t>
      </w:r>
    </w:p>
    <w:p w14:paraId="0461604D" w14:textId="77777777" w:rsidR="00BF0976" w:rsidRPr="00212703" w:rsidRDefault="00BF0976" w:rsidP="00BF0976">
      <w:pPr>
        <w:pStyle w:val="Textkrper"/>
      </w:pPr>
      <w:r w:rsidRPr="00212703">
        <w:t>Aus meiner persönlichen Sicht liegen die wesentlichen Vorteile bei dem Einsatz von GoJS-Diagramm in der breiten Unterstützung der Darstellung von Netzwerkstruktur in Webbrowser.</w:t>
      </w:r>
    </w:p>
    <w:p w14:paraId="26B816EE" w14:textId="77777777" w:rsidR="00BF0976" w:rsidRPr="00212703" w:rsidRDefault="00BF0976" w:rsidP="00BF0976">
      <w:pPr>
        <w:pStyle w:val="TextkrperEinzug"/>
        <w:ind w:firstLine="0"/>
        <w:rPr>
          <w:lang w:val="de-DE"/>
        </w:rPr>
      </w:pPr>
      <w:r w:rsidRPr="00212703">
        <w:rPr>
          <w:lang w:val="de-DE"/>
        </w:rPr>
        <w:t>Man kann an vielen Stellen ein und dasselbe Problem auf unterschiedliche Art und Weise lösen, ohne sich dabei durch die Vorgaben der Dateninformation eingeengt zu fühlen.</w:t>
      </w:r>
    </w:p>
    <w:p w14:paraId="7F5481B2" w14:textId="5E7C4BED" w:rsidR="00BF0976" w:rsidRPr="00212703" w:rsidRDefault="00BF0976" w:rsidP="00BF0976">
      <w:pPr>
        <w:pStyle w:val="TextkrperEinzug"/>
        <w:ind w:firstLine="0"/>
        <w:rPr>
          <w:lang w:val="de-DE"/>
        </w:rPr>
      </w:pPr>
      <w:r w:rsidRPr="00212703">
        <w:rPr>
          <w:lang w:val="de-DE"/>
        </w:rPr>
        <w:t xml:space="preserve">Die Dateiinformation lässt also den Softwareentwicklern den Freiraum, nach eigenen Vorstellungen zu modellieren. Besonders Vorteilhaft erscheint 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h jedem</w:t>
      </w:r>
      <w:r w:rsidRPr="00212703">
        <w:rPr>
          <w:lang w:val="de-DE"/>
        </w:rPr>
        <w:t xml:space="preserve"> Möglichkeit bietet, den </w:t>
      </w:r>
      <w:r w:rsidR="001731F3">
        <w:rPr>
          <w:lang w:val="de-DE"/>
        </w:rPr>
        <w:t>TypeScript</w:t>
      </w:r>
      <w:r w:rsidRPr="00212703">
        <w:rPr>
          <w:lang w:val="de-DE"/>
        </w:rPr>
        <w:t xml:space="preserve">-Notationsrahmen zu erschaffen. Diese Möglichkeit sollte aber nur in äußersten Fällen (wenn z.B. keine </w:t>
      </w:r>
      <w:r w:rsidR="001731F3">
        <w:rPr>
          <w:lang w:val="de-DE"/>
        </w:rPr>
        <w:t>JavaScript</w:t>
      </w:r>
      <w:r w:rsidRPr="00212703">
        <w:rPr>
          <w:lang w:val="de-DE"/>
        </w:rPr>
        <w:t xml:space="preserve"> Sprache verwendet werden soll) verwendet werden, da man sonst der Gefahr, sich vom Standard zu entfernen, entgegenläuft.</w:t>
      </w:r>
    </w:p>
    <w:p w14:paraId="680096AD" w14:textId="77777777" w:rsidR="00BF0976" w:rsidRPr="00212703" w:rsidRDefault="00BF0976" w:rsidP="00BF0976">
      <w:pPr>
        <w:pStyle w:val="TextkrperEinzug"/>
        <w:ind w:firstLine="0"/>
        <w:rPr>
          <w:lang w:val="de-DE"/>
        </w:rPr>
      </w:pPr>
    </w:p>
    <w:p w14:paraId="79A1655A" w14:textId="36698853" w:rsidR="00BF0976" w:rsidRPr="00212703" w:rsidRDefault="00BF0976" w:rsidP="00BF0976">
      <w:pPr>
        <w:pStyle w:val="TextkrperEinzug"/>
        <w:ind w:firstLine="0"/>
        <w:rPr>
          <w:lang w:val="de-DE"/>
        </w:rPr>
      </w:pPr>
      <w:r w:rsidRPr="00212703">
        <w:rPr>
          <w:lang w:val="de-DE"/>
        </w:rPr>
        <w:t xml:space="preserve">Die GoJS nutzt die JSON-Notation für die Konfiguration der verschiedenen Klassendiagramme. Diagramm-Konfigurationen können nun nicht nur von den Fachleuten der Software –Firma, sondern auch von den </w:t>
      </w:r>
      <w:commentRangeStart w:id="107"/>
      <w:r w:rsidRPr="00212703">
        <w:rPr>
          <w:lang w:val="de-DE"/>
        </w:rPr>
        <w:t xml:space="preserve">außerhalb stehenden </w:t>
      </w:r>
      <w:commentRangeEnd w:id="107"/>
      <w:r w:rsidRPr="00212703">
        <w:rPr>
          <w:rStyle w:val="Kommentarzeichen"/>
          <w:rFonts w:ascii="Arial" w:hAnsi="Arial" w:cs="Times New Roman"/>
          <w:lang w:val="de-DE"/>
        </w:rPr>
        <w:commentReference w:id="107"/>
      </w:r>
      <w:r w:rsidRPr="00212703">
        <w:rPr>
          <w:lang w:val="de-DE"/>
        </w:rPr>
        <w:t xml:space="preserve">verstanden und verbessert werden. </w:t>
      </w:r>
    </w:p>
    <w:p w14:paraId="3FBA2D39" w14:textId="77777777" w:rsidR="00BF0976" w:rsidRPr="00212703" w:rsidRDefault="00BF0976" w:rsidP="00BF0976">
      <w:pPr>
        <w:pStyle w:val="TextkrperEinzug"/>
        <w:rPr>
          <w:lang w:val="de-DE"/>
        </w:rPr>
      </w:pPr>
    </w:p>
    <w:p w14:paraId="6465C38A" w14:textId="034ACDD1" w:rsidR="00BF0976" w:rsidRPr="00212703" w:rsidRDefault="00BF0976" w:rsidP="00BF0976">
      <w:pPr>
        <w:pStyle w:val="TextkrperEinzug"/>
        <w:ind w:firstLine="0"/>
        <w:rPr>
          <w:lang w:val="de-DE"/>
        </w:rPr>
      </w:pPr>
      <w:r w:rsidRPr="00212703">
        <w:rPr>
          <w:lang w:val="de-DE"/>
        </w:rPr>
        <w:t>Weiterer Vorteil liegt in der zunehmenden Verbreitung der GoJS-Bibliothek und sowie dass sie Open-Source ist. Die exakten Zahlen sind zwar noch schwer abzuschätzen, es zeichnet sich jedoch ein wachsender Trend für den Einsatz der GoJS-Bibliothek ab.</w:t>
      </w:r>
    </w:p>
    <w:p w14:paraId="2F0B6B30" w14:textId="77777777" w:rsidR="00BF0976" w:rsidRPr="00212703" w:rsidRDefault="00BF0976" w:rsidP="00BF0976">
      <w:pPr>
        <w:pStyle w:val="TextkrperEinzug"/>
        <w:ind w:firstLine="0"/>
        <w:rPr>
          <w:lang w:val="de-DE"/>
        </w:rPr>
      </w:pPr>
    </w:p>
    <w:p w14:paraId="641BD30C" w14:textId="77777777" w:rsidR="00BF0976" w:rsidRPr="00212703" w:rsidRDefault="00BF0976" w:rsidP="00BF0976">
      <w:pPr>
        <w:pStyle w:val="TextkrperEinzug"/>
        <w:rPr>
          <w:lang w:val="de-DE"/>
        </w:rPr>
      </w:pPr>
    </w:p>
    <w:p w14:paraId="1A7C5F8F" w14:textId="4E91ADC9" w:rsidR="00BF0976" w:rsidRPr="00212703" w:rsidRDefault="00BF0976" w:rsidP="00BF0976">
      <w:pPr>
        <w:pStyle w:val="TextkrperEinzug"/>
        <w:ind w:firstLine="0"/>
        <w:rPr>
          <w:lang w:val="de-DE"/>
        </w:rPr>
      </w:pPr>
      <w:r w:rsidRPr="00212703">
        <w:rPr>
          <w:lang w:val="de-DE"/>
        </w:rPr>
        <w:t xml:space="preserve">Die Nachteile lassen sich nun wiederum aus dem Umfang der Bibliothek und Preise ableiten. </w:t>
      </w:r>
      <w:r w:rsidR="009B622B" w:rsidRPr="00212703">
        <w:rPr>
          <w:lang w:val="de-DE"/>
        </w:rPr>
        <w:t>GoJ</w:t>
      </w:r>
      <w:r w:rsidR="00E3350F" w:rsidRPr="00212703">
        <w:rPr>
          <w:lang w:val="de-DE"/>
        </w:rPr>
        <w:t>S</w:t>
      </w:r>
      <w:r w:rsidRPr="00212703">
        <w:rPr>
          <w:lang w:val="de-DE"/>
        </w:rPr>
        <w:t xml:space="preserve"> ist sehr vielfältig, so dass auch am Anfang sehr viel Aufwand für das Aneignen und Verstehen sämtlicher Konfigurationen aufgebracht werden muss. </w:t>
      </w:r>
    </w:p>
    <w:p w14:paraId="306AAF84" w14:textId="77777777" w:rsidR="00BF0976" w:rsidRPr="00212703" w:rsidRDefault="00BF0976" w:rsidP="00BF0976">
      <w:pPr>
        <w:pStyle w:val="TextkrperEinzug"/>
        <w:rPr>
          <w:lang w:val="de-DE"/>
        </w:rPr>
      </w:pPr>
    </w:p>
    <w:p w14:paraId="07DC2822" w14:textId="06C06CF6" w:rsidR="00BF0976" w:rsidRPr="00212703" w:rsidRDefault="00BF0976" w:rsidP="00BF0976">
      <w:pPr>
        <w:pStyle w:val="TextkrperEinzug"/>
        <w:ind w:firstLine="0"/>
        <w:rPr>
          <w:lang w:val="de-DE"/>
        </w:rPr>
      </w:pPr>
      <w:r w:rsidRPr="00212703">
        <w:rPr>
          <w:lang w:val="de-DE"/>
        </w:rPr>
        <w:t xml:space="preserve">Außerdem wird man in der Regel feststellen, dass viele Elemente sehr selten zum Einsatz kommen und damit eher als Ballast der Bibliothek angesehen werden. </w:t>
      </w:r>
      <w:commentRangeStart w:id="108"/>
      <w:r w:rsidRPr="00212703">
        <w:rPr>
          <w:lang w:val="de-DE"/>
        </w:rPr>
        <w:t>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Pr="00212703">
            <w:rPr>
              <w:noProof/>
              <w:lang w:val="de-DE"/>
            </w:rPr>
            <w:t xml:space="preserve"> [20]</w:t>
          </w:r>
          <w:r w:rsidRPr="00212703">
            <w:rPr>
              <w:lang w:val="de-DE"/>
            </w:rPr>
            <w:fldChar w:fldCharType="end"/>
          </w:r>
        </w:sdtContent>
      </w:sdt>
      <w:r w:rsidRPr="00212703">
        <w:rPr>
          <w:lang w:val="de-DE"/>
        </w:rPr>
        <w:t xml:space="preserve"> ausgeben, was zu teuer ist</w:t>
      </w:r>
      <w:commentRangeEnd w:id="108"/>
      <w:r w:rsidRPr="00212703">
        <w:rPr>
          <w:rStyle w:val="Kommentarzeichen"/>
          <w:rFonts w:ascii="Arial" w:hAnsi="Arial" w:cs="Times New Roman"/>
          <w:lang w:val="de-DE"/>
        </w:rPr>
        <w:commentReference w:id="108"/>
      </w:r>
      <w:r w:rsidRPr="00212703">
        <w:rPr>
          <w:lang w:val="de-DE"/>
        </w:rPr>
        <w: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09" w:name="_Toc514837014"/>
      <w:bookmarkStart w:id="110" w:name="_Toc515977132"/>
      <w:r w:rsidRPr="00212703">
        <w:t>Vergleichskriterien</w:t>
      </w:r>
      <w:bookmarkEnd w:id="109"/>
      <w:bookmarkEnd w:id="110"/>
    </w:p>
    <w:p w14:paraId="58F8B564" w14:textId="5E611F38"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einschließlich betrachtet die Programmierkonzepte.</w:t>
      </w:r>
    </w:p>
    <w:p w14:paraId="5853901F" w14:textId="4A29B610" w:rsidR="00B66996" w:rsidRPr="00212703" w:rsidRDefault="00B66996" w:rsidP="00B66996">
      <w:pPr>
        <w:pStyle w:val="berschrift3"/>
      </w:pPr>
      <w:bookmarkStart w:id="111" w:name="_Toc514837015"/>
      <w:bookmarkStart w:id="112" w:name="_Toc515977133"/>
      <w:r w:rsidRPr="00212703">
        <w:t>Lernkurve und Kosten</w:t>
      </w:r>
      <w:bookmarkEnd w:id="111"/>
      <w:bookmarkEnd w:id="112"/>
      <w:r w:rsidR="00F275BE" w:rsidRPr="00212703">
        <w:fldChar w:fldCharType="begin"/>
      </w:r>
      <w:r w:rsidR="00F275BE" w:rsidRPr="00212703">
        <w:instrText xml:space="preserve"> XE "Lernkurve und Kosten" </w:instrText>
      </w:r>
      <w:r w:rsidR="00F275BE" w:rsidRPr="00212703">
        <w:fldChar w:fldCharType="end"/>
      </w:r>
    </w:p>
    <w:p w14:paraId="18CCEA74" w14:textId="77777777" w:rsidR="00B66996" w:rsidRPr="00212703" w:rsidRDefault="00B66996" w:rsidP="00B66996">
      <w:pPr>
        <w:pStyle w:val="Textkrper"/>
      </w:pPr>
      <w:r w:rsidRPr="00212703">
        <w:t xml:space="preserve"> In der industrielleren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084B1AEB" w14:textId="440B5CED" w:rsidR="00B66996" w:rsidRPr="00212703" w:rsidRDefault="00B66996" w:rsidP="00B66996">
      <w:pPr>
        <w:pStyle w:val="TextkrperEinzug"/>
        <w:numPr>
          <w:ilvl w:val="0"/>
          <w:numId w:val="27"/>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Meisterarbeit in einer zeitlichen Periode begrenzt ist, sollte diese leicht und schnell</w:t>
      </w:r>
      <w:r w:rsidRPr="00212703">
        <w:rPr>
          <w:strike/>
          <w:lang w:val="de-DE"/>
        </w:rPr>
        <w:t>er</w:t>
      </w:r>
      <w:r w:rsidRPr="00212703">
        <w:rPr>
          <w:lang w:val="de-DE"/>
        </w:rPr>
        <w:t xml:space="preserve"> wie möglich sein.</w:t>
      </w:r>
    </w:p>
    <w:p w14:paraId="44545461" w14:textId="1EFE711C" w:rsidR="00B66996" w:rsidRPr="00212703" w:rsidRDefault="00B66996" w:rsidP="00B66996">
      <w:pPr>
        <w:pStyle w:val="TextkrperEinzug"/>
        <w:numPr>
          <w:ilvl w:val="0"/>
          <w:numId w:val="27"/>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13" w:name="_Toc514837016"/>
      <w:bookmarkStart w:id="114" w:name="_Toc515977134"/>
      <w:r w:rsidRPr="00212703">
        <w:t>Kommunikationsmechanismen</w:t>
      </w:r>
      <w:bookmarkEnd w:id="113"/>
      <w:bookmarkEnd w:id="114"/>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8080894" w:rsidR="00B66996" w:rsidRPr="00212703" w:rsidRDefault="00B66996" w:rsidP="00B66996">
      <w:pPr>
        <w:pStyle w:val="TextkrperEinzug"/>
        <w:numPr>
          <w:ilvl w:val="0"/>
          <w:numId w:val="28"/>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zueinander </w:t>
      </w:r>
      <w:commentRangeStart w:id="115"/>
      <w:r w:rsidRPr="00212703">
        <w:rPr>
          <w:lang w:val="de-DE"/>
        </w:rPr>
        <w:t>stellen</w:t>
      </w:r>
      <w:commentRangeEnd w:id="115"/>
      <w:r w:rsidRPr="00212703">
        <w:rPr>
          <w:rStyle w:val="Kommentarzeichen"/>
          <w:rFonts w:ascii="Arial" w:hAnsi="Arial" w:cs="Times New Roman"/>
          <w:lang w:val="de-DE"/>
        </w:rPr>
        <w:commentReference w:id="115"/>
      </w:r>
      <w:r w:rsidRPr="00212703">
        <w:rPr>
          <w:lang w:val="de-DE"/>
        </w:rPr>
        <w:t xml:space="preserve">. Die Interaktion kann z.B. über eine Event-Kommunikation und 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B66996">
      <w:pPr>
        <w:pStyle w:val="TextkrperEinzug"/>
        <w:numPr>
          <w:ilvl w:val="0"/>
          <w:numId w:val="28"/>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16" w:name="_Toc514837017"/>
      <w:bookmarkStart w:id="117" w:name="_Toc515977135"/>
      <w:r w:rsidRPr="00212703">
        <w:t>Programmierkonzept</w:t>
      </w:r>
      <w:bookmarkEnd w:id="116"/>
      <w:bookmarkEnd w:id="117"/>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9176DE6" w14:textId="77777777" w:rsidR="00B66996" w:rsidRPr="00212703" w:rsidRDefault="00B66996" w:rsidP="00B66996">
      <w:pPr>
        <w:pStyle w:val="TextkrperEinzug"/>
        <w:numPr>
          <w:ilvl w:val="0"/>
          <w:numId w:val="29"/>
        </w:numPr>
        <w:rPr>
          <w:lang w:val="de-DE"/>
        </w:rPr>
      </w:pPr>
      <w:r w:rsidRPr="00212703">
        <w:rPr>
          <w:b/>
          <w:lang w:val="de-DE"/>
        </w:rPr>
        <w:t>Unterstützte Programmiersprachen</w:t>
      </w:r>
      <w:r w:rsidRPr="00212703">
        <w:rPr>
          <w:lang w:val="de-DE"/>
        </w:rPr>
        <w:t xml:space="preserve"> Bei der Anwendungsentwicklung sollte</w:t>
      </w:r>
    </w:p>
    <w:p w14:paraId="62DFD1BE" w14:textId="77777777" w:rsidR="00B66996" w:rsidRPr="00212703" w:rsidRDefault="00B66996" w:rsidP="00B66996">
      <w:pPr>
        <w:pStyle w:val="TextkrperEinzug"/>
        <w:rPr>
          <w:lang w:val="de-DE"/>
        </w:rPr>
      </w:pPr>
      <w:r w:rsidRPr="00212703">
        <w:rPr>
          <w:lang w:val="de-DE"/>
        </w:rPr>
        <w:t>dem Entwickler möglichst die Wahl gelassen werden, in welcher Programmiersprache</w:t>
      </w:r>
    </w:p>
    <w:p w14:paraId="3F7E40E9" w14:textId="546A72BE" w:rsidR="00B66996" w:rsidRPr="00212703" w:rsidRDefault="00B66996" w:rsidP="00B66996">
      <w:pPr>
        <w:pStyle w:val="TextkrperEinzug"/>
        <w:ind w:left="709" w:firstLine="0"/>
        <w:rPr>
          <w:lang w:val="de-DE"/>
        </w:rPr>
      </w:pPr>
      <w:r w:rsidRPr="00212703">
        <w:rPr>
          <w:lang w:val="de-DE"/>
        </w:rPr>
        <w:lastRenderedPageBreak/>
        <w:t xml:space="preserve">entwickelt wird. Eine domain-spezifische Frage zielt dabei auf die Möglichkeit der grafischen Programmierung. Als Programmiersprachen sind </w:t>
      </w:r>
      <w:r w:rsidR="001731F3">
        <w:rPr>
          <w:lang w:val="de-DE"/>
        </w:rPr>
        <w:t>JavaScript</w:t>
      </w:r>
      <w:r w:rsidRPr="00212703">
        <w:rPr>
          <w:lang w:val="de-DE"/>
        </w:rPr>
        <w:t xml:space="preserve">, C# und </w:t>
      </w:r>
      <w:r w:rsidR="001731F3">
        <w:rPr>
          <w:lang w:val="de-DE"/>
        </w:rPr>
        <w:t>TypeScript</w:t>
      </w:r>
      <w:r w:rsidRPr="00212703">
        <w:rPr>
          <w:lang w:val="de-DE"/>
        </w:rPr>
        <w:t xml:space="preserve"> denkbar.</w:t>
      </w:r>
    </w:p>
    <w:p w14:paraId="698D1125" w14:textId="77777777" w:rsidR="00B66996" w:rsidRPr="00212703" w:rsidRDefault="00B66996" w:rsidP="00B66996">
      <w:pPr>
        <w:pStyle w:val="TextkrperEinzug"/>
        <w:numPr>
          <w:ilvl w:val="0"/>
          <w:numId w:val="29"/>
        </w:numPr>
        <w:rPr>
          <w:lang w:val="de-DE"/>
        </w:rPr>
      </w:pPr>
      <w:r w:rsidRPr="00212703">
        <w:rPr>
          <w:b/>
          <w:lang w:val="de-DE"/>
        </w:rPr>
        <w:t>Unterstützungsbibliotheken</w:t>
      </w:r>
      <w:r w:rsidRPr="00212703">
        <w:rPr>
          <w:lang w:val="de-DE"/>
        </w:rPr>
        <w:t xml:space="preserve"> Vordefinierte Komponenten z.B. für Verhaltensauswahl, Sicherheit, Monitoring und Internationalisierung erleichtern den Entwicklungsprozess und fördern die Wiederverwendung von Software-Modulen, wobei gegebenenfalls entsprechende Anpassungen erforderlich sind.</w:t>
      </w:r>
    </w:p>
    <w:p w14:paraId="63D7A4DC" w14:textId="3D1B28AB" w:rsidR="00B66996" w:rsidRPr="00212703" w:rsidRDefault="00B66996" w:rsidP="00B66996">
      <w:pPr>
        <w:pStyle w:val="TextkrperEinzug"/>
        <w:numPr>
          <w:ilvl w:val="0"/>
          <w:numId w:val="29"/>
        </w:numPr>
        <w:rPr>
          <w:lang w:val="de-DE"/>
        </w:rPr>
      </w:pPr>
      <w:r w:rsidRPr="00212703">
        <w:rPr>
          <w:b/>
          <w:lang w:val="de-DE"/>
        </w:rPr>
        <w:t xml:space="preserve">Lizenzbedingung </w:t>
      </w:r>
      <w:r w:rsidRPr="00212703">
        <w:rPr>
          <w:lang w:val="de-DE"/>
        </w:rPr>
        <w:t>Der Typ der Lizenz der Frameworks bestimmt insbesondere im Fall der kommerziellen Nutzung über deren generelle Anwendbarkeit. Durch das gewählte Lizenzmodell wird die Breite der Entwicklungs-Community zumindest mitbestimmt. Eine aktive Community erleichtert die Entwicklungsarbeit und bietet in Wikis oder Foren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18" w:name="_Toc515977136"/>
      <w:r w:rsidRPr="00212703">
        <w:t>Ergebnisse der Analyse</w:t>
      </w:r>
      <w:bookmarkEnd w:id="118"/>
    </w:p>
    <w:p w14:paraId="0BC65844" w14:textId="03ED4292" w:rsidR="000121AE" w:rsidRPr="0041111C" w:rsidRDefault="00B66996" w:rsidP="00212703">
      <w:pPr>
        <w:pStyle w:val="TextkrperEinzug"/>
        <w:ind w:firstLine="0"/>
        <w:rPr>
          <w:lang w:val="de-DE"/>
        </w:rPr>
      </w:pPr>
      <w:r w:rsidRPr="0041111C">
        <w:rPr>
          <w:lang w:val="de-DE"/>
        </w:rPr>
        <w:t>Die Entscheidung für und wider clientseitige Framework sollte nicht zwischen Tür und Angel getroffen werden, zu teuer wäre ein Umstieg. Die nachträgliche Erweiterung und Wartbarkeit kommen einem kompletten Rewrite gleich. Tabelle X zeigt eine Übersicht der clientseitigen Frameworks bezüglich der jeweiligen Vergleichskriterien:</w:t>
      </w:r>
    </w:p>
    <w:p w14:paraId="1923823F" w14:textId="77777777" w:rsidR="00B66996" w:rsidRPr="00212703" w:rsidRDefault="00B66996" w:rsidP="000121AE">
      <w:pPr>
        <w:pStyle w:val="TextkrperEinzug"/>
        <w:ind w:firstLine="0"/>
        <w:rPr>
          <w:lang w:val="de-DE"/>
        </w:rPr>
      </w:pPr>
    </w:p>
    <w:p w14:paraId="7A45CBD0" w14:textId="64988DC2" w:rsidR="000121AE" w:rsidRPr="00212703" w:rsidRDefault="00B66996" w:rsidP="000121AE">
      <w:pPr>
        <w:pStyle w:val="TextkrperEinzug"/>
        <w:ind w:firstLine="0"/>
        <w:rPr>
          <w:lang w:val="de-DE"/>
        </w:rPr>
      </w:pPr>
      <w:r w:rsidRPr="00212703">
        <w:rPr>
          <w:lang w:val="de-DE"/>
        </w:rPr>
        <w:t>Für die Umsetzung des TopologyEditor wird das Framework Angular ausgewählt. Im Vergleich mit den anderen Optionen ist bei diesem Framework an wenigsten geringen plattformspezifischer Code notwendig und der Quellcode kann mit einem vergleichsweise geringen Redundanzen für alle Plattformen verwendet werden. Darüber hinaus ermöglicht es, wartbare Anwendungen zu erstellen. Spezifisches Wissen über diesem Framework ist nur in geringen Maße notwendig, da vorhandenes Wissen aus dem Bereich der Webtechnologie angewendet werden kann, ohne eine Konzepte zu erlernen. Die Firma Hilscher hat schon mal das Framework benutzt, um ein Web-Diagnose-Tool (Siehe Abbildung 8) zu entwickeln.</w:t>
      </w:r>
    </w:p>
    <w:p w14:paraId="77596D15" w14:textId="661598A4" w:rsidR="000121AE" w:rsidRPr="00212703" w:rsidRDefault="000121AE" w:rsidP="000121AE">
      <w:pPr>
        <w:pStyle w:val="TextkrperEinzug"/>
        <w:ind w:firstLine="0"/>
        <w:rPr>
          <w:lang w:val="de-DE"/>
        </w:rPr>
      </w:pPr>
    </w:p>
    <w:p w14:paraId="658DB813" w14:textId="7DA420BF" w:rsidR="000121AE" w:rsidRPr="00212703" w:rsidRDefault="000121AE" w:rsidP="000121AE">
      <w:pPr>
        <w:pStyle w:val="TextkrperEinzug"/>
        <w:ind w:firstLine="0"/>
        <w:rPr>
          <w:lang w:val="de-DE"/>
        </w:rPr>
      </w:pPr>
      <w:r w:rsidRPr="00212703">
        <w:rPr>
          <w:lang w:val="de-DE"/>
        </w:rPr>
        <w:t xml:space="preserve">In der Praxis stellen die Frameworks eine Steigerung der Produktivität dar, dadurch eine schnelle Einstieg in den Software-Weltmarkt </w:t>
      </w:r>
    </w:p>
    <w:p w14:paraId="1C894B21" w14:textId="77439B2F" w:rsidR="00F64591" w:rsidRPr="00212703" w:rsidRDefault="00F64591" w:rsidP="000121AE">
      <w:pPr>
        <w:pStyle w:val="TextkrperEinzug"/>
        <w:ind w:firstLine="0"/>
        <w:rPr>
          <w:lang w:val="de-DE"/>
        </w:rPr>
      </w:pPr>
    </w:p>
    <w:p w14:paraId="77A542AC" w14:textId="64B98F75" w:rsidR="00F64591" w:rsidRPr="00212703" w:rsidRDefault="00F64591" w:rsidP="000121AE">
      <w:pPr>
        <w:pStyle w:val="TextkrperEinzug"/>
        <w:ind w:firstLine="0"/>
        <w:rPr>
          <w:lang w:val="de-DE"/>
        </w:rPr>
      </w:pPr>
    </w:p>
    <w:p w14:paraId="3DC162D5" w14:textId="12BFBA62" w:rsidR="00F64591" w:rsidRPr="00212703" w:rsidRDefault="00F64591" w:rsidP="000121AE">
      <w:pPr>
        <w:pStyle w:val="TextkrperEinzug"/>
        <w:ind w:firstLine="0"/>
        <w:rPr>
          <w:lang w:val="de-DE"/>
        </w:rPr>
      </w:pPr>
    </w:p>
    <w:p w14:paraId="605DFA9F" w14:textId="11E3CCC7" w:rsidR="00F64591" w:rsidRPr="00212703" w:rsidRDefault="00F64591" w:rsidP="000121AE">
      <w:pPr>
        <w:pStyle w:val="TextkrperEinzug"/>
        <w:ind w:firstLine="0"/>
        <w:rPr>
          <w:lang w:val="de-DE"/>
        </w:rPr>
      </w:pPr>
    </w:p>
    <w:p w14:paraId="6B33A237" w14:textId="330EB6CF" w:rsidR="00A600D2" w:rsidRPr="00212703" w:rsidRDefault="00A600D2" w:rsidP="000121AE">
      <w:pPr>
        <w:pStyle w:val="TextkrperEinzug"/>
        <w:ind w:firstLine="0"/>
        <w:rPr>
          <w:lang w:val="de-DE"/>
        </w:rPr>
      </w:pPr>
    </w:p>
    <w:p w14:paraId="5687E788" w14:textId="72F0B0CA" w:rsidR="00A600D2" w:rsidRPr="00212703" w:rsidRDefault="00A600D2" w:rsidP="000121AE">
      <w:pPr>
        <w:pStyle w:val="TextkrperEinzug"/>
        <w:ind w:firstLine="0"/>
        <w:rPr>
          <w:lang w:val="de-DE"/>
        </w:rPr>
      </w:pPr>
    </w:p>
    <w:p w14:paraId="16BB3B95" w14:textId="13B3FDA6" w:rsidR="00A600D2" w:rsidRPr="00212703" w:rsidRDefault="00A600D2" w:rsidP="000121AE">
      <w:pPr>
        <w:pStyle w:val="TextkrperEinzug"/>
        <w:ind w:firstLine="0"/>
        <w:rPr>
          <w:lang w:val="de-DE"/>
        </w:rPr>
      </w:pPr>
    </w:p>
    <w:p w14:paraId="7B168F82" w14:textId="67C5E18E" w:rsidR="00A600D2" w:rsidRPr="00212703" w:rsidRDefault="00A600D2" w:rsidP="000121AE">
      <w:pPr>
        <w:pStyle w:val="TextkrperEinzug"/>
        <w:ind w:firstLine="0"/>
        <w:rPr>
          <w:lang w:val="de-DE"/>
        </w:rPr>
      </w:pPr>
    </w:p>
    <w:p w14:paraId="2D6AFC66" w14:textId="51151149" w:rsidR="00A600D2" w:rsidRPr="00212703" w:rsidRDefault="00A600D2" w:rsidP="000121AE">
      <w:pPr>
        <w:pStyle w:val="TextkrperEinzug"/>
        <w:ind w:firstLine="0"/>
        <w:rPr>
          <w:lang w:val="de-DE"/>
        </w:rPr>
      </w:pPr>
    </w:p>
    <w:p w14:paraId="3044EE12" w14:textId="069C9467" w:rsidR="00A600D2" w:rsidRPr="00212703" w:rsidRDefault="00A600D2" w:rsidP="000121AE">
      <w:pPr>
        <w:pStyle w:val="TextkrperEinzug"/>
        <w:ind w:firstLine="0"/>
        <w:rPr>
          <w:lang w:val="de-DE"/>
        </w:rPr>
      </w:pPr>
    </w:p>
    <w:p w14:paraId="3FF5DB35" w14:textId="02CA8E82" w:rsidR="00A600D2" w:rsidRPr="00212703" w:rsidRDefault="00A600D2" w:rsidP="000121AE">
      <w:pPr>
        <w:pStyle w:val="TextkrperEinzug"/>
        <w:ind w:firstLine="0"/>
        <w:rPr>
          <w:lang w:val="de-DE"/>
        </w:rPr>
      </w:pPr>
    </w:p>
    <w:p w14:paraId="2FC9D63D" w14:textId="77777777" w:rsidR="00A600D2" w:rsidRPr="00212703" w:rsidRDefault="00A600D2" w:rsidP="000121AE">
      <w:pPr>
        <w:pStyle w:val="TextkrperEinzug"/>
        <w:ind w:firstLine="0"/>
        <w:rPr>
          <w:lang w:val="de-DE"/>
        </w:rPr>
      </w:pPr>
    </w:p>
    <w:p w14:paraId="497CA523" w14:textId="7FFA7E59" w:rsidR="00F64591" w:rsidRPr="00212703" w:rsidRDefault="00F64591" w:rsidP="000121AE">
      <w:pPr>
        <w:pStyle w:val="TextkrperEinzug"/>
        <w:ind w:firstLine="0"/>
        <w:rPr>
          <w:lang w:val="de-DE"/>
        </w:rPr>
      </w:pPr>
    </w:p>
    <w:p w14:paraId="47CE12F2" w14:textId="77777777" w:rsidR="00F64591" w:rsidRPr="00212703" w:rsidRDefault="00F64591" w:rsidP="000121AE">
      <w:pPr>
        <w:pStyle w:val="TextkrperEinzug"/>
        <w:ind w:firstLine="0"/>
        <w:rPr>
          <w:lang w:val="de-DE"/>
        </w:rPr>
      </w:pPr>
    </w:p>
    <w:p w14:paraId="6D99EBD2" w14:textId="29D55D9D" w:rsidR="00075BB7" w:rsidRPr="00212703" w:rsidRDefault="00075BB7" w:rsidP="00075BB7">
      <w:pPr>
        <w:pStyle w:val="TextkrperEinzug"/>
        <w:ind w:firstLine="0"/>
        <w:rPr>
          <w:lang w:val="de-DE"/>
        </w:rPr>
      </w:pPr>
    </w:p>
    <w:p w14:paraId="79752659" w14:textId="7A451678" w:rsidR="00B66996" w:rsidRPr="00212703" w:rsidRDefault="00B66996" w:rsidP="00075BB7">
      <w:pPr>
        <w:pStyle w:val="TextkrperEinzug"/>
        <w:ind w:firstLine="0"/>
        <w:rPr>
          <w:lang w:val="de-DE"/>
        </w:rPr>
      </w:pPr>
    </w:p>
    <w:p w14:paraId="477BEC62" w14:textId="3D39ADEC" w:rsidR="00B66996" w:rsidRPr="00212703" w:rsidRDefault="00B66996" w:rsidP="00075BB7">
      <w:pPr>
        <w:pStyle w:val="TextkrperEinzug"/>
        <w:ind w:firstLine="0"/>
        <w:rPr>
          <w:lang w:val="de-DE"/>
        </w:rPr>
      </w:pPr>
    </w:p>
    <w:p w14:paraId="68D20DE0" w14:textId="77777777" w:rsidR="00B66996" w:rsidRPr="00212703" w:rsidRDefault="00B66996" w:rsidP="00075BB7">
      <w:pPr>
        <w:pStyle w:val="TextkrperEinzug"/>
        <w:ind w:firstLine="0"/>
        <w:rPr>
          <w:lang w:val="de-DE"/>
        </w:rPr>
      </w:pPr>
    </w:p>
    <w:p w14:paraId="2F5F81B2" w14:textId="6968CD1A" w:rsidR="00AE4618" w:rsidRPr="00212703" w:rsidRDefault="00AE4618" w:rsidP="00075BB7">
      <w:pPr>
        <w:pStyle w:val="TextkrperEinzug"/>
        <w:ind w:firstLine="0"/>
        <w:rPr>
          <w:lang w:val="de-DE"/>
        </w:rPr>
      </w:pPr>
    </w:p>
    <w:p w14:paraId="749160D1" w14:textId="77777777" w:rsidR="00AE4618" w:rsidRPr="00212703" w:rsidRDefault="00AE4618" w:rsidP="00075BB7">
      <w:pPr>
        <w:pStyle w:val="TextkrperEinzug"/>
        <w:ind w:firstLine="0"/>
        <w:rPr>
          <w:lang w:val="de-DE"/>
        </w:rPr>
      </w:pPr>
    </w:p>
    <w:tbl>
      <w:tblPr>
        <w:tblStyle w:val="Listentabelle3Akzent2"/>
        <w:tblW w:w="0" w:type="auto"/>
        <w:tblLook w:val="04E0" w:firstRow="1" w:lastRow="1" w:firstColumn="1" w:lastColumn="0" w:noHBand="0" w:noVBand="1"/>
      </w:tblPr>
      <w:tblGrid>
        <w:gridCol w:w="1518"/>
        <w:gridCol w:w="1416"/>
        <w:gridCol w:w="1191"/>
        <w:gridCol w:w="1299"/>
        <w:gridCol w:w="14"/>
        <w:gridCol w:w="1002"/>
        <w:gridCol w:w="1262"/>
        <w:gridCol w:w="1358"/>
      </w:tblGrid>
      <w:tr w:rsidR="003343B3" w:rsidRPr="00212703" w14:paraId="3B479521" w14:textId="77777777" w:rsidTr="003343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1" w:type="dxa"/>
          </w:tcPr>
          <w:p w14:paraId="44F8B82C" w14:textId="77777777" w:rsidR="003343B3" w:rsidRPr="00212703" w:rsidRDefault="003343B3" w:rsidP="003343B3">
            <w:pPr>
              <w:pStyle w:val="TextkrperEinzug"/>
              <w:ind w:firstLine="0"/>
              <w:rPr>
                <w:lang w:val="de-DE"/>
              </w:rPr>
            </w:pPr>
          </w:p>
        </w:tc>
        <w:tc>
          <w:tcPr>
            <w:tcW w:w="6180" w:type="dxa"/>
            <w:gridSpan w:val="6"/>
          </w:tcPr>
          <w:p w14:paraId="27E95632" w14:textId="25090BD2" w:rsidR="003343B3" w:rsidRPr="00212703" w:rsidRDefault="003343B3" w:rsidP="003A519E">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sidRPr="00212703">
              <w:rPr>
                <w:lang w:val="de-DE"/>
              </w:rPr>
              <w:t xml:space="preserve">                         </w:t>
            </w:r>
            <w:r w:rsidR="003A519E" w:rsidRPr="00212703">
              <w:rPr>
                <w:lang w:val="de-DE"/>
              </w:rPr>
              <w:t xml:space="preserve">Clientseitige </w:t>
            </w:r>
            <w:r w:rsidRPr="00212703">
              <w:rPr>
                <w:lang w:val="de-DE"/>
              </w:rPr>
              <w:t>Framework</w:t>
            </w:r>
            <w:r w:rsidR="003A519E" w:rsidRPr="00212703">
              <w:rPr>
                <w:lang w:val="de-DE"/>
              </w:rPr>
              <w:t>s</w:t>
            </w:r>
          </w:p>
        </w:tc>
        <w:tc>
          <w:tcPr>
            <w:tcW w:w="1359" w:type="dxa"/>
          </w:tcPr>
          <w:p w14:paraId="3D9C9687" w14:textId="77777777" w:rsidR="003343B3" w:rsidRPr="00212703" w:rsidRDefault="003343B3" w:rsidP="003343B3">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
        </w:tc>
      </w:tr>
      <w:tr w:rsidR="00075BB7" w:rsidRPr="00212703" w14:paraId="66BE29B2"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4430F5E5" w14:textId="77777777" w:rsidR="00075BB7" w:rsidRPr="00212703" w:rsidRDefault="00075BB7" w:rsidP="003343B3">
            <w:pPr>
              <w:pStyle w:val="TextkrperEinzug"/>
              <w:ind w:firstLine="0"/>
              <w:rPr>
                <w:lang w:val="de-DE"/>
              </w:rPr>
            </w:pPr>
          </w:p>
        </w:tc>
        <w:tc>
          <w:tcPr>
            <w:tcW w:w="1417" w:type="dxa"/>
          </w:tcPr>
          <w:p w14:paraId="2556230A"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193" w:type="dxa"/>
          </w:tcPr>
          <w:p w14:paraId="748B1018" w14:textId="678C0E98"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1300" w:type="dxa"/>
          </w:tcPr>
          <w:p w14:paraId="15F56447"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c>
          <w:tcPr>
            <w:tcW w:w="1007" w:type="dxa"/>
            <w:gridSpan w:val="2"/>
          </w:tcPr>
          <w:p w14:paraId="0214BF81" w14:textId="191A0304"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GoJ</w:t>
            </w:r>
            <w:r w:rsidR="00CD6D56">
              <w:rPr>
                <w:b/>
                <w:lang w:val="de-DE"/>
              </w:rPr>
              <w:t>S</w:t>
            </w:r>
          </w:p>
        </w:tc>
        <w:tc>
          <w:tcPr>
            <w:tcW w:w="1263" w:type="dxa"/>
          </w:tcPr>
          <w:p w14:paraId="710364D1"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359" w:type="dxa"/>
          </w:tcPr>
          <w:p w14:paraId="2A3FA588"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KendoUI</w:t>
            </w:r>
          </w:p>
        </w:tc>
      </w:tr>
      <w:tr w:rsidR="00075BB7" w:rsidRPr="00212703" w14:paraId="402629F1"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285282F5" w14:textId="77777777" w:rsidR="00075BB7" w:rsidRPr="00212703" w:rsidRDefault="00075BB7" w:rsidP="003343B3">
            <w:pPr>
              <w:pStyle w:val="TextkrperEinzug"/>
              <w:ind w:firstLine="0"/>
              <w:rPr>
                <w:lang w:val="de-DE"/>
              </w:rPr>
            </w:pPr>
            <w:r w:rsidRPr="00212703">
              <w:rPr>
                <w:lang w:val="de-DE"/>
              </w:rPr>
              <w:t>Lernkurve</w:t>
            </w:r>
          </w:p>
        </w:tc>
        <w:tc>
          <w:tcPr>
            <w:tcW w:w="1417" w:type="dxa"/>
          </w:tcPr>
          <w:p w14:paraId="0076BD0F"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193" w:type="dxa"/>
          </w:tcPr>
          <w:p w14:paraId="663FA9EF"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1300" w:type="dxa"/>
          </w:tcPr>
          <w:p w14:paraId="33672C96"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007" w:type="dxa"/>
            <w:gridSpan w:val="2"/>
          </w:tcPr>
          <w:p w14:paraId="182657FA"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1263" w:type="dxa"/>
          </w:tcPr>
          <w:p w14:paraId="1209D15D"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359" w:type="dxa"/>
          </w:tcPr>
          <w:p w14:paraId="1DB19176"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schwer</w:t>
            </w:r>
          </w:p>
        </w:tc>
      </w:tr>
      <w:tr w:rsidR="00075BB7" w:rsidRPr="00212703" w14:paraId="29575500"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1323E6BC" w14:textId="77777777" w:rsidR="00075BB7" w:rsidRPr="00212703" w:rsidRDefault="00075BB7" w:rsidP="003343B3">
            <w:pPr>
              <w:pStyle w:val="TextkrperEinzug"/>
              <w:ind w:firstLine="0"/>
              <w:rPr>
                <w:lang w:val="de-DE"/>
              </w:rPr>
            </w:pPr>
            <w:r w:rsidRPr="00212703">
              <w:rPr>
                <w:lang w:val="de-DE"/>
              </w:rPr>
              <w:t>Kostenlose Variante</w:t>
            </w:r>
          </w:p>
        </w:tc>
        <w:tc>
          <w:tcPr>
            <w:tcW w:w="1417" w:type="dxa"/>
          </w:tcPr>
          <w:p w14:paraId="63576827"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193" w:type="dxa"/>
          </w:tcPr>
          <w:p w14:paraId="2B43804D"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300" w:type="dxa"/>
          </w:tcPr>
          <w:p w14:paraId="579DE589"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007" w:type="dxa"/>
            <w:gridSpan w:val="2"/>
          </w:tcPr>
          <w:p w14:paraId="5F7B9142"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263" w:type="dxa"/>
          </w:tcPr>
          <w:p w14:paraId="22807EAC"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359" w:type="dxa"/>
          </w:tcPr>
          <w:p w14:paraId="36886354"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075BB7" w:rsidRPr="00212703" w14:paraId="4FF2A030"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16649F6B" w14:textId="77777777" w:rsidR="00075BB7" w:rsidRPr="00212703" w:rsidRDefault="00075BB7" w:rsidP="003343B3">
            <w:pPr>
              <w:pStyle w:val="TextkrperEinzug"/>
              <w:ind w:firstLine="0"/>
              <w:rPr>
                <w:lang w:val="de-DE"/>
              </w:rPr>
            </w:pPr>
            <w:r w:rsidRPr="00212703">
              <w:rPr>
                <w:lang w:val="de-DE"/>
              </w:rPr>
              <w:t>Kommunikationsprinzip</w:t>
            </w:r>
          </w:p>
        </w:tc>
        <w:tc>
          <w:tcPr>
            <w:tcW w:w="1417" w:type="dxa"/>
          </w:tcPr>
          <w:p w14:paraId="2D448B1D"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193" w:type="dxa"/>
          </w:tcPr>
          <w:p w14:paraId="399996B3"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300" w:type="dxa"/>
          </w:tcPr>
          <w:p w14:paraId="54372F96"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007" w:type="dxa"/>
            <w:gridSpan w:val="2"/>
          </w:tcPr>
          <w:p w14:paraId="6429702C"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263" w:type="dxa"/>
          </w:tcPr>
          <w:p w14:paraId="24C12A4B"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359" w:type="dxa"/>
          </w:tcPr>
          <w:p w14:paraId="21803EB6"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075BB7" w:rsidRPr="00212703" w14:paraId="7AE7BD12"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29F823A3" w14:textId="77777777" w:rsidR="00075BB7" w:rsidRPr="00212703" w:rsidRDefault="00075BB7" w:rsidP="003343B3">
            <w:pPr>
              <w:pStyle w:val="TextkrperEinzug"/>
              <w:ind w:firstLine="0"/>
              <w:rPr>
                <w:lang w:val="de-DE"/>
              </w:rPr>
            </w:pPr>
            <w:r w:rsidRPr="00212703">
              <w:rPr>
                <w:lang w:val="de-DE"/>
              </w:rPr>
              <w:t>Kommunikationsmiddleware</w:t>
            </w:r>
          </w:p>
        </w:tc>
        <w:tc>
          <w:tcPr>
            <w:tcW w:w="1417" w:type="dxa"/>
          </w:tcPr>
          <w:p w14:paraId="2F7BE1A8"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193" w:type="dxa"/>
          </w:tcPr>
          <w:p w14:paraId="3E8CC1C6"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300" w:type="dxa"/>
          </w:tcPr>
          <w:p w14:paraId="38F2974E"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007" w:type="dxa"/>
            <w:gridSpan w:val="2"/>
          </w:tcPr>
          <w:p w14:paraId="4DA36506"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k.A.</w:t>
            </w:r>
          </w:p>
        </w:tc>
        <w:tc>
          <w:tcPr>
            <w:tcW w:w="1263" w:type="dxa"/>
          </w:tcPr>
          <w:p w14:paraId="10678148"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359" w:type="dxa"/>
          </w:tcPr>
          <w:p w14:paraId="6DD7626C"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075BB7" w:rsidRPr="00212703" w14:paraId="410AF139"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274D54DA" w14:textId="77777777" w:rsidR="00075BB7" w:rsidRPr="00212703" w:rsidRDefault="00075BB7" w:rsidP="003343B3">
            <w:pPr>
              <w:pStyle w:val="TextkrperEinzug"/>
              <w:ind w:firstLine="0"/>
              <w:rPr>
                <w:lang w:val="de-DE"/>
              </w:rPr>
            </w:pPr>
            <w:r w:rsidRPr="00212703">
              <w:rPr>
                <w:lang w:val="de-DE"/>
              </w:rPr>
              <w:t>Sprachen</w:t>
            </w:r>
          </w:p>
        </w:tc>
        <w:tc>
          <w:tcPr>
            <w:tcW w:w="1417" w:type="dxa"/>
          </w:tcPr>
          <w:p w14:paraId="5CBCE5AB" w14:textId="05C9EB18" w:rsidR="00075BB7" w:rsidRPr="00212703" w:rsidRDefault="001731F3"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193" w:type="dxa"/>
          </w:tcPr>
          <w:p w14:paraId="55C3ACFB" w14:textId="4BC3EC31" w:rsidR="00075BB7" w:rsidRPr="00212703" w:rsidRDefault="001731F3"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300" w:type="dxa"/>
          </w:tcPr>
          <w:p w14:paraId="4ED00D8C" w14:textId="686B3FA9" w:rsidR="00075BB7" w:rsidRPr="00212703" w:rsidRDefault="001731F3"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007" w:type="dxa"/>
            <w:gridSpan w:val="2"/>
          </w:tcPr>
          <w:p w14:paraId="1EA49113" w14:textId="53475B2F" w:rsidR="00075BB7" w:rsidRPr="00212703" w:rsidRDefault="001731F3"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263" w:type="dxa"/>
          </w:tcPr>
          <w:p w14:paraId="2A5E37E2" w14:textId="6B7E2806" w:rsidR="00075BB7" w:rsidRPr="00212703" w:rsidRDefault="001731F3"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359" w:type="dxa"/>
          </w:tcPr>
          <w:p w14:paraId="7B92927E" w14:textId="5CDC65A5" w:rsidR="00075BB7" w:rsidRPr="00212703" w:rsidRDefault="001731F3"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r w:rsidR="00075BB7" w:rsidRPr="00212703">
              <w:rPr>
                <w:lang w:val="de-DE"/>
              </w:rPr>
              <w:t>, C#</w:t>
            </w:r>
          </w:p>
        </w:tc>
      </w:tr>
      <w:tr w:rsidR="00075BB7" w:rsidRPr="00212703" w14:paraId="51649F6C"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5BD4DE83" w14:textId="77777777" w:rsidR="00075BB7" w:rsidRPr="00212703" w:rsidRDefault="00075BB7" w:rsidP="003343B3">
            <w:pPr>
              <w:pStyle w:val="TextkrperEinzug"/>
              <w:ind w:firstLine="0"/>
              <w:rPr>
                <w:lang w:val="de-DE"/>
              </w:rPr>
            </w:pPr>
            <w:r w:rsidRPr="00212703">
              <w:rPr>
                <w:lang w:val="de-DE"/>
              </w:rPr>
              <w:t>Eigene IDE</w:t>
            </w:r>
          </w:p>
        </w:tc>
        <w:tc>
          <w:tcPr>
            <w:tcW w:w="1417" w:type="dxa"/>
          </w:tcPr>
          <w:p w14:paraId="10693A62"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193" w:type="dxa"/>
          </w:tcPr>
          <w:p w14:paraId="2FF17F92"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300" w:type="dxa"/>
          </w:tcPr>
          <w:p w14:paraId="5EB7BFD5"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007" w:type="dxa"/>
            <w:gridSpan w:val="2"/>
          </w:tcPr>
          <w:p w14:paraId="4A472645"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263" w:type="dxa"/>
          </w:tcPr>
          <w:p w14:paraId="26940161"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359" w:type="dxa"/>
          </w:tcPr>
          <w:p w14:paraId="1705B7B0" w14:textId="77777777" w:rsidR="00075BB7" w:rsidRPr="00212703" w:rsidRDefault="00075BB7"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075BB7" w:rsidRPr="00212703" w14:paraId="69AB8945"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1C44CCD3" w14:textId="77777777" w:rsidR="00075BB7" w:rsidRPr="00212703" w:rsidRDefault="00075BB7" w:rsidP="003343B3">
            <w:pPr>
              <w:pStyle w:val="TextkrperEinzug"/>
              <w:ind w:firstLine="0"/>
              <w:rPr>
                <w:lang w:val="de-DE"/>
              </w:rPr>
            </w:pPr>
            <w:r w:rsidRPr="00212703">
              <w:rPr>
                <w:lang w:val="de-DE"/>
              </w:rPr>
              <w:t>Open-Source-Framework</w:t>
            </w:r>
          </w:p>
        </w:tc>
        <w:tc>
          <w:tcPr>
            <w:tcW w:w="1417" w:type="dxa"/>
          </w:tcPr>
          <w:p w14:paraId="16728549"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193" w:type="dxa"/>
          </w:tcPr>
          <w:p w14:paraId="426FF1B3"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300" w:type="dxa"/>
          </w:tcPr>
          <w:p w14:paraId="5B9831FF"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c>
          <w:tcPr>
            <w:tcW w:w="1007" w:type="dxa"/>
            <w:gridSpan w:val="2"/>
          </w:tcPr>
          <w:p w14:paraId="78C2F8E5"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c>
          <w:tcPr>
            <w:tcW w:w="1263" w:type="dxa"/>
          </w:tcPr>
          <w:p w14:paraId="6AD373A8"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359" w:type="dxa"/>
          </w:tcPr>
          <w:p w14:paraId="4D08E7A5" w14:textId="77777777" w:rsidR="00075BB7" w:rsidRPr="00212703" w:rsidRDefault="00075BB7"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075BB7" w:rsidRPr="00212703" w14:paraId="000CA71C" w14:textId="77777777" w:rsidTr="003343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74BDFE38" w14:textId="62741C77" w:rsidR="00075BB7" w:rsidRPr="00212703" w:rsidRDefault="00BF7DEF" w:rsidP="003343B3">
            <w:pPr>
              <w:pStyle w:val="TextkrperEinzug"/>
              <w:ind w:firstLine="0"/>
              <w:rPr>
                <w:lang w:val="de-DE"/>
              </w:rPr>
            </w:pPr>
            <w:r w:rsidRPr="00212703">
              <w:rPr>
                <w:lang w:val="de-DE"/>
              </w:rPr>
              <w:t>Lizenz</w:t>
            </w:r>
          </w:p>
        </w:tc>
        <w:tc>
          <w:tcPr>
            <w:tcW w:w="1417" w:type="dxa"/>
          </w:tcPr>
          <w:p w14:paraId="37CEA899" w14:textId="43E9AA19" w:rsidR="00075BB7" w:rsidRPr="00212703"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193" w:type="dxa"/>
          </w:tcPr>
          <w:p w14:paraId="0E26D1F9" w14:textId="20BD2F6A" w:rsidR="00075BB7" w:rsidRPr="00212703"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300" w:type="dxa"/>
          </w:tcPr>
          <w:p w14:paraId="0251EF83" w14:textId="7705AD84" w:rsidR="00075BB7" w:rsidRPr="00212703"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007" w:type="dxa"/>
            <w:gridSpan w:val="2"/>
          </w:tcPr>
          <w:p w14:paraId="1C5E34F5" w14:textId="66FDAE3F" w:rsidR="00075BB7" w:rsidRPr="00212703"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263" w:type="dxa"/>
          </w:tcPr>
          <w:p w14:paraId="65224F9B" w14:textId="38396B39" w:rsidR="00075BB7" w:rsidRPr="00212703" w:rsidRDefault="00BF7DEF" w:rsidP="003343B3">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359" w:type="dxa"/>
          </w:tcPr>
          <w:p w14:paraId="7054CB6A" w14:textId="307B1A11" w:rsidR="00BF7DEF" w:rsidRPr="00212703" w:rsidRDefault="00BF7DEF" w:rsidP="00BF7DE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BF7DEF" w:rsidRPr="00212703" w14:paraId="3928B109" w14:textId="77777777" w:rsidTr="003343B3">
        <w:tc>
          <w:tcPr>
            <w:cnfStyle w:val="001000000000" w:firstRow="0" w:lastRow="0" w:firstColumn="1" w:lastColumn="0" w:oddVBand="0" w:evenVBand="0" w:oddHBand="0" w:evenHBand="0" w:firstRowFirstColumn="0" w:firstRowLastColumn="0" w:lastRowFirstColumn="0" w:lastRowLastColumn="0"/>
            <w:tcW w:w="1521" w:type="dxa"/>
          </w:tcPr>
          <w:p w14:paraId="51130982" w14:textId="208C1BF2" w:rsidR="00BF7DEF" w:rsidRPr="00212703" w:rsidRDefault="00BF7DEF" w:rsidP="003343B3">
            <w:pPr>
              <w:pStyle w:val="TextkrperEinzug"/>
              <w:ind w:firstLine="0"/>
              <w:rPr>
                <w:lang w:val="de-DE"/>
              </w:rPr>
            </w:pPr>
            <w:r w:rsidRPr="00212703">
              <w:rPr>
                <w:lang w:val="de-DE"/>
              </w:rPr>
              <w:t>Preis</w:t>
            </w:r>
          </w:p>
        </w:tc>
        <w:tc>
          <w:tcPr>
            <w:tcW w:w="1417" w:type="dxa"/>
          </w:tcPr>
          <w:p w14:paraId="6260A06F" w14:textId="0EA74BEC" w:rsidR="00BF7DEF" w:rsidRPr="00212703"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193" w:type="dxa"/>
          </w:tcPr>
          <w:p w14:paraId="2FF7A4DB" w14:textId="4E55E034" w:rsidR="00BF7DEF" w:rsidRPr="00212703"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300" w:type="dxa"/>
          </w:tcPr>
          <w:p w14:paraId="4A7C39ED" w14:textId="139D5D88" w:rsidR="00BF7DEF" w:rsidRPr="00212703"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007" w:type="dxa"/>
            <w:gridSpan w:val="2"/>
          </w:tcPr>
          <w:p w14:paraId="1AC7272B" w14:textId="7C72F8D1" w:rsidR="00BF7DEF" w:rsidRPr="00212703" w:rsidRDefault="003A519E" w:rsidP="00BF7DE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w:t>
            </w:r>
            <w:r w:rsidR="000121AE" w:rsidRPr="00212703">
              <w:rPr>
                <w:lang w:val="de-DE"/>
              </w:rPr>
              <w:t>b 2</w:t>
            </w:r>
            <w:r w:rsidR="00BF7DEF" w:rsidRPr="00212703">
              <w:rPr>
                <w:lang w:val="de-DE"/>
              </w:rPr>
              <w:t xml:space="preserve">995 </w:t>
            </w:r>
            <w:r w:rsidR="000121AE" w:rsidRPr="00212703">
              <w:rPr>
                <w:lang w:val="de-DE"/>
              </w:rPr>
              <w:t xml:space="preserve">US-$ </w:t>
            </w:r>
            <w:r w:rsidR="00BF7DEF" w:rsidRPr="00212703">
              <w:rPr>
                <w:lang w:val="de-DE"/>
              </w:rPr>
              <w:t>pro Jahre</w:t>
            </w:r>
          </w:p>
        </w:tc>
        <w:tc>
          <w:tcPr>
            <w:tcW w:w="1263" w:type="dxa"/>
          </w:tcPr>
          <w:p w14:paraId="65366FF0" w14:textId="16A1294B" w:rsidR="00BF7DEF" w:rsidRPr="00212703" w:rsidRDefault="00BF7DEF" w:rsidP="003343B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359" w:type="dxa"/>
          </w:tcPr>
          <w:p w14:paraId="747149CA" w14:textId="76520B0C" w:rsidR="00BF7DEF" w:rsidRPr="00212703" w:rsidRDefault="000121AE" w:rsidP="00BF7DE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075BB7" w:rsidRPr="00212703" w14:paraId="35E46D7E" w14:textId="77777777" w:rsidTr="003343B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521" w:type="dxa"/>
          </w:tcPr>
          <w:p w14:paraId="00738B8F" w14:textId="77777777" w:rsidR="00075BB7" w:rsidRPr="00212703" w:rsidRDefault="00075BB7" w:rsidP="003343B3">
            <w:pPr>
              <w:pStyle w:val="TextkrperEinzug"/>
              <w:ind w:firstLine="0"/>
              <w:rPr>
                <w:lang w:val="de-DE"/>
              </w:rPr>
            </w:pPr>
            <w:r w:rsidRPr="00212703">
              <w:rPr>
                <w:lang w:val="de-DE"/>
              </w:rPr>
              <w:t>+ vorhanden</w:t>
            </w:r>
          </w:p>
        </w:tc>
        <w:tc>
          <w:tcPr>
            <w:tcW w:w="2610" w:type="dxa"/>
            <w:gridSpan w:val="2"/>
          </w:tcPr>
          <w:p w14:paraId="6BBD8AC5" w14:textId="77777777" w:rsidR="00075BB7" w:rsidRPr="00212703"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b w:val="0"/>
                <w:bCs/>
                <w:lang w:val="de-DE"/>
              </w:rPr>
            </w:pPr>
            <w:r w:rsidRPr="00212703">
              <w:rPr>
                <w:bCs/>
                <w:lang w:val="de-DE"/>
              </w:rPr>
              <w:t>-</w:t>
            </w:r>
            <w:r w:rsidRPr="00212703">
              <w:rPr>
                <w:lang w:val="de-DE"/>
              </w:rPr>
              <w:t xml:space="preserve"> nicht vorhanden </w:t>
            </w:r>
          </w:p>
          <w:p w14:paraId="61819A4C" w14:textId="77777777" w:rsidR="00075BB7" w:rsidRPr="00212703"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1312" w:type="dxa"/>
            <w:gridSpan w:val="2"/>
          </w:tcPr>
          <w:p w14:paraId="44094BC5" w14:textId="77777777" w:rsidR="00075BB7" w:rsidRPr="00212703"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p>
        </w:tc>
        <w:tc>
          <w:tcPr>
            <w:tcW w:w="3617" w:type="dxa"/>
            <w:gridSpan w:val="3"/>
          </w:tcPr>
          <w:p w14:paraId="33ACAF91" w14:textId="77777777" w:rsidR="00075BB7" w:rsidRPr="00212703" w:rsidRDefault="00075BB7" w:rsidP="003343B3">
            <w:pPr>
              <w:pStyle w:val="TextkrperEinzug"/>
              <w:ind w:firstLine="0"/>
              <w:cnfStyle w:val="010000000000" w:firstRow="0" w:lastRow="1" w:firstColumn="0" w:lastColumn="0" w:oddVBand="0" w:evenVBand="0" w:oddHBand="0" w:evenHBand="0" w:firstRowFirstColumn="0" w:firstRowLastColumn="0" w:lastRowFirstColumn="0" w:lastRowLastColumn="0"/>
              <w:rPr>
                <w:b w:val="0"/>
                <w:bCs/>
                <w:lang w:val="de-DE"/>
              </w:rPr>
            </w:pPr>
            <w:r w:rsidRPr="00212703">
              <w:rPr>
                <w:lang w:val="de-DE"/>
              </w:rPr>
              <w:t>k.A. keine Angabe</w:t>
            </w:r>
          </w:p>
          <w:p w14:paraId="02D80FD7" w14:textId="77777777" w:rsidR="00075BB7" w:rsidRPr="00212703" w:rsidRDefault="00075BB7" w:rsidP="000121AE">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sidRPr="00212703">
              <w:rPr>
                <w:lang w:val="de-DE"/>
              </w:rPr>
              <w:t xml:space="preserve"> </w:t>
            </w:r>
          </w:p>
        </w:tc>
      </w:tr>
    </w:tbl>
    <w:p w14:paraId="17495212" w14:textId="55093C27" w:rsidR="00075BB7" w:rsidRPr="00212703" w:rsidRDefault="000121AE" w:rsidP="000121AE">
      <w:pPr>
        <w:pStyle w:val="Beschriftung"/>
      </w:pPr>
      <w:bookmarkStart w:id="119" w:name="_Ref515439431"/>
      <w:bookmarkStart w:id="120" w:name="_Toc515977185"/>
      <w:r w:rsidRPr="00212703">
        <w:t xml:space="preserve">Tabelle </w:t>
      </w:r>
      <w:r w:rsidR="007B2AB7">
        <w:fldChar w:fldCharType="begin"/>
      </w:r>
      <w:r w:rsidR="007B2AB7">
        <w:instrText xml:space="preserve"> SEQ Tabelle \* ARABIC </w:instrText>
      </w:r>
      <w:r w:rsidR="007B2AB7">
        <w:fldChar w:fldCharType="separate"/>
      </w:r>
      <w:r w:rsidR="00B974E6">
        <w:rPr>
          <w:noProof/>
        </w:rPr>
        <w:t>2</w:t>
      </w:r>
      <w:r w:rsidR="007B2AB7">
        <w:rPr>
          <w:noProof/>
        </w:rPr>
        <w:fldChar w:fldCharType="end"/>
      </w:r>
      <w:bookmarkEnd w:id="119"/>
      <w:r w:rsidRPr="00212703">
        <w:t>: kurze Überblick über die jeweils wichtigsten Kriterien der beschriebenen Frameworks und damit über ihre jeweilige Einsatzmöglichkeit.</w:t>
      </w:r>
      <w:bookmarkEnd w:id="120"/>
    </w:p>
    <w:p w14:paraId="353EF70B" w14:textId="77777777" w:rsidR="00075BB7" w:rsidRPr="00212703" w:rsidRDefault="00075BB7" w:rsidP="009B622B">
      <w:pPr>
        <w:pStyle w:val="TextkrperEinzug"/>
        <w:ind w:firstLine="0"/>
        <w:rPr>
          <w:lang w:val="de-DE"/>
        </w:rPr>
      </w:pPr>
    </w:p>
    <w:p w14:paraId="0E1614EB" w14:textId="30EF9387" w:rsidR="00CC63CC" w:rsidRPr="00212703" w:rsidRDefault="00D41B57" w:rsidP="006608BB">
      <w:pPr>
        <w:pStyle w:val="berschrift2"/>
        <w:rPr>
          <w:lang w:val="en-US"/>
        </w:rPr>
      </w:pPr>
      <w:bookmarkStart w:id="121" w:name="_Toc515977137"/>
      <w:r w:rsidRPr="00212703">
        <w:rPr>
          <w:lang w:val="en-US"/>
        </w:rPr>
        <w:t>Bootstrap</w:t>
      </w:r>
      <w:r w:rsidR="003A519E" w:rsidRPr="00212703">
        <w:rPr>
          <w:lang w:val="en-US"/>
        </w:rPr>
        <w:t xml:space="preserve"> </w:t>
      </w:r>
      <w:sdt>
        <w:sdtPr>
          <w:rPr>
            <w:lang w:val="en-US"/>
          </w:rPr>
          <w:id w:val="-1807073888"/>
          <w:citation/>
        </w:sdtPr>
        <w:sdtEndPr/>
        <w:sdtContent>
          <w:r w:rsidR="003A519E" w:rsidRPr="00212703">
            <w:rPr>
              <w:lang w:val="en-US"/>
            </w:rPr>
            <w:fldChar w:fldCharType="begin"/>
          </w:r>
          <w:r w:rsidR="003A519E" w:rsidRPr="00212703">
            <w:instrText xml:space="preserve"> CITATION Twi10 \l 1031 </w:instrText>
          </w:r>
          <w:r w:rsidR="003A519E" w:rsidRPr="00212703">
            <w:rPr>
              <w:lang w:val="en-US"/>
            </w:rPr>
            <w:fldChar w:fldCharType="separate"/>
          </w:r>
          <w:r w:rsidR="003A519E" w:rsidRPr="00212703">
            <w:rPr>
              <w:noProof/>
            </w:rPr>
            <w:t>[20]</w:t>
          </w:r>
          <w:r w:rsidR="003A519E" w:rsidRPr="00212703">
            <w:rPr>
              <w:lang w:val="en-US"/>
            </w:rPr>
            <w:fldChar w:fldCharType="end"/>
          </w:r>
        </w:sdtContent>
      </w:sdt>
      <w:bookmarkEnd w:id="121"/>
    </w:p>
    <w:p w14:paraId="4E4AA0CF" w14:textId="7D3CE265" w:rsidR="00BF0976" w:rsidRPr="00212703" w:rsidRDefault="00BF0976" w:rsidP="00BF0976">
      <w:pPr>
        <w:pStyle w:val="TextkrperEinzug"/>
        <w:ind w:firstLine="0"/>
        <w:rPr>
          <w:lang w:val="de-DE"/>
        </w:rPr>
      </w:pPr>
      <w:r w:rsidRPr="00212703">
        <w:rPr>
          <w:lang w:val="de-DE"/>
        </w:rPr>
        <w:t>Bootstrap ist ein OpenSource Framework, das zur Darstellung von Benutzeroberflächen in einem Web-Browser verwendet wird.</w:t>
      </w:r>
    </w:p>
    <w:p w14:paraId="2007FA78" w14:textId="77777777" w:rsidR="00BF0976" w:rsidRPr="00212703" w:rsidRDefault="00BF0976" w:rsidP="00BF0976">
      <w:pPr>
        <w:pStyle w:val="TextkrperEinzug"/>
        <w:rPr>
          <w:lang w:val="de-DE"/>
        </w:rPr>
      </w:pPr>
    </w:p>
    <w:p w14:paraId="6D209C31" w14:textId="6A92344C" w:rsidR="00BF0976" w:rsidRPr="00212703" w:rsidRDefault="00BF0976" w:rsidP="00BF0976">
      <w:pPr>
        <w:pStyle w:val="TextkrperEinzug"/>
        <w:ind w:firstLine="0"/>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714F266" w14:textId="77777777" w:rsidR="00BF0976" w:rsidRPr="00212703" w:rsidRDefault="00BF0976" w:rsidP="00BF0976">
      <w:pPr>
        <w:pStyle w:val="TextkrperEinzug"/>
        <w:rPr>
          <w:lang w:val="de-DE"/>
        </w:rPr>
      </w:pPr>
    </w:p>
    <w:p w14:paraId="19A3EA6E" w14:textId="68ED6FBF" w:rsidR="00BF0976" w:rsidRPr="00212703" w:rsidRDefault="00BF0976" w:rsidP="00BF0976">
      <w:pPr>
        <w:pStyle w:val="TextkrperEinzug"/>
        <w:ind w:firstLine="0"/>
        <w:rPr>
          <w:lang w:val="de-DE"/>
        </w:rPr>
      </w:pPr>
      <w:r w:rsidRPr="00212703">
        <w:rPr>
          <w:lang w:val="de-DE"/>
        </w:rPr>
        <w:t>Die Idee hinter dem Framework ist, die Designer und die Entwickler auf einen gemeinsamen Nenner zusammenzubringen</w:t>
      </w:r>
    </w:p>
    <w:p w14:paraId="40653A5A" w14:textId="45B5A77D" w:rsidR="00BF0976" w:rsidRPr="00212703" w:rsidRDefault="00BF0976" w:rsidP="00BF0976">
      <w:pPr>
        <w:pStyle w:val="TextkrperEinzug"/>
        <w:ind w:firstLine="0"/>
        <w:rPr>
          <w:lang w:val="de-DE"/>
        </w:rPr>
      </w:pPr>
      <w:r w:rsidRPr="00212703">
        <w:rPr>
          <w:lang w:val="de-DE"/>
        </w:rPr>
        <w:t xml:space="preserve">Bootstrap wurde mit Augenmerk auf HTML5 und CSS3 entwickelt, um so von den aktuellsten Funktionsweisen profitieren zu können, deutlich wird dies beispielsweise bei den in CSS3 eingeführten Eigenschaften für abgerundete Ecken, Farbverläufen und Schatten.  </w:t>
      </w:r>
    </w:p>
    <w:p w14:paraId="067C77F9" w14:textId="77777777" w:rsidR="00BF0976" w:rsidRPr="00212703" w:rsidRDefault="00BF0976" w:rsidP="00BF0976">
      <w:pPr>
        <w:pStyle w:val="TextkrperEinzug"/>
        <w:ind w:firstLine="0"/>
        <w:rPr>
          <w:lang w:val="de-DE"/>
        </w:rPr>
      </w:pPr>
    </w:p>
    <w:p w14:paraId="701346CC" w14:textId="77777777" w:rsidR="00BF0976" w:rsidRPr="00212703" w:rsidRDefault="00BF0976" w:rsidP="00BF0976">
      <w:pPr>
        <w:pStyle w:val="TextkrperEinzug"/>
        <w:ind w:firstLine="0"/>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2E8FFAEB" w14:textId="7A25C81D" w:rsidR="00BF0976" w:rsidRPr="00212703" w:rsidRDefault="00BF0976" w:rsidP="00212703">
      <w:pPr>
        <w:pStyle w:val="TextkrperEinzug"/>
        <w:numPr>
          <w:ilvl w:val="0"/>
          <w:numId w:val="26"/>
        </w:numPr>
        <w:rPr>
          <w:lang w:val="de-DE"/>
        </w:rPr>
      </w:pPr>
      <w:r w:rsidRPr="00212703">
        <w:rPr>
          <w:lang w:val="de-DE"/>
        </w:rPr>
        <w:t>Vorteile: Durch den klaren Leitfaden sparen die Entwickler wie auch die Gestalter Zeit und haben einen gemeinsamen Nenner für die Gestaltung der Oberfläche</w:t>
      </w:r>
    </w:p>
    <w:p w14:paraId="6499D81E" w14:textId="64691AE3" w:rsidR="00BF0976" w:rsidRPr="00212703" w:rsidRDefault="00BF0976" w:rsidP="00212703">
      <w:pPr>
        <w:pStyle w:val="TextkrperEinzug"/>
        <w:rPr>
          <w:lang w:val="de-DE"/>
        </w:rPr>
      </w:pPr>
      <w:r w:rsidRPr="00212703">
        <w:rPr>
          <w:lang w:val="de-DE"/>
        </w:rPr>
        <w:t>Bootstrap bringt von Haus aus Elemente wie Icons, Boxen, Buttons und PullDown-Menüs bereits mit</w:t>
      </w:r>
    </w:p>
    <w:p w14:paraId="7D04F36D" w14:textId="6F6C4203" w:rsidR="00BF0976" w:rsidRPr="00212703" w:rsidRDefault="00BF0976" w:rsidP="00212703">
      <w:pPr>
        <w:pStyle w:val="TextkrperEinzug"/>
        <w:rPr>
          <w:lang w:val="de-DE"/>
        </w:rPr>
      </w:pPr>
      <w:r w:rsidRPr="00212703">
        <w:rPr>
          <w:lang w:val="de-DE"/>
        </w:rPr>
        <w:t>Erweiterungen wie Modal-Boxen, Tooltips und Tabs sind Teil des Frameworks (Integration von JQuery)</w:t>
      </w:r>
    </w:p>
    <w:p w14:paraId="41FB9874" w14:textId="6CD169B1" w:rsidR="00BF0976" w:rsidRPr="00212703" w:rsidRDefault="00BF0976" w:rsidP="00212703">
      <w:pPr>
        <w:pStyle w:val="TextkrperEinzug"/>
        <w:rPr>
          <w:lang w:val="de-DE"/>
        </w:rPr>
      </w:pPr>
      <w:r w:rsidRPr="00212703">
        <w:rPr>
          <w:lang w:val="de-DE"/>
        </w:rPr>
        <w:t xml:space="preserve">Alle Elemente sind </w:t>
      </w:r>
      <w:commentRangeStart w:id="122"/>
      <w:r w:rsidRPr="00212703">
        <w:rPr>
          <w:lang w:val="de-DE"/>
        </w:rPr>
        <w:t>gestaltet</w:t>
      </w:r>
      <w:commentRangeEnd w:id="122"/>
      <w:r w:rsidRPr="00212703">
        <w:rPr>
          <w:rStyle w:val="Kommentarzeichen"/>
          <w:rFonts w:ascii="Arial" w:hAnsi="Arial" w:cs="Times New Roman"/>
          <w:lang w:val="de-DE"/>
        </w:rPr>
        <w:commentReference w:id="122"/>
      </w:r>
      <w:r w:rsidRPr="00212703">
        <w:rPr>
          <w:lang w:val="de-DE"/>
        </w:rPr>
        <w:t>, wodurch sichergestellt wird, dass jede der möglichen Komponenten einheitlich aussieht</w:t>
      </w:r>
    </w:p>
    <w:p w14:paraId="6C147DB8" w14:textId="77777777" w:rsidR="00BF0976" w:rsidRPr="00212703" w:rsidRDefault="00BF0976" w:rsidP="00212703">
      <w:pPr>
        <w:pStyle w:val="TextkrperEinzug"/>
        <w:rPr>
          <w:lang w:val="de-DE"/>
        </w:rPr>
      </w:pPr>
      <w:r w:rsidRPr="00212703">
        <w:rPr>
          <w:lang w:val="de-DE"/>
        </w:rPr>
        <w:t>Das Framework ist rückwärtskompatibel. So wird sichergestellt, dass die einzelnen Elemente der Website auf allen Browsern dargestellt werden können.</w:t>
      </w:r>
    </w:p>
    <w:p w14:paraId="6927E50A" w14:textId="77777777" w:rsidR="00BF0976" w:rsidRPr="00212703" w:rsidRDefault="00BF0976" w:rsidP="00212703">
      <w:pPr>
        <w:pStyle w:val="TextkrperEinzug"/>
        <w:rPr>
          <w:lang w:val="de-DE"/>
        </w:rPr>
      </w:pPr>
      <w:r w:rsidRPr="00212703">
        <w:rPr>
          <w:lang w:val="de-DE"/>
        </w:rPr>
        <w:t>Bootstrap ist anpassbar oder kann durch Erweiterungen mit neuen Funktionen versehen werden.</w:t>
      </w:r>
    </w:p>
    <w:p w14:paraId="3A8AB1BC" w14:textId="383ED243" w:rsidR="00BF0976" w:rsidRPr="00212703" w:rsidRDefault="00BF0976" w:rsidP="00BF0976">
      <w:pPr>
        <w:pStyle w:val="TextkrperEinzug"/>
        <w:ind w:firstLine="0"/>
        <w:rPr>
          <w:lang w:val="de-DE"/>
        </w:rPr>
      </w:pPr>
      <w:r w:rsidRPr="00212703">
        <w:rPr>
          <w:lang w:val="de-DE"/>
        </w:rPr>
        <w:t>Nachteile</w:t>
      </w:r>
    </w:p>
    <w:p w14:paraId="75D151DC" w14:textId="77777777" w:rsidR="00BF0976" w:rsidRPr="00212703" w:rsidRDefault="00BF0976" w:rsidP="00212703">
      <w:pPr>
        <w:pStyle w:val="TextkrperEinzug"/>
        <w:ind w:firstLine="0"/>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212703">
      <w:pPr>
        <w:pStyle w:val="TextkrperEinzug"/>
        <w:ind w:firstLine="0"/>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212703">
      <w:pPr>
        <w:pStyle w:val="TextkrperEinzug"/>
        <w:ind w:firstLine="0"/>
        <w:rPr>
          <w:lang w:val="de-DE"/>
        </w:rPr>
      </w:pPr>
      <w:r w:rsidRPr="00212703">
        <w:rPr>
          <w:lang w:val="de-DE"/>
        </w:rPr>
        <w:t>Das Layout muss sich dem Framework anpassen.</w:t>
      </w:r>
    </w:p>
    <w:p w14:paraId="1E01BFC9" w14:textId="208D0367" w:rsidR="00BF0976" w:rsidRPr="00212703" w:rsidRDefault="00BF0976" w:rsidP="00212703">
      <w:pPr>
        <w:pStyle w:val="TextkrperEinzug"/>
        <w:ind w:firstLine="0"/>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212703" w:rsidRDefault="00BF0976" w:rsidP="00BF0976">
      <w:pPr>
        <w:pStyle w:val="TextkrperEinzug"/>
        <w:ind w:firstLine="0"/>
        <w:rPr>
          <w:lang w:val="en-US"/>
        </w:rPr>
      </w:pPr>
      <w:r w:rsidRPr="00212703">
        <w:rPr>
          <w:lang w:val="en-US"/>
        </w:rPr>
        <w:t xml:space="preserve"> </w:t>
      </w:r>
    </w:p>
    <w:p w14:paraId="079D471B" w14:textId="107EF220" w:rsidR="007F25A2" w:rsidRPr="00212703" w:rsidRDefault="007F25A2" w:rsidP="007F25A2">
      <w:pPr>
        <w:pStyle w:val="TextkrperEinzug"/>
        <w:ind w:firstLine="0"/>
        <w:rPr>
          <w:lang w:val="en-US"/>
        </w:rPr>
      </w:pPr>
    </w:p>
    <w:p w14:paraId="0E889932" w14:textId="3E392910" w:rsidR="007F25A2" w:rsidRPr="00212703" w:rsidRDefault="007F25A2" w:rsidP="007F25A2">
      <w:pPr>
        <w:pStyle w:val="TextkrperEinzug"/>
        <w:ind w:firstLine="0"/>
        <w:rPr>
          <w:rFonts w:cs="Times New Roman"/>
          <w:lang w:val="en-US"/>
        </w:rPr>
      </w:pPr>
    </w:p>
    <w:p w14:paraId="31E92D45" w14:textId="260B7AC5" w:rsidR="007F25A2" w:rsidRPr="00212703" w:rsidRDefault="007F25A2" w:rsidP="007F25A2">
      <w:pPr>
        <w:pStyle w:val="berschrift2"/>
        <w:rPr>
          <w:lang w:val="en-US"/>
        </w:rPr>
      </w:pPr>
      <w:bookmarkStart w:id="123" w:name="_Toc515977138"/>
      <w:r w:rsidRPr="00212703">
        <w:rPr>
          <w:lang w:val="en-US"/>
        </w:rPr>
        <w:t>ASP.NET C</w:t>
      </w:r>
      <w:r w:rsidR="007D48F8" w:rsidRPr="00212703">
        <w:rPr>
          <w:lang w:val="en-US"/>
        </w:rPr>
        <w:t xml:space="preserve">ore </w:t>
      </w:r>
      <w:sdt>
        <w:sdtPr>
          <w:rPr>
            <w:lang w:val="en-US"/>
          </w:rPr>
          <w:id w:val="-1426032257"/>
          <w:citation/>
        </w:sdtPr>
        <w:sdtEndPr/>
        <w:sdtContent>
          <w:r w:rsidR="007D48F8" w:rsidRPr="00212703">
            <w:rPr>
              <w:lang w:val="en-US"/>
            </w:rPr>
            <w:fldChar w:fldCharType="begin"/>
          </w:r>
          <w:r w:rsidR="007D48F8" w:rsidRPr="00212703">
            <w:instrText xml:space="preserve"> CITATION Mic18 \l 1031 </w:instrText>
          </w:r>
          <w:r w:rsidR="007D48F8" w:rsidRPr="00212703">
            <w:rPr>
              <w:lang w:val="en-US"/>
            </w:rPr>
            <w:fldChar w:fldCharType="separate"/>
          </w:r>
          <w:r w:rsidR="007D48F8" w:rsidRPr="00212703">
            <w:rPr>
              <w:noProof/>
            </w:rPr>
            <w:t>[21]</w:t>
          </w:r>
          <w:r w:rsidR="007D48F8" w:rsidRPr="00212703">
            <w:rPr>
              <w:lang w:val="en-US"/>
            </w:rPr>
            <w:fldChar w:fldCharType="end"/>
          </w:r>
        </w:sdtContent>
      </w:sdt>
      <w:bookmarkEnd w:id="123"/>
    </w:p>
    <w:p w14:paraId="31C40C73" w14:textId="48591889" w:rsidR="00BF0976" w:rsidRPr="00212703" w:rsidRDefault="00BF0976" w:rsidP="00BF0976">
      <w:pPr>
        <w:pStyle w:val="Textkrper"/>
      </w:pPr>
      <w:r w:rsidRPr="00212703">
        <w:t>Bei „</w:t>
      </w:r>
      <w:r w:rsidRPr="00212703">
        <w:rPr>
          <w:i/>
        </w:rPr>
        <w:t>TopolgyEditor</w:t>
      </w:r>
      <w:r w:rsidRPr="00212703">
        <w:t>“ wird die Interaktion zwischen Client und Server durch den Austausch JSON-basierter Nachrichten geschehen, die mittels http-Protokoll übertragen werden. Da Web Services ein Internetdienst sind, müssen die eingesetzten Technologien Plattformunabhängig und unabhängig von einer bestimmten Programmiersprache sein. REST</w:t>
      </w:r>
      <w:r w:rsidRPr="00212703">
        <w:rPr>
          <w:rStyle w:val="Funotenzeichen"/>
        </w:rPr>
        <w:footnoteReference w:id="13"/>
      </w:r>
      <w:r w:rsidRPr="00212703">
        <w:t xml:space="preserve"> ist eine Möglichkeit, um Web Services zu implementieren. Da wir die C#-Programmiersprache gewählt haben, werden wir als Framework ASP.NET Core 2.0 von Microsoft nehmen.</w:t>
      </w:r>
    </w:p>
    <w:p w14:paraId="491E5FA2" w14:textId="77777777" w:rsidR="00BF0976" w:rsidRPr="00212703" w:rsidRDefault="00BF0976" w:rsidP="00BF0976">
      <w:pPr>
        <w:pStyle w:val="berschrift3"/>
      </w:pPr>
      <w:bookmarkStart w:id="124" w:name="_Toc514837024"/>
      <w:bookmarkStart w:id="125" w:name="_Toc515977139"/>
      <w:r w:rsidRPr="00212703">
        <w:t>REST</w:t>
      </w:r>
      <w:bookmarkEnd w:id="124"/>
      <w:bookmarkEnd w:id="125"/>
      <w:r w:rsidRPr="00212703">
        <w:fldChar w:fldCharType="begin"/>
      </w:r>
      <w:r w:rsidRPr="00212703">
        <w:instrText xml:space="preserve"> XE "REST" </w:instrText>
      </w:r>
      <w:r w:rsidRPr="00212703">
        <w:fldChar w:fldCharType="end"/>
      </w:r>
    </w:p>
    <w:p w14:paraId="2D47AB1C" w14:textId="3422A1C3" w:rsidR="00BF0976" w:rsidRPr="00212703" w:rsidRDefault="00BF0976" w:rsidP="00BF0976">
      <w:pPr>
        <w:pStyle w:val="TextkrperEinzug"/>
        <w:ind w:firstLine="0"/>
        <w:rPr>
          <w:lang w:val="de-DE"/>
        </w:rPr>
      </w:pPr>
      <w:r w:rsidRPr="00212703">
        <w:rPr>
          <w:lang w:val="de-DE"/>
        </w:rPr>
        <w:t>„REST“ ist plattform-und programmiersprachenunabhängig, und ist einer der verbreisten Möglichkeiten, um Web Services zu realisieren, er ist die Architekturvorbild für das Internet und ist geeignet für die Erstellung von Web Services, und ist kein Standard wie SOAP</w:t>
      </w:r>
      <w:r w:rsidRPr="00212703">
        <w:rPr>
          <w:rStyle w:val="Funotenzeichen"/>
          <w:lang w:val="de-DE"/>
        </w:rPr>
        <w:footnoteReference w:id="14"/>
      </w:r>
      <w:r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15"/>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7777777" w:rsidR="00BF0976" w:rsidRPr="00212703" w:rsidRDefault="00BF0976" w:rsidP="00BF0976">
      <w:pPr>
        <w:pStyle w:val="TextkrperEinzug"/>
        <w:numPr>
          <w:ilvl w:val="0"/>
          <w:numId w:val="23"/>
        </w:numPr>
        <w:rPr>
          <w:lang w:val="de-DE"/>
        </w:rPr>
      </w:pPr>
      <w:r w:rsidRPr="00212703">
        <w:rPr>
          <w:lang w:val="de-DE"/>
        </w:rPr>
        <w:t>Die gesamte Nachricht wird in URL</w:t>
      </w:r>
      <w:r w:rsidRPr="00212703">
        <w:rPr>
          <w:lang w:val="de-DE"/>
        </w:rPr>
        <w:fldChar w:fldCharType="begin"/>
      </w:r>
      <w:r w:rsidRPr="00212703">
        <w:instrText xml:space="preserve"> XE "</w:instrText>
      </w:r>
      <w:r w:rsidRPr="00212703">
        <w:rPr>
          <w:lang w:val="de-DE"/>
        </w:rPr>
        <w:instrText>URL</w:instrText>
      </w:r>
      <w:r w:rsidRPr="00212703">
        <w:instrText xml:space="preserve">" </w:instrText>
      </w:r>
      <w:r w:rsidRPr="00212703">
        <w:rPr>
          <w:lang w:val="de-DE"/>
        </w:rPr>
        <w:fldChar w:fldCharType="end"/>
      </w:r>
      <w:r w:rsidRPr="00212703">
        <w:rPr>
          <w:lang w:val="de-DE"/>
        </w:rPr>
        <w:t xml:space="preserve"> kodiert.</w:t>
      </w:r>
    </w:p>
    <w:p w14:paraId="618072BC" w14:textId="553242D3" w:rsidR="00BF0976" w:rsidRPr="00212703" w:rsidRDefault="00BF0976" w:rsidP="00BF0976">
      <w:pPr>
        <w:pStyle w:val="TextkrperEinzug"/>
        <w:numPr>
          <w:ilvl w:val="0"/>
          <w:numId w:val="22"/>
        </w:numPr>
        <w:rPr>
          <w:lang w:val="de-DE"/>
        </w:rPr>
      </w:pPr>
      <w:r w:rsidRPr="00212703">
        <w:rPr>
          <w:lang w:val="de-DE"/>
        </w:rPr>
        <w:lastRenderedPageBreak/>
        <w:t xml:space="preserve">Jede Anfrage muss alle notwendigen Informationen für die Durchführung beinhalten (da http </w:t>
      </w:r>
      <w:r w:rsidRPr="00212703">
        <w:rPr>
          <w:i/>
          <w:lang w:val="de-DE"/>
        </w:rPr>
        <w:t>stateless</w:t>
      </w:r>
      <w:r w:rsidRPr="00212703">
        <w:rPr>
          <w:lang w:val="de-DE"/>
        </w:rPr>
        <w:t xml:space="preserve"> ist)</w:t>
      </w:r>
    </w:p>
    <w:p w14:paraId="17BE729C" w14:textId="77777777" w:rsidR="00BF0976" w:rsidRPr="00212703" w:rsidRDefault="00BF0976" w:rsidP="00BF0976">
      <w:pPr>
        <w:pStyle w:val="TextkrperEinzug"/>
        <w:numPr>
          <w:ilvl w:val="0"/>
          <w:numId w:val="22"/>
        </w:numPr>
        <w:rPr>
          <w:lang w:val="de-DE"/>
        </w:rPr>
      </w:pPr>
      <w:r w:rsidRPr="00212703">
        <w:rPr>
          <w:lang w:val="de-DE"/>
        </w:rPr>
        <w:t>Darstellungen werden untereinander verlinkt, um dem Client die Möglichkeit zu geben, von einem Zustand in den nächsten zu wechseln.</w:t>
      </w:r>
    </w:p>
    <w:p w14:paraId="003F9C20" w14:textId="77777777" w:rsidR="00BF0976" w:rsidRPr="00212703" w:rsidRDefault="00BF0976" w:rsidP="00BF0976">
      <w:pPr>
        <w:pStyle w:val="TextkrperEinzug"/>
        <w:numPr>
          <w:ilvl w:val="0"/>
          <w:numId w:val="22"/>
        </w:numPr>
        <w:rPr>
          <w:lang w:val="de-DE"/>
        </w:rPr>
      </w:pPr>
      <w:r w:rsidRPr="00212703">
        <w:rPr>
          <w:lang w:val="de-DE"/>
        </w:rPr>
        <w:t>Weder Client noch Server müssen die Bedeutung einer URI verstehen</w:t>
      </w:r>
    </w:p>
    <w:p w14:paraId="235515C0" w14:textId="77777777" w:rsidR="00BF0976" w:rsidRPr="00212703" w:rsidRDefault="00BF0976" w:rsidP="00BF0976">
      <w:pPr>
        <w:pStyle w:val="TextkrperEinzug"/>
        <w:numPr>
          <w:ilvl w:val="0"/>
          <w:numId w:val="22"/>
        </w:numPr>
        <w:rPr>
          <w:lang w:val="de-DE"/>
        </w:rPr>
      </w:pPr>
      <w:r w:rsidRPr="00212703">
        <w:rPr>
          <w:lang w:val="de-DE"/>
        </w:rPr>
        <w:t>Ändert sich die Darstellung einer Ressource oder werden neue Ressourcen zur Verfügung gestellt, kann das Interface des Clients beibehalten werden.</w:t>
      </w:r>
    </w:p>
    <w:p w14:paraId="12301AFB" w14:textId="1FAA46C3" w:rsidR="00BF0976" w:rsidRPr="00212703" w:rsidRDefault="00BF0976" w:rsidP="00BF0976">
      <w:pPr>
        <w:pStyle w:val="TextkrperEinzug"/>
        <w:numPr>
          <w:ilvl w:val="0"/>
          <w:numId w:val="22"/>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212703">
        <w:instrText xml:space="preserve"> XE "</w:instrText>
      </w:r>
      <w:r w:rsidRPr="00212703">
        <w:rPr>
          <w:lang w:val="de-DE"/>
        </w:rPr>
        <w:instrText>GET</w:instrText>
      </w:r>
      <w:r w:rsidRPr="00212703">
        <w:instrText xml:space="preserve">" </w:instrText>
      </w:r>
      <w:r w:rsidRPr="00212703">
        <w:rPr>
          <w:lang w:val="de-DE"/>
        </w:rPr>
        <w:fldChar w:fldCharType="end"/>
      </w:r>
      <w:r w:rsidRPr="00212703">
        <w:rPr>
          <w:lang w:val="de-DE"/>
        </w:rPr>
        <w:t>, POST</w:t>
      </w:r>
      <w:r w:rsidRPr="00212703">
        <w:rPr>
          <w:lang w:val="de-DE"/>
        </w:rPr>
        <w:fldChar w:fldCharType="begin"/>
      </w:r>
      <w:r w:rsidRPr="00212703">
        <w:instrText xml:space="preserve"> XE "</w:instrText>
      </w:r>
      <w:r w:rsidRPr="00212703">
        <w:rPr>
          <w:lang w:val="de-DE"/>
        </w:rPr>
        <w:instrText>POST</w:instrText>
      </w:r>
      <w:r w:rsidRPr="00212703">
        <w:instrText xml:space="preserve">" </w:instrText>
      </w:r>
      <w:r w:rsidRPr="00212703">
        <w:rPr>
          <w:lang w:val="de-DE"/>
        </w:rPr>
        <w:fldChar w:fldCharType="end"/>
      </w:r>
      <w:r w:rsidRPr="00212703">
        <w:rPr>
          <w:lang w:val="de-DE"/>
        </w:rPr>
        <w:t xml:space="preserve">, PUT und DELETE </w:t>
      </w:r>
    </w:p>
    <w:p w14:paraId="5A87C1D5" w14:textId="77777777" w:rsidR="00BF0976" w:rsidRPr="00212703" w:rsidRDefault="00BF0976" w:rsidP="00BF0976">
      <w:pPr>
        <w:pStyle w:val="berschrift3"/>
      </w:pPr>
      <w:bookmarkStart w:id="126" w:name="_Toc514837025"/>
      <w:bookmarkStart w:id="127" w:name="_Toc515977140"/>
      <w:r w:rsidRPr="00212703">
        <w:t>ASP.NET Core 2.0</w:t>
      </w:r>
      <w:bookmarkEnd w:id="126"/>
      <w:bookmarkEnd w:id="127"/>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 xml:space="preserve">ASP.NET </w:t>
      </w:r>
      <w:commentRangeStart w:id="128"/>
      <w:r w:rsidRPr="00212703">
        <w:t xml:space="preserve">Core </w:t>
      </w:r>
      <w:commentRangeEnd w:id="128"/>
      <w:r w:rsidRPr="00212703">
        <w:rPr>
          <w:rStyle w:val="Kommentarzeichen"/>
          <w:rFonts w:ascii="Arial" w:hAnsi="Arial"/>
        </w:rPr>
        <w:commentReference w:id="128"/>
      </w:r>
      <w:r w:rsidRPr="00212703">
        <w:t>bietet die folgenden Vorteile:</w:t>
      </w:r>
    </w:p>
    <w:p w14:paraId="7B7B475C" w14:textId="2AB4814E" w:rsidR="00BF0976" w:rsidRPr="00212703" w:rsidRDefault="00BF0976" w:rsidP="00BF0976">
      <w:pPr>
        <w:pStyle w:val="Textkrper"/>
        <w:numPr>
          <w:ilvl w:val="0"/>
          <w:numId w:val="24"/>
        </w:numPr>
      </w:pPr>
      <w:r w:rsidRPr="00212703">
        <w:t>Eine einheitliche Umgebung zum Erstellen der Webbenutzeroberfläche und von Web-APIs</w:t>
      </w:r>
    </w:p>
    <w:p w14:paraId="436D82F1" w14:textId="71ADA74A" w:rsidR="00BF0976" w:rsidRPr="00212703" w:rsidRDefault="00BF0976" w:rsidP="00BF0976">
      <w:pPr>
        <w:pStyle w:val="Textkrper"/>
        <w:numPr>
          <w:ilvl w:val="0"/>
          <w:numId w:val="24"/>
        </w:numPr>
      </w:pPr>
      <w:r w:rsidRPr="00212703">
        <w:t>Integration von modernen clientseitigen Frameworks und Entwicklungsworkflows</w:t>
      </w:r>
    </w:p>
    <w:p w14:paraId="5B452E64" w14:textId="36DFFA5C" w:rsidR="00BF0976" w:rsidRPr="00212703" w:rsidRDefault="00BF0976" w:rsidP="00BF0976">
      <w:pPr>
        <w:pStyle w:val="Textkrper"/>
        <w:numPr>
          <w:ilvl w:val="0"/>
          <w:numId w:val="24"/>
        </w:numPr>
      </w:pPr>
      <w:r w:rsidRPr="00212703">
        <w:t xml:space="preserve">Eine schlanke, leistungsstarke und modulare HTTP-Anforderungspipeline </w:t>
      </w:r>
    </w:p>
    <w:p w14:paraId="0811A02D" w14:textId="4E9FFE27" w:rsidR="00BF0976" w:rsidRPr="00212703" w:rsidRDefault="00BF0976" w:rsidP="00BF0976">
      <w:pPr>
        <w:pStyle w:val="Textkrper"/>
        <w:numPr>
          <w:ilvl w:val="0"/>
          <w:numId w:val="25"/>
        </w:numPr>
      </w:pPr>
      <w:r w:rsidRPr="00212703">
        <w:t>Fähigkeit zur Erstellung und Ausführung unter Windows, macOS und Linux</w:t>
      </w:r>
    </w:p>
    <w:p w14:paraId="273A9CC4" w14:textId="09B26171" w:rsidR="00BF0976" w:rsidRPr="00212703" w:rsidRDefault="00BF0976" w:rsidP="00BF0976">
      <w:pPr>
        <w:pStyle w:val="Textkrper"/>
        <w:numPr>
          <w:ilvl w:val="0"/>
          <w:numId w:val="25"/>
        </w:numPr>
      </w:pPr>
      <w:r w:rsidRPr="00212703">
        <w:t>Open Source und mit Fokus auf der Community</w:t>
      </w:r>
    </w:p>
    <w:p w14:paraId="0E9CCA72" w14:textId="77777777" w:rsidR="00BF0976" w:rsidRPr="00212703" w:rsidRDefault="00BF0976" w:rsidP="00BF0976">
      <w:pPr>
        <w:pStyle w:val="Textkrper"/>
        <w:numPr>
          <w:ilvl w:val="0"/>
          <w:numId w:val="25"/>
        </w:numPr>
      </w:pPr>
      <w:r w:rsidRPr="00212703">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9"/>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3DEB6CEA" w:rsidR="00E73724" w:rsidRPr="00212703" w:rsidRDefault="00D25E01" w:rsidP="00E73724">
      <w:pPr>
        <w:pStyle w:val="berschrift1"/>
        <w:rPr>
          <w:i/>
        </w:rPr>
      </w:pPr>
      <w:r w:rsidRPr="00212703">
        <w:t xml:space="preserve"> </w:t>
      </w:r>
      <w:bookmarkStart w:id="129" w:name="_Toc515977141"/>
      <w:r w:rsidR="00E73724" w:rsidRPr="00212703">
        <w:t xml:space="preserve">Grundprinzipien </w:t>
      </w:r>
      <w:r w:rsidR="00CB558B" w:rsidRPr="00212703">
        <w:t>der</w:t>
      </w:r>
      <w:r w:rsidR="00E73724" w:rsidRPr="00212703">
        <w:t xml:space="preserve"> </w:t>
      </w:r>
      <w:r w:rsidR="001731F3">
        <w:t>Topology-Editor</w:t>
      </w:r>
      <w:bookmarkEnd w:id="129"/>
    </w:p>
    <w:p w14:paraId="7E924457" w14:textId="4C77CB7F" w:rsidR="00E73724" w:rsidRPr="00212703" w:rsidRDefault="00E73724" w:rsidP="00E73724">
      <w:pPr>
        <w:pStyle w:val="TextkrperEinzug"/>
        <w:ind w:firstLine="0"/>
        <w:rPr>
          <w:lang w:val="de-DE"/>
        </w:rPr>
      </w:pPr>
      <w:r w:rsidRPr="00212703">
        <w:rPr>
          <w:rFonts w:cs="Times New Roman"/>
          <w:lang w:val="de-DE"/>
        </w:rPr>
        <w:t xml:space="preserve">In diesem Abschnitt wird zuerst die FDT Technologie eingeführt und werden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Pr="00212703">
        <w:rPr>
          <w:rFonts w:cs="Times New Roman"/>
          <w:lang w:val="de-DE"/>
        </w:rPr>
        <w:t xml:space="preserve"> in Communication</w:t>
      </w:r>
      <w:r w:rsidR="008E7A24" w:rsidRPr="00212703">
        <w:rPr>
          <w:rFonts w:cs="Times New Roman"/>
          <w:lang w:val="de-DE"/>
        </w:rPr>
        <w:t xml:space="preserve"> </w:t>
      </w:r>
      <w:r w:rsidRPr="00212703">
        <w:rPr>
          <w:rFonts w:cs="Times New Roman"/>
          <w:lang w:val="de-DE"/>
        </w:rPr>
        <w:t xml:space="preserve">Studio vorgestellt, danach werden Kernszenarien dargestellt um zu zeigen wie die Datenquelle erzeugt wird.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Pr="00212703">
        <w:rPr>
          <w:lang w:val="de-DE"/>
        </w:rPr>
        <w:t>wobei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B974E6">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B974E6">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4C54BC9C" w14:textId="77777777" w:rsidR="00E73724" w:rsidRPr="00212703" w:rsidRDefault="00E73724" w:rsidP="00E73724">
      <w:pPr>
        <w:pStyle w:val="berschrift2"/>
      </w:pPr>
      <w:bookmarkStart w:id="130" w:name="_Toc515977142"/>
      <w:r w:rsidRPr="00212703">
        <w:t>FDT</w:t>
      </w:r>
      <w:bookmarkEnd w:id="130"/>
    </w:p>
    <w:p w14:paraId="69D48203" w14:textId="78FCB092" w:rsidR="00E73724" w:rsidRPr="00212703" w:rsidRDefault="00E73724" w:rsidP="00E73724">
      <w:pPr>
        <w:pStyle w:val="Textkrper"/>
      </w:pPr>
      <w:r w:rsidRPr="00212703">
        <w:t>FDT</w:t>
      </w:r>
      <w:r w:rsidR="009D360D" w:rsidRPr="00212703">
        <w:fldChar w:fldCharType="begin"/>
      </w:r>
      <w:r w:rsidR="009D360D" w:rsidRPr="00212703">
        <w:instrText xml:space="preserve"> XE "FDT" </w:instrText>
      </w:r>
      <w:r w:rsidR="009D360D" w:rsidRPr="00212703">
        <w:fldChar w:fldCharType="end"/>
      </w:r>
      <w:r w:rsidRPr="00212703">
        <w:t xml:space="preserve"> ist eine Technologie, die den Datenaustausch zwischen Feldgeräten und Automatisierungssystemen unterstützt. Die Technologie basiert auf einer Schnittstellenspezifikation,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Kommunikationsprotokollspezifikationen z. B. für PROFINET und PROFIBUS (siehe Abschnitt 3.4), Ethernet IP, DeviceNET, HART und </w:t>
      </w:r>
      <w:r w:rsidR="0036309C">
        <w:t>CANopen</w:t>
      </w:r>
      <w:r w:rsidRPr="00212703">
        <w:t xml:space="preserve"> oder durch herstellerspezifische Protokollintegration wie Beispielerweise Hilscher-Protokoll bereitgestellt. Die aktuelle Version ist FDT2.0.</w:t>
      </w:r>
    </w:p>
    <w:p w14:paraId="188CA906" w14:textId="4844ED08" w:rsidR="00E73724" w:rsidRPr="00212703" w:rsidRDefault="001731F3" w:rsidP="00E73724">
      <w:pPr>
        <w:pStyle w:val="berschrift2"/>
      </w:pPr>
      <w:bookmarkStart w:id="131" w:name="_Toc515977143"/>
      <w:r>
        <w:t>Topology-Editor</w:t>
      </w:r>
      <w:r w:rsidR="00E73724" w:rsidRPr="00212703">
        <w:t xml:space="preserve"> grundlegende Konzepte</w:t>
      </w:r>
      <w:bookmarkEnd w:id="131"/>
    </w:p>
    <w:p w14:paraId="673D0F4A" w14:textId="67CA60B3" w:rsidR="00E73724" w:rsidRPr="00212703" w:rsidRDefault="001731F3" w:rsidP="00E73724">
      <w:pPr>
        <w:pStyle w:val="Textkrper"/>
      </w:pPr>
      <w:r>
        <w:t>Topology-Editor</w:t>
      </w:r>
      <w:r w:rsidR="00CB558B" w:rsidRPr="00212703">
        <w:fldChar w:fldCharType="begin"/>
      </w:r>
      <w:r w:rsidR="00CB558B" w:rsidRPr="00212703">
        <w:instrText xml:space="preserve"> XE </w:instrText>
      </w:r>
      <w:r>
        <w:instrText>Topology-Editor</w:instrText>
      </w:r>
      <w:r w:rsidR="00CB558B" w:rsidRPr="00212703">
        <w:instrText xml:space="preserve"> </w:instrText>
      </w:r>
      <w:r w:rsidR="00CB558B" w:rsidRPr="00212703">
        <w:fldChar w:fldCharType="end"/>
      </w:r>
      <w:r w:rsidR="00E73724" w:rsidRPr="00212703">
        <w:t xml:space="preserve"> ist nicht Teil des FDT2.0-Projekts. In diesem Abschnitt werden die grundlegende Konzepte von dem </w:t>
      </w:r>
      <w:r>
        <w:t>Plugin</w:t>
      </w:r>
      <w:r w:rsidR="00E73724" w:rsidRPr="00212703">
        <w:t xml:space="preserve"> erklärt und Leser zeigen, wie die zukünftige </w:t>
      </w:r>
      <w:r w:rsidRPr="0036309C">
        <w:t>Topology-Editor</w:t>
      </w:r>
      <w:r w:rsidR="00E73724" w:rsidRPr="0036309C">
        <w:t>-</w:t>
      </w:r>
      <w:r w:rsidRPr="0036309C">
        <w:t>Plugin</w:t>
      </w:r>
      <w:r w:rsidR="00E73724" w:rsidRPr="00212703">
        <w:t xml:space="preserve"> implementiert werden könnte. Eine Rahmenanwendung wie Communication</w:t>
      </w:r>
      <w:r w:rsidR="00CB558B" w:rsidRPr="00212703">
        <w:t xml:space="preserve"> </w:t>
      </w:r>
      <w:r w:rsidR="00E73724" w:rsidRPr="00212703">
        <w:t xml:space="preserve">Studio kann </w:t>
      </w:r>
      <w:r>
        <w:t>Topology-Editor</w:t>
      </w:r>
      <w:r w:rsidR="00CB558B" w:rsidRPr="00212703">
        <w:fldChar w:fldCharType="begin"/>
      </w:r>
      <w:r w:rsidR="00CB558B" w:rsidRPr="00212703">
        <w:instrText xml:space="preserve"> XE </w:instrText>
      </w:r>
      <w:r>
        <w:instrText>Topology-Editor</w:instrText>
      </w:r>
      <w:r w:rsidR="00CB558B" w:rsidRPr="00212703">
        <w:instrText xml:space="preserve"> </w:instrText>
      </w:r>
      <w:r w:rsidR="00CB558B" w:rsidRPr="00212703">
        <w:fldChar w:fldCharType="end"/>
      </w:r>
      <w:r w:rsidR="00E73724" w:rsidRPr="00212703">
        <w:t xml:space="preserve"> unterstützen, um die Datenquelle zu erzeugen.</w:t>
      </w:r>
    </w:p>
    <w:p w14:paraId="2C8067FF" w14:textId="77777777" w:rsidR="00E73724" w:rsidRPr="00212703" w:rsidRDefault="00E73724" w:rsidP="00E73724">
      <w:pPr>
        <w:pStyle w:val="TextkrperEinzug"/>
        <w:rPr>
          <w:lang w:val="de-DE"/>
        </w:rPr>
      </w:pPr>
    </w:p>
    <w:p w14:paraId="55225A82" w14:textId="7EAED980" w:rsidR="00E73724" w:rsidRPr="0036309C" w:rsidRDefault="001731F3" w:rsidP="00E73724">
      <w:pPr>
        <w:pStyle w:val="TextkrperEinzug"/>
        <w:ind w:firstLine="0"/>
        <w:rPr>
          <w:lang w:val="de-DE"/>
        </w:rPr>
      </w:pPr>
      <w:r w:rsidRPr="0036309C">
        <w:rPr>
          <w:lang w:val="de-DE"/>
        </w:rPr>
        <w:t>Topology-Editor</w:t>
      </w:r>
      <w:r w:rsidR="00E73724" w:rsidRPr="0036309C">
        <w:rPr>
          <w:lang w:val="de-DE"/>
        </w:rPr>
        <w:t>-</w:t>
      </w:r>
      <w:r w:rsidRPr="0036309C">
        <w:rPr>
          <w:lang w:val="de-DE"/>
        </w:rPr>
        <w:t>Plugin</w:t>
      </w:r>
      <w:r w:rsidR="00E73724" w:rsidRPr="00212703">
        <w:rPr>
          <w:lang w:val="de-DE"/>
        </w:rPr>
        <w:t xml:space="preserve"> besteht aus zwei Hauptsoftwarekomponenten nämlich Der </w:t>
      </w:r>
      <w:r w:rsidRPr="0036309C">
        <w:rPr>
          <w:lang w:val="de-DE"/>
        </w:rPr>
        <w:t>Topology-Editor</w:t>
      </w:r>
      <w:r w:rsidR="00E73724" w:rsidRPr="0036309C">
        <w:rPr>
          <w:lang w:val="de-DE"/>
        </w:rPr>
        <w:t xml:space="preserve">-Server und </w:t>
      </w:r>
      <w:r w:rsidRPr="0036309C">
        <w:rPr>
          <w:lang w:val="de-DE"/>
        </w:rPr>
        <w:t>Topology-Editor</w:t>
      </w:r>
      <w:r w:rsidR="00E73724" w:rsidRPr="0036309C">
        <w:rPr>
          <w:lang w:val="de-DE"/>
        </w:rPr>
        <w:t>-Client.</w:t>
      </w:r>
    </w:p>
    <w:p w14:paraId="21F701E6" w14:textId="77777777" w:rsidR="00E73724" w:rsidRPr="00212703" w:rsidRDefault="00E73724" w:rsidP="00E73724">
      <w:pPr>
        <w:pStyle w:val="TextkrperEinzug"/>
        <w:ind w:firstLine="0"/>
        <w:rPr>
          <w:lang w:val="de-DE"/>
        </w:rPr>
      </w:pPr>
    </w:p>
    <w:p w14:paraId="1C1091C6" w14:textId="0656EF05" w:rsidR="00E73724" w:rsidRPr="00212703" w:rsidRDefault="00E73724" w:rsidP="00E73724">
      <w:pPr>
        <w:pStyle w:val="TextkrperEinzug"/>
        <w:ind w:firstLine="0"/>
        <w:rPr>
          <w:lang w:val="de-DE"/>
        </w:rPr>
      </w:pPr>
      <w:r w:rsidRPr="00212703">
        <w:rPr>
          <w:lang w:val="de-DE"/>
        </w:rPr>
        <w:lastRenderedPageBreak/>
        <w:t xml:space="preserve">Der Hauptanwendungsfall für </w:t>
      </w:r>
      <w:r w:rsidR="001731F3">
        <w:t>Topology-Editor</w:t>
      </w:r>
      <w:r w:rsidRPr="00212703">
        <w:rPr>
          <w:lang w:val="de-DE"/>
        </w:rPr>
        <w:t xml:space="preserve"> ist der Offline/Online-Datenaustausch zwischen Geräten und browserfähige Dokumente mit Data-Access-Funktionalität um die Topologie des entsprechenden Systems darzustellen. In diesem Anwendungsfall werden die Gerätedaten von einem </w:t>
      </w:r>
      <w:r w:rsidR="001731F3" w:rsidRPr="0036309C">
        <w:t>Topology-Editor</w:t>
      </w:r>
      <w:r w:rsidRPr="0036309C">
        <w:rPr>
          <w:lang w:val="de-DE"/>
        </w:rPr>
        <w:t>-Server</w:t>
      </w:r>
      <w:r w:rsidRPr="00212703">
        <w:rPr>
          <w:lang w:val="de-DE"/>
        </w:rPr>
        <w:t xml:space="preserve"> bereitgestellt und von einem </w:t>
      </w:r>
      <w:r w:rsidR="001731F3" w:rsidRPr="0036309C">
        <w:t>Topology-Editor</w:t>
      </w:r>
      <w:r w:rsidRPr="0036309C">
        <w:rPr>
          <w:lang w:val="de-DE"/>
        </w:rPr>
        <w:t xml:space="preserve">-Client </w:t>
      </w:r>
      <w:r w:rsidRPr="00212703">
        <w:rPr>
          <w:lang w:val="de-DE"/>
        </w:rPr>
        <w:t>konsumiert, der in das</w:t>
      </w:r>
      <w:r w:rsidRPr="00212703">
        <w:t xml:space="preserve"> </w:t>
      </w:r>
      <w:r w:rsidRPr="00212703">
        <w:rPr>
          <w:lang w:val="de-DE"/>
        </w:rPr>
        <w:t>browserfähige Dokument integriert ist.</w:t>
      </w:r>
    </w:p>
    <w:p w14:paraId="42B51BC4" w14:textId="05E8EF2C" w:rsidR="00E73724" w:rsidRPr="00212703" w:rsidRDefault="001731F3" w:rsidP="00E73724">
      <w:pPr>
        <w:pStyle w:val="TextkrperEinzug"/>
        <w:ind w:firstLine="0"/>
        <w:rPr>
          <w:lang w:val="de-DE"/>
        </w:rPr>
      </w:pPr>
      <w:r>
        <w:t>Topology-Editor</w:t>
      </w:r>
      <w:r w:rsidR="00E73724" w:rsidRPr="00212703">
        <w:rPr>
          <w:lang w:val="de-DE"/>
        </w:rPr>
        <w:t xml:space="preserve"> bietet Funktionen zum Darstellen eines physikalischen Anordnung (Verknüpfungen falls es zulässt) der protokollabhängige Geräte mit Datenelementen sowie zum Lesen, Importieren, Exportieren, Löschen, Schreiben und Überwachen dieser Elemente für Datenänderungen.</w:t>
      </w:r>
    </w:p>
    <w:p w14:paraId="38F708F1" w14:textId="1071B05A" w:rsidR="00E73724" w:rsidRPr="00212703" w:rsidRDefault="00E73724" w:rsidP="00E73724">
      <w:pPr>
        <w:pStyle w:val="TextkrperEinzug"/>
        <w:ind w:firstLine="0"/>
        <w:rPr>
          <w:lang w:val="de-DE"/>
        </w:rPr>
      </w:pPr>
      <w:r w:rsidRPr="00212703">
        <w:rPr>
          <w:lang w:val="de-DE"/>
        </w:rPr>
        <w:t xml:space="preserve">Die Spezifikationen von </w:t>
      </w:r>
      <w:r w:rsidR="001731F3" w:rsidRPr="0036309C">
        <w:t>Topology-Editor</w:t>
      </w:r>
      <w:r w:rsidRPr="0036309C">
        <w:rPr>
          <w:lang w:val="de-DE"/>
        </w:rPr>
        <w:t>-Server</w:t>
      </w:r>
      <w:r w:rsidR="0036309C">
        <w:rPr>
          <w:lang w:val="de-DE"/>
        </w:rPr>
        <w:t xml:space="preserve"> basieren auf der Microsoft ASP.</w:t>
      </w:r>
      <w:r w:rsidRPr="00212703">
        <w:rPr>
          <w:lang w:val="de-DE"/>
        </w:rPr>
        <w:t xml:space="preserve">NET Technologie und von </w:t>
      </w:r>
      <w:r w:rsidR="001731F3" w:rsidRPr="0036309C">
        <w:t>Topology-Editor</w:t>
      </w:r>
      <w:r w:rsidR="00E70B1E" w:rsidRPr="0036309C">
        <w:t>-</w:t>
      </w:r>
      <w:r w:rsidRPr="0036309C">
        <w:rPr>
          <w:lang w:val="de-DE"/>
        </w:rPr>
        <w:t xml:space="preserve">Client </w:t>
      </w:r>
      <w:r w:rsidRPr="00212703">
        <w:rPr>
          <w:lang w:val="de-DE"/>
        </w:rPr>
        <w:t xml:space="preserve">auf dem Google Angular –Technologie für die Kommunikation zwischen Softwarekomponenten verschiedener Hersteller. Daher sind der </w:t>
      </w:r>
      <w:r w:rsidR="001731F3">
        <w:rPr>
          <w:i/>
        </w:rPr>
        <w:t>Topology-Editor</w:t>
      </w:r>
      <w:r w:rsidRPr="00212703">
        <w:rPr>
          <w:lang w:val="de-DE"/>
        </w:rPr>
        <w:t xml:space="preserve"> -</w:t>
      </w:r>
      <w:r w:rsidRPr="00212703">
        <w:rPr>
          <w:i/>
          <w:lang w:val="de-DE"/>
        </w:rPr>
        <w:t>Server</w:t>
      </w:r>
      <w:r w:rsidRPr="00212703">
        <w:rPr>
          <w:lang w:val="de-DE"/>
        </w:rPr>
        <w:t xml:space="preserve"> und die Clients nicht nur auf Windows-basierte Automatisierungssysteme beschränkt aber auch auf Web-Anwendung möglich</w:t>
      </w:r>
    </w:p>
    <w:p w14:paraId="781EDE1D" w14:textId="143A22C9" w:rsidR="00E73724" w:rsidRPr="00212703" w:rsidRDefault="001731F3" w:rsidP="00E73724">
      <w:pPr>
        <w:pStyle w:val="TextkrperEinzug"/>
        <w:ind w:firstLine="0"/>
        <w:rPr>
          <w:lang w:val="de-DE"/>
        </w:rPr>
      </w:pPr>
      <w:r>
        <w:t>Topology-Editor</w:t>
      </w:r>
      <w:r w:rsidR="00E73724" w:rsidRPr="00212703">
        <w:rPr>
          <w:lang w:val="de-DE"/>
        </w:rPr>
        <w:t xml:space="preserve"> enthält alle Funktionen der DtmWebApi-Klassenspezifikationen (mehr dazu Abschnitt 5.2) definiert jedoch plattformunabhängige Kommunikationsmechanismen sowie generische, erweiterbare und objektorientierte Modellierungsfunktionen für die Informationen, die ein System bereitstellen möchte.</w:t>
      </w:r>
    </w:p>
    <w:p w14:paraId="533BF333" w14:textId="2600FFA1" w:rsidR="00E73724" w:rsidRPr="00212703" w:rsidRDefault="00E73724" w:rsidP="00E73724">
      <w:pPr>
        <w:pStyle w:val="TextkrperEinzug"/>
        <w:ind w:firstLine="0"/>
        <w:rPr>
          <w:lang w:val="de-DE"/>
        </w:rPr>
      </w:pPr>
      <w:r w:rsidRPr="00212703">
        <w:rPr>
          <w:lang w:val="de-DE"/>
        </w:rPr>
        <w:t xml:space="preserve">Der </w:t>
      </w:r>
      <w:r w:rsidR="001731F3">
        <w:t>Topology-Editor</w:t>
      </w:r>
      <w:r w:rsidRPr="00212703">
        <w:rPr>
          <w:lang w:val="de-DE"/>
        </w:rPr>
        <w:t xml:space="preserve"> -Netzwerkkommunikationsteil definiert Mechanismen, die für verschiedene Anwendungsfälle optimiert sind.</w:t>
      </w:r>
    </w:p>
    <w:p w14:paraId="3DEDBE53" w14:textId="3017DDA9" w:rsidR="00E73724" w:rsidRPr="00212703" w:rsidRDefault="00E73724" w:rsidP="00E73724">
      <w:pPr>
        <w:pStyle w:val="TextkrperEinzug"/>
        <w:ind w:firstLine="0"/>
        <w:rPr>
          <w:lang w:val="de-DE"/>
        </w:rPr>
      </w:pPr>
      <w:r w:rsidRPr="00212703">
        <w:rPr>
          <w:lang w:val="de-DE"/>
        </w:rPr>
        <w:t xml:space="preserve">Die entstehende Version von </w:t>
      </w:r>
      <w:r w:rsidR="001731F3">
        <w:t>Topology-Editor</w:t>
      </w:r>
      <w:r w:rsidRPr="00212703">
        <w:rPr>
          <w:lang w:val="de-DE"/>
        </w:rPr>
        <w:t xml:space="preserve"> wird ein optimiertes HTTP-Protokoll für hochperformante Intranet-Kommunikation sowie eine Abbildung auf akzeptierte Internetstandards wie Web Services definiert.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Pr="00212703" w:rsidRDefault="00E73724" w:rsidP="00E73724">
      <w:pPr>
        <w:pStyle w:val="TextkrperEinzug"/>
        <w:ind w:firstLine="0"/>
        <w:rPr>
          <w:lang w:val="de-DE"/>
        </w:rPr>
      </w:pPr>
    </w:p>
    <w:p w14:paraId="198207F5" w14:textId="0BE013A6" w:rsidR="00E73724" w:rsidRPr="00212703" w:rsidRDefault="00E73724" w:rsidP="00E73724">
      <w:pPr>
        <w:pStyle w:val="TextkrperEinzug"/>
        <w:ind w:firstLine="0"/>
        <w:rPr>
          <w:lang w:val="de-DE"/>
        </w:rPr>
      </w:pPr>
      <w:r w:rsidRPr="00212703">
        <w:rPr>
          <w:lang w:val="de-DE"/>
        </w:rPr>
        <w:t xml:space="preserve">Das </w:t>
      </w:r>
      <w:r w:rsidR="001731F3">
        <w:rPr>
          <w:lang w:val="de-DE"/>
        </w:rPr>
        <w:t>Topology-Editor</w:t>
      </w:r>
      <w:r w:rsidRPr="00212703">
        <w:rPr>
          <w:lang w:val="de-DE"/>
        </w:rPr>
        <w:t xml:space="preserve"> -Modell bietet eine Standardmethode für Server, um Objekte Clients zur Verfügung zu stellen. Objekte können sich aus anderen Objekten, Variablen und Methoden zusammensetzen. </w:t>
      </w:r>
      <w:r w:rsidR="001731F3">
        <w:rPr>
          <w:lang w:val="de-DE"/>
        </w:rPr>
        <w:t>Topology-Editor</w:t>
      </w:r>
      <w:r w:rsidRPr="00212703">
        <w:rPr>
          <w:lang w:val="de-DE"/>
        </w:rPr>
        <w:t xml:space="preserve"> erlaubt auch, Beziehungen zu anderen Objekten auszudrücken.</w:t>
      </w:r>
    </w:p>
    <w:p w14:paraId="2C781361" w14:textId="73D012D5" w:rsidR="00E73724" w:rsidRPr="00212703" w:rsidRDefault="00E73724" w:rsidP="00E73724">
      <w:pPr>
        <w:pStyle w:val="TextkrperEinzug"/>
        <w:ind w:firstLine="0"/>
        <w:rPr>
          <w:lang w:val="de-DE"/>
        </w:rPr>
      </w:pPr>
      <w:r w:rsidRPr="00212703">
        <w:rPr>
          <w:lang w:val="de-DE"/>
        </w:rPr>
        <w:t xml:space="preserve">Die Menge der Objekte und zugehörige Informationen, die ein </w:t>
      </w:r>
      <w:r w:rsidR="001731F3" w:rsidRPr="0036309C">
        <w:rPr>
          <w:lang w:val="de-DE"/>
        </w:rPr>
        <w:t>Topology-Editor</w:t>
      </w:r>
      <w:r w:rsidR="00E70B1E" w:rsidRPr="0036309C">
        <w:rPr>
          <w:lang w:val="de-DE"/>
        </w:rPr>
        <w:t>-</w:t>
      </w:r>
      <w:r w:rsidRPr="0036309C">
        <w:rPr>
          <w:lang w:val="de-DE"/>
        </w:rPr>
        <w:t>Server</w:t>
      </w:r>
      <w:r w:rsidRPr="00212703">
        <w:rPr>
          <w:lang w:val="de-DE"/>
        </w:rPr>
        <w:t xml:space="preserve"> Clients zur Verfügung stellt, werden hier als Topolo</w:t>
      </w:r>
      <w:r w:rsidR="00E766D9" w:rsidRPr="00212703">
        <w:rPr>
          <w:lang w:val="de-DE"/>
        </w:rPr>
        <w:t xml:space="preserve">gy bezeichnet. Die Elemente der </w:t>
      </w:r>
      <w:r w:rsidR="001731F3">
        <w:rPr>
          <w:lang w:val="de-DE"/>
        </w:rPr>
        <w:t>Topology-Editor</w:t>
      </w:r>
      <w:r w:rsidRPr="00212703">
        <w:rPr>
          <w:lang w:val="de-DE"/>
        </w:rPr>
        <w:t xml:space="preserve"> -Objektmodells werden im Topology als eine Gruppe von Knoten dargestellt, die durch Eigenschaften beschrieben und durch Referenzen miteinander verbunden sind. </w:t>
      </w:r>
    </w:p>
    <w:p w14:paraId="158C2DC2" w14:textId="77777777" w:rsidR="00E73724" w:rsidRPr="00212703" w:rsidRDefault="00E73724" w:rsidP="00E73724">
      <w:pPr>
        <w:pStyle w:val="TextkrperEinzug"/>
        <w:ind w:firstLine="0"/>
        <w:rPr>
          <w:lang w:val="de-DE"/>
        </w:rPr>
      </w:pPr>
    </w:p>
    <w:p w14:paraId="3DC423D3" w14:textId="610DB7DE" w:rsidR="00E73724" w:rsidRPr="00212703" w:rsidRDefault="001731F3" w:rsidP="00E73724">
      <w:pPr>
        <w:pStyle w:val="TextkrperEinzug"/>
        <w:ind w:firstLine="0"/>
        <w:rPr>
          <w:lang w:val="de-DE"/>
        </w:rPr>
      </w:pPr>
      <w:r>
        <w:rPr>
          <w:lang w:val="de-DE"/>
        </w:rPr>
        <w:t>Topology-Editor</w:t>
      </w:r>
      <w:r w:rsidR="00E73724" w:rsidRPr="00212703">
        <w:rPr>
          <w:lang w:val="de-DE"/>
        </w:rPr>
        <w:t xml:space="preserve"> definiert drei Klassen von Knoten zur Darstellung von Topology -Komponenten. Die Klassen sind Objekte, die Geräte, Controller und Kommunikationsinfrastrukturgeräte repräsentieren. Jede Knoten-Klassen und Verbindung-Klassen haben einen definierten Satz von Eigenschaften und Methoden.</w:t>
      </w:r>
    </w:p>
    <w:p w14:paraId="289F1FE8" w14:textId="77777777" w:rsidR="00E73724" w:rsidRPr="00212703" w:rsidRDefault="00E73724" w:rsidP="00E73724">
      <w:pPr>
        <w:pStyle w:val="TextkrperEinzug"/>
        <w:ind w:firstLine="0"/>
        <w:rPr>
          <w:lang w:val="de-DE"/>
        </w:rPr>
      </w:pPr>
    </w:p>
    <w:p w14:paraId="7B97E157" w14:textId="3A2D521A" w:rsidR="00E73724" w:rsidRPr="00212703" w:rsidRDefault="00E73724" w:rsidP="00E73724">
      <w:pPr>
        <w:pStyle w:val="TextkrperEinzug"/>
        <w:ind w:firstLine="0"/>
        <w:rPr>
          <w:lang w:val="de-DE"/>
        </w:rPr>
      </w:pPr>
      <w:r w:rsidRPr="00212703">
        <w:rPr>
          <w:lang w:val="de-DE"/>
        </w:rPr>
        <w:t>In einem Multiclient-Szenario ist die Communication</w:t>
      </w:r>
      <w:r w:rsidR="00E70B1E" w:rsidRPr="00212703">
        <w:rPr>
          <w:lang w:val="de-DE"/>
        </w:rPr>
        <w:t xml:space="preserve"> </w:t>
      </w:r>
      <w:r w:rsidRPr="00212703">
        <w:rPr>
          <w:lang w:val="de-DE"/>
        </w:rPr>
        <w:t xml:space="preserve">Studio für die Verwaltung des Zugriffs auf die DTMs zuständig.  </w:t>
      </w:r>
    </w:p>
    <w:p w14:paraId="33635C86" w14:textId="77777777" w:rsidR="00AA23CD" w:rsidRPr="00212703" w:rsidRDefault="00AA23CD" w:rsidP="00E73724">
      <w:pPr>
        <w:pStyle w:val="TextkrperEinzug"/>
        <w:ind w:firstLine="0"/>
        <w:rPr>
          <w:lang w:val="de-DE"/>
        </w:rPr>
      </w:pPr>
    </w:p>
    <w:p w14:paraId="5D3C6EF6" w14:textId="5759731C" w:rsidR="00E73724" w:rsidRPr="00212703" w:rsidRDefault="00E73724" w:rsidP="00E73724">
      <w:pPr>
        <w:pStyle w:val="TextkrperEinzug"/>
        <w:ind w:firstLine="0"/>
        <w:rPr>
          <w:lang w:val="de-DE"/>
        </w:rPr>
      </w:pPr>
      <w:r w:rsidRPr="00212703">
        <w:rPr>
          <w:lang w:val="de-DE"/>
        </w:rPr>
        <w:t xml:space="preserve">In diesem Abschnitt werden die häufigsten Szenarien beschrieben, die bei der Arbeit mit </w:t>
      </w:r>
      <w:r w:rsidR="001731F3">
        <w:rPr>
          <w:lang w:val="de-DE"/>
        </w:rPr>
        <w:t>Topology-Editor</w:t>
      </w:r>
      <w:r w:rsidRPr="00212703">
        <w:rPr>
          <w:lang w:val="de-DE"/>
        </w:rPr>
        <w:t xml:space="preserve"> in Communication</w:t>
      </w:r>
      <w:r w:rsidR="00E70B1E" w:rsidRPr="00212703">
        <w:rPr>
          <w:lang w:val="de-DE"/>
        </w:rPr>
        <w:t xml:space="preserve"> </w:t>
      </w:r>
      <w:r w:rsidRPr="00212703">
        <w:rPr>
          <w:lang w:val="de-DE"/>
        </w:rPr>
        <w:t>Studio auftreten. Diese Szenarien umfassen das Offline-Konfiguration eines Projekts, das Registrieren und Erkennen von Geräte, das Laden von XML-Topologie, das Erkennen, wenn ein Device eingefügt bzw. gelöscht wurde. Sie können im Offline-Module ein gerätspezifischer Device in einer FDT2.0-Projekt oder durch Scannen eines lokalen Verzeichnisses registrieren und erkennen.</w:t>
      </w:r>
    </w:p>
    <w:p w14:paraId="406F8201" w14:textId="77777777" w:rsidR="00E73724" w:rsidRPr="00212703" w:rsidRDefault="00E73724" w:rsidP="00E73724">
      <w:pPr>
        <w:pStyle w:val="TextkrperEinzug"/>
        <w:ind w:firstLine="0"/>
        <w:rPr>
          <w:lang w:val="de-DE"/>
        </w:rPr>
      </w:pPr>
      <w:r w:rsidRPr="00212703">
        <w:rPr>
          <w:noProof/>
          <w:lang w:val="de-DE"/>
        </w:rPr>
        <w:lastRenderedPageBreak/>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824355"/>
                    </a:xfrm>
                    <a:prstGeom prst="rect">
                      <a:avLst/>
                    </a:prstGeom>
                  </pic:spPr>
                </pic:pic>
              </a:graphicData>
            </a:graphic>
          </wp:inline>
        </w:drawing>
      </w:r>
    </w:p>
    <w:p w14:paraId="5C97195A" w14:textId="77777777" w:rsidR="00AA23CD" w:rsidRPr="00212703" w:rsidRDefault="00AA23CD" w:rsidP="00E73724">
      <w:pPr>
        <w:pStyle w:val="TextkrperEinzug"/>
        <w:ind w:firstLine="0"/>
        <w:rPr>
          <w:lang w:val="de-DE"/>
        </w:rPr>
      </w:pPr>
    </w:p>
    <w:p w14:paraId="458E2BFA" w14:textId="0CD182E4" w:rsidR="00E73724" w:rsidRPr="00212703" w:rsidRDefault="00E73724" w:rsidP="00E73724">
      <w:pPr>
        <w:pStyle w:val="TextkrperEinzug"/>
        <w:ind w:firstLine="0"/>
        <w:rPr>
          <w:lang w:val="de-DE"/>
        </w:rPr>
      </w:pPr>
      <w:r w:rsidRPr="00212703">
        <w:rPr>
          <w:lang w:val="de-DE"/>
        </w:rPr>
        <w:t>In Laufe der Applikation wird durch einen sogenannten Scan-Mechanismus der spezifischen Anordnung der Geräte, die untereinander verbunden sind, generiert.</w:t>
      </w:r>
    </w:p>
    <w:p w14:paraId="7A39E983" w14:textId="77777777" w:rsidR="00E73724" w:rsidRPr="00212703" w:rsidRDefault="00E73724" w:rsidP="00E73724">
      <w:pPr>
        <w:pStyle w:val="TextkrperEinzug"/>
        <w:ind w:firstLine="0"/>
        <w:rPr>
          <w:lang w:val="de-DE"/>
        </w:rPr>
      </w:pPr>
    </w:p>
    <w:p w14:paraId="1AC042AC" w14:textId="77777777" w:rsidR="00E73724" w:rsidRPr="00212703" w:rsidRDefault="00E73724" w:rsidP="00E73724">
      <w:pPr>
        <w:pStyle w:val="TextkrperEinzug"/>
        <w:ind w:firstLine="0"/>
        <w:rPr>
          <w:lang w:val="de-DE"/>
        </w:rPr>
      </w:pPr>
      <w:r w:rsidRPr="00212703">
        <w:rPr>
          <w:lang w:val="de-DE"/>
        </w:rPr>
        <w:t>Die generierten Daten werden als JSON-Datei dargestellt. Der Zweck einer JSON-Datei besteht darin ein Diagramm zu definieren, das ein Netzwerk darstellt.</w:t>
      </w:r>
    </w:p>
    <w:p w14:paraId="705C3315" w14:textId="77777777" w:rsidR="00E73724" w:rsidRPr="00212703" w:rsidRDefault="00E73724" w:rsidP="00E73724">
      <w:pPr>
        <w:pStyle w:val="berschrift2"/>
      </w:pPr>
      <w:bookmarkStart w:id="132" w:name="_Ref506034260"/>
      <w:bookmarkStart w:id="133" w:name="_Toc515977144"/>
      <w:r w:rsidRPr="00212703">
        <w:t>Datendarstellung (Prozessdaten, Bedienungsdaten)</w:t>
      </w:r>
      <w:bookmarkEnd w:id="132"/>
      <w:bookmarkEnd w:id="133"/>
    </w:p>
    <w:p w14:paraId="1C209994" w14:textId="20680AD7" w:rsidR="00E73724" w:rsidRPr="00212703" w:rsidRDefault="00E73724" w:rsidP="00E73724">
      <w:pPr>
        <w:pStyle w:val="Textkrper"/>
      </w:pPr>
      <w:r w:rsidRPr="00212703">
        <w:t>Das Konzept de</w:t>
      </w:r>
      <w:r w:rsidR="00E766D9" w:rsidRPr="00212703">
        <w:t>r</w:t>
      </w:r>
      <w:r w:rsidRPr="00212703">
        <w:t xml:space="preserve"> </w:t>
      </w:r>
      <w:r w:rsidR="001731F3">
        <w:t>Topology-Editor</w:t>
      </w:r>
      <w:r w:rsidRPr="00212703">
        <w:t xml:space="preserve"> soll prinzipiell die physikalische Netzstruktur einer industriellen Kommunikation auf einer Schnittstelle (Laptop Mobile Geräte) bereitstellen.</w:t>
      </w:r>
    </w:p>
    <w:p w14:paraId="29B07A70" w14:textId="77777777" w:rsidR="00E73724" w:rsidRPr="00212703" w:rsidRDefault="00E73724" w:rsidP="00E73724">
      <w:pPr>
        <w:pStyle w:val="TextkrperEinzug"/>
        <w:ind w:firstLine="0"/>
        <w:rPr>
          <w:lang w:val="de-DE"/>
        </w:rPr>
      </w:pPr>
    </w:p>
    <w:p w14:paraId="7255F2F3" w14:textId="77777777" w:rsidR="00E73724" w:rsidRPr="00212703" w:rsidRDefault="00E73724" w:rsidP="00E73724">
      <w:pPr>
        <w:pStyle w:val="TextkrperEinzug"/>
        <w:ind w:firstLine="0"/>
        <w:rPr>
          <w:lang w:val="de-DE"/>
        </w:rPr>
      </w:pPr>
      <w:r w:rsidRPr="00212703">
        <w:rPr>
          <w:lang w:val="de-DE"/>
        </w:rPr>
        <w:t>Um grundlegende Konzepte erklären zu können, betrachten wir in dem folgenden Abschnitt eine Mini-Topologie, die nur aus 2 Knoten und eine Kante besteht.</w:t>
      </w:r>
    </w:p>
    <w:p w14:paraId="6656536E" w14:textId="77777777" w:rsidR="00E73724" w:rsidRPr="00212703" w:rsidRDefault="00E73724" w:rsidP="00E73724">
      <w:pPr>
        <w:pStyle w:val="TextkrperEinzug"/>
        <w:ind w:firstLine="0"/>
        <w:rPr>
          <w:lang w:val="de-DE"/>
        </w:rPr>
      </w:pPr>
    </w:p>
    <w:p w14:paraId="18CB863E" w14:textId="704E0413" w:rsidR="00E73724" w:rsidRPr="00212703" w:rsidRDefault="00E73724" w:rsidP="00E73724">
      <w:pPr>
        <w:pStyle w:val="TextkrperEinzug"/>
        <w:ind w:firstLine="0"/>
        <w:rPr>
          <w:lang w:val="de-DE"/>
        </w:rPr>
      </w:pPr>
      <w:r w:rsidRPr="00212703">
        <w:rPr>
          <w:lang w:val="de-DE"/>
        </w:rPr>
        <w:t>Es enthält 2 Knoten und eine Kante: jeden Knoten repräsentiert ein Device und eine Kante eine spezifische Verbindung. Die Mini-Topologie wird durch die folgende JSON-Datei repräsentiert</w:t>
      </w:r>
      <w:r w:rsidR="0036309C">
        <w:rPr>
          <w:lang w:val="de-DE"/>
        </w:rPr>
        <w:t>.</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994785"/>
                    </a:xfrm>
                    <a:prstGeom prst="rect">
                      <a:avLst/>
                    </a:prstGeom>
                  </pic:spPr>
                </pic:pic>
              </a:graphicData>
            </a:graphic>
          </wp:inline>
        </w:drawing>
      </w:r>
    </w:p>
    <w:p w14:paraId="6D58010D" w14:textId="37DB6799" w:rsidR="00E73724" w:rsidRPr="00212703" w:rsidRDefault="00E73724" w:rsidP="00E73724">
      <w:pPr>
        <w:pStyle w:val="Beschriftung"/>
        <w:jc w:val="both"/>
      </w:pPr>
      <w:bookmarkStart w:id="134" w:name="_Toc511225567"/>
      <w:bookmarkStart w:id="135" w:name="_Toc515977177"/>
      <w:r w:rsidRPr="00212703">
        <w:t xml:space="preserve">Abbildung </w:t>
      </w:r>
      <w:r w:rsidR="007B2AB7">
        <w:fldChar w:fldCharType="begin"/>
      </w:r>
      <w:r w:rsidR="007B2AB7">
        <w:instrText xml:space="preserve"> SEQ Abbild</w:instrText>
      </w:r>
      <w:r w:rsidR="007B2AB7">
        <w:instrText xml:space="preserve">ung \* ARABIC </w:instrText>
      </w:r>
      <w:r w:rsidR="007B2AB7">
        <w:fldChar w:fldCharType="separate"/>
      </w:r>
      <w:r w:rsidR="00B974E6">
        <w:rPr>
          <w:noProof/>
        </w:rPr>
        <w:t>13</w:t>
      </w:r>
      <w:r w:rsidR="007B2AB7">
        <w:rPr>
          <w:noProof/>
        </w:rPr>
        <w:fldChar w:fldCharType="end"/>
      </w:r>
      <w:r w:rsidRPr="00212703">
        <w:t>: Die Output JSON-Dateien für die Mini-Topologie</w:t>
      </w:r>
      <w:bookmarkEnd w:id="134"/>
      <w:bookmarkEnd w:id="135"/>
    </w:p>
    <w:p w14:paraId="642D4D27" w14:textId="77777777" w:rsidR="00E73724" w:rsidRPr="00212703" w:rsidRDefault="00E73724" w:rsidP="00E73724">
      <w:pPr>
        <w:pStyle w:val="Textkrper"/>
      </w:pPr>
      <w:r w:rsidRPr="00212703">
        <w:t>Das Output des Scan Mechanismus besteht aus einen Root Element und einer Vielzahl von Unterelemente: Graph, Knoten, Kante. Im weiteren Verlauf dieses Abschnitts werden wir diese Elemente im Detail besprechen und zeigen, wie sie ein Diagramm definieren.</w:t>
      </w:r>
    </w:p>
    <w:p w14:paraId="38F5ADB5" w14:textId="77777777" w:rsidR="00E73724" w:rsidRPr="00212703" w:rsidRDefault="00E73724" w:rsidP="00E73724">
      <w:pPr>
        <w:pStyle w:val="TextkrperEinzug"/>
        <w:ind w:firstLine="0"/>
        <w:rPr>
          <w:lang w:val="de-DE"/>
        </w:rPr>
      </w:pPr>
    </w:p>
    <w:p w14:paraId="4415B8BE" w14:textId="77777777" w:rsidR="00E73724" w:rsidRPr="00212703" w:rsidRDefault="00E73724" w:rsidP="00E73724">
      <w:pPr>
        <w:pStyle w:val="TextkrperEinzug"/>
        <w:ind w:firstLine="0"/>
        <w:rPr>
          <w:lang w:val="de-DE"/>
        </w:rPr>
      </w:pPr>
      <w:r w:rsidRPr="00212703">
        <w:rPr>
          <w:lang w:val="de-DE"/>
        </w:rPr>
        <w:t>Die Topologie-Struktur, die Knoten und Kanten enthält, wird als Graph bezeichnet. Ein Graph besteht aus zwei JSON Dateien nämlich:</w:t>
      </w:r>
    </w:p>
    <w:p w14:paraId="105D2F83" w14:textId="77777777" w:rsidR="00E73724" w:rsidRPr="00212703" w:rsidRDefault="00E73724" w:rsidP="003F1886">
      <w:pPr>
        <w:pStyle w:val="TextkrperEinzug"/>
        <w:numPr>
          <w:ilvl w:val="0"/>
          <w:numId w:val="20"/>
        </w:numPr>
        <w:rPr>
          <w:lang w:val="de-DE"/>
        </w:rPr>
      </w:pPr>
      <w:r w:rsidRPr="00212703">
        <w:rPr>
          <w:lang w:val="de-DE"/>
        </w:rPr>
        <w:t>Geräteinformationen: In einem Geräteinformation JSON-Datei sind die Deklarationen von Knoten mit dem Schlüsselwort „</w:t>
      </w:r>
      <w:r w:rsidRPr="00212703">
        <w:rPr>
          <w:i/>
          <w:lang w:val="de-DE"/>
        </w:rPr>
        <w:t>devices</w:t>
      </w:r>
      <w:r w:rsidRPr="00212703">
        <w:rPr>
          <w:lang w:val="de-DE"/>
        </w:rPr>
        <w:t>“ und Eigenschaften der Topologie als Root-Elemente definiert. Die Liste von Ports von jeweils Geräte wird innerhalb eines –device-Element mit dem Schlüsselwort „Ports“ definiert. und</w:t>
      </w:r>
    </w:p>
    <w:p w14:paraId="61F469F0" w14:textId="77777777" w:rsidR="00E73724" w:rsidRPr="00212703" w:rsidRDefault="00E73724" w:rsidP="003F1886">
      <w:pPr>
        <w:pStyle w:val="TextkrperEinzug"/>
        <w:numPr>
          <w:ilvl w:val="0"/>
          <w:numId w:val="20"/>
        </w:numPr>
      </w:pPr>
      <w:r w:rsidRPr="00212703">
        <w:rPr>
          <w:lang w:val="de-DE"/>
        </w:rPr>
        <w:t>die Verbindungsinformation: hier wird die List von Verbindungen mit dem Schlüsselwort „links“ definiert und jede link-Element repräsentiert eine Verbindung zwischen 2 Geräten. Durch das Schlüsselwort „</w:t>
      </w:r>
      <w:r w:rsidRPr="00212703">
        <w:rPr>
          <w:i/>
          <w:lang w:val="de-DE"/>
        </w:rPr>
        <w:t>from</w:t>
      </w:r>
      <w:r w:rsidRPr="00212703">
        <w:rPr>
          <w:lang w:val="de-DE"/>
        </w:rPr>
        <w:t>“ wird das Quellgerät identifiziert und „to“ das Zielgerät identifiziert bzw. „formPort“ wird das Port des Quellgerät und „toPort“ Zielgerät festgelegt.</w:t>
      </w:r>
    </w:p>
    <w:p w14:paraId="7891029D" w14:textId="77777777" w:rsidR="00E73724" w:rsidRPr="00212703" w:rsidRDefault="00E73724" w:rsidP="00E73724">
      <w:pPr>
        <w:pStyle w:val="TextkrperEinzug"/>
        <w:ind w:left="720" w:firstLine="0"/>
      </w:pPr>
    </w:p>
    <w:p w14:paraId="6E1E267C" w14:textId="2AEB6E10" w:rsidR="00E73724" w:rsidRPr="00212703" w:rsidRDefault="00E73724" w:rsidP="00E73724">
      <w:pPr>
        <w:pStyle w:val="TextkrperEinzug"/>
        <w:ind w:firstLine="0"/>
        <w:rPr>
          <w:lang w:val="de-DE"/>
        </w:rPr>
      </w:pPr>
      <w:r w:rsidRPr="00212703">
        <w:rPr>
          <w:lang w:val="de-DE"/>
        </w:rPr>
        <w:t>Knoten repräsentieren die Geräte im Graphen und werden mit Hilfe vom Schlüsselwort „devices“ aufgelistet Jeder Knoten hat eine Kennung, die innerhalb des gesamten Dokuments eindeutig sein muss, d. H. In einem Dokument dürfen keine zwei Knoten mit der gleichen Kennung vorhanden sein. Die Kennung eines Knotens wird durch „</w:t>
      </w:r>
      <w:r w:rsidR="00120F11">
        <w:rPr>
          <w:i/>
          <w:lang w:val="de-DE"/>
        </w:rPr>
        <w:t>systemTag</w:t>
      </w:r>
      <w:r w:rsidRPr="00212703">
        <w:rPr>
          <w:lang w:val="de-DE"/>
        </w:rPr>
        <w:t>“-Schlüsselwort definiert, die eine Zeichenfolge ist. Jeder Knoten muss ein „</w:t>
      </w:r>
      <w:r w:rsidRPr="00212703">
        <w:rPr>
          <w:i/>
          <w:lang w:val="de-DE"/>
        </w:rPr>
        <w:t>displayName</w:t>
      </w:r>
      <w:r w:rsidRPr="00212703">
        <w:rPr>
          <w:lang w:val="de-DE"/>
        </w:rPr>
        <w:t>“-Wert haben, der den Namen von der Device bereitstellt (Siehe Abbildung 10) und „stationAddress“-Wert haben der die Gerätadresse definiert.</w:t>
      </w:r>
    </w:p>
    <w:p w14:paraId="15B76127" w14:textId="77777777" w:rsidR="00E73724" w:rsidRPr="00212703" w:rsidRDefault="00E73724" w:rsidP="00E73724">
      <w:pPr>
        <w:pStyle w:val="TextkrperEinzug"/>
        <w:ind w:firstLine="0"/>
        <w:rPr>
          <w:lang w:val="de-DE"/>
        </w:rPr>
      </w:pPr>
      <w:r w:rsidRPr="00212703">
        <w:rPr>
          <w:lang w:val="de-DE"/>
        </w:rPr>
        <w:t>Die andere Option können optional sein wie (Ports, Bilder, Range ...)</w:t>
      </w:r>
    </w:p>
    <w:p w14:paraId="3716E39E" w14:textId="77777777" w:rsidR="00E73724" w:rsidRPr="00212703" w:rsidRDefault="00E73724" w:rsidP="00E73724">
      <w:pPr>
        <w:pStyle w:val="TextkrperEinzug"/>
        <w:ind w:firstLine="0"/>
        <w:rPr>
          <w:lang w:val="de-DE"/>
        </w:rPr>
      </w:pPr>
    </w:p>
    <w:p w14:paraId="0427050F" w14:textId="4624EFD8" w:rsidR="00E73724" w:rsidRPr="00212703" w:rsidRDefault="00E73724" w:rsidP="00E73724">
      <w:pPr>
        <w:pStyle w:val="TextkrperEinzug"/>
        <w:ind w:firstLine="0"/>
      </w:pPr>
      <w:r w:rsidRPr="00212703">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r w:rsidR="00120F11">
        <w:rPr>
          <w:i/>
          <w:lang w:val="de-DE"/>
        </w:rPr>
        <w:t>SystemTag</w:t>
      </w:r>
      <w:r w:rsidRPr="00212703">
        <w:rPr>
          <w:i/>
          <w:lang w:val="de-DE"/>
        </w:rPr>
        <w:t>“</w:t>
      </w:r>
      <w:r w:rsidRPr="00212703">
        <w:rPr>
          <w:lang w:val="de-DE"/>
        </w:rPr>
        <w:t xml:space="preserve"> eines Knoten sein. Genauer so soll der Wert der Quelle-Port bzw. Ziel-Port der „</w:t>
      </w:r>
      <w:r w:rsidRPr="00212703">
        <w:rPr>
          <w:i/>
          <w:lang w:val="de-DE"/>
        </w:rPr>
        <w:t>portId</w:t>
      </w:r>
      <w:r w:rsidRPr="00212703">
        <w:rPr>
          <w:lang w:val="de-DE"/>
        </w:rPr>
        <w:t>“ eines Knoten sei</w:t>
      </w:r>
      <w:r w:rsidRPr="00212703">
        <w:t>n</w:t>
      </w:r>
    </w:p>
    <w:p w14:paraId="67F9D010" w14:textId="77777777" w:rsidR="00E73724" w:rsidRPr="00212703" w:rsidRDefault="00E73724" w:rsidP="00E73724">
      <w:pPr>
        <w:pStyle w:val="TextkrperEinzug"/>
        <w:ind w:firstLine="0"/>
      </w:pPr>
    </w:p>
    <w:p w14:paraId="75AFD7D1" w14:textId="77777777" w:rsidR="00E73724" w:rsidRPr="00212703" w:rsidRDefault="00E73724" w:rsidP="00E73724">
      <w:pPr>
        <w:pStyle w:val="TextkrperEinzug"/>
        <w:ind w:firstLine="0"/>
        <w:rPr>
          <w:lang w:val="de-DE"/>
        </w:rPr>
      </w:pPr>
      <w:r w:rsidRPr="00212703">
        <w:rPr>
          <w:lang w:val="de-DE"/>
        </w:rPr>
        <w:t>Jede Kante kann ein optionales Schussel-Label haben, das eine Zeichenfolge ist.</w:t>
      </w:r>
    </w:p>
    <w:p w14:paraId="75F75D3E" w14:textId="77777777" w:rsidR="00E73724" w:rsidRPr="00212703" w:rsidRDefault="00E73724" w:rsidP="00E73724">
      <w:pPr>
        <w:pStyle w:val="TextkrperEinzug"/>
        <w:ind w:firstLine="0"/>
        <w:rPr>
          <w:lang w:val="de-DE"/>
        </w:rPr>
      </w:pPr>
    </w:p>
    <w:p w14:paraId="2DC0F827" w14:textId="77777777" w:rsidR="00E73724" w:rsidRPr="00212703" w:rsidRDefault="00E73724" w:rsidP="00E73724">
      <w:pPr>
        <w:pStyle w:val="TextkrperEinzug"/>
        <w:ind w:firstLine="0"/>
        <w:rPr>
          <w:lang w:val="de-DE"/>
        </w:rPr>
      </w:pPr>
      <w:r w:rsidRPr="00212703">
        <w:rPr>
          <w:lang w:val="de-DE"/>
        </w:rPr>
        <w:t>Das Gewicht der Kante wird durch das optionale Schlüsselwort Gewicht festgelegt und ist ein Float.</w:t>
      </w:r>
    </w:p>
    <w:p w14:paraId="5EFCC7E8" w14:textId="77777777" w:rsidR="00E73724" w:rsidRPr="00212703" w:rsidRDefault="00E73724" w:rsidP="00E73724"/>
    <w:p w14:paraId="228E0406" w14:textId="77777777" w:rsidR="00E73724" w:rsidRPr="00212703" w:rsidRDefault="00E73724" w:rsidP="00E73724">
      <w:pPr>
        <w:pStyle w:val="berschrift2"/>
      </w:pPr>
      <w:r w:rsidRPr="00212703">
        <w:t xml:space="preserve"> </w:t>
      </w:r>
      <w:bookmarkStart w:id="136" w:name="_Toc515977145"/>
      <w:r w:rsidRPr="00212703">
        <w:t>Zukunftsaspekte (evtl. Erweiterungen)</w:t>
      </w:r>
      <w:bookmarkEnd w:id="136"/>
    </w:p>
    <w:p w14:paraId="3D3D0D82" w14:textId="77777777" w:rsidR="00E73724" w:rsidRPr="00212703" w:rsidRDefault="00E73724" w:rsidP="00E73724">
      <w:pPr>
        <w:pStyle w:val="Textkrper"/>
      </w:pPr>
      <w:r w:rsidRPr="00212703">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Pr="00212703" w:rsidRDefault="00E73724" w:rsidP="00E73724">
      <w:pPr>
        <w:pStyle w:val="TextkrperEinzug"/>
        <w:ind w:firstLine="0"/>
        <w:rPr>
          <w:lang w:val="de-DE"/>
        </w:rPr>
      </w:pPr>
      <w:r w:rsidRPr="00212703">
        <w:rPr>
          <w:lang w:val="de-DE"/>
        </w:rPr>
        <w:t>Das TOPO-Dokument wird ein XML-Dokument basiert sein.</w:t>
      </w:r>
    </w:p>
    <w:p w14:paraId="19A47A00" w14:textId="77777777" w:rsidR="00E73724" w:rsidRPr="00212703" w:rsidRDefault="00E73724" w:rsidP="00E73724">
      <w:pPr>
        <w:pStyle w:val="TextkrperEinzug"/>
        <w:ind w:firstLine="0"/>
        <w:rPr>
          <w:lang w:val="de-DE"/>
        </w:rPr>
      </w:pPr>
    </w:p>
    <w:p w14:paraId="55E91F7A" w14:textId="77777777" w:rsidR="00E73724" w:rsidRPr="00212703" w:rsidRDefault="00E73724" w:rsidP="00E73724">
      <w:pPr>
        <w:pStyle w:val="TextkrperEinzug"/>
        <w:ind w:firstLine="0"/>
        <w:rPr>
          <w:lang w:val="de-DE"/>
        </w:rPr>
      </w:pPr>
      <w:r w:rsidRPr="00212703">
        <w:rPr>
          <w:lang w:val="de-DE"/>
        </w:rPr>
        <w:t>In der Spezifikation der TOPO-Dokument soll folgendes definiert sein:</w:t>
      </w:r>
    </w:p>
    <w:p w14:paraId="6B695E1D" w14:textId="77777777" w:rsidR="00E73724" w:rsidRPr="00212703" w:rsidRDefault="00E73724" w:rsidP="003F1886">
      <w:pPr>
        <w:pStyle w:val="TextkrperEinzug"/>
        <w:numPr>
          <w:ilvl w:val="0"/>
          <w:numId w:val="21"/>
        </w:numPr>
        <w:rPr>
          <w:lang w:val="de-DE"/>
        </w:rPr>
      </w:pPr>
      <w:r w:rsidRPr="00212703">
        <w:rPr>
          <w:lang w:val="de-DE"/>
        </w:rPr>
        <w:t xml:space="preserve">Wie ein Graph mit Hilfe von XML-Elemente und XML- Attributes definieret werden soll </w:t>
      </w:r>
    </w:p>
    <w:p w14:paraId="444C73B9" w14:textId="77777777" w:rsidR="00E73724" w:rsidRPr="00212703" w:rsidRDefault="00E73724" w:rsidP="003F1886">
      <w:pPr>
        <w:pStyle w:val="TextkrperEinzug"/>
        <w:numPr>
          <w:ilvl w:val="0"/>
          <w:numId w:val="21"/>
        </w:numPr>
        <w:rPr>
          <w:lang w:val="de-DE"/>
        </w:rPr>
      </w:pPr>
      <w:r w:rsidRPr="00212703">
        <w:rPr>
          <w:lang w:val="de-DE"/>
        </w:rPr>
        <w:t>Wie   Knoten und Verbindungen mit Hilfe von XML-Elemente deklariert werden sollen.</w:t>
      </w:r>
    </w:p>
    <w:p w14:paraId="44005D58" w14:textId="77777777" w:rsidR="00E73724" w:rsidRPr="00212703" w:rsidRDefault="00E73724" w:rsidP="003F1886">
      <w:pPr>
        <w:pStyle w:val="TextkrperEinzug"/>
        <w:numPr>
          <w:ilvl w:val="0"/>
          <w:numId w:val="21"/>
        </w:numPr>
        <w:rPr>
          <w:lang w:val="de-DE"/>
        </w:rPr>
      </w:pPr>
      <w:r w:rsidRPr="00212703">
        <w:rPr>
          <w:lang w:val="de-DE"/>
        </w:rPr>
        <w:t>Das Dokument soll als TOPO Datei gespeichert werden.</w:t>
      </w:r>
    </w:p>
    <w:p w14:paraId="5D09CA57" w14:textId="504BE738" w:rsidR="00E73724" w:rsidRPr="00212703" w:rsidRDefault="00E73724" w:rsidP="003F1886">
      <w:pPr>
        <w:pStyle w:val="TextkrperEinzug"/>
        <w:numPr>
          <w:ilvl w:val="0"/>
          <w:numId w:val="21"/>
        </w:numPr>
        <w:rPr>
          <w:lang w:val="de-DE"/>
        </w:rPr>
      </w:pPr>
      <w:r w:rsidRPr="00212703">
        <w:rPr>
          <w:lang w:val="de-DE"/>
        </w:rPr>
        <w:t>TOPO soll die XML-Schemadatentypen XSD 1.1 für die Grundelemente wie gan</w:t>
      </w:r>
      <w:r w:rsidR="00120F11">
        <w:rPr>
          <w:lang w:val="de-DE"/>
        </w:rPr>
        <w:t>ze Zahl, Datum, Zeichenkette</w:t>
      </w:r>
      <w:r w:rsidRPr="00212703">
        <w:rPr>
          <w:lang w:val="de-DE"/>
        </w:rPr>
        <w:t xml:space="preserve"> verwenden</w:t>
      </w:r>
    </w:p>
    <w:p w14:paraId="5BA44F7C" w14:textId="77777777" w:rsidR="00E73724" w:rsidRPr="00212703" w:rsidRDefault="00E73724" w:rsidP="00E73724">
      <w:pPr>
        <w:pStyle w:val="TextkrperEinzug"/>
        <w:ind w:firstLine="0"/>
        <w:rPr>
          <w:lang w:val="de-DE"/>
        </w:rPr>
      </w:pPr>
    </w:p>
    <w:p w14:paraId="498A26C2" w14:textId="77777777" w:rsidR="00E73724" w:rsidRPr="00212703" w:rsidRDefault="00E73724" w:rsidP="00E73724">
      <w:pPr>
        <w:pStyle w:val="TextkrperEinzug"/>
        <w:ind w:firstLine="0"/>
        <w:rPr>
          <w:lang w:val="de-DE"/>
        </w:rPr>
      </w:pPr>
      <w:r w:rsidRPr="00212703">
        <w:rPr>
          <w:lang w:val="de-DE"/>
        </w:rPr>
        <w:t>Es wird auch eines Mechanismus für Übertragungssicherung in die Zukunft geplant</w:t>
      </w:r>
    </w:p>
    <w:p w14:paraId="53FDAABB" w14:textId="77777777" w:rsidR="00E73724" w:rsidRPr="00212703" w:rsidRDefault="00E73724" w:rsidP="00E73724">
      <w:pPr>
        <w:pStyle w:val="TextkrperEinzug"/>
        <w:ind w:firstLine="0"/>
        <w:rPr>
          <w:lang w:val="de-DE"/>
        </w:rPr>
      </w:pPr>
    </w:p>
    <w:p w14:paraId="458BA1FF" w14:textId="77777777" w:rsidR="00E73724" w:rsidRPr="00212703" w:rsidRDefault="00E73724" w:rsidP="00E73724">
      <w:pPr>
        <w:pStyle w:val="TextkrperEinzug"/>
        <w:ind w:firstLine="0"/>
        <w:rPr>
          <w:lang w:val="de-DE"/>
        </w:rPr>
      </w:pPr>
      <w:r w:rsidRPr="00212703">
        <w:rPr>
          <w:lang w:val="de-DE"/>
        </w:rPr>
        <w:t>Wie schon in der Einleitung erwärmt wird, wird auch Echtzeitverhalten während der Kommunikation zwischen Komponente geplant.</w:t>
      </w:r>
    </w:p>
    <w:p w14:paraId="18D29A37" w14:textId="77777777" w:rsidR="00E73724" w:rsidRPr="00212703" w:rsidRDefault="00E73724" w:rsidP="00E73724">
      <w:pPr>
        <w:pStyle w:val="TextkrperEinzug"/>
        <w:ind w:firstLine="0"/>
        <w:rPr>
          <w:lang w:val="de-DE"/>
        </w:rPr>
      </w:pPr>
    </w:p>
    <w:p w14:paraId="6272FD01" w14:textId="7AF82A82" w:rsidR="00E73724" w:rsidRPr="00212703" w:rsidRDefault="00E73724" w:rsidP="00E73724">
      <w:pPr>
        <w:pStyle w:val="TextkrperEinzug"/>
        <w:ind w:firstLine="0"/>
        <w:rPr>
          <w:lang w:val="de-DE"/>
        </w:rPr>
      </w:pPr>
      <w:r w:rsidRPr="00212703">
        <w:rPr>
          <w:lang w:val="de-DE"/>
        </w:rPr>
        <w:t xml:space="preserve">Für die Zulässigkeit einer Topologie Arte wird auch eine eigene Module geplant. </w:t>
      </w:r>
      <w:r w:rsidR="003A74DB" w:rsidRPr="00212703">
        <w:rPr>
          <w:lang w:val="de-DE"/>
        </w:rPr>
        <w:t>Eine der wichtigsten Zukunftsaspekte ist die logische Topologie für alle feldbusabhängige Industrielle Netzwerk.</w:t>
      </w:r>
    </w:p>
    <w:p w14:paraId="70610513" w14:textId="77777777" w:rsidR="00E73724" w:rsidRPr="00212703" w:rsidRDefault="00E73724" w:rsidP="00E73724">
      <w:pPr>
        <w:pStyle w:val="TextkrperEinzug"/>
        <w:ind w:firstLine="0"/>
        <w:rPr>
          <w:lang w:val="de-DE"/>
        </w:rPr>
      </w:pPr>
    </w:p>
    <w:p w14:paraId="7A1F54B1" w14:textId="77777777" w:rsidR="000B7AFD" w:rsidRPr="00212703" w:rsidRDefault="000B7AFD" w:rsidP="00DD0D6D">
      <w:pPr>
        <w:pStyle w:val="TextkrperEinzug"/>
        <w:ind w:firstLine="0"/>
        <w:rPr>
          <w:lang w:val="de-DE"/>
        </w:rPr>
        <w:sectPr w:rsidR="000B7AFD" w:rsidRPr="00212703" w:rsidSect="00997612">
          <w:headerReference w:type="default" r:id="rId42"/>
          <w:pgSz w:w="11906" w:h="16838" w:code="9"/>
          <w:pgMar w:top="1701" w:right="1418" w:bottom="1134" w:left="1418" w:header="709" w:footer="709" w:gutter="0"/>
          <w:cols w:space="708"/>
          <w:docGrid w:linePitch="360"/>
        </w:sectPr>
      </w:pPr>
    </w:p>
    <w:p w14:paraId="7974FA7C" w14:textId="4EC1C13E" w:rsidR="00DD0D6D" w:rsidRPr="00212703" w:rsidRDefault="00DD0D6D" w:rsidP="00DD0D6D">
      <w:pPr>
        <w:pStyle w:val="TextkrperEinzug"/>
        <w:ind w:firstLine="0"/>
        <w:rPr>
          <w:lang w:val="de-DE"/>
        </w:rPr>
      </w:pPr>
    </w:p>
    <w:p w14:paraId="0DDD0F42" w14:textId="3EC08384" w:rsidR="00A15649" w:rsidRPr="00212703" w:rsidRDefault="00B120CB" w:rsidP="008035AA">
      <w:pPr>
        <w:pStyle w:val="berschrift1"/>
      </w:pPr>
      <w:bookmarkStart w:id="137" w:name="_Toc515977146"/>
      <w:r w:rsidRPr="00212703">
        <w:t>Entwurf</w:t>
      </w:r>
      <w:bookmarkEnd w:id="137"/>
    </w:p>
    <w:p w14:paraId="064AAC9B" w14:textId="100A7FD2" w:rsidR="001F13B4" w:rsidRPr="00212703" w:rsidRDefault="002C730D" w:rsidP="008325F5">
      <w:pPr>
        <w:pStyle w:val="TextkrperEinzug"/>
        <w:ind w:firstLine="0"/>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1731F3">
        <w:rPr>
          <w:lang w:val="de-DE"/>
        </w:rPr>
        <w:t>Topology-Editor</w:t>
      </w:r>
      <w:r w:rsidRPr="00212703">
        <w:rPr>
          <w:lang w:val="de-DE"/>
        </w:rPr>
        <w:t xml:space="preserve"> eingegangen und anschließend das Datenmodell erläutern</w:t>
      </w:r>
      <w:r w:rsidRPr="00212703">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26BE22DC" w:rsidR="002C730D" w:rsidRPr="00212703" w:rsidRDefault="00E73724" w:rsidP="001F13B4">
      <w:pPr>
        <w:pStyle w:val="berschrift2"/>
      </w:pPr>
      <w:bookmarkStart w:id="138" w:name="_Toc515977147"/>
      <w:r w:rsidRPr="00212703">
        <w:t xml:space="preserve">Architektur der </w:t>
      </w:r>
      <w:r w:rsidR="001731F3">
        <w:t>Topology-Editor</w:t>
      </w:r>
      <w:bookmarkEnd w:id="138"/>
    </w:p>
    <w:p w14:paraId="133BA10F" w14:textId="5629912C"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 xml:space="preserve">Architektur der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16"/>
      </w:r>
      <w:r w:rsidR="00AA6FA9" w:rsidRPr="00212703">
        <w:rPr>
          <w:lang w:val="de-DE"/>
        </w:rPr>
        <w:t xml:space="preserve"> denn der SPA-Ansatz reduziert die Zeit die von der Anwendung für die Reaktion auf  Benutzeraktion , was eine  mehr flüssige Erfahrung ist.</w:t>
      </w:r>
    </w:p>
    <w:p w14:paraId="2245D1FB" w14:textId="77777777" w:rsidR="00AA6FA9" w:rsidRPr="00212703" w:rsidRDefault="00AA6FA9" w:rsidP="008325F5">
      <w:pPr>
        <w:pStyle w:val="TextkrperEinzug"/>
        <w:rPr>
          <w:lang w:val="de-DE"/>
        </w:rPr>
      </w:pPr>
    </w:p>
    <w:p w14:paraId="495988EE" w14:textId="2CF28A64" w:rsidR="001F13B4" w:rsidRPr="00212703" w:rsidRDefault="00AA6FA9" w:rsidP="004B5E16">
      <w:pPr>
        <w:pStyle w:val="TextkrperEinzug"/>
        <w:ind w:firstLine="0"/>
        <w:rPr>
          <w:lang w:val="de-DE"/>
        </w:rPr>
      </w:pPr>
      <w:r w:rsidRPr="00212703">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5160AA11" w:rsidR="00AA6FA9" w:rsidRPr="00212703"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 xml:space="preserve">st einige Herausforderungen, die nicht in herkömmlichen Webanwendung vorhanden sind. Allerdings begegnet Technologien wie ASP:NET:Web-API, </w:t>
      </w:r>
      <w:r w:rsidR="001731F3">
        <w:rPr>
          <w:lang w:val="de-DE"/>
        </w:rPr>
        <w:t>JavaScript</w:t>
      </w:r>
      <w:r w:rsidRPr="00212703">
        <w:rPr>
          <w:lang w:val="de-DE"/>
        </w:rPr>
        <w:t>-Framewor</w:t>
      </w:r>
      <w:r w:rsidR="006750EA">
        <w:rPr>
          <w:lang w:val="de-DE"/>
        </w:rPr>
        <w:t>k</w:t>
      </w:r>
      <w:r w:rsidRPr="00212703">
        <w:rPr>
          <w:lang w:val="de-DE"/>
        </w:rPr>
        <w:t xml:space="preserve"> wie Angular 5(Abschnitt 6.1) und CSS-Framework wie Bootstrap(Abschnitt 6.2) können entworfen werden und Aufbauen von SPAs wirklich vereinfachen.</w:t>
      </w: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lastRenderedPageBreak/>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025775"/>
                    </a:xfrm>
                    <a:prstGeom prst="rect">
                      <a:avLst/>
                    </a:prstGeom>
                  </pic:spPr>
                </pic:pic>
              </a:graphicData>
            </a:graphic>
          </wp:inline>
        </w:drawing>
      </w:r>
    </w:p>
    <w:p w14:paraId="47102C72" w14:textId="2B3F1526" w:rsidR="00D41B57" w:rsidRPr="00212703" w:rsidRDefault="004B5E16" w:rsidP="004B5E16">
      <w:pPr>
        <w:pStyle w:val="Beschriftung"/>
        <w:jc w:val="left"/>
      </w:pPr>
      <w:bookmarkStart w:id="139" w:name="_Toc511225570"/>
      <w:bookmarkStart w:id="140" w:name="_Toc515977178"/>
      <w:r w:rsidRPr="00212703">
        <w:t xml:space="preserve">Abbildung </w:t>
      </w:r>
      <w:r w:rsidR="007B2AB7">
        <w:fldChar w:fldCharType="begin"/>
      </w:r>
      <w:r w:rsidR="007B2AB7">
        <w:instrText xml:space="preserve"> SEQ Abbildung \* ARABIC </w:instrText>
      </w:r>
      <w:r w:rsidR="007B2AB7">
        <w:fldChar w:fldCharType="separate"/>
      </w:r>
      <w:r w:rsidR="00B974E6">
        <w:rPr>
          <w:noProof/>
        </w:rPr>
        <w:t>14</w:t>
      </w:r>
      <w:r w:rsidR="007B2AB7">
        <w:rPr>
          <w:noProof/>
        </w:rPr>
        <w:fldChar w:fldCharType="end"/>
      </w:r>
      <w:r w:rsidRPr="00212703">
        <w:t xml:space="preserve">: Diagramm zeigt den Grundlegenden Entwurf der </w:t>
      </w:r>
      <w:r w:rsidR="001731F3">
        <w:t>Topology-Editor</w:t>
      </w:r>
      <w:bookmarkEnd w:id="139"/>
      <w:bookmarkEnd w:id="140"/>
    </w:p>
    <w:p w14:paraId="1CBF0576" w14:textId="3E9BD7FA" w:rsidR="00B97DA1" w:rsidRPr="00212703" w:rsidRDefault="00B97DA1"/>
    <w:p w14:paraId="7BB9679C" w14:textId="5BB8C826" w:rsidR="00B97DA1" w:rsidRPr="00212703" w:rsidRDefault="00B97DA1"/>
    <w:p w14:paraId="7B5DFDAF" w14:textId="220D352B" w:rsidR="00026F7A" w:rsidRPr="00212703" w:rsidRDefault="00026F7A" w:rsidP="00026F7A">
      <w:pPr>
        <w:pStyle w:val="TextkrperEinzug"/>
        <w:ind w:firstLine="0"/>
        <w:rPr>
          <w:lang w:val="de-DE"/>
        </w:rPr>
      </w:pPr>
      <w:r w:rsidRPr="00212703">
        <w:rPr>
          <w:lang w:val="de-DE"/>
        </w:rPr>
        <w:t xml:space="preserve">Die Abbildung zeigt die den Grundentwurf der </w:t>
      </w:r>
      <w:r w:rsidR="001731F3">
        <w:rPr>
          <w:lang w:val="de-DE"/>
        </w:rPr>
        <w:t>Topology-Editor</w:t>
      </w:r>
      <w:r w:rsidRPr="00212703">
        <w:rPr>
          <w:lang w:val="de-DE"/>
        </w:rPr>
        <w:t xml:space="preserve"> und wird im Folgenden erklärt.</w:t>
      </w:r>
    </w:p>
    <w:p w14:paraId="4860D2AD" w14:textId="5B2850F6" w:rsidR="004B5E16" w:rsidRPr="00212703" w:rsidRDefault="004B5E16" w:rsidP="004B5E16">
      <w:pPr>
        <w:pStyle w:val="TextkrperEinzug"/>
        <w:ind w:firstLine="0"/>
        <w:rPr>
          <w:lang w:val="de-DE"/>
        </w:rPr>
      </w:pPr>
      <w:r w:rsidRPr="00212703">
        <w:rPr>
          <w:lang w:val="de-DE"/>
        </w:rPr>
        <w:t xml:space="preserve">Der Client ist das Medium, das die Web-API nutzt (mobile App, Browser usw.). Hier wird der Client als Angular App erstellt. Das Angular App besteht aus 4 Hauptmodulen und werden als </w:t>
      </w:r>
      <w:r w:rsidR="001731F3">
        <w:rPr>
          <w:lang w:val="de-DE"/>
        </w:rPr>
        <w:t>TypeScript</w:t>
      </w:r>
      <w:r w:rsidRPr="00212703">
        <w:rPr>
          <w:lang w:val="de-DE"/>
        </w:rPr>
        <w:t>-Klassen dargestellt.</w:t>
      </w:r>
    </w:p>
    <w:p w14:paraId="4D4D5487" w14:textId="28C1D8A9" w:rsidR="004B5E16" w:rsidRPr="00212703" w:rsidRDefault="004B5E16" w:rsidP="004B5E16">
      <w:pPr>
        <w:pStyle w:val="TextkrperEinzug"/>
        <w:ind w:firstLine="0"/>
        <w:rPr>
          <w:lang w:val="de-DE"/>
        </w:rPr>
      </w:pPr>
      <w:r w:rsidRPr="00212703">
        <w:rPr>
          <w:lang w:val="de-DE"/>
        </w:rPr>
        <w:t>Die Modelle sind Objekte, die die Daten in der App darstellen. In diesem Fall sind drei Hauptklassen erstellt Modelle werden als C#-Klassen dargestellt, die auch als Plain Old C# Object (POCOs) bezeichnet werden.</w:t>
      </w:r>
    </w:p>
    <w:p w14:paraId="2AB0A878" w14:textId="5F38719A" w:rsidR="004B5E16" w:rsidRPr="00212703" w:rsidRDefault="004B5E16" w:rsidP="004B5E16">
      <w:pPr>
        <w:pStyle w:val="TextkrperEinzug"/>
        <w:ind w:firstLine="0"/>
        <w:rPr>
          <w:lang w:val="de-DE"/>
        </w:rPr>
      </w:pPr>
      <w:r w:rsidRPr="00212703">
        <w:rPr>
          <w:lang w:val="de-DE"/>
        </w:rPr>
        <w:t>Controller sind Objekte, die HTTP-Anforderungen verarbeitet und die HTTP-Antwort erstellt.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0B1257F6" w:rsidR="00BE206E" w:rsidRPr="00212703" w:rsidRDefault="00CA1601" w:rsidP="00BE206E">
      <w:pPr>
        <w:pStyle w:val="TextkrperEinzug"/>
        <w:ind w:firstLine="0"/>
        <w:rPr>
          <w:lang w:val="de-DE"/>
        </w:rPr>
      </w:pPr>
      <w:r w:rsidRPr="00212703">
        <w:rPr>
          <w:lang w:val="de-DE"/>
        </w:rPr>
        <w:t xml:space="preserve">Den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Pr="00212703">
        <w:rPr>
          <w:lang w:val="de-DE"/>
        </w:rPr>
        <w:t xml:space="preserve"> die hier an der Stelle</w:t>
      </w:r>
      <w:r w:rsidR="00C462EF" w:rsidRPr="00212703">
        <w:rPr>
          <w:lang w:val="de-DE"/>
        </w:rPr>
        <w:t xml:space="preserve"> nicht betrachtet werden sonders als gegeben vorausgesetzt werden.</w:t>
      </w:r>
      <w:r w:rsidR="004B5E16" w:rsidRPr="00212703">
        <w:rPr>
          <w:lang w:val="de-DE"/>
        </w:rPr>
        <w:t xml:space="preserve"> </w:t>
      </w:r>
    </w:p>
    <w:p w14:paraId="3ECA1C65" w14:textId="77777777" w:rsidR="00BE206E" w:rsidRPr="00212703" w:rsidRDefault="00BE206E" w:rsidP="00BE206E">
      <w:pPr>
        <w:pStyle w:val="TextkrperEinzug"/>
        <w:ind w:firstLine="0"/>
        <w:rPr>
          <w:lang w:val="de-DE"/>
        </w:rPr>
      </w:pPr>
    </w:p>
    <w:p w14:paraId="0C9D92D7" w14:textId="139359F0" w:rsidR="00B97DA1" w:rsidRPr="00212703" w:rsidRDefault="00BE206E" w:rsidP="00BE206E">
      <w:pPr>
        <w:pStyle w:val="berschrift2"/>
      </w:pPr>
      <w:bookmarkStart w:id="141" w:name="_Toc515977148"/>
      <w:r w:rsidRPr="00212703">
        <w:t>Datenmodell</w:t>
      </w:r>
      <w:bookmarkEnd w:id="141"/>
    </w:p>
    <w:p w14:paraId="16EE1A57" w14:textId="6AB11A65"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B974E6" w:rsidRPr="00212703">
        <w:t xml:space="preserve">Abbildung </w:t>
      </w:r>
      <w:r w:rsidR="00B974E6">
        <w:rPr>
          <w:noProof/>
        </w:rPr>
        <w:t>15</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lastRenderedPageBreak/>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57475"/>
                    </a:xfrm>
                    <a:prstGeom prst="rect">
                      <a:avLst/>
                    </a:prstGeom>
                  </pic:spPr>
                </pic:pic>
              </a:graphicData>
            </a:graphic>
          </wp:inline>
        </w:drawing>
      </w:r>
    </w:p>
    <w:p w14:paraId="75BC95DF" w14:textId="6EB69A0E" w:rsidR="007A6D64" w:rsidRPr="00212703" w:rsidRDefault="007A6D64" w:rsidP="007A6D64">
      <w:pPr>
        <w:pStyle w:val="Beschriftung"/>
        <w:jc w:val="both"/>
      </w:pPr>
      <w:bookmarkStart w:id="142" w:name="_Ref511034098"/>
      <w:bookmarkStart w:id="143" w:name="_Toc511225571"/>
      <w:bookmarkStart w:id="144" w:name="_Toc515977179"/>
      <w:r w:rsidRPr="00212703">
        <w:t xml:space="preserve">Abbildung </w:t>
      </w:r>
      <w:r w:rsidR="007B2AB7">
        <w:fldChar w:fldCharType="begin"/>
      </w:r>
      <w:r w:rsidR="007B2AB7">
        <w:instrText xml:space="preserve"> SEQ Abbildung \* ARABIC </w:instrText>
      </w:r>
      <w:r w:rsidR="007B2AB7">
        <w:fldChar w:fldCharType="separate"/>
      </w:r>
      <w:r w:rsidR="00B974E6">
        <w:rPr>
          <w:noProof/>
        </w:rPr>
        <w:t>15</w:t>
      </w:r>
      <w:r w:rsidR="007B2AB7">
        <w:rPr>
          <w:noProof/>
        </w:rPr>
        <w:fldChar w:fldCharType="end"/>
      </w:r>
      <w:bookmarkEnd w:id="142"/>
      <w:r w:rsidRPr="00212703">
        <w:t xml:space="preserve">: Domänenmodell der Elemente des </w:t>
      </w:r>
      <w:r w:rsidR="001731F3">
        <w:t>Topology-Editor</w:t>
      </w:r>
      <w:bookmarkEnd w:id="143"/>
      <w:bookmarkEnd w:id="144"/>
    </w:p>
    <w:p w14:paraId="040A50DF" w14:textId="1A79D4E8"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 die sich in Netzwerk befinden.</w:t>
      </w:r>
    </w:p>
    <w:p w14:paraId="4EE97CBB" w14:textId="0D320C65" w:rsidR="00A94292" w:rsidRPr="00212703" w:rsidRDefault="00A94292" w:rsidP="00520614">
      <w:pPr>
        <w:pStyle w:val="TextkrperEinzug"/>
        <w:ind w:firstLine="0"/>
        <w:rPr>
          <w:lang w:val="de-DE"/>
        </w:rPr>
      </w:pPr>
      <w:r w:rsidRPr="00212703">
        <w:rPr>
          <w:lang w:val="de-DE"/>
        </w:rPr>
        <w:t xml:space="preserve">Jede Device kann wiederum mehrere Ports besitzen; Ein Port entspricht den Zugangspunkt einer Device </w:t>
      </w:r>
      <w:r w:rsidR="00BF26E0" w:rsidRPr="00212703">
        <w:rPr>
          <w:lang w:val="de-DE"/>
        </w:rPr>
        <w:t>und wird</w:t>
      </w:r>
      <w:r w:rsidRPr="00212703">
        <w:rPr>
          <w:lang w:val="de-DE"/>
        </w:rPr>
        <w:t xml:space="preserve"> von dem Entität </w:t>
      </w:r>
      <w:r w:rsidRPr="00212703">
        <w:rPr>
          <w:i/>
          <w:lang w:val="de-DE"/>
        </w:rPr>
        <w:t>Link</w:t>
      </w:r>
      <w:r w:rsidRPr="00212703">
        <w:rPr>
          <w:lang w:val="de-DE"/>
        </w:rPr>
        <w:t xml:space="preserve"> verwenden um die Verbindung herzustellen </w:t>
      </w:r>
    </w:p>
    <w:p w14:paraId="541223EE" w14:textId="0B430E81" w:rsidR="00BF26E0" w:rsidRPr="00212703" w:rsidRDefault="00BF26E0" w:rsidP="00520614">
      <w:pPr>
        <w:pStyle w:val="TextkrperEinzug"/>
        <w:ind w:firstLine="0"/>
        <w:rPr>
          <w:lang w:val="de-DE"/>
        </w:rPr>
      </w:pPr>
      <w:r w:rsidRPr="00212703">
        <w:rPr>
          <w:lang w:val="de-DE"/>
        </w:rPr>
        <w:t xml:space="preserve">Das Entität </w:t>
      </w:r>
      <w:r w:rsidRPr="00212703">
        <w:rPr>
          <w:i/>
          <w:lang w:val="de-DE"/>
        </w:rPr>
        <w:t>LinkData</w:t>
      </w:r>
      <w:r w:rsidRPr="00212703">
        <w:rPr>
          <w:lang w:val="de-DE"/>
        </w:rPr>
        <w:t xml:space="preserve"> ist verantwortlich für die Verbindungen einer Topologie zu listen und die dazugehöri</w:t>
      </w:r>
      <w:r w:rsidR="00C74DCF" w:rsidRPr="00212703">
        <w:rPr>
          <w:lang w:val="de-DE"/>
        </w:rPr>
        <w:t xml:space="preserve">ge Topologie zu identifizieren </w:t>
      </w:r>
    </w:p>
    <w:p w14:paraId="269016D9" w14:textId="4A5B52B3" w:rsidR="00C74DCF" w:rsidRPr="00212703" w:rsidRDefault="00C74DCF" w:rsidP="00520614">
      <w:pPr>
        <w:pStyle w:val="TextkrperEinzug"/>
        <w:ind w:firstLine="0"/>
        <w:rPr>
          <w:lang w:val="de-DE"/>
        </w:rPr>
      </w:pPr>
    </w:p>
    <w:p w14:paraId="2C808721" w14:textId="7C9A2A5A" w:rsidR="00C74DCF" w:rsidRPr="00212703" w:rsidRDefault="00120F11" w:rsidP="00C74DCF">
      <w:pPr>
        <w:pStyle w:val="berschrift2"/>
      </w:pPr>
      <w:bookmarkStart w:id="145" w:name="_Toc515977149"/>
      <w:r>
        <w:t>DtmApi</w:t>
      </w:r>
      <w:r w:rsidR="00C74DCF" w:rsidRPr="00212703">
        <w:t xml:space="preserve"> Wrapper</w:t>
      </w:r>
      <w:bookmarkEnd w:id="145"/>
    </w:p>
    <w:p w14:paraId="4302DC9D" w14:textId="7A2A1B04"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 xml:space="preserve">busprotokollabhängig) einfacher und Veränderungen hinter den Fassaden bleibt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2703" w:rsidRDefault="00D35407" w:rsidP="00D35407">
      <w:pPr>
        <w:pStyle w:val="TextkrperEinzug"/>
        <w:keepNext/>
        <w:jc w:val="left"/>
      </w:pPr>
      <w:r w:rsidRPr="00212703">
        <w:rPr>
          <w:noProof/>
          <w:lang w:val="de-DE"/>
        </w:rPr>
        <w:lastRenderedPageBreak/>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414395"/>
                    </a:xfrm>
                    <a:prstGeom prst="rect">
                      <a:avLst/>
                    </a:prstGeom>
                  </pic:spPr>
                </pic:pic>
              </a:graphicData>
            </a:graphic>
          </wp:inline>
        </w:drawing>
      </w:r>
      <w:r w:rsidRPr="00212703">
        <w:rPr>
          <w:noProof/>
          <w:lang w:val="de-DE"/>
        </w:rPr>
        <w:t xml:space="preserve"> </w:t>
      </w:r>
    </w:p>
    <w:p w14:paraId="6BB79FCB" w14:textId="2C6F093F" w:rsidR="000607DE" w:rsidRPr="00212703" w:rsidRDefault="000607DE" w:rsidP="000607DE">
      <w:pPr>
        <w:pStyle w:val="Beschriftung"/>
        <w:jc w:val="both"/>
      </w:pPr>
      <w:bookmarkStart w:id="146" w:name="_Ref511046443"/>
      <w:bookmarkStart w:id="147" w:name="_Toc511225572"/>
      <w:bookmarkStart w:id="148" w:name="_Toc515977180"/>
      <w:r w:rsidRPr="00212703">
        <w:t xml:space="preserve">Abbildung </w:t>
      </w:r>
      <w:r w:rsidR="007B2AB7">
        <w:fldChar w:fldCharType="begin"/>
      </w:r>
      <w:r w:rsidR="007B2AB7">
        <w:instrText xml:space="preserve"> SEQ Abbildung \* ARABIC </w:instrText>
      </w:r>
      <w:r w:rsidR="007B2AB7">
        <w:fldChar w:fldCharType="separate"/>
      </w:r>
      <w:r w:rsidR="00B974E6">
        <w:rPr>
          <w:noProof/>
        </w:rPr>
        <w:t>16</w:t>
      </w:r>
      <w:r w:rsidR="007B2AB7">
        <w:rPr>
          <w:noProof/>
        </w:rPr>
        <w:fldChar w:fldCharType="end"/>
      </w:r>
      <w:bookmarkEnd w:id="146"/>
      <w:r w:rsidRPr="00212703">
        <w:t>: Klassendiagramm eines Beispiel für Fassaden mit feldbusabhängigen Protokollen</w:t>
      </w:r>
      <w:bookmarkEnd w:id="147"/>
      <w:bookmarkEnd w:id="148"/>
    </w:p>
    <w:p w14:paraId="7496ED04" w14:textId="6C20A3AE"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B974E6" w:rsidRPr="00212703">
        <w:t xml:space="preserve">Abbildung </w:t>
      </w:r>
      <w:r w:rsidR="00B974E6">
        <w:rPr>
          <w:noProof/>
        </w:rPr>
        <w:t>16</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7C1CC04D" w:rsidR="00680402" w:rsidRPr="00212703" w:rsidRDefault="00680402" w:rsidP="000607DE">
      <w:pPr>
        <w:pStyle w:val="TextkrperEinzug"/>
        <w:ind w:firstLine="0"/>
        <w:rPr>
          <w:lang w:val="de-DE"/>
        </w:rPr>
      </w:pPr>
      <w:r w:rsidRPr="00212703">
        <w:rPr>
          <w:lang w:val="de-DE"/>
        </w:rPr>
        <w:t>Auf Grund der Übersicht wurden die Fassadenklassen sichtbar mit nur jeweils eine Methode gemacht (schwarz 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6"/>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149" w:name="_Toc515977150"/>
      <w:r w:rsidRPr="00212703">
        <w:t>Realisierung</w:t>
      </w:r>
      <w:bookmarkEnd w:id="149"/>
    </w:p>
    <w:p w14:paraId="73E3BCE8" w14:textId="71AFF000"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p>
    <w:p w14:paraId="0133272D" w14:textId="4DCEA54F" w:rsidR="006725B3" w:rsidRPr="00212703" w:rsidRDefault="006725B3" w:rsidP="006725B3">
      <w:pPr>
        <w:pStyle w:val="berschrift2"/>
      </w:pPr>
      <w:bookmarkStart w:id="150" w:name="_Toc515977151"/>
      <w:r w:rsidRPr="00212703">
        <w:t>Vorgehensweise</w:t>
      </w:r>
      <w:bookmarkEnd w:id="150"/>
    </w:p>
    <w:p w14:paraId="2848AE15" w14:textId="6E821876" w:rsidR="0047469D" w:rsidRPr="00212703" w:rsidRDefault="0047469D" w:rsidP="0047469D">
      <w:pPr>
        <w:pStyle w:val="TextkrperEinzug"/>
        <w:ind w:firstLine="0"/>
        <w:rPr>
          <w:u w:val="single"/>
          <w:lang w:val="de-DE"/>
        </w:rPr>
      </w:pPr>
      <w:r w:rsidRPr="00212703">
        <w:rPr>
          <w:lang w:val="de-DE"/>
        </w:rPr>
        <w:t xml:space="preserve">Beim Unternehmen Hilscher Gesellschaft ist das </w:t>
      </w:r>
      <w:r w:rsidRPr="00212703">
        <w:rPr>
          <w:i/>
          <w:lang w:val="de-DE"/>
        </w:rPr>
        <w:t>Scrum</w:t>
      </w:r>
      <w:r w:rsidRPr="00212703">
        <w:rPr>
          <w:rStyle w:val="Funotenzeichen"/>
          <w:i/>
          <w:lang w:val="de-DE"/>
        </w:rPr>
        <w:footnoteReference w:id="17"/>
      </w:r>
      <w:r w:rsidRPr="00212703">
        <w:rPr>
          <w:lang w:val="de-DE"/>
        </w:rPr>
        <w:t xml:space="preserve">-Vorgehensmodell in der Abteilung 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02A57CF" w:rsidR="0047469D" w:rsidRPr="00212703" w:rsidRDefault="0047469D" w:rsidP="0047469D">
      <w:pPr>
        <w:pStyle w:val="berschrift2"/>
      </w:pPr>
      <w:bookmarkStart w:id="151" w:name="_Toc515437544"/>
      <w:bookmarkStart w:id="152" w:name="_Toc515977152"/>
      <w:r w:rsidRPr="00212703">
        <w:t>Verwendete Werkzeuge</w:t>
      </w:r>
      <w:bookmarkEnd w:id="151"/>
      <w:bookmarkEnd w:id="152"/>
    </w:p>
    <w:p w14:paraId="67F954AC" w14:textId="1107B898" w:rsidR="0047469D" w:rsidRPr="00212703" w:rsidRDefault="0047469D" w:rsidP="0047469D">
      <w:pPr>
        <w:pStyle w:val="Textkrper"/>
      </w:pPr>
      <w:r w:rsidRPr="00212703">
        <w:t xml:space="preserve">In diesem Kapitel werden die verwendeten Technologien und Werkzeuge angesprochen.  Auch nichtfunktionale Aspekte wie die Wiederverwendbarkeit des Quellcodes oder der bereits verwendeten Technologien in der Firma spielen eine Rolle. Für die Realisierung des </w:t>
      </w:r>
      <w:r w:rsidR="001731F3">
        <w:t>Plugin</w:t>
      </w:r>
      <w:r w:rsidRPr="00212703">
        <w:t>s „</w:t>
      </w:r>
      <w:r w:rsidRPr="00212703">
        <w:rPr>
          <w:i/>
        </w:rPr>
        <w:t>WebTopologyEditor“</w:t>
      </w:r>
      <w:r w:rsidRPr="00212703">
        <w:t xml:space="preserve"> wurde als Haupterkzeug für die serverseitige Umsetzung die Entwicklungsumgebung Microsoft Visual Studio 2017 mit der Programmiersprache C# gewählt, für clientseitige Umsetzung der Visual Studio Code. Des Weiteren werden Bootstrap und ASP:NET Core verwendet, wie bereits in Kapitel 6 erläutert </w:t>
      </w:r>
    </w:p>
    <w:p w14:paraId="63324690" w14:textId="77777777" w:rsidR="0047469D" w:rsidRPr="00212703" w:rsidRDefault="0047469D" w:rsidP="0047469D">
      <w:pPr>
        <w:pStyle w:val="berschrift2"/>
      </w:pPr>
      <w:bookmarkStart w:id="153" w:name="_Toc515437545"/>
      <w:bookmarkStart w:id="154" w:name="_Toc515977153"/>
      <w:r w:rsidRPr="00212703">
        <w:t>Ausgewählte Implementierungsaspekte</w:t>
      </w:r>
      <w:bookmarkEnd w:id="153"/>
      <w:bookmarkEnd w:id="154"/>
    </w:p>
    <w:p w14:paraId="1AC9FABA" w14:textId="77777777" w:rsidR="0047469D" w:rsidRPr="00212703" w:rsidRDefault="0047469D" w:rsidP="0047469D">
      <w:pPr>
        <w:pStyle w:val="Textkrper"/>
      </w:pPr>
    </w:p>
    <w:p w14:paraId="51A46113" w14:textId="603734E8" w:rsidR="0047469D" w:rsidRPr="00212703" w:rsidRDefault="0047469D" w:rsidP="0047469D">
      <w:pPr>
        <w:pStyle w:val="Textkrper"/>
      </w:pPr>
      <w:r w:rsidRPr="00212703">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rsidRPr="00212703">
        <w:fldChar w:fldCharType="begin"/>
      </w:r>
      <w:r w:rsidRPr="00212703">
        <w:instrText xml:space="preserve"> REF _Ref511654706 \r \h </w:instrText>
      </w:r>
      <w:r w:rsidR="00212703">
        <w:instrText xml:space="preserve"> \* MERGEFORMAT </w:instrText>
      </w:r>
      <w:r w:rsidRPr="00212703">
        <w:fldChar w:fldCharType="separate"/>
      </w:r>
      <w:r w:rsidR="00B974E6">
        <w:t>8.3.3</w:t>
      </w:r>
      <w:r w:rsidRPr="00212703">
        <w:fldChar w:fldCharType="end"/>
      </w:r>
      <w:r w:rsidRPr="00212703">
        <w:t xml:space="preserve"> darauf eingegangen, wie verschiedene Geräte- und Verbindungsinformationen übertragen werden.</w:t>
      </w:r>
    </w:p>
    <w:p w14:paraId="2A2CF5E3" w14:textId="77777777" w:rsidR="0047469D" w:rsidRPr="00212703" w:rsidRDefault="0047469D" w:rsidP="0047469D">
      <w:pPr>
        <w:pStyle w:val="Textkrper"/>
      </w:pPr>
      <w:r w:rsidRPr="00212703">
        <w:t xml:space="preserve"> </w:t>
      </w:r>
    </w:p>
    <w:p w14:paraId="19E1D318" w14:textId="2687C5AF"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B974E6">
        <w:t>8.3.4</w:t>
      </w:r>
      <w:r w:rsidRPr="00212703">
        <w:fldChar w:fldCharType="end"/>
      </w:r>
      <w:r w:rsidRPr="00212703">
        <w:t xml:space="preserve"> gezeigt, wie anhand dieser Informationen eine Topologie Aktualisiert wird und geeignete Daten gefunden werden. Im Kapitel 3 wird betrachtet, wie mit </w:t>
      </w:r>
      <w:r w:rsidRPr="00212703">
        <w:lastRenderedPageBreak/>
        <w:t>Hilfe der gefundenen Daten die Topologie erstellt wird. Im Folgenden Kapitel 4 steht die Darstellung der fehlerbehafteten Statistik im Vordergrund. Abschließend wird in Kapitel 5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155" w:name="_Toc515437546"/>
      <w:bookmarkStart w:id="156" w:name="_Toc515977154"/>
      <w:r w:rsidRPr="00212703">
        <w:t>Realisierung der Server-Applikation</w:t>
      </w:r>
      <w:bookmarkEnd w:id="155"/>
      <w:bookmarkEnd w:id="156"/>
      <w:r w:rsidRPr="00212703">
        <w:t xml:space="preserve"> </w:t>
      </w:r>
    </w:p>
    <w:p w14:paraId="69BE7712" w14:textId="77777777" w:rsidR="0047469D" w:rsidRPr="00212703" w:rsidRDefault="0047469D" w:rsidP="0047469D">
      <w:pPr>
        <w:pStyle w:val="TextkrperEinzug"/>
        <w:rPr>
          <w:lang w:val="de-DE"/>
        </w:rPr>
      </w:pPr>
    </w:p>
    <w:p w14:paraId="4AEADE3B" w14:textId="28B4A364"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p>
    <w:p w14:paraId="2F5C5E78" w14:textId="77777777" w:rsidR="0047469D" w:rsidRPr="00212703" w:rsidRDefault="0047469D" w:rsidP="0047469D">
      <w:pPr>
        <w:pStyle w:val="TextkrperEinzug"/>
        <w:ind w:firstLine="0"/>
        <w:rPr>
          <w:lang w:val="de-DE"/>
        </w:rPr>
      </w:pPr>
    </w:p>
    <w:p w14:paraId="05A0DDB1" w14:textId="5103E9E3" w:rsidR="0047469D" w:rsidRPr="00212703" w:rsidRDefault="0047469D" w:rsidP="0047469D">
      <w:pPr>
        <w:pStyle w:val="Textkrper"/>
      </w:pPr>
      <w:r w:rsidRPr="00212703">
        <w:t xml:space="preserve">Die TopologyEditor-Library unterstützt die Software </w:t>
      </w:r>
      <w:r w:rsidR="001731F3">
        <w:t>Communication Studio</w:t>
      </w:r>
      <w:commentRangeStart w:id="157"/>
      <w:r w:rsidRPr="00212703">
        <w:t xml:space="preserve"> </w:t>
      </w:r>
      <w:commentRangeEnd w:id="157"/>
      <w:r w:rsidRPr="00212703">
        <w:rPr>
          <w:rStyle w:val="Kommentarzeichen"/>
          <w:rFonts w:ascii="Arial" w:hAnsi="Arial"/>
        </w:rPr>
        <w:commentReference w:id="157"/>
      </w:r>
      <w:r w:rsidRPr="00212703">
        <w:t>dabei, alle Netzwerk-Protokolle für Web-Services mithilfe des Model-View-Controller-Musters zu kommunizieren. Diese Library unterstützt diejenigen, die mit ASP.NET Core eine Reihe von Anwendungsstilen erstellen möchten. Sie wurde 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47469D">
      <w:pPr>
        <w:pStyle w:val="TextkrperEinzug"/>
        <w:keepNext/>
        <w:ind w:firstLine="0"/>
      </w:pPr>
      <w:r w:rsidRPr="00212703">
        <w:rPr>
          <w:noProof/>
          <w:lang w:val="de-DE"/>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1484630"/>
                    </a:xfrm>
                    <a:prstGeom prst="rect">
                      <a:avLst/>
                    </a:prstGeom>
                  </pic:spPr>
                </pic:pic>
              </a:graphicData>
            </a:graphic>
          </wp:inline>
        </w:drawing>
      </w:r>
    </w:p>
    <w:p w14:paraId="09E57C46" w14:textId="3706EC91" w:rsidR="0047469D" w:rsidRPr="00212703" w:rsidRDefault="0047469D" w:rsidP="0047469D">
      <w:pPr>
        <w:pStyle w:val="Beschriftung"/>
        <w:jc w:val="both"/>
      </w:pPr>
      <w:bookmarkStart w:id="158" w:name="_Toc515977181"/>
      <w:r w:rsidRPr="00212703">
        <w:t xml:space="preserve">Abbildung </w:t>
      </w:r>
      <w:r w:rsidR="007B2AB7">
        <w:fldChar w:fldCharType="begin"/>
      </w:r>
      <w:r w:rsidR="007B2AB7">
        <w:instrText xml:space="preserve"> SEQ Abbildung \* ARABIC </w:instrText>
      </w:r>
      <w:r w:rsidR="007B2AB7">
        <w:fldChar w:fldCharType="separate"/>
      </w:r>
      <w:r w:rsidR="00B974E6">
        <w:rPr>
          <w:noProof/>
        </w:rPr>
        <w:t>17</w:t>
      </w:r>
      <w:r w:rsidR="007B2AB7">
        <w:rPr>
          <w:noProof/>
        </w:rPr>
        <w:fldChar w:fldCharType="end"/>
      </w:r>
      <w:r w:rsidRPr="00212703">
        <w:t>: Zusammengesetzte Anwendungsarchitektur mit häufig verwendeten Paketen</w:t>
      </w:r>
      <w:bookmarkEnd w:id="158"/>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212703">
        <w:rPr>
          <w:b/>
        </w:rPr>
        <w:t>Hilscher.TopologyEditor</w:t>
      </w:r>
      <w:r w:rsidRPr="00212703">
        <w:t xml:space="preserve"> </w:t>
      </w:r>
      <w:r w:rsidRPr="00212703">
        <w:rPr>
          <w:lang w:val="de-DE"/>
        </w:rPr>
        <w:t>enthält die Kernfunktionalität von TopologyEditor und ist für die Integration der feldbusprotokollabhängigen Parameter. Das beinhaltet:</w:t>
      </w:r>
    </w:p>
    <w:p w14:paraId="3A52C8C4" w14:textId="2444300B" w:rsidR="0047469D" w:rsidRPr="00212703" w:rsidRDefault="0047469D" w:rsidP="0047469D">
      <w:pPr>
        <w:pStyle w:val="TextkrperEinzug"/>
        <w:ind w:firstLine="0"/>
        <w:rPr>
          <w:lang w:val="de-DE"/>
        </w:rPr>
      </w:pPr>
      <w:r w:rsidRPr="00212703">
        <w:rPr>
          <w:b/>
          <w:lang w:val="de-DE"/>
        </w:rPr>
        <w:t>Modellklassen</w:t>
      </w:r>
      <w:r w:rsidRPr="00212703">
        <w:rPr>
          <w:lang w:val="de-DE"/>
        </w:rPr>
        <w:t>: wie Node, Link, Toplogy, die unter anderem die spezifischen DTMs und Einstellung repräsentieren.</w:t>
      </w:r>
    </w:p>
    <w:p w14:paraId="14ECE40B" w14:textId="05F0D717" w:rsidR="0047469D" w:rsidRPr="00212703" w:rsidRDefault="0047469D" w:rsidP="0047469D">
      <w:pPr>
        <w:pStyle w:val="TextkrperEinzug"/>
        <w:ind w:firstLine="0"/>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47469D">
      <w:pPr>
        <w:pStyle w:val="TextkrperEinzug"/>
        <w:ind w:firstLine="0"/>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212703">
        <w:rPr>
          <w:b/>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77777777" w:rsidR="0047469D" w:rsidRPr="00212703" w:rsidRDefault="0047469D" w:rsidP="0047469D">
      <w:pPr>
        <w:pStyle w:val="TextkrperEinzug"/>
        <w:ind w:firstLine="0"/>
        <w:rPr>
          <w:lang w:val="de-DE"/>
        </w:rPr>
      </w:pPr>
      <w:r w:rsidRPr="00212703">
        <w:rPr>
          <w:b/>
          <w:lang w:val="de-DE"/>
        </w:rPr>
        <w:t>Facades</w:t>
      </w:r>
      <w:r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47469D">
      <w:pPr>
        <w:pStyle w:val="TextkrperEinzug"/>
        <w:ind w:firstLine="0"/>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4A5E4D4E" w:rsidR="0047469D" w:rsidRPr="00212703" w:rsidRDefault="0047469D" w:rsidP="0047469D">
      <w:pPr>
        <w:pStyle w:val="TextkrperEinzug"/>
        <w:ind w:firstLine="0"/>
        <w:rPr>
          <w:lang w:val="de-DE"/>
        </w:rPr>
      </w:pPr>
      <w:r w:rsidRPr="00212703">
        <w:rPr>
          <w:b/>
          <w:lang w:val="de-DE"/>
        </w:rPr>
        <w:lastRenderedPageBreak/>
        <w:t>Utils</w:t>
      </w:r>
      <w:r w:rsidRPr="00212703">
        <w:rPr>
          <w:lang w:val="de-DE"/>
        </w:rPr>
        <w:t xml:space="preserve"> umfasst statischen Klassen, die dasErstellen von Modellkassen erleichtern sollen,und definiert statische schreibgeschützte Eigenschaften, um spezifische Parameter </w:t>
      </w:r>
      <w:commentRangeStart w:id="159"/>
      <w:r w:rsidRPr="00212703">
        <w:rPr>
          <w:lang w:val="de-DE"/>
        </w:rPr>
        <w:t xml:space="preserve">bei Codierung </w:t>
      </w:r>
      <w:commentRangeEnd w:id="159"/>
      <w:r w:rsidRPr="00212703">
        <w:rPr>
          <w:rStyle w:val="Kommentarzeichen"/>
          <w:rFonts w:ascii="Arial" w:hAnsi="Arial" w:cs="Times New Roman"/>
          <w:lang w:val="de-DE"/>
        </w:rPr>
        <w:commentReference w:id="159"/>
      </w:r>
      <w:r w:rsidRPr="00212703">
        <w:rPr>
          <w:lang w:val="de-DE"/>
        </w:rPr>
        <w:t>zugänglich zu machen.</w:t>
      </w:r>
    </w:p>
    <w:p w14:paraId="2DC40D3C" w14:textId="77777777" w:rsidR="0047469D" w:rsidRPr="00212703" w:rsidRDefault="0047469D" w:rsidP="0047469D">
      <w:pPr>
        <w:pStyle w:val="TextkrperEinzug"/>
        <w:ind w:firstLine="0"/>
        <w:rPr>
          <w:lang w:val="de-DE"/>
        </w:rPr>
      </w:pPr>
    </w:p>
    <w:p w14:paraId="553C7C41" w14:textId="55E7217F" w:rsidR="0047469D" w:rsidRPr="00212703" w:rsidRDefault="0047469D" w:rsidP="0047469D">
      <w:pPr>
        <w:pStyle w:val="TextkrperEinzug"/>
        <w:ind w:firstLine="0"/>
        <w:rPr>
          <w:lang w:val="de-DE"/>
        </w:rPr>
      </w:pPr>
      <w:r w:rsidRPr="00212703">
        <w:rPr>
          <w:b/>
        </w:rPr>
        <w:t>Hilscher.TopologyEditor</w:t>
      </w:r>
      <w:r w:rsidRPr="00212703">
        <w:rPr>
          <w:b/>
          <w:lang w:val="de-DE"/>
        </w:rPr>
        <w:t>.Web.API</w:t>
      </w:r>
      <w:r w:rsidRPr="00212703">
        <w:rPr>
          <w:lang w:val="de-DE"/>
        </w:rPr>
        <w:t xml:space="preserve"> ist eine Sammlung von Controllern, die daie HTTP-Anforderungen verarbeitet und entsprechende HTTP-Antworten generiert. Sie verwendet die zwei vorgestellten Assemblies.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160" w:name="_Toc515437547"/>
      <w:bookmarkStart w:id="161" w:name="_Toc515977155"/>
      <w:r w:rsidRPr="00212703">
        <w:t>Realisierung der Client-Applikation</w:t>
      </w:r>
      <w:bookmarkEnd w:id="160"/>
      <w:bookmarkEnd w:id="161"/>
    </w:p>
    <w:p w14:paraId="66F6F198" w14:textId="498FE713" w:rsidR="0047469D" w:rsidRPr="00212703" w:rsidRDefault="0047469D" w:rsidP="0047469D">
      <w:pPr>
        <w:pStyle w:val="Textkrper"/>
      </w:pPr>
      <w:r w:rsidRPr="00212703">
        <w:t xml:space="preserve">Wie bereits erwähnt, haben die benutzten Technologien,2 die zum Teil nach der Evaluation der </w:t>
      </w:r>
      <w:r w:rsidR="001731F3">
        <w:t>JavaScript</w:t>
      </w:r>
      <w:r w:rsidRPr="00212703">
        <w:t>-Frameworks (siehe Abschnitt 12) gewählt wurden und zum Teil durch die Problemstellung vorgegeben waren, beeinflussen sehr stark das Endprodukt und Entwicklung hinsichtlich der Client-Applikation.</w:t>
      </w:r>
    </w:p>
    <w:p w14:paraId="2A9F2FA2" w14:textId="38B1731C" w:rsidR="0047469D" w:rsidRPr="00212703" w:rsidRDefault="0047469D" w:rsidP="0047469D">
      <w:pPr>
        <w:pStyle w:val="TextkrperEinzug"/>
        <w:ind w:firstLine="0"/>
        <w:rPr>
          <w:lang w:val="de-DE"/>
        </w:rPr>
      </w:pPr>
      <w:r w:rsidRPr="00212703">
        <w:rPr>
          <w:lang w:val="de-DE"/>
        </w:rPr>
        <w:t xml:space="preserve">Um einen Einblick in das Software-Modul Client-TopologyEditor selbst zu geben und aufzuzeigen, wie sich diese Einflüsse </w:t>
      </w:r>
      <w:commentRangeStart w:id="162"/>
      <w:r w:rsidRPr="00212703">
        <w:rPr>
          <w:lang w:val="de-DE"/>
        </w:rPr>
        <w:t>außen</w:t>
      </w:r>
      <w:commentRangeEnd w:id="162"/>
      <w:r w:rsidRPr="00212703">
        <w:rPr>
          <w:rStyle w:val="Kommentarzeichen"/>
          <w:rFonts w:ascii="Arial" w:hAnsi="Arial" w:cs="Times New Roman"/>
          <w:lang w:val="de-DE"/>
        </w:rPr>
        <w:commentReference w:id="162"/>
      </w:r>
      <w:r w:rsidRPr="00212703">
        <w:rPr>
          <w:lang w:val="de-DE"/>
        </w:rPr>
        <w:t>, wird das Modul-Diagramm mit Klassen von Client-TopologyEditor besprochen und dabei eine Übersicht über die Rolle von JSON-Dateien als Informationsquelle von TopologyEditor gegeben.</w:t>
      </w:r>
    </w:p>
    <w:p w14:paraId="37F32468" w14:textId="77777777" w:rsidR="0047469D" w:rsidRPr="00212703" w:rsidRDefault="0047469D" w:rsidP="0047469D">
      <w:pPr>
        <w:pStyle w:val="TextkrperEinzug"/>
        <w:ind w:firstLine="0"/>
        <w:rPr>
          <w:lang w:val="de-DE"/>
        </w:rPr>
      </w:pPr>
    </w:p>
    <w:p w14:paraId="05C8795C" w14:textId="714EBB14" w:rsidR="0047469D" w:rsidRPr="00212703" w:rsidRDefault="0047469D" w:rsidP="0047469D">
      <w:pPr>
        <w:pStyle w:val="TextkrperEinzug"/>
        <w:ind w:firstLine="0"/>
        <w:rPr>
          <w:lang w:val="de-DE"/>
        </w:rPr>
      </w:pPr>
      <w:r w:rsidRPr="00212703">
        <w:rPr>
          <w:lang w:val="de-DE"/>
        </w:rPr>
        <w:t>Zur Veranschaulichung der eigens für Client-TopologyEditor und der aus Angular-Framework und GoJs-Bibliothek verwendeten Klassen wurde das Diagramm in Abbildung 111 erstellt. Es zeigt das AppModule in der Mitte, um das sich alle Klassen von Client Topology Editor anordnen. Als Einstieg in das Diagramm können alle Komponente-Klassen und Service-Klassen angesehen werden. Angular-Komponenten repräsentieren jeweils eine Ansicht in der App. Sicherlich startet man die Client-App als User nicht in irgendeiner Ansicht, sondern mit der Ansicht zum Edito, der „Topology Editor.html“.</w:t>
      </w:r>
    </w:p>
    <w:p w14:paraId="76E46E26" w14:textId="411E683C" w:rsidR="0047469D" w:rsidRPr="00212703" w:rsidRDefault="0047469D" w:rsidP="0047469D">
      <w:pPr>
        <w:pStyle w:val="TextkrperEinzug"/>
        <w:ind w:firstLine="0"/>
        <w:rPr>
          <w:lang w:val="de-DE"/>
        </w:rPr>
      </w:pPr>
      <w:r w:rsidRPr="00212703">
        <w:rPr>
          <w:lang w:val="de-DE"/>
        </w:rPr>
        <w:t>Wie bereits angedeutet, wird eine Ansicht einer Angular-App zunächst als Component implementiert, dem man ein Template und ein CSS-File zuweist. Sobald das System ein Ansicht anzeigen soll, wird der Hauptteil der Funktionalität zu entsprechenden Service delegieren, da in Service die Hauptteile der Funktionalitäten umgesetzt wurden. Dadurch werden die Anwendungslogik und Präsentationlogik getrennt.</w:t>
      </w:r>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545AB3DF" w:rsidR="0047469D" w:rsidRPr="00212703" w:rsidRDefault="0047469D" w:rsidP="0047469D">
      <w:pPr>
        <w:pStyle w:val="TextkrperEinzug"/>
        <w:ind w:firstLine="0"/>
        <w:rPr>
          <w:lang w:val="de-DE"/>
        </w:rPr>
      </w:pPr>
      <w:r w:rsidRPr="00212703">
        <w:rPr>
          <w:lang w:val="de-DE"/>
        </w:rPr>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w:t>
      </w:r>
      <w:commentRangeStart w:id="163"/>
      <w:r w:rsidRPr="00212703">
        <w:rPr>
          <w:lang w:val="de-DE"/>
        </w:rPr>
        <w:t xml:space="preserve">im Rahmen </w:t>
      </w:r>
      <w:commentRangeEnd w:id="163"/>
      <w:r w:rsidRPr="00212703">
        <w:rPr>
          <w:rStyle w:val="Kommentarzeichen"/>
          <w:rFonts w:ascii="Arial" w:hAnsi="Arial" w:cs="Times New Roman"/>
          <w:lang w:val="de-DE"/>
        </w:rPr>
        <w:commentReference w:id="163"/>
      </w:r>
      <w:r w:rsidRPr="00212703">
        <w:rPr>
          <w:lang w:val="de-DE"/>
        </w:rPr>
        <w:t>des CRUD-Operators [10] umgesetzt.</w:t>
      </w:r>
    </w:p>
    <w:p w14:paraId="5ED93D9C" w14:textId="77777777" w:rsidR="0047469D" w:rsidRPr="00212703" w:rsidRDefault="0047469D" w:rsidP="0047469D">
      <w:pPr>
        <w:pStyle w:val="TextkrperEinzug"/>
        <w:ind w:firstLine="0"/>
        <w:rPr>
          <w:lang w:val="de-DE"/>
        </w:rPr>
      </w:pPr>
    </w:p>
    <w:p w14:paraId="4F1D7FFC" w14:textId="7DE20096" w:rsidR="0047469D" w:rsidRPr="00212703" w:rsidRDefault="0047469D" w:rsidP="0047469D">
      <w:pPr>
        <w:pStyle w:val="TextkrperEinzug"/>
        <w:ind w:firstLine="0"/>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Angular als Angular Resolver[10] implementiert. Die Angular Resolver wird hauptsächlich von der Komponentenklasse verwendet. Dennoch ist ein Resolver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47469D">
      <w:pPr>
        <w:pStyle w:val="TextkrperEinzug"/>
        <w:ind w:firstLine="0"/>
        <w:rPr>
          <w:lang w:val="de-DE"/>
        </w:rPr>
      </w:pPr>
      <w:r w:rsidRPr="00212703">
        <w:rPr>
          <w:lang w:val="de-DE"/>
        </w:rPr>
        <w:t xml:space="preserve">Sofern ein neues DTM in das FDT-Projekt hinzugeführt wird, schickt der ComStudio eine Notifikation an der Client-App, die darauf hinweist, dass es ein neues Device (repräsentiert durch </w:t>
      </w:r>
      <w:r w:rsidRPr="00212703">
        <w:rPr>
          <w:lang w:val="de-DE"/>
        </w:rPr>
        <w:lastRenderedPageBreak/>
        <w:t>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47469D">
      <w:pPr>
        <w:pStyle w:val="TextkrperEinzug"/>
        <w:numPr>
          <w:ilvl w:val="0"/>
          <w:numId w:val="35"/>
        </w:numPr>
        <w:rPr>
          <w:lang w:val="de-DE"/>
        </w:rPr>
      </w:pPr>
      <w:r w:rsidRPr="00212703">
        <w:rPr>
          <w:lang w:val="de-DE"/>
        </w:rPr>
        <w:t>„TopologieService.ts“ : liefert die Topologie der gewünschten Netzwerke als ein Objekt, welches GoJs-Bibliothek verwenden kann.</w:t>
      </w:r>
    </w:p>
    <w:p w14:paraId="0E7A99BC" w14:textId="77777777" w:rsidR="0047469D" w:rsidRPr="00212703" w:rsidRDefault="0047469D" w:rsidP="0047469D">
      <w:pPr>
        <w:pStyle w:val="TextkrperEinzug"/>
        <w:numPr>
          <w:ilvl w:val="0"/>
          <w:numId w:val="35"/>
        </w:numPr>
        <w:rPr>
          <w:lang w:val="de-DE"/>
        </w:rPr>
      </w:pPr>
      <w:r w:rsidRPr="00212703">
        <w:rPr>
          <w:lang w:val="de-DE"/>
        </w:rPr>
        <w:t>„DeviceService.ts“: liefert die Liste der Geräte und wird von TopologyService  konsomiert</w:t>
      </w:r>
    </w:p>
    <w:p w14:paraId="10686ABC" w14:textId="025F2808" w:rsidR="0047469D" w:rsidRPr="00212703" w:rsidRDefault="0047469D" w:rsidP="0047469D">
      <w:pPr>
        <w:pStyle w:val="TextkrperEinzug"/>
        <w:numPr>
          <w:ilvl w:val="0"/>
          <w:numId w:val="35"/>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05162286" w:rsidR="0047469D" w:rsidRPr="00212703" w:rsidRDefault="0047469D" w:rsidP="0047469D">
      <w:pPr>
        <w:pStyle w:val="TextkrperEinzug"/>
        <w:ind w:firstLine="0"/>
        <w:rPr>
          <w:lang w:val="de-DE"/>
        </w:rPr>
      </w:pPr>
      <w:r w:rsidRPr="00212703">
        <w:rPr>
          <w:lang w:val="de-DE"/>
        </w:rPr>
        <w:t>Für die Kommunikation mit den beiden JSON-Dateien (siehe Abschnitt 2) sind noch die Klassen „DeviceService.ts“ und „LinkService.ts“ verantwortlich. Sie verfügen über einem großen Satz an Methoden, um entsprechende JSON-Dateien im System zu manipulieren, weshalb sie eine zentrale Rolle in den Modulen spielen. Die beiden Klassen sind im Singleton-Pattern [10] erstellt worden und wurden in entsprechenden Komponenten integriert.</w:t>
      </w:r>
    </w:p>
    <w:p w14:paraId="10B2384D" w14:textId="7EC2EE5F" w:rsidR="0047469D" w:rsidRPr="00212703" w:rsidRDefault="0047469D" w:rsidP="0047469D">
      <w:pPr>
        <w:pStyle w:val="berschrift3"/>
      </w:pPr>
      <w:bookmarkStart w:id="164" w:name="_Ref511654706"/>
      <w:bookmarkStart w:id="165" w:name="_Toc515437548"/>
      <w:bookmarkStart w:id="166" w:name="_Toc515977156"/>
      <w:r w:rsidRPr="00212703">
        <w:t>Systemvorbereitung und Erstellen eines FDT-Projekt</w:t>
      </w:r>
      <w:bookmarkEnd w:id="164"/>
      <w:bookmarkEnd w:id="165"/>
      <w:bookmarkEnd w:id="166"/>
    </w:p>
    <w:p w14:paraId="202692E7" w14:textId="6E92CF09" w:rsidR="0047469D" w:rsidRPr="00212703" w:rsidRDefault="0047469D" w:rsidP="0047469D">
      <w:pPr>
        <w:pStyle w:val="Textkrper"/>
      </w:pPr>
      <w:r w:rsidRPr="00212703">
        <w:t xml:space="preserve">Um das </w:t>
      </w:r>
      <w:r w:rsidR="001731F3">
        <w:t>Plugin</w:t>
      </w:r>
      <w:r w:rsidRPr="00212703">
        <w:t xml:space="preserve"> zu nutzen, muss der Nutzer vor allem die Software Communication 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788305CF" w:rsidR="0047469D" w:rsidRPr="00212703" w:rsidRDefault="0047469D" w:rsidP="0047469D">
      <w:pPr>
        <w:pStyle w:val="Beschriftung"/>
        <w:jc w:val="both"/>
      </w:pPr>
      <w:bookmarkStart w:id="167" w:name="_Toc515977182"/>
      <w:r w:rsidRPr="00212703">
        <w:t xml:space="preserve">Abbildung </w:t>
      </w:r>
      <w:r w:rsidR="007B2AB7">
        <w:fldChar w:fldCharType="begin"/>
      </w:r>
      <w:r w:rsidR="007B2AB7">
        <w:instrText xml:space="preserve"> SEQ Abbildung \* ARABIC </w:instrText>
      </w:r>
      <w:r w:rsidR="007B2AB7">
        <w:fldChar w:fldCharType="separate"/>
      </w:r>
      <w:r w:rsidR="00B974E6">
        <w:rPr>
          <w:noProof/>
        </w:rPr>
        <w:t>18</w:t>
      </w:r>
      <w:r w:rsidR="007B2AB7">
        <w:rPr>
          <w:noProof/>
        </w:rPr>
        <w:fldChar w:fldCharType="end"/>
      </w:r>
      <w:r w:rsidRPr="00212703">
        <w:t>: Erstellen eines FDT-Projekt</w:t>
      </w:r>
      <w:bookmarkEnd w:id="167"/>
    </w:p>
    <w:p w14:paraId="23DC59F3" w14:textId="3296CAE4" w:rsidR="0047469D" w:rsidRPr="00212703" w:rsidRDefault="0047469D" w:rsidP="0047469D">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168" w:name="_Ref511654730"/>
      <w:bookmarkStart w:id="169" w:name="_Toc515437549"/>
      <w:bookmarkStart w:id="170" w:name="_Toc515977157"/>
      <w:r w:rsidRPr="00212703">
        <w:lastRenderedPageBreak/>
        <w:t>Anzeigen einer Topologie</w:t>
      </w:r>
      <w:bookmarkEnd w:id="168"/>
      <w:bookmarkEnd w:id="169"/>
      <w:bookmarkEnd w:id="170"/>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3FA0E8CD" w:rsidR="00D63D02" w:rsidRPr="00212703" w:rsidRDefault="0047469D" w:rsidP="0047469D">
      <w:pPr>
        <w:pStyle w:val="Beschriftung"/>
        <w:jc w:val="left"/>
      </w:pPr>
      <w:bookmarkStart w:id="171" w:name="_Ref515440024"/>
      <w:bookmarkStart w:id="172" w:name="_Toc515977183"/>
      <w:r w:rsidRPr="00212703">
        <w:t xml:space="preserve">Abbildung </w:t>
      </w:r>
      <w:r w:rsidR="007B2AB7">
        <w:fldChar w:fldCharType="begin"/>
      </w:r>
      <w:r w:rsidR="007B2AB7">
        <w:instrText xml:space="preserve"> SEQ Abbildung \* ARABIC </w:instrText>
      </w:r>
      <w:r w:rsidR="007B2AB7">
        <w:fldChar w:fldCharType="separate"/>
      </w:r>
      <w:r w:rsidR="00B974E6">
        <w:rPr>
          <w:noProof/>
        </w:rPr>
        <w:t>19</w:t>
      </w:r>
      <w:r w:rsidR="007B2AB7">
        <w:rPr>
          <w:noProof/>
        </w:rPr>
        <w:fldChar w:fldCharType="end"/>
      </w:r>
      <w:bookmarkEnd w:id="171"/>
      <w:r w:rsidRPr="00212703">
        <w:t>: Communication Studio mit Topology Editor im Einsatz: 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bookmarkEnd w:id="172"/>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173" w:name="_Toc515977158"/>
      <w:r w:rsidRPr="00212703">
        <w:t>Zusammenfassung und Ausblick</w:t>
      </w:r>
      <w:bookmarkEnd w:id="173"/>
    </w:p>
    <w:p w14:paraId="77D34719" w14:textId="73DF3C48"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174" w:name="_Toc515977159"/>
      <w:r w:rsidRPr="00212703">
        <w:t>Zusammenfassung</w:t>
      </w:r>
      <w:bookmarkEnd w:id="174"/>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506C13C0" w14:textId="21253D4F" w:rsidR="00937130"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2CADB294" w14:textId="43F356CD" w:rsidR="00A23055" w:rsidRPr="00212703" w:rsidRDefault="00A23055" w:rsidP="00231DB6">
      <w:pPr>
        <w:pStyle w:val="TextkrperEinzug"/>
        <w:ind w:firstLine="0"/>
        <w:rPr>
          <w:rFonts w:cs="Times New Roman"/>
          <w:lang w:val="de-DE"/>
        </w:rPr>
      </w:pPr>
    </w:p>
    <w:p w14:paraId="6955D09C" w14:textId="70B53EAD" w:rsidR="00636A6E" w:rsidRPr="00212703" w:rsidRDefault="00636A6E" w:rsidP="00231DB6">
      <w:pPr>
        <w:pStyle w:val="TextkrperEinzug"/>
        <w:ind w:firstLine="0"/>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2AEFBA8" w:rsidR="00636A6E"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5CF86ADC" w14:textId="70436B60" w:rsidR="00300267" w:rsidRPr="00212703" w:rsidRDefault="00300267" w:rsidP="00231DB6">
      <w:pPr>
        <w:pStyle w:val="TextkrperEinzug"/>
        <w:ind w:firstLine="0"/>
        <w:rPr>
          <w:rFonts w:cs="Times New Roman"/>
          <w:lang w:val="de-DE"/>
        </w:rPr>
      </w:pPr>
    </w:p>
    <w:p w14:paraId="2FEC0DE7" w14:textId="7E4EFF69" w:rsidR="00A23055" w:rsidRPr="00212703" w:rsidRDefault="00300267" w:rsidP="00231DB6">
      <w:pPr>
        <w:pStyle w:val="TextkrperEinzug"/>
        <w:ind w:firstLine="0"/>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Pr="00212703" w:rsidRDefault="00937130" w:rsidP="00231DB6">
      <w:pPr>
        <w:pStyle w:val="TextkrperEinzug"/>
        <w:ind w:firstLine="0"/>
        <w:rPr>
          <w:rFonts w:cs="Times New Roman"/>
          <w:lang w:val="de-DE"/>
        </w:rPr>
      </w:pPr>
    </w:p>
    <w:p w14:paraId="0403EEB2" w14:textId="1EE6FBA5" w:rsidR="00937130" w:rsidRPr="00212703" w:rsidRDefault="00937130" w:rsidP="00231DB6">
      <w:pPr>
        <w:pStyle w:val="TextkrperEinzug"/>
        <w:ind w:firstLine="0"/>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6A140479" w14:textId="0E114B2F" w:rsidR="00937130" w:rsidRPr="00212703" w:rsidRDefault="00937130" w:rsidP="00231DB6">
      <w:pPr>
        <w:pStyle w:val="TextkrperEinzug"/>
        <w:ind w:firstLine="0"/>
        <w:rPr>
          <w:rFonts w:cs="Times New Roman"/>
          <w:lang w:val="de-DE"/>
        </w:rPr>
      </w:pPr>
    </w:p>
    <w:p w14:paraId="176EDA2E" w14:textId="0584F587" w:rsidR="00937130" w:rsidRPr="00212703" w:rsidRDefault="00937130" w:rsidP="00231DB6">
      <w:pPr>
        <w:pStyle w:val="TextkrperEinzug"/>
        <w:ind w:firstLine="0"/>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sidRPr="00212703">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Pr="00212703" w:rsidRDefault="00B2581B" w:rsidP="00231DB6">
      <w:pPr>
        <w:pStyle w:val="TextkrperEinzug"/>
        <w:ind w:firstLine="0"/>
        <w:rPr>
          <w:rFonts w:cs="Times New Roman"/>
          <w:lang w:val="de-DE"/>
        </w:rPr>
      </w:pPr>
    </w:p>
    <w:p w14:paraId="1CD1DDC0" w14:textId="3E2E63B0" w:rsidR="00B2581B" w:rsidRPr="00212703" w:rsidRDefault="00B2581B" w:rsidP="00231DB6">
      <w:pPr>
        <w:pStyle w:val="TextkrperEinzug"/>
        <w:ind w:firstLine="0"/>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7D202576" w14:textId="49D3DCEF" w:rsidR="00937130" w:rsidRPr="00212703" w:rsidRDefault="00937130" w:rsidP="00231DB6">
      <w:pPr>
        <w:pStyle w:val="TextkrperEinzug"/>
        <w:ind w:firstLine="0"/>
        <w:rPr>
          <w:rFonts w:cs="Times New Roman"/>
          <w:lang w:val="de-DE"/>
        </w:rPr>
      </w:pPr>
    </w:p>
    <w:p w14:paraId="5FCFA4F9" w14:textId="32DD4C8F" w:rsidR="00510A5A" w:rsidRPr="00212703" w:rsidRDefault="001731F3" w:rsidP="00231DB6">
      <w:pPr>
        <w:pStyle w:val="TextkrperEinzug"/>
        <w:ind w:firstLine="0"/>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175" w:name="_Toc515977160"/>
      <w:r w:rsidRPr="00212703">
        <w:t>Ausblick</w:t>
      </w:r>
      <w:bookmarkEnd w:id="175"/>
    </w:p>
    <w:p w14:paraId="48152D79" w14:textId="50EA5BC2" w:rsidR="004E5CAF" w:rsidRPr="00212703" w:rsidRDefault="004E5CAF" w:rsidP="003148EF">
      <w:pPr>
        <w:pStyle w:val="Textkrper"/>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Pr="00212703" w:rsidRDefault="0033771A" w:rsidP="003148EF">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Pr="00212703" w:rsidRDefault="0033771A" w:rsidP="003148EF">
      <w:pPr>
        <w:pStyle w:val="Textkrper"/>
      </w:pPr>
    </w:p>
    <w:p w14:paraId="2736426B" w14:textId="569265BC" w:rsidR="003148EF" w:rsidRPr="00212703" w:rsidRDefault="0033771A" w:rsidP="003148EF">
      <w:pPr>
        <w:pStyle w:val="Textkrper"/>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6D651E0D" w14:textId="5B6B552C" w:rsidR="00FB505C" w:rsidRPr="00212703" w:rsidRDefault="00FB505C" w:rsidP="00FB505C">
      <w:pPr>
        <w:pStyle w:val="TextkrperEinzug"/>
        <w:ind w:firstLine="0"/>
        <w:rPr>
          <w:lang w:val="de-DE"/>
        </w:rPr>
      </w:pPr>
    </w:p>
    <w:p w14:paraId="3FAF536C" w14:textId="52D191D7" w:rsidR="00FB505C" w:rsidRPr="00212703" w:rsidRDefault="00FB505C" w:rsidP="00FB505C">
      <w:pPr>
        <w:pStyle w:val="TextkrperEinzug"/>
        <w:ind w:firstLine="0"/>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CD4D9C5" w14:textId="6166F09B" w:rsidR="001D3C17" w:rsidRPr="00212703" w:rsidRDefault="001D3C17" w:rsidP="00FB505C">
      <w:pPr>
        <w:pStyle w:val="TextkrperEinzug"/>
        <w:ind w:firstLine="0"/>
        <w:rPr>
          <w:lang w:val="de-DE"/>
        </w:rPr>
      </w:pPr>
    </w:p>
    <w:p w14:paraId="4529638B" w14:textId="6F02EF4E" w:rsidR="00CF61A1" w:rsidRPr="00212703" w:rsidRDefault="00CF61A1" w:rsidP="00FB505C">
      <w:pPr>
        <w:pStyle w:val="TextkrperEinzug"/>
        <w:ind w:firstLine="0"/>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EA36B69" w14:textId="22EE36B9" w:rsidR="00CF61A1" w:rsidRPr="00212703" w:rsidRDefault="00CF61A1" w:rsidP="00FB505C">
      <w:pPr>
        <w:pStyle w:val="TextkrperEinzug"/>
        <w:ind w:firstLine="0"/>
        <w:rPr>
          <w:lang w:val="de-DE"/>
        </w:rPr>
      </w:pPr>
      <w:r w:rsidRPr="00212703">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56307C03" w14:textId="7E1A284C" w:rsidR="00CF61A1" w:rsidRPr="00212703" w:rsidRDefault="00CF61A1" w:rsidP="00FB505C">
      <w:pPr>
        <w:pStyle w:val="TextkrperEinzug"/>
        <w:ind w:firstLine="0"/>
        <w:rPr>
          <w:lang w:val="de-DE"/>
        </w:rPr>
      </w:pPr>
    </w:p>
    <w:p w14:paraId="4C88DD33" w14:textId="08EC00DD" w:rsidR="00CF61A1" w:rsidRPr="00212703" w:rsidRDefault="00CF61A1" w:rsidP="00FB505C">
      <w:pPr>
        <w:pStyle w:val="TextkrperEinzug"/>
        <w:ind w:firstLine="0"/>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38091094" w:rsidR="001D3C17" w:rsidRPr="00212703" w:rsidRDefault="001D3C17" w:rsidP="00FB505C">
      <w:pPr>
        <w:pStyle w:val="TextkrperEinzug"/>
        <w:ind w:firstLine="0"/>
        <w:rPr>
          <w:lang w:val="de-DE"/>
        </w:rPr>
      </w:pPr>
      <w:r w:rsidRPr="00212703">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3C03A928"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2C139CDB"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54296922"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30C2CB6E"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B974E6" w:rsidRPr="00212703">
              <w:t xml:space="preserve">Abbildung </w:t>
            </w:r>
            <w:r w:rsidR="00B974E6">
              <w:rPr>
                <w:noProof/>
              </w:rPr>
              <w:t>19</w:t>
            </w:r>
            <w:r w:rsidRPr="00212703">
              <w:rPr>
                <w:lang w:val="de-DE"/>
              </w:rPr>
              <w:fldChar w:fldCharType="end"/>
            </w:r>
          </w:p>
        </w:tc>
      </w:tr>
    </w:tbl>
    <w:p w14:paraId="5ECF95C4" w14:textId="4F0D472C" w:rsidR="00300267" w:rsidRPr="00212703" w:rsidRDefault="00116771" w:rsidP="00116771">
      <w:pPr>
        <w:pStyle w:val="Beschriftung"/>
      </w:pPr>
      <w:bookmarkStart w:id="176" w:name="_Toc515977186"/>
      <w:r w:rsidRPr="00212703">
        <w:t xml:space="preserve">Tabelle </w:t>
      </w:r>
      <w:r w:rsidR="007B2AB7">
        <w:fldChar w:fldCharType="begin"/>
      </w:r>
      <w:r w:rsidR="007B2AB7">
        <w:instrText xml:space="preserve"> SEQ Tabelle \* ARABIC </w:instrText>
      </w:r>
      <w:r w:rsidR="007B2AB7">
        <w:fldChar w:fldCharType="separate"/>
      </w:r>
      <w:r w:rsidR="00B974E6">
        <w:rPr>
          <w:noProof/>
        </w:rPr>
        <w:t>3</w:t>
      </w:r>
      <w:r w:rsidR="007B2AB7">
        <w:rPr>
          <w:noProof/>
        </w:rPr>
        <w:fldChar w:fldCharType="end"/>
      </w:r>
      <w:r w:rsidRPr="00212703">
        <w:t>: Use Case #1</w:t>
      </w:r>
      <w:bookmarkEnd w:id="176"/>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9809984"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764D3FD8"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279DDE65" w:rsidR="00FF2FCB" w:rsidRPr="00212703" w:rsidRDefault="00E317CF" w:rsidP="00E317CF">
      <w:pPr>
        <w:pStyle w:val="Beschriftung"/>
      </w:pPr>
      <w:bookmarkStart w:id="177" w:name="_Toc515977187"/>
      <w:r w:rsidRPr="00212703">
        <w:t xml:space="preserve">Tabelle </w:t>
      </w:r>
      <w:r w:rsidR="007B2AB7">
        <w:fldChar w:fldCharType="begin"/>
      </w:r>
      <w:r w:rsidR="007B2AB7">
        <w:instrText xml:space="preserve"> SEQ Tabelle \* ARABIC </w:instrText>
      </w:r>
      <w:r w:rsidR="007B2AB7">
        <w:fldChar w:fldCharType="separate"/>
      </w:r>
      <w:r w:rsidR="00B974E6">
        <w:rPr>
          <w:noProof/>
        </w:rPr>
        <w:t>4</w:t>
      </w:r>
      <w:r w:rsidR="007B2AB7">
        <w:rPr>
          <w:noProof/>
        </w:rPr>
        <w:fldChar w:fldCharType="end"/>
      </w:r>
      <w:r w:rsidRPr="00212703">
        <w:t>: Use Case #2</w:t>
      </w:r>
      <w:bookmarkEnd w:id="177"/>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5B127877"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Topologie-Editor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0CC201C9"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7E6A5AEF" w:rsidR="00E317CF" w:rsidRPr="00212703" w:rsidRDefault="00024C5A" w:rsidP="00024C5A">
      <w:pPr>
        <w:pStyle w:val="Beschriftung"/>
      </w:pPr>
      <w:bookmarkStart w:id="178" w:name="_Toc515977188"/>
      <w:r w:rsidRPr="00212703">
        <w:t xml:space="preserve">Tabelle </w:t>
      </w:r>
      <w:r w:rsidR="007B2AB7">
        <w:fldChar w:fldCharType="begin"/>
      </w:r>
      <w:r w:rsidR="007B2AB7">
        <w:instrText xml:space="preserve"> SEQ Tabelle \* ARABIC </w:instrText>
      </w:r>
      <w:r w:rsidR="007B2AB7">
        <w:fldChar w:fldCharType="separate"/>
      </w:r>
      <w:r w:rsidR="00B974E6">
        <w:rPr>
          <w:noProof/>
        </w:rPr>
        <w:t>5</w:t>
      </w:r>
      <w:r w:rsidR="007B2AB7">
        <w:rPr>
          <w:noProof/>
        </w:rPr>
        <w:fldChar w:fldCharType="end"/>
      </w:r>
      <w:r w:rsidRPr="00212703">
        <w:t>: Use Case #3</w:t>
      </w:r>
      <w:bookmarkEnd w:id="178"/>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505D4192"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25A3CC68" w:rsidR="00024C5A" w:rsidRPr="00212703" w:rsidRDefault="00574081" w:rsidP="00574081">
      <w:pPr>
        <w:pStyle w:val="Beschriftung"/>
      </w:pPr>
      <w:bookmarkStart w:id="179" w:name="_Toc515977189"/>
      <w:r w:rsidRPr="00212703">
        <w:t xml:space="preserve">Tabelle </w:t>
      </w:r>
      <w:r w:rsidR="007B2AB7">
        <w:fldChar w:fldCharType="begin"/>
      </w:r>
      <w:r w:rsidR="007B2AB7">
        <w:instrText xml:space="preserve"> SEQ Tabelle \* ARABIC </w:instrText>
      </w:r>
      <w:r w:rsidR="007B2AB7">
        <w:fldChar w:fldCharType="separate"/>
      </w:r>
      <w:r w:rsidR="00B974E6">
        <w:rPr>
          <w:noProof/>
        </w:rPr>
        <w:t>6</w:t>
      </w:r>
      <w:r w:rsidR="007B2AB7">
        <w:rPr>
          <w:noProof/>
        </w:rPr>
        <w:fldChar w:fldCharType="end"/>
      </w:r>
      <w:r w:rsidRPr="00212703">
        <w:t>: Use Case #4</w:t>
      </w:r>
      <w:bookmarkEnd w:id="179"/>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180" w:name="_Toc515977161" w:displacedByCustomXml="next"/>
    <w:sdt>
      <w:sdtPr>
        <w:rPr>
          <w:b w:val="0"/>
          <w:sz w:val="24"/>
        </w:rPr>
        <w:id w:val="1352523566"/>
        <w:docPartObj>
          <w:docPartGallery w:val="Bibliographies"/>
          <w:docPartUnique/>
        </w:docPartObj>
      </w:sdtPr>
      <w:sdtEndPr/>
      <w:sdtContent>
        <w:p w14:paraId="3C61FEFB" w14:textId="77777777" w:rsidR="00716919" w:rsidRPr="00212703" w:rsidRDefault="00716919" w:rsidP="005B3440">
          <w:pPr>
            <w:pStyle w:val="berschriftmitEintraginsInhaltsverzeichnis"/>
            <w:rPr>
              <w:lang w:val="en-US"/>
            </w:rPr>
          </w:pPr>
          <w:r w:rsidRPr="00212703">
            <w:t>Literatur</w:t>
          </w:r>
          <w:bookmarkEnd w:id="180"/>
        </w:p>
        <w:sdt>
          <w:sdtPr>
            <w:rPr>
              <w:b/>
            </w:rPr>
            <w:id w:val="111145805"/>
            <w:bibliography/>
          </w:sdtPr>
          <w:sdtEndPr>
            <w:rPr>
              <w:b w:val="0"/>
            </w:rPr>
          </w:sdtEndPr>
          <w:sdtContent>
            <w:p w14:paraId="2FF05722" w14:textId="77777777" w:rsidR="003A2BFB" w:rsidRPr="00212703" w:rsidRDefault="00716919" w:rsidP="00527FD1">
              <w:pPr>
                <w:pStyle w:val="Textkrper"/>
                <w:rPr>
                  <w:bCs w:val="0"/>
                  <w:noProof/>
                  <w:sz w:val="20"/>
                </w:rPr>
              </w:pPr>
              <w:r w:rsidRPr="00212703">
                <w:fldChar w:fldCharType="begin"/>
              </w:r>
              <w:r w:rsidRPr="00212703">
                <w:rPr>
                  <w:lang w:val="en-US"/>
                </w:rPr>
                <w:instrText>BIBLIOGRAPHY</w:instrText>
              </w:r>
              <w:r w:rsidRPr="0021270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3A2BFB" w:rsidRPr="00212703" w14:paraId="32CD28FE" w14:textId="77777777">
                <w:trPr>
                  <w:divId w:val="538201600"/>
                  <w:tblCellSpacing w:w="15" w:type="dxa"/>
                </w:trPr>
                <w:tc>
                  <w:tcPr>
                    <w:tcW w:w="50" w:type="pct"/>
                    <w:hideMark/>
                  </w:tcPr>
                  <w:p w14:paraId="72CEDE52" w14:textId="0A490FD0" w:rsidR="003A2BFB" w:rsidRPr="00212703" w:rsidRDefault="003A2BFB">
                    <w:pPr>
                      <w:pStyle w:val="Literaturverzeichnis"/>
                      <w:rPr>
                        <w:noProof/>
                        <w:szCs w:val="24"/>
                      </w:rPr>
                    </w:pPr>
                    <w:r w:rsidRPr="00212703">
                      <w:rPr>
                        <w:noProof/>
                      </w:rPr>
                      <w:t xml:space="preserve">[1] </w:t>
                    </w:r>
                  </w:p>
                </w:tc>
                <w:tc>
                  <w:tcPr>
                    <w:tcW w:w="0" w:type="auto"/>
                    <w:hideMark/>
                  </w:tcPr>
                  <w:p w14:paraId="0533E462" w14:textId="77777777" w:rsidR="003A2BFB" w:rsidRPr="00212703" w:rsidRDefault="003A2BFB">
                    <w:pPr>
                      <w:pStyle w:val="Literaturverzeichnis"/>
                      <w:rPr>
                        <w:noProof/>
                      </w:rPr>
                    </w:pPr>
                    <w:r w:rsidRPr="00212703">
                      <w:rPr>
                        <w:noProof/>
                      </w:rPr>
                      <w:t xml:space="preserve">S. Kersken, IT-Handbuch für Fachinformatiker, Bonn: Galileo Press, 2013. </w:t>
                    </w:r>
                  </w:p>
                </w:tc>
              </w:tr>
              <w:tr w:rsidR="003A2BFB" w:rsidRPr="00212703" w14:paraId="10A808E0" w14:textId="77777777">
                <w:trPr>
                  <w:divId w:val="538201600"/>
                  <w:tblCellSpacing w:w="15" w:type="dxa"/>
                </w:trPr>
                <w:tc>
                  <w:tcPr>
                    <w:tcW w:w="50" w:type="pct"/>
                    <w:hideMark/>
                  </w:tcPr>
                  <w:p w14:paraId="03AA6441" w14:textId="77777777" w:rsidR="003A2BFB" w:rsidRPr="00212703" w:rsidRDefault="003A2BFB">
                    <w:pPr>
                      <w:pStyle w:val="Literaturverzeichnis"/>
                      <w:rPr>
                        <w:noProof/>
                      </w:rPr>
                    </w:pPr>
                    <w:r w:rsidRPr="00212703">
                      <w:rPr>
                        <w:noProof/>
                      </w:rPr>
                      <w:t xml:space="preserve">[2] </w:t>
                    </w:r>
                  </w:p>
                </w:tc>
                <w:tc>
                  <w:tcPr>
                    <w:tcW w:w="0" w:type="auto"/>
                    <w:hideMark/>
                  </w:tcPr>
                  <w:p w14:paraId="3AD4CC22" w14:textId="77777777" w:rsidR="003A2BFB" w:rsidRPr="00212703" w:rsidRDefault="003A2BFB">
                    <w:pPr>
                      <w:pStyle w:val="Literaturverzeichnis"/>
                      <w:rPr>
                        <w:noProof/>
                      </w:rPr>
                    </w:pPr>
                    <w:r w:rsidRPr="00212703">
                      <w:rPr>
                        <w:noProof/>
                      </w:rPr>
                      <w:t xml:space="preserve">K.-U. W. Gottfried Vossen, Grundkurs Theoretische Informatik, Trier: Vieweg+Teubner Verlag , 2016. </w:t>
                    </w:r>
                  </w:p>
                </w:tc>
              </w:tr>
              <w:tr w:rsidR="003A2BFB" w:rsidRPr="00212703" w14:paraId="08C48C2A" w14:textId="77777777">
                <w:trPr>
                  <w:divId w:val="538201600"/>
                  <w:tblCellSpacing w:w="15" w:type="dxa"/>
                </w:trPr>
                <w:tc>
                  <w:tcPr>
                    <w:tcW w:w="50" w:type="pct"/>
                    <w:hideMark/>
                  </w:tcPr>
                  <w:p w14:paraId="196928A8" w14:textId="77777777" w:rsidR="003A2BFB" w:rsidRPr="00212703" w:rsidRDefault="003A2BFB">
                    <w:pPr>
                      <w:pStyle w:val="Literaturverzeichnis"/>
                      <w:rPr>
                        <w:noProof/>
                      </w:rPr>
                    </w:pPr>
                    <w:r w:rsidRPr="00212703">
                      <w:rPr>
                        <w:noProof/>
                      </w:rPr>
                      <w:t xml:space="preserve">[3] </w:t>
                    </w:r>
                  </w:p>
                </w:tc>
                <w:tc>
                  <w:tcPr>
                    <w:tcW w:w="0" w:type="auto"/>
                    <w:hideMark/>
                  </w:tcPr>
                  <w:p w14:paraId="7249801B" w14:textId="77777777" w:rsidR="003A2BFB" w:rsidRPr="00212703" w:rsidRDefault="003A2BFB">
                    <w:pPr>
                      <w:pStyle w:val="Literaturverzeichnis"/>
                      <w:rPr>
                        <w:noProof/>
                      </w:rPr>
                    </w:pPr>
                    <w:r w:rsidRPr="00212703">
                      <w:rPr>
                        <w:noProof/>
                      </w:rPr>
                      <w:t xml:space="preserve">M. Popp, Industrielle Kommunikation mit PROFINET, Karlsruhe: ProfiBus Nutzerorganisation e.V.(PNO), 2016. </w:t>
                    </w:r>
                  </w:p>
                </w:tc>
              </w:tr>
              <w:tr w:rsidR="003A2BFB" w:rsidRPr="00212703" w14:paraId="0EBE59F5" w14:textId="77777777">
                <w:trPr>
                  <w:divId w:val="538201600"/>
                  <w:tblCellSpacing w:w="15" w:type="dxa"/>
                </w:trPr>
                <w:tc>
                  <w:tcPr>
                    <w:tcW w:w="50" w:type="pct"/>
                    <w:hideMark/>
                  </w:tcPr>
                  <w:p w14:paraId="7741E093" w14:textId="77777777" w:rsidR="003A2BFB" w:rsidRPr="00212703" w:rsidRDefault="003A2BFB">
                    <w:pPr>
                      <w:pStyle w:val="Literaturverzeichnis"/>
                      <w:rPr>
                        <w:noProof/>
                      </w:rPr>
                    </w:pPr>
                    <w:r w:rsidRPr="00212703">
                      <w:rPr>
                        <w:noProof/>
                      </w:rPr>
                      <w:t xml:space="preserve">[4] </w:t>
                    </w:r>
                  </w:p>
                </w:tc>
                <w:tc>
                  <w:tcPr>
                    <w:tcW w:w="0" w:type="auto"/>
                    <w:hideMark/>
                  </w:tcPr>
                  <w:p w14:paraId="355165E2" w14:textId="7C67C731" w:rsidR="003A2BFB" w:rsidRPr="00212703" w:rsidRDefault="003A2BFB">
                    <w:pPr>
                      <w:pStyle w:val="Literaturverzeichnis"/>
                      <w:rPr>
                        <w:noProof/>
                      </w:rPr>
                    </w:pPr>
                    <w:r w:rsidRPr="00212703">
                      <w:rPr>
                        <w:noProof/>
                      </w:rPr>
                      <w:t>K. GMBH, „KUNBUS,“ , 01 2016. [Online]. Available: https://www.kunbus.de/</w:t>
                    </w:r>
                    <w:r w:rsidR="0036309C">
                      <w:rPr>
                        <w:noProof/>
                      </w:rPr>
                      <w:t>CANopen</w:t>
                    </w:r>
                    <w:r w:rsidRPr="00212703">
                      <w:rPr>
                        <w:noProof/>
                      </w:rPr>
                      <w:t>-grundlagen.html. [Zugriff am 01 03 2018].</w:t>
                    </w:r>
                  </w:p>
                </w:tc>
              </w:tr>
              <w:tr w:rsidR="003A2BFB" w:rsidRPr="00212703" w14:paraId="18E5E7C2" w14:textId="77777777">
                <w:trPr>
                  <w:divId w:val="538201600"/>
                  <w:tblCellSpacing w:w="15" w:type="dxa"/>
                </w:trPr>
                <w:tc>
                  <w:tcPr>
                    <w:tcW w:w="50" w:type="pct"/>
                    <w:hideMark/>
                  </w:tcPr>
                  <w:p w14:paraId="378DD117" w14:textId="77777777" w:rsidR="003A2BFB" w:rsidRPr="00212703" w:rsidRDefault="003A2BFB">
                    <w:pPr>
                      <w:pStyle w:val="Literaturverzeichnis"/>
                      <w:rPr>
                        <w:noProof/>
                      </w:rPr>
                    </w:pPr>
                    <w:r w:rsidRPr="00212703">
                      <w:rPr>
                        <w:noProof/>
                      </w:rPr>
                      <w:t xml:space="preserve">[5] </w:t>
                    </w:r>
                  </w:p>
                </w:tc>
                <w:tc>
                  <w:tcPr>
                    <w:tcW w:w="0" w:type="auto"/>
                    <w:hideMark/>
                  </w:tcPr>
                  <w:p w14:paraId="569B24F6" w14:textId="77777777" w:rsidR="003A2BFB" w:rsidRPr="00212703" w:rsidRDefault="003A2BFB">
                    <w:pPr>
                      <w:pStyle w:val="Literaturverzeichnis"/>
                      <w:rPr>
                        <w:noProof/>
                      </w:rPr>
                    </w:pPr>
                    <w:r w:rsidRPr="00212703">
                      <w:rPr>
                        <w:noProof/>
                      </w:rPr>
                      <w:t>S. AG, „SIEMENS,“ 01 2018. [Online]. Available: http://w3.siemens.com/mcms/automation/de/industrielle-kommunikation/profibus/Seiten/Default.aspx. [Zugriff am 01 03 2018].</w:t>
                    </w:r>
                  </w:p>
                </w:tc>
              </w:tr>
              <w:tr w:rsidR="003A2BFB" w:rsidRPr="00212703" w14:paraId="3AADF8E4" w14:textId="77777777">
                <w:trPr>
                  <w:divId w:val="538201600"/>
                  <w:tblCellSpacing w:w="15" w:type="dxa"/>
                </w:trPr>
                <w:tc>
                  <w:tcPr>
                    <w:tcW w:w="50" w:type="pct"/>
                    <w:hideMark/>
                  </w:tcPr>
                  <w:p w14:paraId="46F8B0A7" w14:textId="77777777" w:rsidR="003A2BFB" w:rsidRPr="00212703" w:rsidRDefault="003A2BFB">
                    <w:pPr>
                      <w:pStyle w:val="Literaturverzeichnis"/>
                      <w:rPr>
                        <w:noProof/>
                      </w:rPr>
                    </w:pPr>
                    <w:r w:rsidRPr="00212703">
                      <w:rPr>
                        <w:noProof/>
                      </w:rPr>
                      <w:t xml:space="preserve">[6] </w:t>
                    </w:r>
                  </w:p>
                </w:tc>
                <w:tc>
                  <w:tcPr>
                    <w:tcW w:w="0" w:type="auto"/>
                    <w:hideMark/>
                  </w:tcPr>
                  <w:p w14:paraId="4D9DD2D4" w14:textId="77777777" w:rsidR="003A2BFB" w:rsidRPr="00212703" w:rsidRDefault="003A2BFB">
                    <w:pPr>
                      <w:pStyle w:val="Literaturverzeichnis"/>
                      <w:rPr>
                        <w:noProof/>
                      </w:rPr>
                    </w:pPr>
                    <w:r w:rsidRPr="00212703">
                      <w:rPr>
                        <w:noProof/>
                      </w:rPr>
                      <w:t>HMS, HMS Industrial Networks, 2015. [Online]. Available: http://www.feldbusse.de/Profinet/profinet.shtml. [Zugriff am 05 05 2018].</w:t>
                    </w:r>
                  </w:p>
                </w:tc>
              </w:tr>
              <w:tr w:rsidR="003A2BFB" w:rsidRPr="00212703" w14:paraId="4BC9EB45" w14:textId="77777777">
                <w:trPr>
                  <w:divId w:val="538201600"/>
                  <w:tblCellSpacing w:w="15" w:type="dxa"/>
                </w:trPr>
                <w:tc>
                  <w:tcPr>
                    <w:tcW w:w="50" w:type="pct"/>
                    <w:hideMark/>
                  </w:tcPr>
                  <w:p w14:paraId="3F320F8E" w14:textId="77777777" w:rsidR="003A2BFB" w:rsidRPr="00212703" w:rsidRDefault="003A2BFB">
                    <w:pPr>
                      <w:pStyle w:val="Literaturverzeichnis"/>
                      <w:rPr>
                        <w:noProof/>
                      </w:rPr>
                    </w:pPr>
                    <w:r w:rsidRPr="00212703">
                      <w:rPr>
                        <w:noProof/>
                      </w:rPr>
                      <w:t xml:space="preserve">[7] </w:t>
                    </w:r>
                  </w:p>
                </w:tc>
                <w:tc>
                  <w:tcPr>
                    <w:tcW w:w="0" w:type="auto"/>
                    <w:hideMark/>
                  </w:tcPr>
                  <w:p w14:paraId="7E8B946C" w14:textId="77777777" w:rsidR="003A2BFB" w:rsidRPr="00212703" w:rsidRDefault="003A2BFB">
                    <w:pPr>
                      <w:pStyle w:val="Literaturverzeichnis"/>
                      <w:rPr>
                        <w:noProof/>
                      </w:rPr>
                    </w:pPr>
                    <w:r w:rsidRPr="00212703">
                      <w:rPr>
                        <w:noProof/>
                      </w:rPr>
                      <w:t xml:space="preserve">T. M. Heinrich Hippenmeyer, Automatische Identifikation für Industrie 4.0, Berlin, Heidelberg: Springer Vieweg, 2016. </w:t>
                    </w:r>
                  </w:p>
                </w:tc>
              </w:tr>
              <w:tr w:rsidR="003A2BFB" w:rsidRPr="00212703" w14:paraId="71AD2A77" w14:textId="77777777">
                <w:trPr>
                  <w:divId w:val="538201600"/>
                  <w:tblCellSpacing w:w="15" w:type="dxa"/>
                </w:trPr>
                <w:tc>
                  <w:tcPr>
                    <w:tcW w:w="50" w:type="pct"/>
                    <w:hideMark/>
                  </w:tcPr>
                  <w:p w14:paraId="1C538F9C" w14:textId="77777777" w:rsidR="003A2BFB" w:rsidRPr="00212703" w:rsidRDefault="003A2BFB">
                    <w:pPr>
                      <w:pStyle w:val="Literaturverzeichnis"/>
                      <w:rPr>
                        <w:noProof/>
                      </w:rPr>
                    </w:pPr>
                    <w:r w:rsidRPr="00212703">
                      <w:rPr>
                        <w:noProof/>
                      </w:rPr>
                      <w:t xml:space="preserve">[8] </w:t>
                    </w:r>
                  </w:p>
                </w:tc>
                <w:tc>
                  <w:tcPr>
                    <w:tcW w:w="0" w:type="auto"/>
                    <w:hideMark/>
                  </w:tcPr>
                  <w:p w14:paraId="4CB90978" w14:textId="77777777" w:rsidR="003A2BFB" w:rsidRPr="00212703" w:rsidRDefault="003A2BFB">
                    <w:pPr>
                      <w:pStyle w:val="Literaturverzeichnis"/>
                      <w:rPr>
                        <w:noProof/>
                      </w:rPr>
                    </w:pPr>
                    <w:r w:rsidRPr="00212703">
                      <w:rPr>
                        <w:noProof/>
                      </w:rPr>
                      <w:t xml:space="preserve">I. Sommerville, IT Informatik Software Engineering, Pearson, 2007. </w:t>
                    </w:r>
                  </w:p>
                </w:tc>
              </w:tr>
              <w:tr w:rsidR="003A2BFB" w:rsidRPr="00212703" w14:paraId="0A7D832A" w14:textId="77777777">
                <w:trPr>
                  <w:divId w:val="538201600"/>
                  <w:tblCellSpacing w:w="15" w:type="dxa"/>
                </w:trPr>
                <w:tc>
                  <w:tcPr>
                    <w:tcW w:w="50" w:type="pct"/>
                    <w:hideMark/>
                  </w:tcPr>
                  <w:p w14:paraId="1B430A53" w14:textId="77777777" w:rsidR="003A2BFB" w:rsidRPr="00212703" w:rsidRDefault="003A2BFB">
                    <w:pPr>
                      <w:pStyle w:val="Literaturverzeichnis"/>
                      <w:rPr>
                        <w:noProof/>
                      </w:rPr>
                    </w:pPr>
                    <w:r w:rsidRPr="00212703">
                      <w:rPr>
                        <w:noProof/>
                      </w:rPr>
                      <w:t xml:space="preserve">[9] </w:t>
                    </w:r>
                  </w:p>
                </w:tc>
                <w:tc>
                  <w:tcPr>
                    <w:tcW w:w="0" w:type="auto"/>
                    <w:hideMark/>
                  </w:tcPr>
                  <w:p w14:paraId="75EFC5A0" w14:textId="77777777" w:rsidR="003A2BFB" w:rsidRPr="00212703" w:rsidRDefault="003A2BFB">
                    <w:pPr>
                      <w:pStyle w:val="Literaturverzeichnis"/>
                      <w:rPr>
                        <w:noProof/>
                      </w:rPr>
                    </w:pPr>
                    <w:r w:rsidRPr="00212703">
                      <w:rPr>
                        <w:noProof/>
                      </w:rPr>
                      <w:t>Google, „Angular,“ Google , 2018. [Online]. Available: https://angular.io/guide/architecture-services. [Zugriff am 05 05 2018].</w:t>
                    </w:r>
                  </w:p>
                </w:tc>
              </w:tr>
              <w:tr w:rsidR="003A2BFB" w:rsidRPr="00212703" w14:paraId="5AC541EB" w14:textId="77777777">
                <w:trPr>
                  <w:divId w:val="538201600"/>
                  <w:tblCellSpacing w:w="15" w:type="dxa"/>
                </w:trPr>
                <w:tc>
                  <w:tcPr>
                    <w:tcW w:w="50" w:type="pct"/>
                    <w:hideMark/>
                  </w:tcPr>
                  <w:p w14:paraId="0C1D9570" w14:textId="77777777" w:rsidR="003A2BFB" w:rsidRPr="00212703" w:rsidRDefault="003A2BFB">
                    <w:pPr>
                      <w:pStyle w:val="Literaturverzeichnis"/>
                      <w:rPr>
                        <w:noProof/>
                      </w:rPr>
                    </w:pPr>
                    <w:r w:rsidRPr="00212703">
                      <w:rPr>
                        <w:noProof/>
                      </w:rPr>
                      <w:t xml:space="preserve">[10] </w:t>
                    </w:r>
                  </w:p>
                </w:tc>
                <w:tc>
                  <w:tcPr>
                    <w:tcW w:w="0" w:type="auto"/>
                    <w:hideMark/>
                  </w:tcPr>
                  <w:p w14:paraId="65FA9F7C" w14:textId="77777777" w:rsidR="003A2BFB" w:rsidRPr="00212703" w:rsidRDefault="003A2BFB">
                    <w:pPr>
                      <w:pStyle w:val="Literaturverzeichnis"/>
                      <w:rPr>
                        <w:noProof/>
                      </w:rPr>
                    </w:pPr>
                    <w:r w:rsidRPr="00212703">
                      <w:rPr>
                        <w:noProof/>
                      </w:rPr>
                      <w:t>G. Vue.Js, „GitHub,“ 2018. [Online]. Available: https://github.com/vuejs/vue/releases/tag/v2.5.16. [Zugriff am 05 05 2018].</w:t>
                    </w:r>
                  </w:p>
                </w:tc>
              </w:tr>
              <w:tr w:rsidR="003A2BFB" w:rsidRPr="00212703" w14:paraId="2EE4986D" w14:textId="77777777">
                <w:trPr>
                  <w:divId w:val="538201600"/>
                  <w:tblCellSpacing w:w="15" w:type="dxa"/>
                </w:trPr>
                <w:tc>
                  <w:tcPr>
                    <w:tcW w:w="50" w:type="pct"/>
                    <w:hideMark/>
                  </w:tcPr>
                  <w:p w14:paraId="5C7EC776" w14:textId="77777777" w:rsidR="003A2BFB" w:rsidRPr="00212703" w:rsidRDefault="003A2BFB">
                    <w:pPr>
                      <w:pStyle w:val="Literaturverzeichnis"/>
                      <w:rPr>
                        <w:noProof/>
                      </w:rPr>
                    </w:pPr>
                    <w:r w:rsidRPr="00212703">
                      <w:rPr>
                        <w:noProof/>
                      </w:rPr>
                      <w:t xml:space="preserve">[11] </w:t>
                    </w:r>
                  </w:p>
                </w:tc>
                <w:tc>
                  <w:tcPr>
                    <w:tcW w:w="0" w:type="auto"/>
                    <w:hideMark/>
                  </w:tcPr>
                  <w:p w14:paraId="06B6D3B6" w14:textId="77777777" w:rsidR="003A2BFB" w:rsidRPr="00212703" w:rsidRDefault="003A2BFB">
                    <w:pPr>
                      <w:pStyle w:val="Literaturverzeichnis"/>
                      <w:rPr>
                        <w:noProof/>
                      </w:rPr>
                    </w:pPr>
                    <w:r w:rsidRPr="00212703">
                      <w:rPr>
                        <w:noProof/>
                      </w:rPr>
                      <w:t>LinkedIn, „LinkedIn,“ 2018. [Online]. Available: https://www.linkedin.com/in/evanyou/de. [Zugriff am 05 05 2018].</w:t>
                    </w:r>
                  </w:p>
                </w:tc>
              </w:tr>
              <w:tr w:rsidR="003A2BFB" w:rsidRPr="00212703" w14:paraId="73E4F877" w14:textId="77777777">
                <w:trPr>
                  <w:divId w:val="538201600"/>
                  <w:tblCellSpacing w:w="15" w:type="dxa"/>
                </w:trPr>
                <w:tc>
                  <w:tcPr>
                    <w:tcW w:w="50" w:type="pct"/>
                    <w:hideMark/>
                  </w:tcPr>
                  <w:p w14:paraId="12B866FD" w14:textId="77777777" w:rsidR="003A2BFB" w:rsidRPr="00212703" w:rsidRDefault="003A2BFB">
                    <w:pPr>
                      <w:pStyle w:val="Literaturverzeichnis"/>
                      <w:rPr>
                        <w:noProof/>
                      </w:rPr>
                    </w:pPr>
                    <w:r w:rsidRPr="00212703">
                      <w:rPr>
                        <w:noProof/>
                      </w:rPr>
                      <w:t xml:space="preserve">[12] </w:t>
                    </w:r>
                  </w:p>
                </w:tc>
                <w:tc>
                  <w:tcPr>
                    <w:tcW w:w="0" w:type="auto"/>
                    <w:hideMark/>
                  </w:tcPr>
                  <w:p w14:paraId="4753C623" w14:textId="77777777" w:rsidR="003A2BFB" w:rsidRPr="00212703" w:rsidRDefault="003A2BFB">
                    <w:pPr>
                      <w:pStyle w:val="Literaturverzeichnis"/>
                      <w:rPr>
                        <w:noProof/>
                      </w:rPr>
                    </w:pPr>
                    <w:r w:rsidRPr="00212703">
                      <w:rPr>
                        <w:noProof/>
                      </w:rPr>
                      <w:t>SAP, „UI5 Demo Kit - UI Development Toolkit for HTML5,“ UI5, 01 2018. [Online]. Available: https://sapui5.hana.ondemand.com. [Zugriff am 03 2018].</w:t>
                    </w:r>
                  </w:p>
                </w:tc>
              </w:tr>
              <w:tr w:rsidR="003A2BFB" w:rsidRPr="00212703" w14:paraId="29CA25FF" w14:textId="77777777">
                <w:trPr>
                  <w:divId w:val="538201600"/>
                  <w:tblCellSpacing w:w="15" w:type="dxa"/>
                </w:trPr>
                <w:tc>
                  <w:tcPr>
                    <w:tcW w:w="50" w:type="pct"/>
                    <w:hideMark/>
                  </w:tcPr>
                  <w:p w14:paraId="321CDF92" w14:textId="77777777" w:rsidR="003A2BFB" w:rsidRPr="00212703" w:rsidRDefault="003A2BFB">
                    <w:pPr>
                      <w:pStyle w:val="Literaturverzeichnis"/>
                      <w:rPr>
                        <w:noProof/>
                      </w:rPr>
                    </w:pPr>
                    <w:r w:rsidRPr="00212703">
                      <w:rPr>
                        <w:noProof/>
                      </w:rPr>
                      <w:t xml:space="preserve">[13] </w:t>
                    </w:r>
                  </w:p>
                </w:tc>
                <w:tc>
                  <w:tcPr>
                    <w:tcW w:w="0" w:type="auto"/>
                    <w:hideMark/>
                  </w:tcPr>
                  <w:p w14:paraId="18B9C513" w14:textId="77777777" w:rsidR="003A2BFB" w:rsidRPr="00212703" w:rsidRDefault="003A2BFB">
                    <w:pPr>
                      <w:pStyle w:val="Literaturverzeichnis"/>
                      <w:rPr>
                        <w:noProof/>
                      </w:rPr>
                    </w:pPr>
                    <w:r w:rsidRPr="00212703">
                      <w:rPr>
                        <w:noProof/>
                      </w:rPr>
                      <w:t>Facebook OpenSource, „React,“ Facebook Inc., 2018. [Online]. Available: https://reactjs.org/docs/introducing-jsx.html. [Zugriff am 01 03 2018].</w:t>
                    </w:r>
                  </w:p>
                </w:tc>
              </w:tr>
              <w:tr w:rsidR="003A2BFB" w:rsidRPr="00212703" w14:paraId="4C4E9DD0" w14:textId="77777777">
                <w:trPr>
                  <w:divId w:val="538201600"/>
                  <w:tblCellSpacing w:w="15" w:type="dxa"/>
                </w:trPr>
                <w:tc>
                  <w:tcPr>
                    <w:tcW w:w="50" w:type="pct"/>
                    <w:hideMark/>
                  </w:tcPr>
                  <w:p w14:paraId="4B20750A" w14:textId="77777777" w:rsidR="003A2BFB" w:rsidRPr="00212703" w:rsidRDefault="003A2BFB">
                    <w:pPr>
                      <w:pStyle w:val="Literaturverzeichnis"/>
                      <w:rPr>
                        <w:noProof/>
                      </w:rPr>
                    </w:pPr>
                    <w:r w:rsidRPr="00212703">
                      <w:rPr>
                        <w:noProof/>
                      </w:rPr>
                      <w:t xml:space="preserve">[14] </w:t>
                    </w:r>
                  </w:p>
                </w:tc>
                <w:tc>
                  <w:tcPr>
                    <w:tcW w:w="0" w:type="auto"/>
                    <w:hideMark/>
                  </w:tcPr>
                  <w:p w14:paraId="3736CC76" w14:textId="77777777" w:rsidR="003A2BFB" w:rsidRPr="00212703" w:rsidRDefault="003A2BFB">
                    <w:pPr>
                      <w:pStyle w:val="Literaturverzeichnis"/>
                      <w:rPr>
                        <w:noProof/>
                      </w:rPr>
                    </w:pPr>
                    <w:r w:rsidRPr="00212703">
                      <w:rPr>
                        <w:noProof/>
                      </w:rPr>
                      <w:t>Facebook/React, „Github,“ 2018. [Online]. Available: https://github.com/facebook/react/releases/tag/v16.3.2. [Zugriff am 05 05 2018].</w:t>
                    </w:r>
                  </w:p>
                </w:tc>
              </w:tr>
              <w:tr w:rsidR="003A2BFB" w:rsidRPr="00212703" w14:paraId="5226088E" w14:textId="77777777">
                <w:trPr>
                  <w:divId w:val="538201600"/>
                  <w:tblCellSpacing w:w="15" w:type="dxa"/>
                </w:trPr>
                <w:tc>
                  <w:tcPr>
                    <w:tcW w:w="50" w:type="pct"/>
                    <w:hideMark/>
                  </w:tcPr>
                  <w:p w14:paraId="7F091152" w14:textId="77777777" w:rsidR="003A2BFB" w:rsidRPr="00212703" w:rsidRDefault="003A2BFB">
                    <w:pPr>
                      <w:pStyle w:val="Literaturverzeichnis"/>
                      <w:rPr>
                        <w:noProof/>
                      </w:rPr>
                    </w:pPr>
                    <w:r w:rsidRPr="00212703">
                      <w:rPr>
                        <w:noProof/>
                      </w:rPr>
                      <w:t xml:space="preserve">[15] </w:t>
                    </w:r>
                  </w:p>
                </w:tc>
                <w:tc>
                  <w:tcPr>
                    <w:tcW w:w="0" w:type="auto"/>
                    <w:hideMark/>
                  </w:tcPr>
                  <w:p w14:paraId="19EA720C" w14:textId="77777777" w:rsidR="003A2BFB" w:rsidRPr="00212703" w:rsidRDefault="003A2BFB">
                    <w:pPr>
                      <w:pStyle w:val="Literaturverzeichnis"/>
                      <w:rPr>
                        <w:noProof/>
                      </w:rPr>
                    </w:pPr>
                    <w:r w:rsidRPr="00212703">
                      <w:rPr>
                        <w:noProof/>
                      </w:rPr>
                      <w:t>Facebook Inc., „React,“ 2018. [Online]. Available: https://reactjs.org/. [Zugriff am 05 05 2018].</w:t>
                    </w:r>
                  </w:p>
                </w:tc>
              </w:tr>
              <w:tr w:rsidR="003A2BFB" w:rsidRPr="00212703" w14:paraId="1B346FEB" w14:textId="77777777">
                <w:trPr>
                  <w:divId w:val="538201600"/>
                  <w:tblCellSpacing w:w="15" w:type="dxa"/>
                </w:trPr>
                <w:tc>
                  <w:tcPr>
                    <w:tcW w:w="50" w:type="pct"/>
                    <w:hideMark/>
                  </w:tcPr>
                  <w:p w14:paraId="18231365" w14:textId="77777777" w:rsidR="003A2BFB" w:rsidRPr="00212703" w:rsidRDefault="003A2BFB">
                    <w:pPr>
                      <w:pStyle w:val="Literaturverzeichnis"/>
                      <w:rPr>
                        <w:noProof/>
                      </w:rPr>
                    </w:pPr>
                    <w:r w:rsidRPr="00212703">
                      <w:rPr>
                        <w:noProof/>
                      </w:rPr>
                      <w:t xml:space="preserve">[16] </w:t>
                    </w:r>
                  </w:p>
                </w:tc>
                <w:tc>
                  <w:tcPr>
                    <w:tcW w:w="0" w:type="auto"/>
                    <w:hideMark/>
                  </w:tcPr>
                  <w:p w14:paraId="14ABBB12" w14:textId="77777777" w:rsidR="003A2BFB" w:rsidRPr="00212703" w:rsidRDefault="003A2BFB">
                    <w:pPr>
                      <w:pStyle w:val="Literaturverzeichnis"/>
                      <w:rPr>
                        <w:noProof/>
                      </w:rPr>
                    </w:pPr>
                    <w:r w:rsidRPr="00212703">
                      <w:rPr>
                        <w:noProof/>
                      </w:rPr>
                      <w:t>Facebook Inc., „React Native,“ React, 2018. [Online]. Available: https://facebook.github.io/react-native/. [Zugriff am 05 05 2018].</w:t>
                    </w:r>
                  </w:p>
                </w:tc>
              </w:tr>
              <w:tr w:rsidR="003A2BFB" w:rsidRPr="00212703" w14:paraId="22EE7D79" w14:textId="77777777">
                <w:trPr>
                  <w:divId w:val="538201600"/>
                  <w:tblCellSpacing w:w="15" w:type="dxa"/>
                </w:trPr>
                <w:tc>
                  <w:tcPr>
                    <w:tcW w:w="50" w:type="pct"/>
                    <w:hideMark/>
                  </w:tcPr>
                  <w:p w14:paraId="45B63DB2" w14:textId="77777777" w:rsidR="003A2BFB" w:rsidRPr="00212703" w:rsidRDefault="003A2BFB">
                    <w:pPr>
                      <w:pStyle w:val="Literaturverzeichnis"/>
                      <w:rPr>
                        <w:noProof/>
                      </w:rPr>
                    </w:pPr>
                    <w:r w:rsidRPr="00212703">
                      <w:rPr>
                        <w:noProof/>
                      </w:rPr>
                      <w:lastRenderedPageBreak/>
                      <w:t xml:space="preserve">[17] </w:t>
                    </w:r>
                  </w:p>
                </w:tc>
                <w:tc>
                  <w:tcPr>
                    <w:tcW w:w="0" w:type="auto"/>
                    <w:hideMark/>
                  </w:tcPr>
                  <w:p w14:paraId="7B69BFC2" w14:textId="77777777" w:rsidR="003A2BFB" w:rsidRPr="00212703" w:rsidRDefault="003A2BFB">
                    <w:pPr>
                      <w:pStyle w:val="Literaturverzeichnis"/>
                      <w:rPr>
                        <w:noProof/>
                      </w:rPr>
                    </w:pPr>
                    <w:r w:rsidRPr="00212703">
                      <w:rPr>
                        <w:noProof/>
                      </w:rPr>
                      <w:t>Progress Software Corporation , „www.progress.com,“ Progress Software Corporation , 2018. [Online]. Available: https://www.progress.com/kendo-ui. [Zugriff am 05 05 2018].</w:t>
                    </w:r>
                  </w:p>
                </w:tc>
              </w:tr>
              <w:tr w:rsidR="003A2BFB" w:rsidRPr="00212703" w14:paraId="3C7676FA" w14:textId="77777777">
                <w:trPr>
                  <w:divId w:val="538201600"/>
                  <w:tblCellSpacing w:w="15" w:type="dxa"/>
                </w:trPr>
                <w:tc>
                  <w:tcPr>
                    <w:tcW w:w="50" w:type="pct"/>
                    <w:hideMark/>
                  </w:tcPr>
                  <w:p w14:paraId="32505882" w14:textId="77777777" w:rsidR="003A2BFB" w:rsidRPr="00212703" w:rsidRDefault="003A2BFB">
                    <w:pPr>
                      <w:pStyle w:val="Literaturverzeichnis"/>
                      <w:rPr>
                        <w:noProof/>
                      </w:rPr>
                    </w:pPr>
                    <w:r w:rsidRPr="00212703">
                      <w:rPr>
                        <w:noProof/>
                      </w:rPr>
                      <w:t xml:space="preserve">[18] </w:t>
                    </w:r>
                  </w:p>
                </w:tc>
                <w:tc>
                  <w:tcPr>
                    <w:tcW w:w="0" w:type="auto"/>
                    <w:hideMark/>
                  </w:tcPr>
                  <w:p w14:paraId="4F604CFD" w14:textId="77777777" w:rsidR="003A2BFB" w:rsidRPr="00212703" w:rsidRDefault="003A2BFB">
                    <w:pPr>
                      <w:pStyle w:val="Literaturverzeichnis"/>
                      <w:rPr>
                        <w:noProof/>
                      </w:rPr>
                    </w:pPr>
                    <w:r w:rsidRPr="00212703">
                      <w:rPr>
                        <w:noProof/>
                      </w:rPr>
                      <w:t>Northwoods Software, „GoJS,“ 01 01 1998. [Online]. Available: https://gojs.net/latest/index.html. [Zugriff am 04 04 2018].</w:t>
                    </w:r>
                  </w:p>
                </w:tc>
              </w:tr>
              <w:tr w:rsidR="003A2BFB" w:rsidRPr="00212703" w14:paraId="68F43935" w14:textId="77777777">
                <w:trPr>
                  <w:divId w:val="538201600"/>
                  <w:tblCellSpacing w:w="15" w:type="dxa"/>
                </w:trPr>
                <w:tc>
                  <w:tcPr>
                    <w:tcW w:w="50" w:type="pct"/>
                    <w:hideMark/>
                  </w:tcPr>
                  <w:p w14:paraId="27BF3255" w14:textId="77777777" w:rsidR="003A2BFB" w:rsidRPr="00212703" w:rsidRDefault="003A2BFB">
                    <w:pPr>
                      <w:pStyle w:val="Literaturverzeichnis"/>
                      <w:rPr>
                        <w:noProof/>
                      </w:rPr>
                    </w:pPr>
                    <w:r w:rsidRPr="00212703">
                      <w:rPr>
                        <w:noProof/>
                      </w:rPr>
                      <w:t xml:space="preserve">[19] </w:t>
                    </w:r>
                  </w:p>
                </w:tc>
                <w:tc>
                  <w:tcPr>
                    <w:tcW w:w="0" w:type="auto"/>
                    <w:hideMark/>
                  </w:tcPr>
                  <w:p w14:paraId="6CFAB4BA" w14:textId="77777777" w:rsidR="003A2BFB" w:rsidRPr="00212703" w:rsidRDefault="003A2BFB">
                    <w:pPr>
                      <w:pStyle w:val="Literaturverzeichnis"/>
                      <w:rPr>
                        <w:noProof/>
                      </w:rPr>
                    </w:pPr>
                    <w:r w:rsidRPr="00212703">
                      <w:rPr>
                        <w:noProof/>
                      </w:rPr>
                      <w:t>„Northwoods Software,“ GOJS, 01 01 1998. [Online]. Available: https://www.nwoods.com/store/p-82-gojs-oem.aspx. [Zugriff am 05 04 2018].</w:t>
                    </w:r>
                  </w:p>
                </w:tc>
              </w:tr>
              <w:tr w:rsidR="003A2BFB" w:rsidRPr="00212703" w14:paraId="679BE5CE" w14:textId="77777777">
                <w:trPr>
                  <w:divId w:val="538201600"/>
                  <w:tblCellSpacing w:w="15" w:type="dxa"/>
                </w:trPr>
                <w:tc>
                  <w:tcPr>
                    <w:tcW w:w="50" w:type="pct"/>
                    <w:hideMark/>
                  </w:tcPr>
                  <w:p w14:paraId="7C4386FC" w14:textId="77777777" w:rsidR="003A2BFB" w:rsidRPr="00212703" w:rsidRDefault="003A2BFB">
                    <w:pPr>
                      <w:pStyle w:val="Literaturverzeichnis"/>
                      <w:rPr>
                        <w:noProof/>
                      </w:rPr>
                    </w:pPr>
                    <w:r w:rsidRPr="00212703">
                      <w:rPr>
                        <w:noProof/>
                      </w:rPr>
                      <w:t xml:space="preserve">[20] </w:t>
                    </w:r>
                  </w:p>
                </w:tc>
                <w:tc>
                  <w:tcPr>
                    <w:tcW w:w="0" w:type="auto"/>
                    <w:hideMark/>
                  </w:tcPr>
                  <w:p w14:paraId="459E5E7E" w14:textId="77777777" w:rsidR="003A2BFB" w:rsidRPr="00212703" w:rsidRDefault="003A2BFB">
                    <w:pPr>
                      <w:pStyle w:val="Literaturverzeichnis"/>
                      <w:rPr>
                        <w:noProof/>
                      </w:rPr>
                    </w:pPr>
                    <w:r w:rsidRPr="00212703">
                      <w:rPr>
                        <w:noProof/>
                      </w:rPr>
                      <w:t>Twitter, „GetBootstrap,“ Bootstrap, 01 2010. [Online]. Available: https://getbootstrap.com. [Zugriff am 02 2018].</w:t>
                    </w:r>
                  </w:p>
                </w:tc>
              </w:tr>
              <w:tr w:rsidR="003A2BFB" w:rsidRPr="00212703" w14:paraId="2D93D706" w14:textId="77777777">
                <w:trPr>
                  <w:divId w:val="538201600"/>
                  <w:tblCellSpacing w:w="15" w:type="dxa"/>
                </w:trPr>
                <w:tc>
                  <w:tcPr>
                    <w:tcW w:w="50" w:type="pct"/>
                    <w:hideMark/>
                  </w:tcPr>
                  <w:p w14:paraId="62CC0E77" w14:textId="77777777" w:rsidR="003A2BFB" w:rsidRPr="00212703" w:rsidRDefault="003A2BFB">
                    <w:pPr>
                      <w:pStyle w:val="Literaturverzeichnis"/>
                      <w:rPr>
                        <w:noProof/>
                      </w:rPr>
                    </w:pPr>
                    <w:r w:rsidRPr="00212703">
                      <w:rPr>
                        <w:noProof/>
                      </w:rPr>
                      <w:t xml:space="preserve">[21] </w:t>
                    </w:r>
                  </w:p>
                </w:tc>
                <w:tc>
                  <w:tcPr>
                    <w:tcW w:w="0" w:type="auto"/>
                    <w:hideMark/>
                  </w:tcPr>
                  <w:p w14:paraId="4953C405" w14:textId="77777777" w:rsidR="003A2BFB" w:rsidRPr="00212703" w:rsidRDefault="003A2BFB">
                    <w:pPr>
                      <w:pStyle w:val="Literaturverzeichnis"/>
                      <w:rPr>
                        <w:noProof/>
                      </w:rPr>
                    </w:pPr>
                    <w:r w:rsidRPr="00212703">
                      <w:rPr>
                        <w:noProof/>
                      </w:rPr>
                      <w:t>Microsoft Corporation, „Microsoft,“ ASP.NET Core, 2018. [Online]. Available: https://docs.microsoft.com/de-de/aspnet/. [Zugriff am 04 2018].</w:t>
                    </w:r>
                  </w:p>
                </w:tc>
              </w:tr>
              <w:tr w:rsidR="003A2BFB" w:rsidRPr="00212703" w14:paraId="3076A93A" w14:textId="77777777">
                <w:trPr>
                  <w:divId w:val="538201600"/>
                  <w:tblCellSpacing w:w="15" w:type="dxa"/>
                </w:trPr>
                <w:tc>
                  <w:tcPr>
                    <w:tcW w:w="50" w:type="pct"/>
                    <w:hideMark/>
                  </w:tcPr>
                  <w:p w14:paraId="1BACC78A" w14:textId="77777777" w:rsidR="003A2BFB" w:rsidRPr="00212703" w:rsidRDefault="003A2BFB">
                    <w:pPr>
                      <w:pStyle w:val="Literaturverzeichnis"/>
                      <w:rPr>
                        <w:noProof/>
                      </w:rPr>
                    </w:pPr>
                    <w:r w:rsidRPr="00212703">
                      <w:rPr>
                        <w:noProof/>
                      </w:rPr>
                      <w:t xml:space="preserve">[22] </w:t>
                    </w:r>
                  </w:p>
                </w:tc>
                <w:tc>
                  <w:tcPr>
                    <w:tcW w:w="0" w:type="auto"/>
                    <w:hideMark/>
                  </w:tcPr>
                  <w:p w14:paraId="4E6FC21D" w14:textId="77777777" w:rsidR="003A2BFB" w:rsidRPr="00212703" w:rsidRDefault="003A2BFB">
                    <w:pPr>
                      <w:pStyle w:val="Literaturverzeichnis"/>
                      <w:rPr>
                        <w:noProof/>
                      </w:rPr>
                    </w:pPr>
                    <w:r w:rsidRPr="00212703">
                      <w:rPr>
                        <w:noProof/>
                      </w:rPr>
                      <w:t>Hilscher GmbH, „Portal Hilscher,“ 01 10 2017. [Online]. Available: https://kb.hilscher.com/display/COMSTUDIO/2017-06-02+Topology+in+Communication+Studio.</w:t>
                    </w:r>
                  </w:p>
                </w:tc>
              </w:tr>
              <w:tr w:rsidR="003A2BFB" w:rsidRPr="00212703" w14:paraId="07C470F6" w14:textId="77777777">
                <w:trPr>
                  <w:divId w:val="538201600"/>
                  <w:tblCellSpacing w:w="15" w:type="dxa"/>
                </w:trPr>
                <w:tc>
                  <w:tcPr>
                    <w:tcW w:w="50" w:type="pct"/>
                    <w:hideMark/>
                  </w:tcPr>
                  <w:p w14:paraId="5346F5FA" w14:textId="77777777" w:rsidR="003A2BFB" w:rsidRPr="00212703" w:rsidRDefault="003A2BFB">
                    <w:pPr>
                      <w:pStyle w:val="Literaturverzeichnis"/>
                      <w:rPr>
                        <w:noProof/>
                      </w:rPr>
                    </w:pPr>
                    <w:r w:rsidRPr="00212703">
                      <w:rPr>
                        <w:noProof/>
                      </w:rPr>
                      <w:t xml:space="preserve">[23] </w:t>
                    </w:r>
                  </w:p>
                </w:tc>
                <w:tc>
                  <w:tcPr>
                    <w:tcW w:w="0" w:type="auto"/>
                    <w:hideMark/>
                  </w:tcPr>
                  <w:p w14:paraId="645764D7" w14:textId="77777777" w:rsidR="003A2BFB" w:rsidRPr="00212703" w:rsidRDefault="003A2BFB">
                    <w:pPr>
                      <w:pStyle w:val="Literaturverzeichnis"/>
                      <w:rPr>
                        <w:noProof/>
                      </w:rPr>
                    </w:pPr>
                    <w:r w:rsidRPr="00212703">
                      <w:rPr>
                        <w:noProof/>
                      </w:rPr>
                      <w:t>E. You, „VueJS,“ 2018. [Online]. Available: https://vuejs.org. [Zugriff am 05 05 2018].</w:t>
                    </w:r>
                  </w:p>
                </w:tc>
              </w:tr>
            </w:tbl>
            <w:p w14:paraId="162E5394" w14:textId="77777777" w:rsidR="003A2BFB" w:rsidRPr="00212703" w:rsidRDefault="003A2BFB">
              <w:pPr>
                <w:divId w:val="538201600"/>
                <w:rPr>
                  <w:noProof/>
                </w:rPr>
              </w:pPr>
            </w:p>
            <w:p w14:paraId="043EC20C" w14:textId="1E431F00" w:rsidR="00716919" w:rsidRPr="00212703" w:rsidRDefault="00716919" w:rsidP="00527FD1">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3"/>
          <w:pgSz w:w="11906" w:h="16838" w:code="9"/>
          <w:pgMar w:top="1701" w:right="1418" w:bottom="1134" w:left="1418" w:header="709" w:footer="709" w:gutter="0"/>
          <w:cols w:space="708"/>
          <w:docGrid w:linePitch="360"/>
        </w:sectPr>
      </w:pPr>
    </w:p>
    <w:p w14:paraId="69DE6604" w14:textId="77777777" w:rsidR="00367D86" w:rsidRPr="00212703" w:rsidRDefault="00367D86" w:rsidP="00147862">
      <w:pPr>
        <w:pStyle w:val="berschriftmitEintraginsInhaltsverzeichnis"/>
      </w:pPr>
      <w:bookmarkStart w:id="181" w:name="_Toc515977162"/>
      <w:r w:rsidRPr="00212703">
        <w:lastRenderedPageBreak/>
        <w:t>Index</w:t>
      </w:r>
      <w:bookmarkEnd w:id="181"/>
    </w:p>
    <w:p w14:paraId="462BACF2" w14:textId="77777777" w:rsidR="006D6383" w:rsidRPr="00212703" w:rsidRDefault="00367D86">
      <w:pPr>
        <w:pStyle w:val="Textkrper"/>
        <w:rPr>
          <w:noProof/>
        </w:rPr>
        <w:sectPr w:rsidR="006D6383" w:rsidRPr="00212703" w:rsidSect="006D6383">
          <w:headerReference w:type="default" r:id="rId54"/>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14969A95"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A</w:t>
      </w:r>
    </w:p>
    <w:p w14:paraId="70B4F15C" w14:textId="77777777" w:rsidR="006D6383" w:rsidRPr="00212703" w:rsidRDefault="006D6383">
      <w:pPr>
        <w:pStyle w:val="Index1"/>
        <w:tabs>
          <w:tab w:val="right" w:leader="dot" w:pos="4165"/>
        </w:tabs>
        <w:rPr>
          <w:noProof/>
        </w:rPr>
      </w:pPr>
      <w:r w:rsidRPr="00212703">
        <w:rPr>
          <w:noProof/>
        </w:rPr>
        <w:t>Angular</w:t>
      </w:r>
      <w:r w:rsidRPr="00212703">
        <w:rPr>
          <w:noProof/>
        </w:rPr>
        <w:tab/>
        <w:t>23</w:t>
      </w:r>
    </w:p>
    <w:p w14:paraId="689C4F34" w14:textId="77777777" w:rsidR="006D6383" w:rsidRPr="00212703" w:rsidRDefault="006D6383">
      <w:pPr>
        <w:pStyle w:val="Index1"/>
        <w:tabs>
          <w:tab w:val="right" w:leader="dot" w:pos="4165"/>
        </w:tabs>
        <w:rPr>
          <w:noProof/>
        </w:rPr>
      </w:pPr>
      <w:r w:rsidRPr="00212703">
        <w:rPr>
          <w:b/>
          <w:noProof/>
        </w:rPr>
        <w:t>AppModule</w:t>
      </w:r>
      <w:r w:rsidRPr="00212703">
        <w:rPr>
          <w:noProof/>
        </w:rPr>
        <w:tab/>
        <w:t>24</w:t>
      </w:r>
    </w:p>
    <w:p w14:paraId="4F977699" w14:textId="77777777" w:rsidR="006D6383" w:rsidRPr="00212703" w:rsidRDefault="006D6383">
      <w:pPr>
        <w:pStyle w:val="Index1"/>
        <w:tabs>
          <w:tab w:val="right" w:leader="dot" w:pos="4165"/>
        </w:tabs>
        <w:rPr>
          <w:noProof/>
        </w:rPr>
      </w:pPr>
      <w:r w:rsidRPr="00212703">
        <w:rPr>
          <w:noProof/>
        </w:rPr>
        <w:t>ASP.NET Core 2.0</w:t>
      </w:r>
      <w:r w:rsidRPr="00212703">
        <w:rPr>
          <w:noProof/>
        </w:rPr>
        <w:tab/>
        <w:t>32</w:t>
      </w:r>
    </w:p>
    <w:p w14:paraId="00ADBD54"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B</w:t>
      </w:r>
    </w:p>
    <w:p w14:paraId="2444E8A7" w14:textId="77777777" w:rsidR="006D6383" w:rsidRPr="00212703" w:rsidRDefault="006D6383">
      <w:pPr>
        <w:pStyle w:val="Index1"/>
        <w:tabs>
          <w:tab w:val="right" w:leader="dot" w:pos="4165"/>
        </w:tabs>
        <w:rPr>
          <w:noProof/>
        </w:rPr>
      </w:pPr>
      <w:r w:rsidRPr="00212703">
        <w:rPr>
          <w:noProof/>
        </w:rPr>
        <w:t>Baum-Topologie</w:t>
      </w:r>
      <w:r w:rsidRPr="00212703">
        <w:rPr>
          <w:noProof/>
        </w:rPr>
        <w:tab/>
      </w:r>
      <w:r w:rsidRPr="00212703">
        <w:rPr>
          <w:rFonts w:cstheme="minorHAnsi"/>
          <w:i/>
          <w:noProof/>
        </w:rPr>
        <w:t>Siehe</w:t>
      </w:r>
    </w:p>
    <w:p w14:paraId="029E1DCC" w14:textId="77777777" w:rsidR="006D6383" w:rsidRPr="00212703" w:rsidRDefault="006D6383">
      <w:pPr>
        <w:pStyle w:val="Index1"/>
        <w:tabs>
          <w:tab w:val="right" w:leader="dot" w:pos="4165"/>
        </w:tabs>
        <w:rPr>
          <w:noProof/>
        </w:rPr>
      </w:pPr>
      <w:r w:rsidRPr="00212703">
        <w:rPr>
          <w:noProof/>
        </w:rPr>
        <w:t>Befragungsmethoden</w:t>
      </w:r>
      <w:r w:rsidRPr="00212703">
        <w:rPr>
          <w:noProof/>
        </w:rPr>
        <w:tab/>
        <w:t>15</w:t>
      </w:r>
    </w:p>
    <w:p w14:paraId="06E9D2E6" w14:textId="77777777" w:rsidR="006D6383" w:rsidRPr="00212703" w:rsidRDefault="006D6383">
      <w:pPr>
        <w:pStyle w:val="Index1"/>
        <w:tabs>
          <w:tab w:val="right" w:leader="dot" w:pos="4165"/>
        </w:tabs>
        <w:rPr>
          <w:noProof/>
        </w:rPr>
      </w:pPr>
      <w:r w:rsidRPr="00212703">
        <w:rPr>
          <w:noProof/>
        </w:rPr>
        <w:t>Bisektionsweite</w:t>
      </w:r>
      <w:r w:rsidRPr="00212703">
        <w:rPr>
          <w:noProof/>
        </w:rPr>
        <w:tab/>
        <w:t>7</w:t>
      </w:r>
    </w:p>
    <w:p w14:paraId="534C6ABB" w14:textId="77777777" w:rsidR="006D6383" w:rsidRPr="00212703" w:rsidRDefault="006D6383">
      <w:pPr>
        <w:pStyle w:val="Index1"/>
        <w:tabs>
          <w:tab w:val="right" w:leader="dot" w:pos="4165"/>
        </w:tabs>
        <w:rPr>
          <w:noProof/>
        </w:rPr>
      </w:pPr>
      <w:r w:rsidRPr="00212703">
        <w:rPr>
          <w:noProof/>
        </w:rPr>
        <w:t>Bootstrap</w:t>
      </w:r>
      <w:r w:rsidRPr="00212703">
        <w:rPr>
          <w:noProof/>
        </w:rPr>
        <w:tab/>
        <w:t>30</w:t>
      </w:r>
    </w:p>
    <w:p w14:paraId="35A75E5B"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C</w:t>
      </w:r>
    </w:p>
    <w:p w14:paraId="70DB9482" w14:textId="77777777" w:rsidR="006D6383" w:rsidRPr="00212703" w:rsidRDefault="006D6383">
      <w:pPr>
        <w:pStyle w:val="Index1"/>
        <w:tabs>
          <w:tab w:val="right" w:leader="dot" w:pos="4165"/>
        </w:tabs>
        <w:rPr>
          <w:noProof/>
        </w:rPr>
      </w:pPr>
      <w:r w:rsidRPr="00212703">
        <w:rPr>
          <w:i/>
          <w:noProof/>
        </w:rPr>
        <w:t>CommandHandler</w:t>
      </w:r>
      <w:r w:rsidRPr="00212703">
        <w:rPr>
          <w:noProof/>
        </w:rPr>
        <w:tab/>
        <w:t>27</w:t>
      </w:r>
    </w:p>
    <w:p w14:paraId="32DD3C0F" w14:textId="77777777" w:rsidR="006D6383" w:rsidRPr="00212703" w:rsidRDefault="006D6383">
      <w:pPr>
        <w:pStyle w:val="Index1"/>
        <w:tabs>
          <w:tab w:val="right" w:leader="dot" w:pos="4165"/>
        </w:tabs>
        <w:rPr>
          <w:noProof/>
        </w:rPr>
      </w:pPr>
      <w:r w:rsidRPr="00212703">
        <w:rPr>
          <w:noProof/>
        </w:rPr>
        <w:t>Communication Studio</w:t>
      </w:r>
      <w:r w:rsidRPr="00212703">
        <w:rPr>
          <w:noProof/>
        </w:rPr>
        <w:tab/>
        <w:t>14</w:t>
      </w:r>
    </w:p>
    <w:p w14:paraId="6C55D69A" w14:textId="77777777" w:rsidR="006D6383" w:rsidRPr="00212703" w:rsidRDefault="006D6383">
      <w:pPr>
        <w:pStyle w:val="Index1"/>
        <w:tabs>
          <w:tab w:val="right" w:leader="dot" w:pos="4165"/>
        </w:tabs>
        <w:rPr>
          <w:noProof/>
        </w:rPr>
      </w:pPr>
      <w:r w:rsidRPr="00212703">
        <w:rPr>
          <w:b/>
          <w:noProof/>
        </w:rPr>
        <w:t>Component</w:t>
      </w:r>
      <w:r w:rsidRPr="00212703">
        <w:rPr>
          <w:noProof/>
        </w:rPr>
        <w:tab/>
        <w:t>24</w:t>
      </w:r>
    </w:p>
    <w:p w14:paraId="3416B2E7" w14:textId="77777777" w:rsidR="006D6383" w:rsidRPr="00212703" w:rsidRDefault="006D6383">
      <w:pPr>
        <w:pStyle w:val="Index1"/>
        <w:tabs>
          <w:tab w:val="right" w:leader="dot" w:pos="4165"/>
        </w:tabs>
        <w:rPr>
          <w:noProof/>
        </w:rPr>
      </w:pPr>
      <w:r w:rsidRPr="00212703">
        <w:rPr>
          <w:b/>
          <w:noProof/>
        </w:rPr>
        <w:t>Controller</w:t>
      </w:r>
      <w:r w:rsidRPr="00212703">
        <w:rPr>
          <w:noProof/>
        </w:rPr>
        <w:tab/>
        <w:t>6</w:t>
      </w:r>
    </w:p>
    <w:p w14:paraId="65DA238E"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D</w:t>
      </w:r>
    </w:p>
    <w:p w14:paraId="7C92DE0B" w14:textId="77777777" w:rsidR="006D6383" w:rsidRPr="00212703" w:rsidRDefault="006D6383">
      <w:pPr>
        <w:pStyle w:val="Index1"/>
        <w:tabs>
          <w:tab w:val="right" w:leader="dot" w:pos="4165"/>
        </w:tabs>
        <w:rPr>
          <w:noProof/>
        </w:rPr>
      </w:pPr>
      <w:r w:rsidRPr="00212703">
        <w:rPr>
          <w:b/>
          <w:noProof/>
        </w:rPr>
        <w:t>Device</w:t>
      </w:r>
      <w:r w:rsidRPr="00212703">
        <w:rPr>
          <w:noProof/>
        </w:rPr>
        <w:tab/>
        <w:t>6</w:t>
      </w:r>
    </w:p>
    <w:p w14:paraId="295D3592" w14:textId="77777777" w:rsidR="006D6383" w:rsidRPr="00212703" w:rsidRDefault="006D6383">
      <w:pPr>
        <w:pStyle w:val="Index1"/>
        <w:tabs>
          <w:tab w:val="right" w:leader="dot" w:pos="4165"/>
        </w:tabs>
        <w:rPr>
          <w:noProof/>
        </w:rPr>
      </w:pPr>
      <w:r w:rsidRPr="00212703">
        <w:rPr>
          <w:noProof/>
        </w:rPr>
        <w:t>Durchmesser einer Topologie</w:t>
      </w:r>
      <w:r w:rsidRPr="00212703">
        <w:rPr>
          <w:noProof/>
        </w:rPr>
        <w:tab/>
        <w:t>7</w:t>
      </w:r>
    </w:p>
    <w:p w14:paraId="77DCF954"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E</w:t>
      </w:r>
    </w:p>
    <w:p w14:paraId="7355FCCE" w14:textId="77777777" w:rsidR="006D6383" w:rsidRPr="00212703" w:rsidRDefault="006D6383">
      <w:pPr>
        <w:pStyle w:val="Index1"/>
        <w:tabs>
          <w:tab w:val="right" w:leader="dot" w:pos="4165"/>
        </w:tabs>
        <w:rPr>
          <w:noProof/>
        </w:rPr>
      </w:pPr>
      <w:r w:rsidRPr="00212703">
        <w:rPr>
          <w:noProof/>
        </w:rPr>
        <w:t>Echtzeitverhalten</w:t>
      </w:r>
      <w:r w:rsidRPr="00212703">
        <w:rPr>
          <w:noProof/>
        </w:rPr>
        <w:tab/>
        <w:t>1</w:t>
      </w:r>
    </w:p>
    <w:p w14:paraId="44D05D40" w14:textId="77777777" w:rsidR="006D6383" w:rsidRPr="00212703" w:rsidRDefault="006D6383">
      <w:pPr>
        <w:pStyle w:val="Index1"/>
        <w:tabs>
          <w:tab w:val="right" w:leader="dot" w:pos="4165"/>
        </w:tabs>
        <w:rPr>
          <w:noProof/>
        </w:rPr>
      </w:pPr>
      <w:r w:rsidRPr="00212703">
        <w:rPr>
          <w:b/>
          <w:noProof/>
        </w:rPr>
        <w:t>Ethernet–Technik</w:t>
      </w:r>
      <w:r w:rsidRPr="00212703">
        <w:rPr>
          <w:noProof/>
        </w:rPr>
        <w:tab/>
        <w:t>5</w:t>
      </w:r>
    </w:p>
    <w:p w14:paraId="0896482E"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F</w:t>
      </w:r>
    </w:p>
    <w:p w14:paraId="085BBDB8" w14:textId="77777777" w:rsidR="006D6383" w:rsidRPr="00212703" w:rsidRDefault="006D6383">
      <w:pPr>
        <w:pStyle w:val="Index1"/>
        <w:tabs>
          <w:tab w:val="right" w:leader="dot" w:pos="4165"/>
        </w:tabs>
        <w:rPr>
          <w:noProof/>
        </w:rPr>
      </w:pPr>
      <w:r w:rsidRPr="00212703">
        <w:rPr>
          <w:noProof/>
        </w:rPr>
        <w:t>FDT</w:t>
      </w:r>
      <w:r w:rsidRPr="00212703">
        <w:rPr>
          <w:noProof/>
        </w:rPr>
        <w:tab/>
        <w:t>33</w:t>
      </w:r>
    </w:p>
    <w:p w14:paraId="4289E761" w14:textId="77777777" w:rsidR="006D6383" w:rsidRPr="00212703" w:rsidRDefault="006D6383">
      <w:pPr>
        <w:pStyle w:val="Index1"/>
        <w:tabs>
          <w:tab w:val="right" w:leader="dot" w:pos="4165"/>
        </w:tabs>
        <w:rPr>
          <w:noProof/>
        </w:rPr>
      </w:pPr>
      <w:r w:rsidRPr="00212703">
        <w:rPr>
          <w:b/>
          <w:noProof/>
        </w:rPr>
        <w:t>Fieldbus</w:t>
      </w:r>
      <w:r w:rsidRPr="00212703">
        <w:rPr>
          <w:noProof/>
        </w:rPr>
        <w:tab/>
        <w:t>6</w:t>
      </w:r>
    </w:p>
    <w:p w14:paraId="3F7E3C2B" w14:textId="77777777" w:rsidR="006D6383" w:rsidRPr="00212703" w:rsidRDefault="006D6383">
      <w:pPr>
        <w:pStyle w:val="Index1"/>
        <w:tabs>
          <w:tab w:val="right" w:leader="dot" w:pos="4165"/>
        </w:tabs>
        <w:rPr>
          <w:noProof/>
        </w:rPr>
      </w:pPr>
      <w:r w:rsidRPr="00212703">
        <w:rPr>
          <w:noProof/>
        </w:rPr>
        <w:t>funktionalen Anforderungen</w:t>
      </w:r>
      <w:r w:rsidRPr="00212703">
        <w:rPr>
          <w:noProof/>
        </w:rPr>
        <w:tab/>
        <w:t>18</w:t>
      </w:r>
    </w:p>
    <w:p w14:paraId="68D725D8"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G</w:t>
      </w:r>
    </w:p>
    <w:p w14:paraId="20D3C2B6" w14:textId="77777777" w:rsidR="006D6383" w:rsidRPr="00212703" w:rsidRDefault="006D6383">
      <w:pPr>
        <w:pStyle w:val="Index1"/>
        <w:tabs>
          <w:tab w:val="right" w:leader="dot" w:pos="4165"/>
        </w:tabs>
        <w:rPr>
          <w:noProof/>
        </w:rPr>
      </w:pPr>
      <w:r w:rsidRPr="00212703">
        <w:rPr>
          <w:noProof/>
        </w:rPr>
        <w:t>GET</w:t>
      </w:r>
      <w:r w:rsidRPr="00212703">
        <w:rPr>
          <w:noProof/>
        </w:rPr>
        <w:tab/>
        <w:t>32</w:t>
      </w:r>
    </w:p>
    <w:p w14:paraId="76E18187" w14:textId="77777777" w:rsidR="006D6383" w:rsidRPr="00212703" w:rsidRDefault="006D6383">
      <w:pPr>
        <w:pStyle w:val="Index1"/>
        <w:tabs>
          <w:tab w:val="right" w:leader="dot" w:pos="4165"/>
        </w:tabs>
        <w:rPr>
          <w:noProof/>
        </w:rPr>
      </w:pPr>
      <w:r w:rsidRPr="00212703">
        <w:rPr>
          <w:noProof/>
        </w:rPr>
        <w:t>GoJS</w:t>
      </w:r>
      <w:r w:rsidRPr="00212703">
        <w:rPr>
          <w:noProof/>
        </w:rPr>
        <w:tab/>
        <w:t>26</w:t>
      </w:r>
    </w:p>
    <w:p w14:paraId="443307D6" w14:textId="77777777" w:rsidR="006D6383" w:rsidRPr="00212703" w:rsidRDefault="006D6383">
      <w:pPr>
        <w:pStyle w:val="Index1"/>
        <w:tabs>
          <w:tab w:val="right" w:leader="dot" w:pos="4165"/>
        </w:tabs>
        <w:rPr>
          <w:noProof/>
        </w:rPr>
      </w:pPr>
      <w:r w:rsidRPr="00212703">
        <w:rPr>
          <w:noProof/>
        </w:rPr>
        <w:t>GOJS</w:t>
      </w:r>
      <w:r w:rsidRPr="00212703">
        <w:rPr>
          <w:noProof/>
        </w:rPr>
        <w:tab/>
        <w:t>26</w:t>
      </w:r>
    </w:p>
    <w:p w14:paraId="74C076E1" w14:textId="77777777" w:rsidR="006D6383" w:rsidRPr="00212703" w:rsidRDefault="006D6383">
      <w:pPr>
        <w:pStyle w:val="Index1"/>
        <w:tabs>
          <w:tab w:val="right" w:leader="dot" w:pos="4165"/>
        </w:tabs>
        <w:rPr>
          <w:noProof/>
        </w:rPr>
      </w:pPr>
      <w:r w:rsidRPr="00212703">
        <w:rPr>
          <w:noProof/>
        </w:rPr>
        <w:t>grafisch</w:t>
      </w:r>
      <w:r w:rsidRPr="00212703">
        <w:rPr>
          <w:noProof/>
        </w:rPr>
        <w:tab/>
        <w:t>1</w:t>
      </w:r>
    </w:p>
    <w:p w14:paraId="169D8349" w14:textId="77777777" w:rsidR="006D6383" w:rsidRPr="00212703" w:rsidRDefault="006D6383">
      <w:pPr>
        <w:pStyle w:val="Index1"/>
        <w:tabs>
          <w:tab w:val="right" w:leader="dot" w:pos="4165"/>
        </w:tabs>
        <w:rPr>
          <w:noProof/>
        </w:rPr>
      </w:pPr>
      <w:r w:rsidRPr="00212703">
        <w:rPr>
          <w:i/>
          <w:noProof/>
        </w:rPr>
        <w:t>GraphObjects</w:t>
      </w:r>
      <w:r w:rsidRPr="00212703">
        <w:rPr>
          <w:noProof/>
        </w:rPr>
        <w:tab/>
        <w:t>26</w:t>
      </w:r>
    </w:p>
    <w:p w14:paraId="33C25093" w14:textId="77777777" w:rsidR="006D6383" w:rsidRPr="00212703" w:rsidRDefault="006D6383">
      <w:pPr>
        <w:pStyle w:val="Index1"/>
        <w:tabs>
          <w:tab w:val="right" w:leader="dot" w:pos="4165"/>
        </w:tabs>
        <w:rPr>
          <w:noProof/>
        </w:rPr>
      </w:pPr>
      <w:r w:rsidRPr="00212703">
        <w:rPr>
          <w:noProof/>
        </w:rPr>
        <w:t>GSD-Dateien</w:t>
      </w:r>
      <w:r w:rsidRPr="00212703">
        <w:rPr>
          <w:noProof/>
        </w:rPr>
        <w:tab/>
        <w:t>12</w:t>
      </w:r>
    </w:p>
    <w:p w14:paraId="4099F510"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K</w:t>
      </w:r>
    </w:p>
    <w:p w14:paraId="6D5B4299" w14:textId="77777777" w:rsidR="006D6383" w:rsidRPr="00212703" w:rsidRDefault="006D6383">
      <w:pPr>
        <w:pStyle w:val="Index1"/>
        <w:tabs>
          <w:tab w:val="right" w:leader="dot" w:pos="4165"/>
        </w:tabs>
        <w:rPr>
          <w:noProof/>
        </w:rPr>
      </w:pPr>
      <w:r w:rsidRPr="00212703">
        <w:rPr>
          <w:noProof/>
        </w:rPr>
        <w:t>Kendo UI</w:t>
      </w:r>
      <w:r w:rsidRPr="00212703">
        <w:rPr>
          <w:noProof/>
        </w:rPr>
        <w:tab/>
        <w:t>25</w:t>
      </w:r>
    </w:p>
    <w:p w14:paraId="6116D4FA" w14:textId="77777777" w:rsidR="006D6383" w:rsidRPr="00212703" w:rsidRDefault="006D6383">
      <w:pPr>
        <w:pStyle w:val="Index1"/>
        <w:tabs>
          <w:tab w:val="right" w:leader="dot" w:pos="4165"/>
        </w:tabs>
        <w:rPr>
          <w:noProof/>
        </w:rPr>
      </w:pPr>
      <w:r w:rsidRPr="00212703">
        <w:rPr>
          <w:noProof/>
        </w:rPr>
        <w:t>Kommunikationsmechanismen</w:t>
      </w:r>
      <w:r w:rsidRPr="00212703">
        <w:rPr>
          <w:noProof/>
        </w:rPr>
        <w:tab/>
        <w:t>28</w:t>
      </w:r>
    </w:p>
    <w:p w14:paraId="43F55C27" w14:textId="77777777" w:rsidR="006D6383" w:rsidRPr="00212703" w:rsidRDefault="006D6383">
      <w:pPr>
        <w:pStyle w:val="Index1"/>
        <w:tabs>
          <w:tab w:val="right" w:leader="dot" w:pos="4165"/>
        </w:tabs>
        <w:rPr>
          <w:noProof/>
        </w:rPr>
      </w:pPr>
      <w:r w:rsidRPr="00212703">
        <w:rPr>
          <w:b/>
          <w:noProof/>
        </w:rPr>
        <w:t>Konnektivität</w:t>
      </w:r>
      <w:r w:rsidRPr="00212703">
        <w:rPr>
          <w:noProof/>
        </w:rPr>
        <w:tab/>
        <w:t>7</w:t>
      </w:r>
    </w:p>
    <w:p w14:paraId="36DD1C22"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L</w:t>
      </w:r>
    </w:p>
    <w:p w14:paraId="5B8D27A1" w14:textId="77777777" w:rsidR="006D6383" w:rsidRPr="00212703" w:rsidRDefault="006D6383">
      <w:pPr>
        <w:pStyle w:val="Index1"/>
        <w:tabs>
          <w:tab w:val="right" w:leader="dot" w:pos="4165"/>
        </w:tabs>
        <w:rPr>
          <w:noProof/>
        </w:rPr>
      </w:pPr>
      <w:r w:rsidRPr="00212703">
        <w:rPr>
          <w:noProof/>
        </w:rPr>
        <w:t>Lernkurve und Kosten</w:t>
      </w:r>
      <w:r w:rsidRPr="00212703">
        <w:rPr>
          <w:noProof/>
        </w:rPr>
        <w:tab/>
        <w:t>28</w:t>
      </w:r>
    </w:p>
    <w:p w14:paraId="51363F2D" w14:textId="77777777" w:rsidR="006D6383" w:rsidRPr="00212703" w:rsidRDefault="006D6383">
      <w:pPr>
        <w:pStyle w:val="Index1"/>
        <w:tabs>
          <w:tab w:val="right" w:leader="dot" w:pos="4165"/>
        </w:tabs>
        <w:rPr>
          <w:noProof/>
        </w:rPr>
      </w:pPr>
      <w:r w:rsidRPr="00212703">
        <w:rPr>
          <w:noProof/>
        </w:rPr>
        <w:t>Linien-Topologie</w:t>
      </w:r>
      <w:r w:rsidRPr="00212703">
        <w:rPr>
          <w:noProof/>
        </w:rPr>
        <w:tab/>
        <w:t>8</w:t>
      </w:r>
    </w:p>
    <w:p w14:paraId="29228C92" w14:textId="77777777" w:rsidR="006D6383" w:rsidRPr="00212703" w:rsidRDefault="006D6383">
      <w:pPr>
        <w:pStyle w:val="Index1"/>
        <w:tabs>
          <w:tab w:val="right" w:leader="dot" w:pos="4165"/>
        </w:tabs>
        <w:rPr>
          <w:noProof/>
        </w:rPr>
      </w:pPr>
      <w:r w:rsidRPr="00212703">
        <w:rPr>
          <w:i/>
          <w:noProof/>
        </w:rPr>
        <w:t>linkDataArray</w:t>
      </w:r>
      <w:r w:rsidRPr="00212703">
        <w:rPr>
          <w:noProof/>
        </w:rPr>
        <w:tab/>
        <w:t>26</w:t>
      </w:r>
    </w:p>
    <w:p w14:paraId="2D77941B" w14:textId="77777777" w:rsidR="006D6383" w:rsidRPr="00212703" w:rsidRDefault="006D6383">
      <w:pPr>
        <w:pStyle w:val="Index1"/>
        <w:tabs>
          <w:tab w:val="right" w:leader="dot" w:pos="4165"/>
        </w:tabs>
        <w:rPr>
          <w:noProof/>
        </w:rPr>
      </w:pPr>
      <w:r w:rsidRPr="00212703">
        <w:rPr>
          <w:b/>
          <w:noProof/>
        </w:rPr>
        <w:t>Logische Topologie</w:t>
      </w:r>
      <w:r w:rsidRPr="00212703">
        <w:rPr>
          <w:noProof/>
        </w:rPr>
        <w:tab/>
        <w:t>7</w:t>
      </w:r>
    </w:p>
    <w:p w14:paraId="5F79AC32"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M</w:t>
      </w:r>
    </w:p>
    <w:p w14:paraId="59CFD294" w14:textId="77777777" w:rsidR="006D6383" w:rsidRPr="00212703" w:rsidRDefault="006D6383">
      <w:pPr>
        <w:pStyle w:val="Index1"/>
        <w:tabs>
          <w:tab w:val="right" w:leader="dot" w:pos="4165"/>
        </w:tabs>
        <w:rPr>
          <w:noProof/>
        </w:rPr>
      </w:pPr>
      <w:r w:rsidRPr="00212703">
        <w:rPr>
          <w:b/>
          <w:noProof/>
        </w:rPr>
        <w:t>Master-Gerät</w:t>
      </w:r>
      <w:r w:rsidRPr="00212703">
        <w:rPr>
          <w:noProof/>
        </w:rPr>
        <w:tab/>
        <w:t>12</w:t>
      </w:r>
    </w:p>
    <w:p w14:paraId="14CE5E7F" w14:textId="77777777" w:rsidR="006D6383" w:rsidRPr="00212703" w:rsidRDefault="006D6383">
      <w:pPr>
        <w:pStyle w:val="Index1"/>
        <w:tabs>
          <w:tab w:val="right" w:leader="dot" w:pos="4165"/>
        </w:tabs>
        <w:rPr>
          <w:noProof/>
        </w:rPr>
      </w:pPr>
      <w:r w:rsidRPr="00212703">
        <w:rPr>
          <w:b/>
          <w:noProof/>
        </w:rPr>
        <w:t>Module</w:t>
      </w:r>
      <w:r w:rsidRPr="00212703">
        <w:rPr>
          <w:noProof/>
        </w:rPr>
        <w:tab/>
        <w:t>23</w:t>
      </w:r>
    </w:p>
    <w:p w14:paraId="4C0BE2BC"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N</w:t>
      </w:r>
    </w:p>
    <w:p w14:paraId="7F0633C3" w14:textId="77777777" w:rsidR="006D6383" w:rsidRPr="00212703" w:rsidRDefault="006D6383">
      <w:pPr>
        <w:pStyle w:val="Index1"/>
        <w:tabs>
          <w:tab w:val="right" w:leader="dot" w:pos="4165"/>
        </w:tabs>
        <w:rPr>
          <w:noProof/>
        </w:rPr>
      </w:pPr>
      <w:r w:rsidRPr="00212703">
        <w:rPr>
          <w:b/>
          <w:noProof/>
        </w:rPr>
        <w:t>Netzwerk</w:t>
      </w:r>
      <w:r w:rsidRPr="00212703">
        <w:rPr>
          <w:noProof/>
        </w:rPr>
        <w:tab/>
        <w:t>5</w:t>
      </w:r>
    </w:p>
    <w:p w14:paraId="2BFCCE81" w14:textId="77777777" w:rsidR="006D6383" w:rsidRPr="00212703" w:rsidRDefault="006D6383">
      <w:pPr>
        <w:pStyle w:val="Index1"/>
        <w:tabs>
          <w:tab w:val="right" w:leader="dot" w:pos="4165"/>
        </w:tabs>
        <w:rPr>
          <w:noProof/>
        </w:rPr>
      </w:pPr>
      <w:r w:rsidRPr="00212703">
        <w:rPr>
          <w:b/>
          <w:noProof/>
        </w:rPr>
        <w:t>Netzwerkprotokoll</w:t>
      </w:r>
      <w:r w:rsidRPr="00212703">
        <w:rPr>
          <w:noProof/>
        </w:rPr>
        <w:tab/>
        <w:t>5</w:t>
      </w:r>
    </w:p>
    <w:p w14:paraId="1C8AFEB6" w14:textId="77777777" w:rsidR="006D6383" w:rsidRPr="00212703" w:rsidRDefault="006D6383">
      <w:pPr>
        <w:pStyle w:val="Index1"/>
        <w:tabs>
          <w:tab w:val="right" w:leader="dot" w:pos="4165"/>
        </w:tabs>
        <w:rPr>
          <w:noProof/>
        </w:rPr>
      </w:pPr>
      <w:r w:rsidRPr="00212703">
        <w:rPr>
          <w:noProof/>
        </w:rPr>
        <w:t>Netzwerktopologie</w:t>
      </w:r>
      <w:r w:rsidRPr="00212703">
        <w:rPr>
          <w:noProof/>
        </w:rPr>
        <w:tab/>
        <w:t>2</w:t>
      </w:r>
    </w:p>
    <w:p w14:paraId="1B5A4969" w14:textId="77777777" w:rsidR="006D6383" w:rsidRPr="00212703" w:rsidRDefault="006D6383">
      <w:pPr>
        <w:pStyle w:val="Index1"/>
        <w:tabs>
          <w:tab w:val="right" w:leader="dot" w:pos="4165"/>
        </w:tabs>
        <w:rPr>
          <w:noProof/>
        </w:rPr>
      </w:pPr>
      <w:r w:rsidRPr="00212703">
        <w:rPr>
          <w:noProof/>
        </w:rPr>
        <w:t>Nichtfunktionale Anforderungen</w:t>
      </w:r>
      <w:r w:rsidRPr="00212703">
        <w:rPr>
          <w:noProof/>
        </w:rPr>
        <w:tab/>
        <w:t>19</w:t>
      </w:r>
    </w:p>
    <w:p w14:paraId="71BF0AF2" w14:textId="77777777" w:rsidR="006D6383" w:rsidRPr="00212703" w:rsidRDefault="006D6383">
      <w:pPr>
        <w:pStyle w:val="Index1"/>
        <w:tabs>
          <w:tab w:val="right" w:leader="dot" w:pos="4165"/>
        </w:tabs>
        <w:rPr>
          <w:noProof/>
        </w:rPr>
      </w:pPr>
      <w:r w:rsidRPr="00212703">
        <w:rPr>
          <w:i/>
          <w:noProof/>
        </w:rPr>
        <w:t>nodeDataArray</w:t>
      </w:r>
      <w:r w:rsidRPr="00212703">
        <w:rPr>
          <w:noProof/>
        </w:rPr>
        <w:tab/>
        <w:t>26</w:t>
      </w:r>
    </w:p>
    <w:p w14:paraId="4913E2E5"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O</w:t>
      </w:r>
    </w:p>
    <w:p w14:paraId="1AF44422" w14:textId="77777777" w:rsidR="006D6383" w:rsidRPr="00212703" w:rsidRDefault="006D6383">
      <w:pPr>
        <w:pStyle w:val="Index1"/>
        <w:tabs>
          <w:tab w:val="right" w:leader="dot" w:pos="4165"/>
        </w:tabs>
        <w:rPr>
          <w:noProof/>
        </w:rPr>
      </w:pPr>
      <w:r w:rsidRPr="00212703">
        <w:rPr>
          <w:b/>
          <w:noProof/>
        </w:rPr>
        <w:t>OSI-Referenzmodell</w:t>
      </w:r>
      <w:r w:rsidRPr="00212703">
        <w:rPr>
          <w:noProof/>
        </w:rPr>
        <w:tab/>
        <w:t>5</w:t>
      </w:r>
    </w:p>
    <w:p w14:paraId="27E69722"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P</w:t>
      </w:r>
    </w:p>
    <w:p w14:paraId="5440B177" w14:textId="5F0D1B1C" w:rsidR="006D6383" w:rsidRPr="00212703" w:rsidRDefault="001731F3">
      <w:pPr>
        <w:pStyle w:val="Index1"/>
        <w:tabs>
          <w:tab w:val="right" w:leader="dot" w:pos="4165"/>
        </w:tabs>
        <w:rPr>
          <w:noProof/>
        </w:rPr>
      </w:pPr>
      <w:r>
        <w:rPr>
          <w:noProof/>
        </w:rPr>
        <w:t>Plugin</w:t>
      </w:r>
      <w:r w:rsidR="006D6383" w:rsidRPr="00212703">
        <w:rPr>
          <w:noProof/>
        </w:rPr>
        <w:tab/>
        <w:t>2</w:t>
      </w:r>
    </w:p>
    <w:p w14:paraId="50E51253" w14:textId="77777777" w:rsidR="006D6383" w:rsidRPr="00212703" w:rsidRDefault="006D6383">
      <w:pPr>
        <w:pStyle w:val="Index1"/>
        <w:tabs>
          <w:tab w:val="right" w:leader="dot" w:pos="4165"/>
        </w:tabs>
        <w:rPr>
          <w:noProof/>
        </w:rPr>
      </w:pPr>
      <w:r w:rsidRPr="00212703">
        <w:rPr>
          <w:noProof/>
        </w:rPr>
        <w:t>POST</w:t>
      </w:r>
      <w:r w:rsidRPr="00212703">
        <w:rPr>
          <w:noProof/>
        </w:rPr>
        <w:tab/>
        <w:t>32</w:t>
      </w:r>
    </w:p>
    <w:p w14:paraId="7EFCC9CC" w14:textId="77777777" w:rsidR="006D6383" w:rsidRPr="00212703" w:rsidRDefault="006D6383">
      <w:pPr>
        <w:pStyle w:val="Index1"/>
        <w:tabs>
          <w:tab w:val="right" w:leader="dot" w:pos="4165"/>
        </w:tabs>
        <w:rPr>
          <w:noProof/>
        </w:rPr>
      </w:pPr>
      <w:r w:rsidRPr="00212703">
        <w:rPr>
          <w:noProof/>
        </w:rPr>
        <w:t>PROFIBUS</w:t>
      </w:r>
      <w:r w:rsidRPr="00212703">
        <w:rPr>
          <w:noProof/>
        </w:rPr>
        <w:tab/>
        <w:t>12</w:t>
      </w:r>
    </w:p>
    <w:p w14:paraId="42D69A89" w14:textId="77777777" w:rsidR="006D6383" w:rsidRPr="00212703" w:rsidRDefault="006D6383">
      <w:pPr>
        <w:pStyle w:val="Index1"/>
        <w:tabs>
          <w:tab w:val="right" w:leader="dot" w:pos="4165"/>
        </w:tabs>
        <w:rPr>
          <w:noProof/>
        </w:rPr>
      </w:pPr>
      <w:r w:rsidRPr="00212703">
        <w:rPr>
          <w:b/>
          <w:noProof/>
        </w:rPr>
        <w:t>PROFIBUS DP</w:t>
      </w:r>
      <w:r w:rsidRPr="00212703">
        <w:rPr>
          <w:noProof/>
        </w:rPr>
        <w:tab/>
        <w:t>12</w:t>
      </w:r>
    </w:p>
    <w:p w14:paraId="3DF34453" w14:textId="77777777" w:rsidR="006D6383" w:rsidRPr="00212703" w:rsidRDefault="006D6383">
      <w:pPr>
        <w:pStyle w:val="Index1"/>
        <w:tabs>
          <w:tab w:val="right" w:leader="dot" w:pos="4165"/>
        </w:tabs>
        <w:rPr>
          <w:noProof/>
        </w:rPr>
      </w:pPr>
      <w:r w:rsidRPr="00212703">
        <w:rPr>
          <w:b/>
          <w:noProof/>
        </w:rPr>
        <w:t>PROFIBUS FMS</w:t>
      </w:r>
      <w:r w:rsidRPr="00212703">
        <w:rPr>
          <w:noProof/>
        </w:rPr>
        <w:tab/>
        <w:t>12</w:t>
      </w:r>
    </w:p>
    <w:p w14:paraId="3890F3BA" w14:textId="77777777" w:rsidR="006D6383" w:rsidRPr="00212703" w:rsidRDefault="006D6383">
      <w:pPr>
        <w:pStyle w:val="Index1"/>
        <w:tabs>
          <w:tab w:val="right" w:leader="dot" w:pos="4165"/>
        </w:tabs>
        <w:rPr>
          <w:noProof/>
        </w:rPr>
      </w:pPr>
      <w:r w:rsidRPr="00212703">
        <w:rPr>
          <w:b/>
          <w:noProof/>
        </w:rPr>
        <w:t>PROFIBUS PA</w:t>
      </w:r>
      <w:r w:rsidRPr="00212703">
        <w:rPr>
          <w:noProof/>
        </w:rPr>
        <w:tab/>
        <w:t>12</w:t>
      </w:r>
    </w:p>
    <w:p w14:paraId="2BE2FCAA" w14:textId="77777777" w:rsidR="006D6383" w:rsidRPr="00212703" w:rsidRDefault="006D6383">
      <w:pPr>
        <w:pStyle w:val="Index1"/>
        <w:tabs>
          <w:tab w:val="right" w:leader="dot" w:pos="4165"/>
        </w:tabs>
        <w:rPr>
          <w:noProof/>
        </w:rPr>
      </w:pPr>
      <w:r w:rsidRPr="00212703">
        <w:rPr>
          <w:noProof/>
        </w:rPr>
        <w:t>PROFINET IRT</w:t>
      </w:r>
      <w:r w:rsidRPr="00212703">
        <w:rPr>
          <w:noProof/>
        </w:rPr>
        <w:tab/>
        <w:t>13</w:t>
      </w:r>
    </w:p>
    <w:p w14:paraId="3E03D448" w14:textId="77777777" w:rsidR="006D6383" w:rsidRPr="00212703" w:rsidRDefault="006D6383">
      <w:pPr>
        <w:pStyle w:val="Index1"/>
        <w:tabs>
          <w:tab w:val="right" w:leader="dot" w:pos="4165"/>
        </w:tabs>
        <w:rPr>
          <w:noProof/>
        </w:rPr>
      </w:pPr>
      <w:r w:rsidRPr="00212703">
        <w:rPr>
          <w:noProof/>
        </w:rPr>
        <w:t>Programmierkonzept</w:t>
      </w:r>
      <w:r w:rsidRPr="00212703">
        <w:rPr>
          <w:noProof/>
        </w:rPr>
        <w:tab/>
        <w:t>28</w:t>
      </w:r>
    </w:p>
    <w:p w14:paraId="33F3B5C8"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R</w:t>
      </w:r>
    </w:p>
    <w:p w14:paraId="27919B84" w14:textId="77777777" w:rsidR="006D6383" w:rsidRPr="00212703" w:rsidRDefault="006D6383">
      <w:pPr>
        <w:pStyle w:val="Index1"/>
        <w:tabs>
          <w:tab w:val="right" w:leader="dot" w:pos="4165"/>
        </w:tabs>
        <w:rPr>
          <w:noProof/>
        </w:rPr>
      </w:pPr>
      <w:r w:rsidRPr="00212703">
        <w:rPr>
          <w:i/>
          <w:noProof/>
        </w:rPr>
        <w:t>React</w:t>
      </w:r>
      <w:r w:rsidRPr="00212703">
        <w:rPr>
          <w:noProof/>
        </w:rPr>
        <w:tab/>
        <w:t>25</w:t>
      </w:r>
    </w:p>
    <w:p w14:paraId="1807D2F9" w14:textId="77777777" w:rsidR="006D6383" w:rsidRPr="00212703" w:rsidRDefault="006D6383">
      <w:pPr>
        <w:pStyle w:val="Index1"/>
        <w:tabs>
          <w:tab w:val="right" w:leader="dot" w:pos="4165"/>
        </w:tabs>
        <w:rPr>
          <w:noProof/>
        </w:rPr>
      </w:pPr>
      <w:r w:rsidRPr="00212703">
        <w:rPr>
          <w:noProof/>
        </w:rPr>
        <w:t>REST</w:t>
      </w:r>
      <w:r w:rsidRPr="00212703">
        <w:rPr>
          <w:noProof/>
        </w:rPr>
        <w:tab/>
        <w:t>31</w:t>
      </w:r>
    </w:p>
    <w:p w14:paraId="7F3560E3" w14:textId="77777777" w:rsidR="006D6383" w:rsidRPr="00212703" w:rsidRDefault="006D6383">
      <w:pPr>
        <w:pStyle w:val="Index1"/>
        <w:tabs>
          <w:tab w:val="right" w:leader="dot" w:pos="4165"/>
        </w:tabs>
        <w:rPr>
          <w:noProof/>
        </w:rPr>
      </w:pPr>
      <w:r w:rsidRPr="00212703">
        <w:rPr>
          <w:noProof/>
        </w:rPr>
        <w:t>Ring-Topologie</w:t>
      </w:r>
      <w:r w:rsidRPr="00212703">
        <w:rPr>
          <w:noProof/>
        </w:rPr>
        <w:tab/>
        <w:t>9</w:t>
      </w:r>
    </w:p>
    <w:p w14:paraId="3DD2DAC7"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S</w:t>
      </w:r>
    </w:p>
    <w:p w14:paraId="5D1FD6F0" w14:textId="77777777" w:rsidR="006D6383" w:rsidRPr="00212703" w:rsidRDefault="006D6383">
      <w:pPr>
        <w:pStyle w:val="Index1"/>
        <w:tabs>
          <w:tab w:val="right" w:leader="dot" w:pos="4165"/>
        </w:tabs>
        <w:rPr>
          <w:noProof/>
        </w:rPr>
      </w:pPr>
      <w:r w:rsidRPr="00212703">
        <w:rPr>
          <w:noProof/>
        </w:rPr>
        <w:t>SAPUI5</w:t>
      </w:r>
      <w:r w:rsidRPr="00212703">
        <w:rPr>
          <w:noProof/>
        </w:rPr>
        <w:tab/>
        <w:t>24</w:t>
      </w:r>
    </w:p>
    <w:p w14:paraId="29859C71" w14:textId="77777777" w:rsidR="006D6383" w:rsidRPr="00212703" w:rsidRDefault="006D6383">
      <w:pPr>
        <w:pStyle w:val="Index1"/>
        <w:tabs>
          <w:tab w:val="right" w:leader="dot" w:pos="4165"/>
        </w:tabs>
        <w:rPr>
          <w:noProof/>
        </w:rPr>
      </w:pPr>
      <w:r w:rsidRPr="00212703">
        <w:rPr>
          <w:b/>
          <w:noProof/>
        </w:rPr>
        <w:t>Services</w:t>
      </w:r>
      <w:r w:rsidRPr="00212703">
        <w:rPr>
          <w:noProof/>
        </w:rPr>
        <w:tab/>
        <w:t>24</w:t>
      </w:r>
    </w:p>
    <w:p w14:paraId="05CF5A12" w14:textId="77777777" w:rsidR="006D6383" w:rsidRPr="00212703" w:rsidRDefault="006D6383">
      <w:pPr>
        <w:pStyle w:val="Index1"/>
        <w:tabs>
          <w:tab w:val="right" w:leader="dot" w:pos="4165"/>
        </w:tabs>
        <w:rPr>
          <w:noProof/>
        </w:rPr>
      </w:pPr>
      <w:r w:rsidRPr="00212703">
        <w:rPr>
          <w:b/>
          <w:noProof/>
        </w:rPr>
        <w:t>Skalierbarkeit</w:t>
      </w:r>
      <w:r w:rsidRPr="00212703">
        <w:rPr>
          <w:noProof/>
        </w:rPr>
        <w:tab/>
        <w:t>7</w:t>
      </w:r>
    </w:p>
    <w:p w14:paraId="7EBF0ECC" w14:textId="77777777" w:rsidR="006D6383" w:rsidRPr="00212703" w:rsidRDefault="006D6383">
      <w:pPr>
        <w:pStyle w:val="Index1"/>
        <w:tabs>
          <w:tab w:val="right" w:leader="dot" w:pos="4165"/>
        </w:tabs>
        <w:rPr>
          <w:noProof/>
        </w:rPr>
      </w:pPr>
      <w:r w:rsidRPr="00212703">
        <w:rPr>
          <w:b/>
          <w:noProof/>
        </w:rPr>
        <w:t>Slave-Gerät</w:t>
      </w:r>
      <w:r w:rsidRPr="00212703">
        <w:rPr>
          <w:noProof/>
        </w:rPr>
        <w:tab/>
        <w:t>12</w:t>
      </w:r>
    </w:p>
    <w:p w14:paraId="02A79309" w14:textId="77777777" w:rsidR="006D6383" w:rsidRPr="00212703" w:rsidRDefault="006D6383">
      <w:pPr>
        <w:pStyle w:val="Index1"/>
        <w:tabs>
          <w:tab w:val="right" w:leader="dot" w:pos="4165"/>
        </w:tabs>
        <w:rPr>
          <w:noProof/>
        </w:rPr>
      </w:pPr>
      <w:r w:rsidRPr="00212703">
        <w:rPr>
          <w:noProof/>
        </w:rPr>
        <w:t>Software</w:t>
      </w:r>
      <w:r w:rsidRPr="00212703">
        <w:rPr>
          <w:noProof/>
        </w:rPr>
        <w:tab/>
        <w:t>2</w:t>
      </w:r>
    </w:p>
    <w:p w14:paraId="71C07B89" w14:textId="77777777" w:rsidR="006D6383" w:rsidRPr="00212703" w:rsidRDefault="006D6383">
      <w:pPr>
        <w:pStyle w:val="Index1"/>
        <w:tabs>
          <w:tab w:val="right" w:leader="dot" w:pos="4165"/>
        </w:tabs>
        <w:rPr>
          <w:noProof/>
        </w:rPr>
      </w:pPr>
      <w:r w:rsidRPr="00212703">
        <w:rPr>
          <w:noProof/>
        </w:rPr>
        <w:t>Stern-Topologie</w:t>
      </w:r>
      <w:r w:rsidRPr="00212703">
        <w:rPr>
          <w:noProof/>
        </w:rPr>
        <w:tab/>
        <w:t>9</w:t>
      </w:r>
    </w:p>
    <w:p w14:paraId="00502A9D" w14:textId="77777777" w:rsidR="006D6383" w:rsidRPr="00212703" w:rsidRDefault="006D6383">
      <w:pPr>
        <w:pStyle w:val="Index1"/>
        <w:tabs>
          <w:tab w:val="right" w:leader="dot" w:pos="4165"/>
        </w:tabs>
        <w:rPr>
          <w:noProof/>
        </w:rPr>
      </w:pPr>
      <w:r w:rsidRPr="00212703">
        <w:rPr>
          <w:b/>
          <w:noProof/>
        </w:rPr>
        <w:t>Supervisor</w:t>
      </w:r>
      <w:r w:rsidRPr="00212703">
        <w:rPr>
          <w:noProof/>
        </w:rPr>
        <w:tab/>
        <w:t>6</w:t>
      </w:r>
    </w:p>
    <w:p w14:paraId="1E7F8C8C" w14:textId="77777777" w:rsidR="006D6383" w:rsidRPr="00212703" w:rsidRDefault="006D6383">
      <w:pPr>
        <w:pStyle w:val="Index1"/>
        <w:tabs>
          <w:tab w:val="right" w:leader="dot" w:pos="4165"/>
        </w:tabs>
        <w:rPr>
          <w:noProof/>
        </w:rPr>
      </w:pPr>
      <w:r w:rsidRPr="00212703">
        <w:rPr>
          <w:b/>
          <w:noProof/>
        </w:rPr>
        <w:t>Symmetrie</w:t>
      </w:r>
      <w:r w:rsidRPr="00212703">
        <w:rPr>
          <w:noProof/>
        </w:rPr>
        <w:tab/>
        <w:t>7</w:t>
      </w:r>
    </w:p>
    <w:p w14:paraId="1E3FA397"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T</w:t>
      </w:r>
    </w:p>
    <w:p w14:paraId="0A7399B9" w14:textId="77777777" w:rsidR="006D6383" w:rsidRPr="00212703" w:rsidRDefault="006D6383">
      <w:pPr>
        <w:pStyle w:val="Index1"/>
        <w:tabs>
          <w:tab w:val="right" w:leader="dot" w:pos="4165"/>
        </w:tabs>
        <w:rPr>
          <w:noProof/>
        </w:rPr>
      </w:pPr>
      <w:r w:rsidRPr="00212703">
        <w:rPr>
          <w:b/>
          <w:noProof/>
        </w:rPr>
        <w:t>Template</w:t>
      </w:r>
      <w:r w:rsidRPr="00212703">
        <w:rPr>
          <w:noProof/>
        </w:rPr>
        <w:tab/>
        <w:t>24</w:t>
      </w:r>
    </w:p>
    <w:p w14:paraId="0FDCF4B9" w14:textId="77777777" w:rsidR="006D6383" w:rsidRPr="00212703" w:rsidRDefault="006D6383">
      <w:pPr>
        <w:pStyle w:val="Index1"/>
        <w:tabs>
          <w:tab w:val="right" w:leader="dot" w:pos="4165"/>
        </w:tabs>
        <w:rPr>
          <w:noProof/>
        </w:rPr>
      </w:pPr>
      <w:r w:rsidRPr="00212703">
        <w:rPr>
          <w:b/>
          <w:noProof/>
        </w:rPr>
        <w:t>Topologie</w:t>
      </w:r>
      <w:r w:rsidRPr="00212703">
        <w:rPr>
          <w:noProof/>
        </w:rPr>
        <w:tab/>
        <w:t>6</w:t>
      </w:r>
    </w:p>
    <w:p w14:paraId="2AA51E9F" w14:textId="0988FD82" w:rsidR="006D6383" w:rsidRPr="00212703" w:rsidRDefault="001731F3">
      <w:pPr>
        <w:pStyle w:val="Index1"/>
        <w:tabs>
          <w:tab w:val="right" w:leader="dot" w:pos="4165"/>
        </w:tabs>
        <w:rPr>
          <w:noProof/>
        </w:rPr>
      </w:pPr>
      <w:r>
        <w:rPr>
          <w:noProof/>
        </w:rPr>
        <w:t>Topology-Editor</w:t>
      </w:r>
      <w:r w:rsidR="006D6383" w:rsidRPr="00212703">
        <w:rPr>
          <w:noProof/>
        </w:rPr>
        <w:tab/>
        <w:t>2, 18, 22, 29, 33, 42, 44, 45</w:t>
      </w:r>
    </w:p>
    <w:p w14:paraId="1B948332"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lastRenderedPageBreak/>
        <w:t>U</w:t>
      </w:r>
    </w:p>
    <w:p w14:paraId="2B79C8F1" w14:textId="77777777" w:rsidR="006D6383" w:rsidRPr="00212703" w:rsidRDefault="006D6383">
      <w:pPr>
        <w:pStyle w:val="Index1"/>
        <w:tabs>
          <w:tab w:val="right" w:leader="dot" w:pos="4165"/>
        </w:tabs>
        <w:rPr>
          <w:noProof/>
        </w:rPr>
      </w:pPr>
      <w:r w:rsidRPr="00212703">
        <w:rPr>
          <w:noProof/>
        </w:rPr>
        <w:t>Übertragungssicherheit</w:t>
      </w:r>
      <w:r w:rsidRPr="00212703">
        <w:rPr>
          <w:noProof/>
        </w:rPr>
        <w:tab/>
        <w:t>1</w:t>
      </w:r>
    </w:p>
    <w:p w14:paraId="7A1E8CBB" w14:textId="77777777" w:rsidR="006D6383" w:rsidRPr="00212703" w:rsidRDefault="006D6383">
      <w:pPr>
        <w:pStyle w:val="Index1"/>
        <w:tabs>
          <w:tab w:val="right" w:leader="dot" w:pos="4165"/>
        </w:tabs>
        <w:rPr>
          <w:noProof/>
        </w:rPr>
      </w:pPr>
      <w:r w:rsidRPr="00212703">
        <w:rPr>
          <w:i/>
          <w:noProof/>
        </w:rPr>
        <w:t>UndoManager</w:t>
      </w:r>
      <w:r w:rsidRPr="00212703">
        <w:rPr>
          <w:noProof/>
        </w:rPr>
        <w:tab/>
        <w:t>27</w:t>
      </w:r>
    </w:p>
    <w:p w14:paraId="0109D135" w14:textId="77777777" w:rsidR="006D6383" w:rsidRPr="00212703" w:rsidRDefault="006D6383">
      <w:pPr>
        <w:pStyle w:val="Index1"/>
        <w:tabs>
          <w:tab w:val="right" w:leader="dot" w:pos="4165"/>
        </w:tabs>
        <w:rPr>
          <w:noProof/>
        </w:rPr>
      </w:pPr>
      <w:r w:rsidRPr="00212703">
        <w:rPr>
          <w:noProof/>
        </w:rPr>
        <w:t>URL</w:t>
      </w:r>
      <w:r w:rsidRPr="00212703">
        <w:rPr>
          <w:noProof/>
        </w:rPr>
        <w:tab/>
        <w:t>31</w:t>
      </w:r>
    </w:p>
    <w:p w14:paraId="70AB87B0"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V</w:t>
      </w:r>
    </w:p>
    <w:p w14:paraId="7F8155EF" w14:textId="77777777" w:rsidR="006D6383" w:rsidRPr="00212703" w:rsidRDefault="006D6383">
      <w:pPr>
        <w:pStyle w:val="Index1"/>
        <w:tabs>
          <w:tab w:val="right" w:leader="dot" w:pos="4165"/>
        </w:tabs>
        <w:rPr>
          <w:noProof/>
        </w:rPr>
      </w:pPr>
      <w:r w:rsidRPr="00212703">
        <w:rPr>
          <w:noProof/>
        </w:rPr>
        <w:t>vermaschten Topologien</w:t>
      </w:r>
      <w:r w:rsidRPr="00212703">
        <w:rPr>
          <w:noProof/>
        </w:rPr>
        <w:tab/>
        <w:t>11</w:t>
      </w:r>
    </w:p>
    <w:p w14:paraId="1FCAA5E4" w14:textId="77777777" w:rsidR="006D6383" w:rsidRPr="00212703" w:rsidRDefault="006D6383">
      <w:pPr>
        <w:pStyle w:val="Index1"/>
        <w:tabs>
          <w:tab w:val="right" w:leader="dot" w:pos="4165"/>
        </w:tabs>
        <w:rPr>
          <w:noProof/>
        </w:rPr>
      </w:pPr>
      <w:r w:rsidRPr="00212703">
        <w:rPr>
          <w:noProof/>
        </w:rPr>
        <w:t>Vorgehensmodell</w:t>
      </w:r>
      <w:r w:rsidRPr="00212703">
        <w:rPr>
          <w:noProof/>
        </w:rPr>
        <w:tab/>
        <w:t>42</w:t>
      </w:r>
    </w:p>
    <w:p w14:paraId="3C4ADD3E" w14:textId="77777777" w:rsidR="006D6383" w:rsidRPr="00212703" w:rsidRDefault="006D6383">
      <w:pPr>
        <w:pStyle w:val="Index1"/>
        <w:tabs>
          <w:tab w:val="right" w:leader="dot" w:pos="4165"/>
        </w:tabs>
        <w:rPr>
          <w:noProof/>
        </w:rPr>
      </w:pPr>
      <w:r w:rsidRPr="00212703">
        <w:rPr>
          <w:noProof/>
        </w:rPr>
        <w:t>Vue</w:t>
      </w:r>
      <w:r w:rsidRPr="00212703">
        <w:rPr>
          <w:noProof/>
        </w:rPr>
        <w:tab/>
        <w:t>24</w:t>
      </w:r>
    </w:p>
    <w:p w14:paraId="1F165CF5" w14:textId="77777777" w:rsidR="006D6383" w:rsidRPr="00212703" w:rsidRDefault="006D6383">
      <w:pPr>
        <w:pStyle w:val="Indexberschrift"/>
        <w:keepNext/>
        <w:tabs>
          <w:tab w:val="right" w:leader="dot" w:pos="4165"/>
        </w:tabs>
        <w:rPr>
          <w:rFonts w:asciiTheme="minorHAnsi" w:eastAsiaTheme="minorEastAsia" w:hAnsiTheme="minorHAnsi" w:cstheme="minorBidi"/>
          <w:b w:val="0"/>
          <w:bCs w:val="0"/>
          <w:noProof/>
        </w:rPr>
      </w:pPr>
      <w:r w:rsidRPr="00212703">
        <w:rPr>
          <w:noProof/>
        </w:rPr>
        <w:t>W</w:t>
      </w:r>
    </w:p>
    <w:p w14:paraId="37F8D6C8" w14:textId="77777777" w:rsidR="006D6383" w:rsidRPr="00212703" w:rsidRDefault="006D6383">
      <w:pPr>
        <w:pStyle w:val="Index1"/>
        <w:tabs>
          <w:tab w:val="right" w:leader="dot" w:pos="4165"/>
        </w:tabs>
        <w:rPr>
          <w:noProof/>
        </w:rPr>
      </w:pPr>
      <w:r w:rsidRPr="00212703">
        <w:rPr>
          <w:noProof/>
        </w:rPr>
        <w:t>Werkzeuge</w:t>
      </w:r>
      <w:r w:rsidRPr="00212703">
        <w:rPr>
          <w:noProof/>
        </w:rPr>
        <w:tab/>
        <w:t>42</w:t>
      </w:r>
    </w:p>
    <w:p w14:paraId="7B207B2C" w14:textId="282247DD" w:rsidR="006D6383" w:rsidRPr="00212703" w:rsidRDefault="006D6383">
      <w:pPr>
        <w:pStyle w:val="Textkrper"/>
        <w:rPr>
          <w:noProof/>
        </w:rPr>
        <w:sectPr w:rsidR="006D6383" w:rsidRPr="00212703" w:rsidSect="006D6383">
          <w:type w:val="continuous"/>
          <w:pgSz w:w="11906" w:h="16838" w:code="9"/>
          <w:pgMar w:top="1701" w:right="1418" w:bottom="1134" w:left="1418" w:header="709" w:footer="709" w:gutter="0"/>
          <w:cols w:num="2" w:space="720"/>
          <w:docGrid w:linePitch="360"/>
        </w:sectPr>
      </w:pPr>
    </w:p>
    <w:p w14:paraId="6DE98101" w14:textId="48FBB375"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6D6383">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182" w:name="_Toc515977163"/>
      <w:r w:rsidRPr="00212703">
        <w:lastRenderedPageBreak/>
        <w:t>Glossar</w:t>
      </w:r>
      <w:bookmarkEnd w:id="182"/>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212703"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212703"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77777777" w:rsidR="001346DF" w:rsidRPr="00212703" w:rsidRDefault="001346DF" w:rsidP="00A041EC">
            <w:pPr>
              <w:pStyle w:val="TextkrperGlossar"/>
              <w:spacing w:line="360" w:lineRule="auto"/>
              <w:rPr>
                <w:rFonts w:ascii="CMR12" w:hAnsi="CMR12" w:cs="CMR12"/>
              </w:rPr>
            </w:pPr>
            <w:r w:rsidRPr="00212703">
              <w:t>Field Device Tool</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212703"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5"/>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183" w:name="_Toc515977164"/>
      <w:r w:rsidRPr="00212703">
        <w:lastRenderedPageBreak/>
        <w:t>Erklärung der Kandidatin / des Kandidaten</w:t>
      </w:r>
      <w:bookmarkEnd w:id="183"/>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6"/>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David Tsaava" w:date="2018-05-24T13:51:00Z" w:initials="DT">
    <w:p w14:paraId="62DC85C1" w14:textId="77777777" w:rsidR="001731F3" w:rsidRDefault="001731F3" w:rsidP="00B66996">
      <w:pPr>
        <w:pStyle w:val="Kommentartext"/>
      </w:pPr>
      <w:r>
        <w:rPr>
          <w:rStyle w:val="Kommentarzeichen"/>
        </w:rPr>
        <w:annotationRef/>
      </w:r>
      <w:r>
        <w:t>Sollte man nicht irgendwo SPA Definition angeben/referenzieren?</w:t>
      </w:r>
    </w:p>
  </w:comment>
  <w:comment w:id="100" w:author="David Tsaava" w:date="2018-05-24T14:18:00Z" w:initials="DT">
    <w:p w14:paraId="60A8E94C" w14:textId="77777777" w:rsidR="001731F3" w:rsidRDefault="001731F3" w:rsidP="00BF0976">
      <w:pPr>
        <w:pStyle w:val="Kommentartext"/>
      </w:pPr>
      <w:r>
        <w:rPr>
          <w:rStyle w:val="Kommentarzeichen"/>
        </w:rPr>
        <w:annotationRef/>
      </w:r>
      <w:r>
        <w:t>In Gruppen zusammengefasst oder einfach gruppiert sein könnten</w:t>
      </w:r>
    </w:p>
  </w:comment>
  <w:comment w:id="105" w:author="David Tsaava" w:date="2018-05-24T14:23:00Z" w:initials="DT">
    <w:p w14:paraId="4B0AE811" w14:textId="77777777" w:rsidR="001731F3" w:rsidRDefault="001731F3" w:rsidP="00BF0976">
      <w:pPr>
        <w:pStyle w:val="Kommentartext"/>
      </w:pPr>
      <w:r>
        <w:rPr>
          <w:rStyle w:val="Kommentarzeichen"/>
        </w:rPr>
        <w:annotationRef/>
      </w:r>
      <w:r>
        <w:t>Viell. Besser „man“…</w:t>
      </w:r>
    </w:p>
  </w:comment>
  <w:comment w:id="107" w:author="David Tsaava" w:date="2018-05-24T14:29:00Z" w:initials="DT">
    <w:p w14:paraId="7C75BDBF" w14:textId="77777777" w:rsidR="001731F3" w:rsidRDefault="001731F3" w:rsidP="00BF0976">
      <w:pPr>
        <w:pStyle w:val="Kommentartext"/>
      </w:pPr>
      <w:r>
        <w:rPr>
          <w:rStyle w:val="Kommentarzeichen"/>
        </w:rPr>
        <w:annotationRef/>
      </w:r>
      <w:r>
        <w:t>Eventuell durch „sogenannten citizen developers“ oder „sogenannten citized programmers“ ersetzen?</w:t>
      </w:r>
    </w:p>
  </w:comment>
  <w:comment w:id="108" w:author="David Tsaava" w:date="2018-05-24T14:34:00Z" w:initials="DT">
    <w:p w14:paraId="4BFD45F7" w14:textId="77777777" w:rsidR="001731F3" w:rsidRDefault="001731F3" w:rsidP="00BF0976">
      <w:pPr>
        <w:pStyle w:val="Kommentartext"/>
      </w:pPr>
      <w:r>
        <w:rPr>
          <w:rStyle w:val="Kommentarzeichen"/>
        </w:rPr>
        <w:annotationRef/>
      </w:r>
      <w:r>
        <w:t>Eventuell so: Eine Einzeplatzlizenz zu preis von 2500 Euro</w:t>
      </w:r>
      <w:sdt>
        <w:sdtPr>
          <w:id w:val="236440296"/>
          <w:citation/>
        </w:sdtPr>
        <w:sdtEndPr/>
        <w:sdtContent>
          <w:r>
            <w:fldChar w:fldCharType="begin"/>
          </w:r>
          <w:r>
            <w:instrText xml:space="preserve"> CITATION Nor981 \l 1031 </w:instrText>
          </w:r>
          <w:r>
            <w:fldChar w:fldCharType="separate"/>
          </w:r>
          <w:r>
            <w:rPr>
              <w:noProof/>
            </w:rPr>
            <w:t xml:space="preserve"> </w:t>
          </w:r>
          <w:r w:rsidRPr="00BE3499">
            <w:rPr>
              <w:noProof/>
            </w:rPr>
            <w:t>[20]</w:t>
          </w:r>
          <w:r>
            <w:fldChar w:fldCharType="end"/>
          </w:r>
        </w:sdtContent>
      </w:sdt>
      <w:r>
        <w:t xml:space="preserve"> ist relativ teuer.</w:t>
      </w:r>
    </w:p>
  </w:comment>
  <w:comment w:id="115" w:author="David Tsaava" w:date="2018-05-24T14:05:00Z" w:initials="DT">
    <w:p w14:paraId="4104244A" w14:textId="77777777" w:rsidR="001731F3" w:rsidRDefault="001731F3" w:rsidP="00B66996">
      <w:pPr>
        <w:pStyle w:val="Kommentartext"/>
      </w:pPr>
      <w:r>
        <w:rPr>
          <w:rStyle w:val="Kommentarzeichen"/>
        </w:rPr>
        <w:annotationRef/>
      </w:r>
      <w:r>
        <w:t>Meinst Du „stehen“?</w:t>
      </w:r>
    </w:p>
  </w:comment>
  <w:comment w:id="122" w:author="David Tsaava" w:date="2018-05-24T14:40:00Z" w:initials="DT">
    <w:p w14:paraId="30C5E918" w14:textId="77777777" w:rsidR="001731F3" w:rsidRDefault="001731F3" w:rsidP="00BF0976">
      <w:pPr>
        <w:pStyle w:val="Kommentartext"/>
      </w:pPr>
      <w:r>
        <w:rPr>
          <w:rStyle w:val="Kommentarzeichen"/>
        </w:rPr>
        <w:annotationRef/>
      </w:r>
      <w:r>
        <w:t>Was genau meinst Du?</w:t>
      </w:r>
    </w:p>
  </w:comment>
  <w:comment w:id="128" w:author="David Tsaava" w:date="2018-05-24T14:46:00Z" w:initials="DT">
    <w:p w14:paraId="300F3694" w14:textId="77777777" w:rsidR="001731F3" w:rsidRDefault="001731F3" w:rsidP="00BF0976">
      <w:pPr>
        <w:pStyle w:val="Kommentartext"/>
      </w:pPr>
      <w:r>
        <w:rPr>
          <w:rStyle w:val="Kommentarzeichen"/>
        </w:rPr>
        <w:annotationRef/>
      </w:r>
      <w:r>
        <w:t>Oder Core 2.0?</w:t>
      </w:r>
    </w:p>
  </w:comment>
  <w:comment w:id="157" w:author="David Tsaava [2]" w:date="2018-05-30T13:31:00Z" w:initials="DT">
    <w:p w14:paraId="022CB815" w14:textId="77777777" w:rsidR="001731F3" w:rsidRDefault="001731F3" w:rsidP="0047469D">
      <w:pPr>
        <w:pStyle w:val="Kommentartext"/>
      </w:pPr>
      <w:r>
        <w:rPr>
          <w:rStyle w:val="Kommentarzeichen"/>
        </w:rPr>
        <w:annotationRef/>
      </w:r>
      <w:r>
        <w:t>Du schreibst das immer noch mal mit Anführungszeichen, mal ohne… mach mal überall ohne…</w:t>
      </w:r>
    </w:p>
  </w:comment>
  <w:comment w:id="159" w:author="David Tsaava [2]" w:date="2018-05-30T13:43:00Z" w:initials="DT">
    <w:p w14:paraId="089EA7BE" w14:textId="77777777" w:rsidR="001731F3" w:rsidRDefault="001731F3" w:rsidP="0047469D">
      <w:pPr>
        <w:pStyle w:val="Kommentartext"/>
      </w:pPr>
      <w:r>
        <w:rPr>
          <w:rStyle w:val="Kommentarzeichen"/>
        </w:rPr>
        <w:annotationRef/>
      </w:r>
      <w:r>
        <w:t>Kann weg</w:t>
      </w:r>
    </w:p>
  </w:comment>
  <w:comment w:id="162" w:author="David Tsaava [2]" w:date="2018-05-30T15:21:00Z" w:initials="DT">
    <w:p w14:paraId="4995DAA6" w14:textId="77777777" w:rsidR="001731F3" w:rsidRDefault="001731F3" w:rsidP="0047469D">
      <w:pPr>
        <w:pStyle w:val="Kommentartext"/>
      </w:pPr>
      <w:r>
        <w:rPr>
          <w:rStyle w:val="Kommentarzeichen"/>
        </w:rPr>
        <w:annotationRef/>
      </w:r>
      <w:r>
        <w:t>Was ist gemeint?</w:t>
      </w:r>
    </w:p>
  </w:comment>
  <w:comment w:id="163" w:author="David Tsaava [2]" w:date="2018-05-30T15:29:00Z" w:initials="DT">
    <w:p w14:paraId="14F1ECBD" w14:textId="77777777" w:rsidR="001731F3" w:rsidRDefault="001731F3" w:rsidP="0047469D">
      <w:pPr>
        <w:pStyle w:val="Kommentartext"/>
      </w:pPr>
      <w:r>
        <w:t xml:space="preserve">Eventuell: </w:t>
      </w:r>
      <w:r>
        <w:rPr>
          <w:rStyle w:val="Kommentarzeichen"/>
        </w:rPr>
        <w:annotationRef/>
      </w:r>
      <w:r>
        <w:t>mittels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DC85C1" w15:done="0"/>
  <w15:commentEx w15:paraId="60A8E94C" w15:done="0"/>
  <w15:commentEx w15:paraId="4B0AE811" w15:done="0"/>
  <w15:commentEx w15:paraId="7C75BDBF" w15:done="0"/>
  <w15:commentEx w15:paraId="4BFD45F7" w15:done="0"/>
  <w15:commentEx w15:paraId="4104244A" w15:done="0"/>
  <w15:commentEx w15:paraId="30C5E918" w15:done="0"/>
  <w15:commentEx w15:paraId="300F3694" w15:done="0"/>
  <w15:commentEx w15:paraId="022CB815" w15:done="0"/>
  <w15:commentEx w15:paraId="089EA7BE" w15:done="0"/>
  <w15:commentEx w15:paraId="4995DAA6" w15:done="0"/>
  <w15:commentEx w15:paraId="14F1ECB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70916D" w14:textId="77777777" w:rsidR="007B2AB7" w:rsidRDefault="007B2AB7">
      <w:r>
        <w:separator/>
      </w:r>
    </w:p>
  </w:endnote>
  <w:endnote w:type="continuationSeparator" w:id="0">
    <w:p w14:paraId="4063516D" w14:textId="77777777" w:rsidR="007B2AB7" w:rsidRDefault="007B2AB7">
      <w:r>
        <w:continuationSeparator/>
      </w:r>
    </w:p>
  </w:endnote>
  <w:endnote w:type="continuationNotice" w:id="1">
    <w:p w14:paraId="1817B645" w14:textId="77777777" w:rsidR="007B2AB7" w:rsidRDefault="007B2A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52957"/>
      <w:docPartObj>
        <w:docPartGallery w:val="Page Numbers (Bottom of Page)"/>
        <w:docPartUnique/>
      </w:docPartObj>
    </w:sdtPr>
    <w:sdtEndPr/>
    <w:sdtContent>
      <w:p w14:paraId="54F6AF0C" w14:textId="7E8E8028" w:rsidR="001731F3" w:rsidRDefault="001731F3">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1731F3" w:rsidRDefault="001731F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988741"/>
      <w:docPartObj>
        <w:docPartGallery w:val="Page Numbers (Bottom of Page)"/>
        <w:docPartUnique/>
      </w:docPartObj>
    </w:sdtPr>
    <w:sdtEndPr/>
    <w:sdtContent>
      <w:p w14:paraId="3524ED93" w14:textId="7BADBB9F" w:rsidR="001731F3" w:rsidRDefault="001731F3">
        <w:pPr>
          <w:pStyle w:val="Fuzeile"/>
          <w:jc w:val="right"/>
        </w:pPr>
        <w:r>
          <w:fldChar w:fldCharType="begin"/>
        </w:r>
        <w:r>
          <w:instrText>PAGE   \* MERGEFORMAT</w:instrText>
        </w:r>
        <w:r>
          <w:fldChar w:fldCharType="separate"/>
        </w:r>
        <w:r w:rsidR="00B974E6">
          <w:rPr>
            <w:noProof/>
          </w:rPr>
          <w:t>iv</w:t>
        </w:r>
        <w:r>
          <w:fldChar w:fldCharType="end"/>
        </w:r>
      </w:p>
    </w:sdtContent>
  </w:sdt>
  <w:p w14:paraId="64BADF91" w14:textId="4AFEE36A" w:rsidR="001731F3" w:rsidRDefault="001731F3"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476011"/>
      <w:docPartObj>
        <w:docPartGallery w:val="Page Numbers (Bottom of Page)"/>
        <w:docPartUnique/>
      </w:docPartObj>
    </w:sdtPr>
    <w:sdtEndPr/>
    <w:sdtContent>
      <w:p w14:paraId="076E8648" w14:textId="5CB40EF4" w:rsidR="001731F3" w:rsidRDefault="001731F3">
        <w:pPr>
          <w:pStyle w:val="Fuzeile"/>
          <w:jc w:val="right"/>
        </w:pPr>
        <w:r>
          <w:fldChar w:fldCharType="begin"/>
        </w:r>
        <w:r>
          <w:instrText>PAGE   \* MERGEFORMAT</w:instrText>
        </w:r>
        <w:r>
          <w:fldChar w:fldCharType="separate"/>
        </w:r>
        <w:r w:rsidR="00B974E6">
          <w:rPr>
            <w:noProof/>
          </w:rPr>
          <w:t>vii</w:t>
        </w:r>
        <w:r>
          <w:fldChar w:fldCharType="end"/>
        </w:r>
      </w:p>
    </w:sdtContent>
  </w:sdt>
  <w:p w14:paraId="362236F2" w14:textId="77777777" w:rsidR="001731F3" w:rsidRDefault="001731F3"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114646"/>
      <w:docPartObj>
        <w:docPartGallery w:val="Page Numbers (Bottom of Page)"/>
        <w:docPartUnique/>
      </w:docPartObj>
    </w:sdtPr>
    <w:sdtEndPr/>
    <w:sdtContent>
      <w:p w14:paraId="1A83E17E" w14:textId="58269646" w:rsidR="001731F3" w:rsidRDefault="001731F3">
        <w:pPr>
          <w:pStyle w:val="Fuzeile"/>
          <w:jc w:val="right"/>
        </w:pPr>
        <w:r>
          <w:fldChar w:fldCharType="begin"/>
        </w:r>
        <w:r>
          <w:instrText>PAGE   \* MERGEFORMAT</w:instrText>
        </w:r>
        <w:r>
          <w:fldChar w:fldCharType="separate"/>
        </w:r>
        <w:r w:rsidR="00B974E6">
          <w:rPr>
            <w:noProof/>
          </w:rPr>
          <w:t>2</w:t>
        </w:r>
        <w:r>
          <w:fldChar w:fldCharType="end"/>
        </w:r>
      </w:p>
    </w:sdtContent>
  </w:sdt>
  <w:p w14:paraId="506E53C0" w14:textId="77777777" w:rsidR="001731F3" w:rsidRDefault="001731F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F02D7" w14:textId="77777777" w:rsidR="007B2AB7" w:rsidRDefault="007B2AB7">
      <w:r>
        <w:separator/>
      </w:r>
    </w:p>
  </w:footnote>
  <w:footnote w:type="continuationSeparator" w:id="0">
    <w:p w14:paraId="56F3F6E5" w14:textId="77777777" w:rsidR="007B2AB7" w:rsidRDefault="007B2AB7">
      <w:r>
        <w:continuationSeparator/>
      </w:r>
    </w:p>
  </w:footnote>
  <w:footnote w:type="continuationNotice" w:id="1">
    <w:p w14:paraId="6C09C66E" w14:textId="77777777" w:rsidR="007B2AB7" w:rsidRDefault="007B2AB7"/>
  </w:footnote>
  <w:footnote w:id="2">
    <w:p w14:paraId="548FFB84" w14:textId="1741925C" w:rsidR="001731F3" w:rsidRPr="00F80614" w:rsidRDefault="001731F3" w:rsidP="00AD3DB8">
      <w:pPr>
        <w:pStyle w:val="Funotentext"/>
      </w:pPr>
      <w:r>
        <w:rPr>
          <w:rStyle w:val="Funotenzeichen"/>
        </w:rPr>
        <w:footnoteRef/>
      </w:r>
      <w:r>
        <w:t xml:space="preserve">ist ein Softwaremodul in der Softwaretechnik, das eine bestehende Software erweitert, um </w:t>
      </w:r>
      <w:r w:rsidRPr="00F80614">
        <w:t>spezifische Aufgabe</w:t>
      </w:r>
      <w:r>
        <w:t>n</w:t>
      </w:r>
      <w:r w:rsidRPr="00F80614">
        <w:t xml:space="preserve"> zu</w:t>
      </w:r>
      <w:r>
        <w:t xml:space="preserve"> erledigen</w:t>
      </w:r>
      <w:r w:rsidRPr="00F80614">
        <w:t>.</w:t>
      </w:r>
    </w:p>
  </w:footnote>
  <w:footnote w:id="3">
    <w:p w14:paraId="727F093C" w14:textId="1A084CFB" w:rsidR="001731F3" w:rsidRDefault="001731F3" w:rsidP="00637F10">
      <w:pPr>
        <w:pStyle w:val="Funotentext"/>
      </w:pPr>
      <w:r>
        <w:rPr>
          <w:rStyle w:val="Funotenzeichen"/>
        </w:rPr>
        <w:footnoteRef/>
      </w:r>
      <w:r>
        <w:t xml:space="preserve"> ist der Name der Plugin zu entwickeln</w:t>
      </w:r>
    </w:p>
  </w:footnote>
  <w:footnote w:id="4">
    <w:p w14:paraId="3E5CED4B" w14:textId="77777777" w:rsidR="006A4B53" w:rsidRDefault="006A4B53" w:rsidP="006A4B53">
      <w:pPr>
        <w:pStyle w:val="Funotentext"/>
      </w:pPr>
      <w:r>
        <w:rPr>
          <w:rStyle w:val="Funotenzeichen"/>
        </w:rPr>
        <w:footnoteRef/>
      </w:r>
      <w:r>
        <w:t xml:space="preserve"> </w:t>
      </w:r>
      <w:r w:rsidRPr="00697417">
        <w:t xml:space="preserve">nennt man in </w:t>
      </w:r>
      <w:r>
        <w:t>Netzwerk</w:t>
      </w:r>
      <w:r w:rsidRPr="00697417">
        <w:t xml:space="preserve"> den Weg von einem Netzknoten zum nächsten</w:t>
      </w:r>
    </w:p>
  </w:footnote>
  <w:footnote w:id="5">
    <w:p w14:paraId="0E0829CB" w14:textId="77777777" w:rsidR="006A4B53" w:rsidRDefault="006A4B53" w:rsidP="006A4B53">
      <w:pPr>
        <w:pStyle w:val="Funotentext"/>
      </w:pPr>
      <w:r>
        <w:rPr>
          <w:rStyle w:val="Funotenzeichen"/>
        </w:rPr>
        <w:footnoteRef/>
      </w:r>
      <w:r>
        <w:t xml:space="preserve"> </w:t>
      </w:r>
      <w:r w:rsidRPr="00EC7252">
        <w:t>Kupferkabel mit einem konzentrischen, elektrischen Leiter, der durch eine Isolierung in einem festen, mittigen Abstand zur Abschirmung gehalten wird</w:t>
      </w:r>
    </w:p>
  </w:footnote>
  <w:footnote w:id="6">
    <w:p w14:paraId="6A381886" w14:textId="7267C4BE" w:rsidR="006A4B53" w:rsidRDefault="006A4B53" w:rsidP="006A4B53">
      <w:pPr>
        <w:pStyle w:val="Funotentext"/>
      </w:pPr>
      <w:r>
        <w:rPr>
          <w:rStyle w:val="Funotenzeichen"/>
        </w:rPr>
        <w:footnoteRef/>
      </w:r>
      <w:r>
        <w:t xml:space="preserve"> </w:t>
      </w:r>
      <w:r w:rsidRPr="00EC7252">
        <w:rPr>
          <w:i/>
        </w:rPr>
        <w:t>Reflektionen</w:t>
      </w:r>
      <w:r w:rsidRPr="00EC7252">
        <w:t xml:space="preserve"> sind Wellen, die sich in beiden Richtungen auf der Übertragungsleitung fortpflanzen. So wie ein Echo.</w:t>
      </w:r>
      <w:ins w:id="25" w:author="Ghislain Zeleu" w:date="2018-06-05T12:46:00Z">
        <w:r>
          <w:t xml:space="preserve"> </w:t>
        </w:r>
        <w:r w:rsidRPr="00E61D92">
          <w:rPr>
            <w:highlight w:val="yellow"/>
          </w:rPr>
          <w:t>Störung</w:t>
        </w:r>
      </w:ins>
    </w:p>
  </w:footnote>
  <w:footnote w:id="7">
    <w:p w14:paraId="0254257D" w14:textId="27708845" w:rsidR="001731F3" w:rsidRPr="00212703" w:rsidRDefault="001731F3" w:rsidP="009F6D64">
      <w:pPr>
        <w:pStyle w:val="Funotentext"/>
        <w:rPr>
          <w:lang w:val="en-US"/>
        </w:rPr>
      </w:pPr>
      <w:r>
        <w:rPr>
          <w:rStyle w:val="Funotenzeichen"/>
        </w:rPr>
        <w:footnoteRef/>
      </w:r>
      <w:r w:rsidRPr="00C03D78">
        <w:rPr>
          <w:lang w:val="en-US"/>
        </w:rPr>
        <w:t xml:space="preserve"> FR </w:t>
      </w:r>
      <w:r>
        <w:rPr>
          <w:lang w:val="en-US"/>
        </w:rPr>
        <w:t>- F</w:t>
      </w:r>
      <w:r w:rsidRPr="00237EA6">
        <w:rPr>
          <w:lang w:val="en-US"/>
        </w:rPr>
        <w:t>unctional</w:t>
      </w:r>
      <w:r w:rsidRPr="00212703">
        <w:rPr>
          <w:lang w:val="en-US"/>
        </w:rPr>
        <w:t xml:space="preserve"> requirement</w:t>
      </w:r>
    </w:p>
  </w:footnote>
  <w:footnote w:id="8">
    <w:p w14:paraId="6E9CB684" w14:textId="5536CADF" w:rsidR="001731F3" w:rsidRPr="00212703" w:rsidRDefault="001731F3" w:rsidP="00B66996">
      <w:pPr>
        <w:pStyle w:val="Funotentext"/>
        <w:rPr>
          <w:lang w:val="en-US"/>
        </w:rPr>
      </w:pPr>
      <w:r>
        <w:rPr>
          <w:rStyle w:val="Funotenzeichen"/>
        </w:rPr>
        <w:footnoteRef/>
      </w:r>
      <w:r w:rsidRPr="00237EA6">
        <w:rPr>
          <w:lang w:val="en-US"/>
        </w:rPr>
        <w:t xml:space="preserve"> </w:t>
      </w:r>
      <w:r w:rsidRPr="00237EA6">
        <w:rPr>
          <w:i/>
          <w:lang w:val="en-US"/>
        </w:rPr>
        <w:t>NFR</w:t>
      </w:r>
      <w:r w:rsidRPr="00237EA6">
        <w:rPr>
          <w:lang w:val="en-US"/>
        </w:rPr>
        <w:t xml:space="preserve"> </w:t>
      </w:r>
      <w:r>
        <w:rPr>
          <w:lang w:val="en-US"/>
        </w:rPr>
        <w:t>- N</w:t>
      </w:r>
      <w:r w:rsidRPr="00237EA6">
        <w:rPr>
          <w:lang w:val="en-US"/>
        </w:rPr>
        <w:t>onfunctional requirement</w:t>
      </w:r>
    </w:p>
  </w:footnote>
  <w:footnote w:id="9">
    <w:p w14:paraId="56F1094B" w14:textId="5D099793" w:rsidR="001731F3" w:rsidRPr="0084014F" w:rsidRDefault="001731F3"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10">
    <w:p w14:paraId="77FE56FD" w14:textId="77777777" w:rsidR="001731F3" w:rsidRDefault="001731F3" w:rsidP="00B66996">
      <w:pPr>
        <w:pStyle w:val="Funotentext"/>
      </w:pPr>
      <w:r>
        <w:rPr>
          <w:rStyle w:val="Funotenzeichen"/>
        </w:rPr>
        <w:footnoteRef/>
      </w:r>
      <w:r>
        <w:t xml:space="preserve"> </w:t>
      </w:r>
      <w:r w:rsidRPr="0073341D">
        <w:t>ist eine Komponente eines grafischen Fenstersystems</w:t>
      </w:r>
      <w:r>
        <w:t>.</w:t>
      </w:r>
    </w:p>
  </w:footnote>
  <w:footnote w:id="11">
    <w:p w14:paraId="735C1275" w14:textId="77777777" w:rsidR="001731F3" w:rsidRDefault="001731F3" w:rsidP="00B66996">
      <w:pPr>
        <w:pStyle w:val="Funotentext"/>
      </w:pPr>
      <w:r>
        <w:rPr>
          <w:rStyle w:val="Funotenzeichen"/>
        </w:rPr>
        <w:footnoteRef/>
      </w:r>
      <w:r>
        <w:t xml:space="preserve"> Mehr Info unter </w:t>
      </w:r>
      <w:r w:rsidRPr="00022662">
        <w:t>https://github.com/cloudsidekick</w:t>
      </w:r>
    </w:p>
  </w:footnote>
  <w:footnote w:id="12">
    <w:p w14:paraId="4E71FF0E" w14:textId="77777777" w:rsidR="001731F3" w:rsidRDefault="001731F3" w:rsidP="00BF0976">
      <w:pPr>
        <w:pStyle w:val="Funotentext"/>
      </w:pPr>
      <w:r>
        <w:rPr>
          <w:rStyle w:val="Funotenzeichen"/>
        </w:rPr>
        <w:footnoteRef/>
      </w:r>
      <w:r>
        <w:t xml:space="preserve"> </w:t>
      </w:r>
      <w:r w:rsidRPr="00FC69E1">
        <w:t>Das spezielle Werkzeug ist verantwortlich für die Verwaltung aller diagramlosen Werkzeuge</w:t>
      </w:r>
    </w:p>
  </w:footnote>
  <w:footnote w:id="13">
    <w:p w14:paraId="52ADAA53" w14:textId="77777777" w:rsidR="001731F3" w:rsidRDefault="001731F3" w:rsidP="00BF0976">
      <w:pPr>
        <w:pStyle w:val="Funotentext"/>
      </w:pPr>
      <w:r>
        <w:rPr>
          <w:rStyle w:val="Funotenzeichen"/>
        </w:rPr>
        <w:footnoteRef/>
      </w:r>
      <w:r>
        <w:t xml:space="preserve"> Steht für Representational State Transfer</w:t>
      </w:r>
    </w:p>
  </w:footnote>
  <w:footnote w:id="14">
    <w:p w14:paraId="6B6C14D5" w14:textId="77777777" w:rsidR="001731F3" w:rsidRDefault="001731F3" w:rsidP="00BF0976">
      <w:pPr>
        <w:pStyle w:val="Funotentext"/>
      </w:pPr>
      <w:r>
        <w:rPr>
          <w:rStyle w:val="Funotenzeichen"/>
        </w:rPr>
        <w:footnoteRef/>
      </w:r>
      <w:r>
        <w:t xml:space="preserve"> Steht für Simple Object Access Protocol: Protokoll zum Austausch strukturierter Informationen</w:t>
      </w:r>
    </w:p>
  </w:footnote>
  <w:footnote w:id="15">
    <w:p w14:paraId="2C6811B0" w14:textId="77777777" w:rsidR="001731F3" w:rsidRDefault="001731F3" w:rsidP="00BF0976">
      <w:pPr>
        <w:pStyle w:val="Funotentext"/>
      </w:pPr>
      <w:r>
        <w:rPr>
          <w:rStyle w:val="Funotenzeichen"/>
        </w:rPr>
        <w:footnoteRef/>
      </w:r>
      <w:r>
        <w:t xml:space="preserve"> </w:t>
      </w:r>
      <w:r w:rsidRPr="00D25E01">
        <w:t>Uniform Resource Identifier</w:t>
      </w:r>
    </w:p>
  </w:footnote>
  <w:footnote w:id="16">
    <w:p w14:paraId="674481DC" w14:textId="157CA16F" w:rsidR="001731F3" w:rsidRDefault="001731F3">
      <w:pPr>
        <w:pStyle w:val="Funotentext"/>
      </w:pPr>
      <w:r>
        <w:rPr>
          <w:rStyle w:val="Funotenzeichen"/>
        </w:rPr>
        <w:footnoteRef/>
      </w:r>
      <w:r>
        <w:t xml:space="preserve"> Single Page Application</w:t>
      </w:r>
    </w:p>
  </w:footnote>
  <w:footnote w:id="17">
    <w:p w14:paraId="2013BC12" w14:textId="77777777" w:rsidR="001731F3" w:rsidRDefault="001731F3"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B0BCB" w14:textId="77777777" w:rsidR="001731F3" w:rsidRDefault="001731F3">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1731F3" w:rsidRPr="00B75D78" w:rsidRDefault="001731F3" w:rsidP="00B75D78">
    <w:pPr>
      <w:pStyle w:val="Kopfzeile"/>
    </w:pPr>
    <w:r>
      <w:t>Anforderungsanalyse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1731F3" w:rsidRPr="00B75D78" w:rsidRDefault="001731F3" w:rsidP="00B75D78">
    <w:pPr>
      <w:pStyle w:val="Kopfzeile"/>
    </w:pPr>
    <w:r>
      <w:t>Evaluation der Technologien</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3AC08" w14:textId="2E934627" w:rsidR="001731F3" w:rsidRPr="003E0AB1" w:rsidRDefault="001731F3" w:rsidP="003E0AB1">
    <w:pPr>
      <w:pStyle w:val="Kopfzeile"/>
    </w:pPr>
    <w:r>
      <w:t>Grundprinzipien der Topology-Editor</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1731F3" w:rsidRPr="00B75D78" w:rsidRDefault="001731F3" w:rsidP="00B75D78">
    <w:pPr>
      <w:pStyle w:val="Kopfzeile"/>
    </w:pPr>
    <w:r>
      <w:t>Entwurf</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1731F3" w:rsidRPr="003E0AB1" w:rsidRDefault="001731F3" w:rsidP="003E0AB1">
    <w:pPr>
      <w:pStyle w:val="Kopfzeile"/>
    </w:pPr>
    <w:r>
      <w:t>Realisierung</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1731F3" w:rsidRPr="00A801AB" w:rsidRDefault="001731F3" w:rsidP="00A801AB">
    <w:pPr>
      <w:pStyle w:val="Kopfzeile"/>
    </w:pPr>
    <w:r w:rsidRPr="00A801AB">
      <w:t>Zusammenfassung und Ausblick</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1731F3" w:rsidRPr="00A801AB" w:rsidRDefault="001731F3" w:rsidP="00A801AB">
    <w:pPr>
      <w:pStyle w:val="Kopfzeile"/>
    </w:pPr>
    <w:r>
      <w:t>Anhang: Use Cases</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1731F3" w:rsidRPr="00A801AB" w:rsidRDefault="001731F3" w:rsidP="00A801AB">
    <w:pPr>
      <w:pStyle w:val="Kopfzeile"/>
    </w:pPr>
    <w:r>
      <w:t>Literatur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1731F3" w:rsidRPr="000B7AFD" w:rsidRDefault="001731F3" w:rsidP="000B7AFD">
    <w:pPr>
      <w:pStyle w:val="Kopfzeile"/>
    </w:pPr>
    <w:r>
      <w:t>Index</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1731F3" w:rsidRPr="000B7AFD" w:rsidRDefault="001731F3" w:rsidP="000B7AFD">
    <w:pPr>
      <w:pStyle w:val="Kopfzeile"/>
    </w:pPr>
    <w:r>
      <w:t>Glossar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1731F3" w:rsidRPr="00B75D78" w:rsidRDefault="001731F3" w:rsidP="00B75D78">
    <w:pPr>
      <w:pStyle w:val="Kopfzeile"/>
    </w:pPr>
    <w:r>
      <w:t>Vorwort und Danksagung</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7F43E8DC" w:rsidR="001731F3" w:rsidRDefault="001731F3">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B974E6">
      <w:rPr>
        <w:noProof/>
      </w:rPr>
      <w:t>59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1731F3" w:rsidRPr="00B75D78" w:rsidRDefault="001731F3" w:rsidP="00B75D78">
    <w:pPr>
      <w:pStyle w:val="Kopfzeile"/>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1731F3" w:rsidRPr="00B75D78" w:rsidRDefault="001731F3" w:rsidP="00B75D78">
    <w:pPr>
      <w:pStyle w:val="Kopfzeile"/>
    </w:pPr>
    <w:r>
      <w:t>Inhaltsverzeichnis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1731F3" w:rsidRPr="00B75D78" w:rsidRDefault="001731F3" w:rsidP="00B75D78">
    <w:pPr>
      <w:pStyle w:val="Kopfzeile"/>
    </w:pPr>
    <w:r w:rsidRPr="007D49C9">
      <w:t>Abbildungsverzeichnis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1731F3" w:rsidRPr="007D49C9" w:rsidRDefault="001731F3" w:rsidP="007D49C9">
    <w:pPr>
      <w:pStyle w:val="Kopfzeile"/>
    </w:pPr>
    <w:r>
      <w:t>Tabellenverzeichnis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1731F3" w:rsidRPr="00B75D78" w:rsidRDefault="001731F3" w:rsidP="00B75D78">
    <w:pPr>
      <w:pStyle w:val="Kopfzeile"/>
    </w:pPr>
    <w:r>
      <w:t>Einleitung</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1731F3" w:rsidRPr="00B75D78" w:rsidRDefault="001731F3" w:rsidP="00B75D78">
    <w:pPr>
      <w:pStyle w:val="Kopfzeile"/>
    </w:pPr>
    <w:r>
      <w:t>Grundlagen</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1731F3" w:rsidRPr="00B75D78" w:rsidRDefault="001731F3" w:rsidP="00B75D78">
    <w:pPr>
      <w:pStyle w:val="Kopfzeile"/>
    </w:pPr>
    <w:r>
      <w:t>Ausgangssituation(Istzustand)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667FFA"/>
    <w:multiLevelType w:val="multilevel"/>
    <w:tmpl w:val="4CF0EF66"/>
    <w:lvl w:ilvl="0">
      <w:start w:val="1"/>
      <w:numFmt w:val="decimal"/>
      <w:pStyle w:val="berschrift1"/>
      <w:lvlText w:val="%1"/>
      <w:lvlJc w:val="left"/>
      <w:pPr>
        <w:tabs>
          <w:tab w:val="num" w:pos="432"/>
        </w:tabs>
        <w:ind w:left="432" w:hanging="432"/>
      </w:pPr>
      <w:rPr>
        <w:rFonts w:ascii="Times New Roman" w:hAnsi="Times New Roman" w:hint="default"/>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2A56E0"/>
    <w:multiLevelType w:val="hybridMultilevel"/>
    <w:tmpl w:val="3D72A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526AF9"/>
    <w:multiLevelType w:val="hybridMultilevel"/>
    <w:tmpl w:val="72E097A8"/>
    <w:lvl w:ilvl="0" w:tplc="4C6654D8">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2881206A"/>
    <w:multiLevelType w:val="hybridMultilevel"/>
    <w:tmpl w:val="4210E3D8"/>
    <w:lvl w:ilvl="0" w:tplc="24344194">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E540BA"/>
    <w:multiLevelType w:val="hybridMultilevel"/>
    <w:tmpl w:val="429E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15:restartNumberingAfterBreak="0">
    <w:nsid w:val="4A8D49C9"/>
    <w:multiLevelType w:val="hybridMultilevel"/>
    <w:tmpl w:val="EC3C70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8"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E4C6428"/>
    <w:multiLevelType w:val="hybridMultilevel"/>
    <w:tmpl w:val="DE7CE7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C246CD1"/>
    <w:multiLevelType w:val="hybridMultilevel"/>
    <w:tmpl w:val="B9323164"/>
    <w:lvl w:ilvl="0" w:tplc="82243EE8">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D942384"/>
    <w:multiLevelType w:val="hybridMultilevel"/>
    <w:tmpl w:val="7496FEB2"/>
    <w:lvl w:ilvl="0" w:tplc="C13EDD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A9A307E"/>
    <w:multiLevelType w:val="hybridMultilevel"/>
    <w:tmpl w:val="3BE2DED2"/>
    <w:lvl w:ilvl="0" w:tplc="780E4520">
      <w:start w:val="11"/>
      <w:numFmt w:val="bullet"/>
      <w:lvlText w:val="-"/>
      <w:lvlJc w:val="left"/>
      <w:pPr>
        <w:ind w:left="720" w:hanging="360"/>
      </w:pPr>
      <w:rPr>
        <w:rFonts w:ascii="Times New Roman" w:eastAsia="Times New Roman" w:hAnsi="Times New Roman" w:cs="Times New Roman"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D3C4B3F"/>
    <w:multiLevelType w:val="hybridMultilevel"/>
    <w:tmpl w:val="21449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D7E0D8D"/>
    <w:multiLevelType w:val="hybridMultilevel"/>
    <w:tmpl w:val="1EF61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4"/>
  </w:num>
  <w:num w:numId="2">
    <w:abstractNumId w:val="19"/>
  </w:num>
  <w:num w:numId="3">
    <w:abstractNumId w:val="33"/>
  </w:num>
  <w:num w:numId="4">
    <w:abstractNumId w:val="17"/>
  </w:num>
  <w:num w:numId="5">
    <w:abstractNumId w:val="23"/>
  </w:num>
  <w:num w:numId="6">
    <w:abstractNumId w:val="0"/>
  </w:num>
  <w:num w:numId="7">
    <w:abstractNumId w:val="37"/>
  </w:num>
  <w:num w:numId="8">
    <w:abstractNumId w:val="3"/>
  </w:num>
  <w:num w:numId="9">
    <w:abstractNumId w:val="32"/>
  </w:num>
  <w:num w:numId="10">
    <w:abstractNumId w:val="11"/>
  </w:num>
  <w:num w:numId="11">
    <w:abstractNumId w:val="13"/>
  </w:num>
  <w:num w:numId="12">
    <w:abstractNumId w:val="1"/>
  </w:num>
  <w:num w:numId="13">
    <w:abstractNumId w:val="29"/>
  </w:num>
  <w:num w:numId="14">
    <w:abstractNumId w:val="21"/>
  </w:num>
  <w:num w:numId="15">
    <w:abstractNumId w:val="26"/>
  </w:num>
  <w:num w:numId="16">
    <w:abstractNumId w:val="12"/>
  </w:num>
  <w:num w:numId="17">
    <w:abstractNumId w:val="41"/>
  </w:num>
  <w:num w:numId="18">
    <w:abstractNumId w:val="31"/>
  </w:num>
  <w:num w:numId="19">
    <w:abstractNumId w:val="34"/>
  </w:num>
  <w:num w:numId="20">
    <w:abstractNumId w:val="10"/>
  </w:num>
  <w:num w:numId="21">
    <w:abstractNumId w:val="5"/>
  </w:num>
  <w:num w:numId="22">
    <w:abstractNumId w:val="25"/>
  </w:num>
  <w:num w:numId="23">
    <w:abstractNumId w:val="27"/>
  </w:num>
  <w:num w:numId="24">
    <w:abstractNumId w:val="18"/>
  </w:num>
  <w:num w:numId="25">
    <w:abstractNumId w:val="2"/>
  </w:num>
  <w:num w:numId="26">
    <w:abstractNumId w:val="42"/>
  </w:num>
  <w:num w:numId="27">
    <w:abstractNumId w:val="39"/>
  </w:num>
  <w:num w:numId="28">
    <w:abstractNumId w:val="16"/>
  </w:num>
  <w:num w:numId="29">
    <w:abstractNumId w:val="9"/>
  </w:num>
  <w:num w:numId="30">
    <w:abstractNumId w:val="38"/>
  </w:num>
  <w:num w:numId="31">
    <w:abstractNumId w:val="36"/>
  </w:num>
  <w:num w:numId="32">
    <w:abstractNumId w:val="6"/>
  </w:num>
  <w:num w:numId="33">
    <w:abstractNumId w:val="43"/>
  </w:num>
  <w:num w:numId="34">
    <w:abstractNumId w:val="20"/>
  </w:num>
  <w:num w:numId="35">
    <w:abstractNumId w:val="7"/>
  </w:num>
  <w:num w:numId="36">
    <w:abstractNumId w:val="8"/>
  </w:num>
  <w:num w:numId="37">
    <w:abstractNumId w:val="40"/>
  </w:num>
  <w:num w:numId="38">
    <w:abstractNumId w:val="15"/>
  </w:num>
  <w:num w:numId="39">
    <w:abstractNumId w:val="35"/>
  </w:num>
  <w:num w:numId="40">
    <w:abstractNumId w:val="22"/>
  </w:num>
  <w:num w:numId="41">
    <w:abstractNumId w:val="24"/>
  </w:num>
  <w:num w:numId="42">
    <w:abstractNumId w:val="30"/>
  </w:num>
  <w:num w:numId="43">
    <w:abstractNumId w:val="14"/>
  </w:num>
  <w:num w:numId="44">
    <w:abstractNumId w:val="28"/>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hislain Zeleu">
    <w15:presenceInfo w15:providerId="AD" w15:userId="S-1-5-21-1451388413-3727164234-794746174-4225"/>
  </w15:person>
  <w15:person w15:author="David Tsaava">
    <w15:presenceInfo w15:providerId="None" w15:userId="David Tsaava"/>
  </w15:person>
  <w15:person w15:author="David Tsaava [2]">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20EB"/>
    <w:rsid w:val="00002A65"/>
    <w:rsid w:val="00002ABF"/>
    <w:rsid w:val="000037AA"/>
    <w:rsid w:val="0000460B"/>
    <w:rsid w:val="00004C00"/>
    <w:rsid w:val="00004E09"/>
    <w:rsid w:val="000067C0"/>
    <w:rsid w:val="000121AE"/>
    <w:rsid w:val="000153FE"/>
    <w:rsid w:val="00016CB0"/>
    <w:rsid w:val="00016EA7"/>
    <w:rsid w:val="00022662"/>
    <w:rsid w:val="00023668"/>
    <w:rsid w:val="00023E15"/>
    <w:rsid w:val="00024C5A"/>
    <w:rsid w:val="000252AD"/>
    <w:rsid w:val="00025EAB"/>
    <w:rsid w:val="00026D0D"/>
    <w:rsid w:val="00026DC0"/>
    <w:rsid w:val="00026F7A"/>
    <w:rsid w:val="0002756A"/>
    <w:rsid w:val="000316AD"/>
    <w:rsid w:val="000322EF"/>
    <w:rsid w:val="0003284B"/>
    <w:rsid w:val="00034D92"/>
    <w:rsid w:val="00035ABF"/>
    <w:rsid w:val="00040599"/>
    <w:rsid w:val="00041408"/>
    <w:rsid w:val="00050123"/>
    <w:rsid w:val="0005307D"/>
    <w:rsid w:val="00053584"/>
    <w:rsid w:val="0005586A"/>
    <w:rsid w:val="000607DE"/>
    <w:rsid w:val="000607E5"/>
    <w:rsid w:val="00060875"/>
    <w:rsid w:val="0006497C"/>
    <w:rsid w:val="00065852"/>
    <w:rsid w:val="00067105"/>
    <w:rsid w:val="00067AAA"/>
    <w:rsid w:val="0007066B"/>
    <w:rsid w:val="000717A2"/>
    <w:rsid w:val="000730EB"/>
    <w:rsid w:val="00074640"/>
    <w:rsid w:val="000749B5"/>
    <w:rsid w:val="00074BFF"/>
    <w:rsid w:val="0007535A"/>
    <w:rsid w:val="00075BB7"/>
    <w:rsid w:val="00076C7F"/>
    <w:rsid w:val="00080737"/>
    <w:rsid w:val="00082880"/>
    <w:rsid w:val="000906D6"/>
    <w:rsid w:val="00093AEE"/>
    <w:rsid w:val="00094704"/>
    <w:rsid w:val="00094AD1"/>
    <w:rsid w:val="00094AEA"/>
    <w:rsid w:val="00095A7C"/>
    <w:rsid w:val="00096763"/>
    <w:rsid w:val="000A28AB"/>
    <w:rsid w:val="000A2CD0"/>
    <w:rsid w:val="000A62DF"/>
    <w:rsid w:val="000A639F"/>
    <w:rsid w:val="000A7EAC"/>
    <w:rsid w:val="000B0401"/>
    <w:rsid w:val="000B067B"/>
    <w:rsid w:val="000B20C4"/>
    <w:rsid w:val="000B430F"/>
    <w:rsid w:val="000B48A1"/>
    <w:rsid w:val="000B53B9"/>
    <w:rsid w:val="000B7AFD"/>
    <w:rsid w:val="000C48D1"/>
    <w:rsid w:val="000C624E"/>
    <w:rsid w:val="000C78C4"/>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4707"/>
    <w:rsid w:val="000F4C85"/>
    <w:rsid w:val="000F4F3A"/>
    <w:rsid w:val="00100E67"/>
    <w:rsid w:val="0010138F"/>
    <w:rsid w:val="0010267C"/>
    <w:rsid w:val="00106431"/>
    <w:rsid w:val="00113F0C"/>
    <w:rsid w:val="00115F6E"/>
    <w:rsid w:val="001163BE"/>
    <w:rsid w:val="00116771"/>
    <w:rsid w:val="00117AFD"/>
    <w:rsid w:val="00120F11"/>
    <w:rsid w:val="001259C2"/>
    <w:rsid w:val="00125E45"/>
    <w:rsid w:val="00125F34"/>
    <w:rsid w:val="0012600F"/>
    <w:rsid w:val="00126DF7"/>
    <w:rsid w:val="00127189"/>
    <w:rsid w:val="0013101A"/>
    <w:rsid w:val="0013357D"/>
    <w:rsid w:val="001346DF"/>
    <w:rsid w:val="00134E21"/>
    <w:rsid w:val="00136BB2"/>
    <w:rsid w:val="00137E18"/>
    <w:rsid w:val="001437EA"/>
    <w:rsid w:val="00143FF7"/>
    <w:rsid w:val="001441AB"/>
    <w:rsid w:val="00144D8C"/>
    <w:rsid w:val="00147862"/>
    <w:rsid w:val="00152896"/>
    <w:rsid w:val="001529AD"/>
    <w:rsid w:val="0015313B"/>
    <w:rsid w:val="0015387F"/>
    <w:rsid w:val="00153D9F"/>
    <w:rsid w:val="001547AA"/>
    <w:rsid w:val="001549BC"/>
    <w:rsid w:val="00155C6E"/>
    <w:rsid w:val="00155F17"/>
    <w:rsid w:val="00157514"/>
    <w:rsid w:val="0016267D"/>
    <w:rsid w:val="00163B6D"/>
    <w:rsid w:val="00167565"/>
    <w:rsid w:val="00170B87"/>
    <w:rsid w:val="001731F3"/>
    <w:rsid w:val="001821FD"/>
    <w:rsid w:val="00182222"/>
    <w:rsid w:val="00184BB7"/>
    <w:rsid w:val="00187FEE"/>
    <w:rsid w:val="001905B8"/>
    <w:rsid w:val="0019179E"/>
    <w:rsid w:val="00192D95"/>
    <w:rsid w:val="00193728"/>
    <w:rsid w:val="00194FB0"/>
    <w:rsid w:val="00196AD0"/>
    <w:rsid w:val="00197211"/>
    <w:rsid w:val="001A23BB"/>
    <w:rsid w:val="001A4F03"/>
    <w:rsid w:val="001A6357"/>
    <w:rsid w:val="001A7CA8"/>
    <w:rsid w:val="001B09B5"/>
    <w:rsid w:val="001B18E7"/>
    <w:rsid w:val="001B2BD7"/>
    <w:rsid w:val="001B2D1A"/>
    <w:rsid w:val="001B44F2"/>
    <w:rsid w:val="001B4EA0"/>
    <w:rsid w:val="001B50DE"/>
    <w:rsid w:val="001C249B"/>
    <w:rsid w:val="001D234F"/>
    <w:rsid w:val="001D246D"/>
    <w:rsid w:val="001D3C17"/>
    <w:rsid w:val="001D4AC4"/>
    <w:rsid w:val="001E02D3"/>
    <w:rsid w:val="001E0F51"/>
    <w:rsid w:val="001E44FB"/>
    <w:rsid w:val="001E4540"/>
    <w:rsid w:val="001E689F"/>
    <w:rsid w:val="001F0FEA"/>
    <w:rsid w:val="001F13B4"/>
    <w:rsid w:val="001F1F8B"/>
    <w:rsid w:val="001F24E3"/>
    <w:rsid w:val="001F57A4"/>
    <w:rsid w:val="001F7D68"/>
    <w:rsid w:val="00200B78"/>
    <w:rsid w:val="00204085"/>
    <w:rsid w:val="0020446A"/>
    <w:rsid w:val="00206654"/>
    <w:rsid w:val="002067BE"/>
    <w:rsid w:val="00207CCB"/>
    <w:rsid w:val="00211E7F"/>
    <w:rsid w:val="00212703"/>
    <w:rsid w:val="0021712A"/>
    <w:rsid w:val="002179BA"/>
    <w:rsid w:val="0022035D"/>
    <w:rsid w:val="00222B76"/>
    <w:rsid w:val="00226355"/>
    <w:rsid w:val="00227951"/>
    <w:rsid w:val="00231DB6"/>
    <w:rsid w:val="00235B4C"/>
    <w:rsid w:val="00235E17"/>
    <w:rsid w:val="00236EAC"/>
    <w:rsid w:val="00241608"/>
    <w:rsid w:val="00243295"/>
    <w:rsid w:val="0024419D"/>
    <w:rsid w:val="00244D9F"/>
    <w:rsid w:val="002452E6"/>
    <w:rsid w:val="00251CFC"/>
    <w:rsid w:val="0025636D"/>
    <w:rsid w:val="00256F70"/>
    <w:rsid w:val="00257EEF"/>
    <w:rsid w:val="00265526"/>
    <w:rsid w:val="00265A1F"/>
    <w:rsid w:val="00265EF6"/>
    <w:rsid w:val="00270D51"/>
    <w:rsid w:val="0027263E"/>
    <w:rsid w:val="00272E8E"/>
    <w:rsid w:val="002807A0"/>
    <w:rsid w:val="002823BA"/>
    <w:rsid w:val="00287C35"/>
    <w:rsid w:val="00291EC7"/>
    <w:rsid w:val="0029356E"/>
    <w:rsid w:val="002947E5"/>
    <w:rsid w:val="002953B1"/>
    <w:rsid w:val="00296BF4"/>
    <w:rsid w:val="00297B07"/>
    <w:rsid w:val="002A076C"/>
    <w:rsid w:val="002A0FF8"/>
    <w:rsid w:val="002A1E05"/>
    <w:rsid w:val="002A5E04"/>
    <w:rsid w:val="002A7573"/>
    <w:rsid w:val="002B0E23"/>
    <w:rsid w:val="002B1A37"/>
    <w:rsid w:val="002B5CD2"/>
    <w:rsid w:val="002B609A"/>
    <w:rsid w:val="002B7997"/>
    <w:rsid w:val="002C41D6"/>
    <w:rsid w:val="002C4287"/>
    <w:rsid w:val="002C4C4A"/>
    <w:rsid w:val="002C730D"/>
    <w:rsid w:val="002C777F"/>
    <w:rsid w:val="002D00AA"/>
    <w:rsid w:val="002D2921"/>
    <w:rsid w:val="002D3AC9"/>
    <w:rsid w:val="002D5728"/>
    <w:rsid w:val="002D5A7B"/>
    <w:rsid w:val="002D6E2F"/>
    <w:rsid w:val="002D6F71"/>
    <w:rsid w:val="002D7A77"/>
    <w:rsid w:val="002E5E12"/>
    <w:rsid w:val="002E617E"/>
    <w:rsid w:val="002E741C"/>
    <w:rsid w:val="002E7C04"/>
    <w:rsid w:val="002F0D49"/>
    <w:rsid w:val="00300267"/>
    <w:rsid w:val="0030214C"/>
    <w:rsid w:val="00306A73"/>
    <w:rsid w:val="003071B3"/>
    <w:rsid w:val="003103A6"/>
    <w:rsid w:val="00311292"/>
    <w:rsid w:val="0031469D"/>
    <w:rsid w:val="003148EF"/>
    <w:rsid w:val="00315F41"/>
    <w:rsid w:val="00316F31"/>
    <w:rsid w:val="003223D8"/>
    <w:rsid w:val="00323240"/>
    <w:rsid w:val="003242FF"/>
    <w:rsid w:val="00324721"/>
    <w:rsid w:val="00324B49"/>
    <w:rsid w:val="00325427"/>
    <w:rsid w:val="00327AE0"/>
    <w:rsid w:val="003343B3"/>
    <w:rsid w:val="00337078"/>
    <w:rsid w:val="0033771A"/>
    <w:rsid w:val="0034056E"/>
    <w:rsid w:val="00340813"/>
    <w:rsid w:val="00340BC2"/>
    <w:rsid w:val="00344E13"/>
    <w:rsid w:val="00353B8B"/>
    <w:rsid w:val="00357385"/>
    <w:rsid w:val="00357506"/>
    <w:rsid w:val="0036268D"/>
    <w:rsid w:val="0036309C"/>
    <w:rsid w:val="00363BA5"/>
    <w:rsid w:val="00364F6C"/>
    <w:rsid w:val="00366243"/>
    <w:rsid w:val="00367D86"/>
    <w:rsid w:val="00376109"/>
    <w:rsid w:val="003766DB"/>
    <w:rsid w:val="00377C80"/>
    <w:rsid w:val="00377E3C"/>
    <w:rsid w:val="00381565"/>
    <w:rsid w:val="003835C6"/>
    <w:rsid w:val="0038619B"/>
    <w:rsid w:val="00386257"/>
    <w:rsid w:val="003875F3"/>
    <w:rsid w:val="00387F7B"/>
    <w:rsid w:val="0039029B"/>
    <w:rsid w:val="00394312"/>
    <w:rsid w:val="003A098E"/>
    <w:rsid w:val="003A2BFB"/>
    <w:rsid w:val="003A519E"/>
    <w:rsid w:val="003A54B8"/>
    <w:rsid w:val="003A74DB"/>
    <w:rsid w:val="003A7DE0"/>
    <w:rsid w:val="003B1CA6"/>
    <w:rsid w:val="003B3CA0"/>
    <w:rsid w:val="003B4AAC"/>
    <w:rsid w:val="003B6E0D"/>
    <w:rsid w:val="003C0C09"/>
    <w:rsid w:val="003C217D"/>
    <w:rsid w:val="003C229F"/>
    <w:rsid w:val="003C2833"/>
    <w:rsid w:val="003C37AE"/>
    <w:rsid w:val="003C5C5D"/>
    <w:rsid w:val="003C5F76"/>
    <w:rsid w:val="003D0F2D"/>
    <w:rsid w:val="003E0AB1"/>
    <w:rsid w:val="003E0D04"/>
    <w:rsid w:val="003E48F0"/>
    <w:rsid w:val="003E7D62"/>
    <w:rsid w:val="003F1886"/>
    <w:rsid w:val="003F41DB"/>
    <w:rsid w:val="003F51BF"/>
    <w:rsid w:val="00401DA7"/>
    <w:rsid w:val="0040479E"/>
    <w:rsid w:val="00404D84"/>
    <w:rsid w:val="0041111C"/>
    <w:rsid w:val="00413120"/>
    <w:rsid w:val="00415268"/>
    <w:rsid w:val="00416117"/>
    <w:rsid w:val="0041662A"/>
    <w:rsid w:val="00420C8C"/>
    <w:rsid w:val="004212DE"/>
    <w:rsid w:val="004213F9"/>
    <w:rsid w:val="00424038"/>
    <w:rsid w:val="00424E00"/>
    <w:rsid w:val="00425B6D"/>
    <w:rsid w:val="0042724B"/>
    <w:rsid w:val="00432443"/>
    <w:rsid w:val="00433CA4"/>
    <w:rsid w:val="00434FE4"/>
    <w:rsid w:val="00435E16"/>
    <w:rsid w:val="004418EB"/>
    <w:rsid w:val="00442D4B"/>
    <w:rsid w:val="004430CB"/>
    <w:rsid w:val="0044421C"/>
    <w:rsid w:val="004449A2"/>
    <w:rsid w:val="00446345"/>
    <w:rsid w:val="00446629"/>
    <w:rsid w:val="0044713D"/>
    <w:rsid w:val="00450CA0"/>
    <w:rsid w:val="00450CF4"/>
    <w:rsid w:val="004513D8"/>
    <w:rsid w:val="004545EB"/>
    <w:rsid w:val="00454EFA"/>
    <w:rsid w:val="00456CC8"/>
    <w:rsid w:val="0045716A"/>
    <w:rsid w:val="0046001C"/>
    <w:rsid w:val="004625FA"/>
    <w:rsid w:val="00464542"/>
    <w:rsid w:val="00464A7C"/>
    <w:rsid w:val="004663DA"/>
    <w:rsid w:val="00466E90"/>
    <w:rsid w:val="00467CCC"/>
    <w:rsid w:val="004719DD"/>
    <w:rsid w:val="00472E8E"/>
    <w:rsid w:val="00473AE1"/>
    <w:rsid w:val="0047469D"/>
    <w:rsid w:val="00474D6B"/>
    <w:rsid w:val="00475642"/>
    <w:rsid w:val="00475E13"/>
    <w:rsid w:val="00475FBA"/>
    <w:rsid w:val="004779BF"/>
    <w:rsid w:val="00480073"/>
    <w:rsid w:val="004809AE"/>
    <w:rsid w:val="00480EDF"/>
    <w:rsid w:val="004864B8"/>
    <w:rsid w:val="004879F4"/>
    <w:rsid w:val="00491407"/>
    <w:rsid w:val="004949CE"/>
    <w:rsid w:val="00494BD9"/>
    <w:rsid w:val="004958BE"/>
    <w:rsid w:val="004A206C"/>
    <w:rsid w:val="004A3437"/>
    <w:rsid w:val="004B07DF"/>
    <w:rsid w:val="004B5124"/>
    <w:rsid w:val="004B5E16"/>
    <w:rsid w:val="004B65DD"/>
    <w:rsid w:val="004C2582"/>
    <w:rsid w:val="004C2800"/>
    <w:rsid w:val="004C5DCD"/>
    <w:rsid w:val="004C77AD"/>
    <w:rsid w:val="004D25FB"/>
    <w:rsid w:val="004D5363"/>
    <w:rsid w:val="004D6314"/>
    <w:rsid w:val="004D7709"/>
    <w:rsid w:val="004E0062"/>
    <w:rsid w:val="004E0522"/>
    <w:rsid w:val="004E1F94"/>
    <w:rsid w:val="004E35CB"/>
    <w:rsid w:val="004E5CA9"/>
    <w:rsid w:val="004E5CAF"/>
    <w:rsid w:val="004F07C1"/>
    <w:rsid w:val="004F3BD4"/>
    <w:rsid w:val="004F4786"/>
    <w:rsid w:val="004F6482"/>
    <w:rsid w:val="004F7B1F"/>
    <w:rsid w:val="00500C81"/>
    <w:rsid w:val="005061DB"/>
    <w:rsid w:val="0050636C"/>
    <w:rsid w:val="00510A5A"/>
    <w:rsid w:val="00511478"/>
    <w:rsid w:val="00511D14"/>
    <w:rsid w:val="00511F6B"/>
    <w:rsid w:val="0051331E"/>
    <w:rsid w:val="00513834"/>
    <w:rsid w:val="005141E6"/>
    <w:rsid w:val="00514812"/>
    <w:rsid w:val="00515CA6"/>
    <w:rsid w:val="00520614"/>
    <w:rsid w:val="00522350"/>
    <w:rsid w:val="00523FA6"/>
    <w:rsid w:val="00524E76"/>
    <w:rsid w:val="00527FD1"/>
    <w:rsid w:val="00530A44"/>
    <w:rsid w:val="005347A4"/>
    <w:rsid w:val="00536493"/>
    <w:rsid w:val="00541D85"/>
    <w:rsid w:val="00546605"/>
    <w:rsid w:val="005468F7"/>
    <w:rsid w:val="005502E7"/>
    <w:rsid w:val="00552317"/>
    <w:rsid w:val="005523CC"/>
    <w:rsid w:val="00552C66"/>
    <w:rsid w:val="00553FFB"/>
    <w:rsid w:val="005557DE"/>
    <w:rsid w:val="005560D2"/>
    <w:rsid w:val="0055768A"/>
    <w:rsid w:val="00557CBC"/>
    <w:rsid w:val="00557CED"/>
    <w:rsid w:val="00563476"/>
    <w:rsid w:val="00566401"/>
    <w:rsid w:val="00567B7B"/>
    <w:rsid w:val="00572149"/>
    <w:rsid w:val="00574081"/>
    <w:rsid w:val="0057428D"/>
    <w:rsid w:val="0057675C"/>
    <w:rsid w:val="0058185B"/>
    <w:rsid w:val="0058316D"/>
    <w:rsid w:val="00586942"/>
    <w:rsid w:val="00587C2B"/>
    <w:rsid w:val="005A05DA"/>
    <w:rsid w:val="005A1AE8"/>
    <w:rsid w:val="005A4672"/>
    <w:rsid w:val="005A4D8E"/>
    <w:rsid w:val="005A4E06"/>
    <w:rsid w:val="005A5D22"/>
    <w:rsid w:val="005A68C9"/>
    <w:rsid w:val="005A7A02"/>
    <w:rsid w:val="005B3440"/>
    <w:rsid w:val="005B55B7"/>
    <w:rsid w:val="005B6E8B"/>
    <w:rsid w:val="005B7CCA"/>
    <w:rsid w:val="005C35F4"/>
    <w:rsid w:val="005D0545"/>
    <w:rsid w:val="005D0867"/>
    <w:rsid w:val="005D1B01"/>
    <w:rsid w:val="005D6838"/>
    <w:rsid w:val="005D6E5C"/>
    <w:rsid w:val="005E111B"/>
    <w:rsid w:val="005E226F"/>
    <w:rsid w:val="005E45EC"/>
    <w:rsid w:val="005F0518"/>
    <w:rsid w:val="005F23B8"/>
    <w:rsid w:val="005F7DD8"/>
    <w:rsid w:val="006008BF"/>
    <w:rsid w:val="00600958"/>
    <w:rsid w:val="00600B74"/>
    <w:rsid w:val="0060380A"/>
    <w:rsid w:val="00603DA0"/>
    <w:rsid w:val="00603E5D"/>
    <w:rsid w:val="006101A7"/>
    <w:rsid w:val="00610B8F"/>
    <w:rsid w:val="0061310C"/>
    <w:rsid w:val="006167C9"/>
    <w:rsid w:val="00616E1D"/>
    <w:rsid w:val="006174F3"/>
    <w:rsid w:val="00617F57"/>
    <w:rsid w:val="00622481"/>
    <w:rsid w:val="00622906"/>
    <w:rsid w:val="00625792"/>
    <w:rsid w:val="006263D9"/>
    <w:rsid w:val="00627EFB"/>
    <w:rsid w:val="00630551"/>
    <w:rsid w:val="006309E4"/>
    <w:rsid w:val="00636A6E"/>
    <w:rsid w:val="0063714C"/>
    <w:rsid w:val="00637F10"/>
    <w:rsid w:val="0064031C"/>
    <w:rsid w:val="00640A7E"/>
    <w:rsid w:val="00643BE6"/>
    <w:rsid w:val="0065061F"/>
    <w:rsid w:val="00652873"/>
    <w:rsid w:val="006556DE"/>
    <w:rsid w:val="00655AAD"/>
    <w:rsid w:val="0065609F"/>
    <w:rsid w:val="006608BB"/>
    <w:rsid w:val="0066492F"/>
    <w:rsid w:val="00664DE2"/>
    <w:rsid w:val="006652B1"/>
    <w:rsid w:val="0066554D"/>
    <w:rsid w:val="00667846"/>
    <w:rsid w:val="00672176"/>
    <w:rsid w:val="006725B3"/>
    <w:rsid w:val="0067380F"/>
    <w:rsid w:val="0067446B"/>
    <w:rsid w:val="006750EA"/>
    <w:rsid w:val="00676749"/>
    <w:rsid w:val="00676CC4"/>
    <w:rsid w:val="00677509"/>
    <w:rsid w:val="0068024A"/>
    <w:rsid w:val="00680402"/>
    <w:rsid w:val="006842E2"/>
    <w:rsid w:val="00684E7D"/>
    <w:rsid w:val="006859E9"/>
    <w:rsid w:val="00691962"/>
    <w:rsid w:val="00692188"/>
    <w:rsid w:val="00693F6F"/>
    <w:rsid w:val="00694E30"/>
    <w:rsid w:val="0069570F"/>
    <w:rsid w:val="0069629F"/>
    <w:rsid w:val="00696E14"/>
    <w:rsid w:val="00697417"/>
    <w:rsid w:val="00697727"/>
    <w:rsid w:val="006978A9"/>
    <w:rsid w:val="006A003E"/>
    <w:rsid w:val="006A2F37"/>
    <w:rsid w:val="006A3309"/>
    <w:rsid w:val="006A3D23"/>
    <w:rsid w:val="006A4B53"/>
    <w:rsid w:val="006A5142"/>
    <w:rsid w:val="006B3F8A"/>
    <w:rsid w:val="006B4C16"/>
    <w:rsid w:val="006C2EC2"/>
    <w:rsid w:val="006C4F9E"/>
    <w:rsid w:val="006D0619"/>
    <w:rsid w:val="006D6383"/>
    <w:rsid w:val="006D6926"/>
    <w:rsid w:val="006E5C1C"/>
    <w:rsid w:val="006E5F4B"/>
    <w:rsid w:val="006E6C51"/>
    <w:rsid w:val="006E7C43"/>
    <w:rsid w:val="006F158D"/>
    <w:rsid w:val="006F1986"/>
    <w:rsid w:val="006F1EFF"/>
    <w:rsid w:val="006F21BD"/>
    <w:rsid w:val="006F27B6"/>
    <w:rsid w:val="006F2E57"/>
    <w:rsid w:val="006F3578"/>
    <w:rsid w:val="006F7C7B"/>
    <w:rsid w:val="0070075C"/>
    <w:rsid w:val="00701140"/>
    <w:rsid w:val="007018EF"/>
    <w:rsid w:val="00702849"/>
    <w:rsid w:val="0070465F"/>
    <w:rsid w:val="00704C0F"/>
    <w:rsid w:val="0070563D"/>
    <w:rsid w:val="00712BF8"/>
    <w:rsid w:val="0071337B"/>
    <w:rsid w:val="00713E0D"/>
    <w:rsid w:val="007167B9"/>
    <w:rsid w:val="00716919"/>
    <w:rsid w:val="00721FF0"/>
    <w:rsid w:val="007269C1"/>
    <w:rsid w:val="00732985"/>
    <w:rsid w:val="0073341D"/>
    <w:rsid w:val="00734015"/>
    <w:rsid w:val="00736BA2"/>
    <w:rsid w:val="00737EC6"/>
    <w:rsid w:val="00740839"/>
    <w:rsid w:val="00741D5F"/>
    <w:rsid w:val="00742AEA"/>
    <w:rsid w:val="007457C0"/>
    <w:rsid w:val="00746430"/>
    <w:rsid w:val="00750885"/>
    <w:rsid w:val="00752F1C"/>
    <w:rsid w:val="007560CD"/>
    <w:rsid w:val="0075727E"/>
    <w:rsid w:val="00760D45"/>
    <w:rsid w:val="007612AA"/>
    <w:rsid w:val="007621D0"/>
    <w:rsid w:val="00762C75"/>
    <w:rsid w:val="00764617"/>
    <w:rsid w:val="0076530D"/>
    <w:rsid w:val="00765936"/>
    <w:rsid w:val="00766C82"/>
    <w:rsid w:val="007675BF"/>
    <w:rsid w:val="007715E6"/>
    <w:rsid w:val="00774BF5"/>
    <w:rsid w:val="00776DDA"/>
    <w:rsid w:val="00777EBB"/>
    <w:rsid w:val="007802C9"/>
    <w:rsid w:val="00781E20"/>
    <w:rsid w:val="00782A42"/>
    <w:rsid w:val="00787A2C"/>
    <w:rsid w:val="007909AC"/>
    <w:rsid w:val="007914E6"/>
    <w:rsid w:val="00792746"/>
    <w:rsid w:val="00793D40"/>
    <w:rsid w:val="00793D82"/>
    <w:rsid w:val="00793DDC"/>
    <w:rsid w:val="007A21F6"/>
    <w:rsid w:val="007A28E3"/>
    <w:rsid w:val="007A5CE8"/>
    <w:rsid w:val="007A6D64"/>
    <w:rsid w:val="007B0961"/>
    <w:rsid w:val="007B2AB7"/>
    <w:rsid w:val="007B562C"/>
    <w:rsid w:val="007B71FC"/>
    <w:rsid w:val="007C06B6"/>
    <w:rsid w:val="007C2932"/>
    <w:rsid w:val="007C2A97"/>
    <w:rsid w:val="007C76A5"/>
    <w:rsid w:val="007D301C"/>
    <w:rsid w:val="007D314D"/>
    <w:rsid w:val="007D3BB4"/>
    <w:rsid w:val="007D48F8"/>
    <w:rsid w:val="007D49C9"/>
    <w:rsid w:val="007D4A2C"/>
    <w:rsid w:val="007D5A38"/>
    <w:rsid w:val="007E3072"/>
    <w:rsid w:val="007E3B29"/>
    <w:rsid w:val="007E3BB1"/>
    <w:rsid w:val="007F25A2"/>
    <w:rsid w:val="008000A5"/>
    <w:rsid w:val="00800C2D"/>
    <w:rsid w:val="008035AA"/>
    <w:rsid w:val="0080700B"/>
    <w:rsid w:val="0081287E"/>
    <w:rsid w:val="00812939"/>
    <w:rsid w:val="00813591"/>
    <w:rsid w:val="00814153"/>
    <w:rsid w:val="00815C90"/>
    <w:rsid w:val="00816451"/>
    <w:rsid w:val="008172EF"/>
    <w:rsid w:val="00817C38"/>
    <w:rsid w:val="00820078"/>
    <w:rsid w:val="00822D6D"/>
    <w:rsid w:val="00822F1A"/>
    <w:rsid w:val="008235CE"/>
    <w:rsid w:val="00824A66"/>
    <w:rsid w:val="008273B0"/>
    <w:rsid w:val="008325F5"/>
    <w:rsid w:val="00835E13"/>
    <w:rsid w:val="00836C38"/>
    <w:rsid w:val="0084014F"/>
    <w:rsid w:val="00840234"/>
    <w:rsid w:val="00841D4F"/>
    <w:rsid w:val="0084391B"/>
    <w:rsid w:val="00845833"/>
    <w:rsid w:val="008521BB"/>
    <w:rsid w:val="008521DC"/>
    <w:rsid w:val="0085232A"/>
    <w:rsid w:val="0085282D"/>
    <w:rsid w:val="008530FE"/>
    <w:rsid w:val="00863AA6"/>
    <w:rsid w:val="00865539"/>
    <w:rsid w:val="00866367"/>
    <w:rsid w:val="0086650F"/>
    <w:rsid w:val="008670F3"/>
    <w:rsid w:val="008721FC"/>
    <w:rsid w:val="008726AB"/>
    <w:rsid w:val="008729E8"/>
    <w:rsid w:val="00876869"/>
    <w:rsid w:val="00890497"/>
    <w:rsid w:val="008906B1"/>
    <w:rsid w:val="0089180B"/>
    <w:rsid w:val="0089262F"/>
    <w:rsid w:val="00892BCB"/>
    <w:rsid w:val="008951CA"/>
    <w:rsid w:val="00895CB9"/>
    <w:rsid w:val="008973D9"/>
    <w:rsid w:val="008A3951"/>
    <w:rsid w:val="008A40C7"/>
    <w:rsid w:val="008A7BDA"/>
    <w:rsid w:val="008A7C2E"/>
    <w:rsid w:val="008A7D8F"/>
    <w:rsid w:val="008B082E"/>
    <w:rsid w:val="008B2EA1"/>
    <w:rsid w:val="008B43E8"/>
    <w:rsid w:val="008B517C"/>
    <w:rsid w:val="008B6BB4"/>
    <w:rsid w:val="008C04DB"/>
    <w:rsid w:val="008C1855"/>
    <w:rsid w:val="008C2A2D"/>
    <w:rsid w:val="008C2DC0"/>
    <w:rsid w:val="008C3222"/>
    <w:rsid w:val="008C3825"/>
    <w:rsid w:val="008C38A0"/>
    <w:rsid w:val="008D075D"/>
    <w:rsid w:val="008D2048"/>
    <w:rsid w:val="008D66FB"/>
    <w:rsid w:val="008E1D5A"/>
    <w:rsid w:val="008E69B0"/>
    <w:rsid w:val="008E7616"/>
    <w:rsid w:val="008E7A24"/>
    <w:rsid w:val="008F0C38"/>
    <w:rsid w:val="008F2A65"/>
    <w:rsid w:val="008F318E"/>
    <w:rsid w:val="008F59B4"/>
    <w:rsid w:val="0090105D"/>
    <w:rsid w:val="009016D9"/>
    <w:rsid w:val="00901AE3"/>
    <w:rsid w:val="009032ED"/>
    <w:rsid w:val="00903B35"/>
    <w:rsid w:val="00906CDA"/>
    <w:rsid w:val="009104CA"/>
    <w:rsid w:val="00911ECD"/>
    <w:rsid w:val="00912462"/>
    <w:rsid w:val="0091496D"/>
    <w:rsid w:val="0091498D"/>
    <w:rsid w:val="00916B44"/>
    <w:rsid w:val="00920CD2"/>
    <w:rsid w:val="00920E76"/>
    <w:rsid w:val="009251AF"/>
    <w:rsid w:val="00925C6F"/>
    <w:rsid w:val="00925CF7"/>
    <w:rsid w:val="00927FBF"/>
    <w:rsid w:val="00930AE2"/>
    <w:rsid w:val="00933061"/>
    <w:rsid w:val="00933D6B"/>
    <w:rsid w:val="00933F2F"/>
    <w:rsid w:val="00934A5C"/>
    <w:rsid w:val="0093566D"/>
    <w:rsid w:val="00935FB0"/>
    <w:rsid w:val="0093655C"/>
    <w:rsid w:val="00937130"/>
    <w:rsid w:val="00937B2D"/>
    <w:rsid w:val="00941A21"/>
    <w:rsid w:val="009439BF"/>
    <w:rsid w:val="00943F03"/>
    <w:rsid w:val="00945BE9"/>
    <w:rsid w:val="00950387"/>
    <w:rsid w:val="00953CEC"/>
    <w:rsid w:val="00954C61"/>
    <w:rsid w:val="00955007"/>
    <w:rsid w:val="0095750A"/>
    <w:rsid w:val="0095765E"/>
    <w:rsid w:val="00957CB3"/>
    <w:rsid w:val="0096109A"/>
    <w:rsid w:val="0097509B"/>
    <w:rsid w:val="0097572D"/>
    <w:rsid w:val="009778F6"/>
    <w:rsid w:val="00977D2E"/>
    <w:rsid w:val="00986A7A"/>
    <w:rsid w:val="00990239"/>
    <w:rsid w:val="00990358"/>
    <w:rsid w:val="00992B46"/>
    <w:rsid w:val="009938BD"/>
    <w:rsid w:val="00995900"/>
    <w:rsid w:val="00996E29"/>
    <w:rsid w:val="00997612"/>
    <w:rsid w:val="00997BF2"/>
    <w:rsid w:val="009A0BA3"/>
    <w:rsid w:val="009A1147"/>
    <w:rsid w:val="009A176E"/>
    <w:rsid w:val="009A67E2"/>
    <w:rsid w:val="009B0EA5"/>
    <w:rsid w:val="009B22EA"/>
    <w:rsid w:val="009B45CC"/>
    <w:rsid w:val="009B622B"/>
    <w:rsid w:val="009C2906"/>
    <w:rsid w:val="009C2DA8"/>
    <w:rsid w:val="009C6940"/>
    <w:rsid w:val="009C6A99"/>
    <w:rsid w:val="009D168C"/>
    <w:rsid w:val="009D2616"/>
    <w:rsid w:val="009D2DCB"/>
    <w:rsid w:val="009D360D"/>
    <w:rsid w:val="009D3F3B"/>
    <w:rsid w:val="009D717D"/>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BB5"/>
    <w:rsid w:val="00A03BBA"/>
    <w:rsid w:val="00A03D95"/>
    <w:rsid w:val="00A041EC"/>
    <w:rsid w:val="00A11D0C"/>
    <w:rsid w:val="00A15649"/>
    <w:rsid w:val="00A15A98"/>
    <w:rsid w:val="00A170BF"/>
    <w:rsid w:val="00A23055"/>
    <w:rsid w:val="00A302B1"/>
    <w:rsid w:val="00A320A3"/>
    <w:rsid w:val="00A343D5"/>
    <w:rsid w:val="00A35B37"/>
    <w:rsid w:val="00A37439"/>
    <w:rsid w:val="00A37C6F"/>
    <w:rsid w:val="00A41338"/>
    <w:rsid w:val="00A4160E"/>
    <w:rsid w:val="00A42CF6"/>
    <w:rsid w:val="00A43525"/>
    <w:rsid w:val="00A43D5C"/>
    <w:rsid w:val="00A45304"/>
    <w:rsid w:val="00A455A1"/>
    <w:rsid w:val="00A50B7E"/>
    <w:rsid w:val="00A5110B"/>
    <w:rsid w:val="00A51374"/>
    <w:rsid w:val="00A548B1"/>
    <w:rsid w:val="00A55B80"/>
    <w:rsid w:val="00A600D2"/>
    <w:rsid w:val="00A61222"/>
    <w:rsid w:val="00A6170B"/>
    <w:rsid w:val="00A6256B"/>
    <w:rsid w:val="00A630E6"/>
    <w:rsid w:val="00A63576"/>
    <w:rsid w:val="00A63E6B"/>
    <w:rsid w:val="00A645D5"/>
    <w:rsid w:val="00A71EC3"/>
    <w:rsid w:val="00A729F1"/>
    <w:rsid w:val="00A742A2"/>
    <w:rsid w:val="00A7460A"/>
    <w:rsid w:val="00A75232"/>
    <w:rsid w:val="00A801AB"/>
    <w:rsid w:val="00A82969"/>
    <w:rsid w:val="00A87036"/>
    <w:rsid w:val="00A87DFA"/>
    <w:rsid w:val="00A87EBE"/>
    <w:rsid w:val="00A90E27"/>
    <w:rsid w:val="00A914F6"/>
    <w:rsid w:val="00A92414"/>
    <w:rsid w:val="00A92768"/>
    <w:rsid w:val="00A935AE"/>
    <w:rsid w:val="00A94292"/>
    <w:rsid w:val="00A97490"/>
    <w:rsid w:val="00A9771B"/>
    <w:rsid w:val="00AA0FEB"/>
    <w:rsid w:val="00AA23CD"/>
    <w:rsid w:val="00AA2D1F"/>
    <w:rsid w:val="00AA5656"/>
    <w:rsid w:val="00AA68C2"/>
    <w:rsid w:val="00AA6FA9"/>
    <w:rsid w:val="00AA7BAE"/>
    <w:rsid w:val="00AB215E"/>
    <w:rsid w:val="00AB29D2"/>
    <w:rsid w:val="00AB3B24"/>
    <w:rsid w:val="00AB45BA"/>
    <w:rsid w:val="00AB4B47"/>
    <w:rsid w:val="00AB5236"/>
    <w:rsid w:val="00AB53ED"/>
    <w:rsid w:val="00AB70AC"/>
    <w:rsid w:val="00AC00ED"/>
    <w:rsid w:val="00AC0220"/>
    <w:rsid w:val="00AD2755"/>
    <w:rsid w:val="00AD3DB8"/>
    <w:rsid w:val="00AE1934"/>
    <w:rsid w:val="00AE31E2"/>
    <w:rsid w:val="00AE4618"/>
    <w:rsid w:val="00AE5709"/>
    <w:rsid w:val="00AE7F0A"/>
    <w:rsid w:val="00AE7F74"/>
    <w:rsid w:val="00AF02D3"/>
    <w:rsid w:val="00AF16C0"/>
    <w:rsid w:val="00AF18D5"/>
    <w:rsid w:val="00AF42A8"/>
    <w:rsid w:val="00AF5599"/>
    <w:rsid w:val="00AF7C30"/>
    <w:rsid w:val="00B030DA"/>
    <w:rsid w:val="00B034AA"/>
    <w:rsid w:val="00B05206"/>
    <w:rsid w:val="00B069B3"/>
    <w:rsid w:val="00B105C5"/>
    <w:rsid w:val="00B10961"/>
    <w:rsid w:val="00B10BF5"/>
    <w:rsid w:val="00B120CB"/>
    <w:rsid w:val="00B154F5"/>
    <w:rsid w:val="00B200BD"/>
    <w:rsid w:val="00B22338"/>
    <w:rsid w:val="00B246B2"/>
    <w:rsid w:val="00B24F14"/>
    <w:rsid w:val="00B24FBC"/>
    <w:rsid w:val="00B2581B"/>
    <w:rsid w:val="00B27A63"/>
    <w:rsid w:val="00B3067F"/>
    <w:rsid w:val="00B30AC2"/>
    <w:rsid w:val="00B3131B"/>
    <w:rsid w:val="00B31F07"/>
    <w:rsid w:val="00B32752"/>
    <w:rsid w:val="00B33212"/>
    <w:rsid w:val="00B346D8"/>
    <w:rsid w:val="00B34946"/>
    <w:rsid w:val="00B35CEA"/>
    <w:rsid w:val="00B374BE"/>
    <w:rsid w:val="00B37BCD"/>
    <w:rsid w:val="00B40B6B"/>
    <w:rsid w:val="00B40C6F"/>
    <w:rsid w:val="00B41198"/>
    <w:rsid w:val="00B43071"/>
    <w:rsid w:val="00B46DAC"/>
    <w:rsid w:val="00B47911"/>
    <w:rsid w:val="00B50E14"/>
    <w:rsid w:val="00B528FB"/>
    <w:rsid w:val="00B55A18"/>
    <w:rsid w:val="00B615A8"/>
    <w:rsid w:val="00B65AB2"/>
    <w:rsid w:val="00B66821"/>
    <w:rsid w:val="00B66996"/>
    <w:rsid w:val="00B704EC"/>
    <w:rsid w:val="00B70546"/>
    <w:rsid w:val="00B70A25"/>
    <w:rsid w:val="00B734D1"/>
    <w:rsid w:val="00B74F18"/>
    <w:rsid w:val="00B75D78"/>
    <w:rsid w:val="00B7790B"/>
    <w:rsid w:val="00B82CEE"/>
    <w:rsid w:val="00B83223"/>
    <w:rsid w:val="00B87AB0"/>
    <w:rsid w:val="00B9048D"/>
    <w:rsid w:val="00B9114F"/>
    <w:rsid w:val="00B927EE"/>
    <w:rsid w:val="00B92BF7"/>
    <w:rsid w:val="00B93B77"/>
    <w:rsid w:val="00B974E6"/>
    <w:rsid w:val="00B97DA1"/>
    <w:rsid w:val="00BA1DBC"/>
    <w:rsid w:val="00BA23B6"/>
    <w:rsid w:val="00BA5805"/>
    <w:rsid w:val="00BA5FC4"/>
    <w:rsid w:val="00BA780E"/>
    <w:rsid w:val="00BB03E0"/>
    <w:rsid w:val="00BB12A1"/>
    <w:rsid w:val="00BB13AE"/>
    <w:rsid w:val="00BB1C71"/>
    <w:rsid w:val="00BB22B7"/>
    <w:rsid w:val="00BB3492"/>
    <w:rsid w:val="00BB6F06"/>
    <w:rsid w:val="00BD666C"/>
    <w:rsid w:val="00BE0B78"/>
    <w:rsid w:val="00BE206E"/>
    <w:rsid w:val="00BE2243"/>
    <w:rsid w:val="00BE3499"/>
    <w:rsid w:val="00BE3A7E"/>
    <w:rsid w:val="00BE6A60"/>
    <w:rsid w:val="00BF0976"/>
    <w:rsid w:val="00BF26E0"/>
    <w:rsid w:val="00BF3CAE"/>
    <w:rsid w:val="00BF444C"/>
    <w:rsid w:val="00BF62ED"/>
    <w:rsid w:val="00BF7DEF"/>
    <w:rsid w:val="00C00E6E"/>
    <w:rsid w:val="00C02BD3"/>
    <w:rsid w:val="00C02C69"/>
    <w:rsid w:val="00C03D78"/>
    <w:rsid w:val="00C12CDC"/>
    <w:rsid w:val="00C17066"/>
    <w:rsid w:val="00C17247"/>
    <w:rsid w:val="00C20169"/>
    <w:rsid w:val="00C228B5"/>
    <w:rsid w:val="00C2389E"/>
    <w:rsid w:val="00C23D89"/>
    <w:rsid w:val="00C26F5B"/>
    <w:rsid w:val="00C329E6"/>
    <w:rsid w:val="00C32E99"/>
    <w:rsid w:val="00C37944"/>
    <w:rsid w:val="00C4221D"/>
    <w:rsid w:val="00C45B0B"/>
    <w:rsid w:val="00C462EF"/>
    <w:rsid w:val="00C4769E"/>
    <w:rsid w:val="00C47B8C"/>
    <w:rsid w:val="00C50304"/>
    <w:rsid w:val="00C51B78"/>
    <w:rsid w:val="00C53826"/>
    <w:rsid w:val="00C57F6F"/>
    <w:rsid w:val="00C60362"/>
    <w:rsid w:val="00C62BFE"/>
    <w:rsid w:val="00C62FB7"/>
    <w:rsid w:val="00C63587"/>
    <w:rsid w:val="00C668F1"/>
    <w:rsid w:val="00C66B85"/>
    <w:rsid w:val="00C70FA3"/>
    <w:rsid w:val="00C716AF"/>
    <w:rsid w:val="00C74DCF"/>
    <w:rsid w:val="00C75BD5"/>
    <w:rsid w:val="00C81DCD"/>
    <w:rsid w:val="00C82369"/>
    <w:rsid w:val="00C846DD"/>
    <w:rsid w:val="00C85054"/>
    <w:rsid w:val="00C850E3"/>
    <w:rsid w:val="00C85E3A"/>
    <w:rsid w:val="00C86D85"/>
    <w:rsid w:val="00C86EA7"/>
    <w:rsid w:val="00C90C12"/>
    <w:rsid w:val="00C90FBD"/>
    <w:rsid w:val="00C938CA"/>
    <w:rsid w:val="00C942B0"/>
    <w:rsid w:val="00CA10B2"/>
    <w:rsid w:val="00CA1601"/>
    <w:rsid w:val="00CA1C2C"/>
    <w:rsid w:val="00CA20CF"/>
    <w:rsid w:val="00CA37B0"/>
    <w:rsid w:val="00CA5FAB"/>
    <w:rsid w:val="00CB2154"/>
    <w:rsid w:val="00CB334A"/>
    <w:rsid w:val="00CB558B"/>
    <w:rsid w:val="00CC2897"/>
    <w:rsid w:val="00CC4170"/>
    <w:rsid w:val="00CC4F47"/>
    <w:rsid w:val="00CC5A82"/>
    <w:rsid w:val="00CC5BAB"/>
    <w:rsid w:val="00CC5EF8"/>
    <w:rsid w:val="00CC618B"/>
    <w:rsid w:val="00CC63CC"/>
    <w:rsid w:val="00CD0913"/>
    <w:rsid w:val="00CD30B8"/>
    <w:rsid w:val="00CD3FFD"/>
    <w:rsid w:val="00CD6D56"/>
    <w:rsid w:val="00CE06BB"/>
    <w:rsid w:val="00CE16EA"/>
    <w:rsid w:val="00CE308A"/>
    <w:rsid w:val="00CE3B5D"/>
    <w:rsid w:val="00CF0ABF"/>
    <w:rsid w:val="00CF1B56"/>
    <w:rsid w:val="00CF2C65"/>
    <w:rsid w:val="00CF5A41"/>
    <w:rsid w:val="00CF61A1"/>
    <w:rsid w:val="00CF6CA4"/>
    <w:rsid w:val="00D01775"/>
    <w:rsid w:val="00D04A8F"/>
    <w:rsid w:val="00D05A39"/>
    <w:rsid w:val="00D1328E"/>
    <w:rsid w:val="00D13330"/>
    <w:rsid w:val="00D13C70"/>
    <w:rsid w:val="00D165D6"/>
    <w:rsid w:val="00D2113E"/>
    <w:rsid w:val="00D21458"/>
    <w:rsid w:val="00D217BC"/>
    <w:rsid w:val="00D22ABE"/>
    <w:rsid w:val="00D24B02"/>
    <w:rsid w:val="00D25972"/>
    <w:rsid w:val="00D25E01"/>
    <w:rsid w:val="00D30E68"/>
    <w:rsid w:val="00D33907"/>
    <w:rsid w:val="00D33CE3"/>
    <w:rsid w:val="00D34866"/>
    <w:rsid w:val="00D35407"/>
    <w:rsid w:val="00D35DB0"/>
    <w:rsid w:val="00D41B57"/>
    <w:rsid w:val="00D41FE1"/>
    <w:rsid w:val="00D4315B"/>
    <w:rsid w:val="00D434AC"/>
    <w:rsid w:val="00D43E3E"/>
    <w:rsid w:val="00D446C3"/>
    <w:rsid w:val="00D47FD3"/>
    <w:rsid w:val="00D50EAE"/>
    <w:rsid w:val="00D572DE"/>
    <w:rsid w:val="00D61EBF"/>
    <w:rsid w:val="00D626B1"/>
    <w:rsid w:val="00D635AB"/>
    <w:rsid w:val="00D63D02"/>
    <w:rsid w:val="00D645B9"/>
    <w:rsid w:val="00D70DA1"/>
    <w:rsid w:val="00D71F0C"/>
    <w:rsid w:val="00D723DE"/>
    <w:rsid w:val="00D746D5"/>
    <w:rsid w:val="00D77BA6"/>
    <w:rsid w:val="00D81F58"/>
    <w:rsid w:val="00D8290B"/>
    <w:rsid w:val="00D82E96"/>
    <w:rsid w:val="00D869CB"/>
    <w:rsid w:val="00D87359"/>
    <w:rsid w:val="00D9193B"/>
    <w:rsid w:val="00D93419"/>
    <w:rsid w:val="00D94862"/>
    <w:rsid w:val="00D949E6"/>
    <w:rsid w:val="00D95DDC"/>
    <w:rsid w:val="00D971BC"/>
    <w:rsid w:val="00DA12F5"/>
    <w:rsid w:val="00DA1C4D"/>
    <w:rsid w:val="00DA4C5C"/>
    <w:rsid w:val="00DA6953"/>
    <w:rsid w:val="00DA6F58"/>
    <w:rsid w:val="00DB012E"/>
    <w:rsid w:val="00DB2D5F"/>
    <w:rsid w:val="00DB3684"/>
    <w:rsid w:val="00DC1531"/>
    <w:rsid w:val="00DC4423"/>
    <w:rsid w:val="00DC5E73"/>
    <w:rsid w:val="00DC6A57"/>
    <w:rsid w:val="00DD0D6D"/>
    <w:rsid w:val="00DD16D5"/>
    <w:rsid w:val="00DD1EE8"/>
    <w:rsid w:val="00DD29F0"/>
    <w:rsid w:val="00DD3E1A"/>
    <w:rsid w:val="00DD4AE1"/>
    <w:rsid w:val="00DD53D6"/>
    <w:rsid w:val="00DE1342"/>
    <w:rsid w:val="00DE21AC"/>
    <w:rsid w:val="00DE278E"/>
    <w:rsid w:val="00DE7787"/>
    <w:rsid w:val="00DF2C87"/>
    <w:rsid w:val="00DF3696"/>
    <w:rsid w:val="00DF66EC"/>
    <w:rsid w:val="00DF7223"/>
    <w:rsid w:val="00DF75C1"/>
    <w:rsid w:val="00E0047C"/>
    <w:rsid w:val="00E02420"/>
    <w:rsid w:val="00E04993"/>
    <w:rsid w:val="00E04D57"/>
    <w:rsid w:val="00E05F99"/>
    <w:rsid w:val="00E06510"/>
    <w:rsid w:val="00E1064A"/>
    <w:rsid w:val="00E14716"/>
    <w:rsid w:val="00E1608A"/>
    <w:rsid w:val="00E16882"/>
    <w:rsid w:val="00E16BB8"/>
    <w:rsid w:val="00E22023"/>
    <w:rsid w:val="00E22652"/>
    <w:rsid w:val="00E2733B"/>
    <w:rsid w:val="00E317CF"/>
    <w:rsid w:val="00E3350F"/>
    <w:rsid w:val="00E35F0C"/>
    <w:rsid w:val="00E37573"/>
    <w:rsid w:val="00E4270A"/>
    <w:rsid w:val="00E458B8"/>
    <w:rsid w:val="00E479E1"/>
    <w:rsid w:val="00E50F88"/>
    <w:rsid w:val="00E51BED"/>
    <w:rsid w:val="00E52A56"/>
    <w:rsid w:val="00E563A7"/>
    <w:rsid w:val="00E56C25"/>
    <w:rsid w:val="00E60335"/>
    <w:rsid w:val="00E61E9A"/>
    <w:rsid w:val="00E628F1"/>
    <w:rsid w:val="00E629CF"/>
    <w:rsid w:val="00E640BF"/>
    <w:rsid w:val="00E659C0"/>
    <w:rsid w:val="00E70B1E"/>
    <w:rsid w:val="00E71848"/>
    <w:rsid w:val="00E73724"/>
    <w:rsid w:val="00E73FDA"/>
    <w:rsid w:val="00E766D9"/>
    <w:rsid w:val="00E7705D"/>
    <w:rsid w:val="00E82D10"/>
    <w:rsid w:val="00E8786E"/>
    <w:rsid w:val="00E968A0"/>
    <w:rsid w:val="00EA14BA"/>
    <w:rsid w:val="00EA1AB0"/>
    <w:rsid w:val="00EA1FCC"/>
    <w:rsid w:val="00EA29BE"/>
    <w:rsid w:val="00EB02EA"/>
    <w:rsid w:val="00EB0C0A"/>
    <w:rsid w:val="00EB1F87"/>
    <w:rsid w:val="00EB417B"/>
    <w:rsid w:val="00EB508B"/>
    <w:rsid w:val="00EB5EC0"/>
    <w:rsid w:val="00EB6577"/>
    <w:rsid w:val="00EC2940"/>
    <w:rsid w:val="00EC3276"/>
    <w:rsid w:val="00EC3593"/>
    <w:rsid w:val="00EC68CF"/>
    <w:rsid w:val="00EC7252"/>
    <w:rsid w:val="00ED1D93"/>
    <w:rsid w:val="00ED2A8D"/>
    <w:rsid w:val="00ED4F7B"/>
    <w:rsid w:val="00ED75C6"/>
    <w:rsid w:val="00EE10EE"/>
    <w:rsid w:val="00EE64EF"/>
    <w:rsid w:val="00EF1177"/>
    <w:rsid w:val="00EF3D46"/>
    <w:rsid w:val="00EF6C33"/>
    <w:rsid w:val="00F059D2"/>
    <w:rsid w:val="00F06E2C"/>
    <w:rsid w:val="00F11E38"/>
    <w:rsid w:val="00F12B8B"/>
    <w:rsid w:val="00F13161"/>
    <w:rsid w:val="00F142E4"/>
    <w:rsid w:val="00F20920"/>
    <w:rsid w:val="00F275BE"/>
    <w:rsid w:val="00F27D5B"/>
    <w:rsid w:val="00F32163"/>
    <w:rsid w:val="00F333F4"/>
    <w:rsid w:val="00F35AE8"/>
    <w:rsid w:val="00F371B3"/>
    <w:rsid w:val="00F45DA2"/>
    <w:rsid w:val="00F460DA"/>
    <w:rsid w:val="00F466F6"/>
    <w:rsid w:val="00F46B17"/>
    <w:rsid w:val="00F476A1"/>
    <w:rsid w:val="00F52BFE"/>
    <w:rsid w:val="00F55AF8"/>
    <w:rsid w:val="00F570A1"/>
    <w:rsid w:val="00F5771A"/>
    <w:rsid w:val="00F60D6D"/>
    <w:rsid w:val="00F619E8"/>
    <w:rsid w:val="00F62499"/>
    <w:rsid w:val="00F64591"/>
    <w:rsid w:val="00F66F6A"/>
    <w:rsid w:val="00F703B1"/>
    <w:rsid w:val="00F71CC6"/>
    <w:rsid w:val="00F7296C"/>
    <w:rsid w:val="00F738DF"/>
    <w:rsid w:val="00F744FC"/>
    <w:rsid w:val="00F76372"/>
    <w:rsid w:val="00F80614"/>
    <w:rsid w:val="00F81F8B"/>
    <w:rsid w:val="00F82AFE"/>
    <w:rsid w:val="00F84780"/>
    <w:rsid w:val="00F8481B"/>
    <w:rsid w:val="00F95F08"/>
    <w:rsid w:val="00F9655C"/>
    <w:rsid w:val="00FA48FA"/>
    <w:rsid w:val="00FA7785"/>
    <w:rsid w:val="00FB2A46"/>
    <w:rsid w:val="00FB4C83"/>
    <w:rsid w:val="00FB505C"/>
    <w:rsid w:val="00FB70A8"/>
    <w:rsid w:val="00FB7D26"/>
    <w:rsid w:val="00FC12B6"/>
    <w:rsid w:val="00FC292E"/>
    <w:rsid w:val="00FC53C6"/>
    <w:rsid w:val="00FC69E1"/>
    <w:rsid w:val="00FC69FC"/>
    <w:rsid w:val="00FC7BD9"/>
    <w:rsid w:val="00FD773A"/>
    <w:rsid w:val="00FE0BE9"/>
    <w:rsid w:val="00FE23AE"/>
    <w:rsid w:val="00FE3B62"/>
    <w:rsid w:val="00FE49C7"/>
    <w:rsid w:val="00FE750A"/>
    <w:rsid w:val="00FE7D92"/>
    <w:rsid w:val="00FF2314"/>
    <w:rsid w:val="00FF287E"/>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DEA79F04-A92C-4325-9F47-9F59762B9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pPr>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eader" Target="header11.xml"/><Relationship Id="rId21" Type="http://schemas.openxmlformats.org/officeDocument/2006/relationships/footer" Target="footer4.xml"/><Relationship Id="rId34" Type="http://schemas.openxmlformats.org/officeDocument/2006/relationships/hyperlink" Target="file:///C:\Users\GhislainZeleu\AppData\Roaming\Microsoft\Word\Typische%20zusammengesetzte%20Anwendungsarchitektur%20mit%20dem%20Angular%20Framework.PNG" TargetMode="External"/><Relationship Id="rId42" Type="http://schemas.openxmlformats.org/officeDocument/2006/relationships/header" Target="header12.xml"/><Relationship Id="rId47" Type="http://schemas.openxmlformats.org/officeDocument/2006/relationships/image" Target="media/image20.png"/><Relationship Id="rId50" Type="http://schemas.openxmlformats.org/officeDocument/2006/relationships/header" Target="header14.xml"/><Relationship Id="rId55" Type="http://schemas.openxmlformats.org/officeDocument/2006/relationships/header" Target="header1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header" Target="header10.xml"/><Relationship Id="rId38" Type="http://schemas.openxmlformats.org/officeDocument/2006/relationships/image" Target="media/image14.png"/><Relationship Id="rId46" Type="http://schemas.openxmlformats.org/officeDocument/2006/relationships/header" Target="header13.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2.png"/><Relationship Id="rId37" Type="http://schemas.microsoft.com/office/2011/relationships/commentsExtended" Target="commentsExtended.xm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eader" Target="header17.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comments" Target="comments.xml"/><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header" Target="header9.xml"/><Relationship Id="rId44" Type="http://schemas.openxmlformats.org/officeDocument/2006/relationships/image" Target="media/image18.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eader" Target="header20.xml"/><Relationship Id="rId8" Type="http://schemas.openxmlformats.org/officeDocument/2006/relationships/image" Target="media/image1.wmf"/><Relationship Id="rId51" Type="http://schemas.openxmlformats.org/officeDocument/2006/relationships/header" Target="header15.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22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1</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2</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7</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8</b:RefOrder>
  </b:Source>
  <b:Source>
    <b:Tag>KUN16</b:Tag>
    <b:SourceType>InternetSite</b:SourceType>
    <b:Guid>{C5B2E6EF-29E2-4437-92E9-2CD3EB721942}</b:Guid>
    <b:Title>KUNBUS</b:Title>
    <b:Year>2016</b:Year>
    <b:Author>
      <b:Author>
        <b:NameList>
          <b:Person>
            <b:Last>GMBH</b:Last>
            <b:First>KUNBUS</b:First>
          </b:Person>
        </b:NameList>
      </b:Author>
    </b:Author>
    <b:ProductionCompany>
		</b:ProductionCompany>
    <b:Month>01</b:Month>
    <b:YearAccessed>2018</b:YearAccessed>
    <b:MonthAccessed>03</b:MonthAccessed>
    <b:DayAccessed>01</b:DayAccessed>
    <b:URL>https://www.kunbus.de/canopen-grundlagen.html</b:URL>
    <b:RefOrder>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5</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3</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18</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19</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13</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12</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9</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23</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10</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11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14</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16</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15</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6</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17</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20</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21</b:RefOrder>
  </b:Source>
</b:Sources>
</file>

<file path=customXml/itemProps1.xml><?xml version="1.0" encoding="utf-8"?>
<ds:datastoreItem xmlns:ds="http://schemas.openxmlformats.org/officeDocument/2006/customXml" ds:itemID="{BDA04D24-7D72-48B1-A88D-2772BC043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16879</Words>
  <Characters>106344</Characters>
  <Application>Microsoft Office Word</Application>
  <DocSecurity>0</DocSecurity>
  <Lines>886</Lines>
  <Paragraphs>245</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122978</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30</cp:revision>
  <cp:lastPrinted>2018-06-05T13:51:00Z</cp:lastPrinted>
  <dcterms:created xsi:type="dcterms:W3CDTF">2018-01-15T07:47:00Z</dcterms:created>
  <dcterms:modified xsi:type="dcterms:W3CDTF">2018-06-05T13:51:00Z</dcterms:modified>
</cp:coreProperties>
</file>