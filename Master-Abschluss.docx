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518C1B" w14:textId="766048DE" w:rsidR="00367D86" w:rsidRPr="00212703" w:rsidRDefault="00C90FBD" w:rsidP="001A23BB">
      <w:pPr>
        <w:pStyle w:val="Titelseite"/>
      </w:pPr>
      <w:r w:rsidRPr="00212703">
        <w:rPr>
          <w:noProof/>
          <w:lang w:val="en-US" w:eastAsia="en-US"/>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sidRPr="00212703">
        <w:rPr>
          <w:noProof/>
          <w:lang w:val="en-US" w:eastAsia="en-US"/>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38842"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p>
    <w:p w14:paraId="2B78AD7E" w14:textId="77777777" w:rsidR="00367D86" w:rsidRPr="00212703" w:rsidRDefault="00367D86" w:rsidP="001A23BB">
      <w:pPr>
        <w:pStyle w:val="Titelseite"/>
      </w:pPr>
    </w:p>
    <w:p w14:paraId="4FA491C4" w14:textId="77777777" w:rsidR="00367D86" w:rsidRPr="00212703" w:rsidRDefault="00367D86" w:rsidP="001A23BB">
      <w:pPr>
        <w:pStyle w:val="Titelseite"/>
      </w:pPr>
    </w:p>
    <w:p w14:paraId="5491E309" w14:textId="700B6D9A" w:rsidR="00603E5D" w:rsidRPr="00212703" w:rsidRDefault="00A87036" w:rsidP="00E458B8">
      <w:pPr>
        <w:pStyle w:val="berschriftTitelseite"/>
      </w:pPr>
      <w:r w:rsidRPr="00212703">
        <w:t xml:space="preserve">Darstellung der Topologie eines industriellen Kommunikationsnetzwerks </w:t>
      </w:r>
    </w:p>
    <w:p w14:paraId="056C0D86" w14:textId="77777777" w:rsidR="00367D86" w:rsidRPr="00212703" w:rsidRDefault="00367D86">
      <w:pPr>
        <w:pStyle w:val="Titelseite"/>
      </w:pPr>
    </w:p>
    <w:p w14:paraId="1D4F84E7" w14:textId="77777777" w:rsidR="001A23BB" w:rsidRPr="00212703" w:rsidRDefault="001A23BB">
      <w:pPr>
        <w:pStyle w:val="Titelseite"/>
      </w:pPr>
    </w:p>
    <w:p w14:paraId="0EAA66BD" w14:textId="77777777" w:rsidR="00367D86" w:rsidRPr="00212703" w:rsidRDefault="00367D86">
      <w:pPr>
        <w:pStyle w:val="Titelseite"/>
      </w:pPr>
    </w:p>
    <w:p w14:paraId="3A342BD0" w14:textId="77777777" w:rsidR="001A23BB" w:rsidRPr="00212703" w:rsidRDefault="001A23BB">
      <w:pPr>
        <w:pStyle w:val="Titelseite"/>
      </w:pPr>
    </w:p>
    <w:p w14:paraId="7E81AB84" w14:textId="22A08853" w:rsidR="00367D86" w:rsidRPr="00212703" w:rsidRDefault="00C85054" w:rsidP="00E458B8">
      <w:pPr>
        <w:pStyle w:val="Titelseite"/>
      </w:pPr>
      <w:r w:rsidRPr="00212703">
        <w:t>Master-Abschlussarbeit</w:t>
      </w:r>
    </w:p>
    <w:p w14:paraId="4F9DE8CE" w14:textId="357E5383" w:rsidR="00367D86" w:rsidRPr="00212703" w:rsidRDefault="00367D86" w:rsidP="00E458B8">
      <w:pPr>
        <w:pStyle w:val="Titelseite"/>
      </w:pPr>
      <w:r w:rsidRPr="00212703">
        <w:t xml:space="preserve">Betreuer: </w:t>
      </w:r>
      <w:r w:rsidR="00316F31" w:rsidRPr="00212703">
        <w:t>Prof. Dr. Georg Rock</w:t>
      </w:r>
      <w:r w:rsidR="00514812" w:rsidRPr="00212703">
        <w:t xml:space="preserve"> und Frank Fährmann </w:t>
      </w:r>
    </w:p>
    <w:p w14:paraId="77F8F86E" w14:textId="77777777" w:rsidR="00367D86" w:rsidRPr="00212703" w:rsidRDefault="00367D86" w:rsidP="00995900">
      <w:pPr>
        <w:pStyle w:val="Titelseite"/>
        <w:jc w:val="both"/>
      </w:pPr>
    </w:p>
    <w:p w14:paraId="255F8CBF" w14:textId="4D0A078C" w:rsidR="00B47911" w:rsidRPr="00212703" w:rsidRDefault="00B92BF7" w:rsidP="00095A7C">
      <w:pPr>
        <w:pStyle w:val="Titelseite"/>
      </w:pPr>
      <w:r w:rsidRPr="00212703">
        <w:t>Hattersheim</w:t>
      </w:r>
      <w:r w:rsidR="00367D86" w:rsidRPr="00212703">
        <w:t xml:space="preserve">, </w:t>
      </w:r>
      <w:r w:rsidR="00367D86" w:rsidRPr="00212703">
        <w:fldChar w:fldCharType="begin"/>
      </w:r>
      <w:r w:rsidR="00367D86" w:rsidRPr="00212703">
        <w:instrText xml:space="preserve"> DATE  \@ "d.M.yyyy"  \* MERGEFORMAT </w:instrText>
      </w:r>
      <w:r w:rsidR="00367D86" w:rsidRPr="00212703">
        <w:fldChar w:fldCharType="separate"/>
      </w:r>
      <w:r w:rsidR="009D4CB0">
        <w:rPr>
          <w:noProof/>
        </w:rPr>
        <w:t>1.9.2018</w:t>
      </w:r>
      <w:r w:rsidR="00367D86" w:rsidRPr="00212703">
        <w:fldChar w:fldCharType="end"/>
      </w:r>
    </w:p>
    <w:p w14:paraId="45529656" w14:textId="77777777" w:rsidR="00863AA6" w:rsidRPr="00212703" w:rsidRDefault="00863AA6" w:rsidP="00095A7C">
      <w:pPr>
        <w:pStyle w:val="Titelseite"/>
        <w:rPr>
          <w:noProof/>
        </w:rPr>
      </w:pPr>
    </w:p>
    <w:p w14:paraId="2A1B6C11" w14:textId="77777777" w:rsidR="00265A1F" w:rsidRPr="00212703" w:rsidRDefault="00265A1F" w:rsidP="00603E5D">
      <w:pPr>
        <w:pStyle w:val="berschrift1ohneEintraginInhaltsverzeichnis"/>
        <w:sectPr w:rsidR="00265A1F" w:rsidRPr="00212703" w:rsidSect="00863AA6">
          <w:headerReference w:type="default" r:id="rId9"/>
          <w:footerReference w:type="default" r:id="rId10"/>
          <w:pgSz w:w="11906" w:h="16838" w:code="9"/>
          <w:pgMar w:top="1701" w:right="1418" w:bottom="1134" w:left="1418" w:header="709" w:footer="709" w:gutter="0"/>
          <w:cols w:space="708"/>
          <w:titlePg/>
          <w:docGrid w:linePitch="360"/>
        </w:sectPr>
      </w:pPr>
    </w:p>
    <w:p w14:paraId="32127757" w14:textId="77777777" w:rsidR="008B51C3" w:rsidRDefault="008B51C3" w:rsidP="008B51C3">
      <w:pPr>
        <w:pStyle w:val="berschrift1ohneEintraginsInhaltsverzeichnis"/>
      </w:pPr>
    </w:p>
    <w:p w14:paraId="5DA74DBB" w14:textId="54A0A623" w:rsidR="00367D86" w:rsidRPr="008B51C3" w:rsidRDefault="00367D86" w:rsidP="008B51C3">
      <w:pPr>
        <w:pStyle w:val="berschrift1ohneEintraginsInhaltsverzeichnis"/>
      </w:pPr>
      <w:r w:rsidRPr="008B51C3">
        <w:t>Vorwort</w:t>
      </w:r>
      <w:r w:rsidR="00F27D5B" w:rsidRPr="008B51C3">
        <w:t xml:space="preserve"> und Danksagung</w:t>
      </w:r>
    </w:p>
    <w:p w14:paraId="3E34BA0A" w14:textId="2CDB0C06" w:rsidR="00C22511" w:rsidRPr="00C22511" w:rsidRDefault="00C22511" w:rsidP="00264C51">
      <w:pPr>
        <w:pStyle w:val="Textkrper"/>
      </w:pPr>
      <w:r>
        <w:t>Die vorliegende Masterarbeit ist im Rahmen meiner Tätigkeit als Junior Softwareentwickler in der Firma Hilscher Gesellschaft für Systemautomation mbH</w:t>
      </w:r>
      <w:r w:rsidR="002961AB">
        <w:t xml:space="preserve"> (im Folgenden Firma Hilscher genannt)</w:t>
      </w:r>
      <w:r>
        <w:t xml:space="preserve"> entstanden. Ich war in der Abteilung </w:t>
      </w:r>
      <w:r w:rsidRPr="00C22511">
        <w:t xml:space="preserve">Software User Interface </w:t>
      </w:r>
      <w:r>
        <w:t>beschäftigt. Die meiner Thesis zugrundeliegende Software wurde in Zusammenarbeit mit dem Entwicklerteam des Engineering Tools Communication Studio entwickelt, da sie im letzteren als Plugin</w:t>
      </w:r>
      <w:r>
        <w:rPr>
          <w:rStyle w:val="Funotenzeichen"/>
        </w:rPr>
        <w:footnoteReference w:id="2"/>
      </w:r>
      <w:r>
        <w:t xml:space="preserve"> verwendet werden soll.</w:t>
      </w:r>
    </w:p>
    <w:p w14:paraId="04C5CC97" w14:textId="24A31197" w:rsidR="00C22511" w:rsidRPr="00BA4DF7" w:rsidRDefault="00AF0F26" w:rsidP="009344E9">
      <w:pPr>
        <w:pStyle w:val="Textkrper"/>
        <w:ind w:firstLine="709"/>
      </w:pPr>
      <w:r>
        <w:t>A</w:t>
      </w:r>
      <w:r w:rsidR="00C22511">
        <w:t xml:space="preserve">n dieser Stelle </w:t>
      </w:r>
      <w:r>
        <w:t xml:space="preserve">möchte ich mich </w:t>
      </w:r>
      <w:r w:rsidR="00992C0B">
        <w:t xml:space="preserve">bei </w:t>
      </w:r>
      <w:r w:rsidR="00992C0B" w:rsidRPr="00992C0B">
        <w:t>der Firma Hilscher für die Möglichkeit</w:t>
      </w:r>
      <w:r w:rsidR="00992C0B">
        <w:t xml:space="preserve"> bedanken,</w:t>
      </w:r>
      <w:r w:rsidR="00992C0B" w:rsidRPr="00992C0B">
        <w:t xml:space="preserve"> in einem </w:t>
      </w:r>
      <w:r w:rsidR="00992C0B">
        <w:t>interessanten</w:t>
      </w:r>
      <w:r w:rsidR="00992C0B" w:rsidRPr="00992C0B">
        <w:t xml:space="preserve"> Themenfeld zu arbeiten</w:t>
      </w:r>
      <w:r w:rsidR="00992C0B">
        <w:t>.</w:t>
      </w:r>
      <w:r w:rsidR="00A4783B">
        <w:t xml:space="preserve"> </w:t>
      </w:r>
      <w:r w:rsidR="00C22511">
        <w:t>Ganz besonderer Dank gilt Herrn Frank Fährmann</w:t>
      </w:r>
      <w:r w:rsidR="00992C0B">
        <w:t xml:space="preserve"> für </w:t>
      </w:r>
      <w:r w:rsidR="00992C0B" w:rsidRPr="00BA4DF7">
        <w:t xml:space="preserve">eine </w:t>
      </w:r>
      <w:r w:rsidR="00B60020">
        <w:t>umfassend</w:t>
      </w:r>
      <w:r w:rsidR="006F09D0">
        <w:t>e,</w:t>
      </w:r>
      <w:r w:rsidR="00B60020">
        <w:t xml:space="preserve"> fachliche</w:t>
      </w:r>
      <w:r w:rsidR="00992C0B" w:rsidRPr="00992C0B">
        <w:t xml:space="preserve"> Betreuung</w:t>
      </w:r>
      <w:r w:rsidR="00992C0B">
        <w:t xml:space="preserve"> meiner Arbeit</w:t>
      </w:r>
      <w:r w:rsidR="00C22511" w:rsidRPr="00BA4DF7">
        <w:t xml:space="preserve">. </w:t>
      </w:r>
    </w:p>
    <w:p w14:paraId="1D63EBD7" w14:textId="77777777" w:rsidR="00992C0B" w:rsidRDefault="00992C0B" w:rsidP="00992C0B">
      <w:pPr>
        <w:pStyle w:val="TextkrperEinzug"/>
        <w:rPr>
          <w:lang w:val="de-DE"/>
        </w:rPr>
      </w:pPr>
      <w:r w:rsidRPr="00C22511">
        <w:rPr>
          <w:lang w:val="de-DE"/>
        </w:rPr>
        <w:t>Auch möchte ich bei allen Kollegen, die ich im Rahmen meines Projektstudiums interviewt habe, danken. Ohne ihre Kooperation hätte ich meine Arbeit nicht realisieren können.</w:t>
      </w:r>
    </w:p>
    <w:p w14:paraId="3B251B41" w14:textId="77777777" w:rsidR="00992C0B" w:rsidRDefault="00C22511" w:rsidP="00C22511">
      <w:pPr>
        <w:pStyle w:val="TextkrperEinzug"/>
        <w:rPr>
          <w:lang w:val="de-DE"/>
        </w:rPr>
      </w:pPr>
      <w:r w:rsidRPr="00C22511">
        <w:rPr>
          <w:lang w:val="de-DE"/>
        </w:rPr>
        <w:t xml:space="preserve">Darüber hinaus gebührt jedem mein Dank, der durch Korrekturen, Verbesserungsvorschläge und hilfreiche Diskussionen zur Qualität dieser Arbeit beigetragen hat. </w:t>
      </w:r>
    </w:p>
    <w:p w14:paraId="325E46E3" w14:textId="22219C3C" w:rsidR="00C22511" w:rsidRPr="00C22511" w:rsidRDefault="00992C0B" w:rsidP="00C22511">
      <w:pPr>
        <w:pStyle w:val="TextkrperEinzug"/>
        <w:rPr>
          <w:lang w:val="de-DE"/>
        </w:rPr>
      </w:pPr>
      <w:r>
        <w:rPr>
          <w:lang w:val="de-DE"/>
        </w:rPr>
        <w:t>Mein größter Dank gebührt</w:t>
      </w:r>
      <w:r w:rsidR="00C22511" w:rsidRPr="00C22511">
        <w:rPr>
          <w:lang w:val="de-DE"/>
        </w:rPr>
        <w:t xml:space="preserve"> meine</w:t>
      </w:r>
      <w:r>
        <w:rPr>
          <w:lang w:val="de-DE"/>
        </w:rPr>
        <w:t>r</w:t>
      </w:r>
      <w:r w:rsidR="00C22511" w:rsidRPr="00C22511">
        <w:rPr>
          <w:lang w:val="de-DE"/>
        </w:rPr>
        <w:t xml:space="preserve"> neugeborene</w:t>
      </w:r>
      <w:r>
        <w:rPr>
          <w:lang w:val="de-DE"/>
        </w:rPr>
        <w:t>n</w:t>
      </w:r>
      <w:r w:rsidR="00C22511" w:rsidRPr="00C22511">
        <w:rPr>
          <w:lang w:val="de-DE"/>
        </w:rPr>
        <w:t xml:space="preserve"> Tochter und meine</w:t>
      </w:r>
      <w:r>
        <w:rPr>
          <w:lang w:val="de-DE"/>
        </w:rPr>
        <w:t>r</w:t>
      </w:r>
      <w:r w:rsidR="00C22511" w:rsidRPr="00C22511">
        <w:rPr>
          <w:lang w:val="de-DE"/>
        </w:rPr>
        <w:t xml:space="preserve"> Frau, die mir in dieser Zeit eine unersetzbare seelische und moralische Stütze waren. </w:t>
      </w:r>
    </w:p>
    <w:p w14:paraId="2602AAC1" w14:textId="77777777" w:rsidR="00264C51" w:rsidRDefault="00264C51" w:rsidP="00264C51">
      <w:pPr>
        <w:pStyle w:val="TextkrperEinzug"/>
        <w:rPr>
          <w:lang w:val="de-DE"/>
        </w:rPr>
      </w:pPr>
    </w:p>
    <w:p w14:paraId="794D59A3" w14:textId="77777777" w:rsidR="00264C51" w:rsidRPr="00264C51" w:rsidRDefault="00264C51" w:rsidP="008B51C3">
      <w:pPr>
        <w:pStyle w:val="TextkrperEinzug"/>
        <w:ind w:firstLine="0"/>
        <w:rPr>
          <w:lang w:val="de-DE"/>
        </w:rPr>
        <w:sectPr w:rsidR="00264C51" w:rsidRPr="00264C51" w:rsidSect="00863AA6">
          <w:headerReference w:type="default" r:id="rId11"/>
          <w:footerReference w:type="default" r:id="rId12"/>
          <w:pgSz w:w="11906" w:h="16838" w:code="9"/>
          <w:pgMar w:top="1701" w:right="1418" w:bottom="1134" w:left="1418" w:header="709" w:footer="709" w:gutter="0"/>
          <w:pgNumType w:fmt="lowerRoman" w:start="1"/>
          <w:cols w:space="708"/>
          <w:docGrid w:linePitch="360"/>
        </w:sectPr>
      </w:pPr>
    </w:p>
    <w:p w14:paraId="6508ECC3" w14:textId="77777777" w:rsidR="008B51C3" w:rsidRPr="00FC3A01" w:rsidRDefault="008B51C3" w:rsidP="008B51C3">
      <w:pPr>
        <w:pStyle w:val="Code"/>
        <w:ind w:left="0"/>
        <w:rPr>
          <w:lang w:val="de-DE"/>
        </w:rPr>
      </w:pPr>
    </w:p>
    <w:p w14:paraId="1CDC5A56" w14:textId="5E5E5C54" w:rsidR="00254C29" w:rsidRPr="009127FD" w:rsidRDefault="00254C29" w:rsidP="008B51C3">
      <w:pPr>
        <w:pStyle w:val="berschrift1ohneEintraginsInhaltsverzeichnis"/>
      </w:pPr>
      <w:r w:rsidRPr="009127FD">
        <w:t>Kurzfassung</w:t>
      </w:r>
    </w:p>
    <w:p w14:paraId="516BB8E5" w14:textId="594E5062" w:rsidR="004A4C11" w:rsidRPr="004A4C11" w:rsidRDefault="004A4C11" w:rsidP="009344E9">
      <w:pPr>
        <w:pStyle w:val="TextkrperEinzug"/>
        <w:ind w:firstLine="0"/>
        <w:rPr>
          <w:rFonts w:cs="Times New Roman"/>
          <w:lang w:val="de-DE"/>
        </w:rPr>
      </w:pPr>
      <w:r w:rsidRPr="004A4C11">
        <w:rPr>
          <w:rFonts w:cs="Times New Roman"/>
          <w:lang w:val="de-DE"/>
        </w:rPr>
        <w:t xml:space="preserve">Im Kontext der industriellen Kommunikation, bei der Konfiguration von Systemen mit unterschiedlichen Gerätetypen und Protokollen werden </w:t>
      </w:r>
      <w:r w:rsidR="00AE3EAA">
        <w:rPr>
          <w:rFonts w:cs="Times New Roman"/>
          <w:lang w:val="de-DE"/>
        </w:rPr>
        <w:t>für das durchgängige Engineering</w:t>
      </w:r>
      <w:r w:rsidRPr="004A4C11">
        <w:rPr>
          <w:rFonts w:cs="Times New Roman"/>
          <w:lang w:val="de-DE"/>
        </w:rPr>
        <w:t xml:space="preserve"> geeignete Modelle benötigt.</w:t>
      </w:r>
      <w:r w:rsidR="00AE3EAA">
        <w:rPr>
          <w:rFonts w:cs="Times New Roman"/>
          <w:lang w:val="de-DE"/>
        </w:rPr>
        <w:t xml:space="preserve"> </w:t>
      </w:r>
      <w:r w:rsidRPr="004A4C11">
        <w:rPr>
          <w:rFonts w:cs="Times New Roman"/>
          <w:lang w:val="de-DE"/>
        </w:rPr>
        <w:t xml:space="preserve">Der Schwerpunkt liegt hierbei auf die Visualisierung bzw. Überwachung der Systeme und der unterlagerten Netzwerk-Topologien. Für diese Zwecke hat die </w:t>
      </w:r>
      <w:r>
        <w:rPr>
          <w:lang w:val="de-DE"/>
        </w:rPr>
        <w:t>Firma</w:t>
      </w:r>
      <w:r w:rsidRPr="00212703">
        <w:rPr>
          <w:lang w:val="de-DE"/>
        </w:rPr>
        <w:t xml:space="preserve"> Hilscher </w:t>
      </w:r>
      <w:r w:rsidRPr="004A4C11">
        <w:rPr>
          <w:rFonts w:cs="Times New Roman"/>
          <w:lang w:val="de-DE"/>
        </w:rPr>
        <w:t xml:space="preserve">auf Basis einer vorhandenen Desktop- bzw. Webanwendung ein Engineering Tool mit </w:t>
      </w:r>
      <w:r>
        <w:rPr>
          <w:rFonts w:cs="Times New Roman"/>
          <w:lang w:val="de-DE"/>
        </w:rPr>
        <w:t>dem Namen Communication Studio</w:t>
      </w:r>
      <w:r w:rsidRPr="004A4C11">
        <w:rPr>
          <w:rFonts w:cs="Times New Roman"/>
          <w:lang w:val="de-DE"/>
        </w:rPr>
        <w:t xml:space="preserve"> entwickelt. Die Nutzung dieser Software ist jedoch in puncto Topology</w:t>
      </w:r>
      <w:ins w:id="0" w:author="Ghislain Zeleu" w:date="2018-08-06T08:36:00Z">
        <w:r w:rsidR="000A0E9A">
          <w:rPr>
            <w:rFonts w:cs="Times New Roman"/>
            <w:lang w:val="de-DE"/>
          </w:rPr>
          <w:t>-</w:t>
        </w:r>
      </w:ins>
      <w:r w:rsidR="00290019">
        <w:rPr>
          <w:rFonts w:cs="Times New Roman"/>
          <w:lang w:val="de-DE"/>
        </w:rPr>
        <w:t>-</w:t>
      </w:r>
      <w:r w:rsidRPr="004A4C11">
        <w:rPr>
          <w:rFonts w:cs="Times New Roman"/>
          <w:lang w:val="de-DE"/>
        </w:rPr>
        <w:t>Engineering umständlich in der Bedienung</w:t>
      </w:r>
      <w:r w:rsidR="00264C51">
        <w:rPr>
          <w:rFonts w:cs="Times New Roman"/>
          <w:lang w:val="de-DE"/>
        </w:rPr>
        <w:t>.</w:t>
      </w:r>
    </w:p>
    <w:p w14:paraId="6B86D42A" w14:textId="6E8CE6BD" w:rsidR="00940D82" w:rsidRDefault="004A4C11" w:rsidP="004A4C11">
      <w:pPr>
        <w:pStyle w:val="TextkrperEinzug"/>
        <w:rPr>
          <w:rFonts w:cs="Times New Roman"/>
          <w:lang w:val="de-DE"/>
        </w:rPr>
      </w:pPr>
      <w:r w:rsidRPr="004A4C11">
        <w:rPr>
          <w:rFonts w:cs="Times New Roman"/>
          <w:lang w:val="de-DE"/>
        </w:rPr>
        <w:t xml:space="preserve">Im Rahmen dieser Arbeit soll </w:t>
      </w:r>
      <w:r w:rsidR="00290019">
        <w:rPr>
          <w:rFonts w:cs="Times New Roman"/>
          <w:lang w:val="de-DE"/>
        </w:rPr>
        <w:t>ein Topology-</w:t>
      </w:r>
      <w:r>
        <w:rPr>
          <w:rFonts w:cs="Times New Roman"/>
          <w:lang w:val="de-DE"/>
        </w:rPr>
        <w:t>Engineering Plugi</w:t>
      </w:r>
      <w:r w:rsidRPr="004A4C11">
        <w:rPr>
          <w:rFonts w:cs="Times New Roman"/>
          <w:lang w:val="de-DE"/>
        </w:rPr>
        <w:t>n für das Communication Studio als eine Web-Komponente in HTML5 entwickelt werden. Die grafische Oberfläche s</w:t>
      </w:r>
      <w:r w:rsidR="00940D82">
        <w:rPr>
          <w:rFonts w:cs="Times New Roman"/>
          <w:lang w:val="de-DE"/>
        </w:rPr>
        <w:t xml:space="preserve">oll es hierbei ermöglichen, </w:t>
      </w:r>
      <w:r w:rsidRPr="004A4C11">
        <w:rPr>
          <w:rFonts w:cs="Times New Roman"/>
          <w:lang w:val="de-DE"/>
        </w:rPr>
        <w:t>einz</w:t>
      </w:r>
      <w:r>
        <w:rPr>
          <w:rFonts w:cs="Times New Roman"/>
          <w:lang w:val="de-DE"/>
        </w:rPr>
        <w:t>elne Funktionen der Visualisie</w:t>
      </w:r>
      <w:r w:rsidRPr="004A4C11">
        <w:rPr>
          <w:rFonts w:cs="Times New Roman"/>
          <w:lang w:val="de-DE"/>
        </w:rPr>
        <w:t>rung abstrakt und intuitiv zu nutzen. Des Weiteren sollen ein</w:t>
      </w:r>
      <w:r>
        <w:rPr>
          <w:rFonts w:cs="Times New Roman"/>
          <w:lang w:val="de-DE"/>
        </w:rPr>
        <w:t>zelnen Darstellungsszenarien ab</w:t>
      </w:r>
      <w:r w:rsidRPr="004A4C11">
        <w:rPr>
          <w:rFonts w:cs="Times New Roman"/>
          <w:lang w:val="de-DE"/>
        </w:rPr>
        <w:t>gespeichert und geladen werden können,</w:t>
      </w:r>
      <w:r w:rsidR="00940D82">
        <w:rPr>
          <w:rFonts w:cs="Times New Roman"/>
          <w:lang w:val="de-DE"/>
        </w:rPr>
        <w:t xml:space="preserve"> </w:t>
      </w:r>
      <w:r w:rsidRPr="004A4C11">
        <w:rPr>
          <w:rFonts w:cs="Times New Roman"/>
          <w:lang w:val="de-DE"/>
        </w:rPr>
        <w:t xml:space="preserve">die protokollneutral die Topologien industrieller Kommunikationsnetzwerke ermitteln und darstellen. </w:t>
      </w:r>
    </w:p>
    <w:p w14:paraId="1D2901C0" w14:textId="386E83F9" w:rsidR="004A4C11" w:rsidRPr="004A4C11" w:rsidRDefault="004A4C11" w:rsidP="004A4C11">
      <w:pPr>
        <w:pStyle w:val="TextkrperEinzug"/>
        <w:rPr>
          <w:rFonts w:cs="Times New Roman"/>
          <w:lang w:val="de-DE"/>
        </w:rPr>
      </w:pPr>
      <w:r w:rsidRPr="004A4C11">
        <w:rPr>
          <w:rFonts w:cs="Times New Roman"/>
          <w:lang w:val="de-DE"/>
        </w:rPr>
        <w:t>Eine automatisierte Anordnung der G</w:t>
      </w:r>
      <w:r w:rsidR="00940D82">
        <w:rPr>
          <w:rFonts w:cs="Times New Roman"/>
          <w:lang w:val="de-DE"/>
        </w:rPr>
        <w:t>e</w:t>
      </w:r>
      <w:r w:rsidRPr="004A4C11">
        <w:rPr>
          <w:rFonts w:cs="Times New Roman"/>
          <w:lang w:val="de-DE"/>
        </w:rPr>
        <w:t>räte und deren Verbindungen soll ebenfalls zur Verfügung stehen. Besonderes Augenmerk sollte hierbei auch auf eine einfache zukünftige Erweiterbark</w:t>
      </w:r>
      <w:r w:rsidR="00940D82">
        <w:rPr>
          <w:rFonts w:cs="Times New Roman"/>
          <w:lang w:val="de-DE"/>
        </w:rPr>
        <w:t>eit der Software mit neuen Funk</w:t>
      </w:r>
      <w:r w:rsidRPr="004A4C11">
        <w:rPr>
          <w:rFonts w:cs="Times New Roman"/>
          <w:lang w:val="de-DE"/>
        </w:rPr>
        <w:t>tionen gelegt werden.</w:t>
      </w:r>
    </w:p>
    <w:p w14:paraId="0FFEC6BB" w14:textId="1EBA6C03" w:rsidR="00AD3DB8" w:rsidRPr="004A4C11" w:rsidRDefault="004A4C11" w:rsidP="004A4C11">
      <w:pPr>
        <w:pStyle w:val="TextkrperEinzug"/>
        <w:rPr>
          <w:rFonts w:cs="Times New Roman"/>
          <w:lang w:val="de-DE"/>
        </w:rPr>
      </w:pPr>
      <w:r w:rsidRPr="004A4C11">
        <w:rPr>
          <w:rFonts w:cs="Times New Roman"/>
          <w:lang w:val="de-DE"/>
        </w:rPr>
        <w:t xml:space="preserve">Im ersten Schritt der Arbeit soll anhand einer Analyse </w:t>
      </w:r>
      <w:r w:rsidR="00940D82">
        <w:rPr>
          <w:rFonts w:cs="Times New Roman"/>
          <w:lang w:val="de-DE"/>
        </w:rPr>
        <w:t>der Protokolle PROFIBUS und PRO</w:t>
      </w:r>
      <w:r w:rsidRPr="004A4C11">
        <w:rPr>
          <w:rFonts w:cs="Times New Roman"/>
          <w:lang w:val="de-DE"/>
        </w:rPr>
        <w:t xml:space="preserve">FINET </w:t>
      </w:r>
      <w:r w:rsidR="00940D82" w:rsidRPr="004A4C11">
        <w:rPr>
          <w:rFonts w:cs="Times New Roman"/>
          <w:lang w:val="de-DE"/>
        </w:rPr>
        <w:t>IRT mögliche</w:t>
      </w:r>
      <w:r w:rsidRPr="004A4C11">
        <w:rPr>
          <w:rFonts w:cs="Times New Roman"/>
          <w:lang w:val="de-DE"/>
        </w:rPr>
        <w:t xml:space="preserve"> </w:t>
      </w:r>
      <w:r w:rsidRPr="00402BE9">
        <w:rPr>
          <w:rFonts w:cs="Times New Roman"/>
          <w:lang w:val="de-DE"/>
        </w:rPr>
        <w:t>Topologie</w:t>
      </w:r>
      <w:r w:rsidR="002D6582" w:rsidRPr="00402BE9">
        <w:rPr>
          <w:rFonts w:cs="Times New Roman"/>
          <w:lang w:val="de-DE"/>
        </w:rPr>
        <w:t>-M</w:t>
      </w:r>
      <w:r w:rsidRPr="00402BE9">
        <w:rPr>
          <w:rFonts w:cs="Times New Roman"/>
          <w:lang w:val="de-DE"/>
        </w:rPr>
        <w:t>uster</w:t>
      </w:r>
      <w:r w:rsidRPr="004A4C11">
        <w:rPr>
          <w:rFonts w:cs="Times New Roman"/>
          <w:lang w:val="de-DE"/>
        </w:rPr>
        <w:t xml:space="preserve"> ermittelt werden. Auf dieser Basis soll ein Konzept zur Topologie-Erkennung</w:t>
      </w:r>
      <w:r w:rsidR="00940D82">
        <w:rPr>
          <w:rFonts w:cs="Times New Roman"/>
          <w:lang w:val="de-DE"/>
        </w:rPr>
        <w:t xml:space="preserve"> und </w:t>
      </w:r>
      <w:r w:rsidR="00940D82">
        <w:rPr>
          <w:lang w:val="de-DE"/>
        </w:rPr>
        <w:t>-</w:t>
      </w:r>
      <w:r w:rsidR="00940D82" w:rsidRPr="00067AAA">
        <w:rPr>
          <w:lang w:val="de-DE"/>
        </w:rPr>
        <w:t xml:space="preserve">Darstellung entwickelt werden. Abschließend </w:t>
      </w:r>
      <w:r w:rsidR="00940D82">
        <w:rPr>
          <w:lang w:val="de-DE"/>
        </w:rPr>
        <w:t>soll</w:t>
      </w:r>
      <w:r w:rsidR="00940D82" w:rsidRPr="00067AAA">
        <w:rPr>
          <w:lang w:val="de-DE"/>
        </w:rPr>
        <w:t xml:space="preserve"> das Konzept in die Praxis umgesetzt</w:t>
      </w:r>
      <w:r w:rsidR="00940D82">
        <w:rPr>
          <w:lang w:val="de-DE"/>
        </w:rPr>
        <w:t xml:space="preserve"> werden.</w:t>
      </w:r>
    </w:p>
    <w:p w14:paraId="0DA8C920" w14:textId="77777777" w:rsidR="0071337B" w:rsidRPr="00212703" w:rsidRDefault="0071337B" w:rsidP="0071337B">
      <w:pPr>
        <w:pStyle w:val="TextkrperEinzug"/>
        <w:rPr>
          <w:lang w:val="de-DE"/>
        </w:rPr>
      </w:pPr>
    </w:p>
    <w:p w14:paraId="0E7DDAA9" w14:textId="77777777" w:rsidR="00265A1F" w:rsidRPr="00212703" w:rsidRDefault="00265A1F" w:rsidP="00CE06BB">
      <w:pPr>
        <w:pStyle w:val="Textkrper"/>
        <w:sectPr w:rsidR="00265A1F" w:rsidRPr="00212703" w:rsidSect="00863AA6">
          <w:headerReference w:type="default" r:id="rId13"/>
          <w:pgSz w:w="11906" w:h="16838" w:code="9"/>
          <w:pgMar w:top="1701" w:right="1418" w:bottom="1134" w:left="1418" w:header="709" w:footer="709" w:gutter="0"/>
          <w:pgNumType w:fmt="lowerRoman"/>
          <w:cols w:space="708"/>
          <w:docGrid w:linePitch="360"/>
        </w:sectPr>
      </w:pPr>
    </w:p>
    <w:p w14:paraId="47785C39" w14:textId="12A2E6D3" w:rsidR="00A45304" w:rsidRPr="00212703" w:rsidRDefault="00A45304" w:rsidP="00CE06BB">
      <w:pPr>
        <w:pStyle w:val="Textkrper"/>
      </w:pPr>
    </w:p>
    <w:p w14:paraId="6F76CD06" w14:textId="77777777" w:rsidR="00367D86" w:rsidRPr="00212703" w:rsidRDefault="00367D86" w:rsidP="00A45304">
      <w:pPr>
        <w:pStyle w:val="berschrift1ohneEintraginsInhaltsverzeichnis"/>
      </w:pPr>
      <w:r w:rsidRPr="00212703">
        <w:t>Inhaltsverzeichnis</w:t>
      </w:r>
    </w:p>
    <w:p w14:paraId="198445A8" w14:textId="66B80971" w:rsidR="006A6C0A" w:rsidRDefault="00367D86">
      <w:pPr>
        <w:pStyle w:val="Verzeichnis1"/>
        <w:rPr>
          <w:rFonts w:asciiTheme="minorHAnsi" w:eastAsiaTheme="minorEastAsia" w:hAnsiTheme="minorHAnsi" w:cstheme="minorBidi"/>
          <w:b w:val="0"/>
          <w:bCs w:val="0"/>
          <w:noProof/>
          <w:sz w:val="22"/>
          <w:szCs w:val="22"/>
          <w:lang w:val="en-US" w:eastAsia="en-US"/>
        </w:rPr>
      </w:pPr>
      <w:r w:rsidRPr="00212703">
        <w:rPr>
          <w:rStyle w:val="Hyperlink"/>
        </w:rPr>
        <w:fldChar w:fldCharType="begin"/>
      </w:r>
      <w:r w:rsidRPr="00212703">
        <w:rPr>
          <w:rStyle w:val="Hyperlink"/>
        </w:rPr>
        <w:instrText xml:space="preserve"> TOC \o "2-3" \h \z \t "Überschrift 1;1;Überschrift mit Eintrag ins Inhaltsverzeichnis;1" </w:instrText>
      </w:r>
      <w:r w:rsidRPr="00212703">
        <w:rPr>
          <w:rStyle w:val="Hyperlink"/>
        </w:rPr>
        <w:fldChar w:fldCharType="separate"/>
      </w:r>
      <w:hyperlink w:anchor="_Toc521311587" w:history="1">
        <w:r w:rsidR="006A6C0A" w:rsidRPr="00E84EA5">
          <w:rPr>
            <w:rStyle w:val="Hyperlink"/>
            <w:noProof/>
          </w:rPr>
          <w:t>1</w:t>
        </w:r>
        <w:r w:rsidR="006A6C0A">
          <w:rPr>
            <w:rFonts w:asciiTheme="minorHAnsi" w:eastAsiaTheme="minorEastAsia" w:hAnsiTheme="minorHAnsi" w:cstheme="minorBidi"/>
            <w:b w:val="0"/>
            <w:bCs w:val="0"/>
            <w:noProof/>
            <w:sz w:val="22"/>
            <w:szCs w:val="22"/>
            <w:lang w:val="en-US" w:eastAsia="en-US"/>
          </w:rPr>
          <w:tab/>
        </w:r>
        <w:r w:rsidR="006A6C0A" w:rsidRPr="00E84EA5">
          <w:rPr>
            <w:rStyle w:val="Hyperlink"/>
            <w:noProof/>
          </w:rPr>
          <w:t>Einleitung und Problemstellung</w:t>
        </w:r>
        <w:r w:rsidR="006A6C0A">
          <w:rPr>
            <w:noProof/>
            <w:webHidden/>
          </w:rPr>
          <w:tab/>
        </w:r>
        <w:r w:rsidR="006A6C0A">
          <w:rPr>
            <w:noProof/>
            <w:webHidden/>
          </w:rPr>
          <w:fldChar w:fldCharType="begin"/>
        </w:r>
        <w:r w:rsidR="006A6C0A">
          <w:rPr>
            <w:noProof/>
            <w:webHidden/>
          </w:rPr>
          <w:instrText xml:space="preserve"> PAGEREF _Toc521311587 \h </w:instrText>
        </w:r>
        <w:r w:rsidR="006A6C0A">
          <w:rPr>
            <w:noProof/>
            <w:webHidden/>
          </w:rPr>
        </w:r>
        <w:r w:rsidR="006A6C0A">
          <w:rPr>
            <w:noProof/>
            <w:webHidden/>
          </w:rPr>
          <w:fldChar w:fldCharType="separate"/>
        </w:r>
        <w:r w:rsidR="00693A00">
          <w:rPr>
            <w:noProof/>
            <w:webHidden/>
          </w:rPr>
          <w:t>1</w:t>
        </w:r>
        <w:r w:rsidR="006A6C0A">
          <w:rPr>
            <w:noProof/>
            <w:webHidden/>
          </w:rPr>
          <w:fldChar w:fldCharType="end"/>
        </w:r>
      </w:hyperlink>
    </w:p>
    <w:p w14:paraId="02710571" w14:textId="1EC31F42" w:rsidR="006A6C0A" w:rsidRDefault="00D01B63">
      <w:pPr>
        <w:pStyle w:val="Verzeichnis2"/>
        <w:rPr>
          <w:rFonts w:asciiTheme="minorHAnsi" w:eastAsiaTheme="minorEastAsia" w:hAnsiTheme="minorHAnsi" w:cstheme="minorBidi"/>
          <w:bCs w:val="0"/>
          <w:noProof/>
          <w:sz w:val="22"/>
          <w:szCs w:val="22"/>
          <w:lang w:val="en-US" w:eastAsia="en-US"/>
        </w:rPr>
      </w:pPr>
      <w:hyperlink w:anchor="_Toc521311588" w:history="1">
        <w:r w:rsidR="006A6C0A" w:rsidRPr="00E84EA5">
          <w:rPr>
            <w:rStyle w:val="Hyperlink"/>
            <w:noProof/>
          </w:rPr>
          <w:t>1.1</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Motivation</w:t>
        </w:r>
        <w:r w:rsidR="006A6C0A">
          <w:rPr>
            <w:noProof/>
            <w:webHidden/>
          </w:rPr>
          <w:tab/>
        </w:r>
        <w:r w:rsidR="006A6C0A">
          <w:rPr>
            <w:noProof/>
            <w:webHidden/>
          </w:rPr>
          <w:fldChar w:fldCharType="begin"/>
        </w:r>
        <w:r w:rsidR="006A6C0A">
          <w:rPr>
            <w:noProof/>
            <w:webHidden/>
          </w:rPr>
          <w:instrText xml:space="preserve"> PAGEREF _Toc521311588 \h </w:instrText>
        </w:r>
        <w:r w:rsidR="006A6C0A">
          <w:rPr>
            <w:noProof/>
            <w:webHidden/>
          </w:rPr>
        </w:r>
        <w:r w:rsidR="006A6C0A">
          <w:rPr>
            <w:noProof/>
            <w:webHidden/>
          </w:rPr>
          <w:fldChar w:fldCharType="separate"/>
        </w:r>
        <w:r w:rsidR="00693A00">
          <w:rPr>
            <w:noProof/>
            <w:webHidden/>
          </w:rPr>
          <w:t>1</w:t>
        </w:r>
        <w:r w:rsidR="006A6C0A">
          <w:rPr>
            <w:noProof/>
            <w:webHidden/>
          </w:rPr>
          <w:fldChar w:fldCharType="end"/>
        </w:r>
      </w:hyperlink>
    </w:p>
    <w:p w14:paraId="44EA777F" w14:textId="25C483EE" w:rsidR="006A6C0A" w:rsidRDefault="00D01B63">
      <w:pPr>
        <w:pStyle w:val="Verzeichnis2"/>
        <w:rPr>
          <w:rFonts w:asciiTheme="minorHAnsi" w:eastAsiaTheme="minorEastAsia" w:hAnsiTheme="minorHAnsi" w:cstheme="minorBidi"/>
          <w:bCs w:val="0"/>
          <w:noProof/>
          <w:sz w:val="22"/>
          <w:szCs w:val="22"/>
          <w:lang w:val="en-US" w:eastAsia="en-US"/>
        </w:rPr>
      </w:pPr>
      <w:hyperlink w:anchor="_Toc521311589" w:history="1">
        <w:r w:rsidR="006A6C0A" w:rsidRPr="00E84EA5">
          <w:rPr>
            <w:rStyle w:val="Hyperlink"/>
            <w:noProof/>
          </w:rPr>
          <w:t>1.2</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Zielsetzung</w:t>
        </w:r>
        <w:r w:rsidR="006A6C0A">
          <w:rPr>
            <w:noProof/>
            <w:webHidden/>
          </w:rPr>
          <w:tab/>
        </w:r>
        <w:r w:rsidR="006A6C0A">
          <w:rPr>
            <w:noProof/>
            <w:webHidden/>
          </w:rPr>
          <w:fldChar w:fldCharType="begin"/>
        </w:r>
        <w:r w:rsidR="006A6C0A">
          <w:rPr>
            <w:noProof/>
            <w:webHidden/>
          </w:rPr>
          <w:instrText xml:space="preserve"> PAGEREF _Toc521311589 \h </w:instrText>
        </w:r>
        <w:r w:rsidR="006A6C0A">
          <w:rPr>
            <w:noProof/>
            <w:webHidden/>
          </w:rPr>
        </w:r>
        <w:r w:rsidR="006A6C0A">
          <w:rPr>
            <w:noProof/>
            <w:webHidden/>
          </w:rPr>
          <w:fldChar w:fldCharType="separate"/>
        </w:r>
        <w:r w:rsidR="00693A00">
          <w:rPr>
            <w:noProof/>
            <w:webHidden/>
          </w:rPr>
          <w:t>2</w:t>
        </w:r>
        <w:r w:rsidR="006A6C0A">
          <w:rPr>
            <w:noProof/>
            <w:webHidden/>
          </w:rPr>
          <w:fldChar w:fldCharType="end"/>
        </w:r>
      </w:hyperlink>
    </w:p>
    <w:p w14:paraId="71F72CDC" w14:textId="276C34FE" w:rsidR="006A6C0A" w:rsidRDefault="00D01B63">
      <w:pPr>
        <w:pStyle w:val="Verzeichnis2"/>
        <w:rPr>
          <w:rFonts w:asciiTheme="minorHAnsi" w:eastAsiaTheme="minorEastAsia" w:hAnsiTheme="minorHAnsi" w:cstheme="minorBidi"/>
          <w:bCs w:val="0"/>
          <w:noProof/>
          <w:sz w:val="22"/>
          <w:szCs w:val="22"/>
          <w:lang w:val="en-US" w:eastAsia="en-US"/>
        </w:rPr>
      </w:pPr>
      <w:hyperlink w:anchor="_Toc521311590" w:history="1">
        <w:r w:rsidR="006A6C0A" w:rsidRPr="00E84EA5">
          <w:rPr>
            <w:rStyle w:val="Hyperlink"/>
            <w:noProof/>
          </w:rPr>
          <w:t>1.3</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Aufgaben</w:t>
        </w:r>
        <w:r w:rsidR="006A6C0A">
          <w:rPr>
            <w:noProof/>
            <w:webHidden/>
          </w:rPr>
          <w:tab/>
        </w:r>
        <w:r w:rsidR="006A6C0A">
          <w:rPr>
            <w:noProof/>
            <w:webHidden/>
          </w:rPr>
          <w:fldChar w:fldCharType="begin"/>
        </w:r>
        <w:r w:rsidR="006A6C0A">
          <w:rPr>
            <w:noProof/>
            <w:webHidden/>
          </w:rPr>
          <w:instrText xml:space="preserve"> PAGEREF _Toc521311590 \h </w:instrText>
        </w:r>
        <w:r w:rsidR="006A6C0A">
          <w:rPr>
            <w:noProof/>
            <w:webHidden/>
          </w:rPr>
        </w:r>
        <w:r w:rsidR="006A6C0A">
          <w:rPr>
            <w:noProof/>
            <w:webHidden/>
          </w:rPr>
          <w:fldChar w:fldCharType="separate"/>
        </w:r>
        <w:r w:rsidR="00693A00">
          <w:rPr>
            <w:noProof/>
            <w:webHidden/>
          </w:rPr>
          <w:t>2</w:t>
        </w:r>
        <w:r w:rsidR="006A6C0A">
          <w:rPr>
            <w:noProof/>
            <w:webHidden/>
          </w:rPr>
          <w:fldChar w:fldCharType="end"/>
        </w:r>
      </w:hyperlink>
    </w:p>
    <w:p w14:paraId="3280F014" w14:textId="2B439BA0" w:rsidR="006A6C0A" w:rsidRDefault="00D01B63">
      <w:pPr>
        <w:pStyle w:val="Verzeichnis2"/>
        <w:rPr>
          <w:rFonts w:asciiTheme="minorHAnsi" w:eastAsiaTheme="minorEastAsia" w:hAnsiTheme="minorHAnsi" w:cstheme="minorBidi"/>
          <w:bCs w:val="0"/>
          <w:noProof/>
          <w:sz w:val="22"/>
          <w:szCs w:val="22"/>
          <w:lang w:val="en-US" w:eastAsia="en-US"/>
        </w:rPr>
      </w:pPr>
      <w:hyperlink w:anchor="_Toc521311591" w:history="1">
        <w:r w:rsidR="006A6C0A" w:rsidRPr="00E84EA5">
          <w:rPr>
            <w:rStyle w:val="Hyperlink"/>
            <w:noProof/>
          </w:rPr>
          <w:t>1.4</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Firmenvorstellung</w:t>
        </w:r>
        <w:r w:rsidR="006A6C0A">
          <w:rPr>
            <w:noProof/>
            <w:webHidden/>
          </w:rPr>
          <w:tab/>
        </w:r>
        <w:r w:rsidR="006A6C0A">
          <w:rPr>
            <w:noProof/>
            <w:webHidden/>
          </w:rPr>
          <w:fldChar w:fldCharType="begin"/>
        </w:r>
        <w:r w:rsidR="006A6C0A">
          <w:rPr>
            <w:noProof/>
            <w:webHidden/>
          </w:rPr>
          <w:instrText xml:space="preserve"> PAGEREF _Toc521311591 \h </w:instrText>
        </w:r>
        <w:r w:rsidR="006A6C0A">
          <w:rPr>
            <w:noProof/>
            <w:webHidden/>
          </w:rPr>
        </w:r>
        <w:r w:rsidR="006A6C0A">
          <w:rPr>
            <w:noProof/>
            <w:webHidden/>
          </w:rPr>
          <w:fldChar w:fldCharType="separate"/>
        </w:r>
        <w:r w:rsidR="00693A00">
          <w:rPr>
            <w:noProof/>
            <w:webHidden/>
          </w:rPr>
          <w:t>4</w:t>
        </w:r>
        <w:r w:rsidR="006A6C0A">
          <w:rPr>
            <w:noProof/>
            <w:webHidden/>
          </w:rPr>
          <w:fldChar w:fldCharType="end"/>
        </w:r>
      </w:hyperlink>
    </w:p>
    <w:p w14:paraId="1787085C" w14:textId="740F3EEB" w:rsidR="006A6C0A" w:rsidRDefault="00D01B63">
      <w:pPr>
        <w:pStyle w:val="Verzeichnis1"/>
        <w:rPr>
          <w:rFonts w:asciiTheme="minorHAnsi" w:eastAsiaTheme="minorEastAsia" w:hAnsiTheme="minorHAnsi" w:cstheme="minorBidi"/>
          <w:b w:val="0"/>
          <w:bCs w:val="0"/>
          <w:noProof/>
          <w:sz w:val="22"/>
          <w:szCs w:val="22"/>
          <w:lang w:val="en-US" w:eastAsia="en-US"/>
        </w:rPr>
      </w:pPr>
      <w:hyperlink w:anchor="_Toc521311592" w:history="1">
        <w:r w:rsidR="006A6C0A" w:rsidRPr="00E84EA5">
          <w:rPr>
            <w:rStyle w:val="Hyperlink"/>
            <w:noProof/>
          </w:rPr>
          <w:t>2</w:t>
        </w:r>
        <w:r w:rsidR="006A6C0A">
          <w:rPr>
            <w:rFonts w:asciiTheme="minorHAnsi" w:eastAsiaTheme="minorEastAsia" w:hAnsiTheme="minorHAnsi" w:cstheme="minorBidi"/>
            <w:b w:val="0"/>
            <w:bCs w:val="0"/>
            <w:noProof/>
            <w:sz w:val="22"/>
            <w:szCs w:val="22"/>
            <w:lang w:val="en-US" w:eastAsia="en-US"/>
          </w:rPr>
          <w:tab/>
        </w:r>
        <w:r w:rsidR="006A6C0A" w:rsidRPr="00E84EA5">
          <w:rPr>
            <w:rStyle w:val="Hyperlink"/>
            <w:noProof/>
          </w:rPr>
          <w:t>Grundlagen</w:t>
        </w:r>
        <w:r w:rsidR="006A6C0A">
          <w:rPr>
            <w:noProof/>
            <w:webHidden/>
          </w:rPr>
          <w:tab/>
        </w:r>
        <w:r w:rsidR="006A6C0A">
          <w:rPr>
            <w:noProof/>
            <w:webHidden/>
          </w:rPr>
          <w:fldChar w:fldCharType="begin"/>
        </w:r>
        <w:r w:rsidR="006A6C0A">
          <w:rPr>
            <w:noProof/>
            <w:webHidden/>
          </w:rPr>
          <w:instrText xml:space="preserve"> PAGEREF _Toc521311592 \h </w:instrText>
        </w:r>
        <w:r w:rsidR="006A6C0A">
          <w:rPr>
            <w:noProof/>
            <w:webHidden/>
          </w:rPr>
        </w:r>
        <w:r w:rsidR="006A6C0A">
          <w:rPr>
            <w:noProof/>
            <w:webHidden/>
          </w:rPr>
          <w:fldChar w:fldCharType="separate"/>
        </w:r>
        <w:r w:rsidR="00693A00">
          <w:rPr>
            <w:noProof/>
            <w:webHidden/>
          </w:rPr>
          <w:t>6</w:t>
        </w:r>
        <w:r w:rsidR="006A6C0A">
          <w:rPr>
            <w:noProof/>
            <w:webHidden/>
          </w:rPr>
          <w:fldChar w:fldCharType="end"/>
        </w:r>
      </w:hyperlink>
    </w:p>
    <w:p w14:paraId="325863C6" w14:textId="45DC4A2B" w:rsidR="006A6C0A" w:rsidRDefault="00D01B63">
      <w:pPr>
        <w:pStyle w:val="Verzeichnis2"/>
        <w:rPr>
          <w:rFonts w:asciiTheme="minorHAnsi" w:eastAsiaTheme="minorEastAsia" w:hAnsiTheme="minorHAnsi" w:cstheme="minorBidi"/>
          <w:bCs w:val="0"/>
          <w:noProof/>
          <w:sz w:val="22"/>
          <w:szCs w:val="22"/>
          <w:lang w:val="en-US" w:eastAsia="en-US"/>
        </w:rPr>
      </w:pPr>
      <w:hyperlink w:anchor="_Toc521311593" w:history="1">
        <w:r w:rsidR="006A6C0A" w:rsidRPr="00E84EA5">
          <w:rPr>
            <w:rStyle w:val="Hyperlink"/>
            <w:noProof/>
          </w:rPr>
          <w:t>2.1</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Grundlegende Begriffe</w:t>
        </w:r>
        <w:r w:rsidR="006A6C0A">
          <w:rPr>
            <w:noProof/>
            <w:webHidden/>
          </w:rPr>
          <w:tab/>
        </w:r>
        <w:r w:rsidR="006A6C0A">
          <w:rPr>
            <w:noProof/>
            <w:webHidden/>
          </w:rPr>
          <w:fldChar w:fldCharType="begin"/>
        </w:r>
        <w:r w:rsidR="006A6C0A">
          <w:rPr>
            <w:noProof/>
            <w:webHidden/>
          </w:rPr>
          <w:instrText xml:space="preserve"> PAGEREF _Toc521311593 \h </w:instrText>
        </w:r>
        <w:r w:rsidR="006A6C0A">
          <w:rPr>
            <w:noProof/>
            <w:webHidden/>
          </w:rPr>
        </w:r>
        <w:r w:rsidR="006A6C0A">
          <w:rPr>
            <w:noProof/>
            <w:webHidden/>
          </w:rPr>
          <w:fldChar w:fldCharType="separate"/>
        </w:r>
        <w:r w:rsidR="00693A00">
          <w:rPr>
            <w:noProof/>
            <w:webHidden/>
          </w:rPr>
          <w:t>6</w:t>
        </w:r>
        <w:r w:rsidR="006A6C0A">
          <w:rPr>
            <w:noProof/>
            <w:webHidden/>
          </w:rPr>
          <w:fldChar w:fldCharType="end"/>
        </w:r>
      </w:hyperlink>
    </w:p>
    <w:p w14:paraId="03F87F2C" w14:textId="7FE0C4C9" w:rsidR="006A6C0A" w:rsidRDefault="00D01B63">
      <w:pPr>
        <w:pStyle w:val="Verzeichnis2"/>
        <w:rPr>
          <w:rFonts w:asciiTheme="minorHAnsi" w:eastAsiaTheme="minorEastAsia" w:hAnsiTheme="minorHAnsi" w:cstheme="minorBidi"/>
          <w:bCs w:val="0"/>
          <w:noProof/>
          <w:sz w:val="22"/>
          <w:szCs w:val="22"/>
          <w:lang w:val="en-US" w:eastAsia="en-US"/>
        </w:rPr>
      </w:pPr>
      <w:hyperlink w:anchor="_Toc521311594" w:history="1">
        <w:r w:rsidR="006A6C0A" w:rsidRPr="00E84EA5">
          <w:rPr>
            <w:rStyle w:val="Hyperlink"/>
            <w:noProof/>
          </w:rPr>
          <w:t>2.2</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Grundlegende Netzwerktopologien</w:t>
        </w:r>
        <w:r w:rsidR="006A6C0A">
          <w:rPr>
            <w:noProof/>
            <w:webHidden/>
          </w:rPr>
          <w:tab/>
        </w:r>
        <w:r w:rsidR="006A6C0A">
          <w:rPr>
            <w:noProof/>
            <w:webHidden/>
          </w:rPr>
          <w:fldChar w:fldCharType="begin"/>
        </w:r>
        <w:r w:rsidR="006A6C0A">
          <w:rPr>
            <w:noProof/>
            <w:webHidden/>
          </w:rPr>
          <w:instrText xml:space="preserve"> PAGEREF _Toc521311594 \h </w:instrText>
        </w:r>
        <w:r w:rsidR="006A6C0A">
          <w:rPr>
            <w:noProof/>
            <w:webHidden/>
          </w:rPr>
        </w:r>
        <w:r w:rsidR="006A6C0A">
          <w:rPr>
            <w:noProof/>
            <w:webHidden/>
          </w:rPr>
          <w:fldChar w:fldCharType="separate"/>
        </w:r>
        <w:r w:rsidR="00693A00">
          <w:rPr>
            <w:noProof/>
            <w:webHidden/>
          </w:rPr>
          <w:t>7</w:t>
        </w:r>
        <w:r w:rsidR="006A6C0A">
          <w:rPr>
            <w:noProof/>
            <w:webHidden/>
          </w:rPr>
          <w:fldChar w:fldCharType="end"/>
        </w:r>
      </w:hyperlink>
    </w:p>
    <w:p w14:paraId="6F335F19" w14:textId="76730D69" w:rsidR="006A6C0A" w:rsidRDefault="00D01B63">
      <w:pPr>
        <w:pStyle w:val="Verzeichnis3"/>
        <w:rPr>
          <w:rFonts w:asciiTheme="minorHAnsi" w:eastAsiaTheme="minorEastAsia" w:hAnsiTheme="minorHAnsi" w:cstheme="minorBidi"/>
          <w:sz w:val="22"/>
          <w:szCs w:val="22"/>
          <w:lang w:val="en-US" w:eastAsia="en-US"/>
        </w:rPr>
      </w:pPr>
      <w:hyperlink w:anchor="_Toc521311595" w:history="1">
        <w:r w:rsidR="006A6C0A" w:rsidRPr="00E84EA5">
          <w:rPr>
            <w:rStyle w:val="Hyperlink"/>
          </w:rPr>
          <w:t>2.2.1</w:t>
        </w:r>
        <w:r w:rsidR="006A6C0A">
          <w:rPr>
            <w:rFonts w:asciiTheme="minorHAnsi" w:eastAsiaTheme="minorEastAsia" w:hAnsiTheme="minorHAnsi" w:cstheme="minorBidi"/>
            <w:sz w:val="22"/>
            <w:szCs w:val="22"/>
            <w:lang w:val="en-US" w:eastAsia="en-US"/>
          </w:rPr>
          <w:tab/>
        </w:r>
        <w:r w:rsidR="006A6C0A" w:rsidRPr="00E84EA5">
          <w:rPr>
            <w:rStyle w:val="Hyperlink"/>
          </w:rPr>
          <w:t>Linien-Topologie</w:t>
        </w:r>
        <w:r w:rsidR="006A6C0A">
          <w:rPr>
            <w:webHidden/>
          </w:rPr>
          <w:tab/>
        </w:r>
        <w:r w:rsidR="006A6C0A">
          <w:rPr>
            <w:webHidden/>
          </w:rPr>
          <w:fldChar w:fldCharType="begin"/>
        </w:r>
        <w:r w:rsidR="006A6C0A">
          <w:rPr>
            <w:webHidden/>
          </w:rPr>
          <w:instrText xml:space="preserve"> PAGEREF _Toc521311595 \h </w:instrText>
        </w:r>
        <w:r w:rsidR="006A6C0A">
          <w:rPr>
            <w:webHidden/>
          </w:rPr>
        </w:r>
        <w:r w:rsidR="006A6C0A">
          <w:rPr>
            <w:webHidden/>
          </w:rPr>
          <w:fldChar w:fldCharType="separate"/>
        </w:r>
        <w:r w:rsidR="00693A00">
          <w:rPr>
            <w:webHidden/>
          </w:rPr>
          <w:t>8</w:t>
        </w:r>
        <w:r w:rsidR="006A6C0A">
          <w:rPr>
            <w:webHidden/>
          </w:rPr>
          <w:fldChar w:fldCharType="end"/>
        </w:r>
      </w:hyperlink>
    </w:p>
    <w:p w14:paraId="20D4310E" w14:textId="5C49AA1D" w:rsidR="006A6C0A" w:rsidRDefault="00D01B63">
      <w:pPr>
        <w:pStyle w:val="Verzeichnis3"/>
        <w:rPr>
          <w:rFonts w:asciiTheme="minorHAnsi" w:eastAsiaTheme="minorEastAsia" w:hAnsiTheme="minorHAnsi" w:cstheme="minorBidi"/>
          <w:sz w:val="22"/>
          <w:szCs w:val="22"/>
          <w:lang w:val="en-US" w:eastAsia="en-US"/>
        </w:rPr>
      </w:pPr>
      <w:hyperlink w:anchor="_Toc521311596" w:history="1">
        <w:r w:rsidR="006A6C0A" w:rsidRPr="00E84EA5">
          <w:rPr>
            <w:rStyle w:val="Hyperlink"/>
          </w:rPr>
          <w:t>2.2.2</w:t>
        </w:r>
        <w:r w:rsidR="006A6C0A">
          <w:rPr>
            <w:rFonts w:asciiTheme="minorHAnsi" w:eastAsiaTheme="minorEastAsia" w:hAnsiTheme="minorHAnsi" w:cstheme="minorBidi"/>
            <w:sz w:val="22"/>
            <w:szCs w:val="22"/>
            <w:lang w:val="en-US" w:eastAsia="en-US"/>
          </w:rPr>
          <w:tab/>
        </w:r>
        <w:r w:rsidR="006A6C0A" w:rsidRPr="00E84EA5">
          <w:rPr>
            <w:rStyle w:val="Hyperlink"/>
          </w:rPr>
          <w:t>Ring-Topologie</w:t>
        </w:r>
        <w:r w:rsidR="006A6C0A">
          <w:rPr>
            <w:webHidden/>
          </w:rPr>
          <w:tab/>
        </w:r>
        <w:r w:rsidR="006A6C0A">
          <w:rPr>
            <w:webHidden/>
          </w:rPr>
          <w:fldChar w:fldCharType="begin"/>
        </w:r>
        <w:r w:rsidR="006A6C0A">
          <w:rPr>
            <w:webHidden/>
          </w:rPr>
          <w:instrText xml:space="preserve"> PAGEREF _Toc521311596 \h </w:instrText>
        </w:r>
        <w:r w:rsidR="006A6C0A">
          <w:rPr>
            <w:webHidden/>
          </w:rPr>
        </w:r>
        <w:r w:rsidR="006A6C0A">
          <w:rPr>
            <w:webHidden/>
          </w:rPr>
          <w:fldChar w:fldCharType="separate"/>
        </w:r>
        <w:r w:rsidR="00693A00">
          <w:rPr>
            <w:webHidden/>
          </w:rPr>
          <w:t>9</w:t>
        </w:r>
        <w:r w:rsidR="006A6C0A">
          <w:rPr>
            <w:webHidden/>
          </w:rPr>
          <w:fldChar w:fldCharType="end"/>
        </w:r>
      </w:hyperlink>
    </w:p>
    <w:p w14:paraId="076A9A04" w14:textId="2C49F69C" w:rsidR="006A6C0A" w:rsidRDefault="00D01B63">
      <w:pPr>
        <w:pStyle w:val="Verzeichnis3"/>
        <w:rPr>
          <w:rFonts w:asciiTheme="minorHAnsi" w:eastAsiaTheme="minorEastAsia" w:hAnsiTheme="minorHAnsi" w:cstheme="minorBidi"/>
          <w:sz w:val="22"/>
          <w:szCs w:val="22"/>
          <w:lang w:val="en-US" w:eastAsia="en-US"/>
        </w:rPr>
      </w:pPr>
      <w:hyperlink w:anchor="_Toc521311597" w:history="1">
        <w:r w:rsidR="006A6C0A" w:rsidRPr="00E84EA5">
          <w:rPr>
            <w:rStyle w:val="Hyperlink"/>
          </w:rPr>
          <w:t>2.2.3</w:t>
        </w:r>
        <w:r w:rsidR="006A6C0A">
          <w:rPr>
            <w:rFonts w:asciiTheme="minorHAnsi" w:eastAsiaTheme="minorEastAsia" w:hAnsiTheme="minorHAnsi" w:cstheme="minorBidi"/>
            <w:sz w:val="22"/>
            <w:szCs w:val="22"/>
            <w:lang w:val="en-US" w:eastAsia="en-US"/>
          </w:rPr>
          <w:tab/>
        </w:r>
        <w:r w:rsidR="006A6C0A" w:rsidRPr="00E84EA5">
          <w:rPr>
            <w:rStyle w:val="Hyperlink"/>
          </w:rPr>
          <w:t>Stern-Topologie</w:t>
        </w:r>
        <w:r w:rsidR="006A6C0A">
          <w:rPr>
            <w:webHidden/>
          </w:rPr>
          <w:tab/>
        </w:r>
        <w:r w:rsidR="006A6C0A">
          <w:rPr>
            <w:webHidden/>
          </w:rPr>
          <w:fldChar w:fldCharType="begin"/>
        </w:r>
        <w:r w:rsidR="006A6C0A">
          <w:rPr>
            <w:webHidden/>
          </w:rPr>
          <w:instrText xml:space="preserve"> PAGEREF _Toc521311597 \h </w:instrText>
        </w:r>
        <w:r w:rsidR="006A6C0A">
          <w:rPr>
            <w:webHidden/>
          </w:rPr>
        </w:r>
        <w:r w:rsidR="006A6C0A">
          <w:rPr>
            <w:webHidden/>
          </w:rPr>
          <w:fldChar w:fldCharType="separate"/>
        </w:r>
        <w:r w:rsidR="00693A00">
          <w:rPr>
            <w:webHidden/>
          </w:rPr>
          <w:t>10</w:t>
        </w:r>
        <w:r w:rsidR="006A6C0A">
          <w:rPr>
            <w:webHidden/>
          </w:rPr>
          <w:fldChar w:fldCharType="end"/>
        </w:r>
      </w:hyperlink>
    </w:p>
    <w:p w14:paraId="1FA33A36" w14:textId="3F00B484" w:rsidR="006A6C0A" w:rsidRDefault="00D01B63">
      <w:pPr>
        <w:pStyle w:val="Verzeichnis3"/>
        <w:rPr>
          <w:rFonts w:asciiTheme="minorHAnsi" w:eastAsiaTheme="minorEastAsia" w:hAnsiTheme="minorHAnsi" w:cstheme="minorBidi"/>
          <w:sz w:val="22"/>
          <w:szCs w:val="22"/>
          <w:lang w:val="en-US" w:eastAsia="en-US"/>
        </w:rPr>
      </w:pPr>
      <w:hyperlink w:anchor="_Toc521311598" w:history="1">
        <w:r w:rsidR="006A6C0A" w:rsidRPr="00E84EA5">
          <w:rPr>
            <w:rStyle w:val="Hyperlink"/>
          </w:rPr>
          <w:t>2.2.4</w:t>
        </w:r>
        <w:r w:rsidR="006A6C0A">
          <w:rPr>
            <w:rFonts w:asciiTheme="minorHAnsi" w:eastAsiaTheme="minorEastAsia" w:hAnsiTheme="minorHAnsi" w:cstheme="minorBidi"/>
            <w:sz w:val="22"/>
            <w:szCs w:val="22"/>
            <w:lang w:val="en-US" w:eastAsia="en-US"/>
          </w:rPr>
          <w:tab/>
        </w:r>
        <w:r w:rsidR="006A6C0A" w:rsidRPr="00E84EA5">
          <w:rPr>
            <w:rStyle w:val="Hyperlink"/>
          </w:rPr>
          <w:t>Baum-Topologie</w:t>
        </w:r>
        <w:r w:rsidR="006A6C0A">
          <w:rPr>
            <w:webHidden/>
          </w:rPr>
          <w:tab/>
        </w:r>
        <w:r w:rsidR="006A6C0A">
          <w:rPr>
            <w:webHidden/>
          </w:rPr>
          <w:fldChar w:fldCharType="begin"/>
        </w:r>
        <w:r w:rsidR="006A6C0A">
          <w:rPr>
            <w:webHidden/>
          </w:rPr>
          <w:instrText xml:space="preserve"> PAGEREF _Toc521311598 \h </w:instrText>
        </w:r>
        <w:r w:rsidR="006A6C0A">
          <w:rPr>
            <w:webHidden/>
          </w:rPr>
        </w:r>
        <w:r w:rsidR="006A6C0A">
          <w:rPr>
            <w:webHidden/>
          </w:rPr>
          <w:fldChar w:fldCharType="separate"/>
        </w:r>
        <w:r w:rsidR="00693A00">
          <w:rPr>
            <w:webHidden/>
          </w:rPr>
          <w:t>11</w:t>
        </w:r>
        <w:r w:rsidR="006A6C0A">
          <w:rPr>
            <w:webHidden/>
          </w:rPr>
          <w:fldChar w:fldCharType="end"/>
        </w:r>
      </w:hyperlink>
    </w:p>
    <w:p w14:paraId="53FCEA48" w14:textId="17D59D7B" w:rsidR="006A6C0A" w:rsidRDefault="00D01B63">
      <w:pPr>
        <w:pStyle w:val="Verzeichnis3"/>
        <w:rPr>
          <w:rFonts w:asciiTheme="minorHAnsi" w:eastAsiaTheme="minorEastAsia" w:hAnsiTheme="minorHAnsi" w:cstheme="minorBidi"/>
          <w:sz w:val="22"/>
          <w:szCs w:val="22"/>
          <w:lang w:val="en-US" w:eastAsia="en-US"/>
        </w:rPr>
      </w:pPr>
      <w:hyperlink w:anchor="_Toc521311599" w:history="1">
        <w:r w:rsidR="006A6C0A" w:rsidRPr="00E84EA5">
          <w:rPr>
            <w:rStyle w:val="Hyperlink"/>
          </w:rPr>
          <w:t>2.2.5</w:t>
        </w:r>
        <w:r w:rsidR="006A6C0A">
          <w:rPr>
            <w:rFonts w:asciiTheme="minorHAnsi" w:eastAsiaTheme="minorEastAsia" w:hAnsiTheme="minorHAnsi" w:cstheme="minorBidi"/>
            <w:sz w:val="22"/>
            <w:szCs w:val="22"/>
            <w:lang w:val="en-US" w:eastAsia="en-US"/>
          </w:rPr>
          <w:tab/>
        </w:r>
        <w:r w:rsidR="006A6C0A" w:rsidRPr="00E84EA5">
          <w:rPr>
            <w:rStyle w:val="Hyperlink"/>
          </w:rPr>
          <w:t>Vermaschtes Netz</w:t>
        </w:r>
        <w:r w:rsidR="006A6C0A">
          <w:rPr>
            <w:webHidden/>
          </w:rPr>
          <w:tab/>
        </w:r>
        <w:r w:rsidR="006A6C0A">
          <w:rPr>
            <w:webHidden/>
          </w:rPr>
          <w:fldChar w:fldCharType="begin"/>
        </w:r>
        <w:r w:rsidR="006A6C0A">
          <w:rPr>
            <w:webHidden/>
          </w:rPr>
          <w:instrText xml:space="preserve"> PAGEREF _Toc521311599 \h </w:instrText>
        </w:r>
        <w:r w:rsidR="006A6C0A">
          <w:rPr>
            <w:webHidden/>
          </w:rPr>
        </w:r>
        <w:r w:rsidR="006A6C0A">
          <w:rPr>
            <w:webHidden/>
          </w:rPr>
          <w:fldChar w:fldCharType="separate"/>
        </w:r>
        <w:r w:rsidR="00693A00">
          <w:rPr>
            <w:webHidden/>
          </w:rPr>
          <w:t>12</w:t>
        </w:r>
        <w:r w:rsidR="006A6C0A">
          <w:rPr>
            <w:webHidden/>
          </w:rPr>
          <w:fldChar w:fldCharType="end"/>
        </w:r>
      </w:hyperlink>
    </w:p>
    <w:p w14:paraId="28B49CA2" w14:textId="2293FB21" w:rsidR="006A6C0A" w:rsidRDefault="00D01B63">
      <w:pPr>
        <w:pStyle w:val="Verzeichnis2"/>
        <w:rPr>
          <w:rFonts w:asciiTheme="minorHAnsi" w:eastAsiaTheme="minorEastAsia" w:hAnsiTheme="minorHAnsi" w:cstheme="minorBidi"/>
          <w:bCs w:val="0"/>
          <w:noProof/>
          <w:sz w:val="22"/>
          <w:szCs w:val="22"/>
          <w:lang w:val="en-US" w:eastAsia="en-US"/>
        </w:rPr>
      </w:pPr>
      <w:hyperlink w:anchor="_Toc521311600" w:history="1">
        <w:r w:rsidR="006A6C0A" w:rsidRPr="00E84EA5">
          <w:rPr>
            <w:rStyle w:val="Hyperlink"/>
            <w:noProof/>
          </w:rPr>
          <w:t>2.3</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Netzwerke-Protokolle</w:t>
        </w:r>
        <w:r w:rsidR="006A6C0A">
          <w:rPr>
            <w:noProof/>
            <w:webHidden/>
          </w:rPr>
          <w:tab/>
        </w:r>
        <w:r w:rsidR="006A6C0A">
          <w:rPr>
            <w:noProof/>
            <w:webHidden/>
          </w:rPr>
          <w:fldChar w:fldCharType="begin"/>
        </w:r>
        <w:r w:rsidR="006A6C0A">
          <w:rPr>
            <w:noProof/>
            <w:webHidden/>
          </w:rPr>
          <w:instrText xml:space="preserve"> PAGEREF _Toc521311600 \h </w:instrText>
        </w:r>
        <w:r w:rsidR="006A6C0A">
          <w:rPr>
            <w:noProof/>
            <w:webHidden/>
          </w:rPr>
        </w:r>
        <w:r w:rsidR="006A6C0A">
          <w:rPr>
            <w:noProof/>
            <w:webHidden/>
          </w:rPr>
          <w:fldChar w:fldCharType="separate"/>
        </w:r>
        <w:r w:rsidR="00693A00">
          <w:rPr>
            <w:noProof/>
            <w:webHidden/>
          </w:rPr>
          <w:t>12</w:t>
        </w:r>
        <w:r w:rsidR="006A6C0A">
          <w:rPr>
            <w:noProof/>
            <w:webHidden/>
          </w:rPr>
          <w:fldChar w:fldCharType="end"/>
        </w:r>
      </w:hyperlink>
    </w:p>
    <w:p w14:paraId="33E9A97A" w14:textId="3E05828E" w:rsidR="006A6C0A" w:rsidRDefault="00D01B63">
      <w:pPr>
        <w:pStyle w:val="Verzeichnis3"/>
        <w:rPr>
          <w:rFonts w:asciiTheme="minorHAnsi" w:eastAsiaTheme="minorEastAsia" w:hAnsiTheme="minorHAnsi" w:cstheme="minorBidi"/>
          <w:sz w:val="22"/>
          <w:szCs w:val="22"/>
          <w:lang w:val="en-US" w:eastAsia="en-US"/>
        </w:rPr>
      </w:pPr>
      <w:hyperlink w:anchor="_Toc521311601" w:history="1">
        <w:r w:rsidR="006A6C0A" w:rsidRPr="00E84EA5">
          <w:rPr>
            <w:rStyle w:val="Hyperlink"/>
          </w:rPr>
          <w:t>2.3.1</w:t>
        </w:r>
        <w:r w:rsidR="006A6C0A">
          <w:rPr>
            <w:rFonts w:asciiTheme="minorHAnsi" w:eastAsiaTheme="minorEastAsia" w:hAnsiTheme="minorHAnsi" w:cstheme="minorBidi"/>
            <w:sz w:val="22"/>
            <w:szCs w:val="22"/>
            <w:lang w:val="en-US" w:eastAsia="en-US"/>
          </w:rPr>
          <w:tab/>
        </w:r>
        <w:r w:rsidR="006A6C0A" w:rsidRPr="00E84EA5">
          <w:rPr>
            <w:rStyle w:val="Hyperlink"/>
          </w:rPr>
          <w:t>PROFIBUS</w:t>
        </w:r>
        <w:r w:rsidR="006A6C0A">
          <w:rPr>
            <w:webHidden/>
          </w:rPr>
          <w:tab/>
        </w:r>
        <w:r w:rsidR="006A6C0A">
          <w:rPr>
            <w:webHidden/>
          </w:rPr>
          <w:fldChar w:fldCharType="begin"/>
        </w:r>
        <w:r w:rsidR="006A6C0A">
          <w:rPr>
            <w:webHidden/>
          </w:rPr>
          <w:instrText xml:space="preserve"> PAGEREF _Toc521311601 \h </w:instrText>
        </w:r>
        <w:r w:rsidR="006A6C0A">
          <w:rPr>
            <w:webHidden/>
          </w:rPr>
        </w:r>
        <w:r w:rsidR="006A6C0A">
          <w:rPr>
            <w:webHidden/>
          </w:rPr>
          <w:fldChar w:fldCharType="separate"/>
        </w:r>
        <w:r w:rsidR="00693A00">
          <w:rPr>
            <w:webHidden/>
          </w:rPr>
          <w:t>12</w:t>
        </w:r>
        <w:r w:rsidR="006A6C0A">
          <w:rPr>
            <w:webHidden/>
          </w:rPr>
          <w:fldChar w:fldCharType="end"/>
        </w:r>
      </w:hyperlink>
    </w:p>
    <w:p w14:paraId="261770C2" w14:textId="45AE1930" w:rsidR="006A6C0A" w:rsidRDefault="00D01B63">
      <w:pPr>
        <w:pStyle w:val="Verzeichnis3"/>
        <w:rPr>
          <w:rFonts w:asciiTheme="minorHAnsi" w:eastAsiaTheme="minorEastAsia" w:hAnsiTheme="minorHAnsi" w:cstheme="minorBidi"/>
          <w:sz w:val="22"/>
          <w:szCs w:val="22"/>
          <w:lang w:val="en-US" w:eastAsia="en-US"/>
        </w:rPr>
      </w:pPr>
      <w:hyperlink w:anchor="_Toc521311602" w:history="1">
        <w:r w:rsidR="006A6C0A" w:rsidRPr="00E84EA5">
          <w:rPr>
            <w:rStyle w:val="Hyperlink"/>
          </w:rPr>
          <w:t>2.3.2</w:t>
        </w:r>
        <w:r w:rsidR="006A6C0A">
          <w:rPr>
            <w:rFonts w:asciiTheme="minorHAnsi" w:eastAsiaTheme="minorEastAsia" w:hAnsiTheme="minorHAnsi" w:cstheme="minorBidi"/>
            <w:sz w:val="22"/>
            <w:szCs w:val="22"/>
            <w:lang w:val="en-US" w:eastAsia="en-US"/>
          </w:rPr>
          <w:tab/>
        </w:r>
        <w:r w:rsidR="006A6C0A" w:rsidRPr="00E84EA5">
          <w:rPr>
            <w:rStyle w:val="Hyperlink"/>
          </w:rPr>
          <w:t>PROFINET</w:t>
        </w:r>
        <w:r w:rsidR="006A6C0A">
          <w:rPr>
            <w:webHidden/>
          </w:rPr>
          <w:tab/>
        </w:r>
        <w:r w:rsidR="006A6C0A">
          <w:rPr>
            <w:webHidden/>
          </w:rPr>
          <w:fldChar w:fldCharType="begin"/>
        </w:r>
        <w:r w:rsidR="006A6C0A">
          <w:rPr>
            <w:webHidden/>
          </w:rPr>
          <w:instrText xml:space="preserve"> PAGEREF _Toc521311602 \h </w:instrText>
        </w:r>
        <w:r w:rsidR="006A6C0A">
          <w:rPr>
            <w:webHidden/>
          </w:rPr>
        </w:r>
        <w:r w:rsidR="006A6C0A">
          <w:rPr>
            <w:webHidden/>
          </w:rPr>
          <w:fldChar w:fldCharType="separate"/>
        </w:r>
        <w:r w:rsidR="00693A00">
          <w:rPr>
            <w:webHidden/>
          </w:rPr>
          <w:t>15</w:t>
        </w:r>
        <w:r w:rsidR="006A6C0A">
          <w:rPr>
            <w:webHidden/>
          </w:rPr>
          <w:fldChar w:fldCharType="end"/>
        </w:r>
      </w:hyperlink>
    </w:p>
    <w:p w14:paraId="6C4D883C" w14:textId="501C95FB" w:rsidR="006A6C0A" w:rsidRDefault="00D01B63">
      <w:pPr>
        <w:pStyle w:val="Verzeichnis1"/>
        <w:rPr>
          <w:rFonts w:asciiTheme="minorHAnsi" w:eastAsiaTheme="minorEastAsia" w:hAnsiTheme="minorHAnsi" w:cstheme="minorBidi"/>
          <w:b w:val="0"/>
          <w:bCs w:val="0"/>
          <w:noProof/>
          <w:sz w:val="22"/>
          <w:szCs w:val="22"/>
          <w:lang w:val="en-US" w:eastAsia="en-US"/>
        </w:rPr>
      </w:pPr>
      <w:hyperlink w:anchor="_Toc521311603" w:history="1">
        <w:r w:rsidR="006A6C0A" w:rsidRPr="00E84EA5">
          <w:rPr>
            <w:rStyle w:val="Hyperlink"/>
            <w:noProof/>
          </w:rPr>
          <w:t>3</w:t>
        </w:r>
        <w:r w:rsidR="006A6C0A">
          <w:rPr>
            <w:rFonts w:asciiTheme="minorHAnsi" w:eastAsiaTheme="minorEastAsia" w:hAnsiTheme="minorHAnsi" w:cstheme="minorBidi"/>
            <w:b w:val="0"/>
            <w:bCs w:val="0"/>
            <w:noProof/>
            <w:sz w:val="22"/>
            <w:szCs w:val="22"/>
            <w:lang w:val="en-US" w:eastAsia="en-US"/>
          </w:rPr>
          <w:tab/>
        </w:r>
        <w:r w:rsidR="006A6C0A" w:rsidRPr="00E84EA5">
          <w:rPr>
            <w:rStyle w:val="Hyperlink"/>
            <w:noProof/>
          </w:rPr>
          <w:t>Ausgangssituation</w:t>
        </w:r>
        <w:r w:rsidR="006A6C0A">
          <w:rPr>
            <w:noProof/>
            <w:webHidden/>
          </w:rPr>
          <w:tab/>
        </w:r>
        <w:r w:rsidR="006A6C0A">
          <w:rPr>
            <w:noProof/>
            <w:webHidden/>
          </w:rPr>
          <w:fldChar w:fldCharType="begin"/>
        </w:r>
        <w:r w:rsidR="006A6C0A">
          <w:rPr>
            <w:noProof/>
            <w:webHidden/>
          </w:rPr>
          <w:instrText xml:space="preserve"> PAGEREF _Toc521311603 \h </w:instrText>
        </w:r>
        <w:r w:rsidR="006A6C0A">
          <w:rPr>
            <w:noProof/>
            <w:webHidden/>
          </w:rPr>
        </w:r>
        <w:r w:rsidR="006A6C0A">
          <w:rPr>
            <w:noProof/>
            <w:webHidden/>
          </w:rPr>
          <w:fldChar w:fldCharType="separate"/>
        </w:r>
        <w:r w:rsidR="00693A00">
          <w:rPr>
            <w:noProof/>
            <w:webHidden/>
          </w:rPr>
          <w:t>16</w:t>
        </w:r>
        <w:r w:rsidR="006A6C0A">
          <w:rPr>
            <w:noProof/>
            <w:webHidden/>
          </w:rPr>
          <w:fldChar w:fldCharType="end"/>
        </w:r>
      </w:hyperlink>
    </w:p>
    <w:p w14:paraId="757043C1" w14:textId="27E6142D" w:rsidR="006A6C0A" w:rsidRDefault="00D01B63">
      <w:pPr>
        <w:pStyle w:val="Verzeichnis2"/>
        <w:rPr>
          <w:rFonts w:asciiTheme="minorHAnsi" w:eastAsiaTheme="minorEastAsia" w:hAnsiTheme="minorHAnsi" w:cstheme="minorBidi"/>
          <w:bCs w:val="0"/>
          <w:noProof/>
          <w:sz w:val="22"/>
          <w:szCs w:val="22"/>
          <w:lang w:val="en-US" w:eastAsia="en-US"/>
        </w:rPr>
      </w:pPr>
      <w:hyperlink w:anchor="_Toc521311604" w:history="1">
        <w:r w:rsidR="006A6C0A" w:rsidRPr="00E84EA5">
          <w:rPr>
            <w:rStyle w:val="Hyperlink"/>
            <w:noProof/>
          </w:rPr>
          <w:t>3.1</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FDT</w:t>
        </w:r>
        <w:r w:rsidR="006A6C0A">
          <w:rPr>
            <w:noProof/>
            <w:webHidden/>
          </w:rPr>
          <w:tab/>
        </w:r>
        <w:r w:rsidR="006A6C0A">
          <w:rPr>
            <w:noProof/>
            <w:webHidden/>
          </w:rPr>
          <w:fldChar w:fldCharType="begin"/>
        </w:r>
        <w:r w:rsidR="006A6C0A">
          <w:rPr>
            <w:noProof/>
            <w:webHidden/>
          </w:rPr>
          <w:instrText xml:space="preserve"> PAGEREF _Toc521311604 \h </w:instrText>
        </w:r>
        <w:r w:rsidR="006A6C0A">
          <w:rPr>
            <w:noProof/>
            <w:webHidden/>
          </w:rPr>
        </w:r>
        <w:r w:rsidR="006A6C0A">
          <w:rPr>
            <w:noProof/>
            <w:webHidden/>
          </w:rPr>
          <w:fldChar w:fldCharType="separate"/>
        </w:r>
        <w:r w:rsidR="00693A00">
          <w:rPr>
            <w:noProof/>
            <w:webHidden/>
          </w:rPr>
          <w:t>16</w:t>
        </w:r>
        <w:r w:rsidR="006A6C0A">
          <w:rPr>
            <w:noProof/>
            <w:webHidden/>
          </w:rPr>
          <w:fldChar w:fldCharType="end"/>
        </w:r>
      </w:hyperlink>
    </w:p>
    <w:p w14:paraId="6EE43AEC" w14:textId="762BEF1B" w:rsidR="006A6C0A" w:rsidRDefault="00D01B63">
      <w:pPr>
        <w:pStyle w:val="Verzeichnis2"/>
        <w:rPr>
          <w:rFonts w:asciiTheme="minorHAnsi" w:eastAsiaTheme="minorEastAsia" w:hAnsiTheme="minorHAnsi" w:cstheme="minorBidi"/>
          <w:bCs w:val="0"/>
          <w:noProof/>
          <w:sz w:val="22"/>
          <w:szCs w:val="22"/>
          <w:lang w:val="en-US" w:eastAsia="en-US"/>
        </w:rPr>
      </w:pPr>
      <w:hyperlink w:anchor="_Toc521311605" w:history="1">
        <w:r w:rsidR="006A6C0A" w:rsidRPr="00E84EA5">
          <w:rPr>
            <w:rStyle w:val="Hyperlink"/>
            <w:noProof/>
          </w:rPr>
          <w:t>3.2</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Was ist Communication Studio?</w:t>
        </w:r>
        <w:r w:rsidR="006A6C0A">
          <w:rPr>
            <w:noProof/>
            <w:webHidden/>
          </w:rPr>
          <w:tab/>
        </w:r>
        <w:r w:rsidR="006A6C0A">
          <w:rPr>
            <w:noProof/>
            <w:webHidden/>
          </w:rPr>
          <w:fldChar w:fldCharType="begin"/>
        </w:r>
        <w:r w:rsidR="006A6C0A">
          <w:rPr>
            <w:noProof/>
            <w:webHidden/>
          </w:rPr>
          <w:instrText xml:space="preserve"> PAGEREF _Toc521311605 \h </w:instrText>
        </w:r>
        <w:r w:rsidR="006A6C0A">
          <w:rPr>
            <w:noProof/>
            <w:webHidden/>
          </w:rPr>
        </w:r>
        <w:r w:rsidR="006A6C0A">
          <w:rPr>
            <w:noProof/>
            <w:webHidden/>
          </w:rPr>
          <w:fldChar w:fldCharType="separate"/>
        </w:r>
        <w:r w:rsidR="00693A00">
          <w:rPr>
            <w:noProof/>
            <w:webHidden/>
          </w:rPr>
          <w:t>17</w:t>
        </w:r>
        <w:r w:rsidR="006A6C0A">
          <w:rPr>
            <w:noProof/>
            <w:webHidden/>
          </w:rPr>
          <w:fldChar w:fldCharType="end"/>
        </w:r>
      </w:hyperlink>
    </w:p>
    <w:p w14:paraId="44B55AA8" w14:textId="00E7089E" w:rsidR="006A6C0A" w:rsidRDefault="00D01B63">
      <w:pPr>
        <w:pStyle w:val="Verzeichnis2"/>
        <w:rPr>
          <w:rFonts w:asciiTheme="minorHAnsi" w:eastAsiaTheme="minorEastAsia" w:hAnsiTheme="minorHAnsi" w:cstheme="minorBidi"/>
          <w:bCs w:val="0"/>
          <w:noProof/>
          <w:sz w:val="22"/>
          <w:szCs w:val="22"/>
          <w:lang w:val="en-US" w:eastAsia="en-US"/>
        </w:rPr>
      </w:pPr>
      <w:hyperlink w:anchor="_Toc521311606" w:history="1">
        <w:r w:rsidR="006A6C0A" w:rsidRPr="00E84EA5">
          <w:rPr>
            <w:rStyle w:val="Hyperlink"/>
            <w:noProof/>
          </w:rPr>
          <w:t>3.3</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Befragungsmethoden</w:t>
        </w:r>
        <w:r w:rsidR="006A6C0A">
          <w:rPr>
            <w:noProof/>
            <w:webHidden/>
          </w:rPr>
          <w:tab/>
        </w:r>
        <w:r w:rsidR="006A6C0A">
          <w:rPr>
            <w:noProof/>
            <w:webHidden/>
          </w:rPr>
          <w:fldChar w:fldCharType="begin"/>
        </w:r>
        <w:r w:rsidR="006A6C0A">
          <w:rPr>
            <w:noProof/>
            <w:webHidden/>
          </w:rPr>
          <w:instrText xml:space="preserve"> PAGEREF _Toc521311606 \h </w:instrText>
        </w:r>
        <w:r w:rsidR="006A6C0A">
          <w:rPr>
            <w:noProof/>
            <w:webHidden/>
          </w:rPr>
        </w:r>
        <w:r w:rsidR="006A6C0A">
          <w:rPr>
            <w:noProof/>
            <w:webHidden/>
          </w:rPr>
          <w:fldChar w:fldCharType="separate"/>
        </w:r>
        <w:r w:rsidR="00693A00">
          <w:rPr>
            <w:noProof/>
            <w:webHidden/>
          </w:rPr>
          <w:t>18</w:t>
        </w:r>
        <w:r w:rsidR="006A6C0A">
          <w:rPr>
            <w:noProof/>
            <w:webHidden/>
          </w:rPr>
          <w:fldChar w:fldCharType="end"/>
        </w:r>
      </w:hyperlink>
    </w:p>
    <w:p w14:paraId="7C63C0A9" w14:textId="1AE17756" w:rsidR="006A6C0A" w:rsidRDefault="00D01B63">
      <w:pPr>
        <w:pStyle w:val="Verzeichnis2"/>
        <w:rPr>
          <w:rFonts w:asciiTheme="minorHAnsi" w:eastAsiaTheme="minorEastAsia" w:hAnsiTheme="minorHAnsi" w:cstheme="minorBidi"/>
          <w:bCs w:val="0"/>
          <w:noProof/>
          <w:sz w:val="22"/>
          <w:szCs w:val="22"/>
          <w:lang w:val="en-US" w:eastAsia="en-US"/>
        </w:rPr>
      </w:pPr>
      <w:hyperlink w:anchor="_Toc521311607" w:history="1">
        <w:r w:rsidR="006A6C0A" w:rsidRPr="00E84EA5">
          <w:rPr>
            <w:rStyle w:val="Hyperlink"/>
            <w:noProof/>
          </w:rPr>
          <w:t>3.4</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Auswertung</w:t>
        </w:r>
        <w:r w:rsidR="006A6C0A">
          <w:rPr>
            <w:noProof/>
            <w:webHidden/>
          </w:rPr>
          <w:tab/>
        </w:r>
        <w:r w:rsidR="006A6C0A">
          <w:rPr>
            <w:noProof/>
            <w:webHidden/>
          </w:rPr>
          <w:fldChar w:fldCharType="begin"/>
        </w:r>
        <w:r w:rsidR="006A6C0A">
          <w:rPr>
            <w:noProof/>
            <w:webHidden/>
          </w:rPr>
          <w:instrText xml:space="preserve"> PAGEREF _Toc521311607 \h </w:instrText>
        </w:r>
        <w:r w:rsidR="006A6C0A">
          <w:rPr>
            <w:noProof/>
            <w:webHidden/>
          </w:rPr>
        </w:r>
        <w:r w:rsidR="006A6C0A">
          <w:rPr>
            <w:noProof/>
            <w:webHidden/>
          </w:rPr>
          <w:fldChar w:fldCharType="separate"/>
        </w:r>
        <w:r w:rsidR="00693A00">
          <w:rPr>
            <w:noProof/>
            <w:webHidden/>
          </w:rPr>
          <w:t>18</w:t>
        </w:r>
        <w:r w:rsidR="006A6C0A">
          <w:rPr>
            <w:noProof/>
            <w:webHidden/>
          </w:rPr>
          <w:fldChar w:fldCharType="end"/>
        </w:r>
      </w:hyperlink>
    </w:p>
    <w:p w14:paraId="19E3073D" w14:textId="1B6DB0EE" w:rsidR="006A6C0A" w:rsidRDefault="00D01B63">
      <w:pPr>
        <w:pStyle w:val="Verzeichnis1"/>
        <w:rPr>
          <w:rFonts w:asciiTheme="minorHAnsi" w:eastAsiaTheme="minorEastAsia" w:hAnsiTheme="minorHAnsi" w:cstheme="minorBidi"/>
          <w:b w:val="0"/>
          <w:bCs w:val="0"/>
          <w:noProof/>
          <w:sz w:val="22"/>
          <w:szCs w:val="22"/>
          <w:lang w:val="en-US" w:eastAsia="en-US"/>
        </w:rPr>
      </w:pPr>
      <w:hyperlink w:anchor="_Toc521311608" w:history="1">
        <w:r w:rsidR="006A6C0A" w:rsidRPr="00E84EA5">
          <w:rPr>
            <w:rStyle w:val="Hyperlink"/>
            <w:noProof/>
          </w:rPr>
          <w:t>4</w:t>
        </w:r>
        <w:r w:rsidR="006A6C0A">
          <w:rPr>
            <w:rFonts w:asciiTheme="minorHAnsi" w:eastAsiaTheme="minorEastAsia" w:hAnsiTheme="minorHAnsi" w:cstheme="minorBidi"/>
            <w:b w:val="0"/>
            <w:bCs w:val="0"/>
            <w:noProof/>
            <w:sz w:val="22"/>
            <w:szCs w:val="22"/>
            <w:lang w:val="en-US" w:eastAsia="en-US"/>
          </w:rPr>
          <w:tab/>
        </w:r>
        <w:r w:rsidR="006A6C0A" w:rsidRPr="00E84EA5">
          <w:rPr>
            <w:rStyle w:val="Hyperlink"/>
            <w:noProof/>
          </w:rPr>
          <w:t>Anforderungsanalyse</w:t>
        </w:r>
        <w:r w:rsidR="006A6C0A">
          <w:rPr>
            <w:noProof/>
            <w:webHidden/>
          </w:rPr>
          <w:tab/>
        </w:r>
        <w:r w:rsidR="006A6C0A">
          <w:rPr>
            <w:noProof/>
            <w:webHidden/>
          </w:rPr>
          <w:fldChar w:fldCharType="begin"/>
        </w:r>
        <w:r w:rsidR="006A6C0A">
          <w:rPr>
            <w:noProof/>
            <w:webHidden/>
          </w:rPr>
          <w:instrText xml:space="preserve"> PAGEREF _Toc521311608 \h </w:instrText>
        </w:r>
        <w:r w:rsidR="006A6C0A">
          <w:rPr>
            <w:noProof/>
            <w:webHidden/>
          </w:rPr>
        </w:r>
        <w:r w:rsidR="006A6C0A">
          <w:rPr>
            <w:noProof/>
            <w:webHidden/>
          </w:rPr>
          <w:fldChar w:fldCharType="separate"/>
        </w:r>
        <w:r w:rsidR="00693A00">
          <w:rPr>
            <w:noProof/>
            <w:webHidden/>
          </w:rPr>
          <w:t>20</w:t>
        </w:r>
        <w:r w:rsidR="006A6C0A">
          <w:rPr>
            <w:noProof/>
            <w:webHidden/>
          </w:rPr>
          <w:fldChar w:fldCharType="end"/>
        </w:r>
      </w:hyperlink>
    </w:p>
    <w:p w14:paraId="35995BBE" w14:textId="7D27074A" w:rsidR="006A6C0A" w:rsidRDefault="00D01B63">
      <w:pPr>
        <w:pStyle w:val="Verzeichnis2"/>
        <w:rPr>
          <w:rFonts w:asciiTheme="minorHAnsi" w:eastAsiaTheme="minorEastAsia" w:hAnsiTheme="minorHAnsi" w:cstheme="minorBidi"/>
          <w:bCs w:val="0"/>
          <w:noProof/>
          <w:sz w:val="22"/>
          <w:szCs w:val="22"/>
          <w:lang w:val="en-US" w:eastAsia="en-US"/>
        </w:rPr>
      </w:pPr>
      <w:hyperlink w:anchor="_Toc521311609" w:history="1">
        <w:r w:rsidR="006A6C0A" w:rsidRPr="00E84EA5">
          <w:rPr>
            <w:rStyle w:val="Hyperlink"/>
            <w:noProof/>
          </w:rPr>
          <w:t>4.1</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Funktionale Anforderungen</w:t>
        </w:r>
        <w:r w:rsidR="006A6C0A">
          <w:rPr>
            <w:noProof/>
            <w:webHidden/>
          </w:rPr>
          <w:tab/>
        </w:r>
        <w:r w:rsidR="006A6C0A">
          <w:rPr>
            <w:noProof/>
            <w:webHidden/>
          </w:rPr>
          <w:fldChar w:fldCharType="begin"/>
        </w:r>
        <w:r w:rsidR="006A6C0A">
          <w:rPr>
            <w:noProof/>
            <w:webHidden/>
          </w:rPr>
          <w:instrText xml:space="preserve"> PAGEREF _Toc521311609 \h </w:instrText>
        </w:r>
        <w:r w:rsidR="006A6C0A">
          <w:rPr>
            <w:noProof/>
            <w:webHidden/>
          </w:rPr>
        </w:r>
        <w:r w:rsidR="006A6C0A">
          <w:rPr>
            <w:noProof/>
            <w:webHidden/>
          </w:rPr>
          <w:fldChar w:fldCharType="separate"/>
        </w:r>
        <w:r w:rsidR="00693A00">
          <w:rPr>
            <w:noProof/>
            <w:webHidden/>
          </w:rPr>
          <w:t>20</w:t>
        </w:r>
        <w:r w:rsidR="006A6C0A">
          <w:rPr>
            <w:noProof/>
            <w:webHidden/>
          </w:rPr>
          <w:fldChar w:fldCharType="end"/>
        </w:r>
      </w:hyperlink>
    </w:p>
    <w:p w14:paraId="576164C9" w14:textId="502A18D9" w:rsidR="006A6C0A" w:rsidRDefault="00D01B63">
      <w:pPr>
        <w:pStyle w:val="Verzeichnis3"/>
        <w:rPr>
          <w:rFonts w:asciiTheme="minorHAnsi" w:eastAsiaTheme="minorEastAsia" w:hAnsiTheme="minorHAnsi" w:cstheme="minorBidi"/>
          <w:sz w:val="22"/>
          <w:szCs w:val="22"/>
          <w:lang w:val="en-US" w:eastAsia="en-US"/>
        </w:rPr>
      </w:pPr>
      <w:hyperlink w:anchor="_Toc521311610" w:history="1">
        <w:r w:rsidR="006A6C0A" w:rsidRPr="00E84EA5">
          <w:rPr>
            <w:rStyle w:val="Hyperlink"/>
          </w:rPr>
          <w:t>4.1.1</w:t>
        </w:r>
        <w:r w:rsidR="006A6C0A">
          <w:rPr>
            <w:rFonts w:asciiTheme="minorHAnsi" w:eastAsiaTheme="minorEastAsia" w:hAnsiTheme="minorHAnsi" w:cstheme="minorBidi"/>
            <w:sz w:val="22"/>
            <w:szCs w:val="22"/>
            <w:lang w:val="en-US" w:eastAsia="en-US"/>
          </w:rPr>
          <w:tab/>
        </w:r>
        <w:r w:rsidR="006A6C0A" w:rsidRPr="00E84EA5">
          <w:rPr>
            <w:rStyle w:val="Hyperlink"/>
          </w:rPr>
          <w:t>Muss</w:t>
        </w:r>
        <w:r w:rsidR="006A6C0A" w:rsidRPr="00E84EA5">
          <w:rPr>
            <w:rStyle w:val="Hyperlink"/>
            <w:i/>
          </w:rPr>
          <w:t>-</w:t>
        </w:r>
        <w:r w:rsidR="006A6C0A" w:rsidRPr="00E84EA5">
          <w:rPr>
            <w:rStyle w:val="Hyperlink"/>
          </w:rPr>
          <w:t>Kriterien</w:t>
        </w:r>
        <w:r w:rsidR="006A6C0A">
          <w:rPr>
            <w:webHidden/>
          </w:rPr>
          <w:tab/>
        </w:r>
        <w:r w:rsidR="006A6C0A">
          <w:rPr>
            <w:webHidden/>
          </w:rPr>
          <w:fldChar w:fldCharType="begin"/>
        </w:r>
        <w:r w:rsidR="006A6C0A">
          <w:rPr>
            <w:webHidden/>
          </w:rPr>
          <w:instrText xml:space="preserve"> PAGEREF _Toc521311610 \h </w:instrText>
        </w:r>
        <w:r w:rsidR="006A6C0A">
          <w:rPr>
            <w:webHidden/>
          </w:rPr>
        </w:r>
        <w:r w:rsidR="006A6C0A">
          <w:rPr>
            <w:webHidden/>
          </w:rPr>
          <w:fldChar w:fldCharType="separate"/>
        </w:r>
        <w:r w:rsidR="00693A00">
          <w:rPr>
            <w:webHidden/>
          </w:rPr>
          <w:t>20</w:t>
        </w:r>
        <w:r w:rsidR="006A6C0A">
          <w:rPr>
            <w:webHidden/>
          </w:rPr>
          <w:fldChar w:fldCharType="end"/>
        </w:r>
      </w:hyperlink>
    </w:p>
    <w:p w14:paraId="4E6447EA" w14:textId="2174CC04" w:rsidR="006A6C0A" w:rsidRDefault="00D01B63">
      <w:pPr>
        <w:pStyle w:val="Verzeichnis3"/>
        <w:rPr>
          <w:rFonts w:asciiTheme="minorHAnsi" w:eastAsiaTheme="minorEastAsia" w:hAnsiTheme="minorHAnsi" w:cstheme="minorBidi"/>
          <w:sz w:val="22"/>
          <w:szCs w:val="22"/>
          <w:lang w:val="en-US" w:eastAsia="en-US"/>
        </w:rPr>
      </w:pPr>
      <w:hyperlink w:anchor="_Toc521311611" w:history="1">
        <w:r w:rsidR="006A6C0A" w:rsidRPr="00E84EA5">
          <w:rPr>
            <w:rStyle w:val="Hyperlink"/>
          </w:rPr>
          <w:t>4.1.2</w:t>
        </w:r>
        <w:r w:rsidR="006A6C0A">
          <w:rPr>
            <w:rFonts w:asciiTheme="minorHAnsi" w:eastAsiaTheme="minorEastAsia" w:hAnsiTheme="minorHAnsi" w:cstheme="minorBidi"/>
            <w:sz w:val="22"/>
            <w:szCs w:val="22"/>
            <w:lang w:val="en-US" w:eastAsia="en-US"/>
          </w:rPr>
          <w:tab/>
        </w:r>
        <w:r w:rsidR="006A6C0A" w:rsidRPr="00E84EA5">
          <w:rPr>
            <w:rStyle w:val="Hyperlink"/>
          </w:rPr>
          <w:t>Kann-Kriterien</w:t>
        </w:r>
        <w:r w:rsidR="006A6C0A">
          <w:rPr>
            <w:webHidden/>
          </w:rPr>
          <w:tab/>
        </w:r>
        <w:r w:rsidR="006A6C0A">
          <w:rPr>
            <w:webHidden/>
          </w:rPr>
          <w:fldChar w:fldCharType="begin"/>
        </w:r>
        <w:r w:rsidR="006A6C0A">
          <w:rPr>
            <w:webHidden/>
          </w:rPr>
          <w:instrText xml:space="preserve"> PAGEREF _Toc521311611 \h </w:instrText>
        </w:r>
        <w:r w:rsidR="006A6C0A">
          <w:rPr>
            <w:webHidden/>
          </w:rPr>
        </w:r>
        <w:r w:rsidR="006A6C0A">
          <w:rPr>
            <w:webHidden/>
          </w:rPr>
          <w:fldChar w:fldCharType="separate"/>
        </w:r>
        <w:r w:rsidR="00693A00">
          <w:rPr>
            <w:webHidden/>
          </w:rPr>
          <w:t>21</w:t>
        </w:r>
        <w:r w:rsidR="006A6C0A">
          <w:rPr>
            <w:webHidden/>
          </w:rPr>
          <w:fldChar w:fldCharType="end"/>
        </w:r>
      </w:hyperlink>
    </w:p>
    <w:p w14:paraId="7827AE20" w14:textId="1C71FA91" w:rsidR="006A6C0A" w:rsidRDefault="00D01B63">
      <w:pPr>
        <w:pStyle w:val="Verzeichnis2"/>
        <w:rPr>
          <w:rFonts w:asciiTheme="minorHAnsi" w:eastAsiaTheme="minorEastAsia" w:hAnsiTheme="minorHAnsi" w:cstheme="minorBidi"/>
          <w:bCs w:val="0"/>
          <w:noProof/>
          <w:sz w:val="22"/>
          <w:szCs w:val="22"/>
          <w:lang w:val="en-US" w:eastAsia="en-US"/>
        </w:rPr>
      </w:pPr>
      <w:hyperlink w:anchor="_Toc521311612" w:history="1">
        <w:r w:rsidR="006A6C0A" w:rsidRPr="00E84EA5">
          <w:rPr>
            <w:rStyle w:val="Hyperlink"/>
            <w:noProof/>
          </w:rPr>
          <w:t>4.2</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Nichtfunktionale Anforderungen</w:t>
        </w:r>
        <w:r w:rsidR="006A6C0A">
          <w:rPr>
            <w:noProof/>
            <w:webHidden/>
          </w:rPr>
          <w:tab/>
        </w:r>
        <w:r w:rsidR="006A6C0A">
          <w:rPr>
            <w:noProof/>
            <w:webHidden/>
          </w:rPr>
          <w:fldChar w:fldCharType="begin"/>
        </w:r>
        <w:r w:rsidR="006A6C0A">
          <w:rPr>
            <w:noProof/>
            <w:webHidden/>
          </w:rPr>
          <w:instrText xml:space="preserve"> PAGEREF _Toc521311612 \h </w:instrText>
        </w:r>
        <w:r w:rsidR="006A6C0A">
          <w:rPr>
            <w:noProof/>
            <w:webHidden/>
          </w:rPr>
        </w:r>
        <w:r w:rsidR="006A6C0A">
          <w:rPr>
            <w:noProof/>
            <w:webHidden/>
          </w:rPr>
          <w:fldChar w:fldCharType="separate"/>
        </w:r>
        <w:r w:rsidR="00693A00">
          <w:rPr>
            <w:noProof/>
            <w:webHidden/>
          </w:rPr>
          <w:t>22</w:t>
        </w:r>
        <w:r w:rsidR="006A6C0A">
          <w:rPr>
            <w:noProof/>
            <w:webHidden/>
          </w:rPr>
          <w:fldChar w:fldCharType="end"/>
        </w:r>
      </w:hyperlink>
    </w:p>
    <w:p w14:paraId="255004D4" w14:textId="14316742" w:rsidR="006A6C0A" w:rsidRDefault="00D01B63">
      <w:pPr>
        <w:pStyle w:val="Verzeichnis3"/>
        <w:rPr>
          <w:rFonts w:asciiTheme="minorHAnsi" w:eastAsiaTheme="minorEastAsia" w:hAnsiTheme="minorHAnsi" w:cstheme="minorBidi"/>
          <w:sz w:val="22"/>
          <w:szCs w:val="22"/>
          <w:lang w:val="en-US" w:eastAsia="en-US"/>
        </w:rPr>
      </w:pPr>
      <w:hyperlink w:anchor="_Toc521311613" w:history="1">
        <w:r w:rsidR="006A6C0A" w:rsidRPr="00E84EA5">
          <w:rPr>
            <w:rStyle w:val="Hyperlink"/>
          </w:rPr>
          <w:t>4.2.1</w:t>
        </w:r>
        <w:r w:rsidR="006A6C0A">
          <w:rPr>
            <w:rFonts w:asciiTheme="minorHAnsi" w:eastAsiaTheme="minorEastAsia" w:hAnsiTheme="minorHAnsi" w:cstheme="minorBidi"/>
            <w:sz w:val="22"/>
            <w:szCs w:val="22"/>
            <w:lang w:val="en-US" w:eastAsia="en-US"/>
          </w:rPr>
          <w:tab/>
        </w:r>
        <w:r w:rsidR="006A6C0A" w:rsidRPr="00E84EA5">
          <w:rPr>
            <w:rStyle w:val="Hyperlink"/>
          </w:rPr>
          <w:t>Muss-Kriterien</w:t>
        </w:r>
        <w:r w:rsidR="006A6C0A">
          <w:rPr>
            <w:webHidden/>
          </w:rPr>
          <w:tab/>
        </w:r>
        <w:r w:rsidR="006A6C0A">
          <w:rPr>
            <w:webHidden/>
          </w:rPr>
          <w:fldChar w:fldCharType="begin"/>
        </w:r>
        <w:r w:rsidR="006A6C0A">
          <w:rPr>
            <w:webHidden/>
          </w:rPr>
          <w:instrText xml:space="preserve"> PAGEREF _Toc521311613 \h </w:instrText>
        </w:r>
        <w:r w:rsidR="006A6C0A">
          <w:rPr>
            <w:webHidden/>
          </w:rPr>
        </w:r>
        <w:r w:rsidR="006A6C0A">
          <w:rPr>
            <w:webHidden/>
          </w:rPr>
          <w:fldChar w:fldCharType="separate"/>
        </w:r>
        <w:r w:rsidR="00693A00">
          <w:rPr>
            <w:webHidden/>
          </w:rPr>
          <w:t>22</w:t>
        </w:r>
        <w:r w:rsidR="006A6C0A">
          <w:rPr>
            <w:webHidden/>
          </w:rPr>
          <w:fldChar w:fldCharType="end"/>
        </w:r>
      </w:hyperlink>
    </w:p>
    <w:p w14:paraId="09D5EE98" w14:textId="78A6386A" w:rsidR="006A6C0A" w:rsidRDefault="00D01B63">
      <w:pPr>
        <w:pStyle w:val="Verzeichnis3"/>
        <w:rPr>
          <w:rFonts w:asciiTheme="minorHAnsi" w:eastAsiaTheme="minorEastAsia" w:hAnsiTheme="minorHAnsi" w:cstheme="minorBidi"/>
          <w:sz w:val="22"/>
          <w:szCs w:val="22"/>
          <w:lang w:val="en-US" w:eastAsia="en-US"/>
        </w:rPr>
      </w:pPr>
      <w:hyperlink w:anchor="_Toc521311614" w:history="1">
        <w:r w:rsidR="006A6C0A" w:rsidRPr="00E84EA5">
          <w:rPr>
            <w:rStyle w:val="Hyperlink"/>
          </w:rPr>
          <w:t>4.2.2</w:t>
        </w:r>
        <w:r w:rsidR="006A6C0A">
          <w:rPr>
            <w:rFonts w:asciiTheme="minorHAnsi" w:eastAsiaTheme="minorEastAsia" w:hAnsiTheme="minorHAnsi" w:cstheme="minorBidi"/>
            <w:sz w:val="22"/>
            <w:szCs w:val="22"/>
            <w:lang w:val="en-US" w:eastAsia="en-US"/>
          </w:rPr>
          <w:tab/>
        </w:r>
        <w:r w:rsidR="006A6C0A" w:rsidRPr="00E84EA5">
          <w:rPr>
            <w:rStyle w:val="Hyperlink"/>
          </w:rPr>
          <w:t>Kann-Kriterien</w:t>
        </w:r>
        <w:r w:rsidR="006A6C0A">
          <w:rPr>
            <w:webHidden/>
          </w:rPr>
          <w:tab/>
        </w:r>
        <w:r w:rsidR="006A6C0A">
          <w:rPr>
            <w:webHidden/>
          </w:rPr>
          <w:fldChar w:fldCharType="begin"/>
        </w:r>
        <w:r w:rsidR="006A6C0A">
          <w:rPr>
            <w:webHidden/>
          </w:rPr>
          <w:instrText xml:space="preserve"> PAGEREF _Toc521311614 \h </w:instrText>
        </w:r>
        <w:r w:rsidR="006A6C0A">
          <w:rPr>
            <w:webHidden/>
          </w:rPr>
        </w:r>
        <w:r w:rsidR="006A6C0A">
          <w:rPr>
            <w:webHidden/>
          </w:rPr>
          <w:fldChar w:fldCharType="separate"/>
        </w:r>
        <w:r w:rsidR="00693A00">
          <w:rPr>
            <w:webHidden/>
          </w:rPr>
          <w:t>22</w:t>
        </w:r>
        <w:r w:rsidR="006A6C0A">
          <w:rPr>
            <w:webHidden/>
          </w:rPr>
          <w:fldChar w:fldCharType="end"/>
        </w:r>
      </w:hyperlink>
    </w:p>
    <w:p w14:paraId="6F2EEBD2" w14:textId="76E13750" w:rsidR="006A6C0A" w:rsidRDefault="00D01B63">
      <w:pPr>
        <w:pStyle w:val="Verzeichnis2"/>
        <w:rPr>
          <w:rFonts w:asciiTheme="minorHAnsi" w:eastAsiaTheme="minorEastAsia" w:hAnsiTheme="minorHAnsi" w:cstheme="minorBidi"/>
          <w:bCs w:val="0"/>
          <w:noProof/>
          <w:sz w:val="22"/>
          <w:szCs w:val="22"/>
          <w:lang w:val="en-US" w:eastAsia="en-US"/>
        </w:rPr>
      </w:pPr>
      <w:hyperlink w:anchor="_Toc521311615" w:history="1">
        <w:r w:rsidR="006A6C0A" w:rsidRPr="00E84EA5">
          <w:rPr>
            <w:rStyle w:val="Hyperlink"/>
            <w:noProof/>
          </w:rPr>
          <w:t>4.3</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Anwendungsfälle</w:t>
        </w:r>
        <w:r w:rsidR="006A6C0A">
          <w:rPr>
            <w:noProof/>
            <w:webHidden/>
          </w:rPr>
          <w:tab/>
        </w:r>
        <w:r w:rsidR="006A6C0A">
          <w:rPr>
            <w:noProof/>
            <w:webHidden/>
          </w:rPr>
          <w:fldChar w:fldCharType="begin"/>
        </w:r>
        <w:r w:rsidR="006A6C0A">
          <w:rPr>
            <w:noProof/>
            <w:webHidden/>
          </w:rPr>
          <w:instrText xml:space="preserve"> PAGEREF _Toc521311615 \h </w:instrText>
        </w:r>
        <w:r w:rsidR="006A6C0A">
          <w:rPr>
            <w:noProof/>
            <w:webHidden/>
          </w:rPr>
        </w:r>
        <w:r w:rsidR="006A6C0A">
          <w:rPr>
            <w:noProof/>
            <w:webHidden/>
          </w:rPr>
          <w:fldChar w:fldCharType="separate"/>
        </w:r>
        <w:r w:rsidR="00693A00">
          <w:rPr>
            <w:noProof/>
            <w:webHidden/>
          </w:rPr>
          <w:t>22</w:t>
        </w:r>
        <w:r w:rsidR="006A6C0A">
          <w:rPr>
            <w:noProof/>
            <w:webHidden/>
          </w:rPr>
          <w:fldChar w:fldCharType="end"/>
        </w:r>
      </w:hyperlink>
    </w:p>
    <w:p w14:paraId="7619D6BD" w14:textId="4A5F661B" w:rsidR="006A6C0A" w:rsidRDefault="00D01B63">
      <w:pPr>
        <w:pStyle w:val="Verzeichnis1"/>
        <w:rPr>
          <w:rFonts w:asciiTheme="minorHAnsi" w:eastAsiaTheme="minorEastAsia" w:hAnsiTheme="minorHAnsi" w:cstheme="minorBidi"/>
          <w:b w:val="0"/>
          <w:bCs w:val="0"/>
          <w:noProof/>
          <w:sz w:val="22"/>
          <w:szCs w:val="22"/>
          <w:lang w:val="en-US" w:eastAsia="en-US"/>
        </w:rPr>
      </w:pPr>
      <w:hyperlink w:anchor="_Toc521311616" w:history="1">
        <w:r w:rsidR="006A6C0A" w:rsidRPr="00E84EA5">
          <w:rPr>
            <w:rStyle w:val="Hyperlink"/>
            <w:noProof/>
          </w:rPr>
          <w:t>5</w:t>
        </w:r>
        <w:r w:rsidR="006A6C0A">
          <w:rPr>
            <w:rFonts w:asciiTheme="minorHAnsi" w:eastAsiaTheme="minorEastAsia" w:hAnsiTheme="minorHAnsi" w:cstheme="minorBidi"/>
            <w:b w:val="0"/>
            <w:bCs w:val="0"/>
            <w:noProof/>
            <w:sz w:val="22"/>
            <w:szCs w:val="22"/>
            <w:lang w:val="en-US" w:eastAsia="en-US"/>
          </w:rPr>
          <w:tab/>
        </w:r>
        <w:r w:rsidR="006A6C0A" w:rsidRPr="00E84EA5">
          <w:rPr>
            <w:rStyle w:val="Hyperlink"/>
            <w:noProof/>
          </w:rPr>
          <w:t>Evaluation der Technologien</w:t>
        </w:r>
        <w:r w:rsidR="006A6C0A">
          <w:rPr>
            <w:noProof/>
            <w:webHidden/>
          </w:rPr>
          <w:tab/>
        </w:r>
        <w:r w:rsidR="006A6C0A">
          <w:rPr>
            <w:noProof/>
            <w:webHidden/>
          </w:rPr>
          <w:fldChar w:fldCharType="begin"/>
        </w:r>
        <w:r w:rsidR="006A6C0A">
          <w:rPr>
            <w:noProof/>
            <w:webHidden/>
          </w:rPr>
          <w:instrText xml:space="preserve"> PAGEREF _Toc521311616 \h </w:instrText>
        </w:r>
        <w:r w:rsidR="006A6C0A">
          <w:rPr>
            <w:noProof/>
            <w:webHidden/>
          </w:rPr>
        </w:r>
        <w:r w:rsidR="006A6C0A">
          <w:rPr>
            <w:noProof/>
            <w:webHidden/>
          </w:rPr>
          <w:fldChar w:fldCharType="separate"/>
        </w:r>
        <w:r w:rsidR="00693A00">
          <w:rPr>
            <w:noProof/>
            <w:webHidden/>
          </w:rPr>
          <w:t>24</w:t>
        </w:r>
        <w:r w:rsidR="006A6C0A">
          <w:rPr>
            <w:noProof/>
            <w:webHidden/>
          </w:rPr>
          <w:fldChar w:fldCharType="end"/>
        </w:r>
      </w:hyperlink>
    </w:p>
    <w:p w14:paraId="58500FD0" w14:textId="62A97460" w:rsidR="006A6C0A" w:rsidRDefault="00D01B63">
      <w:pPr>
        <w:pStyle w:val="Verzeichnis2"/>
        <w:rPr>
          <w:rFonts w:asciiTheme="minorHAnsi" w:eastAsiaTheme="minorEastAsia" w:hAnsiTheme="minorHAnsi" w:cstheme="minorBidi"/>
          <w:bCs w:val="0"/>
          <w:noProof/>
          <w:sz w:val="22"/>
          <w:szCs w:val="22"/>
          <w:lang w:val="en-US" w:eastAsia="en-US"/>
        </w:rPr>
      </w:pPr>
      <w:hyperlink w:anchor="_Toc521311617" w:history="1">
        <w:r w:rsidR="006A6C0A" w:rsidRPr="00E84EA5">
          <w:rPr>
            <w:rStyle w:val="Hyperlink"/>
            <w:noProof/>
          </w:rPr>
          <w:t>5.1</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Clientseitig relevante Frameworks</w:t>
        </w:r>
        <w:r w:rsidR="006A6C0A">
          <w:rPr>
            <w:noProof/>
            <w:webHidden/>
          </w:rPr>
          <w:tab/>
        </w:r>
        <w:r w:rsidR="006A6C0A">
          <w:rPr>
            <w:noProof/>
            <w:webHidden/>
          </w:rPr>
          <w:fldChar w:fldCharType="begin"/>
        </w:r>
        <w:r w:rsidR="006A6C0A">
          <w:rPr>
            <w:noProof/>
            <w:webHidden/>
          </w:rPr>
          <w:instrText xml:space="preserve"> PAGEREF _Toc521311617 \h </w:instrText>
        </w:r>
        <w:r w:rsidR="006A6C0A">
          <w:rPr>
            <w:noProof/>
            <w:webHidden/>
          </w:rPr>
        </w:r>
        <w:r w:rsidR="006A6C0A">
          <w:rPr>
            <w:noProof/>
            <w:webHidden/>
          </w:rPr>
          <w:fldChar w:fldCharType="separate"/>
        </w:r>
        <w:r w:rsidR="00693A00">
          <w:rPr>
            <w:noProof/>
            <w:webHidden/>
          </w:rPr>
          <w:t>24</w:t>
        </w:r>
        <w:r w:rsidR="006A6C0A">
          <w:rPr>
            <w:noProof/>
            <w:webHidden/>
          </w:rPr>
          <w:fldChar w:fldCharType="end"/>
        </w:r>
      </w:hyperlink>
    </w:p>
    <w:p w14:paraId="127B81D8" w14:textId="2006573A" w:rsidR="006A6C0A" w:rsidRDefault="00D01B63">
      <w:pPr>
        <w:pStyle w:val="Verzeichnis3"/>
        <w:rPr>
          <w:rFonts w:asciiTheme="minorHAnsi" w:eastAsiaTheme="minorEastAsia" w:hAnsiTheme="minorHAnsi" w:cstheme="minorBidi"/>
          <w:sz w:val="22"/>
          <w:szCs w:val="22"/>
          <w:lang w:val="en-US" w:eastAsia="en-US"/>
        </w:rPr>
      </w:pPr>
      <w:hyperlink w:anchor="_Toc521311618" w:history="1">
        <w:r w:rsidR="006A6C0A" w:rsidRPr="00E84EA5">
          <w:rPr>
            <w:rStyle w:val="Hyperlink"/>
          </w:rPr>
          <w:t>5.1.1</w:t>
        </w:r>
        <w:r w:rsidR="006A6C0A">
          <w:rPr>
            <w:rFonts w:asciiTheme="minorHAnsi" w:eastAsiaTheme="minorEastAsia" w:hAnsiTheme="minorHAnsi" w:cstheme="minorBidi"/>
            <w:sz w:val="22"/>
            <w:szCs w:val="22"/>
            <w:lang w:val="en-US" w:eastAsia="en-US"/>
          </w:rPr>
          <w:tab/>
        </w:r>
        <w:r w:rsidR="006A6C0A" w:rsidRPr="00E84EA5">
          <w:rPr>
            <w:rStyle w:val="Hyperlink"/>
          </w:rPr>
          <w:t>JavaScript Frameworks</w:t>
        </w:r>
        <w:r w:rsidR="006A6C0A">
          <w:rPr>
            <w:webHidden/>
          </w:rPr>
          <w:tab/>
        </w:r>
        <w:r w:rsidR="006A6C0A">
          <w:rPr>
            <w:webHidden/>
          </w:rPr>
          <w:fldChar w:fldCharType="begin"/>
        </w:r>
        <w:r w:rsidR="006A6C0A">
          <w:rPr>
            <w:webHidden/>
          </w:rPr>
          <w:instrText xml:space="preserve"> PAGEREF _Toc521311618 \h </w:instrText>
        </w:r>
        <w:r w:rsidR="006A6C0A">
          <w:rPr>
            <w:webHidden/>
          </w:rPr>
        </w:r>
        <w:r w:rsidR="006A6C0A">
          <w:rPr>
            <w:webHidden/>
          </w:rPr>
          <w:fldChar w:fldCharType="separate"/>
        </w:r>
        <w:r w:rsidR="00693A00">
          <w:rPr>
            <w:webHidden/>
          </w:rPr>
          <w:t>25</w:t>
        </w:r>
        <w:r w:rsidR="006A6C0A">
          <w:rPr>
            <w:webHidden/>
          </w:rPr>
          <w:fldChar w:fldCharType="end"/>
        </w:r>
      </w:hyperlink>
    </w:p>
    <w:p w14:paraId="273108CC" w14:textId="5EB76435" w:rsidR="006A6C0A" w:rsidRDefault="00D01B63">
      <w:pPr>
        <w:pStyle w:val="Verzeichnis3"/>
        <w:rPr>
          <w:rFonts w:asciiTheme="minorHAnsi" w:eastAsiaTheme="minorEastAsia" w:hAnsiTheme="minorHAnsi" w:cstheme="minorBidi"/>
          <w:sz w:val="22"/>
          <w:szCs w:val="22"/>
          <w:lang w:val="en-US" w:eastAsia="en-US"/>
        </w:rPr>
      </w:pPr>
      <w:hyperlink w:anchor="_Toc521311619" w:history="1">
        <w:r w:rsidR="006A6C0A" w:rsidRPr="00E84EA5">
          <w:rPr>
            <w:rStyle w:val="Hyperlink"/>
          </w:rPr>
          <w:t>5.1.2</w:t>
        </w:r>
        <w:r w:rsidR="006A6C0A">
          <w:rPr>
            <w:rFonts w:asciiTheme="minorHAnsi" w:eastAsiaTheme="minorEastAsia" w:hAnsiTheme="minorHAnsi" w:cstheme="minorBidi"/>
            <w:sz w:val="22"/>
            <w:szCs w:val="22"/>
            <w:lang w:val="en-US" w:eastAsia="en-US"/>
          </w:rPr>
          <w:tab/>
        </w:r>
        <w:r w:rsidR="006A6C0A" w:rsidRPr="00E84EA5">
          <w:rPr>
            <w:rStyle w:val="Hyperlink"/>
          </w:rPr>
          <w:t>UI-JavaScript-Bibliotheken</w:t>
        </w:r>
        <w:r w:rsidR="006A6C0A">
          <w:rPr>
            <w:webHidden/>
          </w:rPr>
          <w:tab/>
        </w:r>
        <w:r w:rsidR="006A6C0A">
          <w:rPr>
            <w:webHidden/>
          </w:rPr>
          <w:fldChar w:fldCharType="begin"/>
        </w:r>
        <w:r w:rsidR="006A6C0A">
          <w:rPr>
            <w:webHidden/>
          </w:rPr>
          <w:instrText xml:space="preserve"> PAGEREF _Toc521311619 \h </w:instrText>
        </w:r>
        <w:r w:rsidR="006A6C0A">
          <w:rPr>
            <w:webHidden/>
          </w:rPr>
        </w:r>
        <w:r w:rsidR="006A6C0A">
          <w:rPr>
            <w:webHidden/>
          </w:rPr>
          <w:fldChar w:fldCharType="separate"/>
        </w:r>
        <w:r w:rsidR="00693A00">
          <w:rPr>
            <w:webHidden/>
          </w:rPr>
          <w:t>26</w:t>
        </w:r>
        <w:r w:rsidR="006A6C0A">
          <w:rPr>
            <w:webHidden/>
          </w:rPr>
          <w:fldChar w:fldCharType="end"/>
        </w:r>
      </w:hyperlink>
    </w:p>
    <w:p w14:paraId="1F2B3EF9" w14:textId="66948D42" w:rsidR="006A6C0A" w:rsidRDefault="00D01B63">
      <w:pPr>
        <w:pStyle w:val="Verzeichnis2"/>
        <w:rPr>
          <w:rFonts w:asciiTheme="minorHAnsi" w:eastAsiaTheme="minorEastAsia" w:hAnsiTheme="minorHAnsi" w:cstheme="minorBidi"/>
          <w:bCs w:val="0"/>
          <w:noProof/>
          <w:sz w:val="22"/>
          <w:szCs w:val="22"/>
          <w:lang w:val="en-US" w:eastAsia="en-US"/>
        </w:rPr>
      </w:pPr>
      <w:hyperlink w:anchor="_Toc521311620" w:history="1">
        <w:r w:rsidR="006A6C0A" w:rsidRPr="00E84EA5">
          <w:rPr>
            <w:rStyle w:val="Hyperlink"/>
            <w:noProof/>
          </w:rPr>
          <w:t>5.2</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Vergleichskriterien</w:t>
        </w:r>
        <w:r w:rsidR="006A6C0A">
          <w:rPr>
            <w:noProof/>
            <w:webHidden/>
          </w:rPr>
          <w:tab/>
        </w:r>
        <w:r w:rsidR="006A6C0A">
          <w:rPr>
            <w:noProof/>
            <w:webHidden/>
          </w:rPr>
          <w:fldChar w:fldCharType="begin"/>
        </w:r>
        <w:r w:rsidR="006A6C0A">
          <w:rPr>
            <w:noProof/>
            <w:webHidden/>
          </w:rPr>
          <w:instrText xml:space="preserve"> PAGEREF _Toc521311620 \h </w:instrText>
        </w:r>
        <w:r w:rsidR="006A6C0A">
          <w:rPr>
            <w:noProof/>
            <w:webHidden/>
          </w:rPr>
        </w:r>
        <w:r w:rsidR="006A6C0A">
          <w:rPr>
            <w:noProof/>
            <w:webHidden/>
          </w:rPr>
          <w:fldChar w:fldCharType="separate"/>
        </w:r>
        <w:r w:rsidR="00693A00">
          <w:rPr>
            <w:noProof/>
            <w:webHidden/>
          </w:rPr>
          <w:t>28</w:t>
        </w:r>
        <w:r w:rsidR="006A6C0A">
          <w:rPr>
            <w:noProof/>
            <w:webHidden/>
          </w:rPr>
          <w:fldChar w:fldCharType="end"/>
        </w:r>
      </w:hyperlink>
    </w:p>
    <w:p w14:paraId="591B8729" w14:textId="4148E746" w:rsidR="006A6C0A" w:rsidRDefault="00D01B63">
      <w:pPr>
        <w:pStyle w:val="Verzeichnis3"/>
        <w:rPr>
          <w:rFonts w:asciiTheme="minorHAnsi" w:eastAsiaTheme="minorEastAsia" w:hAnsiTheme="minorHAnsi" w:cstheme="minorBidi"/>
          <w:sz w:val="22"/>
          <w:szCs w:val="22"/>
          <w:lang w:val="en-US" w:eastAsia="en-US"/>
        </w:rPr>
      </w:pPr>
      <w:hyperlink w:anchor="_Toc521311621" w:history="1">
        <w:r w:rsidR="006A6C0A" w:rsidRPr="00E84EA5">
          <w:rPr>
            <w:rStyle w:val="Hyperlink"/>
          </w:rPr>
          <w:t>5.2.1</w:t>
        </w:r>
        <w:r w:rsidR="006A6C0A">
          <w:rPr>
            <w:rFonts w:asciiTheme="minorHAnsi" w:eastAsiaTheme="minorEastAsia" w:hAnsiTheme="minorHAnsi" w:cstheme="minorBidi"/>
            <w:sz w:val="22"/>
            <w:szCs w:val="22"/>
            <w:lang w:val="en-US" w:eastAsia="en-US"/>
          </w:rPr>
          <w:tab/>
        </w:r>
        <w:r w:rsidR="006A6C0A" w:rsidRPr="00E84EA5">
          <w:rPr>
            <w:rStyle w:val="Hyperlink"/>
          </w:rPr>
          <w:t>Lernkurve und Kosten</w:t>
        </w:r>
        <w:r w:rsidR="006A6C0A">
          <w:rPr>
            <w:webHidden/>
          </w:rPr>
          <w:tab/>
        </w:r>
        <w:r w:rsidR="006A6C0A">
          <w:rPr>
            <w:webHidden/>
          </w:rPr>
          <w:fldChar w:fldCharType="begin"/>
        </w:r>
        <w:r w:rsidR="006A6C0A">
          <w:rPr>
            <w:webHidden/>
          </w:rPr>
          <w:instrText xml:space="preserve"> PAGEREF _Toc521311621 \h </w:instrText>
        </w:r>
        <w:r w:rsidR="006A6C0A">
          <w:rPr>
            <w:webHidden/>
          </w:rPr>
        </w:r>
        <w:r w:rsidR="006A6C0A">
          <w:rPr>
            <w:webHidden/>
          </w:rPr>
          <w:fldChar w:fldCharType="separate"/>
        </w:r>
        <w:r w:rsidR="00693A00">
          <w:rPr>
            <w:webHidden/>
          </w:rPr>
          <w:t>29</w:t>
        </w:r>
        <w:r w:rsidR="006A6C0A">
          <w:rPr>
            <w:webHidden/>
          </w:rPr>
          <w:fldChar w:fldCharType="end"/>
        </w:r>
      </w:hyperlink>
    </w:p>
    <w:p w14:paraId="101D0C49" w14:textId="54A38100" w:rsidR="006A6C0A" w:rsidRDefault="00D01B63">
      <w:pPr>
        <w:pStyle w:val="Verzeichnis3"/>
        <w:rPr>
          <w:rFonts w:asciiTheme="minorHAnsi" w:eastAsiaTheme="minorEastAsia" w:hAnsiTheme="minorHAnsi" w:cstheme="minorBidi"/>
          <w:sz w:val="22"/>
          <w:szCs w:val="22"/>
          <w:lang w:val="en-US" w:eastAsia="en-US"/>
        </w:rPr>
      </w:pPr>
      <w:hyperlink w:anchor="_Toc521311622" w:history="1">
        <w:r w:rsidR="006A6C0A" w:rsidRPr="00E84EA5">
          <w:rPr>
            <w:rStyle w:val="Hyperlink"/>
          </w:rPr>
          <w:t>5.2.2</w:t>
        </w:r>
        <w:r w:rsidR="006A6C0A">
          <w:rPr>
            <w:rFonts w:asciiTheme="minorHAnsi" w:eastAsiaTheme="minorEastAsia" w:hAnsiTheme="minorHAnsi" w:cstheme="minorBidi"/>
            <w:sz w:val="22"/>
            <w:szCs w:val="22"/>
            <w:lang w:val="en-US" w:eastAsia="en-US"/>
          </w:rPr>
          <w:tab/>
        </w:r>
        <w:r w:rsidR="006A6C0A" w:rsidRPr="00E84EA5">
          <w:rPr>
            <w:rStyle w:val="Hyperlink"/>
          </w:rPr>
          <w:t>Kommunikationsmechanismen</w:t>
        </w:r>
        <w:r w:rsidR="006A6C0A">
          <w:rPr>
            <w:webHidden/>
          </w:rPr>
          <w:tab/>
        </w:r>
        <w:r w:rsidR="006A6C0A">
          <w:rPr>
            <w:webHidden/>
          </w:rPr>
          <w:fldChar w:fldCharType="begin"/>
        </w:r>
        <w:r w:rsidR="006A6C0A">
          <w:rPr>
            <w:webHidden/>
          </w:rPr>
          <w:instrText xml:space="preserve"> PAGEREF _Toc521311622 \h </w:instrText>
        </w:r>
        <w:r w:rsidR="006A6C0A">
          <w:rPr>
            <w:webHidden/>
          </w:rPr>
        </w:r>
        <w:r w:rsidR="006A6C0A">
          <w:rPr>
            <w:webHidden/>
          </w:rPr>
          <w:fldChar w:fldCharType="separate"/>
        </w:r>
        <w:r w:rsidR="00693A00">
          <w:rPr>
            <w:webHidden/>
          </w:rPr>
          <w:t>29</w:t>
        </w:r>
        <w:r w:rsidR="006A6C0A">
          <w:rPr>
            <w:webHidden/>
          </w:rPr>
          <w:fldChar w:fldCharType="end"/>
        </w:r>
      </w:hyperlink>
    </w:p>
    <w:p w14:paraId="456CFE92" w14:textId="41631F80" w:rsidR="006A6C0A" w:rsidRDefault="00D01B63">
      <w:pPr>
        <w:pStyle w:val="Verzeichnis3"/>
        <w:rPr>
          <w:rFonts w:asciiTheme="minorHAnsi" w:eastAsiaTheme="minorEastAsia" w:hAnsiTheme="minorHAnsi" w:cstheme="minorBidi"/>
          <w:sz w:val="22"/>
          <w:szCs w:val="22"/>
          <w:lang w:val="en-US" w:eastAsia="en-US"/>
        </w:rPr>
      </w:pPr>
      <w:hyperlink w:anchor="_Toc521311623" w:history="1">
        <w:r w:rsidR="006A6C0A" w:rsidRPr="00E84EA5">
          <w:rPr>
            <w:rStyle w:val="Hyperlink"/>
          </w:rPr>
          <w:t>5.2.3</w:t>
        </w:r>
        <w:r w:rsidR="006A6C0A">
          <w:rPr>
            <w:rFonts w:asciiTheme="minorHAnsi" w:eastAsiaTheme="minorEastAsia" w:hAnsiTheme="minorHAnsi" w:cstheme="minorBidi"/>
            <w:sz w:val="22"/>
            <w:szCs w:val="22"/>
            <w:lang w:val="en-US" w:eastAsia="en-US"/>
          </w:rPr>
          <w:tab/>
        </w:r>
        <w:r w:rsidR="006A6C0A" w:rsidRPr="00E84EA5">
          <w:rPr>
            <w:rStyle w:val="Hyperlink"/>
          </w:rPr>
          <w:t>Programmierkonzept</w:t>
        </w:r>
        <w:r w:rsidR="006A6C0A">
          <w:rPr>
            <w:webHidden/>
          </w:rPr>
          <w:tab/>
        </w:r>
        <w:r w:rsidR="006A6C0A">
          <w:rPr>
            <w:webHidden/>
          </w:rPr>
          <w:fldChar w:fldCharType="begin"/>
        </w:r>
        <w:r w:rsidR="006A6C0A">
          <w:rPr>
            <w:webHidden/>
          </w:rPr>
          <w:instrText xml:space="preserve"> PAGEREF _Toc521311623 \h </w:instrText>
        </w:r>
        <w:r w:rsidR="006A6C0A">
          <w:rPr>
            <w:webHidden/>
          </w:rPr>
        </w:r>
        <w:r w:rsidR="006A6C0A">
          <w:rPr>
            <w:webHidden/>
          </w:rPr>
          <w:fldChar w:fldCharType="separate"/>
        </w:r>
        <w:r w:rsidR="00693A00">
          <w:rPr>
            <w:webHidden/>
          </w:rPr>
          <w:t>29</w:t>
        </w:r>
        <w:r w:rsidR="006A6C0A">
          <w:rPr>
            <w:webHidden/>
          </w:rPr>
          <w:fldChar w:fldCharType="end"/>
        </w:r>
      </w:hyperlink>
    </w:p>
    <w:p w14:paraId="016F0DC5" w14:textId="5D49D2C6" w:rsidR="006A6C0A" w:rsidRDefault="00D01B63">
      <w:pPr>
        <w:pStyle w:val="Verzeichnis2"/>
        <w:rPr>
          <w:rFonts w:asciiTheme="minorHAnsi" w:eastAsiaTheme="minorEastAsia" w:hAnsiTheme="minorHAnsi" w:cstheme="minorBidi"/>
          <w:bCs w:val="0"/>
          <w:noProof/>
          <w:sz w:val="22"/>
          <w:szCs w:val="22"/>
          <w:lang w:val="en-US" w:eastAsia="en-US"/>
        </w:rPr>
      </w:pPr>
      <w:hyperlink w:anchor="_Toc521311624" w:history="1">
        <w:r w:rsidR="006A6C0A" w:rsidRPr="00E84EA5">
          <w:rPr>
            <w:rStyle w:val="Hyperlink"/>
            <w:noProof/>
          </w:rPr>
          <w:t>5.3</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Ergebnisse der Analyse</w:t>
        </w:r>
        <w:r w:rsidR="006A6C0A">
          <w:rPr>
            <w:noProof/>
            <w:webHidden/>
          </w:rPr>
          <w:tab/>
        </w:r>
        <w:r w:rsidR="006A6C0A">
          <w:rPr>
            <w:noProof/>
            <w:webHidden/>
          </w:rPr>
          <w:fldChar w:fldCharType="begin"/>
        </w:r>
        <w:r w:rsidR="006A6C0A">
          <w:rPr>
            <w:noProof/>
            <w:webHidden/>
          </w:rPr>
          <w:instrText xml:space="preserve"> PAGEREF _Toc521311624 \h </w:instrText>
        </w:r>
        <w:r w:rsidR="006A6C0A">
          <w:rPr>
            <w:noProof/>
            <w:webHidden/>
          </w:rPr>
        </w:r>
        <w:r w:rsidR="006A6C0A">
          <w:rPr>
            <w:noProof/>
            <w:webHidden/>
          </w:rPr>
          <w:fldChar w:fldCharType="separate"/>
        </w:r>
        <w:r w:rsidR="00693A00">
          <w:rPr>
            <w:noProof/>
            <w:webHidden/>
          </w:rPr>
          <w:t>30</w:t>
        </w:r>
        <w:r w:rsidR="006A6C0A">
          <w:rPr>
            <w:noProof/>
            <w:webHidden/>
          </w:rPr>
          <w:fldChar w:fldCharType="end"/>
        </w:r>
      </w:hyperlink>
    </w:p>
    <w:p w14:paraId="1C6FF32B" w14:textId="3AB5D80F" w:rsidR="006A6C0A" w:rsidRDefault="00D01B63">
      <w:pPr>
        <w:pStyle w:val="Verzeichnis2"/>
        <w:rPr>
          <w:rFonts w:asciiTheme="minorHAnsi" w:eastAsiaTheme="minorEastAsia" w:hAnsiTheme="minorHAnsi" w:cstheme="minorBidi"/>
          <w:bCs w:val="0"/>
          <w:noProof/>
          <w:sz w:val="22"/>
          <w:szCs w:val="22"/>
          <w:lang w:val="en-US" w:eastAsia="en-US"/>
        </w:rPr>
      </w:pPr>
      <w:hyperlink w:anchor="_Toc521311625" w:history="1">
        <w:r w:rsidR="006A6C0A" w:rsidRPr="00E84EA5">
          <w:rPr>
            <w:rStyle w:val="Hyperlink"/>
            <w:noProof/>
            <w:lang w:val="en-US"/>
          </w:rPr>
          <w:t>5.4</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lang w:val="en-US"/>
          </w:rPr>
          <w:t>Bootstrap</w:t>
        </w:r>
        <w:r w:rsidR="006A6C0A">
          <w:rPr>
            <w:noProof/>
            <w:webHidden/>
          </w:rPr>
          <w:tab/>
        </w:r>
        <w:r w:rsidR="006A6C0A">
          <w:rPr>
            <w:noProof/>
            <w:webHidden/>
          </w:rPr>
          <w:fldChar w:fldCharType="begin"/>
        </w:r>
        <w:r w:rsidR="006A6C0A">
          <w:rPr>
            <w:noProof/>
            <w:webHidden/>
          </w:rPr>
          <w:instrText xml:space="preserve"> PAGEREF _Toc521311625 \h </w:instrText>
        </w:r>
        <w:r w:rsidR="006A6C0A">
          <w:rPr>
            <w:noProof/>
            <w:webHidden/>
          </w:rPr>
        </w:r>
        <w:r w:rsidR="006A6C0A">
          <w:rPr>
            <w:noProof/>
            <w:webHidden/>
          </w:rPr>
          <w:fldChar w:fldCharType="separate"/>
        </w:r>
        <w:r w:rsidR="00693A00">
          <w:rPr>
            <w:noProof/>
            <w:webHidden/>
          </w:rPr>
          <w:t>31</w:t>
        </w:r>
        <w:r w:rsidR="006A6C0A">
          <w:rPr>
            <w:noProof/>
            <w:webHidden/>
          </w:rPr>
          <w:fldChar w:fldCharType="end"/>
        </w:r>
      </w:hyperlink>
    </w:p>
    <w:p w14:paraId="0DD07FBC" w14:textId="305480DD" w:rsidR="006A6C0A" w:rsidRDefault="00D01B63">
      <w:pPr>
        <w:pStyle w:val="Verzeichnis2"/>
        <w:rPr>
          <w:rFonts w:asciiTheme="minorHAnsi" w:eastAsiaTheme="minorEastAsia" w:hAnsiTheme="minorHAnsi" w:cstheme="minorBidi"/>
          <w:bCs w:val="0"/>
          <w:noProof/>
          <w:sz w:val="22"/>
          <w:szCs w:val="22"/>
          <w:lang w:val="en-US" w:eastAsia="en-US"/>
        </w:rPr>
      </w:pPr>
      <w:hyperlink w:anchor="_Toc521311626" w:history="1">
        <w:r w:rsidR="006A6C0A" w:rsidRPr="00E84EA5">
          <w:rPr>
            <w:rStyle w:val="Hyperlink"/>
            <w:noProof/>
            <w:lang w:val="en-US"/>
          </w:rPr>
          <w:t>5.5</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lang w:val="en-US"/>
          </w:rPr>
          <w:t>ASP.NET Core</w:t>
        </w:r>
        <w:r w:rsidR="006A6C0A">
          <w:rPr>
            <w:noProof/>
            <w:webHidden/>
          </w:rPr>
          <w:tab/>
        </w:r>
        <w:r w:rsidR="006A6C0A">
          <w:rPr>
            <w:noProof/>
            <w:webHidden/>
          </w:rPr>
          <w:fldChar w:fldCharType="begin"/>
        </w:r>
        <w:r w:rsidR="006A6C0A">
          <w:rPr>
            <w:noProof/>
            <w:webHidden/>
          </w:rPr>
          <w:instrText xml:space="preserve"> PAGEREF _Toc521311626 \h </w:instrText>
        </w:r>
        <w:r w:rsidR="006A6C0A">
          <w:rPr>
            <w:noProof/>
            <w:webHidden/>
          </w:rPr>
        </w:r>
        <w:r w:rsidR="006A6C0A">
          <w:rPr>
            <w:noProof/>
            <w:webHidden/>
          </w:rPr>
          <w:fldChar w:fldCharType="separate"/>
        </w:r>
        <w:r w:rsidR="00693A00">
          <w:rPr>
            <w:noProof/>
            <w:webHidden/>
          </w:rPr>
          <w:t>32</w:t>
        </w:r>
        <w:r w:rsidR="006A6C0A">
          <w:rPr>
            <w:noProof/>
            <w:webHidden/>
          </w:rPr>
          <w:fldChar w:fldCharType="end"/>
        </w:r>
      </w:hyperlink>
    </w:p>
    <w:p w14:paraId="12C0F660" w14:textId="214DC23B" w:rsidR="006A6C0A" w:rsidRDefault="00D01B63">
      <w:pPr>
        <w:pStyle w:val="Verzeichnis1"/>
        <w:rPr>
          <w:rFonts w:asciiTheme="minorHAnsi" w:eastAsiaTheme="minorEastAsia" w:hAnsiTheme="minorHAnsi" w:cstheme="minorBidi"/>
          <w:b w:val="0"/>
          <w:bCs w:val="0"/>
          <w:noProof/>
          <w:sz w:val="22"/>
          <w:szCs w:val="22"/>
          <w:lang w:val="en-US" w:eastAsia="en-US"/>
        </w:rPr>
      </w:pPr>
      <w:hyperlink w:anchor="_Toc521311627" w:history="1">
        <w:r w:rsidR="006A6C0A" w:rsidRPr="00E84EA5">
          <w:rPr>
            <w:rStyle w:val="Hyperlink"/>
            <w:noProof/>
          </w:rPr>
          <w:t>6</w:t>
        </w:r>
        <w:r w:rsidR="006A6C0A">
          <w:rPr>
            <w:rFonts w:asciiTheme="minorHAnsi" w:eastAsiaTheme="minorEastAsia" w:hAnsiTheme="minorHAnsi" w:cstheme="minorBidi"/>
            <w:b w:val="0"/>
            <w:bCs w:val="0"/>
            <w:noProof/>
            <w:sz w:val="22"/>
            <w:szCs w:val="22"/>
            <w:lang w:val="en-US" w:eastAsia="en-US"/>
          </w:rPr>
          <w:tab/>
        </w:r>
        <w:r w:rsidR="006A6C0A" w:rsidRPr="00E84EA5">
          <w:rPr>
            <w:rStyle w:val="Hyperlink"/>
            <w:noProof/>
          </w:rPr>
          <w:t>Spezifikation und Konzept</w:t>
        </w:r>
        <w:r w:rsidR="006A6C0A">
          <w:rPr>
            <w:noProof/>
            <w:webHidden/>
          </w:rPr>
          <w:tab/>
        </w:r>
        <w:r w:rsidR="006A6C0A">
          <w:rPr>
            <w:noProof/>
            <w:webHidden/>
          </w:rPr>
          <w:fldChar w:fldCharType="begin"/>
        </w:r>
        <w:r w:rsidR="006A6C0A">
          <w:rPr>
            <w:noProof/>
            <w:webHidden/>
          </w:rPr>
          <w:instrText xml:space="preserve"> PAGEREF _Toc521311627 \h </w:instrText>
        </w:r>
        <w:r w:rsidR="006A6C0A">
          <w:rPr>
            <w:noProof/>
            <w:webHidden/>
          </w:rPr>
        </w:r>
        <w:r w:rsidR="006A6C0A">
          <w:rPr>
            <w:noProof/>
            <w:webHidden/>
          </w:rPr>
          <w:fldChar w:fldCharType="separate"/>
        </w:r>
        <w:r w:rsidR="00693A00">
          <w:rPr>
            <w:noProof/>
            <w:webHidden/>
          </w:rPr>
          <w:t>34</w:t>
        </w:r>
        <w:r w:rsidR="006A6C0A">
          <w:rPr>
            <w:noProof/>
            <w:webHidden/>
          </w:rPr>
          <w:fldChar w:fldCharType="end"/>
        </w:r>
      </w:hyperlink>
    </w:p>
    <w:p w14:paraId="0FB87D02" w14:textId="74F93FF2" w:rsidR="006A6C0A" w:rsidRDefault="00D01B63">
      <w:pPr>
        <w:pStyle w:val="Verzeichnis2"/>
        <w:rPr>
          <w:rFonts w:asciiTheme="minorHAnsi" w:eastAsiaTheme="minorEastAsia" w:hAnsiTheme="minorHAnsi" w:cstheme="minorBidi"/>
          <w:bCs w:val="0"/>
          <w:noProof/>
          <w:sz w:val="22"/>
          <w:szCs w:val="22"/>
          <w:lang w:val="en-US" w:eastAsia="en-US"/>
        </w:rPr>
      </w:pPr>
      <w:hyperlink w:anchor="_Toc521311628" w:history="1">
        <w:r w:rsidR="006A6C0A" w:rsidRPr="00E84EA5">
          <w:rPr>
            <w:rStyle w:val="Hyperlink"/>
            <w:noProof/>
          </w:rPr>
          <w:t>6.1</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Topology-Editor, grundlegende Konzepte</w:t>
        </w:r>
        <w:r w:rsidR="006A6C0A">
          <w:rPr>
            <w:noProof/>
            <w:webHidden/>
          </w:rPr>
          <w:tab/>
        </w:r>
        <w:r w:rsidR="006A6C0A">
          <w:rPr>
            <w:noProof/>
            <w:webHidden/>
          </w:rPr>
          <w:fldChar w:fldCharType="begin"/>
        </w:r>
        <w:r w:rsidR="006A6C0A">
          <w:rPr>
            <w:noProof/>
            <w:webHidden/>
          </w:rPr>
          <w:instrText xml:space="preserve"> PAGEREF _Toc521311628 \h </w:instrText>
        </w:r>
        <w:r w:rsidR="006A6C0A">
          <w:rPr>
            <w:noProof/>
            <w:webHidden/>
          </w:rPr>
        </w:r>
        <w:r w:rsidR="006A6C0A">
          <w:rPr>
            <w:noProof/>
            <w:webHidden/>
          </w:rPr>
          <w:fldChar w:fldCharType="separate"/>
        </w:r>
        <w:r w:rsidR="00693A00">
          <w:rPr>
            <w:noProof/>
            <w:webHidden/>
          </w:rPr>
          <w:t>34</w:t>
        </w:r>
        <w:r w:rsidR="006A6C0A">
          <w:rPr>
            <w:noProof/>
            <w:webHidden/>
          </w:rPr>
          <w:fldChar w:fldCharType="end"/>
        </w:r>
      </w:hyperlink>
    </w:p>
    <w:p w14:paraId="33A0736E" w14:textId="27308810" w:rsidR="006A6C0A" w:rsidRDefault="00D01B63">
      <w:pPr>
        <w:pStyle w:val="Verzeichnis2"/>
        <w:rPr>
          <w:rFonts w:asciiTheme="minorHAnsi" w:eastAsiaTheme="minorEastAsia" w:hAnsiTheme="minorHAnsi" w:cstheme="minorBidi"/>
          <w:bCs w:val="0"/>
          <w:noProof/>
          <w:sz w:val="22"/>
          <w:szCs w:val="22"/>
          <w:lang w:val="en-US" w:eastAsia="en-US"/>
        </w:rPr>
      </w:pPr>
      <w:hyperlink w:anchor="_Toc521311629" w:history="1">
        <w:r w:rsidR="006A6C0A" w:rsidRPr="00E84EA5">
          <w:rPr>
            <w:rStyle w:val="Hyperlink"/>
            <w:noProof/>
          </w:rPr>
          <w:t>6.2</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ComStudio-Szenario</w:t>
        </w:r>
        <w:r w:rsidR="006A6C0A">
          <w:rPr>
            <w:noProof/>
            <w:webHidden/>
          </w:rPr>
          <w:tab/>
        </w:r>
        <w:r w:rsidR="006A6C0A">
          <w:rPr>
            <w:noProof/>
            <w:webHidden/>
          </w:rPr>
          <w:fldChar w:fldCharType="begin"/>
        </w:r>
        <w:r w:rsidR="006A6C0A">
          <w:rPr>
            <w:noProof/>
            <w:webHidden/>
          </w:rPr>
          <w:instrText xml:space="preserve"> PAGEREF _Toc521311629 \h </w:instrText>
        </w:r>
        <w:r w:rsidR="006A6C0A">
          <w:rPr>
            <w:noProof/>
            <w:webHidden/>
          </w:rPr>
        </w:r>
        <w:r w:rsidR="006A6C0A">
          <w:rPr>
            <w:noProof/>
            <w:webHidden/>
          </w:rPr>
          <w:fldChar w:fldCharType="separate"/>
        </w:r>
        <w:r w:rsidR="00693A00">
          <w:rPr>
            <w:noProof/>
            <w:webHidden/>
          </w:rPr>
          <w:t>35</w:t>
        </w:r>
        <w:r w:rsidR="006A6C0A">
          <w:rPr>
            <w:noProof/>
            <w:webHidden/>
          </w:rPr>
          <w:fldChar w:fldCharType="end"/>
        </w:r>
      </w:hyperlink>
    </w:p>
    <w:p w14:paraId="2D791FE9" w14:textId="4192C59D" w:rsidR="006A6C0A" w:rsidRDefault="00D01B63">
      <w:pPr>
        <w:pStyle w:val="Verzeichnis2"/>
        <w:rPr>
          <w:rFonts w:asciiTheme="minorHAnsi" w:eastAsiaTheme="minorEastAsia" w:hAnsiTheme="minorHAnsi" w:cstheme="minorBidi"/>
          <w:bCs w:val="0"/>
          <w:noProof/>
          <w:sz w:val="22"/>
          <w:szCs w:val="22"/>
          <w:lang w:val="en-US" w:eastAsia="en-US"/>
        </w:rPr>
      </w:pPr>
      <w:hyperlink w:anchor="_Toc521311630" w:history="1">
        <w:r w:rsidR="006A6C0A" w:rsidRPr="00E84EA5">
          <w:rPr>
            <w:rStyle w:val="Hyperlink"/>
            <w:noProof/>
          </w:rPr>
          <w:t>6.3</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ComStudio-Szenario, User Interface</w:t>
        </w:r>
        <w:r w:rsidR="006A6C0A">
          <w:rPr>
            <w:noProof/>
            <w:webHidden/>
          </w:rPr>
          <w:tab/>
        </w:r>
        <w:r w:rsidR="006A6C0A">
          <w:rPr>
            <w:noProof/>
            <w:webHidden/>
          </w:rPr>
          <w:fldChar w:fldCharType="begin"/>
        </w:r>
        <w:r w:rsidR="006A6C0A">
          <w:rPr>
            <w:noProof/>
            <w:webHidden/>
          </w:rPr>
          <w:instrText xml:space="preserve"> PAGEREF _Toc521311630 \h </w:instrText>
        </w:r>
        <w:r w:rsidR="006A6C0A">
          <w:rPr>
            <w:noProof/>
            <w:webHidden/>
          </w:rPr>
        </w:r>
        <w:r w:rsidR="006A6C0A">
          <w:rPr>
            <w:noProof/>
            <w:webHidden/>
          </w:rPr>
          <w:fldChar w:fldCharType="separate"/>
        </w:r>
        <w:r w:rsidR="00693A00">
          <w:rPr>
            <w:noProof/>
            <w:webHidden/>
          </w:rPr>
          <w:t>36</w:t>
        </w:r>
        <w:r w:rsidR="006A6C0A">
          <w:rPr>
            <w:noProof/>
            <w:webHidden/>
          </w:rPr>
          <w:fldChar w:fldCharType="end"/>
        </w:r>
      </w:hyperlink>
    </w:p>
    <w:p w14:paraId="1ACA00C8" w14:textId="2D30F421" w:rsidR="006A6C0A" w:rsidRDefault="00D01B63">
      <w:pPr>
        <w:pStyle w:val="Verzeichnis2"/>
        <w:rPr>
          <w:rFonts w:asciiTheme="minorHAnsi" w:eastAsiaTheme="minorEastAsia" w:hAnsiTheme="minorHAnsi" w:cstheme="minorBidi"/>
          <w:bCs w:val="0"/>
          <w:noProof/>
          <w:sz w:val="22"/>
          <w:szCs w:val="22"/>
          <w:lang w:val="en-US" w:eastAsia="en-US"/>
        </w:rPr>
      </w:pPr>
      <w:hyperlink w:anchor="_Toc521311631" w:history="1">
        <w:r w:rsidR="006A6C0A" w:rsidRPr="00E84EA5">
          <w:rPr>
            <w:rStyle w:val="Hyperlink"/>
            <w:noProof/>
          </w:rPr>
          <w:t>6.4</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Schnittstellen zwischen Komponenten</w:t>
        </w:r>
        <w:r w:rsidR="006A6C0A">
          <w:rPr>
            <w:noProof/>
            <w:webHidden/>
          </w:rPr>
          <w:tab/>
        </w:r>
        <w:r w:rsidR="006A6C0A">
          <w:rPr>
            <w:noProof/>
            <w:webHidden/>
          </w:rPr>
          <w:fldChar w:fldCharType="begin"/>
        </w:r>
        <w:r w:rsidR="006A6C0A">
          <w:rPr>
            <w:noProof/>
            <w:webHidden/>
          </w:rPr>
          <w:instrText xml:space="preserve"> PAGEREF _Toc521311631 \h </w:instrText>
        </w:r>
        <w:r w:rsidR="006A6C0A">
          <w:rPr>
            <w:noProof/>
            <w:webHidden/>
          </w:rPr>
        </w:r>
        <w:r w:rsidR="006A6C0A">
          <w:rPr>
            <w:noProof/>
            <w:webHidden/>
          </w:rPr>
          <w:fldChar w:fldCharType="separate"/>
        </w:r>
        <w:r w:rsidR="00693A00">
          <w:rPr>
            <w:noProof/>
            <w:webHidden/>
          </w:rPr>
          <w:t>36</w:t>
        </w:r>
        <w:r w:rsidR="006A6C0A">
          <w:rPr>
            <w:noProof/>
            <w:webHidden/>
          </w:rPr>
          <w:fldChar w:fldCharType="end"/>
        </w:r>
      </w:hyperlink>
    </w:p>
    <w:p w14:paraId="528CAD4B" w14:textId="401C8C67" w:rsidR="006A6C0A" w:rsidRDefault="00D01B63">
      <w:pPr>
        <w:pStyle w:val="Verzeichnis2"/>
        <w:rPr>
          <w:rFonts w:asciiTheme="minorHAnsi" w:eastAsiaTheme="minorEastAsia" w:hAnsiTheme="minorHAnsi" w:cstheme="minorBidi"/>
          <w:bCs w:val="0"/>
          <w:noProof/>
          <w:sz w:val="22"/>
          <w:szCs w:val="22"/>
          <w:lang w:val="en-US" w:eastAsia="en-US"/>
        </w:rPr>
      </w:pPr>
      <w:hyperlink w:anchor="_Toc521311632" w:history="1">
        <w:r w:rsidR="006A6C0A" w:rsidRPr="00E84EA5">
          <w:rPr>
            <w:rStyle w:val="Hyperlink"/>
            <w:noProof/>
          </w:rPr>
          <w:t>6.5</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Datendarstellung (Prozessdaten, Bedienungsdaten)</w:t>
        </w:r>
        <w:r w:rsidR="006A6C0A">
          <w:rPr>
            <w:noProof/>
            <w:webHidden/>
          </w:rPr>
          <w:tab/>
        </w:r>
        <w:r w:rsidR="006A6C0A">
          <w:rPr>
            <w:noProof/>
            <w:webHidden/>
          </w:rPr>
          <w:fldChar w:fldCharType="begin"/>
        </w:r>
        <w:r w:rsidR="006A6C0A">
          <w:rPr>
            <w:noProof/>
            <w:webHidden/>
          </w:rPr>
          <w:instrText xml:space="preserve"> PAGEREF _Toc521311632 \h </w:instrText>
        </w:r>
        <w:r w:rsidR="006A6C0A">
          <w:rPr>
            <w:noProof/>
            <w:webHidden/>
          </w:rPr>
        </w:r>
        <w:r w:rsidR="006A6C0A">
          <w:rPr>
            <w:noProof/>
            <w:webHidden/>
          </w:rPr>
          <w:fldChar w:fldCharType="separate"/>
        </w:r>
        <w:r w:rsidR="00693A00">
          <w:rPr>
            <w:noProof/>
            <w:webHidden/>
          </w:rPr>
          <w:t>37</w:t>
        </w:r>
        <w:r w:rsidR="006A6C0A">
          <w:rPr>
            <w:noProof/>
            <w:webHidden/>
          </w:rPr>
          <w:fldChar w:fldCharType="end"/>
        </w:r>
      </w:hyperlink>
    </w:p>
    <w:p w14:paraId="79E0F404" w14:textId="0660767D" w:rsidR="006A6C0A" w:rsidRDefault="00D01B63">
      <w:pPr>
        <w:pStyle w:val="Verzeichnis2"/>
        <w:rPr>
          <w:rFonts w:asciiTheme="minorHAnsi" w:eastAsiaTheme="minorEastAsia" w:hAnsiTheme="minorHAnsi" w:cstheme="minorBidi"/>
          <w:bCs w:val="0"/>
          <w:noProof/>
          <w:sz w:val="22"/>
          <w:szCs w:val="22"/>
          <w:lang w:val="en-US" w:eastAsia="en-US"/>
        </w:rPr>
      </w:pPr>
      <w:hyperlink w:anchor="_Toc521311633" w:history="1">
        <w:r w:rsidR="006A6C0A" w:rsidRPr="00E84EA5">
          <w:rPr>
            <w:rStyle w:val="Hyperlink"/>
            <w:noProof/>
          </w:rPr>
          <w:t>6.6</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Zukunftsaspekte (evtl. Erweiterungen)</w:t>
        </w:r>
        <w:r w:rsidR="006A6C0A">
          <w:rPr>
            <w:noProof/>
            <w:webHidden/>
          </w:rPr>
          <w:tab/>
        </w:r>
        <w:r w:rsidR="006A6C0A">
          <w:rPr>
            <w:noProof/>
            <w:webHidden/>
          </w:rPr>
          <w:fldChar w:fldCharType="begin"/>
        </w:r>
        <w:r w:rsidR="006A6C0A">
          <w:rPr>
            <w:noProof/>
            <w:webHidden/>
          </w:rPr>
          <w:instrText xml:space="preserve"> PAGEREF _Toc521311633 \h </w:instrText>
        </w:r>
        <w:r w:rsidR="006A6C0A">
          <w:rPr>
            <w:noProof/>
            <w:webHidden/>
          </w:rPr>
        </w:r>
        <w:r w:rsidR="006A6C0A">
          <w:rPr>
            <w:noProof/>
            <w:webHidden/>
          </w:rPr>
          <w:fldChar w:fldCharType="separate"/>
        </w:r>
        <w:r w:rsidR="00693A00">
          <w:rPr>
            <w:noProof/>
            <w:webHidden/>
          </w:rPr>
          <w:t>40</w:t>
        </w:r>
        <w:r w:rsidR="006A6C0A">
          <w:rPr>
            <w:noProof/>
            <w:webHidden/>
          </w:rPr>
          <w:fldChar w:fldCharType="end"/>
        </w:r>
      </w:hyperlink>
    </w:p>
    <w:p w14:paraId="45FE36D6" w14:textId="6041AF3C" w:rsidR="006A6C0A" w:rsidRDefault="00D01B63">
      <w:pPr>
        <w:pStyle w:val="Verzeichnis2"/>
        <w:rPr>
          <w:rFonts w:asciiTheme="minorHAnsi" w:eastAsiaTheme="minorEastAsia" w:hAnsiTheme="minorHAnsi" w:cstheme="minorBidi"/>
          <w:bCs w:val="0"/>
          <w:noProof/>
          <w:sz w:val="22"/>
          <w:szCs w:val="22"/>
          <w:lang w:val="en-US" w:eastAsia="en-US"/>
        </w:rPr>
      </w:pPr>
      <w:hyperlink w:anchor="_Toc521311634" w:history="1">
        <w:r w:rsidR="006A6C0A" w:rsidRPr="00E84EA5">
          <w:rPr>
            <w:rStyle w:val="Hyperlink"/>
            <w:noProof/>
          </w:rPr>
          <w:t>6.7</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Entwurf</w:t>
        </w:r>
        <w:r w:rsidR="006A6C0A">
          <w:rPr>
            <w:noProof/>
            <w:webHidden/>
          </w:rPr>
          <w:tab/>
        </w:r>
        <w:r w:rsidR="006A6C0A">
          <w:rPr>
            <w:noProof/>
            <w:webHidden/>
          </w:rPr>
          <w:fldChar w:fldCharType="begin"/>
        </w:r>
        <w:r w:rsidR="006A6C0A">
          <w:rPr>
            <w:noProof/>
            <w:webHidden/>
          </w:rPr>
          <w:instrText xml:space="preserve"> PAGEREF _Toc521311634 \h </w:instrText>
        </w:r>
        <w:r w:rsidR="006A6C0A">
          <w:rPr>
            <w:noProof/>
            <w:webHidden/>
          </w:rPr>
        </w:r>
        <w:r w:rsidR="006A6C0A">
          <w:rPr>
            <w:noProof/>
            <w:webHidden/>
          </w:rPr>
          <w:fldChar w:fldCharType="separate"/>
        </w:r>
        <w:r w:rsidR="00693A00">
          <w:rPr>
            <w:noProof/>
            <w:webHidden/>
          </w:rPr>
          <w:t>41</w:t>
        </w:r>
        <w:r w:rsidR="006A6C0A">
          <w:rPr>
            <w:noProof/>
            <w:webHidden/>
          </w:rPr>
          <w:fldChar w:fldCharType="end"/>
        </w:r>
      </w:hyperlink>
    </w:p>
    <w:p w14:paraId="448A9379" w14:textId="53AC9669" w:rsidR="006A6C0A" w:rsidRDefault="00D01B63">
      <w:pPr>
        <w:pStyle w:val="Verzeichnis3"/>
        <w:rPr>
          <w:rFonts w:asciiTheme="minorHAnsi" w:eastAsiaTheme="minorEastAsia" w:hAnsiTheme="minorHAnsi" w:cstheme="minorBidi"/>
          <w:sz w:val="22"/>
          <w:szCs w:val="22"/>
          <w:lang w:val="en-US" w:eastAsia="en-US"/>
        </w:rPr>
      </w:pPr>
      <w:hyperlink w:anchor="_Toc521311635" w:history="1">
        <w:r w:rsidR="006A6C0A" w:rsidRPr="00E84EA5">
          <w:rPr>
            <w:rStyle w:val="Hyperlink"/>
          </w:rPr>
          <w:t>6.7.1</w:t>
        </w:r>
        <w:r w:rsidR="006A6C0A">
          <w:rPr>
            <w:rFonts w:asciiTheme="minorHAnsi" w:eastAsiaTheme="minorEastAsia" w:hAnsiTheme="minorHAnsi" w:cstheme="minorBidi"/>
            <w:sz w:val="22"/>
            <w:szCs w:val="22"/>
            <w:lang w:val="en-US" w:eastAsia="en-US"/>
          </w:rPr>
          <w:tab/>
        </w:r>
        <w:r w:rsidR="006A6C0A" w:rsidRPr="00E84EA5">
          <w:rPr>
            <w:rStyle w:val="Hyperlink"/>
          </w:rPr>
          <w:t>Architektur des Topology-Editor</w:t>
        </w:r>
        <w:r w:rsidR="006A6C0A">
          <w:rPr>
            <w:webHidden/>
          </w:rPr>
          <w:tab/>
        </w:r>
        <w:r w:rsidR="006A6C0A">
          <w:rPr>
            <w:webHidden/>
          </w:rPr>
          <w:fldChar w:fldCharType="begin"/>
        </w:r>
        <w:r w:rsidR="006A6C0A">
          <w:rPr>
            <w:webHidden/>
          </w:rPr>
          <w:instrText xml:space="preserve"> PAGEREF _Toc521311635 \h </w:instrText>
        </w:r>
        <w:r w:rsidR="006A6C0A">
          <w:rPr>
            <w:webHidden/>
          </w:rPr>
        </w:r>
        <w:r w:rsidR="006A6C0A">
          <w:rPr>
            <w:webHidden/>
          </w:rPr>
          <w:fldChar w:fldCharType="separate"/>
        </w:r>
        <w:r w:rsidR="00693A00">
          <w:rPr>
            <w:webHidden/>
          </w:rPr>
          <w:t>41</w:t>
        </w:r>
        <w:r w:rsidR="006A6C0A">
          <w:rPr>
            <w:webHidden/>
          </w:rPr>
          <w:fldChar w:fldCharType="end"/>
        </w:r>
      </w:hyperlink>
    </w:p>
    <w:p w14:paraId="134859BC" w14:textId="3B990935" w:rsidR="006A6C0A" w:rsidRDefault="00D01B63">
      <w:pPr>
        <w:pStyle w:val="Verzeichnis3"/>
        <w:rPr>
          <w:rFonts w:asciiTheme="minorHAnsi" w:eastAsiaTheme="minorEastAsia" w:hAnsiTheme="minorHAnsi" w:cstheme="minorBidi"/>
          <w:sz w:val="22"/>
          <w:szCs w:val="22"/>
          <w:lang w:val="en-US" w:eastAsia="en-US"/>
        </w:rPr>
      </w:pPr>
      <w:hyperlink w:anchor="_Toc521311636" w:history="1">
        <w:r w:rsidR="006A6C0A" w:rsidRPr="00E84EA5">
          <w:rPr>
            <w:rStyle w:val="Hyperlink"/>
          </w:rPr>
          <w:t>6.7.2</w:t>
        </w:r>
        <w:r w:rsidR="006A6C0A">
          <w:rPr>
            <w:rFonts w:asciiTheme="minorHAnsi" w:eastAsiaTheme="minorEastAsia" w:hAnsiTheme="minorHAnsi" w:cstheme="minorBidi"/>
            <w:sz w:val="22"/>
            <w:szCs w:val="22"/>
            <w:lang w:val="en-US" w:eastAsia="en-US"/>
          </w:rPr>
          <w:tab/>
        </w:r>
        <w:r w:rsidR="006A6C0A" w:rsidRPr="00E84EA5">
          <w:rPr>
            <w:rStyle w:val="Hyperlink"/>
          </w:rPr>
          <w:t>Entwurf der Serverkomponente</w:t>
        </w:r>
        <w:r w:rsidR="006A6C0A">
          <w:rPr>
            <w:webHidden/>
          </w:rPr>
          <w:tab/>
        </w:r>
        <w:r w:rsidR="006A6C0A">
          <w:rPr>
            <w:webHidden/>
          </w:rPr>
          <w:fldChar w:fldCharType="begin"/>
        </w:r>
        <w:r w:rsidR="006A6C0A">
          <w:rPr>
            <w:webHidden/>
          </w:rPr>
          <w:instrText xml:space="preserve"> PAGEREF _Toc521311636 \h </w:instrText>
        </w:r>
        <w:r w:rsidR="006A6C0A">
          <w:rPr>
            <w:webHidden/>
          </w:rPr>
        </w:r>
        <w:r w:rsidR="006A6C0A">
          <w:rPr>
            <w:webHidden/>
          </w:rPr>
          <w:fldChar w:fldCharType="separate"/>
        </w:r>
        <w:r w:rsidR="00693A00">
          <w:rPr>
            <w:webHidden/>
          </w:rPr>
          <w:t>42</w:t>
        </w:r>
        <w:r w:rsidR="006A6C0A">
          <w:rPr>
            <w:webHidden/>
          </w:rPr>
          <w:fldChar w:fldCharType="end"/>
        </w:r>
      </w:hyperlink>
    </w:p>
    <w:p w14:paraId="59A72D6E" w14:textId="06AF8D55" w:rsidR="006A6C0A" w:rsidRDefault="00D01B63">
      <w:pPr>
        <w:pStyle w:val="Verzeichnis3"/>
        <w:rPr>
          <w:rFonts w:asciiTheme="minorHAnsi" w:eastAsiaTheme="minorEastAsia" w:hAnsiTheme="minorHAnsi" w:cstheme="minorBidi"/>
          <w:sz w:val="22"/>
          <w:szCs w:val="22"/>
          <w:lang w:val="en-US" w:eastAsia="en-US"/>
        </w:rPr>
      </w:pPr>
      <w:hyperlink w:anchor="_Toc521311637" w:history="1">
        <w:r w:rsidR="006A6C0A" w:rsidRPr="00E84EA5">
          <w:rPr>
            <w:rStyle w:val="Hyperlink"/>
          </w:rPr>
          <w:t>6.7.3</w:t>
        </w:r>
        <w:r w:rsidR="006A6C0A">
          <w:rPr>
            <w:rFonts w:asciiTheme="minorHAnsi" w:eastAsiaTheme="minorEastAsia" w:hAnsiTheme="minorHAnsi" w:cstheme="minorBidi"/>
            <w:sz w:val="22"/>
            <w:szCs w:val="22"/>
            <w:lang w:val="en-US" w:eastAsia="en-US"/>
          </w:rPr>
          <w:tab/>
        </w:r>
        <w:r w:rsidR="006A6C0A" w:rsidRPr="00E84EA5">
          <w:rPr>
            <w:rStyle w:val="Hyperlink"/>
          </w:rPr>
          <w:t>Datenmodell</w:t>
        </w:r>
        <w:r w:rsidR="006A6C0A">
          <w:rPr>
            <w:webHidden/>
          </w:rPr>
          <w:tab/>
        </w:r>
        <w:r w:rsidR="006A6C0A">
          <w:rPr>
            <w:webHidden/>
          </w:rPr>
          <w:fldChar w:fldCharType="begin"/>
        </w:r>
        <w:r w:rsidR="006A6C0A">
          <w:rPr>
            <w:webHidden/>
          </w:rPr>
          <w:instrText xml:space="preserve"> PAGEREF _Toc521311637 \h </w:instrText>
        </w:r>
        <w:r w:rsidR="006A6C0A">
          <w:rPr>
            <w:webHidden/>
          </w:rPr>
        </w:r>
        <w:r w:rsidR="006A6C0A">
          <w:rPr>
            <w:webHidden/>
          </w:rPr>
          <w:fldChar w:fldCharType="separate"/>
        </w:r>
        <w:r w:rsidR="00693A00">
          <w:rPr>
            <w:webHidden/>
          </w:rPr>
          <w:t>43</w:t>
        </w:r>
        <w:r w:rsidR="006A6C0A">
          <w:rPr>
            <w:webHidden/>
          </w:rPr>
          <w:fldChar w:fldCharType="end"/>
        </w:r>
      </w:hyperlink>
    </w:p>
    <w:p w14:paraId="7D86AE46" w14:textId="48B5D06B" w:rsidR="006A6C0A" w:rsidRDefault="00D01B63">
      <w:pPr>
        <w:pStyle w:val="Verzeichnis3"/>
        <w:rPr>
          <w:rFonts w:asciiTheme="minorHAnsi" w:eastAsiaTheme="minorEastAsia" w:hAnsiTheme="minorHAnsi" w:cstheme="minorBidi"/>
          <w:sz w:val="22"/>
          <w:szCs w:val="22"/>
          <w:lang w:val="en-US" w:eastAsia="en-US"/>
        </w:rPr>
      </w:pPr>
      <w:hyperlink w:anchor="_Toc521311638" w:history="1">
        <w:r w:rsidR="006A6C0A" w:rsidRPr="00E84EA5">
          <w:rPr>
            <w:rStyle w:val="Hyperlink"/>
          </w:rPr>
          <w:t>6.7.4</w:t>
        </w:r>
        <w:r w:rsidR="006A6C0A">
          <w:rPr>
            <w:rFonts w:asciiTheme="minorHAnsi" w:eastAsiaTheme="minorEastAsia" w:hAnsiTheme="minorHAnsi" w:cstheme="minorBidi"/>
            <w:sz w:val="22"/>
            <w:szCs w:val="22"/>
            <w:lang w:val="en-US" w:eastAsia="en-US"/>
          </w:rPr>
          <w:tab/>
        </w:r>
        <w:r w:rsidR="006A6C0A" w:rsidRPr="00E84EA5">
          <w:rPr>
            <w:rStyle w:val="Hyperlink"/>
          </w:rPr>
          <w:t>DtmApi Wrapper</w:t>
        </w:r>
        <w:r w:rsidR="006A6C0A">
          <w:rPr>
            <w:webHidden/>
          </w:rPr>
          <w:tab/>
        </w:r>
        <w:r w:rsidR="006A6C0A">
          <w:rPr>
            <w:webHidden/>
          </w:rPr>
          <w:fldChar w:fldCharType="begin"/>
        </w:r>
        <w:r w:rsidR="006A6C0A">
          <w:rPr>
            <w:webHidden/>
          </w:rPr>
          <w:instrText xml:space="preserve"> PAGEREF _Toc521311638 \h </w:instrText>
        </w:r>
        <w:r w:rsidR="006A6C0A">
          <w:rPr>
            <w:webHidden/>
          </w:rPr>
        </w:r>
        <w:r w:rsidR="006A6C0A">
          <w:rPr>
            <w:webHidden/>
          </w:rPr>
          <w:fldChar w:fldCharType="separate"/>
        </w:r>
        <w:r w:rsidR="00693A00">
          <w:rPr>
            <w:webHidden/>
          </w:rPr>
          <w:t>44</w:t>
        </w:r>
        <w:r w:rsidR="006A6C0A">
          <w:rPr>
            <w:webHidden/>
          </w:rPr>
          <w:fldChar w:fldCharType="end"/>
        </w:r>
      </w:hyperlink>
    </w:p>
    <w:p w14:paraId="32D8A10D" w14:textId="40F830FA" w:rsidR="006A6C0A" w:rsidRDefault="00D01B63">
      <w:pPr>
        <w:pStyle w:val="Verzeichnis1"/>
        <w:rPr>
          <w:rFonts w:asciiTheme="minorHAnsi" w:eastAsiaTheme="minorEastAsia" w:hAnsiTheme="minorHAnsi" w:cstheme="minorBidi"/>
          <w:b w:val="0"/>
          <w:bCs w:val="0"/>
          <w:noProof/>
          <w:sz w:val="22"/>
          <w:szCs w:val="22"/>
          <w:lang w:val="en-US" w:eastAsia="en-US"/>
        </w:rPr>
      </w:pPr>
      <w:hyperlink w:anchor="_Toc521311639" w:history="1">
        <w:r w:rsidR="006A6C0A" w:rsidRPr="00E84EA5">
          <w:rPr>
            <w:rStyle w:val="Hyperlink"/>
            <w:noProof/>
          </w:rPr>
          <w:t>7</w:t>
        </w:r>
        <w:r w:rsidR="006A6C0A">
          <w:rPr>
            <w:rFonts w:asciiTheme="minorHAnsi" w:eastAsiaTheme="minorEastAsia" w:hAnsiTheme="minorHAnsi" w:cstheme="minorBidi"/>
            <w:b w:val="0"/>
            <w:bCs w:val="0"/>
            <w:noProof/>
            <w:sz w:val="22"/>
            <w:szCs w:val="22"/>
            <w:lang w:val="en-US" w:eastAsia="en-US"/>
          </w:rPr>
          <w:tab/>
        </w:r>
        <w:r w:rsidR="006A6C0A" w:rsidRPr="00E84EA5">
          <w:rPr>
            <w:rStyle w:val="Hyperlink"/>
            <w:noProof/>
          </w:rPr>
          <w:t>Realisierung</w:t>
        </w:r>
        <w:r w:rsidR="006A6C0A">
          <w:rPr>
            <w:noProof/>
            <w:webHidden/>
          </w:rPr>
          <w:tab/>
        </w:r>
        <w:r w:rsidR="006A6C0A">
          <w:rPr>
            <w:noProof/>
            <w:webHidden/>
          </w:rPr>
          <w:fldChar w:fldCharType="begin"/>
        </w:r>
        <w:r w:rsidR="006A6C0A">
          <w:rPr>
            <w:noProof/>
            <w:webHidden/>
          </w:rPr>
          <w:instrText xml:space="preserve"> PAGEREF _Toc521311639 \h </w:instrText>
        </w:r>
        <w:r w:rsidR="006A6C0A">
          <w:rPr>
            <w:noProof/>
            <w:webHidden/>
          </w:rPr>
        </w:r>
        <w:r w:rsidR="006A6C0A">
          <w:rPr>
            <w:noProof/>
            <w:webHidden/>
          </w:rPr>
          <w:fldChar w:fldCharType="separate"/>
        </w:r>
        <w:r w:rsidR="00693A00">
          <w:rPr>
            <w:noProof/>
            <w:webHidden/>
          </w:rPr>
          <w:t>45</w:t>
        </w:r>
        <w:r w:rsidR="006A6C0A">
          <w:rPr>
            <w:noProof/>
            <w:webHidden/>
          </w:rPr>
          <w:fldChar w:fldCharType="end"/>
        </w:r>
      </w:hyperlink>
    </w:p>
    <w:p w14:paraId="3BA73FAC" w14:textId="02BD7A86" w:rsidR="006A6C0A" w:rsidRDefault="00D01B63">
      <w:pPr>
        <w:pStyle w:val="Verzeichnis2"/>
        <w:rPr>
          <w:rFonts w:asciiTheme="minorHAnsi" w:eastAsiaTheme="minorEastAsia" w:hAnsiTheme="minorHAnsi" w:cstheme="minorBidi"/>
          <w:bCs w:val="0"/>
          <w:noProof/>
          <w:sz w:val="22"/>
          <w:szCs w:val="22"/>
          <w:lang w:val="en-US" w:eastAsia="en-US"/>
        </w:rPr>
      </w:pPr>
      <w:hyperlink w:anchor="_Toc521311640" w:history="1">
        <w:r w:rsidR="006A6C0A" w:rsidRPr="00E84EA5">
          <w:rPr>
            <w:rStyle w:val="Hyperlink"/>
            <w:noProof/>
          </w:rPr>
          <w:t>7.1</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Vorgehensweise</w:t>
        </w:r>
        <w:r w:rsidR="006A6C0A">
          <w:rPr>
            <w:noProof/>
            <w:webHidden/>
          </w:rPr>
          <w:tab/>
        </w:r>
        <w:r w:rsidR="006A6C0A">
          <w:rPr>
            <w:noProof/>
            <w:webHidden/>
          </w:rPr>
          <w:fldChar w:fldCharType="begin"/>
        </w:r>
        <w:r w:rsidR="006A6C0A">
          <w:rPr>
            <w:noProof/>
            <w:webHidden/>
          </w:rPr>
          <w:instrText xml:space="preserve"> PAGEREF _Toc521311640 \h </w:instrText>
        </w:r>
        <w:r w:rsidR="006A6C0A">
          <w:rPr>
            <w:noProof/>
            <w:webHidden/>
          </w:rPr>
        </w:r>
        <w:r w:rsidR="006A6C0A">
          <w:rPr>
            <w:noProof/>
            <w:webHidden/>
          </w:rPr>
          <w:fldChar w:fldCharType="separate"/>
        </w:r>
        <w:r w:rsidR="00693A00">
          <w:rPr>
            <w:noProof/>
            <w:webHidden/>
          </w:rPr>
          <w:t>45</w:t>
        </w:r>
        <w:r w:rsidR="006A6C0A">
          <w:rPr>
            <w:noProof/>
            <w:webHidden/>
          </w:rPr>
          <w:fldChar w:fldCharType="end"/>
        </w:r>
      </w:hyperlink>
    </w:p>
    <w:p w14:paraId="1A427C0F" w14:textId="606BC5C5" w:rsidR="006A6C0A" w:rsidRDefault="00D01B63">
      <w:pPr>
        <w:pStyle w:val="Verzeichnis2"/>
        <w:rPr>
          <w:rFonts w:asciiTheme="minorHAnsi" w:eastAsiaTheme="minorEastAsia" w:hAnsiTheme="minorHAnsi" w:cstheme="minorBidi"/>
          <w:bCs w:val="0"/>
          <w:noProof/>
          <w:sz w:val="22"/>
          <w:szCs w:val="22"/>
          <w:lang w:val="en-US" w:eastAsia="en-US"/>
        </w:rPr>
      </w:pPr>
      <w:hyperlink w:anchor="_Toc521311641" w:history="1">
        <w:r w:rsidR="006A6C0A" w:rsidRPr="00E84EA5">
          <w:rPr>
            <w:rStyle w:val="Hyperlink"/>
            <w:noProof/>
          </w:rPr>
          <w:t>7.2</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Verwendete Werkzeuge</w:t>
        </w:r>
        <w:r w:rsidR="006A6C0A">
          <w:rPr>
            <w:noProof/>
            <w:webHidden/>
          </w:rPr>
          <w:tab/>
        </w:r>
        <w:r w:rsidR="006A6C0A">
          <w:rPr>
            <w:noProof/>
            <w:webHidden/>
          </w:rPr>
          <w:fldChar w:fldCharType="begin"/>
        </w:r>
        <w:r w:rsidR="006A6C0A">
          <w:rPr>
            <w:noProof/>
            <w:webHidden/>
          </w:rPr>
          <w:instrText xml:space="preserve"> PAGEREF _Toc521311641 \h </w:instrText>
        </w:r>
        <w:r w:rsidR="006A6C0A">
          <w:rPr>
            <w:noProof/>
            <w:webHidden/>
          </w:rPr>
        </w:r>
        <w:r w:rsidR="006A6C0A">
          <w:rPr>
            <w:noProof/>
            <w:webHidden/>
          </w:rPr>
          <w:fldChar w:fldCharType="separate"/>
        </w:r>
        <w:r w:rsidR="00693A00">
          <w:rPr>
            <w:noProof/>
            <w:webHidden/>
          </w:rPr>
          <w:t>45</w:t>
        </w:r>
        <w:r w:rsidR="006A6C0A">
          <w:rPr>
            <w:noProof/>
            <w:webHidden/>
          </w:rPr>
          <w:fldChar w:fldCharType="end"/>
        </w:r>
      </w:hyperlink>
    </w:p>
    <w:p w14:paraId="039E055F" w14:textId="04674EEC" w:rsidR="006A6C0A" w:rsidRDefault="00D01B63">
      <w:pPr>
        <w:pStyle w:val="Verzeichnis2"/>
        <w:rPr>
          <w:rFonts w:asciiTheme="minorHAnsi" w:eastAsiaTheme="minorEastAsia" w:hAnsiTheme="minorHAnsi" w:cstheme="minorBidi"/>
          <w:bCs w:val="0"/>
          <w:noProof/>
          <w:sz w:val="22"/>
          <w:szCs w:val="22"/>
          <w:lang w:val="en-US" w:eastAsia="en-US"/>
        </w:rPr>
      </w:pPr>
      <w:hyperlink w:anchor="_Toc521311642" w:history="1">
        <w:r w:rsidR="006A6C0A" w:rsidRPr="00E84EA5">
          <w:rPr>
            <w:rStyle w:val="Hyperlink"/>
            <w:noProof/>
          </w:rPr>
          <w:t>7.3</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Ausgewählte Implementierungsaspekte</w:t>
        </w:r>
        <w:r w:rsidR="006A6C0A">
          <w:rPr>
            <w:noProof/>
            <w:webHidden/>
          </w:rPr>
          <w:tab/>
        </w:r>
        <w:r w:rsidR="006A6C0A">
          <w:rPr>
            <w:noProof/>
            <w:webHidden/>
          </w:rPr>
          <w:fldChar w:fldCharType="begin"/>
        </w:r>
        <w:r w:rsidR="006A6C0A">
          <w:rPr>
            <w:noProof/>
            <w:webHidden/>
          </w:rPr>
          <w:instrText xml:space="preserve"> PAGEREF _Toc521311642 \h </w:instrText>
        </w:r>
        <w:r w:rsidR="006A6C0A">
          <w:rPr>
            <w:noProof/>
            <w:webHidden/>
          </w:rPr>
        </w:r>
        <w:r w:rsidR="006A6C0A">
          <w:rPr>
            <w:noProof/>
            <w:webHidden/>
          </w:rPr>
          <w:fldChar w:fldCharType="separate"/>
        </w:r>
        <w:r w:rsidR="00693A00">
          <w:rPr>
            <w:noProof/>
            <w:webHidden/>
          </w:rPr>
          <w:t>45</w:t>
        </w:r>
        <w:r w:rsidR="006A6C0A">
          <w:rPr>
            <w:noProof/>
            <w:webHidden/>
          </w:rPr>
          <w:fldChar w:fldCharType="end"/>
        </w:r>
      </w:hyperlink>
    </w:p>
    <w:p w14:paraId="6040D0A5" w14:textId="092DDB05" w:rsidR="006A6C0A" w:rsidRDefault="00D01B63">
      <w:pPr>
        <w:pStyle w:val="Verzeichnis3"/>
        <w:rPr>
          <w:rFonts w:asciiTheme="minorHAnsi" w:eastAsiaTheme="minorEastAsia" w:hAnsiTheme="minorHAnsi" w:cstheme="minorBidi"/>
          <w:sz w:val="22"/>
          <w:szCs w:val="22"/>
          <w:lang w:val="en-US" w:eastAsia="en-US"/>
        </w:rPr>
      </w:pPr>
      <w:hyperlink w:anchor="_Toc521311643" w:history="1">
        <w:r w:rsidR="006A6C0A" w:rsidRPr="00E84EA5">
          <w:rPr>
            <w:rStyle w:val="Hyperlink"/>
          </w:rPr>
          <w:t>7.3.1</w:t>
        </w:r>
        <w:r w:rsidR="006A6C0A">
          <w:rPr>
            <w:rFonts w:asciiTheme="minorHAnsi" w:eastAsiaTheme="minorEastAsia" w:hAnsiTheme="minorHAnsi" w:cstheme="minorBidi"/>
            <w:sz w:val="22"/>
            <w:szCs w:val="22"/>
            <w:lang w:val="en-US" w:eastAsia="en-US"/>
          </w:rPr>
          <w:tab/>
        </w:r>
        <w:r w:rsidR="006A6C0A" w:rsidRPr="00E84EA5">
          <w:rPr>
            <w:rStyle w:val="Hyperlink"/>
          </w:rPr>
          <w:t>Realisierung der Server-Applikation</w:t>
        </w:r>
        <w:r w:rsidR="006A6C0A">
          <w:rPr>
            <w:webHidden/>
          </w:rPr>
          <w:tab/>
        </w:r>
        <w:r w:rsidR="006A6C0A">
          <w:rPr>
            <w:webHidden/>
          </w:rPr>
          <w:fldChar w:fldCharType="begin"/>
        </w:r>
        <w:r w:rsidR="006A6C0A">
          <w:rPr>
            <w:webHidden/>
          </w:rPr>
          <w:instrText xml:space="preserve"> PAGEREF _Toc521311643 \h </w:instrText>
        </w:r>
        <w:r w:rsidR="006A6C0A">
          <w:rPr>
            <w:webHidden/>
          </w:rPr>
        </w:r>
        <w:r w:rsidR="006A6C0A">
          <w:rPr>
            <w:webHidden/>
          </w:rPr>
          <w:fldChar w:fldCharType="separate"/>
        </w:r>
        <w:r w:rsidR="00693A00">
          <w:rPr>
            <w:webHidden/>
          </w:rPr>
          <w:t>46</w:t>
        </w:r>
        <w:r w:rsidR="006A6C0A">
          <w:rPr>
            <w:webHidden/>
          </w:rPr>
          <w:fldChar w:fldCharType="end"/>
        </w:r>
      </w:hyperlink>
    </w:p>
    <w:p w14:paraId="3191408E" w14:textId="604A251C" w:rsidR="006A6C0A" w:rsidRDefault="00D01B63">
      <w:pPr>
        <w:pStyle w:val="Verzeichnis3"/>
        <w:rPr>
          <w:rFonts w:asciiTheme="minorHAnsi" w:eastAsiaTheme="minorEastAsia" w:hAnsiTheme="minorHAnsi" w:cstheme="minorBidi"/>
          <w:sz w:val="22"/>
          <w:szCs w:val="22"/>
          <w:lang w:val="en-US" w:eastAsia="en-US"/>
        </w:rPr>
      </w:pPr>
      <w:hyperlink w:anchor="_Toc521311644" w:history="1">
        <w:r w:rsidR="006A6C0A" w:rsidRPr="00E84EA5">
          <w:rPr>
            <w:rStyle w:val="Hyperlink"/>
          </w:rPr>
          <w:t>7.3.2</w:t>
        </w:r>
        <w:r w:rsidR="006A6C0A">
          <w:rPr>
            <w:rFonts w:asciiTheme="minorHAnsi" w:eastAsiaTheme="minorEastAsia" w:hAnsiTheme="minorHAnsi" w:cstheme="minorBidi"/>
            <w:sz w:val="22"/>
            <w:szCs w:val="22"/>
            <w:lang w:val="en-US" w:eastAsia="en-US"/>
          </w:rPr>
          <w:tab/>
        </w:r>
        <w:r w:rsidR="006A6C0A" w:rsidRPr="00E84EA5">
          <w:rPr>
            <w:rStyle w:val="Hyperlink"/>
          </w:rPr>
          <w:t>Realisierung der Client-Applikation</w:t>
        </w:r>
        <w:r w:rsidR="006A6C0A">
          <w:rPr>
            <w:webHidden/>
          </w:rPr>
          <w:tab/>
        </w:r>
        <w:r w:rsidR="006A6C0A">
          <w:rPr>
            <w:webHidden/>
          </w:rPr>
          <w:fldChar w:fldCharType="begin"/>
        </w:r>
        <w:r w:rsidR="006A6C0A">
          <w:rPr>
            <w:webHidden/>
          </w:rPr>
          <w:instrText xml:space="preserve"> PAGEREF _Toc521311644 \h </w:instrText>
        </w:r>
        <w:r w:rsidR="006A6C0A">
          <w:rPr>
            <w:webHidden/>
          </w:rPr>
        </w:r>
        <w:r w:rsidR="006A6C0A">
          <w:rPr>
            <w:webHidden/>
          </w:rPr>
          <w:fldChar w:fldCharType="separate"/>
        </w:r>
        <w:r w:rsidR="00693A00">
          <w:rPr>
            <w:webHidden/>
          </w:rPr>
          <w:t>47</w:t>
        </w:r>
        <w:r w:rsidR="006A6C0A">
          <w:rPr>
            <w:webHidden/>
          </w:rPr>
          <w:fldChar w:fldCharType="end"/>
        </w:r>
      </w:hyperlink>
    </w:p>
    <w:p w14:paraId="2C664FAB" w14:textId="6CE492DC" w:rsidR="006A6C0A" w:rsidRDefault="00D01B63">
      <w:pPr>
        <w:pStyle w:val="Verzeichnis3"/>
        <w:rPr>
          <w:rFonts w:asciiTheme="minorHAnsi" w:eastAsiaTheme="minorEastAsia" w:hAnsiTheme="minorHAnsi" w:cstheme="minorBidi"/>
          <w:sz w:val="22"/>
          <w:szCs w:val="22"/>
          <w:lang w:val="en-US" w:eastAsia="en-US"/>
        </w:rPr>
      </w:pPr>
      <w:hyperlink w:anchor="_Toc521311645" w:history="1">
        <w:r w:rsidR="006A6C0A" w:rsidRPr="00E84EA5">
          <w:rPr>
            <w:rStyle w:val="Hyperlink"/>
          </w:rPr>
          <w:t>7.3.3</w:t>
        </w:r>
        <w:r w:rsidR="006A6C0A">
          <w:rPr>
            <w:rFonts w:asciiTheme="minorHAnsi" w:eastAsiaTheme="minorEastAsia" w:hAnsiTheme="minorHAnsi" w:cstheme="minorBidi"/>
            <w:sz w:val="22"/>
            <w:szCs w:val="22"/>
            <w:lang w:val="en-US" w:eastAsia="en-US"/>
          </w:rPr>
          <w:tab/>
        </w:r>
        <w:r w:rsidR="006A6C0A" w:rsidRPr="00E84EA5">
          <w:rPr>
            <w:rStyle w:val="Hyperlink"/>
          </w:rPr>
          <w:t>Systemvorbereitung und Erstellen eines FDT-Projekts</w:t>
        </w:r>
        <w:r w:rsidR="006A6C0A">
          <w:rPr>
            <w:webHidden/>
          </w:rPr>
          <w:tab/>
        </w:r>
        <w:r w:rsidR="006A6C0A">
          <w:rPr>
            <w:webHidden/>
          </w:rPr>
          <w:fldChar w:fldCharType="begin"/>
        </w:r>
        <w:r w:rsidR="006A6C0A">
          <w:rPr>
            <w:webHidden/>
          </w:rPr>
          <w:instrText xml:space="preserve"> PAGEREF _Toc521311645 \h </w:instrText>
        </w:r>
        <w:r w:rsidR="006A6C0A">
          <w:rPr>
            <w:webHidden/>
          </w:rPr>
        </w:r>
        <w:r w:rsidR="006A6C0A">
          <w:rPr>
            <w:webHidden/>
          </w:rPr>
          <w:fldChar w:fldCharType="separate"/>
        </w:r>
        <w:r w:rsidR="00693A00">
          <w:rPr>
            <w:webHidden/>
          </w:rPr>
          <w:t>48</w:t>
        </w:r>
        <w:r w:rsidR="006A6C0A">
          <w:rPr>
            <w:webHidden/>
          </w:rPr>
          <w:fldChar w:fldCharType="end"/>
        </w:r>
      </w:hyperlink>
    </w:p>
    <w:p w14:paraId="6C0B22EB" w14:textId="78CA2EE8" w:rsidR="006A6C0A" w:rsidRDefault="00D01B63">
      <w:pPr>
        <w:pStyle w:val="Verzeichnis3"/>
        <w:rPr>
          <w:rFonts w:asciiTheme="minorHAnsi" w:eastAsiaTheme="minorEastAsia" w:hAnsiTheme="minorHAnsi" w:cstheme="minorBidi"/>
          <w:sz w:val="22"/>
          <w:szCs w:val="22"/>
          <w:lang w:val="en-US" w:eastAsia="en-US"/>
        </w:rPr>
      </w:pPr>
      <w:hyperlink w:anchor="_Toc521311646" w:history="1">
        <w:r w:rsidR="006A6C0A" w:rsidRPr="00E84EA5">
          <w:rPr>
            <w:rStyle w:val="Hyperlink"/>
          </w:rPr>
          <w:t>7.3.4</w:t>
        </w:r>
        <w:r w:rsidR="006A6C0A">
          <w:rPr>
            <w:rFonts w:asciiTheme="minorHAnsi" w:eastAsiaTheme="minorEastAsia" w:hAnsiTheme="minorHAnsi" w:cstheme="minorBidi"/>
            <w:sz w:val="22"/>
            <w:szCs w:val="22"/>
            <w:lang w:val="en-US" w:eastAsia="en-US"/>
          </w:rPr>
          <w:tab/>
        </w:r>
        <w:r w:rsidR="006A6C0A" w:rsidRPr="00E84EA5">
          <w:rPr>
            <w:rStyle w:val="Hyperlink"/>
          </w:rPr>
          <w:t>Anzeigen einer Topologie</w:t>
        </w:r>
        <w:r w:rsidR="006A6C0A">
          <w:rPr>
            <w:webHidden/>
          </w:rPr>
          <w:tab/>
        </w:r>
        <w:r w:rsidR="006A6C0A">
          <w:rPr>
            <w:webHidden/>
          </w:rPr>
          <w:fldChar w:fldCharType="begin"/>
        </w:r>
        <w:r w:rsidR="006A6C0A">
          <w:rPr>
            <w:webHidden/>
          </w:rPr>
          <w:instrText xml:space="preserve"> PAGEREF _Toc521311646 \h </w:instrText>
        </w:r>
        <w:r w:rsidR="006A6C0A">
          <w:rPr>
            <w:webHidden/>
          </w:rPr>
        </w:r>
        <w:r w:rsidR="006A6C0A">
          <w:rPr>
            <w:webHidden/>
          </w:rPr>
          <w:fldChar w:fldCharType="separate"/>
        </w:r>
        <w:r w:rsidR="00693A00">
          <w:rPr>
            <w:webHidden/>
          </w:rPr>
          <w:t>49</w:t>
        </w:r>
        <w:r w:rsidR="006A6C0A">
          <w:rPr>
            <w:webHidden/>
          </w:rPr>
          <w:fldChar w:fldCharType="end"/>
        </w:r>
      </w:hyperlink>
    </w:p>
    <w:p w14:paraId="02477C5F" w14:textId="7DAAAB35" w:rsidR="006A6C0A" w:rsidRDefault="00D01B63">
      <w:pPr>
        <w:pStyle w:val="Verzeichnis1"/>
        <w:rPr>
          <w:rFonts w:asciiTheme="minorHAnsi" w:eastAsiaTheme="minorEastAsia" w:hAnsiTheme="minorHAnsi" w:cstheme="minorBidi"/>
          <w:b w:val="0"/>
          <w:bCs w:val="0"/>
          <w:noProof/>
          <w:sz w:val="22"/>
          <w:szCs w:val="22"/>
          <w:lang w:val="en-US" w:eastAsia="en-US"/>
        </w:rPr>
      </w:pPr>
      <w:hyperlink w:anchor="_Toc521311647" w:history="1">
        <w:r w:rsidR="006A6C0A" w:rsidRPr="00E84EA5">
          <w:rPr>
            <w:rStyle w:val="Hyperlink"/>
            <w:noProof/>
          </w:rPr>
          <w:t>8</w:t>
        </w:r>
        <w:r w:rsidR="006A6C0A">
          <w:rPr>
            <w:rFonts w:asciiTheme="minorHAnsi" w:eastAsiaTheme="minorEastAsia" w:hAnsiTheme="minorHAnsi" w:cstheme="minorBidi"/>
            <w:b w:val="0"/>
            <w:bCs w:val="0"/>
            <w:noProof/>
            <w:sz w:val="22"/>
            <w:szCs w:val="22"/>
            <w:lang w:val="en-US" w:eastAsia="en-US"/>
          </w:rPr>
          <w:tab/>
        </w:r>
        <w:r w:rsidR="006A6C0A" w:rsidRPr="00E84EA5">
          <w:rPr>
            <w:rStyle w:val="Hyperlink"/>
            <w:noProof/>
          </w:rPr>
          <w:t>Zusammenfassung und Ausblick</w:t>
        </w:r>
        <w:r w:rsidR="006A6C0A">
          <w:rPr>
            <w:noProof/>
            <w:webHidden/>
          </w:rPr>
          <w:tab/>
        </w:r>
        <w:r w:rsidR="006A6C0A">
          <w:rPr>
            <w:noProof/>
            <w:webHidden/>
          </w:rPr>
          <w:fldChar w:fldCharType="begin"/>
        </w:r>
        <w:r w:rsidR="006A6C0A">
          <w:rPr>
            <w:noProof/>
            <w:webHidden/>
          </w:rPr>
          <w:instrText xml:space="preserve"> PAGEREF _Toc521311647 \h </w:instrText>
        </w:r>
        <w:r w:rsidR="006A6C0A">
          <w:rPr>
            <w:noProof/>
            <w:webHidden/>
          </w:rPr>
        </w:r>
        <w:r w:rsidR="006A6C0A">
          <w:rPr>
            <w:noProof/>
            <w:webHidden/>
          </w:rPr>
          <w:fldChar w:fldCharType="separate"/>
        </w:r>
        <w:r w:rsidR="00693A00">
          <w:rPr>
            <w:noProof/>
            <w:webHidden/>
          </w:rPr>
          <w:t>51</w:t>
        </w:r>
        <w:r w:rsidR="006A6C0A">
          <w:rPr>
            <w:noProof/>
            <w:webHidden/>
          </w:rPr>
          <w:fldChar w:fldCharType="end"/>
        </w:r>
      </w:hyperlink>
    </w:p>
    <w:p w14:paraId="0B7B0AAD" w14:textId="4FC492F9" w:rsidR="006A6C0A" w:rsidRDefault="00D01B63">
      <w:pPr>
        <w:pStyle w:val="Verzeichnis2"/>
        <w:rPr>
          <w:rFonts w:asciiTheme="minorHAnsi" w:eastAsiaTheme="minorEastAsia" w:hAnsiTheme="minorHAnsi" w:cstheme="minorBidi"/>
          <w:bCs w:val="0"/>
          <w:noProof/>
          <w:sz w:val="22"/>
          <w:szCs w:val="22"/>
          <w:lang w:val="en-US" w:eastAsia="en-US"/>
        </w:rPr>
      </w:pPr>
      <w:hyperlink w:anchor="_Toc521311648" w:history="1">
        <w:r w:rsidR="006A6C0A" w:rsidRPr="00E84EA5">
          <w:rPr>
            <w:rStyle w:val="Hyperlink"/>
            <w:noProof/>
          </w:rPr>
          <w:t>8.1</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Zusammenfassung</w:t>
        </w:r>
        <w:r w:rsidR="006A6C0A">
          <w:rPr>
            <w:noProof/>
            <w:webHidden/>
          </w:rPr>
          <w:tab/>
        </w:r>
        <w:r w:rsidR="006A6C0A">
          <w:rPr>
            <w:noProof/>
            <w:webHidden/>
          </w:rPr>
          <w:fldChar w:fldCharType="begin"/>
        </w:r>
        <w:r w:rsidR="006A6C0A">
          <w:rPr>
            <w:noProof/>
            <w:webHidden/>
          </w:rPr>
          <w:instrText xml:space="preserve"> PAGEREF _Toc521311648 \h </w:instrText>
        </w:r>
        <w:r w:rsidR="006A6C0A">
          <w:rPr>
            <w:noProof/>
            <w:webHidden/>
          </w:rPr>
        </w:r>
        <w:r w:rsidR="006A6C0A">
          <w:rPr>
            <w:noProof/>
            <w:webHidden/>
          </w:rPr>
          <w:fldChar w:fldCharType="separate"/>
        </w:r>
        <w:r w:rsidR="00693A00">
          <w:rPr>
            <w:noProof/>
            <w:webHidden/>
          </w:rPr>
          <w:t>51</w:t>
        </w:r>
        <w:r w:rsidR="006A6C0A">
          <w:rPr>
            <w:noProof/>
            <w:webHidden/>
          </w:rPr>
          <w:fldChar w:fldCharType="end"/>
        </w:r>
      </w:hyperlink>
    </w:p>
    <w:p w14:paraId="0A55513D" w14:textId="1CB9C447" w:rsidR="006A6C0A" w:rsidRDefault="00D01B63">
      <w:pPr>
        <w:pStyle w:val="Verzeichnis2"/>
        <w:rPr>
          <w:rFonts w:asciiTheme="minorHAnsi" w:eastAsiaTheme="minorEastAsia" w:hAnsiTheme="minorHAnsi" w:cstheme="minorBidi"/>
          <w:bCs w:val="0"/>
          <w:noProof/>
          <w:sz w:val="22"/>
          <w:szCs w:val="22"/>
          <w:lang w:val="en-US" w:eastAsia="en-US"/>
        </w:rPr>
      </w:pPr>
      <w:hyperlink w:anchor="_Toc521311649" w:history="1">
        <w:r w:rsidR="006A6C0A" w:rsidRPr="00E84EA5">
          <w:rPr>
            <w:rStyle w:val="Hyperlink"/>
            <w:noProof/>
          </w:rPr>
          <w:t>8.2</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Ausblick</w:t>
        </w:r>
        <w:r w:rsidR="006A6C0A">
          <w:rPr>
            <w:noProof/>
            <w:webHidden/>
          </w:rPr>
          <w:tab/>
        </w:r>
        <w:r w:rsidR="006A6C0A">
          <w:rPr>
            <w:noProof/>
            <w:webHidden/>
          </w:rPr>
          <w:fldChar w:fldCharType="begin"/>
        </w:r>
        <w:r w:rsidR="006A6C0A">
          <w:rPr>
            <w:noProof/>
            <w:webHidden/>
          </w:rPr>
          <w:instrText xml:space="preserve"> PAGEREF _Toc521311649 \h </w:instrText>
        </w:r>
        <w:r w:rsidR="006A6C0A">
          <w:rPr>
            <w:noProof/>
            <w:webHidden/>
          </w:rPr>
        </w:r>
        <w:r w:rsidR="006A6C0A">
          <w:rPr>
            <w:noProof/>
            <w:webHidden/>
          </w:rPr>
          <w:fldChar w:fldCharType="separate"/>
        </w:r>
        <w:r w:rsidR="00693A00">
          <w:rPr>
            <w:noProof/>
            <w:webHidden/>
          </w:rPr>
          <w:t>52</w:t>
        </w:r>
        <w:r w:rsidR="006A6C0A">
          <w:rPr>
            <w:noProof/>
            <w:webHidden/>
          </w:rPr>
          <w:fldChar w:fldCharType="end"/>
        </w:r>
      </w:hyperlink>
    </w:p>
    <w:p w14:paraId="061A5916" w14:textId="59B9FFD9" w:rsidR="006A6C0A" w:rsidRDefault="00D01B63">
      <w:pPr>
        <w:pStyle w:val="Verzeichnis1"/>
        <w:rPr>
          <w:rFonts w:asciiTheme="minorHAnsi" w:eastAsiaTheme="minorEastAsia" w:hAnsiTheme="minorHAnsi" w:cstheme="minorBidi"/>
          <w:b w:val="0"/>
          <w:bCs w:val="0"/>
          <w:noProof/>
          <w:sz w:val="22"/>
          <w:szCs w:val="22"/>
          <w:lang w:val="en-US" w:eastAsia="en-US"/>
        </w:rPr>
      </w:pPr>
      <w:hyperlink w:anchor="_Toc521311650" w:history="1">
        <w:r w:rsidR="006A6C0A" w:rsidRPr="00E84EA5">
          <w:rPr>
            <w:rStyle w:val="Hyperlink"/>
            <w:noProof/>
          </w:rPr>
          <w:t>Literatur</w:t>
        </w:r>
        <w:r w:rsidR="006A6C0A">
          <w:rPr>
            <w:noProof/>
            <w:webHidden/>
          </w:rPr>
          <w:tab/>
        </w:r>
        <w:r w:rsidR="006A6C0A">
          <w:rPr>
            <w:noProof/>
            <w:webHidden/>
          </w:rPr>
          <w:fldChar w:fldCharType="begin"/>
        </w:r>
        <w:r w:rsidR="006A6C0A">
          <w:rPr>
            <w:noProof/>
            <w:webHidden/>
          </w:rPr>
          <w:instrText xml:space="preserve"> PAGEREF _Toc521311650 \h </w:instrText>
        </w:r>
        <w:r w:rsidR="006A6C0A">
          <w:rPr>
            <w:noProof/>
            <w:webHidden/>
          </w:rPr>
        </w:r>
        <w:r w:rsidR="006A6C0A">
          <w:rPr>
            <w:noProof/>
            <w:webHidden/>
          </w:rPr>
          <w:fldChar w:fldCharType="separate"/>
        </w:r>
        <w:r w:rsidR="00693A00">
          <w:rPr>
            <w:noProof/>
            <w:webHidden/>
          </w:rPr>
          <w:t>57</w:t>
        </w:r>
        <w:r w:rsidR="006A6C0A">
          <w:rPr>
            <w:noProof/>
            <w:webHidden/>
          </w:rPr>
          <w:fldChar w:fldCharType="end"/>
        </w:r>
      </w:hyperlink>
    </w:p>
    <w:p w14:paraId="3BD85399" w14:textId="3E62F851" w:rsidR="006A6C0A" w:rsidRDefault="00D01B63">
      <w:pPr>
        <w:pStyle w:val="Verzeichnis1"/>
        <w:rPr>
          <w:rFonts w:asciiTheme="minorHAnsi" w:eastAsiaTheme="minorEastAsia" w:hAnsiTheme="minorHAnsi" w:cstheme="minorBidi"/>
          <w:b w:val="0"/>
          <w:bCs w:val="0"/>
          <w:noProof/>
          <w:sz w:val="22"/>
          <w:szCs w:val="22"/>
          <w:lang w:val="en-US" w:eastAsia="en-US"/>
        </w:rPr>
      </w:pPr>
      <w:hyperlink w:anchor="_Toc521311651" w:history="1">
        <w:r w:rsidR="006A6C0A" w:rsidRPr="00E84EA5">
          <w:rPr>
            <w:rStyle w:val="Hyperlink"/>
            <w:noProof/>
            <w:lang w:val="en-US"/>
          </w:rPr>
          <w:t>Index</w:t>
        </w:r>
        <w:r w:rsidR="006A6C0A">
          <w:rPr>
            <w:noProof/>
            <w:webHidden/>
          </w:rPr>
          <w:tab/>
        </w:r>
        <w:r w:rsidR="006A6C0A">
          <w:rPr>
            <w:noProof/>
            <w:webHidden/>
          </w:rPr>
          <w:fldChar w:fldCharType="begin"/>
        </w:r>
        <w:r w:rsidR="006A6C0A">
          <w:rPr>
            <w:noProof/>
            <w:webHidden/>
          </w:rPr>
          <w:instrText xml:space="preserve"> PAGEREF _Toc521311651 \h </w:instrText>
        </w:r>
        <w:r w:rsidR="006A6C0A">
          <w:rPr>
            <w:noProof/>
            <w:webHidden/>
          </w:rPr>
        </w:r>
        <w:r w:rsidR="006A6C0A">
          <w:rPr>
            <w:noProof/>
            <w:webHidden/>
          </w:rPr>
          <w:fldChar w:fldCharType="separate"/>
        </w:r>
        <w:r w:rsidR="00693A00">
          <w:rPr>
            <w:noProof/>
            <w:webHidden/>
          </w:rPr>
          <w:t>59</w:t>
        </w:r>
        <w:r w:rsidR="006A6C0A">
          <w:rPr>
            <w:noProof/>
            <w:webHidden/>
          </w:rPr>
          <w:fldChar w:fldCharType="end"/>
        </w:r>
      </w:hyperlink>
    </w:p>
    <w:p w14:paraId="750BE6C4" w14:textId="3DB6812D" w:rsidR="006A6C0A" w:rsidRDefault="00D01B63">
      <w:pPr>
        <w:pStyle w:val="Verzeichnis1"/>
        <w:rPr>
          <w:rFonts w:asciiTheme="minorHAnsi" w:eastAsiaTheme="minorEastAsia" w:hAnsiTheme="minorHAnsi" w:cstheme="minorBidi"/>
          <w:b w:val="0"/>
          <w:bCs w:val="0"/>
          <w:noProof/>
          <w:sz w:val="22"/>
          <w:szCs w:val="22"/>
          <w:lang w:val="en-US" w:eastAsia="en-US"/>
        </w:rPr>
      </w:pPr>
      <w:hyperlink w:anchor="_Toc521311652" w:history="1">
        <w:r w:rsidR="006A6C0A" w:rsidRPr="00E84EA5">
          <w:rPr>
            <w:rStyle w:val="Hyperlink"/>
            <w:noProof/>
          </w:rPr>
          <w:t>Glossar</w:t>
        </w:r>
        <w:r w:rsidR="006A6C0A">
          <w:rPr>
            <w:noProof/>
            <w:webHidden/>
          </w:rPr>
          <w:tab/>
        </w:r>
        <w:r w:rsidR="006A6C0A">
          <w:rPr>
            <w:noProof/>
            <w:webHidden/>
          </w:rPr>
          <w:fldChar w:fldCharType="begin"/>
        </w:r>
        <w:r w:rsidR="006A6C0A">
          <w:rPr>
            <w:noProof/>
            <w:webHidden/>
          </w:rPr>
          <w:instrText xml:space="preserve"> PAGEREF _Toc521311652 \h </w:instrText>
        </w:r>
        <w:r w:rsidR="006A6C0A">
          <w:rPr>
            <w:noProof/>
            <w:webHidden/>
          </w:rPr>
        </w:r>
        <w:r w:rsidR="006A6C0A">
          <w:rPr>
            <w:noProof/>
            <w:webHidden/>
          </w:rPr>
          <w:fldChar w:fldCharType="separate"/>
        </w:r>
        <w:r w:rsidR="00693A00">
          <w:rPr>
            <w:noProof/>
            <w:webHidden/>
          </w:rPr>
          <w:t>61</w:t>
        </w:r>
        <w:r w:rsidR="006A6C0A">
          <w:rPr>
            <w:noProof/>
            <w:webHidden/>
          </w:rPr>
          <w:fldChar w:fldCharType="end"/>
        </w:r>
      </w:hyperlink>
    </w:p>
    <w:p w14:paraId="64A0E815" w14:textId="4B3BF93F" w:rsidR="006A6C0A" w:rsidRDefault="00D01B63">
      <w:pPr>
        <w:pStyle w:val="Verzeichnis1"/>
        <w:rPr>
          <w:rFonts w:asciiTheme="minorHAnsi" w:eastAsiaTheme="minorEastAsia" w:hAnsiTheme="minorHAnsi" w:cstheme="minorBidi"/>
          <w:b w:val="0"/>
          <w:bCs w:val="0"/>
          <w:noProof/>
          <w:sz w:val="22"/>
          <w:szCs w:val="22"/>
          <w:lang w:val="en-US" w:eastAsia="en-US"/>
        </w:rPr>
      </w:pPr>
      <w:hyperlink w:anchor="_Toc521311653" w:history="1">
        <w:r w:rsidR="006A6C0A" w:rsidRPr="00E84EA5">
          <w:rPr>
            <w:rStyle w:val="Hyperlink"/>
            <w:noProof/>
          </w:rPr>
          <w:t>Erklärung der Kandidatin / des Kandidaten</w:t>
        </w:r>
        <w:r w:rsidR="006A6C0A">
          <w:rPr>
            <w:noProof/>
            <w:webHidden/>
          </w:rPr>
          <w:tab/>
        </w:r>
        <w:r w:rsidR="006A6C0A">
          <w:rPr>
            <w:noProof/>
            <w:webHidden/>
          </w:rPr>
          <w:fldChar w:fldCharType="begin"/>
        </w:r>
        <w:r w:rsidR="006A6C0A">
          <w:rPr>
            <w:noProof/>
            <w:webHidden/>
          </w:rPr>
          <w:instrText xml:space="preserve"> PAGEREF _Toc521311653 \h </w:instrText>
        </w:r>
        <w:r w:rsidR="006A6C0A">
          <w:rPr>
            <w:noProof/>
            <w:webHidden/>
          </w:rPr>
        </w:r>
        <w:r w:rsidR="006A6C0A">
          <w:rPr>
            <w:noProof/>
            <w:webHidden/>
          </w:rPr>
          <w:fldChar w:fldCharType="separate"/>
        </w:r>
        <w:r w:rsidR="00693A00">
          <w:rPr>
            <w:noProof/>
            <w:webHidden/>
          </w:rPr>
          <w:t>63</w:t>
        </w:r>
        <w:r w:rsidR="006A6C0A">
          <w:rPr>
            <w:noProof/>
            <w:webHidden/>
          </w:rPr>
          <w:fldChar w:fldCharType="end"/>
        </w:r>
      </w:hyperlink>
    </w:p>
    <w:p w14:paraId="63236D42" w14:textId="549CAC21" w:rsidR="00367D86" w:rsidRPr="00212703" w:rsidRDefault="00367D86">
      <w:pPr>
        <w:rPr>
          <w:rStyle w:val="Hyperlink"/>
        </w:rPr>
      </w:pPr>
      <w:r w:rsidRPr="00212703">
        <w:rPr>
          <w:rStyle w:val="Hyperlink"/>
        </w:rPr>
        <w:fldChar w:fldCharType="end"/>
      </w:r>
    </w:p>
    <w:p w14:paraId="6129AEB1" w14:textId="77777777" w:rsidR="00265A1F" w:rsidRPr="00212703" w:rsidRDefault="00265A1F">
      <w:pPr>
        <w:sectPr w:rsidR="00265A1F" w:rsidRPr="00212703" w:rsidSect="00241608">
          <w:headerReference w:type="default" r:id="rId14"/>
          <w:pgSz w:w="11906" w:h="16838" w:code="9"/>
          <w:pgMar w:top="1701" w:right="1418" w:bottom="1134" w:left="1418" w:header="709" w:footer="709" w:gutter="0"/>
          <w:pgNumType w:fmt="lowerRoman"/>
          <w:cols w:space="708"/>
          <w:docGrid w:linePitch="360"/>
        </w:sectPr>
      </w:pPr>
    </w:p>
    <w:p w14:paraId="4445A83C" w14:textId="0DA755D0" w:rsidR="007D49C9" w:rsidRPr="00212703" w:rsidRDefault="007D49C9" w:rsidP="007D49C9">
      <w:pPr>
        <w:pStyle w:val="berschrift1ohneEintraginsInhaltsverzeichnis"/>
        <w:rPr>
          <w:rFonts w:eastAsiaTheme="minorEastAsia"/>
        </w:rPr>
      </w:pPr>
      <w:r w:rsidRPr="00212703">
        <w:rPr>
          <w:rFonts w:eastAsiaTheme="minorEastAsia"/>
        </w:rPr>
        <w:lastRenderedPageBreak/>
        <w:t>Abbildungsverzeichnis</w:t>
      </w:r>
    </w:p>
    <w:p w14:paraId="3764A609" w14:textId="60F55691" w:rsidR="00350D10" w:rsidRDefault="007D49C9">
      <w:pPr>
        <w:pStyle w:val="Abbildungsverzeichnis"/>
        <w:rPr>
          <w:rFonts w:asciiTheme="minorHAnsi" w:eastAsiaTheme="minorEastAsia" w:hAnsiTheme="minorHAnsi" w:cstheme="minorBidi"/>
          <w:bCs w:val="0"/>
          <w:sz w:val="22"/>
          <w:szCs w:val="22"/>
          <w:lang w:val="en-US" w:eastAsia="en-US"/>
        </w:rPr>
      </w:pPr>
      <w:r w:rsidRPr="00212703">
        <w:rPr>
          <w:rFonts w:eastAsiaTheme="minorEastAsia"/>
        </w:rPr>
        <w:fldChar w:fldCharType="begin"/>
      </w:r>
      <w:r w:rsidRPr="00212703">
        <w:rPr>
          <w:rFonts w:eastAsiaTheme="minorEastAsia"/>
        </w:rPr>
        <w:instrText xml:space="preserve"> TOC \h \z \c "Abbildung" </w:instrText>
      </w:r>
      <w:r w:rsidRPr="00212703">
        <w:rPr>
          <w:rFonts w:eastAsiaTheme="minorEastAsia"/>
        </w:rPr>
        <w:fldChar w:fldCharType="separate"/>
      </w:r>
      <w:hyperlink w:anchor="_Toc521311389" w:history="1">
        <w:r w:rsidR="00350D10" w:rsidRPr="00EC6935">
          <w:rPr>
            <w:rStyle w:val="Hyperlink"/>
          </w:rPr>
          <w:t>Abbildung 1: Zeitplan für die Entwicklung von Plugin Topology-Editor</w:t>
        </w:r>
        <w:r w:rsidR="00350D10">
          <w:rPr>
            <w:webHidden/>
          </w:rPr>
          <w:tab/>
        </w:r>
        <w:r w:rsidR="00350D10">
          <w:rPr>
            <w:webHidden/>
          </w:rPr>
          <w:fldChar w:fldCharType="begin"/>
        </w:r>
        <w:r w:rsidR="00350D10">
          <w:rPr>
            <w:webHidden/>
          </w:rPr>
          <w:instrText xml:space="preserve"> PAGEREF _Toc521311389 \h </w:instrText>
        </w:r>
        <w:r w:rsidR="00350D10">
          <w:rPr>
            <w:webHidden/>
          </w:rPr>
        </w:r>
        <w:r w:rsidR="00350D10">
          <w:rPr>
            <w:webHidden/>
          </w:rPr>
          <w:fldChar w:fldCharType="separate"/>
        </w:r>
        <w:r w:rsidR="00693A00">
          <w:rPr>
            <w:webHidden/>
          </w:rPr>
          <w:t>3</w:t>
        </w:r>
        <w:r w:rsidR="00350D10">
          <w:rPr>
            <w:webHidden/>
          </w:rPr>
          <w:fldChar w:fldCharType="end"/>
        </w:r>
      </w:hyperlink>
    </w:p>
    <w:p w14:paraId="2B427A5E" w14:textId="0913A696" w:rsidR="00350D10" w:rsidRDefault="00D01B63">
      <w:pPr>
        <w:pStyle w:val="Abbildungsverzeichnis"/>
        <w:rPr>
          <w:rFonts w:asciiTheme="minorHAnsi" w:eastAsiaTheme="minorEastAsia" w:hAnsiTheme="minorHAnsi" w:cstheme="minorBidi"/>
          <w:bCs w:val="0"/>
          <w:sz w:val="22"/>
          <w:szCs w:val="22"/>
          <w:lang w:val="en-US" w:eastAsia="en-US"/>
        </w:rPr>
      </w:pPr>
      <w:hyperlink w:anchor="_Toc521311390" w:history="1">
        <w:r w:rsidR="00350D10" w:rsidRPr="00EC6935">
          <w:rPr>
            <w:rStyle w:val="Hyperlink"/>
          </w:rPr>
          <w:t>Abbildung 2: Haupteingang Hilscher Gesellschaft für Systemautomation mbH</w:t>
        </w:r>
        <w:r w:rsidR="00350D10">
          <w:rPr>
            <w:webHidden/>
          </w:rPr>
          <w:tab/>
        </w:r>
        <w:r w:rsidR="00350D10">
          <w:rPr>
            <w:webHidden/>
          </w:rPr>
          <w:fldChar w:fldCharType="begin"/>
        </w:r>
        <w:r w:rsidR="00350D10">
          <w:rPr>
            <w:webHidden/>
          </w:rPr>
          <w:instrText xml:space="preserve"> PAGEREF _Toc521311390 \h </w:instrText>
        </w:r>
        <w:r w:rsidR="00350D10">
          <w:rPr>
            <w:webHidden/>
          </w:rPr>
        </w:r>
        <w:r w:rsidR="00350D10">
          <w:rPr>
            <w:webHidden/>
          </w:rPr>
          <w:fldChar w:fldCharType="separate"/>
        </w:r>
        <w:r w:rsidR="00693A00">
          <w:rPr>
            <w:webHidden/>
          </w:rPr>
          <w:t>5</w:t>
        </w:r>
        <w:r w:rsidR="00350D10">
          <w:rPr>
            <w:webHidden/>
          </w:rPr>
          <w:fldChar w:fldCharType="end"/>
        </w:r>
      </w:hyperlink>
    </w:p>
    <w:p w14:paraId="305D2C7C" w14:textId="2D4657E3" w:rsidR="00350D10" w:rsidRDefault="00D01B63">
      <w:pPr>
        <w:pStyle w:val="Abbildungsverzeichnis"/>
        <w:rPr>
          <w:rFonts w:asciiTheme="minorHAnsi" w:eastAsiaTheme="minorEastAsia" w:hAnsiTheme="minorHAnsi" w:cstheme="minorBidi"/>
          <w:bCs w:val="0"/>
          <w:sz w:val="22"/>
          <w:szCs w:val="22"/>
          <w:lang w:val="en-US" w:eastAsia="en-US"/>
        </w:rPr>
      </w:pPr>
      <w:hyperlink w:anchor="_Toc521311391" w:history="1">
        <w:r w:rsidR="00350D10" w:rsidRPr="00EC6935">
          <w:rPr>
            <w:rStyle w:val="Hyperlink"/>
          </w:rPr>
          <w:t>Abbildung 3: Linien-Topologie</w:t>
        </w:r>
        <w:r w:rsidR="00350D10">
          <w:rPr>
            <w:webHidden/>
          </w:rPr>
          <w:tab/>
        </w:r>
        <w:r w:rsidR="00350D10">
          <w:rPr>
            <w:webHidden/>
          </w:rPr>
          <w:fldChar w:fldCharType="begin"/>
        </w:r>
        <w:r w:rsidR="00350D10">
          <w:rPr>
            <w:webHidden/>
          </w:rPr>
          <w:instrText xml:space="preserve"> PAGEREF _Toc521311391 \h </w:instrText>
        </w:r>
        <w:r w:rsidR="00350D10">
          <w:rPr>
            <w:webHidden/>
          </w:rPr>
        </w:r>
        <w:r w:rsidR="00350D10">
          <w:rPr>
            <w:webHidden/>
          </w:rPr>
          <w:fldChar w:fldCharType="separate"/>
        </w:r>
        <w:r w:rsidR="00693A00">
          <w:rPr>
            <w:webHidden/>
          </w:rPr>
          <w:t>8</w:t>
        </w:r>
        <w:r w:rsidR="00350D10">
          <w:rPr>
            <w:webHidden/>
          </w:rPr>
          <w:fldChar w:fldCharType="end"/>
        </w:r>
      </w:hyperlink>
    </w:p>
    <w:p w14:paraId="01805DB4" w14:textId="4F89250C" w:rsidR="00350D10" w:rsidRDefault="00D01B63">
      <w:pPr>
        <w:pStyle w:val="Abbildungsverzeichnis"/>
        <w:rPr>
          <w:rFonts w:asciiTheme="minorHAnsi" w:eastAsiaTheme="minorEastAsia" w:hAnsiTheme="minorHAnsi" w:cstheme="minorBidi"/>
          <w:bCs w:val="0"/>
          <w:sz w:val="22"/>
          <w:szCs w:val="22"/>
          <w:lang w:val="en-US" w:eastAsia="en-US"/>
        </w:rPr>
      </w:pPr>
      <w:hyperlink w:anchor="_Toc521311392" w:history="1">
        <w:r w:rsidR="00350D10" w:rsidRPr="00EC6935">
          <w:rPr>
            <w:rStyle w:val="Hyperlink"/>
          </w:rPr>
          <w:t>Abbildung 4: Ring-Topologie</w:t>
        </w:r>
        <w:r w:rsidR="00350D10">
          <w:rPr>
            <w:webHidden/>
          </w:rPr>
          <w:tab/>
        </w:r>
        <w:r w:rsidR="00350D10">
          <w:rPr>
            <w:webHidden/>
          </w:rPr>
          <w:fldChar w:fldCharType="begin"/>
        </w:r>
        <w:r w:rsidR="00350D10">
          <w:rPr>
            <w:webHidden/>
          </w:rPr>
          <w:instrText xml:space="preserve"> PAGEREF _Toc521311392 \h </w:instrText>
        </w:r>
        <w:r w:rsidR="00350D10">
          <w:rPr>
            <w:webHidden/>
          </w:rPr>
        </w:r>
        <w:r w:rsidR="00350D10">
          <w:rPr>
            <w:webHidden/>
          </w:rPr>
          <w:fldChar w:fldCharType="separate"/>
        </w:r>
        <w:r w:rsidR="00693A00">
          <w:rPr>
            <w:webHidden/>
          </w:rPr>
          <w:t>9</w:t>
        </w:r>
        <w:r w:rsidR="00350D10">
          <w:rPr>
            <w:webHidden/>
          </w:rPr>
          <w:fldChar w:fldCharType="end"/>
        </w:r>
      </w:hyperlink>
    </w:p>
    <w:p w14:paraId="34976EE6" w14:textId="6B62C1AE" w:rsidR="00350D10" w:rsidRDefault="00D01B63">
      <w:pPr>
        <w:pStyle w:val="Abbildungsverzeichnis"/>
        <w:rPr>
          <w:rFonts w:asciiTheme="minorHAnsi" w:eastAsiaTheme="minorEastAsia" w:hAnsiTheme="minorHAnsi" w:cstheme="minorBidi"/>
          <w:bCs w:val="0"/>
          <w:sz w:val="22"/>
          <w:szCs w:val="22"/>
          <w:lang w:val="en-US" w:eastAsia="en-US"/>
        </w:rPr>
      </w:pPr>
      <w:hyperlink w:anchor="_Toc521311393" w:history="1">
        <w:r w:rsidR="00350D10" w:rsidRPr="00EC6935">
          <w:rPr>
            <w:rStyle w:val="Hyperlink"/>
          </w:rPr>
          <w:t>Abbildung 5: Stern-Topologie</w:t>
        </w:r>
        <w:r w:rsidR="00350D10">
          <w:rPr>
            <w:webHidden/>
          </w:rPr>
          <w:tab/>
        </w:r>
        <w:r w:rsidR="00350D10">
          <w:rPr>
            <w:webHidden/>
          </w:rPr>
          <w:fldChar w:fldCharType="begin"/>
        </w:r>
        <w:r w:rsidR="00350D10">
          <w:rPr>
            <w:webHidden/>
          </w:rPr>
          <w:instrText xml:space="preserve"> PAGEREF _Toc521311393 \h </w:instrText>
        </w:r>
        <w:r w:rsidR="00350D10">
          <w:rPr>
            <w:webHidden/>
          </w:rPr>
        </w:r>
        <w:r w:rsidR="00350D10">
          <w:rPr>
            <w:webHidden/>
          </w:rPr>
          <w:fldChar w:fldCharType="separate"/>
        </w:r>
        <w:r w:rsidR="00693A00">
          <w:rPr>
            <w:webHidden/>
          </w:rPr>
          <w:t>10</w:t>
        </w:r>
        <w:r w:rsidR="00350D10">
          <w:rPr>
            <w:webHidden/>
          </w:rPr>
          <w:fldChar w:fldCharType="end"/>
        </w:r>
      </w:hyperlink>
    </w:p>
    <w:p w14:paraId="3086435A" w14:textId="77F72000" w:rsidR="00350D10" w:rsidRDefault="00D01B63">
      <w:pPr>
        <w:pStyle w:val="Abbildungsverzeichnis"/>
        <w:rPr>
          <w:rFonts w:asciiTheme="minorHAnsi" w:eastAsiaTheme="minorEastAsia" w:hAnsiTheme="minorHAnsi" w:cstheme="minorBidi"/>
          <w:bCs w:val="0"/>
          <w:sz w:val="22"/>
          <w:szCs w:val="22"/>
          <w:lang w:val="en-US" w:eastAsia="en-US"/>
        </w:rPr>
      </w:pPr>
      <w:hyperlink w:anchor="_Toc521311394" w:history="1">
        <w:r w:rsidR="00350D10" w:rsidRPr="00EC6935">
          <w:rPr>
            <w:rStyle w:val="Hyperlink"/>
          </w:rPr>
          <w:t>Abbildung 6: Baum-Topologie</w:t>
        </w:r>
        <w:r w:rsidR="00350D10">
          <w:rPr>
            <w:webHidden/>
          </w:rPr>
          <w:tab/>
        </w:r>
        <w:r w:rsidR="00350D10">
          <w:rPr>
            <w:webHidden/>
          </w:rPr>
          <w:fldChar w:fldCharType="begin"/>
        </w:r>
        <w:r w:rsidR="00350D10">
          <w:rPr>
            <w:webHidden/>
          </w:rPr>
          <w:instrText xml:space="preserve"> PAGEREF _Toc521311394 \h </w:instrText>
        </w:r>
        <w:r w:rsidR="00350D10">
          <w:rPr>
            <w:webHidden/>
          </w:rPr>
        </w:r>
        <w:r w:rsidR="00350D10">
          <w:rPr>
            <w:webHidden/>
          </w:rPr>
          <w:fldChar w:fldCharType="separate"/>
        </w:r>
        <w:r w:rsidR="00693A00">
          <w:rPr>
            <w:webHidden/>
          </w:rPr>
          <w:t>11</w:t>
        </w:r>
        <w:r w:rsidR="00350D10">
          <w:rPr>
            <w:webHidden/>
          </w:rPr>
          <w:fldChar w:fldCharType="end"/>
        </w:r>
      </w:hyperlink>
    </w:p>
    <w:p w14:paraId="29D291DA" w14:textId="5F4DA9E2" w:rsidR="00350D10" w:rsidRDefault="00D01B63">
      <w:pPr>
        <w:pStyle w:val="Abbildungsverzeichnis"/>
        <w:rPr>
          <w:rFonts w:asciiTheme="minorHAnsi" w:eastAsiaTheme="minorEastAsia" w:hAnsiTheme="minorHAnsi" w:cstheme="minorBidi"/>
          <w:bCs w:val="0"/>
          <w:sz w:val="22"/>
          <w:szCs w:val="22"/>
          <w:lang w:val="en-US" w:eastAsia="en-US"/>
        </w:rPr>
      </w:pPr>
      <w:hyperlink w:anchor="_Toc521311395" w:history="1">
        <w:r w:rsidR="00350D10" w:rsidRPr="00EC6935">
          <w:rPr>
            <w:rStyle w:val="Hyperlink"/>
          </w:rPr>
          <w:t>Abbildung 7: Vermaschtes Netzwerk</w:t>
        </w:r>
        <w:r w:rsidR="00350D10">
          <w:rPr>
            <w:webHidden/>
          </w:rPr>
          <w:tab/>
        </w:r>
        <w:r w:rsidR="00350D10">
          <w:rPr>
            <w:webHidden/>
          </w:rPr>
          <w:fldChar w:fldCharType="begin"/>
        </w:r>
        <w:r w:rsidR="00350D10">
          <w:rPr>
            <w:webHidden/>
          </w:rPr>
          <w:instrText xml:space="preserve"> PAGEREF _Toc521311395 \h </w:instrText>
        </w:r>
        <w:r w:rsidR="00350D10">
          <w:rPr>
            <w:webHidden/>
          </w:rPr>
        </w:r>
        <w:r w:rsidR="00350D10">
          <w:rPr>
            <w:webHidden/>
          </w:rPr>
          <w:fldChar w:fldCharType="separate"/>
        </w:r>
        <w:r w:rsidR="00693A00">
          <w:rPr>
            <w:webHidden/>
          </w:rPr>
          <w:t>12</w:t>
        </w:r>
        <w:r w:rsidR="00350D10">
          <w:rPr>
            <w:webHidden/>
          </w:rPr>
          <w:fldChar w:fldCharType="end"/>
        </w:r>
      </w:hyperlink>
    </w:p>
    <w:p w14:paraId="0E32123B" w14:textId="2B5FB7BB" w:rsidR="00350D10" w:rsidRDefault="00D01B63">
      <w:pPr>
        <w:pStyle w:val="Abbildungsverzeichnis"/>
        <w:rPr>
          <w:rFonts w:asciiTheme="minorHAnsi" w:eastAsiaTheme="minorEastAsia" w:hAnsiTheme="minorHAnsi" w:cstheme="minorBidi"/>
          <w:bCs w:val="0"/>
          <w:sz w:val="22"/>
          <w:szCs w:val="22"/>
          <w:lang w:val="en-US" w:eastAsia="en-US"/>
        </w:rPr>
      </w:pPr>
      <w:hyperlink w:anchor="_Toc521311396" w:history="1">
        <w:r w:rsidR="00350D10" w:rsidRPr="00EC6935">
          <w:rPr>
            <w:rStyle w:val="Hyperlink"/>
          </w:rPr>
          <w:t>Abbildung 8: PROFIBUS basiert auf international etablierte Standard</w:t>
        </w:r>
        <w:r w:rsidR="00350D10">
          <w:rPr>
            <w:webHidden/>
          </w:rPr>
          <w:tab/>
        </w:r>
        <w:r w:rsidR="00350D10">
          <w:rPr>
            <w:webHidden/>
          </w:rPr>
          <w:fldChar w:fldCharType="begin"/>
        </w:r>
        <w:r w:rsidR="00350D10">
          <w:rPr>
            <w:webHidden/>
          </w:rPr>
          <w:instrText xml:space="preserve"> PAGEREF _Toc521311396 \h </w:instrText>
        </w:r>
        <w:r w:rsidR="00350D10">
          <w:rPr>
            <w:webHidden/>
          </w:rPr>
        </w:r>
        <w:r w:rsidR="00350D10">
          <w:rPr>
            <w:webHidden/>
          </w:rPr>
          <w:fldChar w:fldCharType="separate"/>
        </w:r>
        <w:r w:rsidR="00693A00">
          <w:rPr>
            <w:webHidden/>
          </w:rPr>
          <w:t>13</w:t>
        </w:r>
        <w:r w:rsidR="00350D10">
          <w:rPr>
            <w:webHidden/>
          </w:rPr>
          <w:fldChar w:fldCharType="end"/>
        </w:r>
      </w:hyperlink>
    </w:p>
    <w:p w14:paraId="31F21BD7" w14:textId="4BE089C8" w:rsidR="00350D10" w:rsidRDefault="00D01B63">
      <w:pPr>
        <w:pStyle w:val="Abbildungsverzeichnis"/>
        <w:rPr>
          <w:rFonts w:asciiTheme="minorHAnsi" w:eastAsiaTheme="minorEastAsia" w:hAnsiTheme="minorHAnsi" w:cstheme="minorBidi"/>
          <w:bCs w:val="0"/>
          <w:sz w:val="22"/>
          <w:szCs w:val="22"/>
          <w:lang w:val="en-US" w:eastAsia="en-US"/>
        </w:rPr>
      </w:pPr>
      <w:hyperlink w:anchor="_Toc521311397" w:history="1">
        <w:r w:rsidR="00350D10" w:rsidRPr="00EC6935">
          <w:rPr>
            <w:rStyle w:val="Hyperlink"/>
          </w:rPr>
          <w:t>Abbildung 9: Beispielhafte PROFIBUS-Topologie an einem Master-Slave-System</w:t>
        </w:r>
        <w:r w:rsidR="00350D10">
          <w:rPr>
            <w:webHidden/>
          </w:rPr>
          <w:tab/>
        </w:r>
        <w:r w:rsidR="00350D10">
          <w:rPr>
            <w:webHidden/>
          </w:rPr>
          <w:fldChar w:fldCharType="begin"/>
        </w:r>
        <w:r w:rsidR="00350D10">
          <w:rPr>
            <w:webHidden/>
          </w:rPr>
          <w:instrText xml:space="preserve"> PAGEREF _Toc521311397 \h </w:instrText>
        </w:r>
        <w:r w:rsidR="00350D10">
          <w:rPr>
            <w:webHidden/>
          </w:rPr>
        </w:r>
        <w:r w:rsidR="00350D10">
          <w:rPr>
            <w:webHidden/>
          </w:rPr>
          <w:fldChar w:fldCharType="separate"/>
        </w:r>
        <w:r w:rsidR="00693A00">
          <w:rPr>
            <w:webHidden/>
          </w:rPr>
          <w:t>14</w:t>
        </w:r>
        <w:r w:rsidR="00350D10">
          <w:rPr>
            <w:webHidden/>
          </w:rPr>
          <w:fldChar w:fldCharType="end"/>
        </w:r>
      </w:hyperlink>
    </w:p>
    <w:p w14:paraId="3022E45B" w14:textId="652DCA97" w:rsidR="00350D10" w:rsidRDefault="00D01B63">
      <w:pPr>
        <w:pStyle w:val="Abbildungsverzeichnis"/>
        <w:rPr>
          <w:rFonts w:asciiTheme="minorHAnsi" w:eastAsiaTheme="minorEastAsia" w:hAnsiTheme="minorHAnsi" w:cstheme="minorBidi"/>
          <w:bCs w:val="0"/>
          <w:sz w:val="22"/>
          <w:szCs w:val="22"/>
          <w:lang w:val="en-US" w:eastAsia="en-US"/>
        </w:rPr>
      </w:pPr>
      <w:hyperlink w:anchor="_Toc521311398" w:history="1">
        <w:r w:rsidR="00350D10" w:rsidRPr="00EC6935">
          <w:rPr>
            <w:rStyle w:val="Hyperlink"/>
          </w:rPr>
          <w:t>Abbildung 10: Vereinfachtes Übersichtschema ComStudio mit Topology-Editor</w:t>
        </w:r>
        <w:r w:rsidR="00350D10">
          <w:rPr>
            <w:webHidden/>
          </w:rPr>
          <w:tab/>
        </w:r>
        <w:r w:rsidR="00350D10">
          <w:rPr>
            <w:webHidden/>
          </w:rPr>
          <w:fldChar w:fldCharType="begin"/>
        </w:r>
        <w:r w:rsidR="00350D10">
          <w:rPr>
            <w:webHidden/>
          </w:rPr>
          <w:instrText xml:space="preserve"> PAGEREF _Toc521311398 \h </w:instrText>
        </w:r>
        <w:r w:rsidR="00350D10">
          <w:rPr>
            <w:webHidden/>
          </w:rPr>
        </w:r>
        <w:r w:rsidR="00350D10">
          <w:rPr>
            <w:webHidden/>
          </w:rPr>
          <w:fldChar w:fldCharType="separate"/>
        </w:r>
        <w:r w:rsidR="00693A00">
          <w:rPr>
            <w:webHidden/>
          </w:rPr>
          <w:t>17</w:t>
        </w:r>
        <w:r w:rsidR="00350D10">
          <w:rPr>
            <w:webHidden/>
          </w:rPr>
          <w:fldChar w:fldCharType="end"/>
        </w:r>
      </w:hyperlink>
    </w:p>
    <w:p w14:paraId="459F3FB4" w14:textId="331F36BD" w:rsidR="00350D10" w:rsidRDefault="00D01B63">
      <w:pPr>
        <w:pStyle w:val="Abbildungsverzeichnis"/>
        <w:rPr>
          <w:rFonts w:asciiTheme="minorHAnsi" w:eastAsiaTheme="minorEastAsia" w:hAnsiTheme="minorHAnsi" w:cstheme="minorBidi"/>
          <w:bCs w:val="0"/>
          <w:sz w:val="22"/>
          <w:szCs w:val="22"/>
          <w:lang w:val="en-US" w:eastAsia="en-US"/>
        </w:rPr>
      </w:pPr>
      <w:hyperlink w:anchor="_Toc521311399" w:history="1">
        <w:r w:rsidR="00350D10" w:rsidRPr="00EC6935">
          <w:rPr>
            <w:rStyle w:val="Hyperlink"/>
          </w:rPr>
          <w:t>Abbildung 11: Benutzeroberfläche von ComStudio mit spezifischen Ansichten</w:t>
        </w:r>
        <w:r w:rsidR="00350D10">
          <w:rPr>
            <w:webHidden/>
          </w:rPr>
          <w:tab/>
        </w:r>
        <w:r w:rsidR="00350D10">
          <w:rPr>
            <w:webHidden/>
          </w:rPr>
          <w:fldChar w:fldCharType="begin"/>
        </w:r>
        <w:r w:rsidR="00350D10">
          <w:rPr>
            <w:webHidden/>
          </w:rPr>
          <w:instrText xml:space="preserve"> PAGEREF _Toc521311399 \h </w:instrText>
        </w:r>
        <w:r w:rsidR="00350D10">
          <w:rPr>
            <w:webHidden/>
          </w:rPr>
        </w:r>
        <w:r w:rsidR="00350D10">
          <w:rPr>
            <w:webHidden/>
          </w:rPr>
          <w:fldChar w:fldCharType="separate"/>
        </w:r>
        <w:r w:rsidR="00693A00">
          <w:rPr>
            <w:webHidden/>
          </w:rPr>
          <w:t>18</w:t>
        </w:r>
        <w:r w:rsidR="00350D10">
          <w:rPr>
            <w:webHidden/>
          </w:rPr>
          <w:fldChar w:fldCharType="end"/>
        </w:r>
      </w:hyperlink>
    </w:p>
    <w:p w14:paraId="095BA6E9" w14:textId="0AC3674B" w:rsidR="00350D10" w:rsidRDefault="00D01B63">
      <w:pPr>
        <w:pStyle w:val="Abbildungsverzeichnis"/>
        <w:rPr>
          <w:rFonts w:asciiTheme="minorHAnsi" w:eastAsiaTheme="minorEastAsia" w:hAnsiTheme="minorHAnsi" w:cstheme="minorBidi"/>
          <w:bCs w:val="0"/>
          <w:sz w:val="22"/>
          <w:szCs w:val="22"/>
          <w:lang w:val="en-US" w:eastAsia="en-US"/>
        </w:rPr>
      </w:pPr>
      <w:hyperlink w:anchor="_Toc521311400" w:history="1">
        <w:r w:rsidR="00350D10" w:rsidRPr="00EC6935">
          <w:rPr>
            <w:rStyle w:val="Hyperlink"/>
          </w:rPr>
          <w:t>Abbildung 12: Anwendungsfall-Diagramm: Ausgewählte Funktionen des Systems</w:t>
        </w:r>
        <w:r w:rsidR="00350D10">
          <w:rPr>
            <w:webHidden/>
          </w:rPr>
          <w:tab/>
        </w:r>
        <w:r w:rsidR="00350D10">
          <w:rPr>
            <w:webHidden/>
          </w:rPr>
          <w:fldChar w:fldCharType="begin"/>
        </w:r>
        <w:r w:rsidR="00350D10">
          <w:rPr>
            <w:webHidden/>
          </w:rPr>
          <w:instrText xml:space="preserve"> PAGEREF _Toc521311400 \h </w:instrText>
        </w:r>
        <w:r w:rsidR="00350D10">
          <w:rPr>
            <w:webHidden/>
          </w:rPr>
        </w:r>
        <w:r w:rsidR="00350D10">
          <w:rPr>
            <w:webHidden/>
          </w:rPr>
          <w:fldChar w:fldCharType="separate"/>
        </w:r>
        <w:r w:rsidR="00693A00">
          <w:rPr>
            <w:webHidden/>
          </w:rPr>
          <w:t>23</w:t>
        </w:r>
        <w:r w:rsidR="00350D10">
          <w:rPr>
            <w:webHidden/>
          </w:rPr>
          <w:fldChar w:fldCharType="end"/>
        </w:r>
      </w:hyperlink>
    </w:p>
    <w:p w14:paraId="1C1EF198" w14:textId="0EE645E9" w:rsidR="00350D10" w:rsidRDefault="00D01B63">
      <w:pPr>
        <w:pStyle w:val="Abbildungsverzeichnis"/>
        <w:rPr>
          <w:rFonts w:asciiTheme="minorHAnsi" w:eastAsiaTheme="minorEastAsia" w:hAnsiTheme="minorHAnsi" w:cstheme="minorBidi"/>
          <w:bCs w:val="0"/>
          <w:sz w:val="22"/>
          <w:szCs w:val="22"/>
          <w:lang w:val="en-US" w:eastAsia="en-US"/>
        </w:rPr>
      </w:pPr>
      <w:hyperlink w:anchor="_Toc521311401" w:history="1">
        <w:r w:rsidR="00350D10" w:rsidRPr="00EC6935">
          <w:rPr>
            <w:rStyle w:val="Hyperlink"/>
          </w:rPr>
          <w:t>Abbildung 13: ComStudio mit dem Topology-Editor Komponenten</w:t>
        </w:r>
        <w:r w:rsidR="00350D10">
          <w:rPr>
            <w:webHidden/>
          </w:rPr>
          <w:tab/>
        </w:r>
        <w:r w:rsidR="00350D10">
          <w:rPr>
            <w:webHidden/>
          </w:rPr>
          <w:fldChar w:fldCharType="begin"/>
        </w:r>
        <w:r w:rsidR="00350D10">
          <w:rPr>
            <w:webHidden/>
          </w:rPr>
          <w:instrText xml:space="preserve"> PAGEREF _Toc521311401 \h </w:instrText>
        </w:r>
        <w:r w:rsidR="00350D10">
          <w:rPr>
            <w:webHidden/>
          </w:rPr>
        </w:r>
        <w:r w:rsidR="00350D10">
          <w:rPr>
            <w:webHidden/>
          </w:rPr>
          <w:fldChar w:fldCharType="separate"/>
        </w:r>
        <w:r w:rsidR="00693A00">
          <w:rPr>
            <w:webHidden/>
          </w:rPr>
          <w:t>34</w:t>
        </w:r>
        <w:r w:rsidR="00350D10">
          <w:rPr>
            <w:webHidden/>
          </w:rPr>
          <w:fldChar w:fldCharType="end"/>
        </w:r>
      </w:hyperlink>
    </w:p>
    <w:p w14:paraId="6A27097E" w14:textId="3B6F6B5B" w:rsidR="00350D10" w:rsidRDefault="00D01B63">
      <w:pPr>
        <w:pStyle w:val="Abbildungsverzeichnis"/>
        <w:rPr>
          <w:rFonts w:asciiTheme="minorHAnsi" w:eastAsiaTheme="minorEastAsia" w:hAnsiTheme="minorHAnsi" w:cstheme="minorBidi"/>
          <w:bCs w:val="0"/>
          <w:sz w:val="22"/>
          <w:szCs w:val="22"/>
          <w:lang w:val="en-US" w:eastAsia="en-US"/>
        </w:rPr>
      </w:pPr>
      <w:hyperlink w:anchor="_Toc521311402" w:history="1">
        <w:r w:rsidR="00350D10" w:rsidRPr="00EC6935">
          <w:rPr>
            <w:rStyle w:val="Hyperlink"/>
          </w:rPr>
          <w:t>Abbildung 14: Kommunikation zwischen Feldbussystemen, ComStudio und Topology-Editor-Komponente</w:t>
        </w:r>
        <w:r w:rsidR="00350D10">
          <w:rPr>
            <w:webHidden/>
          </w:rPr>
          <w:tab/>
        </w:r>
        <w:r w:rsidR="00350D10">
          <w:rPr>
            <w:webHidden/>
          </w:rPr>
          <w:fldChar w:fldCharType="begin"/>
        </w:r>
        <w:r w:rsidR="00350D10">
          <w:rPr>
            <w:webHidden/>
          </w:rPr>
          <w:instrText xml:space="preserve"> PAGEREF _Toc521311402 \h </w:instrText>
        </w:r>
        <w:r w:rsidR="00350D10">
          <w:rPr>
            <w:webHidden/>
          </w:rPr>
        </w:r>
        <w:r w:rsidR="00350D10">
          <w:rPr>
            <w:webHidden/>
          </w:rPr>
          <w:fldChar w:fldCharType="separate"/>
        </w:r>
        <w:r w:rsidR="00693A00">
          <w:rPr>
            <w:webHidden/>
          </w:rPr>
          <w:t>35</w:t>
        </w:r>
        <w:r w:rsidR="00350D10">
          <w:rPr>
            <w:webHidden/>
          </w:rPr>
          <w:fldChar w:fldCharType="end"/>
        </w:r>
      </w:hyperlink>
    </w:p>
    <w:p w14:paraId="76A4063B" w14:textId="24AA6CFA" w:rsidR="00350D10" w:rsidRDefault="00D01B63">
      <w:pPr>
        <w:pStyle w:val="Abbildungsverzeichnis"/>
        <w:rPr>
          <w:rFonts w:asciiTheme="minorHAnsi" w:eastAsiaTheme="minorEastAsia" w:hAnsiTheme="minorHAnsi" w:cstheme="minorBidi"/>
          <w:bCs w:val="0"/>
          <w:sz w:val="22"/>
          <w:szCs w:val="22"/>
          <w:lang w:val="en-US" w:eastAsia="en-US"/>
        </w:rPr>
      </w:pPr>
      <w:hyperlink w:anchor="_Toc521311403" w:history="1">
        <w:r w:rsidR="00350D10" w:rsidRPr="00EC6935">
          <w:rPr>
            <w:rStyle w:val="Hyperlink"/>
          </w:rPr>
          <w:t>Abbildung 15: Das Layout für die Benutzeroberflächenkomponente</w:t>
        </w:r>
        <w:r w:rsidR="00350D10">
          <w:rPr>
            <w:webHidden/>
          </w:rPr>
          <w:tab/>
        </w:r>
        <w:r w:rsidR="00350D10">
          <w:rPr>
            <w:webHidden/>
          </w:rPr>
          <w:fldChar w:fldCharType="begin"/>
        </w:r>
        <w:r w:rsidR="00350D10">
          <w:rPr>
            <w:webHidden/>
          </w:rPr>
          <w:instrText xml:space="preserve"> PAGEREF _Toc521311403 \h </w:instrText>
        </w:r>
        <w:r w:rsidR="00350D10">
          <w:rPr>
            <w:webHidden/>
          </w:rPr>
        </w:r>
        <w:r w:rsidR="00350D10">
          <w:rPr>
            <w:webHidden/>
          </w:rPr>
          <w:fldChar w:fldCharType="separate"/>
        </w:r>
        <w:r w:rsidR="00693A00">
          <w:rPr>
            <w:webHidden/>
          </w:rPr>
          <w:t>36</w:t>
        </w:r>
        <w:r w:rsidR="00350D10">
          <w:rPr>
            <w:webHidden/>
          </w:rPr>
          <w:fldChar w:fldCharType="end"/>
        </w:r>
      </w:hyperlink>
    </w:p>
    <w:p w14:paraId="0D8FEF03" w14:textId="21C9F8BC" w:rsidR="00350D10" w:rsidRDefault="00D01B63">
      <w:pPr>
        <w:pStyle w:val="Abbildungsverzeichnis"/>
        <w:rPr>
          <w:rFonts w:asciiTheme="minorHAnsi" w:eastAsiaTheme="minorEastAsia" w:hAnsiTheme="minorHAnsi" w:cstheme="minorBidi"/>
          <w:bCs w:val="0"/>
          <w:sz w:val="22"/>
          <w:szCs w:val="22"/>
          <w:lang w:val="en-US" w:eastAsia="en-US"/>
        </w:rPr>
      </w:pPr>
      <w:hyperlink w:anchor="_Toc521311404" w:history="1">
        <w:r w:rsidR="00350D10" w:rsidRPr="00EC6935">
          <w:rPr>
            <w:rStyle w:val="Hyperlink"/>
          </w:rPr>
          <w:t>Abbildung 16: Topology-Editor Schnittstellen</w:t>
        </w:r>
        <w:r w:rsidR="00350D10">
          <w:rPr>
            <w:webHidden/>
          </w:rPr>
          <w:tab/>
        </w:r>
        <w:r w:rsidR="00350D10">
          <w:rPr>
            <w:webHidden/>
          </w:rPr>
          <w:fldChar w:fldCharType="begin"/>
        </w:r>
        <w:r w:rsidR="00350D10">
          <w:rPr>
            <w:webHidden/>
          </w:rPr>
          <w:instrText xml:space="preserve"> PAGEREF _Toc521311404 \h </w:instrText>
        </w:r>
        <w:r w:rsidR="00350D10">
          <w:rPr>
            <w:webHidden/>
          </w:rPr>
        </w:r>
        <w:r w:rsidR="00350D10">
          <w:rPr>
            <w:webHidden/>
          </w:rPr>
          <w:fldChar w:fldCharType="separate"/>
        </w:r>
        <w:r w:rsidR="00693A00">
          <w:rPr>
            <w:webHidden/>
          </w:rPr>
          <w:t>37</w:t>
        </w:r>
        <w:r w:rsidR="00350D10">
          <w:rPr>
            <w:webHidden/>
          </w:rPr>
          <w:fldChar w:fldCharType="end"/>
        </w:r>
      </w:hyperlink>
    </w:p>
    <w:p w14:paraId="65D0F704" w14:textId="3980ADCC" w:rsidR="00350D10" w:rsidRDefault="00D01B63">
      <w:pPr>
        <w:pStyle w:val="Abbildungsverzeichnis"/>
        <w:rPr>
          <w:rFonts w:asciiTheme="minorHAnsi" w:eastAsiaTheme="minorEastAsia" w:hAnsiTheme="minorHAnsi" w:cstheme="minorBidi"/>
          <w:bCs w:val="0"/>
          <w:sz w:val="22"/>
          <w:szCs w:val="22"/>
          <w:lang w:val="en-US" w:eastAsia="en-US"/>
        </w:rPr>
      </w:pPr>
      <w:hyperlink w:anchor="_Toc521311405" w:history="1">
        <w:r w:rsidR="00350D10" w:rsidRPr="00EC6935">
          <w:rPr>
            <w:rStyle w:val="Hyperlink"/>
          </w:rPr>
          <w:t>Abbildung 17: Datenhandhabungskonzept für Topology-Editor</w:t>
        </w:r>
        <w:r w:rsidR="00350D10">
          <w:rPr>
            <w:webHidden/>
          </w:rPr>
          <w:tab/>
        </w:r>
        <w:r w:rsidR="00350D10">
          <w:rPr>
            <w:webHidden/>
          </w:rPr>
          <w:fldChar w:fldCharType="begin"/>
        </w:r>
        <w:r w:rsidR="00350D10">
          <w:rPr>
            <w:webHidden/>
          </w:rPr>
          <w:instrText xml:space="preserve"> PAGEREF _Toc521311405 \h </w:instrText>
        </w:r>
        <w:r w:rsidR="00350D10">
          <w:rPr>
            <w:webHidden/>
          </w:rPr>
        </w:r>
        <w:r w:rsidR="00350D10">
          <w:rPr>
            <w:webHidden/>
          </w:rPr>
          <w:fldChar w:fldCharType="separate"/>
        </w:r>
        <w:r w:rsidR="00693A00">
          <w:rPr>
            <w:webHidden/>
          </w:rPr>
          <w:t>38</w:t>
        </w:r>
        <w:r w:rsidR="00350D10">
          <w:rPr>
            <w:webHidden/>
          </w:rPr>
          <w:fldChar w:fldCharType="end"/>
        </w:r>
      </w:hyperlink>
    </w:p>
    <w:p w14:paraId="1CA145BF" w14:textId="21557596" w:rsidR="00350D10" w:rsidRDefault="00D01B63">
      <w:pPr>
        <w:pStyle w:val="Abbildungsverzeichnis"/>
        <w:rPr>
          <w:rFonts w:asciiTheme="minorHAnsi" w:eastAsiaTheme="minorEastAsia" w:hAnsiTheme="minorHAnsi" w:cstheme="minorBidi"/>
          <w:bCs w:val="0"/>
          <w:sz w:val="22"/>
          <w:szCs w:val="22"/>
          <w:lang w:val="en-US" w:eastAsia="en-US"/>
        </w:rPr>
      </w:pPr>
      <w:hyperlink w:anchor="_Toc521311406" w:history="1">
        <w:r w:rsidR="00350D10" w:rsidRPr="00EC6935">
          <w:rPr>
            <w:rStyle w:val="Hyperlink"/>
          </w:rPr>
          <w:t>Abbildung 18: Die Output JSON-Dateien für die Mini-Topologie</w:t>
        </w:r>
        <w:r w:rsidR="00350D10">
          <w:rPr>
            <w:webHidden/>
          </w:rPr>
          <w:tab/>
        </w:r>
        <w:r w:rsidR="00350D10">
          <w:rPr>
            <w:webHidden/>
          </w:rPr>
          <w:fldChar w:fldCharType="begin"/>
        </w:r>
        <w:r w:rsidR="00350D10">
          <w:rPr>
            <w:webHidden/>
          </w:rPr>
          <w:instrText xml:space="preserve"> PAGEREF _Toc521311406 \h </w:instrText>
        </w:r>
        <w:r w:rsidR="00350D10">
          <w:rPr>
            <w:webHidden/>
          </w:rPr>
        </w:r>
        <w:r w:rsidR="00350D10">
          <w:rPr>
            <w:webHidden/>
          </w:rPr>
          <w:fldChar w:fldCharType="separate"/>
        </w:r>
        <w:r w:rsidR="00693A00">
          <w:rPr>
            <w:webHidden/>
          </w:rPr>
          <w:t>39</w:t>
        </w:r>
        <w:r w:rsidR="00350D10">
          <w:rPr>
            <w:webHidden/>
          </w:rPr>
          <w:fldChar w:fldCharType="end"/>
        </w:r>
      </w:hyperlink>
    </w:p>
    <w:p w14:paraId="71FD7C70" w14:textId="3F8E4157" w:rsidR="00350D10" w:rsidRDefault="00D01B63">
      <w:pPr>
        <w:pStyle w:val="Abbildungsverzeichnis"/>
        <w:rPr>
          <w:rFonts w:asciiTheme="minorHAnsi" w:eastAsiaTheme="minorEastAsia" w:hAnsiTheme="minorHAnsi" w:cstheme="minorBidi"/>
          <w:bCs w:val="0"/>
          <w:sz w:val="22"/>
          <w:szCs w:val="22"/>
          <w:lang w:val="en-US" w:eastAsia="en-US"/>
        </w:rPr>
      </w:pPr>
      <w:hyperlink w:anchor="_Toc521311407" w:history="1">
        <w:r w:rsidR="00350D10" w:rsidRPr="00EC6935">
          <w:rPr>
            <w:rStyle w:val="Hyperlink"/>
          </w:rPr>
          <w:t>Abbildung 19: Diagramm zeigt den Grundlegenden Entwurf der Topology-Editor</w:t>
        </w:r>
        <w:r w:rsidR="00350D10">
          <w:rPr>
            <w:webHidden/>
          </w:rPr>
          <w:tab/>
        </w:r>
        <w:r w:rsidR="00350D10">
          <w:rPr>
            <w:webHidden/>
          </w:rPr>
          <w:fldChar w:fldCharType="begin"/>
        </w:r>
        <w:r w:rsidR="00350D10">
          <w:rPr>
            <w:webHidden/>
          </w:rPr>
          <w:instrText xml:space="preserve"> PAGEREF _Toc521311407 \h </w:instrText>
        </w:r>
        <w:r w:rsidR="00350D10">
          <w:rPr>
            <w:webHidden/>
          </w:rPr>
        </w:r>
        <w:r w:rsidR="00350D10">
          <w:rPr>
            <w:webHidden/>
          </w:rPr>
          <w:fldChar w:fldCharType="separate"/>
        </w:r>
        <w:r w:rsidR="00693A00">
          <w:rPr>
            <w:webHidden/>
          </w:rPr>
          <w:t>42</w:t>
        </w:r>
        <w:r w:rsidR="00350D10">
          <w:rPr>
            <w:webHidden/>
          </w:rPr>
          <w:fldChar w:fldCharType="end"/>
        </w:r>
      </w:hyperlink>
    </w:p>
    <w:p w14:paraId="249BBC8A" w14:textId="38E23032" w:rsidR="00350D10" w:rsidRDefault="00D01B63">
      <w:pPr>
        <w:pStyle w:val="Abbildungsverzeichnis"/>
        <w:rPr>
          <w:rFonts w:asciiTheme="minorHAnsi" w:eastAsiaTheme="minorEastAsia" w:hAnsiTheme="minorHAnsi" w:cstheme="minorBidi"/>
          <w:bCs w:val="0"/>
          <w:sz w:val="22"/>
          <w:szCs w:val="22"/>
          <w:lang w:val="en-US" w:eastAsia="en-US"/>
        </w:rPr>
      </w:pPr>
      <w:hyperlink w:anchor="_Toc521311408" w:history="1">
        <w:r w:rsidR="00350D10" w:rsidRPr="00EC6935">
          <w:rPr>
            <w:rStyle w:val="Hyperlink"/>
          </w:rPr>
          <w:t>Abbildung 20: Komponentenübersicht für Topology-Editor-Server</w:t>
        </w:r>
        <w:r w:rsidR="00350D10">
          <w:rPr>
            <w:webHidden/>
          </w:rPr>
          <w:tab/>
        </w:r>
        <w:r w:rsidR="00350D10">
          <w:rPr>
            <w:webHidden/>
          </w:rPr>
          <w:fldChar w:fldCharType="begin"/>
        </w:r>
        <w:r w:rsidR="00350D10">
          <w:rPr>
            <w:webHidden/>
          </w:rPr>
          <w:instrText xml:space="preserve"> PAGEREF _Toc521311408 \h </w:instrText>
        </w:r>
        <w:r w:rsidR="00350D10">
          <w:rPr>
            <w:webHidden/>
          </w:rPr>
        </w:r>
        <w:r w:rsidR="00350D10">
          <w:rPr>
            <w:webHidden/>
          </w:rPr>
          <w:fldChar w:fldCharType="separate"/>
        </w:r>
        <w:r w:rsidR="00693A00">
          <w:rPr>
            <w:webHidden/>
          </w:rPr>
          <w:t>43</w:t>
        </w:r>
        <w:r w:rsidR="00350D10">
          <w:rPr>
            <w:webHidden/>
          </w:rPr>
          <w:fldChar w:fldCharType="end"/>
        </w:r>
      </w:hyperlink>
    </w:p>
    <w:p w14:paraId="059CCAAF" w14:textId="6D6341B7" w:rsidR="00350D10" w:rsidRDefault="00D01B63">
      <w:pPr>
        <w:pStyle w:val="Abbildungsverzeichnis"/>
        <w:rPr>
          <w:rFonts w:asciiTheme="minorHAnsi" w:eastAsiaTheme="minorEastAsia" w:hAnsiTheme="minorHAnsi" w:cstheme="minorBidi"/>
          <w:bCs w:val="0"/>
          <w:sz w:val="22"/>
          <w:szCs w:val="22"/>
          <w:lang w:val="en-US" w:eastAsia="en-US"/>
        </w:rPr>
      </w:pPr>
      <w:hyperlink w:anchor="_Toc521311409" w:history="1">
        <w:r w:rsidR="00350D10" w:rsidRPr="00EC6935">
          <w:rPr>
            <w:rStyle w:val="Hyperlink"/>
          </w:rPr>
          <w:t>Abbildung 21: Domänenmodell der Elemente des Topology-Editor</w:t>
        </w:r>
        <w:r w:rsidR="00350D10">
          <w:rPr>
            <w:webHidden/>
          </w:rPr>
          <w:tab/>
        </w:r>
        <w:r w:rsidR="00350D10">
          <w:rPr>
            <w:webHidden/>
          </w:rPr>
          <w:fldChar w:fldCharType="begin"/>
        </w:r>
        <w:r w:rsidR="00350D10">
          <w:rPr>
            <w:webHidden/>
          </w:rPr>
          <w:instrText xml:space="preserve"> PAGEREF _Toc521311409 \h </w:instrText>
        </w:r>
        <w:r w:rsidR="00350D10">
          <w:rPr>
            <w:webHidden/>
          </w:rPr>
        </w:r>
        <w:r w:rsidR="00350D10">
          <w:rPr>
            <w:webHidden/>
          </w:rPr>
          <w:fldChar w:fldCharType="separate"/>
        </w:r>
        <w:r w:rsidR="00693A00">
          <w:rPr>
            <w:webHidden/>
          </w:rPr>
          <w:t>43</w:t>
        </w:r>
        <w:r w:rsidR="00350D10">
          <w:rPr>
            <w:webHidden/>
          </w:rPr>
          <w:fldChar w:fldCharType="end"/>
        </w:r>
      </w:hyperlink>
    </w:p>
    <w:p w14:paraId="6B18592A" w14:textId="1E3FD8FC" w:rsidR="00350D10" w:rsidRDefault="00D01B63">
      <w:pPr>
        <w:pStyle w:val="Abbildungsverzeichnis"/>
        <w:rPr>
          <w:rFonts w:asciiTheme="minorHAnsi" w:eastAsiaTheme="minorEastAsia" w:hAnsiTheme="minorHAnsi" w:cstheme="minorBidi"/>
          <w:bCs w:val="0"/>
          <w:sz w:val="22"/>
          <w:szCs w:val="22"/>
          <w:lang w:val="en-US" w:eastAsia="en-US"/>
        </w:rPr>
      </w:pPr>
      <w:hyperlink w:anchor="_Toc521311410" w:history="1">
        <w:r w:rsidR="00350D10" w:rsidRPr="00EC6935">
          <w:rPr>
            <w:rStyle w:val="Hyperlink"/>
          </w:rPr>
          <w:t>Abbildung 22: Klassendiagramm eines Beispiel für Fassaden mit feldbusabhängigen Protokollen</w:t>
        </w:r>
        <w:r w:rsidR="00350D10">
          <w:rPr>
            <w:webHidden/>
          </w:rPr>
          <w:tab/>
        </w:r>
        <w:r w:rsidR="00350D10">
          <w:rPr>
            <w:webHidden/>
          </w:rPr>
          <w:fldChar w:fldCharType="begin"/>
        </w:r>
        <w:r w:rsidR="00350D10">
          <w:rPr>
            <w:webHidden/>
          </w:rPr>
          <w:instrText xml:space="preserve"> PAGEREF _Toc521311410 \h </w:instrText>
        </w:r>
        <w:r w:rsidR="00350D10">
          <w:rPr>
            <w:webHidden/>
          </w:rPr>
        </w:r>
        <w:r w:rsidR="00350D10">
          <w:rPr>
            <w:webHidden/>
          </w:rPr>
          <w:fldChar w:fldCharType="separate"/>
        </w:r>
        <w:r w:rsidR="00693A00">
          <w:rPr>
            <w:webHidden/>
          </w:rPr>
          <w:t>44</w:t>
        </w:r>
        <w:r w:rsidR="00350D10">
          <w:rPr>
            <w:webHidden/>
          </w:rPr>
          <w:fldChar w:fldCharType="end"/>
        </w:r>
      </w:hyperlink>
    </w:p>
    <w:p w14:paraId="202185F0" w14:textId="09657426" w:rsidR="00350D10" w:rsidRDefault="00D01B63">
      <w:pPr>
        <w:pStyle w:val="Abbildungsverzeichnis"/>
        <w:rPr>
          <w:rFonts w:asciiTheme="minorHAnsi" w:eastAsiaTheme="minorEastAsia" w:hAnsiTheme="minorHAnsi" w:cstheme="minorBidi"/>
          <w:bCs w:val="0"/>
          <w:sz w:val="22"/>
          <w:szCs w:val="22"/>
          <w:lang w:val="en-US" w:eastAsia="en-US"/>
        </w:rPr>
      </w:pPr>
      <w:hyperlink w:anchor="_Toc521311411" w:history="1">
        <w:r w:rsidR="00350D10" w:rsidRPr="00EC6935">
          <w:rPr>
            <w:rStyle w:val="Hyperlink"/>
          </w:rPr>
          <w:t>Abbildung 23: Zusammengesetzte Anwendungsarchitektur mit häufig verwendeten Paketen</w:t>
        </w:r>
        <w:r w:rsidR="00350D10">
          <w:rPr>
            <w:webHidden/>
          </w:rPr>
          <w:tab/>
        </w:r>
        <w:r w:rsidR="00350D10">
          <w:rPr>
            <w:webHidden/>
          </w:rPr>
          <w:fldChar w:fldCharType="begin"/>
        </w:r>
        <w:r w:rsidR="00350D10">
          <w:rPr>
            <w:webHidden/>
          </w:rPr>
          <w:instrText xml:space="preserve"> PAGEREF _Toc521311411 \h </w:instrText>
        </w:r>
        <w:r w:rsidR="00350D10">
          <w:rPr>
            <w:webHidden/>
          </w:rPr>
        </w:r>
        <w:r w:rsidR="00350D10">
          <w:rPr>
            <w:webHidden/>
          </w:rPr>
          <w:fldChar w:fldCharType="separate"/>
        </w:r>
        <w:r w:rsidR="00693A00">
          <w:rPr>
            <w:webHidden/>
          </w:rPr>
          <w:t>46</w:t>
        </w:r>
        <w:r w:rsidR="00350D10">
          <w:rPr>
            <w:webHidden/>
          </w:rPr>
          <w:fldChar w:fldCharType="end"/>
        </w:r>
      </w:hyperlink>
    </w:p>
    <w:p w14:paraId="411C0E65" w14:textId="02381C7E" w:rsidR="00350D10" w:rsidRDefault="00D01B63">
      <w:pPr>
        <w:pStyle w:val="Abbildungsverzeichnis"/>
        <w:rPr>
          <w:rFonts w:asciiTheme="minorHAnsi" w:eastAsiaTheme="minorEastAsia" w:hAnsiTheme="minorHAnsi" w:cstheme="minorBidi"/>
          <w:bCs w:val="0"/>
          <w:sz w:val="22"/>
          <w:szCs w:val="22"/>
          <w:lang w:val="en-US" w:eastAsia="en-US"/>
        </w:rPr>
      </w:pPr>
      <w:hyperlink w:anchor="_Toc521311412" w:history="1">
        <w:r w:rsidR="00350D10" w:rsidRPr="00EC6935">
          <w:rPr>
            <w:rStyle w:val="Hyperlink"/>
          </w:rPr>
          <w:t>Abbildung 24: Vereinfachtes Diagramm für die Umsetzung der clientseitigen Anwendung</w:t>
        </w:r>
        <w:r w:rsidR="00350D10">
          <w:rPr>
            <w:webHidden/>
          </w:rPr>
          <w:tab/>
        </w:r>
        <w:r w:rsidR="00350D10">
          <w:rPr>
            <w:webHidden/>
          </w:rPr>
          <w:fldChar w:fldCharType="begin"/>
        </w:r>
        <w:r w:rsidR="00350D10">
          <w:rPr>
            <w:webHidden/>
          </w:rPr>
          <w:instrText xml:space="preserve"> PAGEREF _Toc521311412 \h </w:instrText>
        </w:r>
        <w:r w:rsidR="00350D10">
          <w:rPr>
            <w:webHidden/>
          </w:rPr>
        </w:r>
        <w:r w:rsidR="00350D10">
          <w:rPr>
            <w:webHidden/>
          </w:rPr>
          <w:fldChar w:fldCharType="separate"/>
        </w:r>
        <w:r w:rsidR="00693A00">
          <w:rPr>
            <w:webHidden/>
          </w:rPr>
          <w:t>47</w:t>
        </w:r>
        <w:r w:rsidR="00350D10">
          <w:rPr>
            <w:webHidden/>
          </w:rPr>
          <w:fldChar w:fldCharType="end"/>
        </w:r>
      </w:hyperlink>
    </w:p>
    <w:p w14:paraId="6C611A19" w14:textId="334532FD" w:rsidR="00350D10" w:rsidRDefault="00D01B63">
      <w:pPr>
        <w:pStyle w:val="Abbildungsverzeichnis"/>
        <w:rPr>
          <w:rFonts w:asciiTheme="minorHAnsi" w:eastAsiaTheme="minorEastAsia" w:hAnsiTheme="minorHAnsi" w:cstheme="minorBidi"/>
          <w:bCs w:val="0"/>
          <w:sz w:val="22"/>
          <w:szCs w:val="22"/>
          <w:lang w:val="en-US" w:eastAsia="en-US"/>
        </w:rPr>
      </w:pPr>
      <w:hyperlink w:anchor="_Toc521311413" w:history="1">
        <w:r w:rsidR="00350D10" w:rsidRPr="00EC6935">
          <w:rPr>
            <w:rStyle w:val="Hyperlink"/>
          </w:rPr>
          <w:t>Abbildung 25: Erstellen eines FDT-Projekt</w:t>
        </w:r>
        <w:r w:rsidR="00350D10">
          <w:rPr>
            <w:webHidden/>
          </w:rPr>
          <w:tab/>
        </w:r>
        <w:r w:rsidR="00350D10">
          <w:rPr>
            <w:webHidden/>
          </w:rPr>
          <w:fldChar w:fldCharType="begin"/>
        </w:r>
        <w:r w:rsidR="00350D10">
          <w:rPr>
            <w:webHidden/>
          </w:rPr>
          <w:instrText xml:space="preserve"> PAGEREF _Toc521311413 \h </w:instrText>
        </w:r>
        <w:r w:rsidR="00350D10">
          <w:rPr>
            <w:webHidden/>
          </w:rPr>
        </w:r>
        <w:r w:rsidR="00350D10">
          <w:rPr>
            <w:webHidden/>
          </w:rPr>
          <w:fldChar w:fldCharType="separate"/>
        </w:r>
        <w:r w:rsidR="00693A00">
          <w:rPr>
            <w:webHidden/>
          </w:rPr>
          <w:t>49</w:t>
        </w:r>
        <w:r w:rsidR="00350D10">
          <w:rPr>
            <w:webHidden/>
          </w:rPr>
          <w:fldChar w:fldCharType="end"/>
        </w:r>
      </w:hyperlink>
    </w:p>
    <w:p w14:paraId="64331004" w14:textId="278ED5AB" w:rsidR="00350D10" w:rsidRDefault="00D01B63">
      <w:pPr>
        <w:pStyle w:val="Abbildungsverzeichnis"/>
        <w:rPr>
          <w:rFonts w:asciiTheme="minorHAnsi" w:eastAsiaTheme="minorEastAsia" w:hAnsiTheme="minorHAnsi" w:cstheme="minorBidi"/>
          <w:bCs w:val="0"/>
          <w:sz w:val="22"/>
          <w:szCs w:val="22"/>
          <w:lang w:val="en-US" w:eastAsia="en-US"/>
        </w:rPr>
      </w:pPr>
      <w:hyperlink w:anchor="_Toc521311414" w:history="1">
        <w:r w:rsidR="00350D10" w:rsidRPr="00EC6935">
          <w:rPr>
            <w:rStyle w:val="Hyperlink"/>
          </w:rPr>
          <w:t>Abbildung 26: ComStudio mit Topology Editor im Einsatz</w:t>
        </w:r>
        <w:r w:rsidR="00350D10">
          <w:rPr>
            <w:webHidden/>
          </w:rPr>
          <w:tab/>
        </w:r>
        <w:r w:rsidR="00350D10">
          <w:rPr>
            <w:webHidden/>
          </w:rPr>
          <w:fldChar w:fldCharType="begin"/>
        </w:r>
        <w:r w:rsidR="00350D10">
          <w:rPr>
            <w:webHidden/>
          </w:rPr>
          <w:instrText xml:space="preserve"> PAGEREF _Toc521311414 \h </w:instrText>
        </w:r>
        <w:r w:rsidR="00350D10">
          <w:rPr>
            <w:webHidden/>
          </w:rPr>
        </w:r>
        <w:r w:rsidR="00350D10">
          <w:rPr>
            <w:webHidden/>
          </w:rPr>
          <w:fldChar w:fldCharType="separate"/>
        </w:r>
        <w:r w:rsidR="00693A00">
          <w:rPr>
            <w:webHidden/>
          </w:rPr>
          <w:t>50</w:t>
        </w:r>
        <w:r w:rsidR="00350D10">
          <w:rPr>
            <w:webHidden/>
          </w:rPr>
          <w:fldChar w:fldCharType="end"/>
        </w:r>
      </w:hyperlink>
    </w:p>
    <w:p w14:paraId="2A2F3453" w14:textId="355C7797" w:rsidR="00265A1F" w:rsidRPr="00212703" w:rsidRDefault="007D49C9" w:rsidP="00265A1F">
      <w:pPr>
        <w:rPr>
          <w:rFonts w:eastAsiaTheme="minorEastAsia"/>
        </w:rPr>
      </w:pPr>
      <w:r w:rsidRPr="00212703">
        <w:rPr>
          <w:rFonts w:eastAsiaTheme="minorEastAsia"/>
        </w:rPr>
        <w:fldChar w:fldCharType="end"/>
      </w:r>
    </w:p>
    <w:p w14:paraId="7C6B8D95" w14:textId="3D800E0F" w:rsidR="007D49C9" w:rsidRPr="00212703" w:rsidRDefault="007D49C9" w:rsidP="00265A1F">
      <w:pPr>
        <w:rPr>
          <w:rFonts w:eastAsiaTheme="minorEastAsia"/>
        </w:rPr>
      </w:pPr>
    </w:p>
    <w:p w14:paraId="74A82A6A" w14:textId="77777777" w:rsidR="007D49C9" w:rsidRPr="00212703" w:rsidRDefault="007D49C9" w:rsidP="00265A1F">
      <w:pPr>
        <w:rPr>
          <w:rFonts w:eastAsiaTheme="minorEastAsia"/>
        </w:rPr>
        <w:sectPr w:rsidR="007D49C9" w:rsidRPr="00212703" w:rsidSect="00241608">
          <w:headerReference w:type="default" r:id="rId15"/>
          <w:footerReference w:type="default" r:id="rId16"/>
          <w:pgSz w:w="11906" w:h="16838" w:code="9"/>
          <w:pgMar w:top="1701" w:right="1418" w:bottom="1134" w:left="1418" w:header="709" w:footer="709" w:gutter="0"/>
          <w:pgNumType w:fmt="lowerRoman"/>
          <w:cols w:space="708"/>
          <w:docGrid w:linePitch="360"/>
        </w:sectPr>
      </w:pPr>
    </w:p>
    <w:p w14:paraId="3431B658" w14:textId="77777777" w:rsidR="001346DF" w:rsidRPr="00212703" w:rsidRDefault="001346DF" w:rsidP="001346DF">
      <w:pPr>
        <w:pStyle w:val="berschrift1ohneEintraginsInhaltsverzeichnis"/>
      </w:pPr>
      <w:r w:rsidRPr="00212703">
        <w:lastRenderedPageBreak/>
        <w:t>Tabellenverzeichnis</w:t>
      </w:r>
    </w:p>
    <w:p w14:paraId="1CC011FF" w14:textId="19CF024C" w:rsidR="00265A1F" w:rsidRPr="00212703" w:rsidRDefault="00265A1F" w:rsidP="00265A1F">
      <w:pPr>
        <w:rPr>
          <w:rFonts w:eastAsiaTheme="minorEastAsia"/>
        </w:rPr>
      </w:pPr>
    </w:p>
    <w:p w14:paraId="3597D608" w14:textId="77777777" w:rsidR="001346DF" w:rsidRPr="00212703" w:rsidRDefault="001346DF" w:rsidP="00265A1F">
      <w:pPr>
        <w:rPr>
          <w:rFonts w:eastAsiaTheme="minorEastAsia"/>
        </w:rPr>
      </w:pPr>
    </w:p>
    <w:p w14:paraId="2CB79450" w14:textId="002B48EC" w:rsidR="006A6C0A" w:rsidRDefault="001346DF">
      <w:pPr>
        <w:pStyle w:val="Abbildungsverzeichnis"/>
        <w:rPr>
          <w:rFonts w:asciiTheme="minorHAnsi" w:eastAsiaTheme="minorEastAsia" w:hAnsiTheme="minorHAnsi" w:cstheme="minorBidi"/>
          <w:bCs w:val="0"/>
          <w:sz w:val="22"/>
          <w:szCs w:val="22"/>
          <w:lang w:val="en-US" w:eastAsia="en-US"/>
        </w:rPr>
      </w:pPr>
      <w:r w:rsidRPr="00212703">
        <w:rPr>
          <w:rFonts w:eastAsiaTheme="minorEastAsia"/>
        </w:rPr>
        <w:fldChar w:fldCharType="begin"/>
      </w:r>
      <w:r w:rsidRPr="00212703">
        <w:rPr>
          <w:rFonts w:eastAsiaTheme="minorEastAsia"/>
        </w:rPr>
        <w:instrText xml:space="preserve"> TOC \h \z \c "Tabelle" </w:instrText>
      </w:r>
      <w:r w:rsidRPr="00212703">
        <w:rPr>
          <w:rFonts w:eastAsiaTheme="minorEastAsia"/>
        </w:rPr>
        <w:fldChar w:fldCharType="separate"/>
      </w:r>
      <w:hyperlink w:anchor="_Toc521311654" w:history="1">
        <w:r w:rsidR="006A6C0A" w:rsidRPr="00ED4651">
          <w:rPr>
            <w:rStyle w:val="Hyperlink"/>
          </w:rPr>
          <w:t>Tabelle 1: Meilensteinplanung für die Masterarbeit</w:t>
        </w:r>
        <w:r w:rsidR="006A6C0A">
          <w:rPr>
            <w:webHidden/>
          </w:rPr>
          <w:tab/>
        </w:r>
        <w:r w:rsidR="006A6C0A">
          <w:rPr>
            <w:webHidden/>
          </w:rPr>
          <w:fldChar w:fldCharType="begin"/>
        </w:r>
        <w:r w:rsidR="006A6C0A">
          <w:rPr>
            <w:webHidden/>
          </w:rPr>
          <w:instrText xml:space="preserve"> PAGEREF _Toc521311654 \h </w:instrText>
        </w:r>
        <w:r w:rsidR="006A6C0A">
          <w:rPr>
            <w:webHidden/>
          </w:rPr>
        </w:r>
        <w:r w:rsidR="006A6C0A">
          <w:rPr>
            <w:webHidden/>
          </w:rPr>
          <w:fldChar w:fldCharType="separate"/>
        </w:r>
        <w:r w:rsidR="00693A00">
          <w:rPr>
            <w:webHidden/>
          </w:rPr>
          <w:t>4</w:t>
        </w:r>
        <w:r w:rsidR="006A6C0A">
          <w:rPr>
            <w:webHidden/>
          </w:rPr>
          <w:fldChar w:fldCharType="end"/>
        </w:r>
      </w:hyperlink>
    </w:p>
    <w:p w14:paraId="19C198BB" w14:textId="6A041782" w:rsidR="006A6C0A" w:rsidRDefault="00D01B63">
      <w:pPr>
        <w:pStyle w:val="Abbildungsverzeichnis"/>
        <w:rPr>
          <w:rFonts w:asciiTheme="minorHAnsi" w:eastAsiaTheme="minorEastAsia" w:hAnsiTheme="minorHAnsi" w:cstheme="minorBidi"/>
          <w:bCs w:val="0"/>
          <w:sz w:val="22"/>
          <w:szCs w:val="22"/>
          <w:lang w:val="en-US" w:eastAsia="en-US"/>
        </w:rPr>
      </w:pPr>
      <w:hyperlink w:anchor="_Toc521311655" w:history="1">
        <w:r w:rsidR="006A6C0A" w:rsidRPr="00ED4651">
          <w:rPr>
            <w:rStyle w:val="Hyperlink"/>
          </w:rPr>
          <w:t>Tabelle 2: Vergleichstabelle für JavaScript-Framework</w:t>
        </w:r>
        <w:r w:rsidR="006A6C0A">
          <w:rPr>
            <w:webHidden/>
          </w:rPr>
          <w:tab/>
        </w:r>
        <w:r w:rsidR="006A6C0A">
          <w:rPr>
            <w:webHidden/>
          </w:rPr>
          <w:fldChar w:fldCharType="begin"/>
        </w:r>
        <w:r w:rsidR="006A6C0A">
          <w:rPr>
            <w:webHidden/>
          </w:rPr>
          <w:instrText xml:space="preserve"> PAGEREF _Toc521311655 \h </w:instrText>
        </w:r>
        <w:r w:rsidR="006A6C0A">
          <w:rPr>
            <w:webHidden/>
          </w:rPr>
        </w:r>
        <w:r w:rsidR="006A6C0A">
          <w:rPr>
            <w:webHidden/>
          </w:rPr>
          <w:fldChar w:fldCharType="separate"/>
        </w:r>
        <w:r w:rsidR="00693A00">
          <w:rPr>
            <w:webHidden/>
          </w:rPr>
          <w:t>30</w:t>
        </w:r>
        <w:r w:rsidR="006A6C0A">
          <w:rPr>
            <w:webHidden/>
          </w:rPr>
          <w:fldChar w:fldCharType="end"/>
        </w:r>
      </w:hyperlink>
    </w:p>
    <w:p w14:paraId="330D0557" w14:textId="2F65A156" w:rsidR="006A6C0A" w:rsidRDefault="00D01B63">
      <w:pPr>
        <w:pStyle w:val="Abbildungsverzeichnis"/>
        <w:rPr>
          <w:rFonts w:asciiTheme="minorHAnsi" w:eastAsiaTheme="minorEastAsia" w:hAnsiTheme="minorHAnsi" w:cstheme="minorBidi"/>
          <w:bCs w:val="0"/>
          <w:sz w:val="22"/>
          <w:szCs w:val="22"/>
          <w:lang w:val="en-US" w:eastAsia="en-US"/>
        </w:rPr>
      </w:pPr>
      <w:hyperlink w:anchor="_Toc521311656" w:history="1">
        <w:r w:rsidR="006A6C0A" w:rsidRPr="00ED4651">
          <w:rPr>
            <w:rStyle w:val="Hyperlink"/>
          </w:rPr>
          <w:t>Tabelle 3: Vergleichstabelle für UI-Bibliotheken</w:t>
        </w:r>
        <w:r w:rsidR="006A6C0A">
          <w:rPr>
            <w:webHidden/>
          </w:rPr>
          <w:tab/>
        </w:r>
        <w:r w:rsidR="006A6C0A">
          <w:rPr>
            <w:webHidden/>
          </w:rPr>
          <w:fldChar w:fldCharType="begin"/>
        </w:r>
        <w:r w:rsidR="006A6C0A">
          <w:rPr>
            <w:webHidden/>
          </w:rPr>
          <w:instrText xml:space="preserve"> PAGEREF _Toc521311656 \h </w:instrText>
        </w:r>
        <w:r w:rsidR="006A6C0A">
          <w:rPr>
            <w:webHidden/>
          </w:rPr>
        </w:r>
        <w:r w:rsidR="006A6C0A">
          <w:rPr>
            <w:webHidden/>
          </w:rPr>
          <w:fldChar w:fldCharType="separate"/>
        </w:r>
        <w:r w:rsidR="00693A00">
          <w:rPr>
            <w:webHidden/>
          </w:rPr>
          <w:t>31</w:t>
        </w:r>
        <w:r w:rsidR="006A6C0A">
          <w:rPr>
            <w:webHidden/>
          </w:rPr>
          <w:fldChar w:fldCharType="end"/>
        </w:r>
      </w:hyperlink>
    </w:p>
    <w:p w14:paraId="1592B86B" w14:textId="23034A99" w:rsidR="006A6C0A" w:rsidRDefault="00D01B63">
      <w:pPr>
        <w:pStyle w:val="Abbildungsverzeichnis"/>
        <w:rPr>
          <w:rFonts w:asciiTheme="minorHAnsi" w:eastAsiaTheme="minorEastAsia" w:hAnsiTheme="minorHAnsi" w:cstheme="minorBidi"/>
          <w:bCs w:val="0"/>
          <w:sz w:val="22"/>
          <w:szCs w:val="22"/>
          <w:lang w:val="en-US" w:eastAsia="en-US"/>
        </w:rPr>
      </w:pPr>
      <w:hyperlink w:anchor="_Toc521311657" w:history="1">
        <w:r w:rsidR="006A6C0A" w:rsidRPr="00ED4651">
          <w:rPr>
            <w:rStyle w:val="Hyperlink"/>
          </w:rPr>
          <w:t>Tabelle 4: Use Case #1</w:t>
        </w:r>
        <w:r w:rsidR="006A6C0A">
          <w:rPr>
            <w:webHidden/>
          </w:rPr>
          <w:tab/>
        </w:r>
        <w:r w:rsidR="006A6C0A">
          <w:rPr>
            <w:webHidden/>
          </w:rPr>
          <w:fldChar w:fldCharType="begin"/>
        </w:r>
        <w:r w:rsidR="006A6C0A">
          <w:rPr>
            <w:webHidden/>
          </w:rPr>
          <w:instrText xml:space="preserve"> PAGEREF _Toc521311657 \h </w:instrText>
        </w:r>
        <w:r w:rsidR="006A6C0A">
          <w:rPr>
            <w:webHidden/>
          </w:rPr>
        </w:r>
        <w:r w:rsidR="006A6C0A">
          <w:rPr>
            <w:webHidden/>
          </w:rPr>
          <w:fldChar w:fldCharType="separate"/>
        </w:r>
        <w:r w:rsidR="00693A00">
          <w:rPr>
            <w:webHidden/>
          </w:rPr>
          <w:t>53</w:t>
        </w:r>
        <w:r w:rsidR="006A6C0A">
          <w:rPr>
            <w:webHidden/>
          </w:rPr>
          <w:fldChar w:fldCharType="end"/>
        </w:r>
      </w:hyperlink>
    </w:p>
    <w:p w14:paraId="38B9A43B" w14:textId="6279A3FB" w:rsidR="006A6C0A" w:rsidRDefault="00D01B63">
      <w:pPr>
        <w:pStyle w:val="Abbildungsverzeichnis"/>
        <w:rPr>
          <w:rFonts w:asciiTheme="minorHAnsi" w:eastAsiaTheme="minorEastAsia" w:hAnsiTheme="minorHAnsi" w:cstheme="minorBidi"/>
          <w:bCs w:val="0"/>
          <w:sz w:val="22"/>
          <w:szCs w:val="22"/>
          <w:lang w:val="en-US" w:eastAsia="en-US"/>
        </w:rPr>
      </w:pPr>
      <w:hyperlink w:anchor="_Toc521311658" w:history="1">
        <w:r w:rsidR="006A6C0A" w:rsidRPr="00ED4651">
          <w:rPr>
            <w:rStyle w:val="Hyperlink"/>
          </w:rPr>
          <w:t>Tabelle 5: Use Case #2</w:t>
        </w:r>
        <w:r w:rsidR="006A6C0A">
          <w:rPr>
            <w:webHidden/>
          </w:rPr>
          <w:tab/>
        </w:r>
        <w:r w:rsidR="006A6C0A">
          <w:rPr>
            <w:webHidden/>
          </w:rPr>
          <w:fldChar w:fldCharType="begin"/>
        </w:r>
        <w:r w:rsidR="006A6C0A">
          <w:rPr>
            <w:webHidden/>
          </w:rPr>
          <w:instrText xml:space="preserve"> PAGEREF _Toc521311658 \h </w:instrText>
        </w:r>
        <w:r w:rsidR="006A6C0A">
          <w:rPr>
            <w:webHidden/>
          </w:rPr>
        </w:r>
        <w:r w:rsidR="006A6C0A">
          <w:rPr>
            <w:webHidden/>
          </w:rPr>
          <w:fldChar w:fldCharType="separate"/>
        </w:r>
        <w:r w:rsidR="00693A00">
          <w:rPr>
            <w:webHidden/>
          </w:rPr>
          <w:t>54</w:t>
        </w:r>
        <w:r w:rsidR="006A6C0A">
          <w:rPr>
            <w:webHidden/>
          </w:rPr>
          <w:fldChar w:fldCharType="end"/>
        </w:r>
      </w:hyperlink>
    </w:p>
    <w:p w14:paraId="44DE5096" w14:textId="390F8962" w:rsidR="006A6C0A" w:rsidRDefault="00D01B63">
      <w:pPr>
        <w:pStyle w:val="Abbildungsverzeichnis"/>
        <w:rPr>
          <w:rFonts w:asciiTheme="minorHAnsi" w:eastAsiaTheme="minorEastAsia" w:hAnsiTheme="minorHAnsi" w:cstheme="minorBidi"/>
          <w:bCs w:val="0"/>
          <w:sz w:val="22"/>
          <w:szCs w:val="22"/>
          <w:lang w:val="en-US" w:eastAsia="en-US"/>
        </w:rPr>
      </w:pPr>
      <w:hyperlink w:anchor="_Toc521311659" w:history="1">
        <w:r w:rsidR="006A6C0A" w:rsidRPr="00ED4651">
          <w:rPr>
            <w:rStyle w:val="Hyperlink"/>
          </w:rPr>
          <w:t>Tabelle 6: Use Case #3</w:t>
        </w:r>
        <w:r w:rsidR="006A6C0A">
          <w:rPr>
            <w:webHidden/>
          </w:rPr>
          <w:tab/>
        </w:r>
        <w:r w:rsidR="006A6C0A">
          <w:rPr>
            <w:webHidden/>
          </w:rPr>
          <w:fldChar w:fldCharType="begin"/>
        </w:r>
        <w:r w:rsidR="006A6C0A">
          <w:rPr>
            <w:webHidden/>
          </w:rPr>
          <w:instrText xml:space="preserve"> PAGEREF _Toc521311659 \h </w:instrText>
        </w:r>
        <w:r w:rsidR="006A6C0A">
          <w:rPr>
            <w:webHidden/>
          </w:rPr>
        </w:r>
        <w:r w:rsidR="006A6C0A">
          <w:rPr>
            <w:webHidden/>
          </w:rPr>
          <w:fldChar w:fldCharType="separate"/>
        </w:r>
        <w:r w:rsidR="00693A00">
          <w:rPr>
            <w:webHidden/>
          </w:rPr>
          <w:t>55</w:t>
        </w:r>
        <w:r w:rsidR="006A6C0A">
          <w:rPr>
            <w:webHidden/>
          </w:rPr>
          <w:fldChar w:fldCharType="end"/>
        </w:r>
      </w:hyperlink>
    </w:p>
    <w:p w14:paraId="1FC66C93" w14:textId="050BAAE7" w:rsidR="006A6C0A" w:rsidRDefault="00D01B63">
      <w:pPr>
        <w:pStyle w:val="Abbildungsverzeichnis"/>
        <w:rPr>
          <w:rFonts w:asciiTheme="minorHAnsi" w:eastAsiaTheme="minorEastAsia" w:hAnsiTheme="minorHAnsi" w:cstheme="minorBidi"/>
          <w:bCs w:val="0"/>
          <w:sz w:val="22"/>
          <w:szCs w:val="22"/>
          <w:lang w:val="en-US" w:eastAsia="en-US"/>
        </w:rPr>
      </w:pPr>
      <w:hyperlink w:anchor="_Toc521311660" w:history="1">
        <w:r w:rsidR="006A6C0A" w:rsidRPr="00ED4651">
          <w:rPr>
            <w:rStyle w:val="Hyperlink"/>
          </w:rPr>
          <w:t>Tabelle 7: Use Case #4</w:t>
        </w:r>
        <w:r w:rsidR="006A6C0A">
          <w:rPr>
            <w:webHidden/>
          </w:rPr>
          <w:tab/>
        </w:r>
        <w:r w:rsidR="006A6C0A">
          <w:rPr>
            <w:webHidden/>
          </w:rPr>
          <w:fldChar w:fldCharType="begin"/>
        </w:r>
        <w:r w:rsidR="006A6C0A">
          <w:rPr>
            <w:webHidden/>
          </w:rPr>
          <w:instrText xml:space="preserve"> PAGEREF _Toc521311660 \h </w:instrText>
        </w:r>
        <w:r w:rsidR="006A6C0A">
          <w:rPr>
            <w:webHidden/>
          </w:rPr>
        </w:r>
        <w:r w:rsidR="006A6C0A">
          <w:rPr>
            <w:webHidden/>
          </w:rPr>
          <w:fldChar w:fldCharType="separate"/>
        </w:r>
        <w:r w:rsidR="00693A00">
          <w:rPr>
            <w:webHidden/>
          </w:rPr>
          <w:t>56</w:t>
        </w:r>
        <w:r w:rsidR="006A6C0A">
          <w:rPr>
            <w:webHidden/>
          </w:rPr>
          <w:fldChar w:fldCharType="end"/>
        </w:r>
      </w:hyperlink>
    </w:p>
    <w:p w14:paraId="3215BF51" w14:textId="67D3357B" w:rsidR="001346DF" w:rsidRPr="00212703" w:rsidRDefault="001346DF" w:rsidP="00265A1F">
      <w:pPr>
        <w:rPr>
          <w:rFonts w:eastAsiaTheme="minorEastAsia"/>
        </w:rPr>
      </w:pPr>
      <w:r w:rsidRPr="00212703">
        <w:rPr>
          <w:rFonts w:eastAsiaTheme="minorEastAsia"/>
        </w:rPr>
        <w:fldChar w:fldCharType="end"/>
      </w:r>
    </w:p>
    <w:p w14:paraId="2A2A6AD7" w14:textId="77777777" w:rsidR="00D41FE1" w:rsidRPr="00212703" w:rsidRDefault="00D41FE1" w:rsidP="00D41FE1">
      <w:pPr>
        <w:rPr>
          <w:rFonts w:eastAsiaTheme="minorEastAsia"/>
          <w:sz w:val="22"/>
        </w:rPr>
      </w:pPr>
    </w:p>
    <w:p w14:paraId="518ED99F" w14:textId="4F2F4EAC" w:rsidR="00D41FE1" w:rsidRPr="00212703" w:rsidRDefault="00D41FE1" w:rsidP="00D41FE1">
      <w:pPr>
        <w:pStyle w:val="berschrift1ohneEintraginsInhaltsverzeichnis"/>
      </w:pPr>
    </w:p>
    <w:p w14:paraId="68C48121" w14:textId="77777777" w:rsidR="00265A1F" w:rsidRPr="00212703" w:rsidRDefault="00265A1F" w:rsidP="00D41FE1">
      <w:pPr>
        <w:pStyle w:val="berschrift1ohneEintraginsInhaltsverzeichnis"/>
        <w:sectPr w:rsidR="00265A1F" w:rsidRPr="00212703" w:rsidSect="00241608">
          <w:headerReference w:type="default" r:id="rId17"/>
          <w:pgSz w:w="11906" w:h="16838" w:code="9"/>
          <w:pgMar w:top="1701" w:right="1418" w:bottom="1134" w:left="1418" w:header="709" w:footer="709" w:gutter="0"/>
          <w:pgNumType w:fmt="lowerRoman"/>
          <w:cols w:space="708"/>
          <w:docGrid w:linePitch="360"/>
        </w:sectPr>
      </w:pPr>
    </w:p>
    <w:p w14:paraId="045100AA" w14:textId="33D76182" w:rsidR="007715E6" w:rsidRPr="00212703" w:rsidRDefault="007715E6" w:rsidP="00D41FE1">
      <w:pPr>
        <w:pStyle w:val="berschrift1ohneEintraginsInhaltsverzeichnis"/>
      </w:pPr>
    </w:p>
    <w:p w14:paraId="46515047" w14:textId="6F50AF1E" w:rsidR="00512E10" w:rsidRDefault="00FA48FA" w:rsidP="00512E10">
      <w:pPr>
        <w:pStyle w:val="berschrift1"/>
      </w:pPr>
      <w:bookmarkStart w:id="1" w:name="_Toc151354255"/>
      <w:bookmarkStart w:id="2" w:name="_Toc517096350"/>
      <w:bookmarkStart w:id="3" w:name="_Toc521311587"/>
      <w:r w:rsidRPr="00212703">
        <w:t>Einleitung</w:t>
      </w:r>
      <w:bookmarkEnd w:id="1"/>
      <w:bookmarkEnd w:id="2"/>
      <w:r w:rsidR="00515CA6" w:rsidRPr="00212703">
        <w:t xml:space="preserve"> </w:t>
      </w:r>
      <w:r w:rsidR="00512E10">
        <w:t>und Problemstellung</w:t>
      </w:r>
      <w:bookmarkEnd w:id="3"/>
    </w:p>
    <w:p w14:paraId="11CD2B1F" w14:textId="5A52E6A4" w:rsidR="00B03B27" w:rsidRDefault="00940D82" w:rsidP="00C03D78">
      <w:pPr>
        <w:pStyle w:val="Textkrper"/>
      </w:pPr>
      <w:r w:rsidRPr="007715E6">
        <w:t>Unter Kommunikation versteht man den Austausch von Daten zweier Einheiten. Diese Einheiten können zwei Softwaremodule sein, die sich auf einem Gerät oder auch auf unterschiedlichen Geräten befinden. In einem Netzwerk können sich mehrere Module oder Gerät</w:t>
      </w:r>
      <w:r>
        <w:t>e befin</w:t>
      </w:r>
      <w:r w:rsidRPr="007715E6">
        <w:t xml:space="preserve">den, die Daten miteinander austauschen. Neben der </w:t>
      </w:r>
      <w:r w:rsidRPr="00123EB1">
        <w:t>Darstellung</w:t>
      </w:r>
      <w:r w:rsidRPr="007715E6">
        <w:t xml:space="preserve"> des</w:t>
      </w:r>
      <w:r w:rsidR="00123EB1">
        <w:t xml:space="preserve"> logischen</w:t>
      </w:r>
      <w:r w:rsidRPr="007715E6">
        <w:t xml:space="preserve"> Datenflusses gibt </w:t>
      </w:r>
      <w:r>
        <w:t>es</w:t>
      </w:r>
      <w:r w:rsidRPr="007715E6">
        <w:t xml:space="preserve"> auch eine physikalische Darstellung der </w:t>
      </w:r>
      <w:r>
        <w:t>Netzwerke</w:t>
      </w:r>
      <w:r w:rsidRPr="007715E6">
        <w:t xml:space="preserve"> ohne Berücksichtigung des Datenflusses. In dieser Arbeit soll nur die physikalische Darstellung, d. h. die Verknüpfung der Geräte eines industriellen Netzwerks betrachtet werden.</w:t>
      </w:r>
      <w:r w:rsidR="00A4783B">
        <w:t xml:space="preserve"> </w:t>
      </w:r>
      <w:r w:rsidRPr="007715E6">
        <w:t xml:space="preserve">In der industriellen Kommunikation kommen nun noch </w:t>
      </w:r>
      <w:r w:rsidR="00512E10">
        <w:t>weitere</w:t>
      </w:r>
      <w:r w:rsidR="00512E10" w:rsidRPr="007715E6">
        <w:t xml:space="preserve"> </w:t>
      </w:r>
      <w:r w:rsidRPr="007715E6">
        <w:t>Anforderung</w:t>
      </w:r>
      <w:r w:rsidR="00512E10">
        <w:t>en</w:t>
      </w:r>
      <w:r w:rsidRPr="007715E6">
        <w:t xml:space="preserve"> hinzu wie z.B. Echtzeitverhalten</w:t>
      </w:r>
      <w:r>
        <w:fldChar w:fldCharType="begin"/>
      </w:r>
      <w:r>
        <w:instrText xml:space="preserve"> XE "</w:instrText>
      </w:r>
      <w:r w:rsidRPr="00B158E6">
        <w:instrText>Echtzeitverhalten</w:instrText>
      </w:r>
      <w:r>
        <w:instrText xml:space="preserve">" </w:instrText>
      </w:r>
      <w:r>
        <w:fldChar w:fldCharType="end"/>
      </w:r>
      <w:r w:rsidRPr="007715E6">
        <w:t xml:space="preserve"> und Übertragungssicherheit</w:t>
      </w:r>
      <w:r>
        <w:fldChar w:fldCharType="begin"/>
      </w:r>
      <w:r>
        <w:instrText xml:space="preserve"> XE "</w:instrText>
      </w:r>
      <w:r w:rsidRPr="007D0726">
        <w:instrText>Übertragungssicherheit</w:instrText>
      </w:r>
      <w:r>
        <w:instrText xml:space="preserve">" </w:instrText>
      </w:r>
      <w:r>
        <w:fldChar w:fldCharType="end"/>
      </w:r>
      <w:r w:rsidRPr="007715E6">
        <w:t xml:space="preserve">. Grundsätzlich unterstützt die Firma </w:t>
      </w:r>
      <w:r w:rsidRPr="00F67675">
        <w:t>Hilscher</w:t>
      </w:r>
      <w:r>
        <w:t xml:space="preserve"> alle gängigen Netzwerkproto</w:t>
      </w:r>
      <w:r w:rsidRPr="007715E6">
        <w:t>kolle</w:t>
      </w:r>
      <w:r w:rsidR="002B65DF">
        <w:t>, die in der Fabrikautoma</w:t>
      </w:r>
      <w:r w:rsidR="00D91931">
        <w:t>tion eingesetzt werden</w:t>
      </w:r>
      <w:r w:rsidRPr="007715E6">
        <w:t>. In den vergangenen Jahren ist eine Vielzahl neuer</w:t>
      </w:r>
      <w:r>
        <w:t>, Ethernet-basierten</w:t>
      </w:r>
      <w:r w:rsidRPr="007715E6">
        <w:t xml:space="preserve"> Protokolle </w:t>
      </w:r>
      <w:r w:rsidR="00CB6331" w:rsidRPr="007715E6">
        <w:t>hinzugekommen.</w:t>
      </w:r>
      <w:r>
        <w:t xml:space="preserve"> Durch die per</w:t>
      </w:r>
      <w:r w:rsidRPr="007715E6">
        <w:t xml:space="preserve">manent steigenden Anforderungen </w:t>
      </w:r>
      <w:r>
        <w:t xml:space="preserve">an den industriellen Netzwerken </w:t>
      </w:r>
      <w:r w:rsidRPr="007715E6">
        <w:t xml:space="preserve">steigt auch der Aufwand </w:t>
      </w:r>
      <w:r>
        <w:t xml:space="preserve">für ihr Management im Allgemeinen, insbesondere für </w:t>
      </w:r>
      <w:r w:rsidRPr="007715E6">
        <w:t>i</w:t>
      </w:r>
      <w:r>
        <w:t>hre</w:t>
      </w:r>
      <w:r w:rsidRPr="007715E6">
        <w:t xml:space="preserve"> Konfiguration</w:t>
      </w:r>
      <w:r>
        <w:t xml:space="preserve"> und Inbetriebnahme</w:t>
      </w:r>
      <w:r w:rsidRPr="007715E6">
        <w:t>. Durch die geringe Anza</w:t>
      </w:r>
      <w:r>
        <w:t>hl an Netzwerkprotokollen, konn</w:t>
      </w:r>
      <w:r w:rsidRPr="007715E6">
        <w:t>te man früher davon ausgehen, dass sich der Inbetriebnehm</w:t>
      </w:r>
      <w:r>
        <w:t>er eines Netzwerkes mit der Kon</w:t>
      </w:r>
      <w:r w:rsidRPr="007715E6">
        <w:t xml:space="preserve">figuration auskannte. Heute muss man davon ausgehen, dass der Anwender kein detailliertes Wissen über die Konfiguration des Netzwerkes besitzt. Aus </w:t>
      </w:r>
      <w:r>
        <w:t>diesem Grund ist es umso wichti</w:t>
      </w:r>
      <w:r w:rsidRPr="007715E6">
        <w:t xml:space="preserve">ger die Konfiguration für den Anwender einfach und intuitiv zu gestalten. Ein weiterer wichtiger Grund ist die Reduzierung des Support-Aufkommens, der sich aus einer </w:t>
      </w:r>
      <w:r>
        <w:t>leicht zu bedienenden, intuitiver</w:t>
      </w:r>
      <w:r w:rsidRPr="007715E6">
        <w:t xml:space="preserve"> Software ergibt. </w:t>
      </w:r>
    </w:p>
    <w:p w14:paraId="513EB370" w14:textId="72E59C61" w:rsidR="00C32C1B" w:rsidRDefault="00940D82" w:rsidP="00A4783B">
      <w:pPr>
        <w:pStyle w:val="Textkrper"/>
        <w:ind w:firstLine="709"/>
      </w:pPr>
      <w:r w:rsidRPr="007715E6">
        <w:t>Zur Konfiguration eines Netzwerkes gehören noch weitere</w:t>
      </w:r>
      <w:r w:rsidR="00A4783B">
        <w:t xml:space="preserve"> protokolla</w:t>
      </w:r>
      <w:r w:rsidRPr="007715E6">
        <w:t>bhängige Parameter und Einstellungen</w:t>
      </w:r>
      <w:r w:rsidR="00C17323">
        <w:t>,</w:t>
      </w:r>
      <w:r w:rsidR="00C17323" w:rsidRPr="007715E6">
        <w:t xml:space="preserve"> wi</w:t>
      </w:r>
      <w:r w:rsidR="00C17323">
        <w:t>e z.B. die Stationsadresse des Gerätes und die Übertragungsgeschwin</w:t>
      </w:r>
      <w:r w:rsidR="00C17323" w:rsidRPr="007715E6">
        <w:t>digkeit der Daten</w:t>
      </w:r>
      <w:r w:rsidRPr="007715E6">
        <w:t xml:space="preserve">, </w:t>
      </w:r>
      <w:r w:rsidR="005C3FED" w:rsidRPr="007715E6">
        <w:t>die</w:t>
      </w:r>
      <w:r w:rsidR="005C3FED">
        <w:t xml:space="preserve"> an</w:t>
      </w:r>
      <w:r>
        <w:t xml:space="preserve"> dieser Stelle nicht be</w:t>
      </w:r>
      <w:r w:rsidRPr="007715E6">
        <w:t xml:space="preserve">trachtet werden und als gegeben vorausgesetzt werden. </w:t>
      </w:r>
    </w:p>
    <w:p w14:paraId="4951C14B" w14:textId="3D422A66" w:rsidR="00576227" w:rsidRPr="00BA4DF7" w:rsidRDefault="00C32C1B" w:rsidP="00BA4DF7">
      <w:pPr>
        <w:pStyle w:val="Textkrper"/>
        <w:ind w:firstLine="709"/>
        <w:rPr>
          <w:strike/>
        </w:rPr>
      </w:pPr>
      <w:r>
        <w:t xml:space="preserve">Die </w:t>
      </w:r>
      <w:r w:rsidR="00940D82" w:rsidRPr="007715E6">
        <w:t>Visualisierung der Netzwerk</w:t>
      </w:r>
      <w:r w:rsidR="00940D82">
        <w:t>topologie</w:t>
      </w:r>
      <w:r w:rsidR="00940D82" w:rsidRPr="007715E6">
        <w:t xml:space="preserve"> </w:t>
      </w:r>
      <w:r w:rsidR="00C17323">
        <w:t>ermöglicht es,</w:t>
      </w:r>
      <w:r w:rsidR="00C17323" w:rsidRPr="007715E6">
        <w:t xml:space="preserve"> </w:t>
      </w:r>
      <w:r w:rsidR="00940D82" w:rsidRPr="007715E6">
        <w:t>dem Anwender ein</w:t>
      </w:r>
      <w:r w:rsidR="002961AB">
        <w:t>en</w:t>
      </w:r>
      <w:r w:rsidR="00940D82" w:rsidRPr="007715E6">
        <w:t xml:space="preserve"> schnelle</w:t>
      </w:r>
      <w:r w:rsidR="002961AB">
        <w:t>n</w:t>
      </w:r>
      <w:r w:rsidR="00940D82" w:rsidRPr="007715E6">
        <w:t xml:space="preserve"> und leichte</w:t>
      </w:r>
      <w:r w:rsidR="002961AB">
        <w:t>n</w:t>
      </w:r>
      <w:r w:rsidR="00940D82" w:rsidRPr="007715E6">
        <w:t xml:space="preserve"> Überblick sowi</w:t>
      </w:r>
      <w:r w:rsidR="00940D82">
        <w:t>e Einstieg in das Netzwerk</w:t>
      </w:r>
      <w:r w:rsidR="00C17323">
        <w:t xml:space="preserve"> zu </w:t>
      </w:r>
      <w:r w:rsidR="00940D82">
        <w:t>ge</w:t>
      </w:r>
      <w:r w:rsidR="00940D82" w:rsidRPr="007715E6">
        <w:t xml:space="preserve">ben. Mit dieser Arbeit sollen die Grundlagen für einen vereinheitlichten </w:t>
      </w:r>
      <w:r w:rsidR="008A5135">
        <w:t>Topology</w:t>
      </w:r>
      <w:r w:rsidR="00940D82" w:rsidRPr="007715E6">
        <w:t xml:space="preserve">-Editor geschaffen werden, damit nicht für jedes entstehende industrielle Netzwerkprotokoll ein neuer </w:t>
      </w:r>
      <w:r w:rsidR="008A5135">
        <w:t>Topology</w:t>
      </w:r>
      <w:r w:rsidR="00940D82" w:rsidRPr="007715E6">
        <w:t xml:space="preserve">-Editor programmiert werden muss. Ziel dabei ist, in einem </w:t>
      </w:r>
      <w:r w:rsidR="008A5135">
        <w:t>Topology</w:t>
      </w:r>
      <w:r w:rsidR="00940D82" w:rsidRPr="007715E6">
        <w:t>-Editor verschiedene Netzwerke darzustellen. Für die Firma Hilscher sind, neben dem Vorteil der Kostenreduzierung und der Wiederverwendbarkeit der Software</w:t>
      </w:r>
      <w:r w:rsidR="002961AB">
        <w:t>komponente</w:t>
      </w:r>
      <w:r w:rsidR="00940D82" w:rsidRPr="007715E6">
        <w:t>, das einheitliche „</w:t>
      </w:r>
      <w:r w:rsidR="00940D82" w:rsidRPr="00511D14">
        <w:rPr>
          <w:i/>
        </w:rPr>
        <w:t>Look and Feel</w:t>
      </w:r>
      <w:r w:rsidR="00940D82" w:rsidRPr="007715E6">
        <w:t xml:space="preserve">“ der Software für den Kunden </w:t>
      </w:r>
      <w:r w:rsidR="00940D82">
        <w:t>von großer Bedeutung</w:t>
      </w:r>
      <w:r w:rsidR="00637F10" w:rsidRPr="00212703">
        <w:t>.</w:t>
      </w:r>
    </w:p>
    <w:p w14:paraId="200DBCE0" w14:textId="5B562083" w:rsidR="00576227" w:rsidRPr="0004228B" w:rsidRDefault="00576227" w:rsidP="00576227">
      <w:pPr>
        <w:pStyle w:val="berschrift2"/>
      </w:pPr>
      <w:bookmarkStart w:id="4" w:name="_Toc521311588"/>
      <w:bookmarkStart w:id="5" w:name="_Ref511283667"/>
      <w:r>
        <w:t>Motivation</w:t>
      </w:r>
      <w:bookmarkEnd w:id="4"/>
    </w:p>
    <w:p w14:paraId="69F53155" w14:textId="5FC6E2C3" w:rsidR="001D5E4E" w:rsidRDefault="00ED6519" w:rsidP="00622765">
      <w:pPr>
        <w:pStyle w:val="TextkrperEinzug"/>
        <w:ind w:firstLine="0"/>
        <w:rPr>
          <w:lang w:val="de-DE"/>
        </w:rPr>
      </w:pPr>
      <w:r w:rsidRPr="0004228B">
        <w:rPr>
          <w:lang w:val="de-DE"/>
        </w:rPr>
        <w:t xml:space="preserve">Die Firma Hilscher sucht eine Möglichkeit, </w:t>
      </w:r>
      <w:r w:rsidR="0056515B" w:rsidRPr="0004228B">
        <w:rPr>
          <w:lang w:val="de-DE"/>
        </w:rPr>
        <w:t xml:space="preserve">das Engineering Tool Communication Studio um eine grafische Komponente für die Abbildung </w:t>
      </w:r>
      <w:r w:rsidRPr="0004228B">
        <w:rPr>
          <w:lang w:val="de-DE"/>
        </w:rPr>
        <w:t>komplexe</w:t>
      </w:r>
      <w:r w:rsidR="0056515B" w:rsidRPr="0004228B">
        <w:rPr>
          <w:lang w:val="de-DE"/>
        </w:rPr>
        <w:t>r</w:t>
      </w:r>
      <w:r w:rsidRPr="0004228B">
        <w:rPr>
          <w:lang w:val="de-DE"/>
        </w:rPr>
        <w:t>, heterogene</w:t>
      </w:r>
      <w:r w:rsidR="0056515B" w:rsidRPr="0004228B">
        <w:rPr>
          <w:lang w:val="de-DE"/>
        </w:rPr>
        <w:t>r</w:t>
      </w:r>
      <w:r w:rsidRPr="0004228B">
        <w:rPr>
          <w:lang w:val="de-DE"/>
        </w:rPr>
        <w:t xml:space="preserve"> industrielle</w:t>
      </w:r>
      <w:r w:rsidR="0056515B" w:rsidRPr="0004228B">
        <w:rPr>
          <w:lang w:val="de-DE"/>
        </w:rPr>
        <w:t>n</w:t>
      </w:r>
      <w:r w:rsidRPr="0004228B">
        <w:rPr>
          <w:lang w:val="de-DE"/>
        </w:rPr>
        <w:t xml:space="preserve"> Netzwerke </w:t>
      </w:r>
      <w:r w:rsidR="0056515B" w:rsidRPr="0004228B">
        <w:rPr>
          <w:lang w:val="de-DE"/>
        </w:rPr>
        <w:t>zu erweitern</w:t>
      </w:r>
      <w:r w:rsidRPr="0004228B">
        <w:rPr>
          <w:lang w:val="de-DE"/>
        </w:rPr>
        <w:t>.</w:t>
      </w:r>
      <w:r w:rsidR="00576227">
        <w:rPr>
          <w:lang w:val="de-DE"/>
        </w:rPr>
        <w:t xml:space="preserve"> </w:t>
      </w:r>
      <w:r w:rsidR="001E2EFB">
        <w:rPr>
          <w:lang w:val="de-DE"/>
        </w:rPr>
        <w:t>Das grafisch unterstützte Topology Engineering bietet folgende Vorteile:</w:t>
      </w:r>
    </w:p>
    <w:p w14:paraId="1700AF8D" w14:textId="77777777" w:rsidR="00576227" w:rsidRDefault="00576227" w:rsidP="00BA4DF7">
      <w:pPr>
        <w:pStyle w:val="TextkrperEinzug"/>
        <w:ind w:firstLine="0"/>
        <w:rPr>
          <w:lang w:val="de-DE"/>
        </w:rPr>
      </w:pPr>
    </w:p>
    <w:p w14:paraId="0760B0FB" w14:textId="7C11B4B5" w:rsidR="00ED6519" w:rsidRPr="001E2EFB" w:rsidRDefault="00ED6519" w:rsidP="008C7A6B">
      <w:pPr>
        <w:pStyle w:val="TextkrperEinzug"/>
        <w:numPr>
          <w:ilvl w:val="0"/>
          <w:numId w:val="42"/>
        </w:numPr>
        <w:rPr>
          <w:lang w:val="de-DE"/>
        </w:rPr>
      </w:pPr>
      <w:r w:rsidRPr="001E2EFB">
        <w:rPr>
          <w:lang w:val="de-DE"/>
        </w:rPr>
        <w:lastRenderedPageBreak/>
        <w:t>Der Mensch kann diese Art der visuellen Informationen am schnellsten erfassen und verstehen</w:t>
      </w:r>
    </w:p>
    <w:p w14:paraId="2372489B" w14:textId="77777777" w:rsidR="00ED6519" w:rsidRPr="001E2EFB" w:rsidRDefault="00ED6519" w:rsidP="008C7A6B">
      <w:pPr>
        <w:pStyle w:val="TextkrperEinzug"/>
        <w:numPr>
          <w:ilvl w:val="0"/>
          <w:numId w:val="42"/>
        </w:numPr>
        <w:rPr>
          <w:lang w:val="de-DE"/>
        </w:rPr>
      </w:pPr>
      <w:r w:rsidRPr="001E2EFB">
        <w:rPr>
          <w:lang w:val="de-DE"/>
        </w:rPr>
        <w:t>Die Wiederverwendbarkeit dieser Komponente spart den Aufwand und Resources ein</w:t>
      </w:r>
    </w:p>
    <w:p w14:paraId="7258175B" w14:textId="347935CB" w:rsidR="00ED6519" w:rsidRPr="001E2EFB" w:rsidRDefault="001E2EFB" w:rsidP="008C7A6B">
      <w:pPr>
        <w:pStyle w:val="TextkrperEinzug"/>
        <w:numPr>
          <w:ilvl w:val="0"/>
          <w:numId w:val="42"/>
        </w:numPr>
        <w:rPr>
          <w:lang w:val="de-DE"/>
        </w:rPr>
      </w:pPr>
      <w:r>
        <w:rPr>
          <w:lang w:val="de-DE"/>
        </w:rPr>
        <w:t xml:space="preserve">reduziert </w:t>
      </w:r>
      <w:r w:rsidRPr="00402BE9">
        <w:rPr>
          <w:lang w:val="de-DE"/>
        </w:rPr>
        <w:t>Engineering</w:t>
      </w:r>
      <w:r w:rsidR="002D6582" w:rsidRPr="00402BE9">
        <w:rPr>
          <w:lang w:val="de-DE"/>
        </w:rPr>
        <w:t>-Z</w:t>
      </w:r>
      <w:r w:rsidRPr="00402BE9">
        <w:rPr>
          <w:lang w:val="de-DE"/>
        </w:rPr>
        <w:t>eit</w:t>
      </w:r>
      <w:r>
        <w:rPr>
          <w:lang w:val="de-DE"/>
        </w:rPr>
        <w:t xml:space="preserve"> für Netzwerkinbetriebna</w:t>
      </w:r>
      <w:r w:rsidR="00417C6A">
        <w:rPr>
          <w:lang w:val="de-DE"/>
        </w:rPr>
        <w:t>h</w:t>
      </w:r>
      <w:r>
        <w:rPr>
          <w:lang w:val="de-DE"/>
        </w:rPr>
        <w:t>me und ermöglicht somit Ko</w:t>
      </w:r>
      <w:r w:rsidR="002C6114">
        <w:rPr>
          <w:lang w:val="de-DE"/>
        </w:rPr>
        <w:t>stenreduktion für den Endkunden</w:t>
      </w:r>
      <w:r w:rsidR="0033784E">
        <w:rPr>
          <w:lang w:val="de-DE"/>
        </w:rPr>
        <w:t>.</w:t>
      </w:r>
    </w:p>
    <w:p w14:paraId="067876F0" w14:textId="77777777" w:rsidR="001E2EFB" w:rsidRDefault="001E2EFB" w:rsidP="00BA4DF7">
      <w:pPr>
        <w:pStyle w:val="TextkrperEinzug"/>
        <w:rPr>
          <w:lang w:val="de-DE"/>
        </w:rPr>
      </w:pPr>
    </w:p>
    <w:p w14:paraId="1F9A6242" w14:textId="1BB9D2B8" w:rsidR="00B05559" w:rsidRDefault="00B05559" w:rsidP="0033784E">
      <w:pPr>
        <w:pStyle w:val="TextkrperEinzug"/>
        <w:ind w:firstLine="360"/>
        <w:rPr>
          <w:lang w:val="de-DE"/>
        </w:rPr>
      </w:pPr>
      <w:r>
        <w:rPr>
          <w:lang w:val="de-DE"/>
        </w:rPr>
        <w:t>Der aktuelle Stand des</w:t>
      </w:r>
      <w:r w:rsidRPr="00576227">
        <w:rPr>
          <w:lang w:val="de-DE"/>
        </w:rPr>
        <w:t xml:space="preserve"> Communication Studio bietet </w:t>
      </w:r>
      <w:r>
        <w:rPr>
          <w:lang w:val="de-DE"/>
        </w:rPr>
        <w:t xml:space="preserve">grafische Darstellung Netzwerktopologien nur für zwei Netzwerktypen, die </w:t>
      </w:r>
    </w:p>
    <w:p w14:paraId="45863268" w14:textId="43173628" w:rsidR="00B05559" w:rsidRDefault="00B05559" w:rsidP="008C7A6B">
      <w:pPr>
        <w:pStyle w:val="TextkrperEinzug"/>
        <w:numPr>
          <w:ilvl w:val="0"/>
          <w:numId w:val="45"/>
        </w:numPr>
        <w:rPr>
          <w:lang w:val="de-DE"/>
        </w:rPr>
      </w:pPr>
      <w:r>
        <w:rPr>
          <w:lang w:val="de-DE"/>
        </w:rPr>
        <w:t>unhandlich sind,</w:t>
      </w:r>
    </w:p>
    <w:p w14:paraId="69872DE3" w14:textId="0A4A82DB" w:rsidR="00B05559" w:rsidRDefault="00B05559" w:rsidP="008C7A6B">
      <w:pPr>
        <w:pStyle w:val="TextkrperEinzug"/>
        <w:numPr>
          <w:ilvl w:val="0"/>
          <w:numId w:val="45"/>
        </w:numPr>
        <w:rPr>
          <w:lang w:val="de-DE"/>
        </w:rPr>
      </w:pPr>
      <w:r>
        <w:rPr>
          <w:lang w:val="de-DE"/>
        </w:rPr>
        <w:t xml:space="preserve">protokollabhängig in jeweiliger </w:t>
      </w:r>
      <w:commentRangeStart w:id="6"/>
      <w:r>
        <w:rPr>
          <w:lang w:val="de-DE"/>
        </w:rPr>
        <w:t>Binärkomponente</w:t>
      </w:r>
      <w:r w:rsidR="00F305A1">
        <w:rPr>
          <w:rStyle w:val="Funotenzeichen"/>
          <w:lang w:val="de-DE"/>
        </w:rPr>
        <w:footnoteReference w:id="3"/>
      </w:r>
      <w:r>
        <w:rPr>
          <w:lang w:val="de-DE"/>
        </w:rPr>
        <w:t xml:space="preserve"> </w:t>
      </w:r>
      <w:commentRangeEnd w:id="6"/>
      <w:r w:rsidR="008026B5">
        <w:rPr>
          <w:rStyle w:val="Kommentarzeichen"/>
          <w:rFonts w:ascii="Arial" w:hAnsi="Arial" w:cs="Times New Roman"/>
          <w:lang w:val="de-DE"/>
        </w:rPr>
        <w:commentReference w:id="6"/>
      </w:r>
      <w:r>
        <w:rPr>
          <w:lang w:val="de-DE"/>
        </w:rPr>
        <w:t>verankert sind,</w:t>
      </w:r>
    </w:p>
    <w:p w14:paraId="39616623" w14:textId="045815B2" w:rsidR="00B05559" w:rsidRDefault="00B05559" w:rsidP="008C7A6B">
      <w:pPr>
        <w:pStyle w:val="TextkrperEinzug"/>
        <w:numPr>
          <w:ilvl w:val="0"/>
          <w:numId w:val="45"/>
        </w:numPr>
        <w:rPr>
          <w:lang w:val="de-DE"/>
        </w:rPr>
      </w:pPr>
      <w:r>
        <w:rPr>
          <w:lang w:val="de-DE"/>
        </w:rPr>
        <w:t>auf verschiedene Technologien basieren und schwer zu warten und zu erweitern sind</w:t>
      </w:r>
      <w:r w:rsidR="00417C6A">
        <w:rPr>
          <w:lang w:val="de-DE"/>
        </w:rPr>
        <w:t>.</w:t>
      </w:r>
    </w:p>
    <w:p w14:paraId="5104BD8F" w14:textId="77777777" w:rsidR="00B05559" w:rsidRDefault="00B05559" w:rsidP="00B05559">
      <w:pPr>
        <w:pStyle w:val="TextkrperEinzug"/>
        <w:ind w:firstLine="0"/>
        <w:rPr>
          <w:lang w:val="de-DE"/>
        </w:rPr>
      </w:pPr>
    </w:p>
    <w:p w14:paraId="5ED0BC78" w14:textId="5D2AC499" w:rsidR="00ED6519" w:rsidRDefault="00B05559" w:rsidP="009A5CA1">
      <w:pPr>
        <w:pStyle w:val="TextkrperEinzug"/>
        <w:ind w:firstLine="360"/>
        <w:rPr>
          <w:lang w:val="de-DE"/>
        </w:rPr>
      </w:pPr>
      <w:r>
        <w:rPr>
          <w:lang w:val="de-DE"/>
        </w:rPr>
        <w:t>G</w:t>
      </w:r>
      <w:r w:rsidR="001E2EFB" w:rsidRPr="0004228B">
        <w:rPr>
          <w:lang w:val="de-DE"/>
        </w:rPr>
        <w:t>efordert ist ein protokoll</w:t>
      </w:r>
      <w:r>
        <w:rPr>
          <w:lang w:val="de-DE"/>
        </w:rPr>
        <w:t xml:space="preserve">neutraler, einheitlicher </w:t>
      </w:r>
      <w:r w:rsidR="001E2EFB" w:rsidRPr="0004228B">
        <w:rPr>
          <w:lang w:val="de-DE"/>
        </w:rPr>
        <w:t>Ansatz</w:t>
      </w:r>
      <w:r>
        <w:rPr>
          <w:lang w:val="de-DE"/>
        </w:rPr>
        <w:t xml:space="preserve"> für alle von Hilscher unterstützten Protokolle</w:t>
      </w:r>
      <w:r w:rsidR="001E2EFB">
        <w:rPr>
          <w:lang w:val="de-DE"/>
        </w:rPr>
        <w:t xml:space="preserve">. </w:t>
      </w:r>
      <w:r w:rsidR="00ED6519" w:rsidRPr="001E2EFB">
        <w:rPr>
          <w:lang w:val="de-DE"/>
        </w:rPr>
        <w:t xml:space="preserve">Die entstehende Komponente soll als </w:t>
      </w:r>
      <w:r w:rsidR="001E2EFB">
        <w:rPr>
          <w:lang w:val="de-DE"/>
        </w:rPr>
        <w:t xml:space="preserve">ein </w:t>
      </w:r>
      <w:r w:rsidR="00ED6519" w:rsidRPr="001E2EFB">
        <w:rPr>
          <w:lang w:val="de-DE"/>
        </w:rPr>
        <w:t>Plugin</w:t>
      </w:r>
      <w:r w:rsidR="00ED6519" w:rsidRPr="001E2EFB">
        <w:rPr>
          <w:lang w:val="de-DE"/>
        </w:rPr>
        <w:fldChar w:fldCharType="begin"/>
      </w:r>
      <w:r w:rsidR="00ED6519" w:rsidRPr="00FC3A01">
        <w:rPr>
          <w:lang w:val="de-DE"/>
        </w:rPr>
        <w:instrText xml:space="preserve"> XE "</w:instrText>
      </w:r>
      <w:r w:rsidR="00ED6519" w:rsidRPr="001E2EFB">
        <w:rPr>
          <w:lang w:val="de-DE"/>
        </w:rPr>
        <w:instrText>Plugin</w:instrText>
      </w:r>
      <w:r w:rsidR="00ED6519" w:rsidRPr="00FC3A01">
        <w:rPr>
          <w:lang w:val="de-DE"/>
        </w:rPr>
        <w:instrText xml:space="preserve">" </w:instrText>
      </w:r>
      <w:r w:rsidR="00ED6519" w:rsidRPr="001E2EFB">
        <w:rPr>
          <w:lang w:val="de-DE"/>
        </w:rPr>
        <w:fldChar w:fldCharType="end"/>
      </w:r>
      <w:r w:rsidR="00ED6519" w:rsidRPr="001E2EFB">
        <w:rPr>
          <w:lang w:val="de-DE"/>
        </w:rPr>
        <w:t xml:space="preserve"> </w:t>
      </w:r>
      <w:r w:rsidR="001E2EFB">
        <w:rPr>
          <w:lang w:val="de-DE"/>
        </w:rPr>
        <w:t>in</w:t>
      </w:r>
      <w:r w:rsidR="001E2EFB" w:rsidRPr="001E2EFB">
        <w:rPr>
          <w:lang w:val="de-DE"/>
        </w:rPr>
        <w:t xml:space="preserve"> </w:t>
      </w:r>
      <w:r w:rsidR="001E2EFB">
        <w:rPr>
          <w:lang w:val="de-DE"/>
        </w:rPr>
        <w:t>d</w:t>
      </w:r>
      <w:r w:rsidR="00417C6A">
        <w:rPr>
          <w:lang w:val="de-DE"/>
        </w:rPr>
        <w:t>ie</w:t>
      </w:r>
      <w:r w:rsidR="00ED6519" w:rsidRPr="001E2EFB">
        <w:rPr>
          <w:lang w:val="de-DE"/>
        </w:rPr>
        <w:t xml:space="preserve"> Software</w:t>
      </w:r>
      <w:r w:rsidR="00ED6519" w:rsidRPr="001E2EFB">
        <w:rPr>
          <w:lang w:val="de-DE"/>
        </w:rPr>
        <w:fldChar w:fldCharType="begin"/>
      </w:r>
      <w:r w:rsidR="00ED6519" w:rsidRPr="00FC3A01">
        <w:rPr>
          <w:lang w:val="de-DE"/>
        </w:rPr>
        <w:instrText xml:space="preserve"> XE "</w:instrText>
      </w:r>
      <w:r w:rsidR="00ED6519" w:rsidRPr="001E2EFB">
        <w:rPr>
          <w:lang w:val="de-DE"/>
        </w:rPr>
        <w:instrText>Software</w:instrText>
      </w:r>
      <w:r w:rsidR="00ED6519" w:rsidRPr="00FC3A01">
        <w:rPr>
          <w:lang w:val="de-DE"/>
        </w:rPr>
        <w:instrText xml:space="preserve">" </w:instrText>
      </w:r>
      <w:r w:rsidR="00ED6519" w:rsidRPr="001E2EFB">
        <w:rPr>
          <w:lang w:val="de-DE"/>
        </w:rPr>
        <w:fldChar w:fldCharType="end"/>
      </w:r>
      <w:r w:rsidR="00ED6519" w:rsidRPr="001E2EFB">
        <w:rPr>
          <w:lang w:val="de-DE"/>
        </w:rPr>
        <w:t xml:space="preserve"> Communication Studio </w:t>
      </w:r>
      <w:r w:rsidR="001E2EFB">
        <w:rPr>
          <w:lang w:val="de-DE"/>
        </w:rPr>
        <w:t>eingebettet</w:t>
      </w:r>
      <w:r w:rsidR="001E2EFB" w:rsidRPr="001E2EFB">
        <w:rPr>
          <w:lang w:val="de-DE"/>
        </w:rPr>
        <w:t xml:space="preserve"> </w:t>
      </w:r>
      <w:r w:rsidR="00ED6519" w:rsidRPr="001E2EFB">
        <w:rPr>
          <w:lang w:val="de-DE"/>
        </w:rPr>
        <w:t>werden</w:t>
      </w:r>
      <w:r w:rsidR="00BA4DF7">
        <w:rPr>
          <w:lang w:val="de-DE"/>
        </w:rPr>
        <w:t>.</w:t>
      </w:r>
    </w:p>
    <w:p w14:paraId="08DB24A9" w14:textId="77777777" w:rsidR="00ED6519" w:rsidRDefault="00ED6519" w:rsidP="00BA4DF7">
      <w:pPr>
        <w:pStyle w:val="TextkrperEinzug"/>
        <w:ind w:firstLine="576"/>
        <w:rPr>
          <w:lang w:val="de-DE"/>
        </w:rPr>
      </w:pPr>
    </w:p>
    <w:p w14:paraId="445C8437" w14:textId="10999B76" w:rsidR="008729E8" w:rsidRPr="0004228B" w:rsidRDefault="00515CA6" w:rsidP="008729E8">
      <w:pPr>
        <w:pStyle w:val="berschrift2"/>
      </w:pPr>
      <w:bookmarkStart w:id="7" w:name="_Toc517096352"/>
      <w:bookmarkStart w:id="8" w:name="_Ref517332480"/>
      <w:bookmarkStart w:id="9" w:name="_Ref517332487"/>
      <w:bookmarkStart w:id="10" w:name="_Ref517332506"/>
      <w:bookmarkStart w:id="11" w:name="_Ref517332519"/>
      <w:bookmarkStart w:id="12" w:name="_Ref517332580"/>
      <w:bookmarkStart w:id="13" w:name="_Ref517332594"/>
      <w:bookmarkStart w:id="14" w:name="_Ref517332672"/>
      <w:bookmarkStart w:id="15" w:name="_Toc521311589"/>
      <w:r w:rsidRPr="0004228B">
        <w:t>Ziel</w:t>
      </w:r>
      <w:bookmarkEnd w:id="7"/>
      <w:r w:rsidR="0004228B">
        <w:t>setzung</w:t>
      </w:r>
      <w:bookmarkEnd w:id="5"/>
      <w:bookmarkEnd w:id="8"/>
      <w:bookmarkEnd w:id="9"/>
      <w:bookmarkEnd w:id="10"/>
      <w:bookmarkEnd w:id="11"/>
      <w:bookmarkEnd w:id="12"/>
      <w:bookmarkEnd w:id="13"/>
      <w:bookmarkEnd w:id="14"/>
      <w:bookmarkEnd w:id="15"/>
    </w:p>
    <w:p w14:paraId="56041DC1" w14:textId="368A0B63" w:rsidR="0004228B" w:rsidRDefault="0004228B" w:rsidP="0004228B">
      <w:pPr>
        <w:pStyle w:val="TextkrperEinzug"/>
        <w:ind w:firstLine="0"/>
        <w:rPr>
          <w:lang w:val="de-DE"/>
        </w:rPr>
      </w:pPr>
      <w:r>
        <w:rPr>
          <w:lang w:val="de-DE"/>
        </w:rPr>
        <w:t>Das Ziel der vorliegenden Arbeit ist die Konzeption, das Design und die Prototyp</w:t>
      </w:r>
      <w:r w:rsidR="00C17323">
        <w:rPr>
          <w:lang w:val="de-DE"/>
        </w:rPr>
        <w:t>ene</w:t>
      </w:r>
      <w:r>
        <w:rPr>
          <w:lang w:val="de-DE"/>
        </w:rPr>
        <w:t xml:space="preserve">ntwicklung einer Topology </w:t>
      </w:r>
      <w:commentRangeStart w:id="16"/>
      <w:r>
        <w:rPr>
          <w:lang w:val="de-DE"/>
        </w:rPr>
        <w:t>Engineering-</w:t>
      </w:r>
      <w:r w:rsidR="00EA2930">
        <w:rPr>
          <w:lang w:val="de-DE"/>
        </w:rPr>
        <w:t xml:space="preserve">komponente </w:t>
      </w:r>
      <w:commentRangeEnd w:id="16"/>
      <w:r w:rsidR="008026B5">
        <w:rPr>
          <w:rStyle w:val="Kommentarzeichen"/>
          <w:rFonts w:ascii="Arial" w:hAnsi="Arial" w:cs="Times New Roman"/>
          <w:lang w:val="de-DE"/>
        </w:rPr>
        <w:commentReference w:id="16"/>
      </w:r>
      <w:r w:rsidR="00EA2930">
        <w:rPr>
          <w:lang w:val="de-DE"/>
        </w:rPr>
        <w:t>als Plugin für das Co</w:t>
      </w:r>
      <w:r>
        <w:rPr>
          <w:lang w:val="de-DE"/>
        </w:rPr>
        <w:t xml:space="preserve">mmunication Studio, die </w:t>
      </w:r>
    </w:p>
    <w:p w14:paraId="76F65252" w14:textId="77777777" w:rsidR="0004228B" w:rsidRDefault="0004228B" w:rsidP="008C7A6B">
      <w:pPr>
        <w:pStyle w:val="TextkrperEinzug"/>
        <w:numPr>
          <w:ilvl w:val="0"/>
          <w:numId w:val="44"/>
        </w:numPr>
        <w:rPr>
          <w:lang w:val="de-DE"/>
        </w:rPr>
      </w:pPr>
      <w:r>
        <w:rPr>
          <w:lang w:val="de-DE"/>
        </w:rPr>
        <w:t>es dem Anwender einfaches Management der verschiedenartigen Netzwerke erlaubt,</w:t>
      </w:r>
    </w:p>
    <w:p w14:paraId="62C1127E" w14:textId="77CC59B4" w:rsidR="0004228B" w:rsidRDefault="002C6114" w:rsidP="008C7A6B">
      <w:pPr>
        <w:pStyle w:val="TextkrperEinzug"/>
        <w:numPr>
          <w:ilvl w:val="0"/>
          <w:numId w:val="44"/>
        </w:numPr>
        <w:rPr>
          <w:lang w:val="de-DE"/>
        </w:rPr>
      </w:pPr>
      <w:r>
        <w:rPr>
          <w:lang w:val="de-DE"/>
        </w:rPr>
        <w:t>protokoll</w:t>
      </w:r>
      <w:r w:rsidR="0004228B">
        <w:rPr>
          <w:lang w:val="de-DE"/>
        </w:rPr>
        <w:t>neutral implementiert ist,</w:t>
      </w:r>
    </w:p>
    <w:p w14:paraId="23EF4B9C" w14:textId="2157901E" w:rsidR="0004228B" w:rsidRDefault="0004228B" w:rsidP="008C7A6B">
      <w:pPr>
        <w:pStyle w:val="TextkrperEinzug"/>
        <w:numPr>
          <w:ilvl w:val="0"/>
          <w:numId w:val="44"/>
        </w:numPr>
        <w:rPr>
          <w:lang w:val="de-DE"/>
        </w:rPr>
      </w:pPr>
      <w:r>
        <w:rPr>
          <w:lang w:val="de-DE"/>
        </w:rPr>
        <w:t xml:space="preserve">alle gängigen </w:t>
      </w:r>
      <w:r w:rsidRPr="00402BE9">
        <w:rPr>
          <w:lang w:val="de-DE"/>
        </w:rPr>
        <w:t>Topologie</w:t>
      </w:r>
      <w:r w:rsidR="002D6582" w:rsidRPr="00402BE9">
        <w:rPr>
          <w:lang w:val="de-DE"/>
        </w:rPr>
        <w:t>-M</w:t>
      </w:r>
      <w:r w:rsidRPr="00402BE9">
        <w:rPr>
          <w:lang w:val="de-DE"/>
        </w:rPr>
        <w:t>uster</w:t>
      </w:r>
      <w:r>
        <w:rPr>
          <w:lang w:val="de-DE"/>
        </w:rPr>
        <w:t xml:space="preserve"> im Kontext der </w:t>
      </w:r>
      <w:r w:rsidRPr="00BA4DF7">
        <w:rPr>
          <w:lang w:val="de-DE"/>
        </w:rPr>
        <w:t xml:space="preserve">industriellen </w:t>
      </w:r>
      <w:r>
        <w:rPr>
          <w:lang w:val="de-DE"/>
        </w:rPr>
        <w:t>Netzwerke unterstützt,</w:t>
      </w:r>
    </w:p>
    <w:p w14:paraId="2E345F5D" w14:textId="66D267DB" w:rsidR="0004228B" w:rsidRDefault="0004228B" w:rsidP="008C7A6B">
      <w:pPr>
        <w:pStyle w:val="TextkrperEinzug"/>
        <w:numPr>
          <w:ilvl w:val="0"/>
          <w:numId w:val="44"/>
        </w:numPr>
        <w:rPr>
          <w:lang w:val="de-DE"/>
        </w:rPr>
      </w:pPr>
      <w:r>
        <w:rPr>
          <w:lang w:val="de-DE"/>
        </w:rPr>
        <w:t>leicht erweiterbar ist, um künftige Netzwerke zu unterstützen.</w:t>
      </w:r>
    </w:p>
    <w:p w14:paraId="30E71DF7" w14:textId="77777777" w:rsidR="00326AA7" w:rsidRPr="00212703" w:rsidRDefault="00326AA7" w:rsidP="00326AA7">
      <w:pPr>
        <w:pStyle w:val="TextkrperEinzug"/>
        <w:ind w:left="720" w:firstLine="0"/>
        <w:rPr>
          <w:lang w:val="de-DE"/>
        </w:rPr>
      </w:pPr>
    </w:p>
    <w:p w14:paraId="124B41CC" w14:textId="29B25D32" w:rsidR="001703B4" w:rsidRPr="001703B4" w:rsidRDefault="001703B4" w:rsidP="00BA4DF7">
      <w:pPr>
        <w:pStyle w:val="Textkrper"/>
        <w:ind w:firstLine="360"/>
      </w:pPr>
      <w:r w:rsidRPr="00192610">
        <w:t xml:space="preserve">Dabei stellt sich die Forschungsfrage, </w:t>
      </w:r>
      <w:r w:rsidR="00326AA7" w:rsidRPr="00192610">
        <w:t>mit welchen Technologien lässt sich ei</w:t>
      </w:r>
      <w:r w:rsidR="00326AA7" w:rsidRPr="00227608">
        <w:t>ne Client-Anwendung und eine Server-Anwendung mit einer möglichst einheitlichen Codebasis umsetzen, mit dem Ziel</w:t>
      </w:r>
      <w:r w:rsidR="0013462F" w:rsidRPr="006B54CD">
        <w:t>,</w:t>
      </w:r>
      <w:r w:rsidR="00326AA7" w:rsidRPr="00192610">
        <w:t xml:space="preserve"> Entwicklungs-</w:t>
      </w:r>
      <w:r w:rsidR="0013462F" w:rsidRPr="006B54CD">
        <w:t xml:space="preserve"> </w:t>
      </w:r>
      <w:r w:rsidR="00326AA7" w:rsidRPr="00192610">
        <w:t>und Wartungsaufwand möglich</w:t>
      </w:r>
      <w:r w:rsidR="0013462F" w:rsidRPr="006B54CD">
        <w:t>st</w:t>
      </w:r>
      <w:r w:rsidR="00326AA7" w:rsidRPr="00192610">
        <w:t xml:space="preserve"> gering zu halten und </w:t>
      </w:r>
      <w:r w:rsidR="0013462F">
        <w:t xml:space="preserve">bei </w:t>
      </w:r>
      <w:r w:rsidR="0013462F" w:rsidRPr="004145FA">
        <w:t>der bestehenden Software Communication Studio</w:t>
      </w:r>
      <w:r w:rsidR="0013462F">
        <w:t xml:space="preserve">, </w:t>
      </w:r>
      <w:r w:rsidR="00192610">
        <w:t>bei der eigentlichen Host-Applikation,</w:t>
      </w:r>
      <w:r w:rsidR="0013462F" w:rsidRPr="004145FA">
        <w:t xml:space="preserve"> </w:t>
      </w:r>
      <w:r w:rsidR="006B54CD">
        <w:t xml:space="preserve">vernachlässigbare </w:t>
      </w:r>
      <w:r w:rsidR="006B54CD" w:rsidRPr="00192610">
        <w:t>strukturelle</w:t>
      </w:r>
      <w:r w:rsidR="00326AA7" w:rsidRPr="00B4498C">
        <w:t xml:space="preserve"> Veränderungen </w:t>
      </w:r>
      <w:r w:rsidR="00192610">
        <w:t>vorauszusetzen.</w:t>
      </w:r>
    </w:p>
    <w:p w14:paraId="6C7C6B94" w14:textId="456D95B6" w:rsidR="00125E45" w:rsidRPr="00212703" w:rsidRDefault="00515CA6" w:rsidP="00515CA6">
      <w:pPr>
        <w:pStyle w:val="berschrift2"/>
        <w:rPr>
          <w:bCs/>
        </w:rPr>
      </w:pPr>
      <w:bookmarkStart w:id="17" w:name="_Toc517096353"/>
      <w:bookmarkStart w:id="18" w:name="_Toc521311590"/>
      <w:r w:rsidRPr="00212703">
        <w:rPr>
          <w:bCs/>
        </w:rPr>
        <w:t>Aufgaben</w:t>
      </w:r>
      <w:bookmarkEnd w:id="17"/>
      <w:bookmarkEnd w:id="18"/>
    </w:p>
    <w:p w14:paraId="65B40455" w14:textId="68872C2C" w:rsidR="00A779AE" w:rsidRDefault="00A779AE" w:rsidP="00A779AE">
      <w:pPr>
        <w:pStyle w:val="Textkrper"/>
      </w:pPr>
      <w:r>
        <w:t>Durch in</w:t>
      </w:r>
      <w:r w:rsidR="00BC5EC7">
        <w:t xml:space="preserve"> Abschnitt </w:t>
      </w:r>
      <w:r w:rsidR="00BC5EC7">
        <w:fldChar w:fldCharType="begin"/>
      </w:r>
      <w:r w:rsidR="00BC5EC7">
        <w:instrText xml:space="preserve"> REF _Ref517332672 \r \h </w:instrText>
      </w:r>
      <w:r w:rsidR="00BC5EC7">
        <w:fldChar w:fldCharType="separate"/>
      </w:r>
      <w:r w:rsidR="00693A00">
        <w:t>1.2</w:t>
      </w:r>
      <w:r w:rsidR="00BC5EC7">
        <w:fldChar w:fldCharType="end"/>
      </w:r>
      <w:r w:rsidR="00BC5EC7">
        <w:t xml:space="preserve"> </w:t>
      </w:r>
      <w:r>
        <w:t>vor</w:t>
      </w:r>
      <w:r w:rsidR="001769D1">
        <w:t>gegebene</w:t>
      </w:r>
      <w:r>
        <w:t xml:space="preserve"> Ziele ergeben sich nun folgende Aufgaben i</w:t>
      </w:r>
      <w:r w:rsidRPr="00B7790B">
        <w:t xml:space="preserve">m Rahmen dieser </w:t>
      </w:r>
      <w:r>
        <w:t>Mastera</w:t>
      </w:r>
      <w:r w:rsidRPr="00B7790B">
        <w:t>rbeit</w:t>
      </w:r>
      <w:r>
        <w:t>.</w:t>
      </w:r>
      <w:r w:rsidRPr="00B7790B">
        <w:t xml:space="preserve"> </w:t>
      </w:r>
      <w:r w:rsidR="00A36E53">
        <w:t>Es</w:t>
      </w:r>
      <w:r>
        <w:t xml:space="preserve"> </w:t>
      </w:r>
      <w:r w:rsidRPr="00B7790B">
        <w:t xml:space="preserve">sollen </w:t>
      </w:r>
      <w:r w:rsidR="00CB6E05">
        <w:t>zwei</w:t>
      </w:r>
      <w:r w:rsidR="00A36E53">
        <w:t xml:space="preserve"> </w:t>
      </w:r>
      <w:r>
        <w:t xml:space="preserve">verschiedene </w:t>
      </w:r>
      <w:r w:rsidRPr="00B7790B">
        <w:t>Software</w:t>
      </w:r>
      <w:r>
        <w:t>-</w:t>
      </w:r>
      <w:r w:rsidRPr="00B7790B">
        <w:t>Komponenten</w:t>
      </w:r>
      <w:r w:rsidR="00A36E53">
        <w:t xml:space="preserve"> entstehen</w:t>
      </w:r>
      <w:r w:rsidR="00D32063">
        <w:t xml:space="preserve">, </w:t>
      </w:r>
      <w:r w:rsidR="00A36E53">
        <w:t xml:space="preserve">die Server- und die Clientkomponente. Der Server kapselt die protokollabhängigen Netzwerkinformationen und stellt diese einheitlich dem Client zur Verfügung. </w:t>
      </w:r>
      <w:r w:rsidRPr="00B7790B">
        <w:t xml:space="preserve"> </w:t>
      </w:r>
      <w:r w:rsidR="00CB6E05">
        <w:t xml:space="preserve">Die Clientkomponente soll dann </w:t>
      </w:r>
      <w:r w:rsidRPr="00B7790B">
        <w:t>die Topologie</w:t>
      </w:r>
      <w:r w:rsidR="00CB6E05">
        <w:t>n</w:t>
      </w:r>
      <w:r w:rsidRPr="00B7790B">
        <w:t xml:space="preserve"> </w:t>
      </w:r>
      <w:r w:rsidR="006B54CD">
        <w:t>der verschiedenartigen industriellen Kommunikationsnetzwerke</w:t>
      </w:r>
      <w:r w:rsidRPr="00B7790B">
        <w:t xml:space="preserve"> </w:t>
      </w:r>
      <w:r w:rsidR="00CB6E05">
        <w:t xml:space="preserve">unabhängig </w:t>
      </w:r>
      <w:r w:rsidR="00CB6E05" w:rsidRPr="00B7790B">
        <w:t xml:space="preserve">vom </w:t>
      </w:r>
      <w:r w:rsidR="00CB6E05">
        <w:t>Netzwerkp</w:t>
      </w:r>
      <w:r w:rsidR="00CB6E05" w:rsidRPr="00B7790B">
        <w:t>rotokoll</w:t>
      </w:r>
      <w:r w:rsidR="00CB6E05">
        <w:t xml:space="preserve"> </w:t>
      </w:r>
      <w:r>
        <w:t xml:space="preserve">darstellen und die Bearbeitung in einem </w:t>
      </w:r>
      <w:r w:rsidR="00D32063">
        <w:t xml:space="preserve">zulässigen </w:t>
      </w:r>
      <w:r>
        <w:t xml:space="preserve">Rahmen </w:t>
      </w:r>
      <w:r w:rsidR="00D32063">
        <w:t xml:space="preserve">im jeweiligen Kontext </w:t>
      </w:r>
      <w:r>
        <w:t>zulassen</w:t>
      </w:r>
      <w:r w:rsidRPr="00B7790B">
        <w:t xml:space="preserve">. </w:t>
      </w:r>
    </w:p>
    <w:p w14:paraId="461718CE" w14:textId="77F8D69F" w:rsidR="00A779AE" w:rsidRDefault="00A779AE" w:rsidP="00BA4DF7">
      <w:pPr>
        <w:pStyle w:val="Textkrper"/>
        <w:ind w:firstLine="709"/>
      </w:pPr>
      <w:r>
        <w:t>Da dieses Themengebiet sehr komplex und umfangreich ist und viel Fachwissen voraussetz</w:t>
      </w:r>
      <w:r w:rsidRPr="00251452">
        <w:t>t,</w:t>
      </w:r>
      <w:r>
        <w:t xml:space="preserve"> erfolgt im</w:t>
      </w:r>
      <w:r w:rsidRPr="00B7790B">
        <w:t xml:space="preserve"> ersten Schritt </w:t>
      </w:r>
      <w:r>
        <w:t>eine Einführung und Einarbeitung in das Thema</w:t>
      </w:r>
      <w:r w:rsidR="005F5D24">
        <w:t>. Danach sollen anhand der</w:t>
      </w:r>
      <w:r w:rsidRPr="00B7790B">
        <w:t xml:space="preserve"> Protokolle P</w:t>
      </w:r>
      <w:r>
        <w:t>ROFIBUS</w:t>
      </w:r>
      <w:r w:rsidRPr="00B7790B">
        <w:t xml:space="preserve"> und </w:t>
      </w:r>
      <w:r>
        <w:t>PROFINET</w:t>
      </w:r>
      <w:r w:rsidRPr="00B7790B">
        <w:t xml:space="preserve"> IRT</w:t>
      </w:r>
      <w:r w:rsidR="009029D3">
        <w:t>, Vorgabe durch die Aufgaben</w:t>
      </w:r>
      <w:r w:rsidR="009029D3">
        <w:lastRenderedPageBreak/>
        <w:t>stellung,</w:t>
      </w:r>
      <w:r w:rsidRPr="00B7790B">
        <w:t xml:space="preserve"> </w:t>
      </w:r>
      <w:r>
        <w:t xml:space="preserve">verschiedene </w:t>
      </w:r>
      <w:r w:rsidRPr="00402BE9">
        <w:t>Topologie</w:t>
      </w:r>
      <w:r w:rsidR="002D6582" w:rsidRPr="00402BE9">
        <w:t>-M</w:t>
      </w:r>
      <w:r w:rsidRPr="00402BE9">
        <w:t>uster</w:t>
      </w:r>
      <w:r w:rsidRPr="00B7790B">
        <w:t xml:space="preserve"> </w:t>
      </w:r>
      <w:r>
        <w:t>und ihre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zur Darstellung </w:t>
      </w:r>
      <w:r w:rsidR="00D32063">
        <w:t xml:space="preserve">der unterschiedlichen Topologien </w:t>
      </w:r>
      <w:r w:rsidRPr="00B7790B">
        <w:t xml:space="preserve">entwickelt. </w:t>
      </w:r>
      <w:r>
        <w:t xml:space="preserve">Nach der Erstellung des Konzeptes erfolgt dann die Implementierung </w:t>
      </w:r>
      <w:r w:rsidR="00A36E53">
        <w:t xml:space="preserve">der jeweiligen Komponenten </w:t>
      </w:r>
      <w:r>
        <w:t xml:space="preserve">in mehreren Iterationsstufen. </w:t>
      </w:r>
    </w:p>
    <w:p w14:paraId="7F1F6E33" w14:textId="05DEB2D5" w:rsidR="00A779AE" w:rsidRDefault="00A779AE" w:rsidP="004B5AC4">
      <w:pPr>
        <w:pStyle w:val="Textkrper"/>
        <w:ind w:firstLine="709"/>
      </w:pPr>
      <w:r>
        <w:t xml:space="preserve">Für eine bessere Handhabe und Kontrolle der Masterarbeit, </w:t>
      </w:r>
      <w:r w:rsidR="00A5024C">
        <w:t>wird</w:t>
      </w:r>
      <w:r>
        <w:t xml:space="preserve"> das Projekt in verschieden</w:t>
      </w:r>
      <w:r w:rsidR="00D32063">
        <w:t>e</w:t>
      </w:r>
      <w:r>
        <w:t xml:space="preserve"> Phasen mit entsprechenden Meilensteinen eingeteilt.</w:t>
      </w:r>
    </w:p>
    <w:p w14:paraId="6DE2F6A6" w14:textId="77777777" w:rsidR="00912462" w:rsidRPr="00212703" w:rsidRDefault="00912462" w:rsidP="00EF1177">
      <w:pPr>
        <w:pStyle w:val="Textkrper"/>
      </w:pPr>
    </w:p>
    <w:p w14:paraId="7A2FB49B" w14:textId="6CF8A63B" w:rsidR="00284668" w:rsidRPr="00FC3A01" w:rsidRDefault="005C3FED" w:rsidP="00284668">
      <w:pPr>
        <w:pStyle w:val="TextkrperEinzug"/>
        <w:keepNext/>
        <w:ind w:firstLine="0"/>
        <w:rPr>
          <w:lang w:val="de-DE"/>
        </w:rPr>
      </w:pPr>
      <w:r>
        <w:rPr>
          <w:noProof/>
          <w:lang w:val="en-US" w:eastAsia="en-US"/>
        </w:rPr>
        <w:drawing>
          <wp:inline distT="0" distB="0" distL="0" distR="0" wp14:anchorId="4B9CF06A" wp14:editId="1289505D">
            <wp:extent cx="5759450" cy="248158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481580"/>
                    </a:xfrm>
                    <a:prstGeom prst="rect">
                      <a:avLst/>
                    </a:prstGeom>
                  </pic:spPr>
                </pic:pic>
              </a:graphicData>
            </a:graphic>
          </wp:inline>
        </w:drawing>
      </w:r>
      <w:r w:rsidR="00E06CA8" w:rsidRPr="00212703">
        <w:rPr>
          <w:noProof/>
          <w:lang w:val="de-DE"/>
        </w:rPr>
        <w:t xml:space="preserve"> </w:t>
      </w:r>
    </w:p>
    <w:p w14:paraId="6844A2BA" w14:textId="45EC1BAC" w:rsidR="00E05F99" w:rsidRDefault="00284668" w:rsidP="00284668">
      <w:pPr>
        <w:pStyle w:val="Beschriftung"/>
        <w:jc w:val="both"/>
      </w:pPr>
      <w:bookmarkStart w:id="19" w:name="_Ref516486733"/>
      <w:bookmarkStart w:id="20" w:name="_Toc521311389"/>
      <w:r>
        <w:t xml:space="preserve">Abbildung </w:t>
      </w:r>
      <w:fldSimple w:instr=" SEQ Abbildung \* ARABIC ">
        <w:r w:rsidR="00693A00">
          <w:rPr>
            <w:noProof/>
          </w:rPr>
          <w:t>1</w:t>
        </w:r>
      </w:fldSimple>
      <w:r>
        <w:t xml:space="preserve">: </w:t>
      </w:r>
      <w:r w:rsidRPr="00E418E8">
        <w:t>Zeitplan für die Entwicklung von Plugin Topology-Editor</w:t>
      </w:r>
      <w:bookmarkEnd w:id="19"/>
      <w:bookmarkEnd w:id="20"/>
    </w:p>
    <w:p w14:paraId="517B6B0B" w14:textId="2C9C691C" w:rsidR="005C3FED" w:rsidRDefault="005C3FED">
      <w:pPr>
        <w:rPr>
          <w:rFonts w:cs="CMR12"/>
          <w:b w:val="0"/>
          <w:sz w:val="24"/>
        </w:rPr>
      </w:pPr>
      <w:r>
        <w:br w:type="page"/>
      </w:r>
    </w:p>
    <w:p w14:paraId="07791451" w14:textId="77777777" w:rsidR="005C3FED" w:rsidRPr="005C3FED" w:rsidRDefault="005C3FED" w:rsidP="005C3FED">
      <w:pPr>
        <w:pStyle w:val="TextkrperEinzug"/>
        <w:rPr>
          <w:lang w:val="de-DE"/>
        </w:rPr>
      </w:pPr>
    </w:p>
    <w:p w14:paraId="6E8DAFCB" w14:textId="550A315D" w:rsidR="00637F10" w:rsidRDefault="00B4498C" w:rsidP="00637F10">
      <w:pPr>
        <w:pStyle w:val="TextkrperEinzug"/>
        <w:ind w:firstLine="0"/>
        <w:rPr>
          <w:lang w:val="de-DE"/>
        </w:rPr>
      </w:pPr>
      <w:r>
        <w:rPr>
          <w:lang w:val="de-DE"/>
        </w:rPr>
        <w:t xml:space="preserve">In der </w:t>
      </w:r>
      <w:r w:rsidR="005A304C">
        <w:rPr>
          <w:lang w:val="de-DE"/>
        </w:rPr>
        <w:t>nachfolgenden</w:t>
      </w:r>
      <w:r>
        <w:rPr>
          <w:lang w:val="de-DE"/>
        </w:rPr>
        <w:t xml:space="preserve"> Tabelle sind diese Projektphasen in Detail aufgeschlüsselt.</w:t>
      </w:r>
    </w:p>
    <w:p w14:paraId="6704FCD8" w14:textId="77777777" w:rsidR="005A03A1" w:rsidRPr="00212703" w:rsidRDefault="005A03A1" w:rsidP="00637F10">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C03D78" w:rsidRPr="00212703" w14:paraId="68ED1C12" w14:textId="77777777" w:rsidTr="001731F3">
        <w:tc>
          <w:tcPr>
            <w:tcW w:w="1190" w:type="dxa"/>
          </w:tcPr>
          <w:p w14:paraId="270B40A3" w14:textId="77777777" w:rsidR="00C03D78" w:rsidRPr="00212703" w:rsidRDefault="00C03D78" w:rsidP="009F6D64">
            <w:pPr>
              <w:pStyle w:val="TextkrperEinzug"/>
              <w:ind w:firstLine="0"/>
              <w:rPr>
                <w:b/>
                <w:lang w:val="de-DE"/>
              </w:rPr>
            </w:pPr>
            <w:r w:rsidRPr="00212703">
              <w:rPr>
                <w:b/>
                <w:lang w:val="de-DE"/>
              </w:rPr>
              <w:t>Phase</w:t>
            </w:r>
          </w:p>
        </w:tc>
        <w:tc>
          <w:tcPr>
            <w:tcW w:w="2633" w:type="dxa"/>
          </w:tcPr>
          <w:p w14:paraId="75BB7A3D" w14:textId="77777777" w:rsidR="00C03D78" w:rsidRPr="00212703" w:rsidRDefault="00C03D78" w:rsidP="009F6D64">
            <w:pPr>
              <w:pStyle w:val="TextkrperEinzug"/>
              <w:ind w:firstLine="0"/>
              <w:rPr>
                <w:b/>
                <w:lang w:val="de-DE"/>
              </w:rPr>
            </w:pPr>
            <w:r w:rsidRPr="00212703">
              <w:rPr>
                <w:b/>
                <w:lang w:val="de-DE"/>
              </w:rPr>
              <w:t>Beschreibung</w:t>
            </w:r>
          </w:p>
        </w:tc>
        <w:tc>
          <w:tcPr>
            <w:tcW w:w="2126" w:type="dxa"/>
          </w:tcPr>
          <w:p w14:paraId="344D6BE0" w14:textId="77777777" w:rsidR="00C03D78" w:rsidRPr="00212703" w:rsidRDefault="00C03D78" w:rsidP="009F6D64">
            <w:pPr>
              <w:pStyle w:val="TextkrperEinzug"/>
              <w:ind w:firstLine="0"/>
              <w:rPr>
                <w:b/>
                <w:lang w:val="de-DE"/>
              </w:rPr>
            </w:pPr>
            <w:commentRangeStart w:id="21"/>
            <w:r w:rsidRPr="00212703">
              <w:rPr>
                <w:b/>
                <w:lang w:val="de-DE"/>
              </w:rPr>
              <w:t>Ressource</w:t>
            </w:r>
            <w:commentRangeEnd w:id="21"/>
            <w:r w:rsidR="008026B5">
              <w:rPr>
                <w:rStyle w:val="Kommentarzeichen"/>
                <w:rFonts w:ascii="Arial" w:eastAsia="Times New Roman" w:hAnsi="Arial" w:cs="Times New Roman"/>
                <w:lang w:val="de-DE"/>
              </w:rPr>
              <w:commentReference w:id="21"/>
            </w:r>
          </w:p>
        </w:tc>
        <w:tc>
          <w:tcPr>
            <w:tcW w:w="3260" w:type="dxa"/>
          </w:tcPr>
          <w:p w14:paraId="193031A4" w14:textId="77777777" w:rsidR="00C03D78" w:rsidRPr="00212703" w:rsidRDefault="00C03D78" w:rsidP="009F6D64">
            <w:pPr>
              <w:pStyle w:val="TextkrperEinzug"/>
              <w:ind w:firstLine="0"/>
              <w:rPr>
                <w:b/>
                <w:lang w:val="de-DE"/>
              </w:rPr>
            </w:pPr>
            <w:r w:rsidRPr="00212703">
              <w:rPr>
                <w:b/>
                <w:lang w:val="de-DE"/>
              </w:rPr>
              <w:t>Meilenstein</w:t>
            </w:r>
          </w:p>
        </w:tc>
      </w:tr>
      <w:tr w:rsidR="00C03D78" w:rsidRPr="00212703" w14:paraId="02CCAF63" w14:textId="77777777" w:rsidTr="001731F3">
        <w:tc>
          <w:tcPr>
            <w:tcW w:w="1190" w:type="dxa"/>
          </w:tcPr>
          <w:p w14:paraId="10B44F6D" w14:textId="77777777" w:rsidR="00C03D78" w:rsidRPr="00212703" w:rsidRDefault="00C03D78" w:rsidP="009F6D64">
            <w:pPr>
              <w:pStyle w:val="TextkrperEinzug"/>
              <w:ind w:firstLine="0"/>
              <w:rPr>
                <w:lang w:val="de-DE"/>
              </w:rPr>
            </w:pPr>
            <w:r w:rsidRPr="00212703">
              <w:rPr>
                <w:lang w:val="de-DE"/>
              </w:rPr>
              <w:t>Einführung</w:t>
            </w:r>
          </w:p>
        </w:tc>
        <w:tc>
          <w:tcPr>
            <w:tcW w:w="2633" w:type="dxa"/>
          </w:tcPr>
          <w:p w14:paraId="7057D386" w14:textId="77777777" w:rsidR="00C03D78" w:rsidRPr="00212703" w:rsidRDefault="00C03D78" w:rsidP="009F6D64">
            <w:pPr>
              <w:pStyle w:val="TextkrperEinzug"/>
              <w:ind w:firstLine="0"/>
              <w:rPr>
                <w:lang w:val="de-DE"/>
              </w:rPr>
            </w:pPr>
            <w:r w:rsidRPr="00212703">
              <w:rPr>
                <w:lang w:val="de-DE"/>
              </w:rPr>
              <w:t>Erklärungen und Erläuterungen der Aufgaben</w:t>
            </w:r>
          </w:p>
        </w:tc>
        <w:tc>
          <w:tcPr>
            <w:tcW w:w="2126" w:type="dxa"/>
          </w:tcPr>
          <w:p w14:paraId="745AAE18" w14:textId="77777777" w:rsidR="00C03D78" w:rsidRPr="00212703" w:rsidRDefault="00C03D78" w:rsidP="009F6D64">
            <w:pPr>
              <w:pStyle w:val="TextkrperEinzug"/>
              <w:ind w:firstLine="0"/>
              <w:rPr>
                <w:lang w:val="de-DE"/>
              </w:rPr>
            </w:pPr>
            <w:r w:rsidRPr="00212703">
              <w:rPr>
                <w:lang w:val="de-DE"/>
              </w:rPr>
              <w:t>Projektleiter gemeinsam mit allen Beteiligten</w:t>
            </w:r>
          </w:p>
        </w:tc>
        <w:tc>
          <w:tcPr>
            <w:tcW w:w="3260" w:type="dxa"/>
          </w:tcPr>
          <w:p w14:paraId="55D5B6A5" w14:textId="05015B6B" w:rsidR="00C03D78" w:rsidRPr="00212703" w:rsidRDefault="00C03D78" w:rsidP="00E9768E">
            <w:pPr>
              <w:pStyle w:val="TextkrperEinzug"/>
              <w:ind w:firstLine="0"/>
              <w:rPr>
                <w:lang w:val="de-DE"/>
              </w:rPr>
            </w:pPr>
            <w:r w:rsidRPr="00212703">
              <w:rPr>
                <w:lang w:val="de-DE"/>
              </w:rPr>
              <w:t xml:space="preserve">Ziele der Arbeit </w:t>
            </w:r>
            <w:r w:rsidR="00E9768E">
              <w:rPr>
                <w:lang w:val="de-DE"/>
              </w:rPr>
              <w:t>analysieren</w:t>
            </w:r>
          </w:p>
        </w:tc>
      </w:tr>
      <w:tr w:rsidR="00C03D78" w:rsidRPr="00212703" w14:paraId="72888842" w14:textId="77777777" w:rsidTr="001731F3">
        <w:tc>
          <w:tcPr>
            <w:tcW w:w="1190" w:type="dxa"/>
          </w:tcPr>
          <w:p w14:paraId="34114A15" w14:textId="2E9C4D1D" w:rsidR="00C03D78" w:rsidRPr="00212703" w:rsidRDefault="00A23325" w:rsidP="009F6D64">
            <w:pPr>
              <w:pStyle w:val="TextkrperEinzug"/>
              <w:ind w:firstLine="0"/>
              <w:rPr>
                <w:lang w:val="de-DE"/>
              </w:rPr>
            </w:pPr>
            <w:r>
              <w:rPr>
                <w:lang w:val="de-DE"/>
              </w:rPr>
              <w:t xml:space="preserve">Ist-Zustand und </w:t>
            </w:r>
            <w:r w:rsidR="00C03D78" w:rsidRPr="00212703">
              <w:rPr>
                <w:lang w:val="de-DE"/>
              </w:rPr>
              <w:t>Einarbeitung</w:t>
            </w:r>
          </w:p>
        </w:tc>
        <w:tc>
          <w:tcPr>
            <w:tcW w:w="2633" w:type="dxa"/>
          </w:tcPr>
          <w:p w14:paraId="1653E48B" w14:textId="119EEB2D" w:rsidR="00C03D78" w:rsidRPr="00212703" w:rsidRDefault="00290019" w:rsidP="00290019">
            <w:pPr>
              <w:pStyle w:val="TextkrperEinzug"/>
              <w:ind w:firstLine="0"/>
              <w:rPr>
                <w:lang w:val="de-DE"/>
              </w:rPr>
            </w:pPr>
            <w:r>
              <w:rPr>
                <w:lang w:val="de-DE"/>
              </w:rPr>
              <w:t xml:space="preserve">Analyse der bestehenden Host-Applikation </w:t>
            </w:r>
            <w:r w:rsidR="00416AAA">
              <w:rPr>
                <w:lang w:val="de-DE"/>
              </w:rPr>
              <w:t xml:space="preserve">Communication Studio und Einarbeitung </w:t>
            </w:r>
            <w:r w:rsidRPr="00290019">
              <w:rPr>
                <w:rStyle w:val="Kommentarzeichen"/>
                <w:rFonts w:ascii="Arial" w:eastAsia="Times New Roman" w:hAnsi="Arial" w:cs="Times New Roman"/>
                <w:lang w:val="de-DE"/>
              </w:rPr>
              <w:t>d</w:t>
            </w:r>
            <w:r>
              <w:rPr>
                <w:lang w:val="de-DE"/>
              </w:rPr>
              <w:t xml:space="preserve">er </w:t>
            </w:r>
            <w:r w:rsidR="00416AAA">
              <w:rPr>
                <w:lang w:val="de-DE"/>
              </w:rPr>
              <w:t>theoretischen Grundlage</w:t>
            </w:r>
          </w:p>
        </w:tc>
        <w:tc>
          <w:tcPr>
            <w:tcW w:w="2126" w:type="dxa"/>
          </w:tcPr>
          <w:p w14:paraId="2B7364F7" w14:textId="3D11464E" w:rsidR="00C03D78" w:rsidRPr="00212703" w:rsidRDefault="00932AD2" w:rsidP="009F6D64">
            <w:pPr>
              <w:pStyle w:val="TextkrperEinzug"/>
              <w:ind w:firstLine="0"/>
              <w:rPr>
                <w:lang w:val="de-DE"/>
              </w:rPr>
            </w:pPr>
            <w:r>
              <w:rPr>
                <w:lang w:val="de-DE"/>
              </w:rPr>
              <w:t>Student</w:t>
            </w:r>
          </w:p>
        </w:tc>
        <w:tc>
          <w:tcPr>
            <w:tcW w:w="3260" w:type="dxa"/>
          </w:tcPr>
          <w:p w14:paraId="04F5219D" w14:textId="77777777" w:rsidR="00C03D78" w:rsidRPr="00212703" w:rsidRDefault="00C03D78" w:rsidP="009F6D64">
            <w:pPr>
              <w:pStyle w:val="TextkrperEinzug"/>
              <w:ind w:firstLine="0"/>
              <w:rPr>
                <w:lang w:val="de-DE"/>
              </w:rPr>
            </w:pPr>
            <w:r w:rsidRPr="00212703">
              <w:rPr>
                <w:lang w:val="de-DE"/>
              </w:rPr>
              <w:t>Topologien kennenlernen,</w:t>
            </w:r>
          </w:p>
          <w:p w14:paraId="4B173B42" w14:textId="166057F7" w:rsidR="00C03D78" w:rsidRDefault="00C03D78" w:rsidP="009F6D64">
            <w:pPr>
              <w:pStyle w:val="TextkrperEinzug"/>
              <w:ind w:firstLine="0"/>
              <w:rPr>
                <w:lang w:val="de-DE"/>
              </w:rPr>
            </w:pPr>
            <w:r w:rsidRPr="00212703">
              <w:rPr>
                <w:lang w:val="de-DE"/>
              </w:rPr>
              <w:t xml:space="preserve">Protokolle </w:t>
            </w:r>
            <w:r w:rsidR="00EE1AC5">
              <w:rPr>
                <w:lang w:val="de-DE"/>
              </w:rPr>
              <w:t xml:space="preserve">und </w:t>
            </w:r>
          </w:p>
          <w:p w14:paraId="5BB33DE7" w14:textId="4E24EED6" w:rsidR="00EE1AC5" w:rsidRPr="00212703" w:rsidRDefault="00EE1AC5" w:rsidP="009F6D64">
            <w:pPr>
              <w:pStyle w:val="TextkrperEinzug"/>
              <w:ind w:firstLine="0"/>
              <w:rPr>
                <w:lang w:val="de-DE"/>
              </w:rPr>
            </w:pPr>
            <w:r>
              <w:rPr>
                <w:lang w:val="de-DE"/>
              </w:rPr>
              <w:t>Host-Applikation Communication Studio einarbeiten</w:t>
            </w:r>
          </w:p>
          <w:p w14:paraId="554927CB" w14:textId="77777777" w:rsidR="00C03D78" w:rsidRPr="00212703" w:rsidRDefault="00C03D78" w:rsidP="009F6D64">
            <w:pPr>
              <w:pStyle w:val="TextkrperEinzug"/>
              <w:ind w:firstLine="0"/>
              <w:rPr>
                <w:lang w:val="de-DE"/>
              </w:rPr>
            </w:pPr>
          </w:p>
        </w:tc>
      </w:tr>
      <w:tr w:rsidR="00227608" w:rsidRPr="00212703" w14:paraId="340CD1E8" w14:textId="77777777" w:rsidTr="001731F3">
        <w:tc>
          <w:tcPr>
            <w:tcW w:w="1190" w:type="dxa"/>
          </w:tcPr>
          <w:p w14:paraId="01B02288" w14:textId="77225248" w:rsidR="00227608" w:rsidRPr="00212703" w:rsidRDefault="00227608" w:rsidP="009F6D64">
            <w:pPr>
              <w:pStyle w:val="TextkrperEinzug"/>
              <w:ind w:firstLine="0"/>
              <w:rPr>
                <w:lang w:val="de-DE"/>
              </w:rPr>
            </w:pPr>
            <w:r w:rsidRPr="00A23325">
              <w:rPr>
                <w:lang w:val="de-DE"/>
              </w:rPr>
              <w:t>Anforderungsanalyse</w:t>
            </w:r>
          </w:p>
        </w:tc>
        <w:tc>
          <w:tcPr>
            <w:tcW w:w="2633" w:type="dxa"/>
          </w:tcPr>
          <w:p w14:paraId="5D295E79" w14:textId="717F5C17" w:rsidR="00227608" w:rsidRPr="00212703" w:rsidRDefault="00A23325" w:rsidP="00C7779A">
            <w:pPr>
              <w:pStyle w:val="TextkrperEinzug"/>
              <w:ind w:firstLine="0"/>
              <w:rPr>
                <w:lang w:val="de-DE"/>
              </w:rPr>
            </w:pPr>
            <w:r>
              <w:rPr>
                <w:lang w:val="de-DE"/>
              </w:rPr>
              <w:t>Anforderung</w:t>
            </w:r>
            <w:r w:rsidR="00C17323">
              <w:rPr>
                <w:lang w:val="de-DE"/>
              </w:rPr>
              <w:t>en</w:t>
            </w:r>
            <w:r>
              <w:rPr>
                <w:lang w:val="de-DE"/>
              </w:rPr>
              <w:t xml:space="preserve"> der Anwender </w:t>
            </w:r>
            <w:r w:rsidR="00C7779A">
              <w:rPr>
                <w:lang w:val="de-DE"/>
              </w:rPr>
              <w:t>untersuchen</w:t>
            </w:r>
          </w:p>
        </w:tc>
        <w:tc>
          <w:tcPr>
            <w:tcW w:w="2126" w:type="dxa"/>
          </w:tcPr>
          <w:p w14:paraId="171A221A" w14:textId="3E6A9D33" w:rsidR="00227608" w:rsidRDefault="00A23325" w:rsidP="009F6D64">
            <w:pPr>
              <w:pStyle w:val="TextkrperEinzug"/>
              <w:ind w:firstLine="0"/>
              <w:rPr>
                <w:lang w:val="de-DE"/>
              </w:rPr>
            </w:pPr>
            <w:r>
              <w:rPr>
                <w:lang w:val="de-DE"/>
              </w:rPr>
              <w:t>Student</w:t>
            </w:r>
          </w:p>
        </w:tc>
        <w:tc>
          <w:tcPr>
            <w:tcW w:w="3260" w:type="dxa"/>
          </w:tcPr>
          <w:p w14:paraId="609AF744" w14:textId="7224877C" w:rsidR="00227608" w:rsidRPr="00212703" w:rsidRDefault="00C7779A">
            <w:pPr>
              <w:pStyle w:val="TextkrperEinzug"/>
              <w:ind w:firstLine="0"/>
              <w:rPr>
                <w:lang w:val="de-DE"/>
              </w:rPr>
            </w:pPr>
            <w:r>
              <w:rPr>
                <w:lang w:val="de-DE"/>
              </w:rPr>
              <w:t xml:space="preserve">Funktionale und </w:t>
            </w:r>
            <w:r w:rsidR="00C17323">
              <w:rPr>
                <w:lang w:val="de-DE"/>
              </w:rPr>
              <w:t>n</w:t>
            </w:r>
            <w:r>
              <w:rPr>
                <w:lang w:val="de-DE"/>
              </w:rPr>
              <w:t>ichtfunktionale Anforderung auflisten</w:t>
            </w:r>
          </w:p>
        </w:tc>
      </w:tr>
      <w:tr w:rsidR="00C03D78" w:rsidRPr="00212703" w14:paraId="4FFD58DE" w14:textId="77777777" w:rsidTr="001731F3">
        <w:tc>
          <w:tcPr>
            <w:tcW w:w="1190" w:type="dxa"/>
          </w:tcPr>
          <w:p w14:paraId="75F81D36" w14:textId="77777777" w:rsidR="005C3FED" w:rsidRDefault="005C3FED" w:rsidP="005C3FED">
            <w:pPr>
              <w:pStyle w:val="TextkrperEinzug"/>
              <w:ind w:firstLine="0"/>
              <w:rPr>
                <w:lang w:val="de-DE"/>
              </w:rPr>
            </w:pPr>
            <w:r>
              <w:rPr>
                <w:lang w:val="de-DE"/>
              </w:rPr>
              <w:t>Evaluation</w:t>
            </w:r>
          </w:p>
          <w:p w14:paraId="12568BC9" w14:textId="06B8D21F" w:rsidR="00C03D78" w:rsidRPr="00212703" w:rsidRDefault="00C03D78" w:rsidP="009F6D64">
            <w:pPr>
              <w:pStyle w:val="TextkrperEinzug"/>
              <w:ind w:firstLine="0"/>
              <w:rPr>
                <w:lang w:val="de-DE"/>
              </w:rPr>
            </w:pPr>
          </w:p>
        </w:tc>
        <w:tc>
          <w:tcPr>
            <w:tcW w:w="2633" w:type="dxa"/>
          </w:tcPr>
          <w:p w14:paraId="1D3D5698" w14:textId="6981EA36" w:rsidR="00C03D78" w:rsidRPr="00212703" w:rsidRDefault="00290019" w:rsidP="005C3FED">
            <w:pPr>
              <w:pStyle w:val="TextkrperEinzug"/>
              <w:ind w:firstLine="0"/>
              <w:rPr>
                <w:lang w:val="de-DE"/>
              </w:rPr>
            </w:pPr>
            <w:r>
              <w:rPr>
                <w:lang w:val="de-DE"/>
              </w:rPr>
              <w:t xml:space="preserve">Analyse </w:t>
            </w:r>
            <w:r w:rsidR="005C3FED">
              <w:rPr>
                <w:lang w:val="de-DE"/>
              </w:rPr>
              <w:t xml:space="preserve">verschiedenen Frameworks </w:t>
            </w:r>
          </w:p>
        </w:tc>
        <w:tc>
          <w:tcPr>
            <w:tcW w:w="2126" w:type="dxa"/>
          </w:tcPr>
          <w:p w14:paraId="552FBE03" w14:textId="3255FE47" w:rsidR="00C03D78" w:rsidRPr="00212703" w:rsidRDefault="005C3FED" w:rsidP="005C3FED">
            <w:pPr>
              <w:pStyle w:val="TextkrperEinzug"/>
              <w:ind w:firstLine="0"/>
              <w:rPr>
                <w:lang w:val="de-DE"/>
              </w:rPr>
            </w:pPr>
            <w:r>
              <w:rPr>
                <w:lang w:val="de-DE"/>
              </w:rPr>
              <w:t>Student</w:t>
            </w:r>
          </w:p>
        </w:tc>
        <w:tc>
          <w:tcPr>
            <w:tcW w:w="3260" w:type="dxa"/>
          </w:tcPr>
          <w:p w14:paraId="23996D28" w14:textId="0D99CADF" w:rsidR="00C03D78" w:rsidRPr="00212703" w:rsidRDefault="005C3FED" w:rsidP="00C7779A">
            <w:pPr>
              <w:pStyle w:val="TextkrperEinzug"/>
              <w:ind w:firstLine="0"/>
              <w:rPr>
                <w:lang w:val="de-DE"/>
              </w:rPr>
            </w:pPr>
            <w:r>
              <w:rPr>
                <w:lang w:val="de-DE"/>
              </w:rPr>
              <w:t>Frameworks auswählen</w:t>
            </w:r>
          </w:p>
        </w:tc>
      </w:tr>
      <w:tr w:rsidR="00227608" w:rsidRPr="00212703" w14:paraId="0C5CF5AC" w14:textId="77777777" w:rsidTr="001731F3">
        <w:tc>
          <w:tcPr>
            <w:tcW w:w="1190" w:type="dxa"/>
          </w:tcPr>
          <w:p w14:paraId="4C3AD01C" w14:textId="601B4B90" w:rsidR="005C3FED" w:rsidRPr="00212703" w:rsidRDefault="005C3FED" w:rsidP="009F6D64">
            <w:pPr>
              <w:pStyle w:val="TextkrperEinzug"/>
              <w:ind w:firstLine="0"/>
              <w:rPr>
                <w:lang w:val="de-DE"/>
              </w:rPr>
            </w:pPr>
            <w:r>
              <w:rPr>
                <w:lang w:val="de-DE"/>
              </w:rPr>
              <w:t>Spezifikation und Konzeption</w:t>
            </w:r>
          </w:p>
        </w:tc>
        <w:tc>
          <w:tcPr>
            <w:tcW w:w="2633" w:type="dxa"/>
          </w:tcPr>
          <w:p w14:paraId="074EAFF2" w14:textId="25A58FAE" w:rsidR="00227608" w:rsidRPr="00212703" w:rsidRDefault="005C3FED" w:rsidP="00416AAA">
            <w:pPr>
              <w:pStyle w:val="TextkrperEinzug"/>
              <w:ind w:firstLine="0"/>
              <w:rPr>
                <w:lang w:val="de-DE"/>
              </w:rPr>
            </w:pPr>
            <w:r w:rsidRPr="00212703">
              <w:rPr>
                <w:lang w:val="de-DE"/>
              </w:rPr>
              <w:t>Erstellung einer</w:t>
            </w:r>
            <w:r>
              <w:rPr>
                <w:lang w:val="de-DE"/>
              </w:rPr>
              <w:t xml:space="preserve"> Spezifikation und </w:t>
            </w:r>
            <w:r w:rsidRPr="00212703">
              <w:rPr>
                <w:lang w:val="de-DE"/>
              </w:rPr>
              <w:t xml:space="preserve"> Konzeption</w:t>
            </w:r>
          </w:p>
        </w:tc>
        <w:tc>
          <w:tcPr>
            <w:tcW w:w="2126" w:type="dxa"/>
          </w:tcPr>
          <w:p w14:paraId="70C08E5C" w14:textId="7042A75C" w:rsidR="005C3FED" w:rsidRPr="00212703" w:rsidRDefault="005C3FED" w:rsidP="009F6D64">
            <w:pPr>
              <w:pStyle w:val="TextkrperEinzug"/>
              <w:ind w:firstLine="0"/>
              <w:rPr>
                <w:lang w:val="de-DE"/>
              </w:rPr>
            </w:pPr>
            <w:r w:rsidRPr="00212703">
              <w:rPr>
                <w:lang w:val="de-DE"/>
              </w:rPr>
              <w:t>Student mit Gruppenleiter</w:t>
            </w:r>
          </w:p>
        </w:tc>
        <w:tc>
          <w:tcPr>
            <w:tcW w:w="3260" w:type="dxa"/>
          </w:tcPr>
          <w:p w14:paraId="26224926" w14:textId="725A3F10" w:rsidR="00227608" w:rsidRPr="00212703" w:rsidRDefault="005C3FED" w:rsidP="005C3FED">
            <w:pPr>
              <w:pStyle w:val="TextkrperEinzug"/>
              <w:ind w:firstLine="0"/>
              <w:rPr>
                <w:lang w:val="de-DE"/>
              </w:rPr>
            </w:pPr>
            <w:r>
              <w:rPr>
                <w:lang w:val="de-DE"/>
              </w:rPr>
              <w:t xml:space="preserve">Ansichten spezifizieren und Softwaremodule konzipieren </w:t>
            </w:r>
          </w:p>
        </w:tc>
      </w:tr>
      <w:tr w:rsidR="00C03D78" w:rsidRPr="00212703" w14:paraId="16A881C1" w14:textId="77777777" w:rsidTr="001731F3">
        <w:tc>
          <w:tcPr>
            <w:tcW w:w="1190" w:type="dxa"/>
          </w:tcPr>
          <w:p w14:paraId="560DD19C" w14:textId="77777777" w:rsidR="00C03D78" w:rsidRPr="00212703" w:rsidRDefault="00C03D78" w:rsidP="009F6D64">
            <w:pPr>
              <w:pStyle w:val="TextkrperEinzug"/>
              <w:ind w:firstLine="0"/>
              <w:rPr>
                <w:lang w:val="de-DE"/>
              </w:rPr>
            </w:pPr>
            <w:r w:rsidRPr="00212703">
              <w:rPr>
                <w:lang w:val="de-DE"/>
              </w:rPr>
              <w:t>Realisierung</w:t>
            </w:r>
          </w:p>
        </w:tc>
        <w:tc>
          <w:tcPr>
            <w:tcW w:w="2633" w:type="dxa"/>
          </w:tcPr>
          <w:p w14:paraId="6B2F4255" w14:textId="77777777" w:rsidR="00C03D78" w:rsidRPr="00212703" w:rsidRDefault="00C03D78" w:rsidP="009F6D64">
            <w:pPr>
              <w:pStyle w:val="TextkrperEinzug"/>
              <w:ind w:firstLine="0"/>
              <w:rPr>
                <w:lang w:val="de-DE"/>
              </w:rPr>
            </w:pPr>
            <w:r w:rsidRPr="00212703">
              <w:rPr>
                <w:lang w:val="de-DE"/>
              </w:rPr>
              <w:t xml:space="preserve">Erstellung des Prototyp </w:t>
            </w:r>
          </w:p>
        </w:tc>
        <w:tc>
          <w:tcPr>
            <w:tcW w:w="2126" w:type="dxa"/>
          </w:tcPr>
          <w:p w14:paraId="0F10AFF7" w14:textId="77777777" w:rsidR="00C03D78" w:rsidRPr="00212703" w:rsidRDefault="00C03D78" w:rsidP="009F6D64">
            <w:pPr>
              <w:pStyle w:val="TextkrperEinzug"/>
              <w:ind w:firstLine="0"/>
              <w:rPr>
                <w:lang w:val="de-DE"/>
              </w:rPr>
            </w:pPr>
            <w:r w:rsidRPr="00212703">
              <w:rPr>
                <w:lang w:val="de-DE"/>
              </w:rPr>
              <w:t xml:space="preserve">Student </w:t>
            </w:r>
            <w:r w:rsidRPr="00212703">
              <w:rPr>
                <w:lang w:val="de-DE"/>
              </w:rPr>
              <w:br/>
              <w:t>Entwicklungsumgebung VS 2017</w:t>
            </w:r>
          </w:p>
        </w:tc>
        <w:tc>
          <w:tcPr>
            <w:tcW w:w="3260" w:type="dxa"/>
          </w:tcPr>
          <w:p w14:paraId="0E3B5E97" w14:textId="77777777" w:rsidR="00C03D78" w:rsidRPr="00212703" w:rsidRDefault="00C03D78" w:rsidP="009F6D64">
            <w:pPr>
              <w:pStyle w:val="TextkrperEinzug"/>
              <w:ind w:firstLine="0"/>
              <w:rPr>
                <w:lang w:val="de-DE"/>
              </w:rPr>
            </w:pPr>
            <w:r w:rsidRPr="00212703">
              <w:rPr>
                <w:lang w:val="de-DE"/>
              </w:rPr>
              <w:t>Prototype erstellen</w:t>
            </w:r>
          </w:p>
        </w:tc>
      </w:tr>
      <w:tr w:rsidR="00C03D78" w:rsidRPr="00212703" w14:paraId="65B6FED3" w14:textId="77777777" w:rsidTr="001731F3">
        <w:tc>
          <w:tcPr>
            <w:tcW w:w="1190" w:type="dxa"/>
          </w:tcPr>
          <w:p w14:paraId="165CF896" w14:textId="77777777" w:rsidR="00C03D78" w:rsidRPr="00212703" w:rsidRDefault="00C03D78" w:rsidP="009F6D64">
            <w:pPr>
              <w:pStyle w:val="TextkrperEinzug"/>
              <w:ind w:firstLine="0"/>
              <w:rPr>
                <w:lang w:val="de-DE"/>
              </w:rPr>
            </w:pPr>
            <w:r w:rsidRPr="00212703">
              <w:rPr>
                <w:lang w:val="de-DE"/>
              </w:rPr>
              <w:t>Dokumentation</w:t>
            </w:r>
          </w:p>
        </w:tc>
        <w:tc>
          <w:tcPr>
            <w:tcW w:w="2633" w:type="dxa"/>
          </w:tcPr>
          <w:p w14:paraId="07B953C2" w14:textId="77777777" w:rsidR="00C03D78" w:rsidRPr="00212703" w:rsidRDefault="00C03D78" w:rsidP="009F6D64">
            <w:pPr>
              <w:pStyle w:val="TextkrperEinzug"/>
              <w:ind w:firstLine="0"/>
              <w:rPr>
                <w:lang w:val="de-DE"/>
              </w:rPr>
            </w:pPr>
            <w:r w:rsidRPr="00212703">
              <w:rPr>
                <w:lang w:val="de-DE"/>
              </w:rPr>
              <w:t>Erstellen von Text und Grafiken</w:t>
            </w:r>
          </w:p>
        </w:tc>
        <w:tc>
          <w:tcPr>
            <w:tcW w:w="2126" w:type="dxa"/>
          </w:tcPr>
          <w:p w14:paraId="6BCEF4F8" w14:textId="77777777" w:rsidR="00C03D78" w:rsidRPr="00212703" w:rsidRDefault="00C03D78" w:rsidP="009F6D64">
            <w:pPr>
              <w:pStyle w:val="TextkrperEinzug"/>
              <w:ind w:firstLine="0"/>
              <w:rPr>
                <w:lang w:val="de-DE"/>
              </w:rPr>
            </w:pPr>
            <w:r w:rsidRPr="00212703">
              <w:rPr>
                <w:lang w:val="de-DE"/>
              </w:rPr>
              <w:t>Student</w:t>
            </w:r>
            <w:r w:rsidRPr="00212703">
              <w:rPr>
                <w:lang w:val="de-DE"/>
              </w:rPr>
              <w:br/>
              <w:t>Word, Drucker</w:t>
            </w:r>
          </w:p>
        </w:tc>
        <w:tc>
          <w:tcPr>
            <w:tcW w:w="3260" w:type="dxa"/>
          </w:tcPr>
          <w:p w14:paraId="7D98B079" w14:textId="155070CB" w:rsidR="00C03D78" w:rsidRPr="00212703" w:rsidRDefault="00C03D78" w:rsidP="009F6D64">
            <w:pPr>
              <w:pStyle w:val="TextkrperEinzug"/>
              <w:keepNext/>
              <w:ind w:firstLine="0"/>
              <w:rPr>
                <w:lang w:val="de-DE"/>
              </w:rPr>
            </w:pPr>
            <w:r w:rsidRPr="00212703">
              <w:rPr>
                <w:lang w:val="de-DE"/>
              </w:rPr>
              <w:t>Schriftliche</w:t>
            </w:r>
            <w:r w:rsidR="00315292">
              <w:rPr>
                <w:lang w:val="de-DE"/>
              </w:rPr>
              <w:t>r</w:t>
            </w:r>
            <w:r w:rsidRPr="00212703">
              <w:rPr>
                <w:lang w:val="de-DE"/>
              </w:rPr>
              <w:t xml:space="preserve"> Teil</w:t>
            </w:r>
            <w:r w:rsidR="00315292">
              <w:rPr>
                <w:lang w:val="de-DE"/>
              </w:rPr>
              <w:t xml:space="preserve"> der</w:t>
            </w:r>
            <w:r w:rsidRPr="00212703">
              <w:rPr>
                <w:lang w:val="de-DE"/>
              </w:rPr>
              <w:t xml:space="preserve"> Masterarbeit erstellen</w:t>
            </w:r>
          </w:p>
        </w:tc>
      </w:tr>
    </w:tbl>
    <w:p w14:paraId="4C8B11F7" w14:textId="1773AD9B" w:rsidR="00637F10" w:rsidRDefault="00637F10" w:rsidP="00FB1B77">
      <w:pPr>
        <w:pStyle w:val="Beschriftung"/>
        <w:jc w:val="left"/>
      </w:pPr>
      <w:bookmarkStart w:id="22" w:name="_Ref516495064"/>
      <w:bookmarkStart w:id="23" w:name="_Toc506815682"/>
      <w:bookmarkStart w:id="24" w:name="_Toc521311654"/>
      <w:r w:rsidRPr="00212703">
        <w:t xml:space="preserve">Tabelle </w:t>
      </w:r>
      <w:fldSimple w:instr=" SEQ Tabelle \* ARABIC ">
        <w:r w:rsidR="00693A00">
          <w:rPr>
            <w:noProof/>
          </w:rPr>
          <w:t>1</w:t>
        </w:r>
      </w:fldSimple>
      <w:bookmarkEnd w:id="22"/>
      <w:r w:rsidR="00EA2930">
        <w:t xml:space="preserve">: </w:t>
      </w:r>
      <w:r w:rsidRPr="00212703">
        <w:t>Meilensteinplanung für die Masterarbeit</w:t>
      </w:r>
      <w:bookmarkEnd w:id="23"/>
      <w:bookmarkEnd w:id="24"/>
    </w:p>
    <w:p w14:paraId="30760F74" w14:textId="711EC142" w:rsidR="00932AD2" w:rsidRPr="006B54CD" w:rsidRDefault="00932AD2" w:rsidP="004B5AC4">
      <w:pPr>
        <w:pStyle w:val="TextkrperEinzug"/>
        <w:ind w:firstLine="576"/>
        <w:rPr>
          <w:strike/>
          <w:lang w:val="de-DE"/>
        </w:rPr>
      </w:pPr>
      <w:r w:rsidRPr="00A5024C">
        <w:rPr>
          <w:lang w:val="de-DE"/>
        </w:rPr>
        <w:t xml:space="preserve">Die </w:t>
      </w:r>
      <w:r w:rsidR="00B4498C">
        <w:rPr>
          <w:lang w:val="de-DE"/>
        </w:rPr>
        <w:t>Terminplanung für Meilensteine und Fertigstellung des Projektes erfolgte in Abstimmung mit dem Entwicklerteam der Software Commu</w:t>
      </w:r>
      <w:r w:rsidR="00C21F6B">
        <w:rPr>
          <w:lang w:val="de-DE"/>
        </w:rPr>
        <w:t>nication Studio</w:t>
      </w:r>
      <w:r w:rsidR="00B4498C">
        <w:rPr>
          <w:lang w:val="de-DE"/>
        </w:rPr>
        <w:t>.</w:t>
      </w:r>
    </w:p>
    <w:p w14:paraId="7D2368A3" w14:textId="77777777" w:rsidR="00932AD2" w:rsidRPr="00932AD2" w:rsidRDefault="00932AD2" w:rsidP="00932AD2">
      <w:pPr>
        <w:pStyle w:val="TextkrperEinzug"/>
        <w:rPr>
          <w:lang w:val="de-DE"/>
        </w:rPr>
      </w:pPr>
    </w:p>
    <w:p w14:paraId="0E3D1729" w14:textId="77777777" w:rsidR="00637F10" w:rsidRPr="00212703" w:rsidRDefault="00637F10" w:rsidP="00637F10">
      <w:pPr>
        <w:pStyle w:val="berschrift2"/>
      </w:pPr>
      <w:bookmarkStart w:id="25" w:name="_Toc511043972"/>
      <w:bookmarkStart w:id="26" w:name="_Toc517096354"/>
      <w:bookmarkStart w:id="27" w:name="_Toc521311591"/>
      <w:commentRangeStart w:id="28"/>
      <w:r w:rsidRPr="00212703">
        <w:t>Firmenvorstellung</w:t>
      </w:r>
      <w:bookmarkEnd w:id="25"/>
      <w:bookmarkEnd w:id="26"/>
      <w:commentRangeEnd w:id="28"/>
      <w:r w:rsidR="008026B5">
        <w:rPr>
          <w:rStyle w:val="Kommentarzeichen"/>
          <w:rFonts w:ascii="Arial" w:hAnsi="Arial" w:cs="Times New Roman"/>
          <w:b w:val="0"/>
          <w:bCs/>
          <w:iCs w:val="0"/>
        </w:rPr>
        <w:commentReference w:id="28"/>
      </w:r>
      <w:bookmarkEnd w:id="27"/>
      <w:r w:rsidRPr="00212703">
        <w:t xml:space="preserve"> </w:t>
      </w:r>
    </w:p>
    <w:p w14:paraId="52923DC4" w14:textId="77777777" w:rsidR="009A5CA1" w:rsidRDefault="009A5CA1" w:rsidP="009A5CA1">
      <w:pPr>
        <w:pStyle w:val="Textkrper"/>
      </w:pPr>
      <w:r>
        <w:t>Die Firma Hilscher Gesellschaft für Systemautomation mbH ist ein Familienunternehmen mit Hauptsitz in Hattersheim am Main. Die Gründung des Unternehmens erfolgte 1986 durch Hans-Jürgen Hilscher. Die Geschäftsführer sind Hans-Jürgen Hilscher und Sebastian Hilscher. Die Firma beschäftigt heute über 260 Mitarbeiterinnen und Mitarbeiter an 10 Standorten weltweit.</w:t>
      </w:r>
    </w:p>
    <w:p w14:paraId="4F585D79" w14:textId="10818B90" w:rsidR="009A5CA1" w:rsidRDefault="009A5CA1" w:rsidP="009A5CA1">
      <w:pPr>
        <w:pStyle w:val="Textkrper"/>
        <w:ind w:firstLine="709"/>
      </w:pPr>
      <w:r>
        <w:t xml:space="preserve">Durch klare Organisationsstrukturen, kundengerechte und </w:t>
      </w:r>
      <w:r w:rsidR="00154422">
        <w:t xml:space="preserve">qualitätsorientierte </w:t>
      </w:r>
      <w:r>
        <w:t xml:space="preserve">Leistungserfüllung ist das Unternehmen ein verlässlicher Partner für die Kunden auf der ganzen Welt. </w:t>
      </w:r>
    </w:p>
    <w:p w14:paraId="0C06B98F" w14:textId="77777777" w:rsidR="009A5CA1" w:rsidRDefault="009A5CA1" w:rsidP="009A5CA1">
      <w:pPr>
        <w:pStyle w:val="Textkrper"/>
        <w:ind w:firstLine="709"/>
      </w:pPr>
      <w:r>
        <w:t>Nach aktuellsten Feldbus- und Real-Time-Ethernet-Standards bietet die Firma eine Vielzahl Kommunikationslösungen an, nämlich:</w:t>
      </w:r>
    </w:p>
    <w:p w14:paraId="79096B2D" w14:textId="77777777" w:rsidR="009A5CA1" w:rsidRDefault="009A5CA1" w:rsidP="008C7A6B">
      <w:pPr>
        <w:pStyle w:val="Textkrper"/>
        <w:numPr>
          <w:ilvl w:val="0"/>
          <w:numId w:val="43"/>
        </w:numPr>
      </w:pPr>
      <w:r>
        <w:lastRenderedPageBreak/>
        <w:t>PC</w:t>
      </w:r>
      <w:r>
        <w:rPr>
          <w:rStyle w:val="Funotenzeichen"/>
        </w:rPr>
        <w:footnoteReference w:id="4"/>
      </w:r>
      <w:r>
        <w:t>-Karten</w:t>
      </w:r>
    </w:p>
    <w:p w14:paraId="7961A171" w14:textId="77777777" w:rsidR="009A5CA1" w:rsidRPr="00794455" w:rsidRDefault="009A5CA1" w:rsidP="008C7A6B">
      <w:pPr>
        <w:pStyle w:val="Textkrper"/>
        <w:numPr>
          <w:ilvl w:val="0"/>
          <w:numId w:val="43"/>
        </w:numPr>
      </w:pPr>
      <w:r>
        <w:t xml:space="preserve">Gateways </w:t>
      </w:r>
    </w:p>
    <w:p w14:paraId="317B753F" w14:textId="10E3C378" w:rsidR="009A5CA1" w:rsidRDefault="009A5CA1" w:rsidP="008C7A6B">
      <w:pPr>
        <w:pStyle w:val="Textkrper"/>
        <w:numPr>
          <w:ilvl w:val="0"/>
          <w:numId w:val="43"/>
        </w:numPr>
      </w:pPr>
      <w:r>
        <w:t>OEM</w:t>
      </w:r>
      <w:r>
        <w:rPr>
          <w:rStyle w:val="Funotenzeichen"/>
        </w:rPr>
        <w:footnoteReference w:id="5"/>
      </w:r>
      <w:r>
        <w:t>-Aufsteckmodule für die Automatisierung</w:t>
      </w:r>
      <w:r w:rsidR="00154422">
        <w:t>s-</w:t>
      </w:r>
      <w:r>
        <w:t xml:space="preserve"> und Visualisierungslösungen</w:t>
      </w:r>
    </w:p>
    <w:p w14:paraId="684DBBD7" w14:textId="7D6735F3" w:rsidR="009A5CA1" w:rsidRDefault="009A5CA1" w:rsidP="008C7A6B">
      <w:pPr>
        <w:pStyle w:val="Textkrper"/>
        <w:numPr>
          <w:ilvl w:val="0"/>
          <w:numId w:val="43"/>
        </w:numPr>
      </w:pPr>
      <w:r>
        <w:t>ASICs basierte netX-Technologie</w:t>
      </w:r>
      <w:commentRangeStart w:id="29"/>
      <w:sdt>
        <w:sdtPr>
          <w:id w:val="1500538805"/>
          <w:citation/>
        </w:sdtPr>
        <w:sdtContent>
          <w:r>
            <w:fldChar w:fldCharType="begin"/>
          </w:r>
          <w:r>
            <w:instrText xml:space="preserve"> CITATION Hil16 \l 1031 </w:instrText>
          </w:r>
          <w:r>
            <w:fldChar w:fldCharType="separate"/>
          </w:r>
          <w:r w:rsidR="006A6C0A">
            <w:rPr>
              <w:noProof/>
            </w:rPr>
            <w:t xml:space="preserve"> (Hilscher Gesellschaft für Systemautomation mbH, 2016)</w:t>
          </w:r>
          <w:r>
            <w:fldChar w:fldCharType="end"/>
          </w:r>
        </w:sdtContent>
      </w:sdt>
      <w:commentRangeEnd w:id="29"/>
      <w:r w:rsidR="008B75ED">
        <w:rPr>
          <w:rStyle w:val="Kommentarzeichen"/>
          <w:rFonts w:ascii="Arial" w:hAnsi="Arial"/>
        </w:rPr>
        <w:commentReference w:id="29"/>
      </w:r>
    </w:p>
    <w:p w14:paraId="092C0BAA" w14:textId="77777777" w:rsidR="009A5CA1" w:rsidRPr="008041CE" w:rsidRDefault="009A5CA1" w:rsidP="008C7A6B">
      <w:pPr>
        <w:pStyle w:val="Textkrper"/>
        <w:numPr>
          <w:ilvl w:val="0"/>
          <w:numId w:val="43"/>
        </w:numPr>
      </w:pPr>
      <w:r w:rsidRPr="008041CE">
        <w:t>Protokollstacks</w:t>
      </w:r>
    </w:p>
    <w:p w14:paraId="79C82317" w14:textId="77777777" w:rsidR="009A5CA1" w:rsidRDefault="009A5CA1" w:rsidP="008C7A6B">
      <w:pPr>
        <w:pStyle w:val="Textkrper"/>
        <w:numPr>
          <w:ilvl w:val="0"/>
          <w:numId w:val="43"/>
        </w:numPr>
      </w:pPr>
      <w:r>
        <w:t>Softwarelösungen für Konfiguration, Inbetriebnahme und Diagnose, Analyse der Netzwerke</w:t>
      </w:r>
    </w:p>
    <w:p w14:paraId="0DF71B40" w14:textId="5FF2554B" w:rsidR="009A5CA1" w:rsidRDefault="009A5CA1" w:rsidP="008C7A6B">
      <w:pPr>
        <w:pStyle w:val="Textkrper"/>
        <w:numPr>
          <w:ilvl w:val="0"/>
          <w:numId w:val="43"/>
        </w:numPr>
      </w:pPr>
      <w:r>
        <w:t xml:space="preserve">Industrie 4.0 / </w:t>
      </w:r>
      <w:r w:rsidR="00242BD0">
        <w:t>I</w:t>
      </w:r>
      <w:r>
        <w:t>IoT</w:t>
      </w:r>
      <w:r w:rsidR="007B059C">
        <w:rPr>
          <w:rStyle w:val="Funotenzeichen"/>
        </w:rPr>
        <w:footnoteReference w:id="6"/>
      </w:r>
      <w:r>
        <w:t>-Lösungen (z.B.: Edge-Gateways mit Cloudanbindungslösungen)</w:t>
      </w:r>
    </w:p>
    <w:p w14:paraId="5BDD1D52" w14:textId="77777777" w:rsidR="009A5CA1" w:rsidRDefault="009A5CA1" w:rsidP="009A5CA1">
      <w:pPr>
        <w:pStyle w:val="Textkrper"/>
        <w:ind w:firstLine="709"/>
      </w:pPr>
    </w:p>
    <w:p w14:paraId="4CBAC009" w14:textId="63869916" w:rsidR="009A5CA1" w:rsidRDefault="009A5CA1" w:rsidP="009A5CA1">
      <w:pPr>
        <w:pStyle w:val="Textkrper"/>
        <w:ind w:firstLine="709"/>
      </w:pPr>
      <w:r>
        <w:t>Diese werden weltweit von namhaften Automatisierungsherstellern erfolgreich eingesetzt.</w:t>
      </w:r>
      <w:r w:rsidR="00154422">
        <w:rPr>
          <w:strike/>
        </w:rPr>
        <w:t xml:space="preserve"> </w:t>
      </w:r>
      <w:r>
        <w:t>I</w:t>
      </w:r>
      <w:r w:rsidR="00154422">
        <w:t>m</w:t>
      </w:r>
      <w:r>
        <w:t xml:space="preserve"> Bereich der Entwicklungsdienstleistungen und kundenspezifischer Baugruppen-Fertigung ist die Firma ein anerkannter Systempartner der großen Hersteller (z.B. B&amp;R Industrial Automation GmbH, </w:t>
      </w:r>
      <w:r w:rsidRPr="004B5AC4">
        <w:t>Schneider Electric SE</w:t>
      </w:r>
      <w:r>
        <w:t>, Stäubli</w:t>
      </w:r>
      <w:r w:rsidRPr="004B5AC4">
        <w:t>)</w:t>
      </w:r>
      <w:r>
        <w:t xml:space="preserve"> und zählt eine Vielzahl von Ingenieurbüros und Systemintegratoren zu seinen Kunden.</w:t>
      </w:r>
      <w:r w:rsidRPr="00212703">
        <w:t xml:space="preserve"> </w:t>
      </w:r>
    </w:p>
    <w:p w14:paraId="4BDFB22A" w14:textId="77777777" w:rsidR="009A5CA1" w:rsidRPr="009A5CA1" w:rsidRDefault="009A5CA1" w:rsidP="009A5CA1">
      <w:pPr>
        <w:pStyle w:val="TextkrperEinzug"/>
        <w:rPr>
          <w:lang w:val="de-DE"/>
        </w:rPr>
      </w:pPr>
    </w:p>
    <w:p w14:paraId="4ADBEC80" w14:textId="0E70A773" w:rsidR="0010138F" w:rsidRPr="00212703" w:rsidRDefault="00DC5E73" w:rsidP="00572149">
      <w:pPr>
        <w:pStyle w:val="Textkrper"/>
      </w:pPr>
      <w:r w:rsidRPr="00212703">
        <w:rPr>
          <w:noProof/>
          <w:lang w:val="en-US" w:eastAsia="en-US"/>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23B0393C" w:rsidR="0010138F" w:rsidRPr="00212703" w:rsidRDefault="0010138F" w:rsidP="00D7728C">
      <w:pPr>
        <w:pStyle w:val="Beschriftung"/>
        <w:jc w:val="left"/>
      </w:pPr>
      <w:bookmarkStart w:id="30" w:name="_Toc511225559"/>
      <w:bookmarkStart w:id="31" w:name="_Toc521311390"/>
      <w:r w:rsidRPr="00212703">
        <w:t xml:space="preserve">Abbildung </w:t>
      </w:r>
      <w:fldSimple w:instr=" SEQ Abbildung \* ARABIC ">
        <w:r w:rsidR="00693A00">
          <w:rPr>
            <w:noProof/>
          </w:rPr>
          <w:t>2</w:t>
        </w:r>
      </w:fldSimple>
      <w:r w:rsidRPr="00212703">
        <w:t>: Haupteingang Hilscher Gesellschaft für Systemautomation mbH</w:t>
      </w:r>
      <w:bookmarkEnd w:id="30"/>
      <w:bookmarkEnd w:id="31"/>
    </w:p>
    <w:p w14:paraId="4EE989E2" w14:textId="26B8C6F6" w:rsidR="00394312" w:rsidRPr="00212703" w:rsidRDefault="00394312">
      <w:pPr>
        <w:rPr>
          <w:rFonts w:cs="CMR12"/>
          <w:b w:val="0"/>
          <w:sz w:val="24"/>
        </w:rPr>
      </w:pPr>
    </w:p>
    <w:p w14:paraId="0732ED4C" w14:textId="77777777" w:rsidR="00D165D6" w:rsidRPr="00212703" w:rsidRDefault="00D165D6">
      <w:pPr>
        <w:rPr>
          <w:rFonts w:cs="CMR12"/>
          <w:b w:val="0"/>
          <w:sz w:val="24"/>
        </w:rPr>
        <w:sectPr w:rsidR="00D165D6" w:rsidRPr="00212703" w:rsidSect="00241608">
          <w:headerReference w:type="default" r:id="rId23"/>
          <w:footerReference w:type="default" r:id="rId24"/>
          <w:pgSz w:w="11906" w:h="16838" w:code="9"/>
          <w:pgMar w:top="1701" w:right="1418" w:bottom="1134" w:left="1418" w:header="709" w:footer="709" w:gutter="0"/>
          <w:pgNumType w:start="1"/>
          <w:cols w:space="708"/>
          <w:docGrid w:linePitch="360"/>
        </w:sectPr>
      </w:pPr>
    </w:p>
    <w:p w14:paraId="4166B59C" w14:textId="77777777" w:rsidR="006A4B53" w:rsidRDefault="006A4B53" w:rsidP="006A4B53">
      <w:pPr>
        <w:pStyle w:val="berschrift1"/>
      </w:pPr>
      <w:bookmarkStart w:id="32" w:name="_Toc513120960"/>
      <w:bookmarkStart w:id="33" w:name="_Toc517096355"/>
      <w:bookmarkStart w:id="34" w:name="_Toc521311592"/>
      <w:r>
        <w:lastRenderedPageBreak/>
        <w:t>Grundlagen</w:t>
      </w:r>
      <w:bookmarkEnd w:id="32"/>
      <w:bookmarkEnd w:id="33"/>
      <w:bookmarkEnd w:id="34"/>
    </w:p>
    <w:p w14:paraId="4C6E976C" w14:textId="2239A27B" w:rsidR="00BD2D35" w:rsidRDefault="00BD2D35" w:rsidP="00BD2D35">
      <w:pPr>
        <w:pStyle w:val="Textkrper"/>
      </w:pPr>
      <w:r w:rsidRPr="003D6A53">
        <w:t xml:space="preserve">In diesem Kapitel </w:t>
      </w:r>
      <w:r w:rsidR="00B36A46" w:rsidRPr="003D6A53">
        <w:t xml:space="preserve">wird eine kurze Einführung in die für die vorliegende </w:t>
      </w:r>
      <w:r w:rsidRPr="003D6A53">
        <w:t xml:space="preserve">Arbeit wichtige Grundlagen </w:t>
      </w:r>
      <w:r w:rsidR="00B36A46" w:rsidRPr="003D6A53">
        <w:t>gegeben</w:t>
      </w:r>
      <w:r w:rsidRPr="003D6A53">
        <w:t>.</w:t>
      </w:r>
      <w:r>
        <w:t xml:space="preserve"> </w:t>
      </w:r>
      <w:r w:rsidR="00B36A46">
        <w:t>Eingegangen wird auf die der Arbeit zugrundeliegenden Ba</w:t>
      </w:r>
      <w:r w:rsidR="002924DC">
        <w:t>sis- bzw. Standardtechnologien, die Fachbegriffe und Zusammenhänge.</w:t>
      </w:r>
      <w:r w:rsidR="003D6A53">
        <w:t xml:space="preserve"> </w:t>
      </w:r>
      <w:r>
        <w:t xml:space="preserve">Des Weiteren folgt eine </w:t>
      </w:r>
      <w:r w:rsidR="002924DC">
        <w:t xml:space="preserve">Analyse </w:t>
      </w:r>
      <w:r w:rsidR="009029D3">
        <w:t xml:space="preserve">der </w:t>
      </w:r>
      <w:r w:rsidR="002924DC">
        <w:t>Netzwerke und deren Strukturen. Abschließend folgt</w:t>
      </w:r>
      <w:r>
        <w:t xml:space="preserve"> eine kurze Einführung in die Netzwerk-Protokolle PROFIBUS und PROFINET IRT</w:t>
      </w:r>
      <w:r w:rsidR="002924DC">
        <w:t xml:space="preserve"> und </w:t>
      </w:r>
      <w:r>
        <w:t>eine Übe</w:t>
      </w:r>
      <w:r w:rsidR="00011809">
        <w:t>rsicht über ihre Funktionsweise.</w:t>
      </w:r>
    </w:p>
    <w:p w14:paraId="0F6FCAAC" w14:textId="4C3F14FF" w:rsidR="006A4B53" w:rsidRDefault="006A4B53" w:rsidP="006A4B53">
      <w:pPr>
        <w:pStyle w:val="berschrift2"/>
      </w:pPr>
      <w:bookmarkStart w:id="35" w:name="_Toc513120961"/>
      <w:bookmarkStart w:id="36" w:name="_Toc517096356"/>
      <w:bookmarkStart w:id="37" w:name="_Ref517350367"/>
      <w:bookmarkStart w:id="38" w:name="_Ref518040023"/>
      <w:bookmarkStart w:id="39" w:name="_Toc521311593"/>
      <w:r>
        <w:t>Grundlegende Begriff</w:t>
      </w:r>
      <w:r w:rsidR="00554BD4">
        <w:t>e</w:t>
      </w:r>
      <w:bookmarkEnd w:id="35"/>
      <w:bookmarkEnd w:id="36"/>
      <w:bookmarkEnd w:id="37"/>
      <w:bookmarkEnd w:id="38"/>
      <w:bookmarkEnd w:id="39"/>
    </w:p>
    <w:p w14:paraId="4EBEDAD6" w14:textId="18E3C828" w:rsidR="006A4B53" w:rsidRDefault="00C5226C" w:rsidP="006A4B53">
      <w:pPr>
        <w:pStyle w:val="Textkrper"/>
      </w:pPr>
      <w:r>
        <w:t>Die Grundlage für das Erreichen der oben genannten Ziele</w:t>
      </w:r>
      <w:r w:rsidR="009029D3">
        <w:t>, siehe</w:t>
      </w:r>
      <w:r w:rsidR="00554BD4">
        <w:t xml:space="preserve"> Abschnitt </w:t>
      </w:r>
      <w:r w:rsidR="00554BD4">
        <w:fldChar w:fldCharType="begin"/>
      </w:r>
      <w:r w:rsidR="00554BD4">
        <w:instrText xml:space="preserve"> REF _Ref517332480 \r \h </w:instrText>
      </w:r>
      <w:r w:rsidR="00554BD4">
        <w:fldChar w:fldCharType="separate"/>
      </w:r>
      <w:r w:rsidR="00693A00">
        <w:t>1.2</w:t>
      </w:r>
      <w:r w:rsidR="00554BD4">
        <w:fldChar w:fldCharType="end"/>
      </w:r>
      <w:r w:rsidR="00554BD4">
        <w:t>,</w:t>
      </w:r>
      <w:r>
        <w:t xml:space="preserve"> ist eine klare Definition</w:t>
      </w:r>
      <w:r w:rsidR="009029D3">
        <w:t xml:space="preserve"> und Zusammenfassung</w:t>
      </w:r>
      <w:r>
        <w:t xml:space="preserve"> von wichtigen Begriffe</w:t>
      </w:r>
      <w:r w:rsidR="009029D3">
        <w:t>n</w:t>
      </w:r>
      <w:r>
        <w:t xml:space="preserve">, insbesondere für die industrielle Kommunikation. </w:t>
      </w:r>
      <w:r w:rsidR="009029D3">
        <w:t>Diese sind wie folgt</w:t>
      </w:r>
      <w:r>
        <w:t>:</w:t>
      </w:r>
    </w:p>
    <w:p w14:paraId="0ADE1FFC" w14:textId="77777777" w:rsidR="006A4B53" w:rsidRPr="00AB53ED" w:rsidRDefault="006A4B53" w:rsidP="006A4B53">
      <w:pPr>
        <w:pStyle w:val="TextkrperEinzug"/>
        <w:rPr>
          <w:lang w:val="de-DE"/>
        </w:rPr>
      </w:pPr>
    </w:p>
    <w:p w14:paraId="067DAAAB" w14:textId="3D74AF35" w:rsidR="006A4B53" w:rsidRDefault="006A4B53" w:rsidP="006A4B53">
      <w:pPr>
        <w:pStyle w:val="TextkrperEinzug"/>
        <w:numPr>
          <w:ilvl w:val="0"/>
          <w:numId w:val="5"/>
        </w:numPr>
        <w:rPr>
          <w:lang w:val="de-DE"/>
        </w:rPr>
      </w:pPr>
      <w:r>
        <w:rPr>
          <w:b/>
          <w:lang w:val="de-DE"/>
        </w:rPr>
        <w:t>Netzwerk</w:t>
      </w:r>
      <w:r w:rsidR="009D360D" w:rsidRPr="00212703">
        <w:rPr>
          <w:b/>
          <w:lang w:val="de-DE"/>
        </w:rPr>
        <w:fldChar w:fldCharType="begin"/>
      </w:r>
      <w:r w:rsidR="009D360D" w:rsidRPr="002910B5">
        <w:rPr>
          <w:lang w:val="de-DE"/>
        </w:rPr>
        <w:instrText xml:space="preserve"> XE "</w:instrText>
      </w:r>
      <w:r w:rsidR="009D360D" w:rsidRPr="00212703">
        <w:rPr>
          <w:b/>
          <w:lang w:val="de-DE"/>
        </w:rPr>
        <w:instrText>Netzwerk</w:instrText>
      </w:r>
      <w:r w:rsidR="009D360D" w:rsidRPr="002910B5">
        <w:rPr>
          <w:lang w:val="de-DE"/>
        </w:rPr>
        <w:instrText xml:space="preserve">" </w:instrText>
      </w:r>
      <w:r w:rsidR="009D360D" w:rsidRPr="00212703">
        <w:rPr>
          <w:b/>
          <w:lang w:val="de-DE"/>
        </w:rPr>
        <w:fldChar w:fldCharType="end"/>
      </w:r>
      <w:sdt>
        <w:sdtPr>
          <w:rPr>
            <w:b/>
            <w:lang w:val="de-DE"/>
          </w:rPr>
          <w:id w:val="215709399"/>
          <w:citation/>
        </w:sdtPr>
        <w:sdtContent>
          <w:r w:rsidR="00A203E5">
            <w:rPr>
              <w:b/>
              <w:lang w:val="de-DE"/>
            </w:rPr>
            <w:fldChar w:fldCharType="begin"/>
          </w:r>
          <w:r w:rsidR="00B86987">
            <w:rPr>
              <w:b/>
              <w:lang w:val="de-DE"/>
            </w:rPr>
            <w:instrText xml:space="preserve">CITATION Pro17 \p 3 \l 1031 </w:instrText>
          </w:r>
          <w:r w:rsidR="00A203E5">
            <w:rPr>
              <w:b/>
              <w:lang w:val="de-DE"/>
            </w:rPr>
            <w:fldChar w:fldCharType="separate"/>
          </w:r>
          <w:r w:rsidR="006A6C0A">
            <w:rPr>
              <w:b/>
              <w:noProof/>
              <w:lang w:val="de-DE"/>
            </w:rPr>
            <w:t xml:space="preserve"> </w:t>
          </w:r>
          <w:r w:rsidR="006A6C0A">
            <w:rPr>
              <w:noProof/>
              <w:lang w:val="de-DE"/>
            </w:rPr>
            <w:t>(Plenk, 2017, S. 3)</w:t>
          </w:r>
          <w:r w:rsidR="00A203E5">
            <w:rPr>
              <w:b/>
              <w:lang w:val="de-DE"/>
            </w:rPr>
            <w:fldChar w:fldCharType="end"/>
          </w:r>
        </w:sdtContent>
      </w:sdt>
      <w:r w:rsidR="00060ABE">
        <w:rPr>
          <w:lang w:val="de-DE"/>
        </w:rPr>
        <w:t xml:space="preserve"> - a</w:t>
      </w:r>
      <w:r w:rsidRPr="0055768A">
        <w:rPr>
          <w:lang w:val="de-DE"/>
        </w:rPr>
        <w:t>l</w:t>
      </w:r>
      <w:r w:rsidR="00060ABE">
        <w:rPr>
          <w:lang w:val="de-DE"/>
        </w:rPr>
        <w:t>s Netzwerk</w:t>
      </w:r>
      <w:r w:rsidRPr="0055768A">
        <w:rPr>
          <w:lang w:val="de-DE"/>
        </w:rPr>
        <w:t xml:space="preserve"> bezeichnet man den Verbund mehrer</w:t>
      </w:r>
      <w:r w:rsidRPr="00B90D5C">
        <w:rPr>
          <w:lang w:val="de-DE"/>
        </w:rPr>
        <w:t>er</w:t>
      </w:r>
      <w:r w:rsidRPr="0055768A">
        <w:rPr>
          <w:lang w:val="de-DE"/>
        </w:rPr>
        <w:t xml:space="preserve"> </w:t>
      </w:r>
      <w:r>
        <w:rPr>
          <w:lang w:val="de-DE"/>
        </w:rPr>
        <w:t>Geräte</w:t>
      </w:r>
      <w:r w:rsidRPr="0055768A">
        <w:rPr>
          <w:lang w:val="de-DE"/>
        </w:rPr>
        <w:t xml:space="preserve"> oder </w:t>
      </w:r>
      <w:r>
        <w:rPr>
          <w:lang w:val="de-DE"/>
        </w:rPr>
        <w:t>Geräte</w:t>
      </w:r>
      <w:r w:rsidRPr="0055768A">
        <w:rPr>
          <w:lang w:val="de-DE"/>
        </w:rPr>
        <w:t>gruppen zum Zweck der Datenkommunikation</w:t>
      </w:r>
      <w:r>
        <w:rPr>
          <w:lang w:val="de-DE"/>
        </w:rPr>
        <w:t>.</w:t>
      </w:r>
      <w:r w:rsidR="00924FBE">
        <w:rPr>
          <w:lang w:val="de-DE"/>
        </w:rPr>
        <w:t xml:space="preserve"> Die wesentlichen Bestandteile der meisten Netzwerke sind Server und Clients. Das größte Netzwerk ist heutzutage das Internet.</w:t>
      </w:r>
    </w:p>
    <w:p w14:paraId="10ADA6C0" w14:textId="6B1505A3" w:rsidR="002910B5" w:rsidRDefault="002910B5" w:rsidP="006A4B53">
      <w:pPr>
        <w:pStyle w:val="TextkrperEinzug"/>
        <w:numPr>
          <w:ilvl w:val="0"/>
          <w:numId w:val="5"/>
        </w:numPr>
        <w:rPr>
          <w:lang w:val="de-DE"/>
        </w:rPr>
      </w:pPr>
      <w:r>
        <w:rPr>
          <w:b/>
          <w:lang w:val="de-DE"/>
        </w:rPr>
        <w:t>TCP</w:t>
      </w:r>
      <w:r w:rsidR="002E4E3E">
        <w:rPr>
          <w:rStyle w:val="Funotenzeichen"/>
          <w:b/>
          <w:lang w:val="de-DE"/>
        </w:rPr>
        <w:footnoteReference w:id="7"/>
      </w:r>
      <w:sdt>
        <w:sdtPr>
          <w:rPr>
            <w:b/>
            <w:lang w:val="de-DE"/>
          </w:rPr>
          <w:id w:val="-2018612586"/>
          <w:citation/>
        </w:sdtPr>
        <w:sdtContent>
          <w:r w:rsidR="00092AFE">
            <w:rPr>
              <w:b/>
              <w:lang w:val="de-DE"/>
            </w:rPr>
            <w:fldChar w:fldCharType="begin"/>
          </w:r>
          <w:r w:rsidR="00B86987">
            <w:rPr>
              <w:b/>
              <w:lang w:val="de-DE"/>
            </w:rPr>
            <w:instrText xml:space="preserve">CITATION Hei11 \p 315 \l 1031 </w:instrText>
          </w:r>
          <w:r w:rsidR="00092AFE">
            <w:rPr>
              <w:b/>
              <w:lang w:val="de-DE"/>
            </w:rPr>
            <w:fldChar w:fldCharType="separate"/>
          </w:r>
          <w:r w:rsidR="006A6C0A">
            <w:rPr>
              <w:b/>
              <w:noProof/>
              <w:lang w:val="de-DE"/>
            </w:rPr>
            <w:t xml:space="preserve"> </w:t>
          </w:r>
          <w:r w:rsidR="006A6C0A">
            <w:rPr>
              <w:noProof/>
              <w:lang w:val="de-DE"/>
            </w:rPr>
            <w:t>(Heinrich Hübscher, 2011, S. 315)</w:t>
          </w:r>
          <w:r w:rsidR="00092AFE">
            <w:rPr>
              <w:b/>
              <w:lang w:val="de-DE"/>
            </w:rPr>
            <w:fldChar w:fldCharType="end"/>
          </w:r>
        </w:sdtContent>
      </w:sdt>
      <w:r w:rsidR="0012266E">
        <w:rPr>
          <w:lang w:val="de-DE"/>
        </w:rPr>
        <w:t xml:space="preserve"> - ü</w:t>
      </w:r>
      <w:r>
        <w:rPr>
          <w:lang w:val="de-DE"/>
        </w:rPr>
        <w:t>ber TCP werden verbindungsorientiert</w:t>
      </w:r>
      <w:r w:rsidR="00A34C54">
        <w:rPr>
          <w:lang w:val="de-DE"/>
        </w:rPr>
        <w:t xml:space="preserve">e Datenübertragungen </w:t>
      </w:r>
      <w:r w:rsidR="002E4E3E">
        <w:rPr>
          <w:lang w:val="de-DE"/>
        </w:rPr>
        <w:t>zwischen</w:t>
      </w:r>
      <w:r w:rsidR="00627684">
        <w:rPr>
          <w:lang w:val="de-DE"/>
        </w:rPr>
        <w:t xml:space="preserve"> den</w:t>
      </w:r>
      <w:r w:rsidR="00627684" w:rsidRPr="00627684">
        <w:rPr>
          <w:lang w:val="de-DE"/>
        </w:rPr>
        <w:t xml:space="preserve"> </w:t>
      </w:r>
      <w:r w:rsidR="00627684">
        <w:rPr>
          <w:lang w:val="de-DE"/>
        </w:rPr>
        <w:t xml:space="preserve">Kommunikationspartnern (Sender und Empfänger) </w:t>
      </w:r>
      <w:r w:rsidR="00A34C54">
        <w:rPr>
          <w:lang w:val="de-DE"/>
        </w:rPr>
        <w:t xml:space="preserve">ermöglicht. Das bedeutet, dass </w:t>
      </w:r>
      <w:r w:rsidR="00D57A95">
        <w:rPr>
          <w:lang w:val="de-DE"/>
        </w:rPr>
        <w:t>während der Datenübertragung permanent</w:t>
      </w:r>
      <w:r w:rsidR="00B656FA">
        <w:rPr>
          <w:lang w:val="de-DE"/>
        </w:rPr>
        <w:t xml:space="preserve"> spezifische</w:t>
      </w:r>
      <w:r w:rsidR="00D57A95">
        <w:rPr>
          <w:lang w:val="de-DE"/>
        </w:rPr>
        <w:t xml:space="preserve"> Meldungen </w:t>
      </w:r>
      <w:r w:rsidR="00B656FA">
        <w:rPr>
          <w:lang w:val="de-DE"/>
        </w:rPr>
        <w:t>ausgetauscht</w:t>
      </w:r>
      <w:r w:rsidR="00A34C54">
        <w:rPr>
          <w:lang w:val="de-DE"/>
        </w:rPr>
        <w:t xml:space="preserve"> </w:t>
      </w:r>
      <w:r w:rsidR="002A6BC3">
        <w:rPr>
          <w:lang w:val="de-DE"/>
        </w:rPr>
        <w:t>w</w:t>
      </w:r>
      <w:r w:rsidR="00627684">
        <w:rPr>
          <w:lang w:val="de-DE"/>
        </w:rPr>
        <w:t>e</w:t>
      </w:r>
      <w:r w:rsidR="002A6BC3">
        <w:rPr>
          <w:lang w:val="de-DE"/>
        </w:rPr>
        <w:t>rd</w:t>
      </w:r>
      <w:r w:rsidR="00627684">
        <w:rPr>
          <w:lang w:val="de-DE"/>
        </w:rPr>
        <w:t>en</w:t>
      </w:r>
      <w:r w:rsidR="002A6BC3">
        <w:rPr>
          <w:lang w:val="de-DE"/>
        </w:rPr>
        <w:t>.</w:t>
      </w:r>
    </w:p>
    <w:p w14:paraId="692684FB" w14:textId="10ACC8A8" w:rsidR="00AA2F08" w:rsidRPr="0055768A" w:rsidRDefault="002E4E3E" w:rsidP="006A4B53">
      <w:pPr>
        <w:pStyle w:val="TextkrperEinzug"/>
        <w:numPr>
          <w:ilvl w:val="0"/>
          <w:numId w:val="5"/>
        </w:numPr>
        <w:rPr>
          <w:lang w:val="de-DE"/>
        </w:rPr>
      </w:pPr>
      <w:r>
        <w:rPr>
          <w:b/>
          <w:lang w:val="de-DE"/>
        </w:rPr>
        <w:t>IP</w:t>
      </w:r>
      <w:r>
        <w:rPr>
          <w:rStyle w:val="Funotenzeichen"/>
          <w:b/>
          <w:lang w:val="de-DE"/>
        </w:rPr>
        <w:footnoteReference w:id="8"/>
      </w:r>
      <w:sdt>
        <w:sdtPr>
          <w:rPr>
            <w:b/>
            <w:lang w:val="de-DE"/>
          </w:rPr>
          <w:id w:val="110332645"/>
          <w:citation/>
        </w:sdtPr>
        <w:sdtContent>
          <w:r w:rsidR="00B86987">
            <w:rPr>
              <w:b/>
              <w:lang w:val="de-DE"/>
            </w:rPr>
            <w:fldChar w:fldCharType="begin"/>
          </w:r>
          <w:r w:rsidR="00B86987">
            <w:rPr>
              <w:b/>
              <w:lang w:val="de-DE"/>
            </w:rPr>
            <w:instrText xml:space="preserve">CITATION Hei11 \p 315 \l 1031 </w:instrText>
          </w:r>
          <w:r w:rsidR="00B86987">
            <w:rPr>
              <w:b/>
              <w:lang w:val="de-DE"/>
            </w:rPr>
            <w:fldChar w:fldCharType="separate"/>
          </w:r>
          <w:r w:rsidR="006A6C0A">
            <w:rPr>
              <w:b/>
              <w:noProof/>
              <w:lang w:val="de-DE"/>
            </w:rPr>
            <w:t xml:space="preserve"> </w:t>
          </w:r>
          <w:r w:rsidR="006A6C0A">
            <w:rPr>
              <w:noProof/>
              <w:lang w:val="de-DE"/>
            </w:rPr>
            <w:t>(Heinrich Hübscher, 2011, S. 315)</w:t>
          </w:r>
          <w:r w:rsidR="00B86987">
            <w:rPr>
              <w:b/>
              <w:lang w:val="de-DE"/>
            </w:rPr>
            <w:fldChar w:fldCharType="end"/>
          </w:r>
        </w:sdtContent>
      </w:sdt>
      <w:r w:rsidR="00627684">
        <w:rPr>
          <w:b/>
          <w:lang w:val="de-DE"/>
        </w:rPr>
        <w:t xml:space="preserve"> </w:t>
      </w:r>
      <w:r w:rsidR="00060ABE">
        <w:rPr>
          <w:b/>
          <w:lang w:val="de-DE"/>
        </w:rPr>
        <w:t xml:space="preserve">- </w:t>
      </w:r>
      <w:r w:rsidR="00060ABE">
        <w:rPr>
          <w:lang w:val="de-DE"/>
        </w:rPr>
        <w:t>es</w:t>
      </w:r>
      <w:r w:rsidR="00AA2F08">
        <w:rPr>
          <w:lang w:val="de-DE"/>
        </w:rPr>
        <w:t xml:space="preserve"> </w:t>
      </w:r>
      <w:r w:rsidR="00A34C54">
        <w:rPr>
          <w:lang w:val="de-DE"/>
        </w:rPr>
        <w:t>ist in der Informationstechnologie weit verbreitetes Netzwerkprotokoll. Im Vergl</w:t>
      </w:r>
      <w:r w:rsidR="002A6BC3">
        <w:rPr>
          <w:lang w:val="de-DE"/>
        </w:rPr>
        <w:t>ei</w:t>
      </w:r>
      <w:r w:rsidR="00A34C54">
        <w:rPr>
          <w:lang w:val="de-DE"/>
        </w:rPr>
        <w:t>ch mit TCP werden</w:t>
      </w:r>
      <w:r w:rsidR="002A6BC3">
        <w:rPr>
          <w:lang w:val="de-DE"/>
        </w:rPr>
        <w:t xml:space="preserve"> hier</w:t>
      </w:r>
      <w:r w:rsidR="00A34C54">
        <w:rPr>
          <w:lang w:val="de-DE"/>
        </w:rPr>
        <w:t xml:space="preserve"> verbindungslose Datenübertragungen </w:t>
      </w:r>
      <w:r w:rsidR="002A6BC3">
        <w:rPr>
          <w:lang w:val="de-DE"/>
        </w:rPr>
        <w:t>eingesetzt</w:t>
      </w:r>
      <w:r w:rsidR="00A34C54">
        <w:rPr>
          <w:lang w:val="de-DE"/>
        </w:rPr>
        <w:t>. Das bedeutet, dass keine dauerhalte Verbi</w:t>
      </w:r>
      <w:r w:rsidR="002A6BC3">
        <w:rPr>
          <w:lang w:val="de-DE"/>
        </w:rPr>
        <w:t xml:space="preserve">ndungen zwischen den beiden </w:t>
      </w:r>
      <w:r w:rsidR="00627684">
        <w:rPr>
          <w:lang w:val="de-DE"/>
        </w:rPr>
        <w:t>K</w:t>
      </w:r>
      <w:r w:rsidR="002A6BC3">
        <w:rPr>
          <w:lang w:val="de-DE"/>
        </w:rPr>
        <w:t>ommuni</w:t>
      </w:r>
      <w:r w:rsidR="00627684">
        <w:rPr>
          <w:lang w:val="de-DE"/>
        </w:rPr>
        <w:t>kationsp</w:t>
      </w:r>
      <w:r w:rsidR="002A6BC3">
        <w:rPr>
          <w:lang w:val="de-DE"/>
        </w:rPr>
        <w:t>artnern besteht</w:t>
      </w:r>
      <w:r w:rsidR="00AA2F08">
        <w:rPr>
          <w:lang w:val="de-DE"/>
        </w:rPr>
        <w:t xml:space="preserve">. Jeder Rechner im Internet besitzt eine </w:t>
      </w:r>
      <w:r w:rsidR="00627684">
        <w:rPr>
          <w:lang w:val="de-DE"/>
        </w:rPr>
        <w:t xml:space="preserve">eindeutige </w:t>
      </w:r>
      <w:r w:rsidR="00AA2F08">
        <w:rPr>
          <w:lang w:val="de-DE"/>
        </w:rPr>
        <w:t>IP-Adresse, d</w:t>
      </w:r>
      <w:r w:rsidR="00627684">
        <w:rPr>
          <w:lang w:val="de-DE"/>
        </w:rPr>
        <w:t>i</w:t>
      </w:r>
      <w:r w:rsidR="00AA2F08">
        <w:rPr>
          <w:lang w:val="de-DE"/>
        </w:rPr>
        <w:t>e einem Host-Name</w:t>
      </w:r>
      <w:r w:rsidR="00627684">
        <w:rPr>
          <w:lang w:val="de-DE"/>
        </w:rPr>
        <w:t>n</w:t>
      </w:r>
      <w:r w:rsidR="00AA2F08">
        <w:rPr>
          <w:lang w:val="de-DE"/>
        </w:rPr>
        <w:t xml:space="preserve"> entspricht.</w:t>
      </w:r>
    </w:p>
    <w:p w14:paraId="1E09045E" w14:textId="6BA2B65C" w:rsidR="006A4B53" w:rsidRPr="00FC7BD9" w:rsidRDefault="006A4B53" w:rsidP="006A4B53">
      <w:pPr>
        <w:pStyle w:val="TextkrperEinzug"/>
        <w:numPr>
          <w:ilvl w:val="0"/>
          <w:numId w:val="5"/>
        </w:numPr>
        <w:rPr>
          <w:lang w:val="de-DE"/>
        </w:rPr>
      </w:pPr>
      <w:r>
        <w:rPr>
          <w:b/>
          <w:lang w:val="de-DE"/>
        </w:rPr>
        <w:t>Etherne</w:t>
      </w:r>
      <w:r w:rsidRPr="00B90D5C">
        <w:rPr>
          <w:b/>
          <w:lang w:val="de-DE"/>
        </w:rPr>
        <w:t>t-T</w:t>
      </w:r>
      <w:r w:rsidRPr="00AB53ED">
        <w:rPr>
          <w:b/>
          <w:lang w:val="de-DE"/>
        </w:rPr>
        <w:t>echni</w:t>
      </w:r>
      <w:r>
        <w:rPr>
          <w:b/>
          <w:lang w:val="de-DE"/>
        </w:rPr>
        <w:t>k</w:t>
      </w:r>
      <w:r w:rsidR="009D360D" w:rsidRPr="00212703">
        <w:rPr>
          <w:b/>
          <w:lang w:val="de-DE"/>
        </w:rPr>
        <w:fldChar w:fldCharType="begin"/>
      </w:r>
      <w:r w:rsidR="009D360D" w:rsidRPr="00AA2F08">
        <w:rPr>
          <w:lang w:val="de-DE"/>
        </w:rPr>
        <w:instrText xml:space="preserve"> XE "</w:instrText>
      </w:r>
      <w:r w:rsidR="009D360D" w:rsidRPr="00212703">
        <w:rPr>
          <w:b/>
          <w:lang w:val="de-DE"/>
        </w:rPr>
        <w:instrText>Ethernet–Technik</w:instrText>
      </w:r>
      <w:r w:rsidR="009D360D" w:rsidRPr="00AA2F08">
        <w:rPr>
          <w:lang w:val="de-DE"/>
        </w:rPr>
        <w:instrText xml:space="preserve">" </w:instrText>
      </w:r>
      <w:r w:rsidR="009D360D" w:rsidRPr="00212703">
        <w:rPr>
          <w:b/>
          <w:lang w:val="de-DE"/>
        </w:rPr>
        <w:fldChar w:fldCharType="end"/>
      </w:r>
      <w:sdt>
        <w:sdtPr>
          <w:rPr>
            <w:b/>
            <w:lang w:val="de-DE"/>
          </w:rPr>
          <w:id w:val="428554044"/>
          <w:citation/>
        </w:sdtPr>
        <w:sdtContent>
          <w:r w:rsidR="002A6BC3">
            <w:rPr>
              <w:b/>
              <w:lang w:val="de-DE"/>
            </w:rPr>
            <w:fldChar w:fldCharType="begin"/>
          </w:r>
          <w:r w:rsidR="00B86987">
            <w:rPr>
              <w:b/>
              <w:lang w:val="de-DE"/>
            </w:rPr>
            <w:instrText xml:space="preserve">CITATION ITW01 \l 1031 </w:instrText>
          </w:r>
          <w:r w:rsidR="002A6BC3">
            <w:rPr>
              <w:b/>
              <w:lang w:val="de-DE"/>
            </w:rPr>
            <w:fldChar w:fldCharType="separate"/>
          </w:r>
          <w:r w:rsidR="006A6C0A">
            <w:rPr>
              <w:b/>
              <w:noProof/>
              <w:lang w:val="de-DE"/>
            </w:rPr>
            <w:t xml:space="preserve"> </w:t>
          </w:r>
          <w:r w:rsidR="006A6C0A">
            <w:rPr>
              <w:noProof/>
              <w:lang w:val="de-DE"/>
            </w:rPr>
            <w:t>(IT Wissen Info, 2001)</w:t>
          </w:r>
          <w:r w:rsidR="002A6BC3">
            <w:rPr>
              <w:b/>
              <w:lang w:val="de-DE"/>
            </w:rPr>
            <w:fldChar w:fldCharType="end"/>
          </w:r>
        </w:sdtContent>
      </w:sdt>
      <w:r w:rsidR="00060ABE">
        <w:rPr>
          <w:lang w:val="de-DE"/>
        </w:rPr>
        <w:t xml:space="preserve"> - u</w:t>
      </w:r>
      <w:r>
        <w:rPr>
          <w:lang w:val="de-DE"/>
        </w:rPr>
        <w:t xml:space="preserve">nter </w:t>
      </w:r>
      <w:r w:rsidRPr="002A6BC3">
        <w:rPr>
          <w:lang w:val="de-DE"/>
        </w:rPr>
        <w:t>Ethernet</w:t>
      </w:r>
      <w:r>
        <w:rPr>
          <w:lang w:val="de-DE"/>
        </w:rPr>
        <w:t xml:space="preserve"> versteht man eine Datenübertragungstechnik, die es ermöglicht</w:t>
      </w:r>
      <w:r w:rsidR="00627684">
        <w:rPr>
          <w:lang w:val="de-DE"/>
        </w:rPr>
        <w:t>,</w:t>
      </w:r>
      <w:r>
        <w:rPr>
          <w:lang w:val="de-DE"/>
        </w:rPr>
        <w:t xml:space="preserve"> Daten innerhalb geschlossener Netzwerke zwischen verschiedenen Geräte</w:t>
      </w:r>
      <w:r w:rsidR="00627684">
        <w:rPr>
          <w:lang w:val="de-DE"/>
        </w:rPr>
        <w:t>n</w:t>
      </w:r>
      <w:r>
        <w:rPr>
          <w:lang w:val="de-DE"/>
        </w:rPr>
        <w:t xml:space="preserve"> zu übertragen.</w:t>
      </w:r>
      <w:r w:rsidR="00BC77F4">
        <w:rPr>
          <w:lang w:val="de-DE"/>
        </w:rPr>
        <w:t xml:space="preserve"> Da sie für lokale Datennetze </w:t>
      </w:r>
      <w:r w:rsidR="00627684">
        <w:rPr>
          <w:lang w:val="de-DE"/>
        </w:rPr>
        <w:t xml:space="preserve">konzipiert </w:t>
      </w:r>
      <w:r w:rsidR="00BC77F4">
        <w:rPr>
          <w:lang w:val="de-DE"/>
        </w:rPr>
        <w:t>ist, spricht man von LAN-Technik.</w:t>
      </w:r>
    </w:p>
    <w:p w14:paraId="5AF93DFF" w14:textId="194B0F12" w:rsidR="006A4B53" w:rsidRDefault="006A4B53" w:rsidP="00A13EDF">
      <w:pPr>
        <w:pStyle w:val="TextkrperEinzug"/>
        <w:numPr>
          <w:ilvl w:val="0"/>
          <w:numId w:val="5"/>
        </w:numPr>
        <w:rPr>
          <w:lang w:val="de-DE"/>
        </w:rPr>
      </w:pPr>
      <w:r w:rsidRPr="00C51B78">
        <w:rPr>
          <w:b/>
          <w:lang w:val="de-DE"/>
        </w:rPr>
        <w:t>Netzwerkprotokol</w:t>
      </w:r>
      <w:r>
        <w:rPr>
          <w:b/>
          <w:lang w:val="de-DE"/>
        </w:rPr>
        <w:t>l</w:t>
      </w:r>
      <w:r w:rsidR="009D360D" w:rsidRPr="00212703">
        <w:rPr>
          <w:b/>
          <w:lang w:val="de-DE"/>
        </w:rPr>
        <w:fldChar w:fldCharType="begin"/>
      </w:r>
      <w:r w:rsidR="009D360D" w:rsidRPr="00CF0200">
        <w:rPr>
          <w:lang w:val="de-DE"/>
        </w:rPr>
        <w:instrText xml:space="preserve"> XE "</w:instrText>
      </w:r>
      <w:r w:rsidR="009D360D" w:rsidRPr="00212703">
        <w:rPr>
          <w:b/>
          <w:lang w:val="de-DE"/>
        </w:rPr>
        <w:instrText>Netzwerkprotokoll</w:instrText>
      </w:r>
      <w:r w:rsidR="009D360D" w:rsidRPr="00CF0200">
        <w:rPr>
          <w:lang w:val="de-DE"/>
        </w:rPr>
        <w:instrText xml:space="preserve">" </w:instrText>
      </w:r>
      <w:r w:rsidR="009D360D" w:rsidRPr="00212703">
        <w:rPr>
          <w:b/>
          <w:lang w:val="de-DE"/>
        </w:rPr>
        <w:fldChar w:fldCharType="end"/>
      </w:r>
      <w:sdt>
        <w:sdtPr>
          <w:rPr>
            <w:b/>
            <w:lang w:val="de-DE"/>
          </w:rPr>
          <w:id w:val="481273410"/>
          <w:citation/>
        </w:sdtPr>
        <w:sdtContent>
          <w:r w:rsidR="00A13EDF">
            <w:rPr>
              <w:b/>
              <w:lang w:val="de-DE"/>
            </w:rPr>
            <w:fldChar w:fldCharType="begin"/>
          </w:r>
          <w:r w:rsidR="007919AB">
            <w:rPr>
              <w:b/>
              <w:lang w:val="de-DE"/>
            </w:rPr>
            <w:instrText xml:space="preserve">CITATION Olb03 \p 84 \l 1031 </w:instrText>
          </w:r>
          <w:r w:rsidR="00A13EDF">
            <w:rPr>
              <w:b/>
              <w:lang w:val="de-DE"/>
            </w:rPr>
            <w:fldChar w:fldCharType="separate"/>
          </w:r>
          <w:r w:rsidR="006A6C0A">
            <w:rPr>
              <w:b/>
              <w:noProof/>
              <w:lang w:val="de-DE"/>
            </w:rPr>
            <w:t xml:space="preserve"> </w:t>
          </w:r>
          <w:r w:rsidR="006A6C0A">
            <w:rPr>
              <w:noProof/>
              <w:lang w:val="de-DE"/>
            </w:rPr>
            <w:t>(Olbrich, 2003, S. 84)</w:t>
          </w:r>
          <w:r w:rsidR="00A13EDF">
            <w:rPr>
              <w:b/>
              <w:lang w:val="de-DE"/>
            </w:rPr>
            <w:fldChar w:fldCharType="end"/>
          </w:r>
        </w:sdtContent>
      </w:sdt>
      <w:r w:rsidR="00060ABE">
        <w:rPr>
          <w:lang w:val="de-DE"/>
        </w:rPr>
        <w:t xml:space="preserve"> - u</w:t>
      </w:r>
      <w:r w:rsidR="00A13EDF">
        <w:rPr>
          <w:lang w:val="de-DE"/>
        </w:rPr>
        <w:t>nter</w:t>
      </w:r>
      <w:r w:rsidR="00D96DC8">
        <w:rPr>
          <w:lang w:val="de-DE"/>
        </w:rPr>
        <w:t xml:space="preserve"> </w:t>
      </w:r>
      <w:r w:rsidR="00A13EDF" w:rsidRPr="00A13EDF">
        <w:rPr>
          <w:lang w:val="de-DE"/>
        </w:rPr>
        <w:t xml:space="preserve">Netzwerkprotokoll </w:t>
      </w:r>
      <w:r w:rsidR="00A13EDF">
        <w:rPr>
          <w:lang w:val="de-DE"/>
        </w:rPr>
        <w:t xml:space="preserve"> versteht man </w:t>
      </w:r>
      <w:r w:rsidR="00D96DC8">
        <w:rPr>
          <w:lang w:val="de-DE"/>
        </w:rPr>
        <w:t>ein Kommunikationsprotokoll für den Information</w:t>
      </w:r>
      <w:r w:rsidR="00627684">
        <w:rPr>
          <w:lang w:val="de-DE"/>
        </w:rPr>
        <w:t>saustausch</w:t>
      </w:r>
      <w:r w:rsidR="00CF0200">
        <w:rPr>
          <w:lang w:val="de-DE"/>
        </w:rPr>
        <w:t xml:space="preserve"> zwischen </w:t>
      </w:r>
      <w:r w:rsidR="00627684">
        <w:rPr>
          <w:lang w:val="de-DE"/>
        </w:rPr>
        <w:t xml:space="preserve">den </w:t>
      </w:r>
      <w:r w:rsidR="00CF0200">
        <w:rPr>
          <w:lang w:val="de-DE"/>
        </w:rPr>
        <w:t>Teilnehmer</w:t>
      </w:r>
      <w:r w:rsidR="00627684">
        <w:rPr>
          <w:lang w:val="de-DE"/>
        </w:rPr>
        <w:t>n</w:t>
      </w:r>
      <w:r w:rsidR="00CF0200">
        <w:rPr>
          <w:lang w:val="de-DE"/>
        </w:rPr>
        <w:t xml:space="preserve"> in </w:t>
      </w:r>
      <w:r>
        <w:rPr>
          <w:lang w:val="de-DE"/>
        </w:rPr>
        <w:t>einem Netzwerk</w:t>
      </w:r>
      <w:r w:rsidR="00CF0200">
        <w:rPr>
          <w:lang w:val="de-DE"/>
        </w:rPr>
        <w:t>. Damit Kommunikationspartner überhaupt</w:t>
      </w:r>
      <w:r>
        <w:rPr>
          <w:lang w:val="de-DE"/>
        </w:rPr>
        <w:t xml:space="preserve"> miteinander kommunizieren können, müssen bestimmte Vereinbarungen und Regeln ein</w:t>
      </w:r>
      <w:r w:rsidR="0057587E">
        <w:rPr>
          <w:lang w:val="de-DE"/>
        </w:rPr>
        <w:t>ge</w:t>
      </w:r>
      <w:r>
        <w:rPr>
          <w:lang w:val="de-DE"/>
        </w:rPr>
        <w:t>halten</w:t>
      </w:r>
      <w:r w:rsidR="0057587E">
        <w:rPr>
          <w:lang w:val="de-DE"/>
        </w:rPr>
        <w:t xml:space="preserve"> werden</w:t>
      </w:r>
      <w:r>
        <w:rPr>
          <w:lang w:val="de-DE"/>
        </w:rPr>
        <w:t>. Diese Regeln sind die</w:t>
      </w:r>
      <w:r w:rsidR="00060ABE">
        <w:rPr>
          <w:lang w:val="de-DE"/>
        </w:rPr>
        <w:t xml:space="preserve"> Protokolle</w:t>
      </w:r>
      <w:r>
        <w:rPr>
          <w:lang w:val="de-DE"/>
        </w:rPr>
        <w:t xml:space="preserve">. </w:t>
      </w:r>
    </w:p>
    <w:p w14:paraId="26CC5427" w14:textId="78D9A973" w:rsidR="006A4B53" w:rsidRDefault="006A4B53" w:rsidP="006A4B53">
      <w:pPr>
        <w:pStyle w:val="TextkrperEinzug"/>
        <w:numPr>
          <w:ilvl w:val="0"/>
          <w:numId w:val="5"/>
        </w:numPr>
        <w:rPr>
          <w:lang w:val="de-DE"/>
        </w:rPr>
      </w:pPr>
      <w:r w:rsidRPr="00FC12B6">
        <w:rPr>
          <w:b/>
          <w:lang w:val="de-DE"/>
        </w:rPr>
        <w:lastRenderedPageBreak/>
        <w:t>OSI-Referenzmodell</w:t>
      </w:r>
      <w:r w:rsidR="009D360D" w:rsidRPr="00212703">
        <w:rPr>
          <w:b/>
          <w:lang w:val="de-DE"/>
        </w:rPr>
        <w:fldChar w:fldCharType="begin"/>
      </w:r>
      <w:r w:rsidR="009D360D" w:rsidRPr="00CF0200">
        <w:rPr>
          <w:lang w:val="de-DE"/>
        </w:rPr>
        <w:instrText xml:space="preserve"> XE "</w:instrText>
      </w:r>
      <w:r w:rsidR="009D360D" w:rsidRPr="00212703">
        <w:rPr>
          <w:b/>
          <w:lang w:val="de-DE"/>
        </w:rPr>
        <w:instrText>OSI-Referenzmodell</w:instrText>
      </w:r>
      <w:r w:rsidR="009D360D" w:rsidRPr="00CF0200">
        <w:rPr>
          <w:lang w:val="de-DE"/>
        </w:rPr>
        <w:instrText xml:space="preserve">" </w:instrText>
      </w:r>
      <w:r w:rsidR="009D360D" w:rsidRPr="00212703">
        <w:rPr>
          <w:b/>
          <w:lang w:val="de-DE"/>
        </w:rPr>
        <w:fldChar w:fldCharType="end"/>
      </w:r>
      <w:r w:rsidR="00603042">
        <w:rPr>
          <w:b/>
          <w:lang w:val="de-DE"/>
        </w:rPr>
        <w:t xml:space="preserve"> </w:t>
      </w:r>
      <w:sdt>
        <w:sdtPr>
          <w:rPr>
            <w:b/>
            <w:lang w:val="de-DE"/>
          </w:rPr>
          <w:id w:val="-726147069"/>
          <w:citation/>
        </w:sdtPr>
        <w:sdtContent>
          <w:r w:rsidR="00603042">
            <w:rPr>
              <w:b/>
              <w:lang w:val="de-DE"/>
            </w:rPr>
            <w:fldChar w:fldCharType="begin"/>
          </w:r>
          <w:r w:rsidR="00603042">
            <w:rPr>
              <w:b/>
              <w:lang w:val="de-DE"/>
            </w:rPr>
            <w:instrText xml:space="preserve">CITATION Hei11 \p 274 \l 1031 </w:instrText>
          </w:r>
          <w:r w:rsidR="00603042">
            <w:rPr>
              <w:b/>
              <w:lang w:val="de-DE"/>
            </w:rPr>
            <w:fldChar w:fldCharType="separate"/>
          </w:r>
          <w:r w:rsidR="006A6C0A">
            <w:rPr>
              <w:noProof/>
              <w:lang w:val="de-DE"/>
            </w:rPr>
            <w:t>(Heinrich Hübscher, 2011, S. 274)</w:t>
          </w:r>
          <w:r w:rsidR="00603042">
            <w:rPr>
              <w:b/>
              <w:lang w:val="de-DE"/>
            </w:rPr>
            <w:fldChar w:fldCharType="end"/>
          </w:r>
        </w:sdtContent>
      </w:sdt>
      <w:r w:rsidR="00603042">
        <w:rPr>
          <w:b/>
          <w:lang w:val="de-DE"/>
        </w:rPr>
        <w:t xml:space="preserve"> </w:t>
      </w:r>
      <w:r w:rsidR="00060ABE">
        <w:rPr>
          <w:lang w:val="de-DE"/>
        </w:rPr>
        <w:t>- d</w:t>
      </w:r>
      <w:r w:rsidRPr="00093AEE">
        <w:rPr>
          <w:lang w:val="de-DE"/>
        </w:rPr>
        <w:t xml:space="preserve">as </w:t>
      </w:r>
      <w:r w:rsidRPr="00FC505C">
        <w:rPr>
          <w:lang w:val="de-DE"/>
        </w:rPr>
        <w:t>OSI</w:t>
      </w:r>
      <w:r w:rsidR="00A203E5">
        <w:rPr>
          <w:rStyle w:val="Funotenzeichen"/>
          <w:lang w:val="de-DE"/>
        </w:rPr>
        <w:footnoteReference w:id="9"/>
      </w:r>
      <w:r w:rsidRPr="00FC505C">
        <w:rPr>
          <w:lang w:val="de-DE"/>
        </w:rPr>
        <w:t>-Referenzmodell</w:t>
      </w:r>
      <w:r w:rsidR="00C73BD6">
        <w:rPr>
          <w:lang w:val="de-DE"/>
        </w:rPr>
        <w:t xml:space="preserve"> besteht aus sieben Schichten und wird daher auch als 7-Schichten-Modell bezeichnet. Jede Schicht besitzt Funktionen und Protokolle, die spezifischen Aufgaben bei der Kommunikation zwischen zwei Systemen erfüllen müssen.</w:t>
      </w:r>
    </w:p>
    <w:p w14:paraId="07C520F5" w14:textId="2BB0D779" w:rsidR="006A4B53" w:rsidRDefault="006A4B53" w:rsidP="00B91350">
      <w:pPr>
        <w:pStyle w:val="TextkrperEinzug"/>
        <w:numPr>
          <w:ilvl w:val="0"/>
          <w:numId w:val="5"/>
        </w:numPr>
        <w:rPr>
          <w:lang w:val="de-DE"/>
        </w:rPr>
      </w:pPr>
      <w:r w:rsidRPr="00B90D5C">
        <w:rPr>
          <w:b/>
          <w:lang w:val="de-DE"/>
        </w:rPr>
        <w:t>Feldbus</w:t>
      </w:r>
      <w:sdt>
        <w:sdtPr>
          <w:rPr>
            <w:b/>
            <w:lang w:val="de-DE"/>
          </w:rPr>
          <w:id w:val="878357690"/>
          <w:citation/>
        </w:sdtPr>
        <w:sdtContent>
          <w:r w:rsidR="0037408D">
            <w:rPr>
              <w:b/>
              <w:lang w:val="de-DE"/>
            </w:rPr>
            <w:fldChar w:fldCharType="begin"/>
          </w:r>
          <w:r w:rsidR="00603042">
            <w:rPr>
              <w:b/>
              <w:lang w:val="de-DE"/>
            </w:rPr>
            <w:instrText xml:space="preserve">CITATION KUN16 \l 1031 </w:instrText>
          </w:r>
          <w:r w:rsidR="0037408D">
            <w:rPr>
              <w:b/>
              <w:lang w:val="de-DE"/>
            </w:rPr>
            <w:fldChar w:fldCharType="separate"/>
          </w:r>
          <w:r w:rsidR="006A6C0A">
            <w:rPr>
              <w:b/>
              <w:noProof/>
              <w:lang w:val="de-DE"/>
            </w:rPr>
            <w:t xml:space="preserve"> </w:t>
          </w:r>
          <w:r w:rsidR="006A6C0A">
            <w:rPr>
              <w:noProof/>
              <w:lang w:val="de-DE"/>
            </w:rPr>
            <w:t>(KUNBUS GmbH, 2016)</w:t>
          </w:r>
          <w:r w:rsidR="0037408D">
            <w:rPr>
              <w:b/>
              <w:lang w:val="de-DE"/>
            </w:rPr>
            <w:fldChar w:fldCharType="end"/>
          </w:r>
        </w:sdtContent>
      </w:sdt>
      <w:r w:rsidRPr="00D35DB0">
        <w:rPr>
          <w:lang w:val="de-DE"/>
        </w:rPr>
        <w:t xml:space="preserve"> </w:t>
      </w:r>
      <w:r w:rsidR="00060ABE">
        <w:rPr>
          <w:lang w:val="de-DE"/>
        </w:rPr>
        <w:t>- u</w:t>
      </w:r>
      <w:r w:rsidR="00792932">
        <w:rPr>
          <w:lang w:val="de-DE"/>
        </w:rPr>
        <w:t xml:space="preserve">nter </w:t>
      </w:r>
      <w:r w:rsidRPr="00792932">
        <w:rPr>
          <w:lang w:val="de-DE"/>
        </w:rPr>
        <w:t>Feldbus</w:t>
      </w:r>
      <w:r w:rsidRPr="00D35DB0">
        <w:rPr>
          <w:lang w:val="de-DE"/>
        </w:rPr>
        <w:t xml:space="preserve"> </w:t>
      </w:r>
      <w:r w:rsidR="00792932">
        <w:rPr>
          <w:lang w:val="de-DE"/>
        </w:rPr>
        <w:t>versteht man ein</w:t>
      </w:r>
      <w:r w:rsidR="0037408D">
        <w:rPr>
          <w:lang w:val="de-DE"/>
        </w:rPr>
        <w:t xml:space="preserve"> </w:t>
      </w:r>
      <w:r w:rsidR="0037408D" w:rsidRPr="0037408D">
        <w:rPr>
          <w:lang w:val="de-DE"/>
        </w:rPr>
        <w:t>leitungsgebundene</w:t>
      </w:r>
      <w:r w:rsidR="0037408D">
        <w:rPr>
          <w:lang w:val="de-DE"/>
        </w:rPr>
        <w:t xml:space="preserve">s </w:t>
      </w:r>
      <w:r w:rsidR="00792932">
        <w:rPr>
          <w:lang w:val="de-DE"/>
        </w:rPr>
        <w:t xml:space="preserve">Bussystem, </w:t>
      </w:r>
      <w:r w:rsidR="0037408D">
        <w:rPr>
          <w:lang w:val="de-DE"/>
        </w:rPr>
        <w:t>das</w:t>
      </w:r>
      <w:r w:rsidR="00792932">
        <w:rPr>
          <w:lang w:val="de-DE"/>
        </w:rPr>
        <w:t xml:space="preserve"> es ermöglicht</w:t>
      </w:r>
      <w:r w:rsidR="0057587E">
        <w:rPr>
          <w:lang w:val="de-DE"/>
        </w:rPr>
        <w:t>,</w:t>
      </w:r>
      <w:r w:rsidR="00792932">
        <w:rPr>
          <w:lang w:val="de-DE"/>
        </w:rPr>
        <w:t xml:space="preserve"> </w:t>
      </w:r>
      <w:r w:rsidR="00B91350">
        <w:rPr>
          <w:lang w:val="de-DE"/>
        </w:rPr>
        <w:t xml:space="preserve">Daten </w:t>
      </w:r>
      <w:r w:rsidR="0037408D">
        <w:rPr>
          <w:lang w:val="de-DE"/>
        </w:rPr>
        <w:t xml:space="preserve">in einer </w:t>
      </w:r>
      <w:r w:rsidR="00B91350" w:rsidRPr="00B91350">
        <w:rPr>
          <w:lang w:val="de-DE"/>
        </w:rPr>
        <w:t>Prozessautomatisierungstechnik</w:t>
      </w:r>
      <w:r w:rsidR="00B91350">
        <w:rPr>
          <w:lang w:val="de-DE"/>
        </w:rPr>
        <w:t xml:space="preserve"> </w:t>
      </w:r>
      <w:r w:rsidRPr="00D35DB0">
        <w:rPr>
          <w:lang w:val="de-DE"/>
        </w:rPr>
        <w:t>verschiedene</w:t>
      </w:r>
      <w:r w:rsidR="0057587E">
        <w:rPr>
          <w:lang w:val="de-DE"/>
        </w:rPr>
        <w:t>r</w:t>
      </w:r>
      <w:r w:rsidRPr="00D35DB0">
        <w:rPr>
          <w:lang w:val="de-DE"/>
        </w:rPr>
        <w:t xml:space="preserve"> Senso</w:t>
      </w:r>
      <w:r w:rsidR="0037408D">
        <w:rPr>
          <w:lang w:val="de-DE"/>
        </w:rPr>
        <w:t>ren und Aktoren</w:t>
      </w:r>
      <w:r w:rsidRPr="00D35DB0">
        <w:rPr>
          <w:lang w:val="de-DE"/>
        </w:rPr>
        <w:t xml:space="preserve"> </w:t>
      </w:r>
      <w:r w:rsidR="0057587E">
        <w:rPr>
          <w:lang w:val="de-DE"/>
        </w:rPr>
        <w:t>zu</w:t>
      </w:r>
      <w:r w:rsidR="0057587E" w:rsidRPr="00D35DB0">
        <w:rPr>
          <w:lang w:val="de-DE"/>
        </w:rPr>
        <w:t xml:space="preserve"> </w:t>
      </w:r>
      <w:r w:rsidRPr="00D35DB0">
        <w:rPr>
          <w:lang w:val="de-DE"/>
        </w:rPr>
        <w:t xml:space="preserve">einem übergeordneten Steuerungsgerät </w:t>
      </w:r>
      <w:r w:rsidR="0037408D">
        <w:rPr>
          <w:lang w:val="de-DE"/>
        </w:rPr>
        <w:t xml:space="preserve">zu </w:t>
      </w:r>
      <w:r w:rsidR="00B91350">
        <w:rPr>
          <w:lang w:val="de-DE"/>
        </w:rPr>
        <w:t>übertragen</w:t>
      </w:r>
      <w:r w:rsidRPr="00D35DB0">
        <w:rPr>
          <w:lang w:val="de-DE"/>
        </w:rPr>
        <w:t>.</w:t>
      </w:r>
      <w:r w:rsidR="00B91350" w:rsidRPr="00FC3A01">
        <w:rPr>
          <w:lang w:val="de-DE"/>
        </w:rPr>
        <w:t xml:space="preserve"> </w:t>
      </w:r>
      <w:r w:rsidR="00B91350" w:rsidRPr="00B91350">
        <w:rPr>
          <w:lang w:val="de-DE"/>
        </w:rPr>
        <w:t xml:space="preserve">Eine Vielzahl von Bussystemen ist heute </w:t>
      </w:r>
      <w:r w:rsidR="0057587E">
        <w:rPr>
          <w:lang w:val="de-DE"/>
        </w:rPr>
        <w:t>im Einsatz</w:t>
      </w:r>
      <w:r w:rsidR="00B91350" w:rsidRPr="00B91350">
        <w:rPr>
          <w:lang w:val="de-DE"/>
        </w:rPr>
        <w:t>. Die Systeme unterscheiden sich in der Netzarchitektur, Datenübertragungsrate, Datenübertragungsmenge und der Übertragungstechnik</w:t>
      </w:r>
      <w:r w:rsidR="00B91350">
        <w:rPr>
          <w:lang w:val="de-DE"/>
        </w:rPr>
        <w:t>.</w:t>
      </w:r>
    </w:p>
    <w:p w14:paraId="0C1AD0AA" w14:textId="70AEE594" w:rsidR="006A4B53" w:rsidRPr="00B90D5C" w:rsidRDefault="006A4B53" w:rsidP="006A4B53">
      <w:pPr>
        <w:pStyle w:val="TextkrperEinzug"/>
        <w:numPr>
          <w:ilvl w:val="0"/>
          <w:numId w:val="5"/>
        </w:numPr>
        <w:rPr>
          <w:lang w:val="de-DE"/>
        </w:rPr>
      </w:pPr>
      <w:r w:rsidRPr="00B90D5C">
        <w:rPr>
          <w:b/>
          <w:lang w:val="de-DE"/>
        </w:rPr>
        <w:t>Topologie</w:t>
      </w:r>
      <w:sdt>
        <w:sdtPr>
          <w:rPr>
            <w:b/>
            <w:lang w:val="de-DE"/>
          </w:rPr>
          <w:id w:val="1680165158"/>
          <w:citation/>
        </w:sdtPr>
        <w:sdtContent>
          <w:r w:rsidR="005777C9">
            <w:rPr>
              <w:b/>
              <w:lang w:val="de-DE"/>
            </w:rPr>
            <w:fldChar w:fldCharType="begin"/>
          </w:r>
          <w:r w:rsidR="00100029">
            <w:rPr>
              <w:b/>
              <w:lang w:val="de-DE"/>
            </w:rPr>
            <w:instrText xml:space="preserve">CITATION Ale45 \p 2 \l 1031 </w:instrText>
          </w:r>
          <w:r w:rsidR="005777C9">
            <w:rPr>
              <w:b/>
              <w:lang w:val="de-DE"/>
            </w:rPr>
            <w:fldChar w:fldCharType="separate"/>
          </w:r>
          <w:r w:rsidR="006A6C0A">
            <w:rPr>
              <w:b/>
              <w:noProof/>
              <w:lang w:val="de-DE"/>
            </w:rPr>
            <w:t xml:space="preserve"> </w:t>
          </w:r>
          <w:r w:rsidR="006A6C0A">
            <w:rPr>
              <w:noProof/>
              <w:lang w:val="de-DE"/>
            </w:rPr>
            <w:t>(Alexandroff, Paul, Hopf, Heinz, 1945, S. 2)</w:t>
          </w:r>
          <w:r w:rsidR="005777C9">
            <w:rPr>
              <w:b/>
              <w:lang w:val="de-DE"/>
            </w:rPr>
            <w:fldChar w:fldCharType="end"/>
          </w:r>
        </w:sdtContent>
      </w:sdt>
      <w:r w:rsidR="00B91350">
        <w:rPr>
          <w:lang w:val="de-DE"/>
        </w:rPr>
        <w:t xml:space="preserve"> </w:t>
      </w:r>
      <w:r w:rsidR="00060ABE">
        <w:rPr>
          <w:lang w:val="de-DE"/>
        </w:rPr>
        <w:t>- i</w:t>
      </w:r>
      <w:r w:rsidR="005777C9">
        <w:rPr>
          <w:lang w:val="de-DE"/>
        </w:rPr>
        <w:t xml:space="preserve">n Allgemein beschreibt man Topologie als </w:t>
      </w:r>
      <w:r w:rsidRPr="00B90D5C">
        <w:rPr>
          <w:lang w:val="de-DE"/>
        </w:rPr>
        <w:t>Teilgebiet der Mathematik, welches ursprünglich diejenigen Eigenschaften geometrischer Gebilde behandelt, die bei umkehrbar eindeutigen, stetigen und totalen Abbildungen erhalten bleiben</w:t>
      </w:r>
      <w:r w:rsidR="005777C9">
        <w:rPr>
          <w:lang w:val="de-DE"/>
        </w:rPr>
        <w:t xml:space="preserve">. </w:t>
      </w:r>
      <w:r w:rsidRPr="00B90D5C">
        <w:rPr>
          <w:lang w:val="de-DE"/>
        </w:rPr>
        <w:t xml:space="preserve">In der industrielleren Kommunikation </w:t>
      </w:r>
      <w:r w:rsidR="005777C9">
        <w:rPr>
          <w:lang w:val="de-DE"/>
        </w:rPr>
        <w:t>ist</w:t>
      </w:r>
      <w:r w:rsidRPr="00B90D5C">
        <w:rPr>
          <w:lang w:val="de-DE"/>
        </w:rPr>
        <w:t xml:space="preserve"> die Topologie</w:t>
      </w:r>
      <w:r w:rsidR="004B0697">
        <w:rPr>
          <w:lang w:val="de-DE"/>
        </w:rPr>
        <w:t xml:space="preserve"> laut </w:t>
      </w:r>
      <w:sdt>
        <w:sdtPr>
          <w:rPr>
            <w:lang w:val="de-DE"/>
          </w:rPr>
          <w:id w:val="306360286"/>
          <w:citation/>
        </w:sdtPr>
        <w:sdtContent>
          <w:r w:rsidR="004B0697">
            <w:rPr>
              <w:lang w:val="de-DE"/>
            </w:rPr>
            <w:fldChar w:fldCharType="begin"/>
          </w:r>
          <w:r w:rsidR="004B0697">
            <w:rPr>
              <w:lang w:val="de-DE"/>
            </w:rPr>
            <w:instrText xml:space="preserve"> CITATION Pat18 \l 1031 </w:instrText>
          </w:r>
          <w:r w:rsidR="004B0697">
            <w:rPr>
              <w:lang w:val="de-DE"/>
            </w:rPr>
            <w:fldChar w:fldCharType="separate"/>
          </w:r>
          <w:r w:rsidR="006A6C0A">
            <w:rPr>
              <w:noProof/>
              <w:lang w:val="de-DE"/>
            </w:rPr>
            <w:t>(Schnabel, 2018)</w:t>
          </w:r>
          <w:r w:rsidR="004B0697">
            <w:rPr>
              <w:lang w:val="de-DE"/>
            </w:rPr>
            <w:fldChar w:fldCharType="end"/>
          </w:r>
        </w:sdtContent>
      </w:sdt>
      <w:r w:rsidRPr="00B90D5C">
        <w:rPr>
          <w:lang w:val="de-DE"/>
        </w:rPr>
        <w:t xml:space="preserve"> die Verbindungen der teilnehmenden Geräte untereinander, die den Datenverkehr ermöglichen.</w:t>
      </w:r>
    </w:p>
    <w:p w14:paraId="7BC3CDA4" w14:textId="0D2EE0DA" w:rsidR="006A4B53" w:rsidRPr="00B90D5C" w:rsidRDefault="006A4B53" w:rsidP="006A4B53">
      <w:pPr>
        <w:pStyle w:val="TextkrperEinzug"/>
        <w:numPr>
          <w:ilvl w:val="0"/>
          <w:numId w:val="5"/>
        </w:numPr>
        <w:rPr>
          <w:lang w:val="de-DE"/>
        </w:rPr>
      </w:pPr>
      <w:r w:rsidRPr="00B90D5C">
        <w:rPr>
          <w:b/>
          <w:lang w:val="de-DE"/>
        </w:rPr>
        <w:t>Controller</w:t>
      </w:r>
      <w:r w:rsidR="00BD3AC1">
        <w:rPr>
          <w:b/>
          <w:lang w:val="de-DE"/>
        </w:rPr>
        <w:t xml:space="preserve"> </w:t>
      </w:r>
      <w:sdt>
        <w:sdtPr>
          <w:rPr>
            <w:b/>
            <w:lang w:val="de-DE"/>
          </w:rPr>
          <w:id w:val="-2079207830"/>
          <w:citation/>
        </w:sdtPr>
        <w:sdtContent>
          <w:r w:rsidR="00BD3AC1">
            <w:rPr>
              <w:b/>
              <w:lang w:val="de-DE"/>
            </w:rPr>
            <w:fldChar w:fldCharType="begin"/>
          </w:r>
          <w:r w:rsidR="00BD3AC1">
            <w:rPr>
              <w:b/>
              <w:lang w:val="de-DE"/>
            </w:rPr>
            <w:instrText xml:space="preserve">CITATION Man16 \p 381 \l 1031 </w:instrText>
          </w:r>
          <w:r w:rsidR="00BD3AC1">
            <w:rPr>
              <w:b/>
              <w:lang w:val="de-DE"/>
            </w:rPr>
            <w:fldChar w:fldCharType="separate"/>
          </w:r>
          <w:r w:rsidR="006A6C0A">
            <w:rPr>
              <w:noProof/>
              <w:lang w:val="de-DE"/>
            </w:rPr>
            <w:t>(Popp, 2016, S. 381)</w:t>
          </w:r>
          <w:r w:rsidR="00BD3AC1">
            <w:rPr>
              <w:b/>
              <w:lang w:val="de-DE"/>
            </w:rPr>
            <w:fldChar w:fldCharType="end"/>
          </w:r>
        </w:sdtContent>
      </w:sdt>
      <w:r w:rsidR="00060ABE">
        <w:rPr>
          <w:lang w:val="de-DE"/>
        </w:rPr>
        <w:t xml:space="preserve"> - e</w:t>
      </w:r>
      <w:r w:rsidRPr="00B90D5C">
        <w:rPr>
          <w:lang w:val="de-DE"/>
        </w:rPr>
        <w:t xml:space="preserve">in Controller ist die übergeordnete Steuerung, die typischerweise das Prozessabbild und das Anwenderprogramm enthält. Er ist der aktive Teil bei der die Kommunikation der angeschlossenen </w:t>
      </w:r>
      <w:commentRangeStart w:id="40"/>
      <w:r w:rsidRPr="00B90D5C">
        <w:rPr>
          <w:lang w:val="de-DE"/>
        </w:rPr>
        <w:t xml:space="preserve">Devices </w:t>
      </w:r>
      <w:commentRangeEnd w:id="40"/>
      <w:r w:rsidR="00407B48">
        <w:rPr>
          <w:rStyle w:val="Kommentarzeichen"/>
          <w:rFonts w:ascii="Arial" w:hAnsi="Arial" w:cs="Times New Roman"/>
          <w:lang w:val="de-DE"/>
        </w:rPr>
        <w:commentReference w:id="40"/>
      </w:r>
      <w:r w:rsidRPr="00B90D5C">
        <w:rPr>
          <w:lang w:val="de-DE"/>
        </w:rPr>
        <w:t xml:space="preserve">parametriert und konfiguriert wird. Er führt den zyklischen/azyklischen Datenaustausch sowie die Alarmbearbeitung mit den prozessnahen </w:t>
      </w:r>
      <w:commentRangeStart w:id="41"/>
      <w:r w:rsidRPr="00B90D5C">
        <w:rPr>
          <w:lang w:val="de-DE"/>
        </w:rPr>
        <w:t xml:space="preserve">Devices </w:t>
      </w:r>
      <w:commentRangeEnd w:id="41"/>
      <w:r w:rsidR="00407B48">
        <w:rPr>
          <w:rStyle w:val="Kommentarzeichen"/>
          <w:rFonts w:ascii="Arial" w:hAnsi="Arial" w:cs="Times New Roman"/>
          <w:lang w:val="de-DE"/>
        </w:rPr>
        <w:commentReference w:id="41"/>
      </w:r>
      <w:r w:rsidRPr="00B90D5C">
        <w:rPr>
          <w:lang w:val="de-DE"/>
        </w:rPr>
        <w:t>durch</w:t>
      </w:r>
      <w:r w:rsidR="002D66BB">
        <w:rPr>
          <w:lang w:val="de-DE"/>
        </w:rPr>
        <w:t>.</w:t>
      </w:r>
    </w:p>
    <w:p w14:paraId="21B4FC26" w14:textId="7AC49F47" w:rsidR="006A4B53" w:rsidRPr="00B90D5C" w:rsidRDefault="006A4B53" w:rsidP="006A4B53">
      <w:pPr>
        <w:pStyle w:val="TextkrperEinzug"/>
        <w:numPr>
          <w:ilvl w:val="0"/>
          <w:numId w:val="5"/>
        </w:numPr>
        <w:rPr>
          <w:lang w:val="de-DE"/>
        </w:rPr>
      </w:pPr>
      <w:r w:rsidRPr="00B90D5C">
        <w:rPr>
          <w:b/>
          <w:lang w:val="de-DE"/>
        </w:rPr>
        <w:t>Supervisor</w:t>
      </w:r>
      <w:r w:rsidR="009D360D" w:rsidRPr="00212703">
        <w:rPr>
          <w:b/>
          <w:lang w:val="de-DE"/>
        </w:rPr>
        <w:fldChar w:fldCharType="begin"/>
      </w:r>
      <w:r w:rsidR="009D360D" w:rsidRPr="00CF0200">
        <w:rPr>
          <w:lang w:val="de-DE"/>
        </w:rPr>
        <w:instrText xml:space="preserve"> XE "</w:instrText>
      </w:r>
      <w:r w:rsidR="009D360D" w:rsidRPr="00212703">
        <w:rPr>
          <w:b/>
          <w:lang w:val="de-DE"/>
        </w:rPr>
        <w:instrText>Supervisor</w:instrText>
      </w:r>
      <w:r w:rsidR="009D360D" w:rsidRPr="00CF0200">
        <w:rPr>
          <w:lang w:val="de-DE"/>
        </w:rPr>
        <w:instrText xml:space="preserve">" </w:instrText>
      </w:r>
      <w:r w:rsidR="009D360D" w:rsidRPr="00212703">
        <w:rPr>
          <w:b/>
          <w:lang w:val="de-DE"/>
        </w:rPr>
        <w:fldChar w:fldCharType="end"/>
      </w:r>
      <w:r w:rsidR="00060ABE">
        <w:rPr>
          <w:lang w:val="de-DE"/>
        </w:rPr>
        <w:t xml:space="preserve"> </w:t>
      </w:r>
      <w:sdt>
        <w:sdtPr>
          <w:rPr>
            <w:lang w:val="de-DE"/>
          </w:rPr>
          <w:id w:val="1689707861"/>
          <w:citation/>
        </w:sdtPr>
        <w:sdtContent>
          <w:r w:rsidR="00FB43A3">
            <w:rPr>
              <w:lang w:val="de-DE"/>
            </w:rPr>
            <w:fldChar w:fldCharType="begin"/>
          </w:r>
          <w:r w:rsidR="00FB43A3">
            <w:rPr>
              <w:lang w:val="de-DE"/>
            </w:rPr>
            <w:instrText xml:space="preserve">CITATION Man16 \p 33 \l 1031 </w:instrText>
          </w:r>
          <w:r w:rsidR="00FB43A3">
            <w:rPr>
              <w:lang w:val="de-DE"/>
            </w:rPr>
            <w:fldChar w:fldCharType="separate"/>
          </w:r>
          <w:r w:rsidR="006A6C0A">
            <w:rPr>
              <w:noProof/>
              <w:lang w:val="de-DE"/>
            </w:rPr>
            <w:t>(Popp, 2016, S. 33)</w:t>
          </w:r>
          <w:r w:rsidR="00FB43A3">
            <w:rPr>
              <w:lang w:val="de-DE"/>
            </w:rPr>
            <w:fldChar w:fldCharType="end"/>
          </w:r>
        </w:sdtContent>
      </w:sdt>
      <w:r w:rsidR="0057587E">
        <w:rPr>
          <w:lang w:val="de-DE"/>
        </w:rPr>
        <w:t xml:space="preserve"> </w:t>
      </w:r>
      <w:r w:rsidR="00060ABE">
        <w:rPr>
          <w:lang w:val="de-DE"/>
        </w:rPr>
        <w:t>- d</w:t>
      </w:r>
      <w:r w:rsidRPr="00B90D5C">
        <w:rPr>
          <w:lang w:val="de-DE"/>
        </w:rPr>
        <w:t>ies kann ein Programmiergerät, Personal Computer oder Human-Ma</w:t>
      </w:r>
      <w:r w:rsidR="000F377E">
        <w:rPr>
          <w:lang w:val="de-DE"/>
        </w:rPr>
        <w:t>chi</w:t>
      </w:r>
      <w:r w:rsidR="0057587E">
        <w:rPr>
          <w:lang w:val="de-DE"/>
        </w:rPr>
        <w:t>ne</w:t>
      </w:r>
      <w:r w:rsidRPr="00B90D5C">
        <w:rPr>
          <w:lang w:val="de-DE"/>
        </w:rPr>
        <w:t>-Interface-Gerät zu Inbetriebsetzungs- oder Diagnosezwecken sein. Um beispielsweise den Prozess für Testwecke zu steuern oder die Diagnoseauswertung zu übernehmen, kann ein Supervisor temporär die Funktionsweise eines Controllers übernehmen.</w:t>
      </w:r>
    </w:p>
    <w:p w14:paraId="373A031D" w14:textId="59977757" w:rsidR="006A4B53" w:rsidRDefault="006A4B53" w:rsidP="006A4B53">
      <w:pPr>
        <w:pStyle w:val="TextkrperEinzug"/>
        <w:numPr>
          <w:ilvl w:val="0"/>
          <w:numId w:val="5"/>
        </w:numPr>
        <w:rPr>
          <w:lang w:val="de-DE"/>
        </w:rPr>
      </w:pPr>
      <w:commentRangeStart w:id="42"/>
      <w:r w:rsidRPr="00B90D5C">
        <w:rPr>
          <w:b/>
          <w:lang w:val="de-DE"/>
        </w:rPr>
        <w:t>Device</w:t>
      </w:r>
      <w:commentRangeEnd w:id="42"/>
      <w:r w:rsidR="00407B48">
        <w:rPr>
          <w:rStyle w:val="Kommentarzeichen"/>
          <w:rFonts w:ascii="Arial" w:hAnsi="Arial" w:cs="Times New Roman"/>
          <w:lang w:val="de-DE"/>
        </w:rPr>
        <w:commentReference w:id="42"/>
      </w:r>
      <w:r w:rsidR="009D360D" w:rsidRPr="00212703">
        <w:rPr>
          <w:b/>
          <w:lang w:val="de-DE"/>
        </w:rPr>
        <w:fldChar w:fldCharType="begin"/>
      </w:r>
      <w:r w:rsidR="009D360D" w:rsidRPr="00CF0200">
        <w:rPr>
          <w:lang w:val="de-DE"/>
        </w:rPr>
        <w:instrText xml:space="preserve"> XE "</w:instrText>
      </w:r>
      <w:r w:rsidR="009D360D" w:rsidRPr="00212703">
        <w:rPr>
          <w:b/>
          <w:lang w:val="de-DE"/>
        </w:rPr>
        <w:instrText>Device</w:instrText>
      </w:r>
      <w:r w:rsidR="009D360D" w:rsidRPr="00CF0200">
        <w:rPr>
          <w:lang w:val="de-DE"/>
        </w:rPr>
        <w:instrText xml:space="preserve">" </w:instrText>
      </w:r>
      <w:r w:rsidR="009D360D" w:rsidRPr="00212703">
        <w:rPr>
          <w:b/>
          <w:lang w:val="de-DE"/>
        </w:rPr>
        <w:fldChar w:fldCharType="end"/>
      </w:r>
      <w:r w:rsidR="00060ABE">
        <w:rPr>
          <w:lang w:val="de-DE"/>
        </w:rPr>
        <w:t xml:space="preserve"> - e</w:t>
      </w:r>
      <w:r w:rsidRPr="00B90D5C">
        <w:rPr>
          <w:lang w:val="de-DE"/>
        </w:rPr>
        <w:t>in Device ist eine passive Station bei der Kommunikation, die gemäß Protokoll die Prozessdaten an die übergeordnete Steuerung überträgt und kritische Anlagenzustände beispielerweise Diagnose und Alarme meldet.</w:t>
      </w:r>
    </w:p>
    <w:p w14:paraId="2D719ECD" w14:textId="72DE74CB" w:rsidR="00792932" w:rsidRDefault="00792932" w:rsidP="00792932">
      <w:pPr>
        <w:pStyle w:val="TextkrperEinzug"/>
        <w:numPr>
          <w:ilvl w:val="0"/>
          <w:numId w:val="5"/>
        </w:numPr>
        <w:rPr>
          <w:lang w:val="de-DE"/>
        </w:rPr>
      </w:pPr>
      <w:r w:rsidRPr="00B90D5C">
        <w:rPr>
          <w:b/>
          <w:lang w:val="de-DE"/>
        </w:rPr>
        <w:t>Knoten &amp; Kanten</w:t>
      </w:r>
      <w:r w:rsidR="00FB43A3">
        <w:rPr>
          <w:b/>
          <w:lang w:val="de-DE"/>
        </w:rPr>
        <w:t xml:space="preserve"> -</w:t>
      </w:r>
      <w:r w:rsidRPr="00B90D5C">
        <w:rPr>
          <w:lang w:val="de-DE"/>
        </w:rPr>
        <w:t xml:space="preserve"> Knoten repräsentieren die Kommunikationspartner und die Kan</w:t>
      </w:r>
      <w:r>
        <w:rPr>
          <w:lang w:val="de-DE"/>
        </w:rPr>
        <w:t>ten die Verbindung</w:t>
      </w:r>
      <w:r w:rsidR="000F377E">
        <w:rPr>
          <w:lang w:val="de-DE"/>
        </w:rPr>
        <w:t>en</w:t>
      </w:r>
      <w:r>
        <w:rPr>
          <w:lang w:val="de-DE"/>
        </w:rPr>
        <w:t xml:space="preserve"> in der </w:t>
      </w:r>
      <w:r w:rsidR="002D66BB">
        <w:rPr>
          <w:lang w:val="de-DE"/>
        </w:rPr>
        <w:t>industriellen Kommunikation.</w:t>
      </w:r>
      <w:r w:rsidRPr="00B90D5C">
        <w:rPr>
          <w:lang w:val="de-DE"/>
        </w:rPr>
        <w:t xml:space="preserve"> </w:t>
      </w:r>
    </w:p>
    <w:p w14:paraId="458647BD" w14:textId="6F45625B" w:rsidR="003E48E8" w:rsidRDefault="003E48E8" w:rsidP="00792932">
      <w:pPr>
        <w:pStyle w:val="TextkrperEinzug"/>
        <w:numPr>
          <w:ilvl w:val="0"/>
          <w:numId w:val="5"/>
        </w:numPr>
        <w:rPr>
          <w:lang w:val="de-DE"/>
        </w:rPr>
      </w:pPr>
      <w:r>
        <w:rPr>
          <w:b/>
          <w:lang w:val="de-DE"/>
        </w:rPr>
        <w:t>Logische Topologie</w:t>
      </w:r>
      <w:r w:rsidR="00FB43A3">
        <w:rPr>
          <w:lang w:val="de-DE"/>
        </w:rPr>
        <w:t xml:space="preserve"> </w:t>
      </w:r>
      <w:sdt>
        <w:sdtPr>
          <w:rPr>
            <w:lang w:val="de-DE"/>
          </w:rPr>
          <w:id w:val="187501417"/>
          <w:citation/>
        </w:sdtPr>
        <w:sdtContent>
          <w:r w:rsidR="0044760C">
            <w:rPr>
              <w:lang w:val="de-DE"/>
            </w:rPr>
            <w:fldChar w:fldCharType="begin"/>
          </w:r>
          <w:r w:rsidR="0044760C">
            <w:rPr>
              <w:lang w:val="de-DE"/>
            </w:rPr>
            <w:instrText xml:space="preserve"> CITATION ITW01 \l 1031 </w:instrText>
          </w:r>
          <w:r w:rsidR="0044760C">
            <w:rPr>
              <w:lang w:val="de-DE"/>
            </w:rPr>
            <w:fldChar w:fldCharType="separate"/>
          </w:r>
          <w:r w:rsidR="006A6C0A">
            <w:rPr>
              <w:noProof/>
              <w:lang w:val="de-DE"/>
            </w:rPr>
            <w:t>(IT Wissen Info, 2001)</w:t>
          </w:r>
          <w:r w:rsidR="0044760C">
            <w:rPr>
              <w:lang w:val="de-DE"/>
            </w:rPr>
            <w:fldChar w:fldCharType="end"/>
          </w:r>
        </w:sdtContent>
      </w:sdt>
      <w:r w:rsidR="00FB43A3">
        <w:rPr>
          <w:lang w:val="de-DE"/>
        </w:rPr>
        <w:t>- e</w:t>
      </w:r>
      <w:r>
        <w:rPr>
          <w:lang w:val="de-DE"/>
        </w:rPr>
        <w:t xml:space="preserve">ine logische Topologie beschreibt den Weg, den Daten </w:t>
      </w:r>
      <w:r w:rsidR="004711FD">
        <w:rPr>
          <w:lang w:val="de-DE"/>
        </w:rPr>
        <w:t>nehmen, um die</w:t>
      </w:r>
      <w:r>
        <w:rPr>
          <w:lang w:val="de-DE"/>
        </w:rPr>
        <w:t xml:space="preserve"> </w:t>
      </w:r>
      <w:r w:rsidR="004711FD">
        <w:rPr>
          <w:lang w:val="de-DE"/>
        </w:rPr>
        <w:t>Kommunikation in einem Netzwerk zu gewährleiten.</w:t>
      </w:r>
    </w:p>
    <w:p w14:paraId="5FBF3D54" w14:textId="34C295E2" w:rsidR="004711FD" w:rsidRPr="00B90D5C" w:rsidRDefault="004711FD" w:rsidP="00792932">
      <w:pPr>
        <w:pStyle w:val="TextkrperEinzug"/>
        <w:numPr>
          <w:ilvl w:val="0"/>
          <w:numId w:val="5"/>
        </w:numPr>
        <w:rPr>
          <w:lang w:val="de-DE"/>
        </w:rPr>
      </w:pPr>
      <w:r>
        <w:rPr>
          <w:b/>
          <w:lang w:val="de-DE"/>
        </w:rPr>
        <w:t>Physikalische Topologie</w:t>
      </w:r>
      <w:r w:rsidR="0044760C">
        <w:rPr>
          <w:b/>
          <w:lang w:val="de-DE"/>
        </w:rPr>
        <w:t xml:space="preserve"> </w:t>
      </w:r>
      <w:sdt>
        <w:sdtPr>
          <w:rPr>
            <w:b/>
            <w:lang w:val="de-DE"/>
          </w:rPr>
          <w:id w:val="906421283"/>
          <w:citation/>
        </w:sdtPr>
        <w:sdtContent>
          <w:r w:rsidR="0044760C">
            <w:rPr>
              <w:b/>
              <w:lang w:val="de-DE"/>
            </w:rPr>
            <w:fldChar w:fldCharType="begin"/>
          </w:r>
          <w:r w:rsidR="0044760C">
            <w:rPr>
              <w:b/>
              <w:lang w:val="de-DE"/>
            </w:rPr>
            <w:instrText xml:space="preserve"> CITATION ITW01 \l 1031 </w:instrText>
          </w:r>
          <w:r w:rsidR="0044760C">
            <w:rPr>
              <w:b/>
              <w:lang w:val="de-DE"/>
            </w:rPr>
            <w:fldChar w:fldCharType="separate"/>
          </w:r>
          <w:r w:rsidR="006A6C0A">
            <w:rPr>
              <w:noProof/>
              <w:lang w:val="de-DE"/>
            </w:rPr>
            <w:t>(IT Wissen Info, 2001)</w:t>
          </w:r>
          <w:r w:rsidR="0044760C">
            <w:rPr>
              <w:b/>
              <w:lang w:val="de-DE"/>
            </w:rPr>
            <w:fldChar w:fldCharType="end"/>
          </w:r>
        </w:sdtContent>
      </w:sdt>
      <w:r w:rsidR="00FB43A3">
        <w:rPr>
          <w:b/>
          <w:lang w:val="de-DE"/>
        </w:rPr>
        <w:t xml:space="preserve"> - </w:t>
      </w:r>
      <w:r w:rsidR="00FB43A3">
        <w:rPr>
          <w:lang w:val="de-DE"/>
        </w:rPr>
        <w:t>ei</w:t>
      </w:r>
      <w:r>
        <w:rPr>
          <w:lang w:val="de-DE"/>
        </w:rPr>
        <w:t>ne physikalische Topologie bezieht sich auf den Aufbau eines Netzes</w:t>
      </w:r>
      <w:r w:rsidR="00A67B38">
        <w:rPr>
          <w:lang w:val="de-DE"/>
        </w:rPr>
        <w:t xml:space="preserve">, d.h. in welcher Struktur die einzelnen Kommunikationspartner miteinander verbunden sind. Man kann diese Topologie durchaus mit einer Landkarte vergleichen. </w:t>
      </w:r>
      <w:r w:rsidR="002E4E3E">
        <w:rPr>
          <w:lang w:val="de-DE"/>
        </w:rPr>
        <w:t>Die logischen und physikalischen Topologien</w:t>
      </w:r>
      <w:r w:rsidR="00A67B38">
        <w:rPr>
          <w:lang w:val="de-DE"/>
        </w:rPr>
        <w:t xml:space="preserve"> müssen nicht identisch sein. </w:t>
      </w:r>
    </w:p>
    <w:p w14:paraId="47964A0C" w14:textId="77777777" w:rsidR="006A4B53" w:rsidRPr="00BB1C71" w:rsidRDefault="006A4B53" w:rsidP="006A4B53">
      <w:pPr>
        <w:pStyle w:val="TextkrperEinzug"/>
        <w:rPr>
          <w:lang w:val="de-DE"/>
        </w:rPr>
      </w:pPr>
    </w:p>
    <w:p w14:paraId="6BA39861" w14:textId="77777777" w:rsidR="006A4B53" w:rsidRDefault="006A4B53" w:rsidP="006A4B53">
      <w:pPr>
        <w:pStyle w:val="berschrift2"/>
      </w:pPr>
      <w:bookmarkStart w:id="43" w:name="_Toc513120962"/>
      <w:bookmarkStart w:id="44" w:name="_Ref506810601"/>
      <w:bookmarkStart w:id="45" w:name="_Toc517096357"/>
      <w:bookmarkStart w:id="46" w:name="_Toc521311594"/>
      <w:r>
        <w:t xml:space="preserve">Grundlegende </w:t>
      </w:r>
      <w:r w:rsidRPr="00740839">
        <w:t>Netzwerktopologien</w:t>
      </w:r>
      <w:bookmarkEnd w:id="43"/>
      <w:bookmarkEnd w:id="44"/>
      <w:bookmarkEnd w:id="45"/>
      <w:bookmarkEnd w:id="46"/>
    </w:p>
    <w:p w14:paraId="7E19C243" w14:textId="77777777" w:rsidR="006A4B53" w:rsidRDefault="006A4B53" w:rsidP="006A4B53">
      <w:pPr>
        <w:pStyle w:val="Textkrper"/>
      </w:pPr>
      <w:r>
        <w:t xml:space="preserve">In diesem Abschnitt werden kurz die bekanntesten Topologien vorgestellt. Für die verschiedenen Netzwerketopologien werden die Vor- und Nachteile aufgezählt. An den unterschiedlichen </w:t>
      </w:r>
      <w:r>
        <w:lastRenderedPageBreak/>
        <w:t>Vor- und Nachteilen der Topologie kann man auch schon erkennen für welches Einsatzgebiet diese Systeme verwendet werden können.</w:t>
      </w:r>
    </w:p>
    <w:p w14:paraId="21392836" w14:textId="3BE08187" w:rsidR="006A4B53" w:rsidRDefault="006A4B53" w:rsidP="00046611">
      <w:pPr>
        <w:pStyle w:val="Textkrper"/>
        <w:ind w:firstLine="709"/>
      </w:pPr>
      <w:r>
        <w:t>Topologien werden grafisch mit Knoten und Kanten dargestellt.</w:t>
      </w:r>
      <w:r w:rsidR="00FE7141">
        <w:t xml:space="preserve"> </w:t>
      </w:r>
      <w:r>
        <w:t>In großen Netzen findet man oftmals eine Struktur, die sich aus mehreren verschiedenen Topologien zusammensetzt.</w:t>
      </w:r>
    </w:p>
    <w:p w14:paraId="28C870B1" w14:textId="0997D460" w:rsidR="006A4B53" w:rsidRDefault="006A4B53">
      <w:pPr>
        <w:pStyle w:val="Textkrper"/>
        <w:ind w:firstLine="709"/>
        <w:pPrChange w:id="47" w:author="Ghislain Zeleu" w:date="2018-08-06T08:20:00Z">
          <w:pPr>
            <w:pStyle w:val="Textkrper"/>
          </w:pPr>
        </w:pPrChange>
      </w:pPr>
      <w:r>
        <w:t xml:space="preserve">An dieser Stelle sei noch einmal erwähnt, das logische Topologie nicht Bestandteil dieser Arbeit sind, sondern nur die physikalische Topologie betrachtet wird. </w:t>
      </w:r>
    </w:p>
    <w:p w14:paraId="2C97FE4F" w14:textId="77777777" w:rsidR="006A4B53" w:rsidRDefault="006A4B53" w:rsidP="006A4B53">
      <w:pPr>
        <w:pStyle w:val="Textkrper"/>
      </w:pPr>
    </w:p>
    <w:p w14:paraId="40E90B82" w14:textId="5535A8E3" w:rsidR="006A4B53" w:rsidRDefault="006A4B53" w:rsidP="006A4B53">
      <w:pPr>
        <w:pStyle w:val="berschrift3"/>
      </w:pPr>
      <w:bookmarkStart w:id="48" w:name="_Toc513120964"/>
      <w:bookmarkStart w:id="49" w:name="_Toc517096358"/>
      <w:bookmarkStart w:id="50" w:name="_Toc521311595"/>
      <w:r>
        <w:t>Linien</w:t>
      </w:r>
      <w:r w:rsidRPr="00740839">
        <w:t>-Topologie</w:t>
      </w:r>
      <w:bookmarkEnd w:id="48"/>
      <w:bookmarkEnd w:id="49"/>
      <w:bookmarkEnd w:id="50"/>
      <w:r>
        <w:t xml:space="preserve"> </w:t>
      </w:r>
    </w:p>
    <w:p w14:paraId="61A533C6" w14:textId="770BBD9B" w:rsidR="00F430D8" w:rsidRDefault="00046611" w:rsidP="005E177C">
      <w:pPr>
        <w:pStyle w:val="Textkrper"/>
        <w:rPr>
          <w:ins w:id="51" w:author="Ghislain Zeleu" w:date="2018-08-06T08:20:00Z"/>
        </w:rPr>
      </w:pPr>
      <w:r w:rsidRPr="00046611">
        <w:t>Die Linien-Topologie</w:t>
      </w:r>
      <w:r w:rsidR="006A6C0A">
        <w:fldChar w:fldCharType="begin"/>
      </w:r>
      <w:r w:rsidR="006A6C0A">
        <w:instrText xml:space="preserve"> XE "</w:instrText>
      </w:r>
      <w:r w:rsidR="006A6C0A" w:rsidRPr="00C26D03">
        <w:instrText>Linien-Topologie</w:instrText>
      </w:r>
      <w:r w:rsidR="006A6C0A">
        <w:instrText xml:space="preserve">" </w:instrText>
      </w:r>
      <w:r w:rsidR="006A6C0A">
        <w:fldChar w:fldCharType="end"/>
      </w:r>
      <w:r w:rsidRPr="00046611">
        <w:t xml:space="preserve"> war einer der ersten Netzstrukturen</w:t>
      </w:r>
      <w:r w:rsidR="008124DA" w:rsidRPr="008124DA">
        <w:t xml:space="preserve">, die in kleineren Firmen und privaten Hauhalten zu finden war. </w:t>
      </w:r>
      <w:commentRangeStart w:id="52"/>
      <w:r w:rsidR="008124DA" w:rsidRPr="008124DA">
        <w:t>Ein Koaxialkabel bildet die Basis, die Linie, welches beliebig, bis zu einen gewissen Grad, verlängert werden kann</w:t>
      </w:r>
      <w:commentRangeEnd w:id="52"/>
      <w:r w:rsidR="007B0846">
        <w:rPr>
          <w:rStyle w:val="Kommentarzeichen"/>
          <w:rFonts w:ascii="Arial" w:hAnsi="Arial"/>
        </w:rPr>
        <w:commentReference w:id="52"/>
      </w:r>
      <w:r w:rsidR="008124DA" w:rsidRPr="008124DA">
        <w:t>. Die Stationen werden über T-Stücke</w:t>
      </w:r>
      <w:r w:rsidR="006341EA">
        <w:rPr>
          <w:rStyle w:val="Funotenzeichen"/>
        </w:rPr>
        <w:footnoteReference w:id="10"/>
      </w:r>
      <w:r w:rsidR="008124DA" w:rsidRPr="008124DA">
        <w:t xml:space="preserve"> an das Kabel angeschlossen.</w:t>
      </w:r>
      <w:r w:rsidR="00A512EC">
        <w:t xml:space="preserve"> Die angeschlossenen Stationen greifen die Signale vom Kabel ab und senden wo sich das Signal </w:t>
      </w:r>
      <w:commentRangeStart w:id="53"/>
      <w:r w:rsidR="00A512EC">
        <w:t xml:space="preserve">dann in Richtung </w:t>
      </w:r>
      <w:commentRangeEnd w:id="53"/>
      <w:r w:rsidR="007B0846">
        <w:rPr>
          <w:rStyle w:val="Kommentarzeichen"/>
          <w:rFonts w:ascii="Arial" w:hAnsi="Arial"/>
        </w:rPr>
        <w:commentReference w:id="53"/>
      </w:r>
      <w:r w:rsidR="00A512EC">
        <w:t>ausbreitet</w:t>
      </w:r>
      <w:r w:rsidR="008124DA" w:rsidRPr="008124DA">
        <w:t xml:space="preserve"> </w:t>
      </w:r>
    </w:p>
    <w:p w14:paraId="5FBF31DF" w14:textId="2BC695E8" w:rsidR="00A512EC" w:rsidRPr="00A512EC" w:rsidRDefault="008124DA" w:rsidP="005E177C">
      <w:pPr>
        <w:pStyle w:val="Textkrper"/>
      </w:pPr>
      <w:r w:rsidRPr="008124DA">
        <w:t xml:space="preserve">Am Anfang und Ende des Kabels sind </w:t>
      </w:r>
      <w:r w:rsidR="007614D8">
        <w:t xml:space="preserve">in der Praxis </w:t>
      </w:r>
      <w:r w:rsidRPr="008124DA">
        <w:t>Widerstände</w:t>
      </w:r>
      <w:r w:rsidR="006341EA">
        <w:t xml:space="preserve"> </w:t>
      </w:r>
      <w:r w:rsidRPr="008124DA">
        <w:t>angebracht</w:t>
      </w:r>
      <w:r w:rsidR="00152775">
        <w:t>,</w:t>
      </w:r>
      <w:r w:rsidRPr="008124DA">
        <w:t xml:space="preserve"> um Reflexionen</w:t>
      </w:r>
      <w:r w:rsidR="007614D8">
        <w:rPr>
          <w:rStyle w:val="Funotenzeichen"/>
        </w:rPr>
        <w:footnoteReference w:id="11"/>
      </w:r>
      <w:r w:rsidRPr="008124DA">
        <w:t xml:space="preserve"> zu verhindern.</w:t>
      </w:r>
      <w:r w:rsidR="00A512EC">
        <w:t xml:space="preserve"> Die Linien-Topologie wird auch als Bus-Topologie bezeichnet.</w:t>
      </w:r>
      <w:r w:rsidR="00B5317E">
        <w:t xml:space="preserve"> </w:t>
      </w:r>
      <w:r w:rsidR="00B5317E">
        <w:fldChar w:fldCharType="begin"/>
      </w:r>
      <w:r w:rsidR="00B5317E">
        <w:instrText xml:space="preserve"> REF _Ref503957016 \h </w:instrText>
      </w:r>
      <w:r w:rsidR="00B5317E">
        <w:fldChar w:fldCharType="separate"/>
      </w:r>
      <w:r w:rsidR="00693A00">
        <w:t xml:space="preserve">Abbildung </w:t>
      </w:r>
      <w:r w:rsidR="00693A00">
        <w:rPr>
          <w:noProof/>
        </w:rPr>
        <w:t>3</w:t>
      </w:r>
      <w:r w:rsidR="00B5317E">
        <w:fldChar w:fldCharType="end"/>
      </w:r>
      <w:r w:rsidR="00B5317E">
        <w:t xml:space="preserve"> </w:t>
      </w:r>
      <w:r w:rsidR="00B5317E" w:rsidRPr="00B5317E">
        <w:t xml:space="preserve">veranschaulicht diese </w:t>
      </w:r>
      <w:r w:rsidR="00AE3ACA">
        <w:t>Topologie</w:t>
      </w:r>
      <w:ins w:id="54" w:author="Ghislain Zeleu" w:date="2018-08-06T08:23:00Z">
        <w:r w:rsidR="004D7E9F">
          <w:t>-M</w:t>
        </w:r>
      </w:ins>
      <w:del w:id="55" w:author="Ghislain Zeleu" w:date="2018-08-06T08:23:00Z">
        <w:r w:rsidR="00AE3ACA" w:rsidDel="004D7E9F">
          <w:delText>m</w:delText>
        </w:r>
      </w:del>
      <w:r w:rsidR="00AE3ACA">
        <w:t>uster</w:t>
      </w:r>
      <w:r w:rsidR="00B5317E" w:rsidRPr="00B5317E">
        <w:t xml:space="preserve"> mit sieben Stationen</w:t>
      </w:r>
      <w:r w:rsidR="00B5317E">
        <w:t>.</w:t>
      </w:r>
    </w:p>
    <w:p w14:paraId="78DBA07F" w14:textId="77777777" w:rsidR="006A4B53" w:rsidRDefault="006A4B53" w:rsidP="008124DA">
      <w:pPr>
        <w:pStyle w:val="Textkrper"/>
      </w:pPr>
      <w:r>
        <w:rPr>
          <w:noProof/>
          <w:lang w:val="en-US" w:eastAsia="en-US"/>
        </w:rPr>
        <w:drawing>
          <wp:inline distT="0" distB="0" distL="0" distR="0" wp14:anchorId="46F44373" wp14:editId="23CC6BCB">
            <wp:extent cx="5438775" cy="20478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8775" cy="2047875"/>
                    </a:xfrm>
                    <a:prstGeom prst="rect">
                      <a:avLst/>
                    </a:prstGeom>
                  </pic:spPr>
                </pic:pic>
              </a:graphicData>
            </a:graphic>
          </wp:inline>
        </w:drawing>
      </w:r>
    </w:p>
    <w:p w14:paraId="1CA91323" w14:textId="29E3085D" w:rsidR="006A4B53" w:rsidRPr="000B0401" w:rsidRDefault="006A4B53" w:rsidP="006A4B53">
      <w:pPr>
        <w:pStyle w:val="Beschriftung"/>
        <w:jc w:val="both"/>
      </w:pPr>
      <w:bookmarkStart w:id="56" w:name="_Ref503957016"/>
      <w:bookmarkStart w:id="57" w:name="_Toc511225560"/>
      <w:bookmarkStart w:id="58" w:name="_Toc521311391"/>
      <w:r>
        <w:t xml:space="preserve">Abbildung </w:t>
      </w:r>
      <w:fldSimple w:instr=" SEQ Abbildung \* ARABIC ">
        <w:r w:rsidR="00693A00">
          <w:rPr>
            <w:noProof/>
          </w:rPr>
          <w:t>3</w:t>
        </w:r>
      </w:fldSimple>
      <w:bookmarkEnd w:id="56"/>
      <w:r>
        <w:t xml:space="preserve">: </w:t>
      </w:r>
      <w:bookmarkStart w:id="59" w:name="_Ref513805432"/>
      <w:r>
        <w:t>Linien-Topologie</w:t>
      </w:r>
      <w:bookmarkEnd w:id="57"/>
      <w:bookmarkEnd w:id="58"/>
      <w:bookmarkEnd w:id="59"/>
    </w:p>
    <w:p w14:paraId="1D4FE7E1" w14:textId="77777777" w:rsidR="006A4B53" w:rsidRPr="000B0401" w:rsidRDefault="006A4B53" w:rsidP="006A4B53">
      <w:pPr>
        <w:pStyle w:val="TextkrperEinzug"/>
        <w:ind w:firstLine="0"/>
        <w:rPr>
          <w:b/>
          <w:lang w:val="de-DE"/>
        </w:rPr>
      </w:pPr>
      <w:r w:rsidRPr="000B0401">
        <w:rPr>
          <w:b/>
          <w:lang w:val="de-DE"/>
        </w:rPr>
        <w:t>Vorteile</w:t>
      </w:r>
    </w:p>
    <w:p w14:paraId="1D7F6521" w14:textId="7A6599DE" w:rsidR="006A4B53" w:rsidRPr="000B0401" w:rsidRDefault="00B837F8" w:rsidP="006A4B53">
      <w:pPr>
        <w:pStyle w:val="TextkrperEinzug"/>
        <w:numPr>
          <w:ilvl w:val="0"/>
          <w:numId w:val="7"/>
        </w:numPr>
        <w:rPr>
          <w:lang w:val="de-DE"/>
        </w:rPr>
      </w:pPr>
      <w:r>
        <w:rPr>
          <w:lang w:val="de-DE"/>
        </w:rPr>
        <w:t xml:space="preserve">Das System gewährleistet </w:t>
      </w:r>
      <w:r w:rsidR="006A4B53" w:rsidRPr="000B0401">
        <w:rPr>
          <w:lang w:val="de-DE"/>
        </w:rPr>
        <w:t>geringe Kosten, da nur geringe Kabelmengen erforderlich sind</w:t>
      </w:r>
      <w:ins w:id="60" w:author="Ghislain Zeleu" w:date="2018-08-06T08:20:00Z">
        <w:r w:rsidR="00F430D8">
          <w:rPr>
            <w:lang w:val="de-DE"/>
          </w:rPr>
          <w:t>.</w:t>
        </w:r>
      </w:ins>
    </w:p>
    <w:p w14:paraId="3B5753EB" w14:textId="0462B389" w:rsidR="006A4B53" w:rsidRPr="00A12AAB" w:rsidRDefault="00A35E86" w:rsidP="006A4B53">
      <w:pPr>
        <w:pStyle w:val="TextkrperEinzug"/>
        <w:numPr>
          <w:ilvl w:val="0"/>
          <w:numId w:val="7"/>
        </w:numPr>
        <w:rPr>
          <w:u w:val="single"/>
          <w:lang w:val="de-DE"/>
        </w:rPr>
      </w:pPr>
      <w:r>
        <w:rPr>
          <w:lang w:val="de-DE"/>
        </w:rPr>
        <w:t xml:space="preserve">Die </w:t>
      </w:r>
      <w:r w:rsidR="00785DD2">
        <w:rPr>
          <w:lang w:val="de-DE"/>
        </w:rPr>
        <w:t xml:space="preserve">einfache </w:t>
      </w:r>
      <w:r w:rsidR="00785DD2" w:rsidRPr="000B0401">
        <w:rPr>
          <w:lang w:val="de-DE"/>
        </w:rPr>
        <w:t xml:space="preserve">Verkabelung </w:t>
      </w:r>
      <w:r>
        <w:rPr>
          <w:lang w:val="de-DE"/>
        </w:rPr>
        <w:t xml:space="preserve">über T-Stücke </w:t>
      </w:r>
      <w:r w:rsidR="00785DD2">
        <w:rPr>
          <w:lang w:val="de-DE"/>
        </w:rPr>
        <w:t>ist sehr sparsam</w:t>
      </w:r>
      <w:ins w:id="61" w:author="Ghislain Zeleu" w:date="2018-08-06T08:20:00Z">
        <w:r w:rsidR="00F430D8">
          <w:rPr>
            <w:lang w:val="de-DE"/>
          </w:rPr>
          <w:t>.</w:t>
        </w:r>
      </w:ins>
      <w:r w:rsidR="00785DD2">
        <w:rPr>
          <w:lang w:val="de-DE"/>
        </w:rPr>
        <w:t xml:space="preserve"> </w:t>
      </w:r>
    </w:p>
    <w:p w14:paraId="1F2D8DA4" w14:textId="053EB0D8" w:rsidR="00A35E86" w:rsidRPr="000B0401" w:rsidRDefault="00C87994" w:rsidP="006A4B53">
      <w:pPr>
        <w:pStyle w:val="TextkrperEinzug"/>
        <w:numPr>
          <w:ilvl w:val="0"/>
          <w:numId w:val="7"/>
        </w:numPr>
        <w:rPr>
          <w:lang w:val="de-DE"/>
        </w:rPr>
      </w:pPr>
      <w:r>
        <w:rPr>
          <w:lang w:val="de-DE"/>
        </w:rPr>
        <w:t xml:space="preserve">Das Netzwerk ist schnell und einfach zu erweitern und dadurch </w:t>
      </w:r>
      <w:r w:rsidR="00785DD2">
        <w:rPr>
          <w:lang w:val="de-DE"/>
        </w:rPr>
        <w:t>kundenspezifisch präzise anpassbar</w:t>
      </w:r>
      <w:ins w:id="62" w:author="Ghislain Zeleu" w:date="2018-08-06T08:20:00Z">
        <w:r w:rsidR="00F430D8">
          <w:rPr>
            <w:lang w:val="de-DE"/>
          </w:rPr>
          <w:t>.</w:t>
        </w:r>
      </w:ins>
      <w:r w:rsidR="00785DD2">
        <w:rPr>
          <w:lang w:val="de-DE"/>
        </w:rPr>
        <w:t xml:space="preserve"> </w:t>
      </w:r>
    </w:p>
    <w:p w14:paraId="203B294D" w14:textId="1AD3C5EF" w:rsidR="006A4B53" w:rsidRDefault="006A4B53" w:rsidP="006A4B53">
      <w:pPr>
        <w:pStyle w:val="TextkrperEinzug"/>
        <w:numPr>
          <w:ilvl w:val="0"/>
          <w:numId w:val="7"/>
        </w:numPr>
        <w:rPr>
          <w:lang w:val="de-DE"/>
        </w:rPr>
      </w:pPr>
      <w:r w:rsidRPr="000B0401">
        <w:rPr>
          <w:lang w:val="de-DE"/>
        </w:rPr>
        <w:t xml:space="preserve">Es werden keine weiteren </w:t>
      </w:r>
      <w:r>
        <w:rPr>
          <w:lang w:val="de-DE"/>
        </w:rPr>
        <w:t xml:space="preserve">Geräte </w:t>
      </w:r>
      <w:r w:rsidRPr="000B0401">
        <w:rPr>
          <w:lang w:val="de-DE"/>
        </w:rPr>
        <w:t>zur Übermittlung der Daten benötigt</w:t>
      </w:r>
      <w:ins w:id="63" w:author="Ghislain Zeleu" w:date="2018-08-06T08:20:00Z">
        <w:r w:rsidR="00F430D8">
          <w:rPr>
            <w:lang w:val="de-DE"/>
          </w:rPr>
          <w:t>.</w:t>
        </w:r>
      </w:ins>
    </w:p>
    <w:p w14:paraId="22EE6905" w14:textId="5DB2E8F3" w:rsidR="00B5317E" w:rsidRPr="000B0401" w:rsidRDefault="00B5317E" w:rsidP="006A4B53">
      <w:pPr>
        <w:pStyle w:val="TextkrperEinzug"/>
        <w:numPr>
          <w:ilvl w:val="0"/>
          <w:numId w:val="7"/>
        </w:numPr>
        <w:rPr>
          <w:lang w:val="de-DE"/>
        </w:rPr>
      </w:pPr>
      <w:r>
        <w:rPr>
          <w:lang w:val="de-DE"/>
        </w:rPr>
        <w:t>Der Ausfall einer einzelnen Station hat für die Funktionalität des übrigen Netzes keine Konsequenzen</w:t>
      </w:r>
      <w:ins w:id="64" w:author="Ghislain Zeleu" w:date="2018-08-06T08:20:00Z">
        <w:r w:rsidR="00F430D8">
          <w:rPr>
            <w:lang w:val="de-DE"/>
          </w:rPr>
          <w:t>.</w:t>
        </w:r>
      </w:ins>
    </w:p>
    <w:p w14:paraId="18AC3B07" w14:textId="77777777" w:rsidR="006A4B53" w:rsidRPr="000B0401" w:rsidRDefault="006A4B53" w:rsidP="006A4B53">
      <w:pPr>
        <w:pStyle w:val="TextkrperEinzug"/>
        <w:rPr>
          <w:lang w:val="de-DE"/>
        </w:rPr>
      </w:pPr>
    </w:p>
    <w:p w14:paraId="130E3D6B" w14:textId="77777777" w:rsidR="00152775" w:rsidRDefault="00152775" w:rsidP="006A4B53">
      <w:pPr>
        <w:pStyle w:val="TextkrperEinzug"/>
        <w:ind w:firstLine="0"/>
        <w:rPr>
          <w:b/>
          <w:lang w:val="de-DE"/>
        </w:rPr>
      </w:pPr>
    </w:p>
    <w:p w14:paraId="22613D08" w14:textId="6BBED56A" w:rsidR="006A4B53" w:rsidRPr="000B0401" w:rsidRDefault="006A4B53" w:rsidP="006A4B53">
      <w:pPr>
        <w:pStyle w:val="TextkrperEinzug"/>
        <w:ind w:firstLine="0"/>
        <w:rPr>
          <w:b/>
          <w:lang w:val="de-DE"/>
        </w:rPr>
      </w:pPr>
      <w:commentRangeStart w:id="65"/>
      <w:r w:rsidRPr="000B0401">
        <w:rPr>
          <w:b/>
          <w:lang w:val="de-DE"/>
        </w:rPr>
        <w:t>Nachteile</w:t>
      </w:r>
      <w:commentRangeEnd w:id="65"/>
      <w:r w:rsidR="00B82230">
        <w:rPr>
          <w:rStyle w:val="Kommentarzeichen"/>
          <w:rFonts w:ascii="Arial" w:hAnsi="Arial" w:cs="Times New Roman"/>
          <w:lang w:val="de-DE"/>
        </w:rPr>
        <w:commentReference w:id="65"/>
      </w:r>
    </w:p>
    <w:p w14:paraId="076F2C4F" w14:textId="71A2A0F3" w:rsidR="006A4B53" w:rsidRPr="000B0401" w:rsidRDefault="002E0E31" w:rsidP="006A4B53">
      <w:pPr>
        <w:pStyle w:val="TextkrperEinzug"/>
        <w:numPr>
          <w:ilvl w:val="0"/>
          <w:numId w:val="6"/>
        </w:numPr>
        <w:rPr>
          <w:lang w:val="de-DE"/>
        </w:rPr>
      </w:pPr>
      <w:r>
        <w:rPr>
          <w:lang w:val="de-DE"/>
        </w:rPr>
        <w:t xml:space="preserve">Die Übertragung von Daten </w:t>
      </w:r>
      <w:r w:rsidR="006A4B53" w:rsidRPr="000B0401">
        <w:rPr>
          <w:lang w:val="de-DE"/>
        </w:rPr>
        <w:t>üb</w:t>
      </w:r>
      <w:r>
        <w:rPr>
          <w:lang w:val="de-DE"/>
        </w:rPr>
        <w:t>er ein einziges Kabel ist deutlich langsam</w:t>
      </w:r>
      <w:ins w:id="66" w:author="Ghislain Zeleu" w:date="2018-08-06T08:20:00Z">
        <w:r w:rsidR="00F430D8">
          <w:rPr>
            <w:lang w:val="de-DE"/>
          </w:rPr>
          <w:t>.</w:t>
        </w:r>
      </w:ins>
    </w:p>
    <w:p w14:paraId="54ACA49D" w14:textId="56B97C56" w:rsidR="006A4B53" w:rsidRPr="000B0401" w:rsidRDefault="00396DE8" w:rsidP="006A4B53">
      <w:pPr>
        <w:pStyle w:val="TextkrperEinzug"/>
        <w:numPr>
          <w:ilvl w:val="0"/>
          <w:numId w:val="6"/>
        </w:numPr>
        <w:rPr>
          <w:lang w:val="de-DE"/>
        </w:rPr>
      </w:pPr>
      <w:r>
        <w:rPr>
          <w:lang w:val="de-DE"/>
        </w:rPr>
        <w:t>Ein defektes Kabel</w:t>
      </w:r>
      <w:r w:rsidR="006A4B53" w:rsidRPr="000B0401">
        <w:rPr>
          <w:lang w:val="de-DE"/>
        </w:rPr>
        <w:t xml:space="preserve"> an einer einzigen Stelle im </w:t>
      </w:r>
      <w:r w:rsidR="006A4B53" w:rsidRPr="00AE4F6E">
        <w:rPr>
          <w:lang w:val="de-DE"/>
        </w:rPr>
        <w:t>Netz</w:t>
      </w:r>
      <w:r w:rsidR="006A4B53" w:rsidRPr="000B0401">
        <w:rPr>
          <w:lang w:val="de-DE"/>
        </w:rPr>
        <w:t xml:space="preserve"> </w:t>
      </w:r>
      <w:r>
        <w:rPr>
          <w:lang w:val="de-DE"/>
        </w:rPr>
        <w:t>behindert</w:t>
      </w:r>
      <w:r w:rsidR="006A4B53" w:rsidRPr="000B0401">
        <w:rPr>
          <w:lang w:val="de-DE"/>
        </w:rPr>
        <w:t xml:space="preserve"> den gesamten Netz</w:t>
      </w:r>
      <w:r w:rsidR="006A4B53">
        <w:rPr>
          <w:lang w:val="de-DE"/>
        </w:rPr>
        <w:t>werk</w:t>
      </w:r>
      <w:r w:rsidR="006A4B53" w:rsidRPr="000B0401">
        <w:rPr>
          <w:lang w:val="de-DE"/>
        </w:rPr>
        <w:t>strang</w:t>
      </w:r>
      <w:ins w:id="67" w:author="Ghislain Zeleu" w:date="2018-08-06T08:20:00Z">
        <w:r w:rsidR="00F430D8">
          <w:rPr>
            <w:lang w:val="de-DE"/>
          </w:rPr>
          <w:t>.</w:t>
        </w:r>
      </w:ins>
    </w:p>
    <w:p w14:paraId="7E3406C7" w14:textId="65EA9340" w:rsidR="006A4B53" w:rsidRPr="000B0401" w:rsidRDefault="006A4B53" w:rsidP="006A4B53">
      <w:pPr>
        <w:pStyle w:val="TextkrperEinzug"/>
        <w:numPr>
          <w:ilvl w:val="0"/>
          <w:numId w:val="6"/>
        </w:numPr>
        <w:rPr>
          <w:lang w:val="de-DE"/>
        </w:rPr>
      </w:pPr>
      <w:r w:rsidRPr="000B0401">
        <w:rPr>
          <w:lang w:val="de-DE"/>
        </w:rPr>
        <w:lastRenderedPageBreak/>
        <w:t xml:space="preserve">Es kann immer nur eine Station Daten senden. Während der Sendung sind alle anderen </w:t>
      </w:r>
      <w:r w:rsidRPr="00AE4F6E">
        <w:rPr>
          <w:lang w:val="de-DE"/>
        </w:rPr>
        <w:t>Stationen</w:t>
      </w:r>
      <w:r>
        <w:rPr>
          <w:lang w:val="de-DE"/>
        </w:rPr>
        <w:t xml:space="preserve"> </w:t>
      </w:r>
      <w:r w:rsidR="00396DE8">
        <w:rPr>
          <w:lang w:val="de-DE"/>
        </w:rPr>
        <w:t xml:space="preserve">blockiert, dadurch entsteht den </w:t>
      </w:r>
      <w:r w:rsidRPr="000B0401">
        <w:rPr>
          <w:lang w:val="de-DE"/>
        </w:rPr>
        <w:t>Datenstau</w:t>
      </w:r>
      <w:ins w:id="68" w:author="Ghislain Zeleu" w:date="2018-08-06T08:20:00Z">
        <w:r w:rsidR="00F430D8">
          <w:rPr>
            <w:lang w:val="de-DE"/>
          </w:rPr>
          <w:t>.</w:t>
        </w:r>
      </w:ins>
    </w:p>
    <w:p w14:paraId="2CF50824" w14:textId="5FFB187D" w:rsidR="006A4B53" w:rsidRDefault="006A4B53" w:rsidP="006A4B53">
      <w:pPr>
        <w:pStyle w:val="TextkrperEinzug"/>
        <w:numPr>
          <w:ilvl w:val="0"/>
          <w:numId w:val="6"/>
        </w:numPr>
        <w:rPr>
          <w:lang w:val="de-DE"/>
        </w:rPr>
      </w:pPr>
      <w:r w:rsidRPr="000B0401">
        <w:rPr>
          <w:lang w:val="de-DE"/>
        </w:rPr>
        <w:t xml:space="preserve">Aufgrund der Möglichkeit der </w:t>
      </w:r>
      <w:r w:rsidR="00396DE8">
        <w:rPr>
          <w:lang w:val="de-DE"/>
        </w:rPr>
        <w:t>Datenk</w:t>
      </w:r>
      <w:r w:rsidRPr="000B0401">
        <w:rPr>
          <w:lang w:val="de-DE"/>
        </w:rPr>
        <w:t>ollisionen</w:t>
      </w:r>
      <w:r w:rsidR="00396DE8">
        <w:rPr>
          <w:rStyle w:val="Funotenzeichen"/>
          <w:lang w:val="de-DE"/>
        </w:rPr>
        <w:footnoteReference w:id="12"/>
      </w:r>
      <w:r w:rsidRPr="000B0401">
        <w:rPr>
          <w:lang w:val="de-DE"/>
        </w:rPr>
        <w:t xml:space="preserve"> sollte das Medium nur zu ca. 30% ausgelastet werden</w:t>
      </w:r>
      <w:r w:rsidR="00F430D8">
        <w:rPr>
          <w:lang w:val="de-DE"/>
        </w:rPr>
        <w:t>.</w:t>
      </w:r>
    </w:p>
    <w:p w14:paraId="3FBD17C6" w14:textId="719B52C9" w:rsidR="002E0E31" w:rsidRPr="000B0401" w:rsidRDefault="002E0E31" w:rsidP="002E0E31">
      <w:pPr>
        <w:pStyle w:val="TextkrperEinzug"/>
        <w:numPr>
          <w:ilvl w:val="0"/>
          <w:numId w:val="6"/>
        </w:numPr>
        <w:rPr>
          <w:lang w:val="de-DE"/>
        </w:rPr>
      </w:pPr>
      <w:r w:rsidRPr="000B0401">
        <w:rPr>
          <w:lang w:val="de-DE"/>
        </w:rPr>
        <w:t>Datenübertragungen können leicht abgehört werden</w:t>
      </w:r>
      <w:r w:rsidR="00785DD2">
        <w:rPr>
          <w:lang w:val="de-DE"/>
        </w:rPr>
        <w:t>,</w:t>
      </w:r>
      <w:r>
        <w:rPr>
          <w:lang w:val="de-DE"/>
        </w:rPr>
        <w:t xml:space="preserve"> dadurch entsteht ein Sicherheitsproblem</w:t>
      </w:r>
      <w:ins w:id="69" w:author="Ghislain Zeleu" w:date="2018-08-06T08:20:00Z">
        <w:r w:rsidR="00F430D8">
          <w:rPr>
            <w:lang w:val="de-DE"/>
          </w:rPr>
          <w:t>.</w:t>
        </w:r>
      </w:ins>
    </w:p>
    <w:p w14:paraId="4F460CB1" w14:textId="77777777" w:rsidR="006A4B53" w:rsidRPr="00EC7252" w:rsidRDefault="006A4B53" w:rsidP="006A4B53">
      <w:pPr>
        <w:pStyle w:val="TextkrperEinzug"/>
        <w:rPr>
          <w:lang w:val="de-DE"/>
        </w:rPr>
      </w:pPr>
    </w:p>
    <w:p w14:paraId="4D61C44E" w14:textId="77777777" w:rsidR="006A4B53" w:rsidRDefault="006A4B53" w:rsidP="006A4B53">
      <w:pPr>
        <w:pStyle w:val="berschrift3"/>
      </w:pPr>
      <w:bookmarkStart w:id="70" w:name="_Toc513120965"/>
      <w:bookmarkStart w:id="71" w:name="_Toc517096359"/>
      <w:bookmarkStart w:id="72" w:name="_Toc521311596"/>
      <w:r>
        <w:t>Ring-Topologie</w:t>
      </w:r>
      <w:bookmarkEnd w:id="70"/>
      <w:bookmarkEnd w:id="71"/>
      <w:bookmarkEnd w:id="72"/>
    </w:p>
    <w:p w14:paraId="3AB4D4A7" w14:textId="48772534" w:rsidR="006A4B53" w:rsidRDefault="00046611" w:rsidP="006A4B53">
      <w:pPr>
        <w:pStyle w:val="Textkrper"/>
      </w:pPr>
      <w:r>
        <w:t>Eine Ring-Topologie</w:t>
      </w:r>
      <w:r w:rsidR="006A6C0A">
        <w:fldChar w:fldCharType="begin"/>
      </w:r>
      <w:r w:rsidR="006A6C0A">
        <w:instrText xml:space="preserve"> XE "</w:instrText>
      </w:r>
      <w:r w:rsidR="006A6C0A" w:rsidRPr="005401B3">
        <w:instrText>Ring-Topologie</w:instrText>
      </w:r>
      <w:r w:rsidR="006A6C0A">
        <w:instrText xml:space="preserve">" </w:instrText>
      </w:r>
      <w:r w:rsidR="006A6C0A">
        <w:fldChar w:fldCharType="end"/>
      </w:r>
      <w:r>
        <w:t xml:space="preserve"> ist eigentlich </w:t>
      </w:r>
      <w:r w:rsidR="006A4B53" w:rsidRPr="00AE4F6E">
        <w:t xml:space="preserve">eine Erweiterung der Linien-Topologie, d.h. das erste und </w:t>
      </w:r>
      <w:r w:rsidR="00610B8F" w:rsidRPr="00AE4F6E">
        <w:t>das letzte Gerät</w:t>
      </w:r>
      <w:r w:rsidR="006A4B53" w:rsidRPr="00AE4F6E">
        <w:t xml:space="preserve"> sind miteinander verbunden.</w:t>
      </w:r>
      <w:r w:rsidR="00F57DCB">
        <w:t xml:space="preserve"> Ein wesentliches Merkmal dieser </w:t>
      </w:r>
      <w:r w:rsidR="008A5135">
        <w:t>Topology</w:t>
      </w:r>
      <w:r w:rsidR="00F57DCB">
        <w:t>-Art ist</w:t>
      </w:r>
      <w:r w:rsidR="00844B18">
        <w:t>, dass jede Station einen eindeutigen Vorgänger und einen deutlichen Nachfolger hat, spricht man daher von einer d</w:t>
      </w:r>
      <w:r w:rsidR="00844B18" w:rsidRPr="00844B18">
        <w:t>eterministische</w:t>
      </w:r>
      <w:r w:rsidR="00844B18">
        <w:t>n</w:t>
      </w:r>
      <w:r w:rsidR="00844B18" w:rsidRPr="00844B18">
        <w:t xml:space="preserve"> Netzwerkkommunikation</w:t>
      </w:r>
      <w:r w:rsidR="00844B18">
        <w:t>.</w:t>
      </w:r>
      <w:r w:rsidR="003B7702">
        <w:t xml:space="preserve"> </w:t>
      </w:r>
      <w:r w:rsidR="003B7702">
        <w:fldChar w:fldCharType="begin"/>
      </w:r>
      <w:r w:rsidR="003B7702">
        <w:instrText xml:space="preserve"> REF _Ref503957089 \h </w:instrText>
      </w:r>
      <w:r w:rsidR="003B7702">
        <w:fldChar w:fldCharType="separate"/>
      </w:r>
      <w:r w:rsidR="00693A00">
        <w:t xml:space="preserve">Abbildung </w:t>
      </w:r>
      <w:r w:rsidR="00693A00">
        <w:rPr>
          <w:noProof/>
        </w:rPr>
        <w:t>4</w:t>
      </w:r>
      <w:r w:rsidR="003B7702">
        <w:fldChar w:fldCharType="end"/>
      </w:r>
      <w:r w:rsidR="003B7702">
        <w:t xml:space="preserve"> </w:t>
      </w:r>
      <w:r w:rsidR="006A4B53" w:rsidRPr="00AE4F6E">
        <w:t>zeigt eine Ring-Topologie im Einsatz, dieses System ist sehr einfach aufzubauen.</w:t>
      </w:r>
    </w:p>
    <w:p w14:paraId="464EEF39" w14:textId="77777777" w:rsidR="006A4B53" w:rsidRDefault="006A4B53" w:rsidP="006A4B53">
      <w:pPr>
        <w:pStyle w:val="TextkrperEinzug"/>
        <w:rPr>
          <w:lang w:val="de-DE"/>
        </w:rPr>
      </w:pPr>
    </w:p>
    <w:p w14:paraId="5D3C2E67" w14:textId="77777777" w:rsidR="006A4B53" w:rsidRPr="00BE5384" w:rsidRDefault="006A4B53" w:rsidP="006A4B53">
      <w:pPr>
        <w:pStyle w:val="TextkrperEinzug"/>
        <w:rPr>
          <w:lang w:val="de-DE"/>
        </w:rPr>
      </w:pPr>
    </w:p>
    <w:p w14:paraId="68CD174F" w14:textId="77777777" w:rsidR="006A4B53" w:rsidRDefault="006A4B53" w:rsidP="008124DA">
      <w:pPr>
        <w:pStyle w:val="Textkrper"/>
      </w:pPr>
      <w:r>
        <w:rPr>
          <w:noProof/>
          <w:lang w:val="en-US" w:eastAsia="en-US"/>
        </w:rPr>
        <w:drawing>
          <wp:inline distT="0" distB="0" distL="0" distR="0" wp14:anchorId="74501C7D" wp14:editId="4061EE22">
            <wp:extent cx="5467350" cy="19812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7350" cy="1981200"/>
                    </a:xfrm>
                    <a:prstGeom prst="rect">
                      <a:avLst/>
                    </a:prstGeom>
                  </pic:spPr>
                </pic:pic>
              </a:graphicData>
            </a:graphic>
          </wp:inline>
        </w:drawing>
      </w:r>
    </w:p>
    <w:p w14:paraId="1F040F23" w14:textId="2D0BFA0C" w:rsidR="006A4B53" w:rsidRDefault="006A4B53" w:rsidP="006A4B53">
      <w:pPr>
        <w:pStyle w:val="Beschriftung"/>
        <w:jc w:val="both"/>
      </w:pPr>
      <w:bookmarkStart w:id="73" w:name="_Ref503957089"/>
      <w:bookmarkStart w:id="74" w:name="_Ref503956882"/>
      <w:bookmarkStart w:id="75" w:name="_Toc511225561"/>
      <w:bookmarkStart w:id="76" w:name="_Toc521311392"/>
      <w:r>
        <w:t xml:space="preserve">Abbildung </w:t>
      </w:r>
      <w:fldSimple w:instr=" SEQ Abbildung \* ARABIC ">
        <w:r w:rsidR="00693A00">
          <w:rPr>
            <w:noProof/>
          </w:rPr>
          <w:t>4</w:t>
        </w:r>
      </w:fldSimple>
      <w:bookmarkEnd w:id="73"/>
      <w:r>
        <w:t>: Ring-Topologie</w:t>
      </w:r>
      <w:bookmarkEnd w:id="74"/>
      <w:bookmarkEnd w:id="75"/>
      <w:bookmarkEnd w:id="76"/>
    </w:p>
    <w:p w14:paraId="79C57898" w14:textId="77777777" w:rsidR="006A4B53" w:rsidRPr="004B5124" w:rsidRDefault="006A4B53" w:rsidP="006A4B53">
      <w:pPr>
        <w:pStyle w:val="TextkrperEinzug"/>
        <w:rPr>
          <w:lang w:val="de-DE"/>
        </w:rPr>
      </w:pPr>
    </w:p>
    <w:p w14:paraId="27B058FB" w14:textId="77777777" w:rsidR="006A4B53" w:rsidRPr="00EC3276" w:rsidRDefault="006A4B53" w:rsidP="006A4B53">
      <w:pPr>
        <w:pStyle w:val="TextkrperEinzug"/>
        <w:ind w:firstLine="0"/>
        <w:rPr>
          <w:b/>
          <w:lang w:val="de-DE"/>
        </w:rPr>
      </w:pPr>
      <w:r w:rsidRPr="00EC3276">
        <w:rPr>
          <w:b/>
          <w:lang w:val="de-DE"/>
        </w:rPr>
        <w:t>Vorteile</w:t>
      </w:r>
    </w:p>
    <w:p w14:paraId="77B181F1" w14:textId="603D5D3F" w:rsidR="006A4B53" w:rsidRPr="00EC3276" w:rsidRDefault="00A16FA2" w:rsidP="00A16FA2">
      <w:pPr>
        <w:pStyle w:val="TextkrperEinzug"/>
        <w:numPr>
          <w:ilvl w:val="0"/>
          <w:numId w:val="8"/>
        </w:numPr>
        <w:rPr>
          <w:lang w:val="de-DE"/>
        </w:rPr>
      </w:pPr>
      <w:r>
        <w:rPr>
          <w:lang w:val="de-DE"/>
        </w:rPr>
        <w:t xml:space="preserve">Das System gewährleistet, dass </w:t>
      </w:r>
      <w:r w:rsidR="006A4B53" w:rsidRPr="00EC3276">
        <w:rPr>
          <w:lang w:val="de-DE"/>
        </w:rPr>
        <w:t xml:space="preserve">Alle </w:t>
      </w:r>
      <w:r>
        <w:rPr>
          <w:lang w:val="de-DE"/>
        </w:rPr>
        <w:t>Stationen</w:t>
      </w:r>
      <w:r w:rsidR="006A4B53" w:rsidRPr="00EC3276">
        <w:rPr>
          <w:lang w:val="de-DE"/>
        </w:rPr>
        <w:t xml:space="preserve"> </w:t>
      </w:r>
      <w:r>
        <w:rPr>
          <w:lang w:val="de-DE"/>
        </w:rPr>
        <w:t xml:space="preserve">im gesamten </w:t>
      </w:r>
      <w:r w:rsidRPr="00A16FA2">
        <w:rPr>
          <w:lang w:val="de-DE"/>
        </w:rPr>
        <w:t>Netzwerkstrang</w:t>
      </w:r>
      <w:r>
        <w:rPr>
          <w:lang w:val="de-DE"/>
        </w:rPr>
        <w:t xml:space="preserve"> </w:t>
      </w:r>
      <w:r w:rsidR="006A4B53" w:rsidRPr="00EC3276">
        <w:rPr>
          <w:lang w:val="de-DE"/>
        </w:rPr>
        <w:t>gleiche Zugriffsmöglichkeiten</w:t>
      </w:r>
      <w:r>
        <w:rPr>
          <w:lang w:val="de-DE"/>
        </w:rPr>
        <w:t xml:space="preserve"> </w:t>
      </w:r>
      <w:r w:rsidRPr="00EC3276">
        <w:rPr>
          <w:lang w:val="de-DE"/>
        </w:rPr>
        <w:t>haben</w:t>
      </w:r>
      <w:ins w:id="77" w:author="Ghislain Zeleu" w:date="2018-08-06T08:20:00Z">
        <w:r w:rsidR="00F430D8">
          <w:rPr>
            <w:lang w:val="de-DE"/>
          </w:rPr>
          <w:t>.</w:t>
        </w:r>
      </w:ins>
    </w:p>
    <w:p w14:paraId="6FD2F129" w14:textId="6FBFFBA5" w:rsidR="006A4B53" w:rsidRDefault="00860B1E" w:rsidP="006A4B53">
      <w:pPr>
        <w:pStyle w:val="TextkrperEinzug"/>
        <w:numPr>
          <w:ilvl w:val="0"/>
          <w:numId w:val="8"/>
        </w:numPr>
        <w:rPr>
          <w:lang w:val="de-DE"/>
        </w:rPr>
      </w:pPr>
      <w:r>
        <w:rPr>
          <w:lang w:val="de-DE"/>
        </w:rPr>
        <w:t>Da das System eine schnellere Datenübertragung</w:t>
      </w:r>
      <w:r w:rsidRPr="00860B1E">
        <w:rPr>
          <w:lang w:val="de-DE"/>
        </w:rPr>
        <w:t xml:space="preserve"> </w:t>
      </w:r>
      <w:r>
        <w:rPr>
          <w:lang w:val="de-DE"/>
        </w:rPr>
        <w:t xml:space="preserve">bietet, wird die </w:t>
      </w:r>
      <w:r w:rsidR="006A4B53" w:rsidRPr="00EC3276">
        <w:rPr>
          <w:lang w:val="de-DE"/>
        </w:rPr>
        <w:t>Übertragungsbandbreite</w:t>
      </w:r>
      <w:r w:rsidR="00036AF9">
        <w:rPr>
          <w:rStyle w:val="Funotenzeichen"/>
          <w:lang w:val="de-DE"/>
        </w:rPr>
        <w:footnoteReference w:id="13"/>
      </w:r>
      <w:r>
        <w:rPr>
          <w:lang w:val="de-DE"/>
        </w:rPr>
        <w:t xml:space="preserve"> garantiert.</w:t>
      </w:r>
    </w:p>
    <w:p w14:paraId="3325DD75" w14:textId="3384AFD5" w:rsidR="00223C9F" w:rsidRPr="00EC3276" w:rsidRDefault="00223C9F" w:rsidP="006A4B53">
      <w:pPr>
        <w:pStyle w:val="TextkrperEinzug"/>
        <w:numPr>
          <w:ilvl w:val="0"/>
          <w:numId w:val="8"/>
        </w:numPr>
        <w:rPr>
          <w:lang w:val="de-DE"/>
        </w:rPr>
      </w:pPr>
      <w:r>
        <w:rPr>
          <w:lang w:val="de-DE"/>
        </w:rPr>
        <w:t>Jede Station arbeitet als Verstärker, d.h. eingehende Daten werden verstärkt und weiterleitet</w:t>
      </w:r>
      <w:r w:rsidR="00F430D8">
        <w:rPr>
          <w:lang w:val="de-DE"/>
        </w:rPr>
        <w:t>.</w:t>
      </w:r>
    </w:p>
    <w:p w14:paraId="0A7AA06B" w14:textId="1852539D" w:rsidR="006A4B53" w:rsidRPr="00EC3276" w:rsidRDefault="00223C9F" w:rsidP="006A4B53">
      <w:pPr>
        <w:pStyle w:val="TextkrperEinzug"/>
        <w:numPr>
          <w:ilvl w:val="0"/>
          <w:numId w:val="8"/>
        </w:numPr>
        <w:rPr>
          <w:lang w:val="de-DE"/>
        </w:rPr>
      </w:pPr>
      <w:r>
        <w:rPr>
          <w:lang w:val="de-DE"/>
        </w:rPr>
        <w:t>Da die Anzahl der Verbindung</w:t>
      </w:r>
      <w:r w:rsidR="00A54C9F">
        <w:rPr>
          <w:lang w:val="de-DE"/>
        </w:rPr>
        <w:t>en</w:t>
      </w:r>
      <w:r>
        <w:rPr>
          <w:lang w:val="de-DE"/>
        </w:rPr>
        <w:t xml:space="preserve"> pro Station (</w:t>
      </w:r>
      <w:r w:rsidR="006A4B53" w:rsidRPr="00EC3276">
        <w:rPr>
          <w:lang w:val="de-DE"/>
        </w:rPr>
        <w:t>Grad</w:t>
      </w:r>
      <w:r>
        <w:rPr>
          <w:lang w:val="de-DE"/>
        </w:rPr>
        <w:t>)</w:t>
      </w:r>
      <w:r w:rsidR="006A4B53" w:rsidRPr="00EC3276">
        <w:rPr>
          <w:lang w:val="de-DE"/>
        </w:rPr>
        <w:t xml:space="preserve"> bei Erweiterung konstant</w:t>
      </w:r>
      <w:r>
        <w:rPr>
          <w:lang w:val="de-DE"/>
        </w:rPr>
        <w:t xml:space="preserve"> bleibt, ist das System gut skalierbar</w:t>
      </w:r>
      <w:r w:rsidR="00F430D8">
        <w:rPr>
          <w:lang w:val="de-DE"/>
        </w:rPr>
        <w:t>.</w:t>
      </w:r>
    </w:p>
    <w:p w14:paraId="1D68D95A" w14:textId="13F5A84A" w:rsidR="006A4B53" w:rsidRDefault="00A54C9F" w:rsidP="00785DD2">
      <w:pPr>
        <w:pStyle w:val="TextkrperEinzug"/>
        <w:numPr>
          <w:ilvl w:val="0"/>
          <w:numId w:val="8"/>
        </w:numPr>
        <w:rPr>
          <w:lang w:val="de-DE"/>
        </w:rPr>
      </w:pPr>
      <w:r>
        <w:rPr>
          <w:lang w:val="de-DE"/>
        </w:rPr>
        <w:t xml:space="preserve">Das Netz ist leicht programmierbar, </w:t>
      </w:r>
      <w:r w:rsidR="00785DD2">
        <w:rPr>
          <w:lang w:val="de-DE"/>
        </w:rPr>
        <w:t xml:space="preserve">da </w:t>
      </w:r>
      <w:r>
        <w:rPr>
          <w:lang w:val="de-DE"/>
        </w:rPr>
        <w:t xml:space="preserve">die gesamten Stationen </w:t>
      </w:r>
      <w:r w:rsidR="00F26976">
        <w:rPr>
          <w:lang w:val="de-DE"/>
        </w:rPr>
        <w:t>dieselbe Anzahl</w:t>
      </w:r>
      <w:r>
        <w:rPr>
          <w:lang w:val="de-DE"/>
        </w:rPr>
        <w:t xml:space="preserve"> der Verbindungen pro Station </w:t>
      </w:r>
      <w:r w:rsidR="00785DD2">
        <w:rPr>
          <w:lang w:val="de-DE"/>
        </w:rPr>
        <w:t>besitzen</w:t>
      </w:r>
      <w:r w:rsidR="00F430D8">
        <w:rPr>
          <w:lang w:val="de-DE"/>
        </w:rPr>
        <w:t>.</w:t>
      </w:r>
    </w:p>
    <w:p w14:paraId="403DB820" w14:textId="77777777" w:rsidR="006A4B53" w:rsidRPr="00EC3276" w:rsidRDefault="006A4B53" w:rsidP="006A4B53">
      <w:pPr>
        <w:pStyle w:val="TextkrperEinzug"/>
        <w:ind w:firstLine="0"/>
        <w:rPr>
          <w:b/>
          <w:lang w:val="de-DE"/>
        </w:rPr>
      </w:pPr>
      <w:r w:rsidRPr="00EC3276">
        <w:rPr>
          <w:b/>
          <w:lang w:val="de-DE"/>
        </w:rPr>
        <w:t>Nachteile</w:t>
      </w:r>
    </w:p>
    <w:p w14:paraId="1ACD893B" w14:textId="143CF5F8" w:rsidR="006A4B53" w:rsidRPr="00EC3276" w:rsidRDefault="00CC4A3B" w:rsidP="006A4B53">
      <w:pPr>
        <w:pStyle w:val="TextkrperEinzug"/>
        <w:numPr>
          <w:ilvl w:val="0"/>
          <w:numId w:val="9"/>
        </w:numPr>
        <w:rPr>
          <w:lang w:val="de-DE"/>
        </w:rPr>
      </w:pPr>
      <w:r>
        <w:rPr>
          <w:lang w:val="de-DE"/>
        </w:rPr>
        <w:t>Es entstehen hohe Kosten für den Aufbau des Netzwerks</w:t>
      </w:r>
      <w:r w:rsidR="00484B52">
        <w:rPr>
          <w:lang w:val="de-DE"/>
        </w:rPr>
        <w:t>, da die Komponenten teuer sind.</w:t>
      </w:r>
    </w:p>
    <w:p w14:paraId="5A165B99" w14:textId="5FE80AC0" w:rsidR="006A4B53" w:rsidRPr="00EC3276" w:rsidRDefault="00CC4A3B" w:rsidP="006A4B53">
      <w:pPr>
        <w:pStyle w:val="TextkrperEinzug"/>
        <w:numPr>
          <w:ilvl w:val="0"/>
          <w:numId w:val="9"/>
        </w:numPr>
        <w:rPr>
          <w:lang w:val="de-DE"/>
        </w:rPr>
      </w:pPr>
      <w:r>
        <w:rPr>
          <w:lang w:val="de-DE"/>
        </w:rPr>
        <w:lastRenderedPageBreak/>
        <w:t xml:space="preserve">Der </w:t>
      </w:r>
      <w:r w:rsidR="006A4B53">
        <w:rPr>
          <w:lang w:val="de-DE"/>
        </w:rPr>
        <w:t>Durchmesser</w:t>
      </w:r>
      <w:r>
        <w:rPr>
          <w:rStyle w:val="Funotenzeichen"/>
          <w:lang w:val="de-DE"/>
        </w:rPr>
        <w:footnoteReference w:id="14"/>
      </w:r>
      <w:r>
        <w:rPr>
          <w:lang w:val="de-DE"/>
        </w:rPr>
        <w:t xml:space="preserve"> der Topologie ist relativ ho</w:t>
      </w:r>
      <w:r w:rsidR="001A3315">
        <w:rPr>
          <w:lang w:val="de-DE"/>
        </w:rPr>
        <w:t>ch</w:t>
      </w:r>
    </w:p>
    <w:p w14:paraId="26C4DB25" w14:textId="6A5EC9E0" w:rsidR="006A4B53" w:rsidRDefault="006A4B53" w:rsidP="006A4B53">
      <w:pPr>
        <w:pStyle w:val="TextkrperEinzug"/>
        <w:numPr>
          <w:ilvl w:val="0"/>
          <w:numId w:val="9"/>
        </w:numPr>
        <w:rPr>
          <w:lang w:val="de-DE"/>
        </w:rPr>
      </w:pPr>
      <w:r w:rsidRPr="00EC3276">
        <w:rPr>
          <w:lang w:val="de-DE"/>
        </w:rPr>
        <w:t>H</w:t>
      </w:r>
      <w:r>
        <w:rPr>
          <w:lang w:val="de-DE"/>
        </w:rPr>
        <w:t>ö</w:t>
      </w:r>
      <w:r w:rsidRPr="00EC3276">
        <w:rPr>
          <w:lang w:val="de-DE"/>
        </w:rPr>
        <w:t>her</w:t>
      </w:r>
      <w:r>
        <w:rPr>
          <w:lang w:val="de-DE"/>
        </w:rPr>
        <w:t>er</w:t>
      </w:r>
      <w:r w:rsidRPr="00EC3276">
        <w:rPr>
          <w:lang w:val="de-DE"/>
        </w:rPr>
        <w:t xml:space="preserve"> Verkabelungsaufwand</w:t>
      </w:r>
      <w:r w:rsidR="005D7050">
        <w:rPr>
          <w:lang w:val="de-DE"/>
        </w:rPr>
        <w:t xml:space="preserve">, </w:t>
      </w:r>
      <w:r w:rsidR="001A3315">
        <w:rPr>
          <w:lang w:val="de-DE"/>
        </w:rPr>
        <w:t>d</w:t>
      </w:r>
      <w:r w:rsidR="005D7050">
        <w:rPr>
          <w:lang w:val="de-DE"/>
        </w:rPr>
        <w:t>a jede Station zwei Verbindungen besitzt</w:t>
      </w:r>
    </w:p>
    <w:p w14:paraId="6917D6C2" w14:textId="77777777" w:rsidR="006A4B53" w:rsidRPr="00EC3276" w:rsidRDefault="006A4B53" w:rsidP="006A4B53">
      <w:pPr>
        <w:pStyle w:val="TextkrperEinzug"/>
        <w:rPr>
          <w:lang w:val="de-DE"/>
        </w:rPr>
      </w:pPr>
    </w:p>
    <w:p w14:paraId="5296B2C8" w14:textId="77777777" w:rsidR="006A4B53" w:rsidRDefault="006A4B53" w:rsidP="006A4B53">
      <w:pPr>
        <w:pStyle w:val="berschrift3"/>
      </w:pPr>
      <w:bookmarkStart w:id="78" w:name="_Toc513120966"/>
      <w:bookmarkStart w:id="79" w:name="_Toc517096360"/>
      <w:bookmarkStart w:id="80" w:name="_Toc521311597"/>
      <w:r w:rsidRPr="00740839">
        <w:t>Stern-Topologi</w:t>
      </w:r>
      <w:r>
        <w:t>e</w:t>
      </w:r>
      <w:bookmarkEnd w:id="78"/>
      <w:bookmarkEnd w:id="79"/>
      <w:bookmarkEnd w:id="80"/>
    </w:p>
    <w:p w14:paraId="3E61D11E" w14:textId="20BCD261" w:rsidR="006A4B53" w:rsidRDefault="00E15B1E" w:rsidP="008124DA">
      <w:pPr>
        <w:pStyle w:val="TextkrperEinzug"/>
        <w:ind w:firstLine="0"/>
        <w:rPr>
          <w:lang w:val="de-DE"/>
        </w:rPr>
      </w:pPr>
      <w:r w:rsidRPr="00E15B1E">
        <w:rPr>
          <w:lang w:val="de-DE"/>
        </w:rPr>
        <w:t>Charakteristisches Merkmal de</w:t>
      </w:r>
      <w:r w:rsidR="0001517C">
        <w:rPr>
          <w:lang w:val="de-DE"/>
        </w:rPr>
        <w:t>r</w:t>
      </w:r>
      <w:r w:rsidRPr="00E15B1E">
        <w:rPr>
          <w:lang w:val="de-DE"/>
        </w:rPr>
        <w:t xml:space="preserve"> Stern-Topologie</w:t>
      </w:r>
      <w:r w:rsidR="006A6C0A">
        <w:rPr>
          <w:lang w:val="de-DE"/>
        </w:rPr>
        <w:fldChar w:fldCharType="begin"/>
      </w:r>
      <w:r w:rsidR="006A6C0A" w:rsidRPr="006A6C0A">
        <w:rPr>
          <w:lang w:val="de-DE"/>
        </w:rPr>
        <w:instrText xml:space="preserve"> XE "</w:instrText>
      </w:r>
      <w:r w:rsidR="006A6C0A" w:rsidRPr="00B27580">
        <w:rPr>
          <w:lang w:val="de-DE"/>
        </w:rPr>
        <w:instrText>Stern-Topologie</w:instrText>
      </w:r>
      <w:r w:rsidR="006A6C0A" w:rsidRPr="006A6C0A">
        <w:rPr>
          <w:lang w:val="de-DE"/>
        </w:rPr>
        <w:instrText xml:space="preserve">" </w:instrText>
      </w:r>
      <w:r w:rsidR="006A6C0A">
        <w:rPr>
          <w:lang w:val="de-DE"/>
        </w:rPr>
        <w:fldChar w:fldCharType="end"/>
      </w:r>
      <w:sdt>
        <w:sdtPr>
          <w:rPr>
            <w:lang w:val="de-DE"/>
          </w:rPr>
          <w:id w:val="-1035815706"/>
          <w:citation/>
        </w:sdtPr>
        <w:sdtContent>
          <w:r w:rsidR="00937560">
            <w:rPr>
              <w:lang w:val="de-DE"/>
            </w:rPr>
            <w:fldChar w:fldCharType="begin"/>
          </w:r>
          <w:r w:rsidR="00B86987">
            <w:rPr>
              <w:lang w:val="de-DE"/>
            </w:rPr>
            <w:instrText xml:space="preserve">CITATION Hei11 \l 1031 </w:instrText>
          </w:r>
          <w:r w:rsidR="00937560">
            <w:rPr>
              <w:lang w:val="de-DE"/>
            </w:rPr>
            <w:fldChar w:fldCharType="separate"/>
          </w:r>
          <w:r w:rsidR="006A6C0A">
            <w:rPr>
              <w:noProof/>
              <w:lang w:val="de-DE"/>
            </w:rPr>
            <w:t xml:space="preserve"> (Heinrich Hübscher, 2011)</w:t>
          </w:r>
          <w:r w:rsidR="00937560">
            <w:rPr>
              <w:lang w:val="de-DE"/>
            </w:rPr>
            <w:fldChar w:fldCharType="end"/>
          </w:r>
        </w:sdtContent>
      </w:sdt>
      <w:r w:rsidR="00BA4DF7">
        <w:rPr>
          <w:lang w:val="de-DE"/>
        </w:rPr>
        <w:t xml:space="preserve"> </w:t>
      </w:r>
      <w:r w:rsidRPr="00E15B1E">
        <w:rPr>
          <w:lang w:val="de-DE"/>
        </w:rPr>
        <w:t>sind kurze Wege, das bedeutet, dass zwischen Sender und Empfänger nur wenige Vermittlungstationen vorhanden sind. Abbildung 5 zeigt eine klassische Stern-Topologie, diese besteht aus einem zentralen Element (Gerät 3) und sechs Geräte</w:t>
      </w:r>
      <w:r w:rsidR="001A3315">
        <w:rPr>
          <w:lang w:val="de-DE"/>
        </w:rPr>
        <w:t>n</w:t>
      </w:r>
      <w:r w:rsidRPr="00E15B1E">
        <w:rPr>
          <w:lang w:val="de-DE"/>
        </w:rPr>
        <w:t>, die mit einem Ende-zu-Ende Verbindung (ist eine Verbindungsart bei dem Sender und Empfänger direkt miteinander verbunden sind) angeschlossen sind. Fällt ein Gerät aus, stört es die Kommunikation d</w:t>
      </w:r>
      <w:r w:rsidR="001A3315">
        <w:rPr>
          <w:lang w:val="de-DE"/>
        </w:rPr>
        <w:t>er</w:t>
      </w:r>
      <w:r w:rsidRPr="00E15B1E">
        <w:rPr>
          <w:lang w:val="de-DE"/>
        </w:rPr>
        <w:t xml:space="preserve"> übrigen Geräte nicht, solange diese nicht mit dem ausgefallenen Gerät Kommunizieren. Abhängig von der Ausgestaltung des zentralen Elements unterscheidet man zwischen aktiven und passiven Sternsystemen. Bei ersteren übernimmt das zentrale Element die Vermittlungsaufgaben, bei anderen dient es höchstens der Signalregeneration.</w:t>
      </w:r>
    </w:p>
    <w:p w14:paraId="6087D577" w14:textId="77777777" w:rsidR="008124DA" w:rsidRPr="00F66F6A" w:rsidRDefault="008124DA" w:rsidP="008124DA">
      <w:pPr>
        <w:pStyle w:val="TextkrperEinzug"/>
        <w:ind w:firstLine="0"/>
        <w:rPr>
          <w:lang w:val="de-DE"/>
        </w:rPr>
      </w:pPr>
    </w:p>
    <w:p w14:paraId="49A03E3F" w14:textId="77777777" w:rsidR="006A4B53" w:rsidRDefault="006A4B53" w:rsidP="008124DA">
      <w:pPr>
        <w:pStyle w:val="Textkrper"/>
      </w:pPr>
      <w:r>
        <w:rPr>
          <w:noProof/>
          <w:lang w:val="en-US" w:eastAsia="en-US"/>
        </w:rPr>
        <w:drawing>
          <wp:inline distT="0" distB="0" distL="0" distR="0" wp14:anchorId="07F9589C" wp14:editId="03C90C60">
            <wp:extent cx="4267200" cy="1905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200" cy="1905000"/>
                    </a:xfrm>
                    <a:prstGeom prst="rect">
                      <a:avLst/>
                    </a:prstGeom>
                  </pic:spPr>
                </pic:pic>
              </a:graphicData>
            </a:graphic>
          </wp:inline>
        </w:drawing>
      </w:r>
    </w:p>
    <w:p w14:paraId="2380C244" w14:textId="574011EB" w:rsidR="006A4B53" w:rsidRDefault="006A4B53" w:rsidP="006A4B53">
      <w:pPr>
        <w:pStyle w:val="Beschriftung"/>
        <w:jc w:val="both"/>
      </w:pPr>
      <w:bookmarkStart w:id="81" w:name="_Ref503960032"/>
      <w:bookmarkStart w:id="82" w:name="_Toc511225562"/>
      <w:bookmarkStart w:id="83" w:name="_Ref516492555"/>
      <w:bookmarkStart w:id="84" w:name="_Toc521311393"/>
      <w:r>
        <w:t xml:space="preserve">Abbildung </w:t>
      </w:r>
      <w:fldSimple w:instr=" SEQ Abbildung \* ARABIC ">
        <w:r w:rsidR="00693A00">
          <w:rPr>
            <w:noProof/>
          </w:rPr>
          <w:t>5</w:t>
        </w:r>
      </w:fldSimple>
      <w:bookmarkEnd w:id="81"/>
      <w:r>
        <w:t xml:space="preserve">: </w:t>
      </w:r>
      <w:r w:rsidRPr="004A69AC">
        <w:t>Stern-Topologie</w:t>
      </w:r>
      <w:bookmarkEnd w:id="82"/>
      <w:bookmarkEnd w:id="83"/>
      <w:bookmarkEnd w:id="84"/>
    </w:p>
    <w:p w14:paraId="1DA97A34" w14:textId="77777777" w:rsidR="006A4B53" w:rsidRPr="0065061F" w:rsidRDefault="006A4B53" w:rsidP="006A4B53">
      <w:pPr>
        <w:pStyle w:val="TextkrperEinzug"/>
        <w:ind w:firstLine="0"/>
        <w:rPr>
          <w:b/>
          <w:lang w:val="de-DE"/>
        </w:rPr>
      </w:pPr>
      <w:r w:rsidRPr="0065061F">
        <w:rPr>
          <w:b/>
          <w:lang w:val="de-DE"/>
        </w:rPr>
        <w:t>Vorteile</w:t>
      </w:r>
    </w:p>
    <w:p w14:paraId="09C1EC05" w14:textId="51CDDB07" w:rsidR="006A4B53" w:rsidRPr="0065061F" w:rsidRDefault="00E15B1E" w:rsidP="00E15B1E">
      <w:pPr>
        <w:pStyle w:val="TextkrperEinzug"/>
        <w:numPr>
          <w:ilvl w:val="0"/>
          <w:numId w:val="10"/>
        </w:numPr>
        <w:rPr>
          <w:lang w:val="de-DE"/>
        </w:rPr>
      </w:pPr>
      <w:r w:rsidRPr="00E15B1E">
        <w:rPr>
          <w:lang w:val="de-DE"/>
        </w:rPr>
        <w:t xml:space="preserve">Durch die einfache Verknüpfung </w:t>
      </w:r>
      <w:r w:rsidR="00FD33D7">
        <w:rPr>
          <w:lang w:val="de-DE"/>
        </w:rPr>
        <w:t>der</w:t>
      </w:r>
      <w:r w:rsidRPr="00E15B1E">
        <w:rPr>
          <w:lang w:val="de-DE"/>
        </w:rPr>
        <w:t xml:space="preserve"> beteiligten Geräte ist das Sternsystem selbsterklärend und leicht verständlich in allen Anwendungsbereichen</w:t>
      </w:r>
      <w:r w:rsidR="006A4B53" w:rsidRPr="0065061F">
        <w:rPr>
          <w:lang w:val="de-DE"/>
        </w:rPr>
        <w:t>.</w:t>
      </w:r>
    </w:p>
    <w:p w14:paraId="6717C230" w14:textId="0369E28F" w:rsidR="00E15B1E" w:rsidRDefault="00E15B1E" w:rsidP="00E15B1E">
      <w:pPr>
        <w:pStyle w:val="TextkrperEinzug"/>
        <w:numPr>
          <w:ilvl w:val="0"/>
          <w:numId w:val="10"/>
        </w:numPr>
        <w:rPr>
          <w:lang w:val="de-DE"/>
        </w:rPr>
      </w:pPr>
      <w:r w:rsidRPr="00E15B1E">
        <w:rPr>
          <w:lang w:val="de-DE"/>
        </w:rPr>
        <w:t>Das System bietet hohe Übertragungsraten, wenn das zentrale Element ein Switch</w:t>
      </w:r>
      <w:r w:rsidR="00FD33D7">
        <w:rPr>
          <w:rStyle w:val="Funotenzeichen"/>
          <w:lang w:val="de-DE"/>
        </w:rPr>
        <w:footnoteReference w:id="15"/>
      </w:r>
      <w:r>
        <w:rPr>
          <w:lang w:val="de-DE"/>
        </w:rPr>
        <w:t xml:space="preserve"> ist</w:t>
      </w:r>
    </w:p>
    <w:p w14:paraId="58395868" w14:textId="4B5AB0D3" w:rsidR="006A4B53" w:rsidRPr="0065061F" w:rsidRDefault="00E15B1E" w:rsidP="00E15B1E">
      <w:pPr>
        <w:pStyle w:val="TextkrperEinzug"/>
        <w:numPr>
          <w:ilvl w:val="0"/>
          <w:numId w:val="10"/>
        </w:numPr>
        <w:rPr>
          <w:lang w:val="de-DE"/>
        </w:rPr>
      </w:pPr>
      <w:r w:rsidRPr="00E15B1E">
        <w:rPr>
          <w:lang w:val="de-DE"/>
        </w:rPr>
        <w:t>Das System ist leicht erweiterbar und ermöglicht einen sehr flexiblen Betrieb.</w:t>
      </w:r>
    </w:p>
    <w:p w14:paraId="59CEE4AE" w14:textId="77777777" w:rsidR="006A4B53" w:rsidRPr="0065061F" w:rsidRDefault="00FD33D7" w:rsidP="00FD33D7">
      <w:pPr>
        <w:pStyle w:val="TextkrperEinzug"/>
        <w:numPr>
          <w:ilvl w:val="0"/>
          <w:numId w:val="10"/>
        </w:numPr>
        <w:rPr>
          <w:lang w:val="de-DE"/>
        </w:rPr>
      </w:pPr>
      <w:r w:rsidRPr="00FD33D7">
        <w:rPr>
          <w:lang w:val="de-DE"/>
        </w:rPr>
        <w:t xml:space="preserve">Die Struktur des Systems ermöglicht </w:t>
      </w:r>
      <w:r w:rsidR="00F51C03">
        <w:rPr>
          <w:lang w:val="de-DE"/>
        </w:rPr>
        <w:t>eine</w:t>
      </w:r>
      <w:r w:rsidRPr="00FD33D7">
        <w:rPr>
          <w:lang w:val="de-DE"/>
        </w:rPr>
        <w:t xml:space="preserve"> schnelle Fehlersuche hinsichtlich einzelner Geräte und deren Verbindungen.</w:t>
      </w:r>
    </w:p>
    <w:p w14:paraId="06518CC4" w14:textId="3B32ACB1" w:rsidR="00E15B1E" w:rsidRDefault="006A4B53" w:rsidP="00E15B1E">
      <w:pPr>
        <w:pStyle w:val="TextkrperEinzug"/>
        <w:numPr>
          <w:ilvl w:val="0"/>
          <w:numId w:val="10"/>
        </w:numPr>
        <w:rPr>
          <w:lang w:val="de-DE"/>
        </w:rPr>
      </w:pPr>
      <w:r w:rsidRPr="0065061F">
        <w:rPr>
          <w:lang w:val="de-DE"/>
        </w:rPr>
        <w:t>Sehr gute Eignung für Broadcast</w:t>
      </w:r>
      <w:r w:rsidR="00FE6134">
        <w:rPr>
          <w:rStyle w:val="Funotenzeichen"/>
          <w:lang w:val="de-DE"/>
        </w:rPr>
        <w:footnoteReference w:id="16"/>
      </w:r>
      <w:r w:rsidR="00FE6134">
        <w:rPr>
          <w:lang w:val="de-DE"/>
        </w:rPr>
        <w:t>-A</w:t>
      </w:r>
      <w:r w:rsidRPr="0065061F">
        <w:rPr>
          <w:lang w:val="de-DE"/>
        </w:rPr>
        <w:t>nwendungen</w:t>
      </w:r>
      <w:r w:rsidR="00FD33D7">
        <w:rPr>
          <w:lang w:val="de-DE"/>
        </w:rPr>
        <w:t>.</w:t>
      </w:r>
    </w:p>
    <w:p w14:paraId="71FD367A" w14:textId="27FD4F93" w:rsidR="006A4B53" w:rsidRPr="00E15B1E" w:rsidRDefault="00E15B1E" w:rsidP="00E15B1E">
      <w:pPr>
        <w:pStyle w:val="TextkrperEinzug"/>
        <w:numPr>
          <w:ilvl w:val="0"/>
          <w:numId w:val="10"/>
        </w:numPr>
        <w:rPr>
          <w:lang w:val="de-DE"/>
        </w:rPr>
      </w:pPr>
      <w:r>
        <w:rPr>
          <w:lang w:val="de-DE"/>
        </w:rPr>
        <w:t>Es gibt kein Routin</w:t>
      </w:r>
      <w:r w:rsidR="001A3315">
        <w:rPr>
          <w:lang w:val="de-DE"/>
        </w:rPr>
        <w:t>g</w:t>
      </w:r>
      <w:r>
        <w:rPr>
          <w:rStyle w:val="Funotenzeichen"/>
          <w:lang w:val="de-DE"/>
        </w:rPr>
        <w:footnoteReference w:id="17"/>
      </w:r>
      <w:r w:rsidRPr="00E15B1E">
        <w:rPr>
          <w:lang w:val="de-DE"/>
        </w:rPr>
        <w:t xml:space="preserve"> von Daten, sondern die Daten werden bearbeitet und entsperrenden Geräte weitergeleitet</w:t>
      </w:r>
      <w:r>
        <w:rPr>
          <w:lang w:val="de-DE"/>
        </w:rPr>
        <w:t>.</w:t>
      </w:r>
    </w:p>
    <w:p w14:paraId="1A1FE0C1" w14:textId="77777777" w:rsidR="006A4B53" w:rsidRPr="0065061F" w:rsidRDefault="006A4B53" w:rsidP="006A4B53">
      <w:pPr>
        <w:pStyle w:val="TextkrperEinzug"/>
        <w:ind w:firstLine="0"/>
        <w:rPr>
          <w:b/>
          <w:lang w:val="de-DE"/>
        </w:rPr>
      </w:pPr>
      <w:r w:rsidRPr="0065061F">
        <w:rPr>
          <w:b/>
          <w:lang w:val="de-DE"/>
        </w:rPr>
        <w:t>Nachteile</w:t>
      </w:r>
    </w:p>
    <w:p w14:paraId="53FE1E75" w14:textId="30F881C9" w:rsidR="006A4B53" w:rsidRPr="00AE4F6E" w:rsidRDefault="006A4B53" w:rsidP="006A4B53">
      <w:pPr>
        <w:pStyle w:val="TextkrperEinzug"/>
        <w:numPr>
          <w:ilvl w:val="0"/>
          <w:numId w:val="11"/>
        </w:numPr>
        <w:rPr>
          <w:lang w:val="de-DE"/>
        </w:rPr>
      </w:pPr>
      <w:r w:rsidRPr="0065061F">
        <w:rPr>
          <w:lang w:val="de-DE"/>
        </w:rPr>
        <w:t xml:space="preserve">Durch Ausfall des </w:t>
      </w:r>
      <w:r w:rsidR="00FE6134">
        <w:rPr>
          <w:lang w:val="de-DE"/>
        </w:rPr>
        <w:t>zentralen Elementes</w:t>
      </w:r>
      <w:r w:rsidRPr="00AE4F6E">
        <w:rPr>
          <w:lang w:val="de-DE"/>
        </w:rPr>
        <w:t xml:space="preserve"> wird Netzverkehr unmöglich</w:t>
      </w:r>
    </w:p>
    <w:p w14:paraId="62C91E51" w14:textId="219C24AA" w:rsidR="00FE6134" w:rsidRPr="00AE4F6E" w:rsidRDefault="00FE6134" w:rsidP="006A4B53">
      <w:pPr>
        <w:pStyle w:val="TextkrperEinzug"/>
        <w:numPr>
          <w:ilvl w:val="0"/>
          <w:numId w:val="11"/>
        </w:numPr>
        <w:rPr>
          <w:lang w:val="de-DE"/>
        </w:rPr>
      </w:pPr>
      <w:r>
        <w:rPr>
          <w:lang w:val="de-DE"/>
        </w:rPr>
        <w:t xml:space="preserve">Hohe Kosten entstehen, wenn das zentrale Element leistungsfähig sein muss </w:t>
      </w:r>
    </w:p>
    <w:p w14:paraId="56E3603E" w14:textId="6B383AD2" w:rsidR="006A4B53" w:rsidRPr="00AE4F6E" w:rsidRDefault="006A4B53" w:rsidP="006A4B53">
      <w:pPr>
        <w:pStyle w:val="TextkrperEinzug"/>
        <w:numPr>
          <w:ilvl w:val="0"/>
          <w:numId w:val="11"/>
        </w:numPr>
        <w:rPr>
          <w:lang w:val="de-DE"/>
        </w:rPr>
      </w:pPr>
      <w:r w:rsidRPr="00AE4F6E">
        <w:rPr>
          <w:lang w:val="de-DE"/>
        </w:rPr>
        <w:t>Niedrige Übertragungsrate bei vielen Geräten</w:t>
      </w:r>
    </w:p>
    <w:p w14:paraId="589D04E8" w14:textId="1F2A41B2" w:rsidR="00EB3B8F" w:rsidRDefault="00EB3B8F" w:rsidP="006A4B53">
      <w:pPr>
        <w:pStyle w:val="TextkrperEinzug"/>
        <w:numPr>
          <w:ilvl w:val="0"/>
          <w:numId w:val="11"/>
        </w:numPr>
        <w:rPr>
          <w:lang w:val="de-DE"/>
        </w:rPr>
      </w:pPr>
      <w:bookmarkStart w:id="85" w:name="_Toc513120967"/>
      <w:r>
        <w:rPr>
          <w:lang w:val="de-DE"/>
        </w:rPr>
        <w:lastRenderedPageBreak/>
        <w:t xml:space="preserve">Wenn das zentrale Element bereits am Limit arbeitet, so wird </w:t>
      </w:r>
      <w:r w:rsidR="00937560">
        <w:rPr>
          <w:lang w:val="de-DE"/>
        </w:rPr>
        <w:t>es</w:t>
      </w:r>
      <w:r>
        <w:rPr>
          <w:lang w:val="de-DE"/>
        </w:rPr>
        <w:t xml:space="preserve"> eindeutig zu einer steigenden Verzögerung und damit zu einer </w:t>
      </w:r>
      <w:r w:rsidR="001A3315">
        <w:rPr>
          <w:lang w:val="de-DE"/>
        </w:rPr>
        <w:t xml:space="preserve">messbar </w:t>
      </w:r>
      <w:r>
        <w:rPr>
          <w:lang w:val="de-DE"/>
        </w:rPr>
        <w:t>niedrigeren Performance führen</w:t>
      </w:r>
    </w:p>
    <w:p w14:paraId="1AD21F4F" w14:textId="6D1C287B" w:rsidR="00EB3B8F" w:rsidRPr="00AE4F6E" w:rsidRDefault="00EB3B8F" w:rsidP="006A4B53">
      <w:pPr>
        <w:pStyle w:val="TextkrperEinzug"/>
        <w:numPr>
          <w:ilvl w:val="0"/>
          <w:numId w:val="11"/>
        </w:numPr>
        <w:rPr>
          <w:lang w:val="de-DE"/>
        </w:rPr>
      </w:pPr>
      <w:r>
        <w:rPr>
          <w:lang w:val="de-DE"/>
        </w:rPr>
        <w:t xml:space="preserve">Die Skalierbarkeit </w:t>
      </w:r>
      <w:r w:rsidR="006D22F5">
        <w:rPr>
          <w:lang w:val="de-DE"/>
        </w:rPr>
        <w:t>des Netzwerkes verursacht häufig einen hohen Zeit- und Kostenaufwand</w:t>
      </w:r>
    </w:p>
    <w:p w14:paraId="6BF02062" w14:textId="68A0B13D" w:rsidR="006A4B53" w:rsidRDefault="006A4B53" w:rsidP="006A4B53">
      <w:pPr>
        <w:pStyle w:val="berschrift3"/>
      </w:pPr>
      <w:bookmarkStart w:id="86" w:name="_Toc517096361"/>
      <w:bookmarkStart w:id="87" w:name="_Toc521311598"/>
      <w:r w:rsidRPr="00740839">
        <w:t>Baum-Topologie</w:t>
      </w:r>
      <w:bookmarkEnd w:id="85"/>
      <w:bookmarkEnd w:id="86"/>
      <w:bookmarkEnd w:id="87"/>
    </w:p>
    <w:p w14:paraId="76174516" w14:textId="0406A3D1" w:rsidR="006A4B53" w:rsidRDefault="00C374C7" w:rsidP="006A4B53">
      <w:pPr>
        <w:pStyle w:val="Textkrper"/>
      </w:pPr>
      <w:r>
        <w:t>Die Baum-Topologie</w:t>
      </w:r>
      <w:r w:rsidR="006A6C0A">
        <w:fldChar w:fldCharType="begin"/>
      </w:r>
      <w:r w:rsidR="006A6C0A">
        <w:instrText xml:space="preserve"> XE "</w:instrText>
      </w:r>
      <w:r w:rsidR="006A6C0A" w:rsidRPr="00981E17">
        <w:instrText>Baum-Topologie</w:instrText>
      </w:r>
      <w:r w:rsidR="006A6C0A">
        <w:instrText xml:space="preserve">" </w:instrText>
      </w:r>
      <w:r w:rsidR="006A6C0A">
        <w:fldChar w:fldCharType="end"/>
      </w:r>
      <w:sdt>
        <w:sdtPr>
          <w:id w:val="655261932"/>
          <w:citation/>
        </w:sdtPr>
        <w:sdtContent>
          <w:r>
            <w:fldChar w:fldCharType="begin"/>
          </w:r>
          <w:r>
            <w:instrText xml:space="preserve"> CITATION DrD14 \l 1031 </w:instrText>
          </w:r>
          <w:r>
            <w:fldChar w:fldCharType="separate"/>
          </w:r>
          <w:r w:rsidR="006A6C0A">
            <w:rPr>
              <w:noProof/>
            </w:rPr>
            <w:t xml:space="preserve"> (Conrads, 2014)</w:t>
          </w:r>
          <w:r>
            <w:fldChar w:fldCharType="end"/>
          </w:r>
        </w:sdtContent>
      </w:sdt>
      <w:r>
        <w:t xml:space="preserve"> ist eine erweitere Stern-Topologie, </w:t>
      </w:r>
      <w:r w:rsidR="00CB5DEF">
        <w:fldChar w:fldCharType="begin"/>
      </w:r>
      <w:r w:rsidR="00CB5DEF">
        <w:instrText xml:space="preserve"> REF _Ref503962385 \h </w:instrText>
      </w:r>
      <w:r w:rsidR="00CB5DEF">
        <w:fldChar w:fldCharType="separate"/>
      </w:r>
      <w:r w:rsidR="00693A00">
        <w:t xml:space="preserve">Abbildung </w:t>
      </w:r>
      <w:r w:rsidR="00693A00">
        <w:rPr>
          <w:noProof/>
        </w:rPr>
        <w:t>6</w:t>
      </w:r>
      <w:r w:rsidR="00CB5DEF">
        <w:fldChar w:fldCharType="end"/>
      </w:r>
      <w:r>
        <w:t xml:space="preserve"> zeigt eine solche Struktur, Gerät 1 repräsentiert d</w:t>
      </w:r>
      <w:r w:rsidR="001A3315">
        <w:t>ie</w:t>
      </w:r>
      <w:r>
        <w:t xml:space="preserve"> Wurzel, Gerät 2 und 3 stellen die Switches dar  und andere Geräte die Endstationen</w:t>
      </w:r>
      <w:r w:rsidR="006A4B53">
        <w:t xml:space="preserve">. Derzeit ist dies die meist genutzte Netzwerktopologie. Prinzipiell wäre eine Verkabelung von jedem Switch zu jedem andern Switch möglich. </w:t>
      </w:r>
      <w:r w:rsidR="00E07D5B">
        <w:t xml:space="preserve">Aus der Bezeichnung lässt sich dieses </w:t>
      </w:r>
      <w:r w:rsidR="00E07D5B" w:rsidRPr="00402BE9">
        <w:t>Topologie</w:t>
      </w:r>
      <w:r w:rsidR="002D6582" w:rsidRPr="00402BE9">
        <w:t>-M</w:t>
      </w:r>
      <w:r w:rsidR="00E07D5B" w:rsidRPr="00402BE9">
        <w:t>u</w:t>
      </w:r>
      <w:r w:rsidR="002D6582" w:rsidRPr="00402BE9">
        <w:t>s</w:t>
      </w:r>
      <w:r w:rsidR="00E07D5B" w:rsidRPr="00402BE9">
        <w:t>ter</w:t>
      </w:r>
      <w:r w:rsidR="00E07D5B">
        <w:t xml:space="preserve"> mit einem Baum vergleichen. Sie besitzt eine Wurzel und viele Äste.</w:t>
      </w:r>
      <w:r w:rsidR="006A4B53">
        <w:t xml:space="preserve"> </w:t>
      </w:r>
    </w:p>
    <w:p w14:paraId="020A1D7E" w14:textId="77777777" w:rsidR="00E07D5B" w:rsidRDefault="00E07D5B" w:rsidP="00E07D5B">
      <w:pPr>
        <w:pStyle w:val="TextkrperEinzug"/>
        <w:rPr>
          <w:lang w:val="de-DE"/>
        </w:rPr>
      </w:pPr>
      <w:r>
        <w:rPr>
          <w:lang w:val="de-DE"/>
        </w:rPr>
        <w:t>Diese Topologie wird sehr oft bei großen Gebäuden eingesetzt</w:t>
      </w:r>
      <w:r w:rsidR="00C374C7">
        <w:rPr>
          <w:lang w:val="de-DE"/>
        </w:rPr>
        <w:t>, weil mehrere Topologien dort miteinander kombiniert werden.</w:t>
      </w:r>
    </w:p>
    <w:p w14:paraId="270F797B" w14:textId="77777777" w:rsidR="00CB5DEF" w:rsidRPr="00CB5DEF" w:rsidRDefault="00CB5DEF" w:rsidP="00CB5DEF">
      <w:pPr>
        <w:pStyle w:val="TextkrperEinzug"/>
        <w:rPr>
          <w:lang w:val="de-DE"/>
        </w:rPr>
      </w:pPr>
    </w:p>
    <w:p w14:paraId="75C25600" w14:textId="77777777" w:rsidR="006A4B53" w:rsidRPr="00125F34" w:rsidRDefault="006A4B53" w:rsidP="006A4B53">
      <w:pPr>
        <w:pStyle w:val="TextkrperEinzug"/>
        <w:ind w:firstLine="0"/>
        <w:rPr>
          <w:b/>
          <w:lang w:val="de-DE"/>
        </w:rPr>
      </w:pPr>
      <w:r w:rsidRPr="00125F34">
        <w:rPr>
          <w:b/>
          <w:lang w:val="de-DE"/>
        </w:rPr>
        <w:t>Vorteile</w:t>
      </w:r>
    </w:p>
    <w:p w14:paraId="3B6A2554" w14:textId="64A4937C" w:rsidR="006A4B53" w:rsidRPr="00125F34" w:rsidRDefault="00060433" w:rsidP="006A4B53">
      <w:pPr>
        <w:pStyle w:val="TextkrperEinzug"/>
        <w:numPr>
          <w:ilvl w:val="0"/>
          <w:numId w:val="12"/>
        </w:numPr>
        <w:rPr>
          <w:lang w:val="de-DE"/>
        </w:rPr>
      </w:pPr>
      <w:r>
        <w:rPr>
          <w:lang w:val="de-DE"/>
        </w:rPr>
        <w:t xml:space="preserve">Wenn eine Endstation in Netz ausfällt, </w:t>
      </w:r>
      <w:r w:rsidRPr="00402BE9">
        <w:rPr>
          <w:lang w:val="de-DE"/>
        </w:rPr>
        <w:t>erg</w:t>
      </w:r>
      <w:r w:rsidR="002D6582" w:rsidRPr="00402BE9">
        <w:rPr>
          <w:lang w:val="de-DE"/>
        </w:rPr>
        <w:t>e</w:t>
      </w:r>
      <w:r w:rsidRPr="00402BE9">
        <w:rPr>
          <w:lang w:val="de-DE"/>
        </w:rPr>
        <w:t>b</w:t>
      </w:r>
      <w:r w:rsidR="001A3315" w:rsidRPr="00402BE9">
        <w:rPr>
          <w:lang w:val="de-DE"/>
        </w:rPr>
        <w:t>en</w:t>
      </w:r>
      <w:r>
        <w:rPr>
          <w:lang w:val="de-DE"/>
        </w:rPr>
        <w:t xml:space="preserve"> sich daraus</w:t>
      </w:r>
      <w:r w:rsidR="006A4B53" w:rsidRPr="00125F34">
        <w:rPr>
          <w:lang w:val="de-DE"/>
        </w:rPr>
        <w:t xml:space="preserve"> keine Konsequenzen</w:t>
      </w:r>
      <w:r>
        <w:rPr>
          <w:lang w:val="de-DE"/>
        </w:rPr>
        <w:t xml:space="preserve"> für die restlichen Geräte</w:t>
      </w:r>
    </w:p>
    <w:p w14:paraId="2601BED7" w14:textId="25942070" w:rsidR="006A4B53" w:rsidRPr="00125F34" w:rsidRDefault="001A5A76" w:rsidP="006A4B53">
      <w:pPr>
        <w:pStyle w:val="TextkrperEinzug"/>
        <w:numPr>
          <w:ilvl w:val="0"/>
          <w:numId w:val="12"/>
        </w:numPr>
        <w:rPr>
          <w:lang w:val="de-DE"/>
        </w:rPr>
      </w:pPr>
      <w:r>
        <w:rPr>
          <w:lang w:val="de-DE"/>
        </w:rPr>
        <w:t xml:space="preserve">Durch die Anordnung der Stationen lässt sich das gesamte Netz strukturell </w:t>
      </w:r>
      <w:r w:rsidR="00494805">
        <w:rPr>
          <w:lang w:val="de-DE"/>
        </w:rPr>
        <w:t>leicht erweitern</w:t>
      </w:r>
    </w:p>
    <w:p w14:paraId="55A953DF" w14:textId="255F8B7D" w:rsidR="006A4B53" w:rsidRPr="00125F34" w:rsidRDefault="001A5A76" w:rsidP="006A4B53">
      <w:pPr>
        <w:pStyle w:val="TextkrperEinzug"/>
        <w:numPr>
          <w:ilvl w:val="0"/>
          <w:numId w:val="12"/>
        </w:numPr>
        <w:rPr>
          <w:lang w:val="de-DE"/>
        </w:rPr>
      </w:pPr>
      <w:r>
        <w:rPr>
          <w:lang w:val="de-DE"/>
        </w:rPr>
        <w:t>Das Baumsystem gewährleistet eine g</w:t>
      </w:r>
      <w:r w:rsidR="006A4B53" w:rsidRPr="00125F34">
        <w:rPr>
          <w:lang w:val="de-DE"/>
        </w:rPr>
        <w:t xml:space="preserve">ute Eignung für </w:t>
      </w:r>
      <w:r>
        <w:rPr>
          <w:lang w:val="de-DE"/>
        </w:rPr>
        <w:t xml:space="preserve">spezifische </w:t>
      </w:r>
      <w:r w:rsidR="006A4B53" w:rsidRPr="00125F34">
        <w:rPr>
          <w:lang w:val="de-DE"/>
        </w:rPr>
        <w:t>Such- und Sortieralgorithmen</w:t>
      </w:r>
    </w:p>
    <w:p w14:paraId="2A5A23AE" w14:textId="594F1339" w:rsidR="00494805" w:rsidRPr="00125F34" w:rsidRDefault="00494805" w:rsidP="006A4B53">
      <w:pPr>
        <w:pStyle w:val="TextkrperEinzug"/>
        <w:numPr>
          <w:ilvl w:val="0"/>
          <w:numId w:val="12"/>
        </w:numPr>
        <w:rPr>
          <w:lang w:val="de-DE"/>
        </w:rPr>
      </w:pPr>
      <w:r>
        <w:rPr>
          <w:lang w:val="de-DE"/>
        </w:rPr>
        <w:t xml:space="preserve">Das </w:t>
      </w:r>
      <w:r w:rsidR="006E6ED3">
        <w:rPr>
          <w:lang w:val="de-DE"/>
        </w:rPr>
        <w:t>System ermöglicht</w:t>
      </w:r>
      <w:r>
        <w:rPr>
          <w:lang w:val="de-DE"/>
        </w:rPr>
        <w:t xml:space="preserve"> de</w:t>
      </w:r>
      <w:r w:rsidR="001A3315">
        <w:rPr>
          <w:lang w:val="de-DE"/>
        </w:rPr>
        <w:t>n</w:t>
      </w:r>
      <w:r>
        <w:rPr>
          <w:lang w:val="de-DE"/>
        </w:rPr>
        <w:t xml:space="preserve"> Transport großer Datenmengen über großen Entfernungen und </w:t>
      </w:r>
      <w:r w:rsidR="001A3315">
        <w:rPr>
          <w:lang w:val="de-DE"/>
        </w:rPr>
        <w:t xml:space="preserve">bietet </w:t>
      </w:r>
      <w:r>
        <w:rPr>
          <w:lang w:val="de-DE"/>
        </w:rPr>
        <w:t xml:space="preserve">somit </w:t>
      </w:r>
      <w:r w:rsidR="006E6ED3">
        <w:rPr>
          <w:lang w:val="de-DE"/>
        </w:rPr>
        <w:t>hohe</w:t>
      </w:r>
      <w:r w:rsidR="001A3315">
        <w:rPr>
          <w:lang w:val="de-DE"/>
        </w:rPr>
        <w:t>s</w:t>
      </w:r>
      <w:r w:rsidR="006E6ED3">
        <w:rPr>
          <w:lang w:val="de-DE"/>
        </w:rPr>
        <w:t xml:space="preserve"> Kosten</w:t>
      </w:r>
      <w:r w:rsidR="001A3315">
        <w:rPr>
          <w:lang w:val="de-DE"/>
        </w:rPr>
        <w:t>einsparpotential</w:t>
      </w:r>
    </w:p>
    <w:p w14:paraId="5C037956" w14:textId="77777777" w:rsidR="006A4B53" w:rsidRPr="00125F34" w:rsidRDefault="006A4B53" w:rsidP="006A4B53">
      <w:pPr>
        <w:pStyle w:val="TextkrperEinzug"/>
        <w:rPr>
          <w:lang w:val="de-DE"/>
        </w:rPr>
      </w:pPr>
    </w:p>
    <w:p w14:paraId="0C52C498" w14:textId="77777777" w:rsidR="006A4B53" w:rsidRPr="00125F34" w:rsidRDefault="006A4B53" w:rsidP="006A4B53">
      <w:pPr>
        <w:pStyle w:val="TextkrperEinzug"/>
        <w:ind w:firstLine="0"/>
        <w:rPr>
          <w:b/>
          <w:lang w:val="de-DE"/>
        </w:rPr>
      </w:pPr>
      <w:r w:rsidRPr="00125F34">
        <w:rPr>
          <w:b/>
          <w:lang w:val="de-DE"/>
        </w:rPr>
        <w:t>Nachteile</w:t>
      </w:r>
    </w:p>
    <w:p w14:paraId="5F17858D" w14:textId="7CC31F59" w:rsidR="00494805" w:rsidRDefault="006E6ED3" w:rsidP="008C7A6B">
      <w:pPr>
        <w:pStyle w:val="TextkrperEinzug"/>
        <w:numPr>
          <w:ilvl w:val="0"/>
          <w:numId w:val="46"/>
        </w:numPr>
        <w:rPr>
          <w:lang w:val="de-DE"/>
        </w:rPr>
      </w:pPr>
      <w:r>
        <w:rPr>
          <w:lang w:val="de-DE"/>
        </w:rPr>
        <w:t>Das System erlaubt in Abhängigkeit von der Übertragungsrate nur eine begrenzte Leitungslänge</w:t>
      </w:r>
    </w:p>
    <w:p w14:paraId="246B6D08" w14:textId="52A056D9" w:rsidR="006E6ED3" w:rsidRDefault="0036526B" w:rsidP="008C7A6B">
      <w:pPr>
        <w:pStyle w:val="TextkrperEinzug"/>
        <w:numPr>
          <w:ilvl w:val="0"/>
          <w:numId w:val="46"/>
        </w:numPr>
        <w:rPr>
          <w:lang w:val="de-DE"/>
        </w:rPr>
      </w:pPr>
      <w:r>
        <w:rPr>
          <w:lang w:val="de-DE"/>
        </w:rPr>
        <w:t xml:space="preserve">Bedarf </w:t>
      </w:r>
      <w:r w:rsidR="00046611">
        <w:rPr>
          <w:lang w:val="de-DE"/>
        </w:rPr>
        <w:t>einer aufwändigen Verkabelung</w:t>
      </w:r>
      <w:r w:rsidR="006E6ED3">
        <w:rPr>
          <w:lang w:val="de-DE"/>
        </w:rPr>
        <w:t xml:space="preserve">, da die notwendigen Kabel serienmäßig im </w:t>
      </w:r>
      <w:r w:rsidR="006E6ED3" w:rsidRPr="006E6ED3">
        <w:rPr>
          <w:lang w:val="de-DE"/>
        </w:rPr>
        <w:t>Gebäudeautomationssystem</w:t>
      </w:r>
      <w:r w:rsidR="006E6ED3">
        <w:rPr>
          <w:lang w:val="de-DE"/>
        </w:rPr>
        <w:t xml:space="preserve"> vorhanden sind</w:t>
      </w:r>
    </w:p>
    <w:p w14:paraId="3CD70B5B" w14:textId="4E528D2D" w:rsidR="006A4B53" w:rsidRPr="00125F34" w:rsidRDefault="00AE25A3" w:rsidP="005C3FED">
      <w:pPr>
        <w:pStyle w:val="TextkrperEinzug"/>
        <w:numPr>
          <w:ilvl w:val="0"/>
          <w:numId w:val="13"/>
        </w:numPr>
        <w:rPr>
          <w:lang w:val="de-DE"/>
        </w:rPr>
      </w:pPr>
      <w:r>
        <w:rPr>
          <w:lang w:val="de-DE"/>
        </w:rPr>
        <w:t>Der</w:t>
      </w:r>
      <w:r w:rsidR="006A4B53" w:rsidRPr="00125F34">
        <w:rPr>
          <w:lang w:val="de-DE"/>
        </w:rPr>
        <w:t xml:space="preserve"> Ausfall des </w:t>
      </w:r>
      <w:r>
        <w:rPr>
          <w:lang w:val="de-DE"/>
        </w:rPr>
        <w:t>Wurzelelements hat hohe Auswirkungen auf die Verfügbarkeiten</w:t>
      </w:r>
      <w:r w:rsidR="006A4B53" w:rsidRPr="00125F34">
        <w:rPr>
          <w:lang w:val="de-DE"/>
        </w:rPr>
        <w:t xml:space="preserve"> der </w:t>
      </w:r>
      <w:r>
        <w:rPr>
          <w:lang w:val="de-DE"/>
        </w:rPr>
        <w:t xml:space="preserve">restlichen Geräte. </w:t>
      </w:r>
    </w:p>
    <w:p w14:paraId="1FCDF0FD" w14:textId="77777777" w:rsidR="006A4B53" w:rsidRDefault="006A4B53" w:rsidP="006A4B53">
      <w:pPr>
        <w:pStyle w:val="TextkrperEinzug"/>
        <w:ind w:left="720" w:firstLine="0"/>
        <w:rPr>
          <w:lang w:val="de-DE"/>
        </w:rPr>
      </w:pPr>
    </w:p>
    <w:p w14:paraId="3AA2CC56" w14:textId="77777777" w:rsidR="006A4B53" w:rsidRDefault="006A4B53" w:rsidP="00CB5DEF">
      <w:pPr>
        <w:pStyle w:val="Textkrper"/>
      </w:pPr>
      <w:r>
        <w:rPr>
          <w:noProof/>
          <w:lang w:val="en-US" w:eastAsia="en-US"/>
        </w:rPr>
        <w:drawing>
          <wp:inline distT="0" distB="0" distL="0" distR="0" wp14:anchorId="52EC7F16" wp14:editId="55D46261">
            <wp:extent cx="4619625" cy="189547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9625" cy="1895475"/>
                    </a:xfrm>
                    <a:prstGeom prst="rect">
                      <a:avLst/>
                    </a:prstGeom>
                  </pic:spPr>
                </pic:pic>
              </a:graphicData>
            </a:graphic>
          </wp:inline>
        </w:drawing>
      </w:r>
    </w:p>
    <w:p w14:paraId="1285E273" w14:textId="2ECE1CF7" w:rsidR="006A4B53" w:rsidRPr="00125F34" w:rsidRDefault="006A4B53" w:rsidP="006A4B53">
      <w:pPr>
        <w:pStyle w:val="Beschriftung"/>
        <w:jc w:val="both"/>
      </w:pPr>
      <w:bookmarkStart w:id="88" w:name="_Ref503962385"/>
      <w:bookmarkStart w:id="89" w:name="_Toc511225563"/>
      <w:bookmarkStart w:id="90" w:name="_Ref516493376"/>
      <w:bookmarkStart w:id="91" w:name="_Toc521311394"/>
      <w:r>
        <w:t xml:space="preserve">Abbildung </w:t>
      </w:r>
      <w:fldSimple w:instr=" SEQ Abbildung \* ARABIC ">
        <w:r w:rsidR="00693A00">
          <w:rPr>
            <w:noProof/>
          </w:rPr>
          <w:t>6</w:t>
        </w:r>
      </w:fldSimple>
      <w:bookmarkEnd w:id="88"/>
      <w:r>
        <w:t xml:space="preserve">: </w:t>
      </w:r>
      <w:r w:rsidRPr="00AD748C">
        <w:t>Baum-Topologie</w:t>
      </w:r>
      <w:bookmarkEnd w:id="89"/>
      <w:bookmarkEnd w:id="90"/>
      <w:bookmarkEnd w:id="91"/>
    </w:p>
    <w:p w14:paraId="354D1C23" w14:textId="77777777" w:rsidR="006A4B53" w:rsidRPr="00125F34" w:rsidRDefault="006A4B53" w:rsidP="006A4B53">
      <w:pPr>
        <w:pStyle w:val="TextkrperEinzug"/>
        <w:rPr>
          <w:lang w:val="de-DE"/>
        </w:rPr>
      </w:pPr>
      <w:r>
        <w:rPr>
          <w:lang w:val="de-DE"/>
        </w:rPr>
        <w:t xml:space="preserve"> </w:t>
      </w:r>
    </w:p>
    <w:p w14:paraId="6A3D33B1" w14:textId="77777777" w:rsidR="006A4B53" w:rsidRDefault="006A4B53" w:rsidP="006A4B53">
      <w:pPr>
        <w:pStyle w:val="berschrift3"/>
      </w:pPr>
      <w:bookmarkStart w:id="92" w:name="_Toc513120968"/>
      <w:bookmarkStart w:id="93" w:name="_Toc517096362"/>
      <w:bookmarkStart w:id="94" w:name="_Toc521311599"/>
      <w:r w:rsidRPr="00740839">
        <w:lastRenderedPageBreak/>
        <w:t>Vermaschtes Netz</w:t>
      </w:r>
      <w:bookmarkEnd w:id="92"/>
      <w:bookmarkEnd w:id="93"/>
      <w:bookmarkEnd w:id="94"/>
    </w:p>
    <w:p w14:paraId="48F50A5B" w14:textId="0BA6C137" w:rsidR="006A4B53" w:rsidRDefault="006A4B53" w:rsidP="006A4B53">
      <w:pPr>
        <w:pStyle w:val="Textkrper"/>
      </w:pPr>
      <w:r w:rsidRPr="00A12AAB">
        <w:t>Es gibt zwei Arten von vermaschten</w:t>
      </w:r>
      <w:r w:rsidR="0036526B">
        <w:t xml:space="preserve"> Netzen</w:t>
      </w:r>
      <w:r w:rsidR="00432A26">
        <w:t>: Die erste ist eine vollvermaschte</w:t>
      </w:r>
      <w:r w:rsidRPr="00446345">
        <w:t xml:space="preserve"> Topologie</w:t>
      </w:r>
      <w:r w:rsidR="006A6C0A">
        <w:fldChar w:fldCharType="begin"/>
      </w:r>
      <w:r w:rsidR="006A6C0A">
        <w:instrText xml:space="preserve"> XE "</w:instrText>
      </w:r>
      <w:r w:rsidR="006A6C0A" w:rsidRPr="006F146D">
        <w:instrText>vollvermaschte Topologie</w:instrText>
      </w:r>
      <w:r w:rsidR="006A6C0A">
        <w:instrText xml:space="preserve">" </w:instrText>
      </w:r>
      <w:r w:rsidR="006A6C0A">
        <w:fldChar w:fldCharType="end"/>
      </w:r>
      <w:r w:rsidRPr="00446345">
        <w:t xml:space="preserve">, </w:t>
      </w:r>
      <w:r w:rsidR="00432A26">
        <w:t xml:space="preserve">wo jede Station mindestens zwei Verbindungen </w:t>
      </w:r>
      <w:r w:rsidRPr="00446345">
        <w:t xml:space="preserve">zu einer </w:t>
      </w:r>
      <w:r w:rsidR="00432A26">
        <w:t>benachbarten Station hat und die andere ist eine teilvermaschte</w:t>
      </w:r>
      <w:r w:rsidRPr="00446345">
        <w:t xml:space="preserve"> Topologie</w:t>
      </w:r>
      <w:r w:rsidR="0036526B">
        <w:t>,</w:t>
      </w:r>
      <w:r w:rsidRPr="00446345">
        <w:t xml:space="preserve"> </w:t>
      </w:r>
      <w:r w:rsidR="00432A26">
        <w:t xml:space="preserve">wo lediglich einige Stationen über eine Verbindung angeschlossen </w:t>
      </w:r>
      <w:r w:rsidRPr="00446345">
        <w:t>sind</w:t>
      </w:r>
      <w:r w:rsidR="00432A26">
        <w:t xml:space="preserve">. </w:t>
      </w:r>
      <w:r w:rsidR="00CB5DEF">
        <w:fldChar w:fldCharType="begin"/>
      </w:r>
      <w:r w:rsidR="00CB5DEF">
        <w:instrText xml:space="preserve"> REF _Ref516493680 \h </w:instrText>
      </w:r>
      <w:r w:rsidR="00CB5DEF">
        <w:fldChar w:fldCharType="separate"/>
      </w:r>
      <w:r w:rsidR="00693A00">
        <w:t xml:space="preserve">Abbildung </w:t>
      </w:r>
      <w:r w:rsidR="00693A00">
        <w:rPr>
          <w:noProof/>
        </w:rPr>
        <w:t>7</w:t>
      </w:r>
      <w:r w:rsidR="00CB5DEF">
        <w:fldChar w:fldCharType="end"/>
      </w:r>
      <w:r w:rsidR="00432A26">
        <w:t xml:space="preserve"> stellet eine teilvermaschte Struktur</w:t>
      </w:r>
      <w:r w:rsidRPr="00446345">
        <w:t xml:space="preserve"> mit </w:t>
      </w:r>
      <w:r w:rsidR="00432A26">
        <w:t>sieben Geräten dar.</w:t>
      </w:r>
    </w:p>
    <w:p w14:paraId="7B9B24F7" w14:textId="77777777" w:rsidR="006A4B53" w:rsidRDefault="006A4B53" w:rsidP="006A4B53">
      <w:pPr>
        <w:pStyle w:val="TextkrperEinzug"/>
        <w:rPr>
          <w:lang w:val="de-DE"/>
        </w:rPr>
      </w:pPr>
    </w:p>
    <w:p w14:paraId="09E604C1" w14:textId="77777777" w:rsidR="006A4B53" w:rsidRDefault="006A4B53" w:rsidP="00CB5DEF">
      <w:pPr>
        <w:pStyle w:val="Textkrper"/>
      </w:pPr>
      <w:r>
        <w:rPr>
          <w:noProof/>
          <w:lang w:val="en-US" w:eastAsia="en-US"/>
        </w:rPr>
        <w:drawing>
          <wp:inline distT="0" distB="0" distL="0" distR="0" wp14:anchorId="4FCF18F3" wp14:editId="56FD09D4">
            <wp:extent cx="5410200" cy="19621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0200" cy="1962150"/>
                    </a:xfrm>
                    <a:prstGeom prst="rect">
                      <a:avLst/>
                    </a:prstGeom>
                  </pic:spPr>
                </pic:pic>
              </a:graphicData>
            </a:graphic>
          </wp:inline>
        </w:drawing>
      </w:r>
    </w:p>
    <w:p w14:paraId="58511EAD" w14:textId="2ACB23FD" w:rsidR="006A4B53" w:rsidRPr="0076530D" w:rsidRDefault="006A4B53" w:rsidP="006A4B53">
      <w:pPr>
        <w:pStyle w:val="Beschriftung"/>
        <w:jc w:val="both"/>
      </w:pPr>
      <w:bookmarkStart w:id="95" w:name="_Ref516493680"/>
      <w:bookmarkStart w:id="96" w:name="_Toc511225564"/>
      <w:bookmarkStart w:id="97" w:name="_Toc521311395"/>
      <w:r>
        <w:t xml:space="preserve">Abbildung </w:t>
      </w:r>
      <w:fldSimple w:instr=" SEQ Abbildung \* ARABIC ">
        <w:r w:rsidR="00693A00">
          <w:rPr>
            <w:noProof/>
          </w:rPr>
          <w:t>7</w:t>
        </w:r>
      </w:fldSimple>
      <w:bookmarkEnd w:id="95"/>
      <w:r>
        <w:t xml:space="preserve">: </w:t>
      </w:r>
      <w:bookmarkEnd w:id="96"/>
      <w:r>
        <w:t>V</w:t>
      </w:r>
      <w:r w:rsidRPr="00195BC6">
        <w:t>ermaschte</w:t>
      </w:r>
      <w:r>
        <w:t>s</w:t>
      </w:r>
      <w:r w:rsidRPr="00195BC6">
        <w:t xml:space="preserve"> Netz</w:t>
      </w:r>
      <w:r>
        <w:t>werk</w:t>
      </w:r>
      <w:bookmarkEnd w:id="97"/>
    </w:p>
    <w:p w14:paraId="3B12C663" w14:textId="6E74AA7D" w:rsidR="006A4B53" w:rsidRPr="00CB5DEF" w:rsidRDefault="00CB5DEF" w:rsidP="006A4B53">
      <w:pPr>
        <w:pStyle w:val="TextkrperEinzug"/>
        <w:ind w:firstLine="0"/>
        <w:rPr>
          <w:b/>
          <w:lang w:val="de-DE"/>
        </w:rPr>
      </w:pPr>
      <w:r w:rsidRPr="00CB5DEF">
        <w:rPr>
          <w:b/>
          <w:lang w:val="de-DE"/>
        </w:rPr>
        <w:t>Vorteile</w:t>
      </w:r>
    </w:p>
    <w:p w14:paraId="0CBD7AC5" w14:textId="07DBE95C" w:rsidR="00CB5DEF" w:rsidRDefault="00432A26" w:rsidP="008C7A6B">
      <w:pPr>
        <w:pStyle w:val="TextkrperEinzug"/>
        <w:numPr>
          <w:ilvl w:val="0"/>
          <w:numId w:val="32"/>
        </w:numPr>
        <w:rPr>
          <w:lang w:val="de-DE"/>
        </w:rPr>
      </w:pPr>
      <w:r>
        <w:rPr>
          <w:lang w:val="de-DE"/>
        </w:rPr>
        <w:t>Durch die Anordnung der gesamten Struktur ist das System die s</w:t>
      </w:r>
      <w:r w:rsidR="00CB5DEF" w:rsidRPr="00CB5DEF">
        <w:rPr>
          <w:lang w:val="de-DE"/>
        </w:rPr>
        <w:t>icherste Variante eines Netzwerkes</w:t>
      </w:r>
    </w:p>
    <w:p w14:paraId="1B23A2A7" w14:textId="723396DC" w:rsidR="00CB5DEF" w:rsidRDefault="00CB5DEF" w:rsidP="008C7A6B">
      <w:pPr>
        <w:pStyle w:val="TextkrperEinzug"/>
        <w:numPr>
          <w:ilvl w:val="0"/>
          <w:numId w:val="32"/>
        </w:numPr>
        <w:rPr>
          <w:lang w:val="de-DE"/>
        </w:rPr>
      </w:pPr>
      <w:r w:rsidRPr="00CB5DEF">
        <w:rPr>
          <w:lang w:val="de-DE"/>
        </w:rPr>
        <w:t>Bei Ausfall ein</w:t>
      </w:r>
      <w:r w:rsidR="0037657D">
        <w:rPr>
          <w:lang w:val="de-DE"/>
        </w:rPr>
        <w:t>er</w:t>
      </w:r>
      <w:r w:rsidRPr="00CB5DEF">
        <w:rPr>
          <w:lang w:val="de-DE"/>
        </w:rPr>
        <w:t xml:space="preserve"> </w:t>
      </w:r>
      <w:r w:rsidR="0037657D" w:rsidRPr="00CB5DEF">
        <w:rPr>
          <w:lang w:val="de-DE"/>
        </w:rPr>
        <w:t>End</w:t>
      </w:r>
      <w:r w:rsidR="0037657D">
        <w:rPr>
          <w:lang w:val="de-DE"/>
        </w:rPr>
        <w:t>station</w:t>
      </w:r>
      <w:r w:rsidRPr="00CB5DEF">
        <w:rPr>
          <w:lang w:val="de-DE"/>
        </w:rPr>
        <w:t xml:space="preserve"> ist durch Umleitung die Datenkommunikation weiterhin möglich</w:t>
      </w:r>
      <w:r w:rsidR="00305D7E">
        <w:rPr>
          <w:lang w:val="de-DE"/>
        </w:rPr>
        <w:t xml:space="preserve">, wenn die </w:t>
      </w:r>
      <w:r w:rsidR="00305D7E" w:rsidRPr="00305D7E">
        <w:rPr>
          <w:lang w:val="de-DE"/>
        </w:rPr>
        <w:t>vollvermaschte Topologie eingesetzt wird</w:t>
      </w:r>
    </w:p>
    <w:p w14:paraId="018E091B" w14:textId="7034AAD7" w:rsidR="00CB5DEF" w:rsidRDefault="0037657D" w:rsidP="008C7A6B">
      <w:pPr>
        <w:pStyle w:val="TextkrperEinzug"/>
        <w:numPr>
          <w:ilvl w:val="0"/>
          <w:numId w:val="32"/>
        </w:numPr>
        <w:rPr>
          <w:lang w:val="de-DE"/>
        </w:rPr>
      </w:pPr>
      <w:r>
        <w:rPr>
          <w:lang w:val="de-DE"/>
        </w:rPr>
        <w:t>Beide Topologie-Arte</w:t>
      </w:r>
      <w:r w:rsidR="008A0613">
        <w:rPr>
          <w:lang w:val="de-DE"/>
        </w:rPr>
        <w:t xml:space="preserve"> sind äußerst leistungsfähig und bieten zuverlässige Sicherheit bei gleichzeitigem Bedienkomfort für die Verwaltung eines Netzwerkes</w:t>
      </w:r>
    </w:p>
    <w:p w14:paraId="54F0B172" w14:textId="4093E171" w:rsidR="00CB5DEF" w:rsidRDefault="00CB5DEF" w:rsidP="00CB5DEF">
      <w:pPr>
        <w:pStyle w:val="TextkrperEinzug"/>
        <w:ind w:firstLine="0"/>
        <w:rPr>
          <w:lang w:val="de-DE"/>
        </w:rPr>
      </w:pPr>
    </w:p>
    <w:p w14:paraId="043C8871" w14:textId="1F9D1494" w:rsidR="00CB5DEF" w:rsidRDefault="00CB5DEF" w:rsidP="00CB5DEF">
      <w:pPr>
        <w:pStyle w:val="TextkrperEinzug"/>
        <w:ind w:firstLine="0"/>
        <w:rPr>
          <w:b/>
          <w:lang w:val="de-DE"/>
        </w:rPr>
      </w:pPr>
      <w:r w:rsidRPr="00CB5DEF">
        <w:rPr>
          <w:b/>
          <w:lang w:val="de-DE"/>
        </w:rPr>
        <w:t>Nachteile</w:t>
      </w:r>
    </w:p>
    <w:p w14:paraId="4100119F" w14:textId="77777777" w:rsidR="00CB5DEF" w:rsidRPr="00CB5DEF" w:rsidRDefault="00AB20C7" w:rsidP="008C7A6B">
      <w:pPr>
        <w:pStyle w:val="TextkrperEinzug"/>
        <w:numPr>
          <w:ilvl w:val="0"/>
          <w:numId w:val="35"/>
        </w:numPr>
        <w:rPr>
          <w:lang w:val="de-DE"/>
        </w:rPr>
      </w:pPr>
      <w:r>
        <w:rPr>
          <w:lang w:val="de-DE"/>
        </w:rPr>
        <w:t xml:space="preserve">Dadurch alle Stationen miteinander im Netz verbunden sind, ist der </w:t>
      </w:r>
      <w:r w:rsidRPr="00AB20C7">
        <w:rPr>
          <w:lang w:val="de-DE"/>
        </w:rPr>
        <w:t xml:space="preserve">Verdrahtungsaufwand </w:t>
      </w:r>
      <w:r>
        <w:rPr>
          <w:lang w:val="de-DE"/>
        </w:rPr>
        <w:t>sehr hoch</w:t>
      </w:r>
    </w:p>
    <w:p w14:paraId="33900963" w14:textId="744C031E" w:rsidR="00CB5DEF" w:rsidRPr="00CB5DEF" w:rsidRDefault="001E3666" w:rsidP="008C7A6B">
      <w:pPr>
        <w:pStyle w:val="TextkrperEinzug"/>
        <w:numPr>
          <w:ilvl w:val="0"/>
          <w:numId w:val="34"/>
        </w:numPr>
        <w:rPr>
          <w:lang w:val="de-DE"/>
        </w:rPr>
      </w:pPr>
      <w:r>
        <w:rPr>
          <w:lang w:val="de-DE"/>
        </w:rPr>
        <w:t>Das System erfordert einen sehr hohen</w:t>
      </w:r>
      <w:r w:rsidR="00CB5DEF" w:rsidRPr="00CB5DEF">
        <w:rPr>
          <w:lang w:val="de-DE"/>
        </w:rPr>
        <w:t xml:space="preserve"> Energieverbrauch</w:t>
      </w:r>
      <w:r>
        <w:rPr>
          <w:lang w:val="de-DE"/>
        </w:rPr>
        <w:t xml:space="preserve"> und </w:t>
      </w:r>
      <w:r w:rsidR="0036526B">
        <w:rPr>
          <w:lang w:val="de-DE"/>
        </w:rPr>
        <w:t xml:space="preserve">verursacht </w:t>
      </w:r>
      <w:r>
        <w:rPr>
          <w:lang w:val="de-DE"/>
        </w:rPr>
        <w:t>entsprechend steigende Energiekosten</w:t>
      </w:r>
    </w:p>
    <w:p w14:paraId="682B454F" w14:textId="30881559" w:rsidR="00CB5DEF" w:rsidRPr="00CB5DEF" w:rsidRDefault="0036526B" w:rsidP="008C7A6B">
      <w:pPr>
        <w:pStyle w:val="TextkrperEinzug"/>
        <w:numPr>
          <w:ilvl w:val="0"/>
          <w:numId w:val="33"/>
        </w:numPr>
        <w:rPr>
          <w:lang w:val="de-DE"/>
        </w:rPr>
      </w:pPr>
      <w:r>
        <w:rPr>
          <w:lang w:val="de-DE"/>
        </w:rPr>
        <w:t xml:space="preserve">Für einen </w:t>
      </w:r>
      <w:r w:rsidR="002D6582" w:rsidRPr="00402BE9">
        <w:rPr>
          <w:lang w:val="de-DE"/>
        </w:rPr>
        <w:t>zuv</w:t>
      </w:r>
      <w:r w:rsidRPr="00402BE9">
        <w:rPr>
          <w:lang w:val="de-DE"/>
        </w:rPr>
        <w:t>erlässigen</w:t>
      </w:r>
      <w:r>
        <w:rPr>
          <w:lang w:val="de-DE"/>
        </w:rPr>
        <w:t xml:space="preserve"> Aufbau</w:t>
      </w:r>
      <w:r w:rsidR="003B0240">
        <w:rPr>
          <w:lang w:val="de-DE"/>
        </w:rPr>
        <w:t xml:space="preserve"> benötigt er v</w:t>
      </w:r>
      <w:r w:rsidR="00CB5DEF" w:rsidRPr="00CB5DEF">
        <w:rPr>
          <w:lang w:val="de-DE"/>
        </w:rPr>
        <w:t xml:space="preserve">ergleichsweise komplexes Routing </w:t>
      </w:r>
    </w:p>
    <w:p w14:paraId="68A9691B" w14:textId="3776EE5C" w:rsidR="00CB5DEF" w:rsidRPr="00CB5DEF" w:rsidRDefault="00CB5DEF" w:rsidP="00CB5DEF">
      <w:pPr>
        <w:pStyle w:val="TextkrperEinzug"/>
        <w:ind w:firstLine="0"/>
        <w:rPr>
          <w:lang w:val="de-DE"/>
        </w:rPr>
      </w:pPr>
    </w:p>
    <w:p w14:paraId="47D6FD8D" w14:textId="77777777" w:rsidR="006A4B53" w:rsidRDefault="006A4B53" w:rsidP="006A4B53">
      <w:pPr>
        <w:pStyle w:val="berschrift2"/>
      </w:pPr>
      <w:bookmarkStart w:id="98" w:name="_Toc513120969"/>
      <w:bookmarkStart w:id="99" w:name="_Toc517096363"/>
      <w:bookmarkStart w:id="100" w:name="_Toc521311600"/>
      <w:r>
        <w:t>Netzwerke-Protokolle</w:t>
      </w:r>
      <w:bookmarkEnd w:id="98"/>
      <w:bookmarkEnd w:id="99"/>
      <w:bookmarkEnd w:id="100"/>
    </w:p>
    <w:p w14:paraId="1DC9DA06" w14:textId="5DC11488" w:rsidR="006A4B53" w:rsidRPr="00AE4F6E" w:rsidRDefault="006A4B53" w:rsidP="006A4B53">
      <w:pPr>
        <w:pStyle w:val="Textkrper"/>
      </w:pPr>
      <w:r w:rsidRPr="00AE4F6E">
        <w:t xml:space="preserve">In der industriellen Kommunikation gibt es viele verschiedene Netzwerkprotokolle, die zum Einsatz kommen, beispielsweise PROFIBUS, CANopen, DeviceNet, Sercos, </w:t>
      </w:r>
      <w:r w:rsidR="0036526B">
        <w:t>Ether</w:t>
      </w:r>
      <w:r w:rsidR="0001517C">
        <w:t xml:space="preserve">CAT, </w:t>
      </w:r>
      <w:r w:rsidRPr="00AE4F6E">
        <w:t>PROFINET. In diesem Abschnitt werden zwei der wichtigsten Netzwerkeprotokolle</w:t>
      </w:r>
      <w:r w:rsidR="0036526B">
        <w:t xml:space="preserve"> aus Hilscher Sicht</w:t>
      </w:r>
      <w:r w:rsidRPr="00AE4F6E">
        <w:t xml:space="preserve"> kurz betrachtet. </w:t>
      </w:r>
      <w:r w:rsidR="0036526B">
        <w:t>Diese sind</w:t>
      </w:r>
      <w:r w:rsidRPr="00AE4F6E">
        <w:t xml:space="preserve"> PROFIBUS und PROFINET</w:t>
      </w:r>
      <w:r w:rsidR="0036526B">
        <w:t xml:space="preserve"> IRT</w:t>
      </w:r>
      <w:r w:rsidRPr="00AE4F6E">
        <w:t>, da auch der Schwerpunkt dieser Arbeit auf diesen beiden Systemen beruht.</w:t>
      </w:r>
    </w:p>
    <w:p w14:paraId="05CD0017" w14:textId="03C3BD74" w:rsidR="006A4B53" w:rsidRPr="00AE4F6E" w:rsidRDefault="006A4B53" w:rsidP="006A4B53">
      <w:pPr>
        <w:pStyle w:val="berschrift3"/>
      </w:pPr>
      <w:bookmarkStart w:id="101" w:name="_Toc513120970"/>
      <w:bookmarkStart w:id="102" w:name="_Ref516493946"/>
      <w:bookmarkStart w:id="103" w:name="_Ref516493955"/>
      <w:bookmarkStart w:id="104" w:name="_Toc517096364"/>
      <w:bookmarkStart w:id="105" w:name="_Toc521311601"/>
      <w:r w:rsidRPr="00AE4F6E">
        <w:t>PROFIBUS</w:t>
      </w:r>
      <w:bookmarkEnd w:id="101"/>
      <w:bookmarkEnd w:id="102"/>
      <w:bookmarkEnd w:id="103"/>
      <w:bookmarkEnd w:id="104"/>
      <w:bookmarkEnd w:id="105"/>
    </w:p>
    <w:p w14:paraId="248934BE" w14:textId="7BD169C1" w:rsidR="006A4B53" w:rsidRPr="00AE4F6E" w:rsidRDefault="006A4B53" w:rsidP="006A4B53">
      <w:pPr>
        <w:pStyle w:val="Textkrper"/>
      </w:pPr>
      <w:r w:rsidRPr="00AE4F6E">
        <w:t xml:space="preserve">PROFIBUS war einst ein von SIEMENS </w:t>
      </w:r>
      <w:sdt>
        <w:sdtPr>
          <w:id w:val="-546065884"/>
          <w:citation/>
        </w:sdtPr>
        <w:sdtContent>
          <w:r w:rsidRPr="00AE4F6E">
            <w:fldChar w:fldCharType="begin"/>
          </w:r>
          <w:r w:rsidRPr="00AE4F6E">
            <w:instrText xml:space="preserve"> CITATION Sie18 \l 1031 </w:instrText>
          </w:r>
          <w:r w:rsidRPr="00AE4F6E">
            <w:fldChar w:fldCharType="separate"/>
          </w:r>
          <w:r w:rsidR="006A6C0A">
            <w:rPr>
              <w:noProof/>
            </w:rPr>
            <w:t>(AG, 2018)</w:t>
          </w:r>
          <w:r w:rsidRPr="00AE4F6E">
            <w:fldChar w:fldCharType="end"/>
          </w:r>
        </w:sdtContent>
      </w:sdt>
      <w:r w:rsidRPr="00AE4F6E">
        <w:t xml:space="preserve"> entwickelter Standard für die Feldbuskommunikation in der Automatisierungstechnik. Es ist heute der universelle Feldbus, der breite </w:t>
      </w:r>
      <w:r w:rsidRPr="00AE4F6E">
        <w:lastRenderedPageBreak/>
        <w:t>Anwendung in der industriellen Kommunikation</w:t>
      </w:r>
      <w:r w:rsidR="00357AF0">
        <w:t>, in der Prozessautomatisierung und in der Fabrikautomation,</w:t>
      </w:r>
      <w:r w:rsidRPr="00AE4F6E">
        <w:t xml:space="preserve"> findet. Er ermöglicht die Kopplung von Geräten verschiedenen Hersteller ohne besondere Schnittellenanpassung.</w:t>
      </w:r>
    </w:p>
    <w:p w14:paraId="3EB93451" w14:textId="58CDB552" w:rsidR="006A4B53" w:rsidRDefault="006A4B53" w:rsidP="006A4B53">
      <w:pPr>
        <w:pStyle w:val="TextkrperEinzug"/>
        <w:ind w:firstLine="0"/>
        <w:rPr>
          <w:lang w:val="de-DE"/>
        </w:rPr>
      </w:pPr>
    </w:p>
    <w:p w14:paraId="66B1E347" w14:textId="60E6F104" w:rsidR="008B2B11" w:rsidRDefault="008B2B11" w:rsidP="006A4B53">
      <w:pPr>
        <w:pStyle w:val="TextkrperEinzug"/>
        <w:ind w:firstLine="0"/>
        <w:rPr>
          <w:b/>
          <w:lang w:val="de-DE"/>
        </w:rPr>
      </w:pPr>
      <w:r w:rsidRPr="008B2B11">
        <w:rPr>
          <w:b/>
          <w:lang w:val="de-DE"/>
        </w:rPr>
        <w:t>PROFIBUS in das OSI-Modell</w:t>
      </w:r>
    </w:p>
    <w:p w14:paraId="16B9095C" w14:textId="5316DB6D" w:rsidR="008B2B11" w:rsidRPr="008B2B11" w:rsidRDefault="008B2B11" w:rsidP="006A4B53">
      <w:pPr>
        <w:pStyle w:val="TextkrperEinzug"/>
        <w:ind w:firstLine="0"/>
        <w:rPr>
          <w:lang w:val="de-DE"/>
        </w:rPr>
      </w:pPr>
      <w:r>
        <w:rPr>
          <w:lang w:val="de-DE"/>
        </w:rPr>
        <w:t xml:space="preserve">Die </w:t>
      </w:r>
      <w:r w:rsidRPr="008B2B11">
        <w:rPr>
          <w:lang w:val="de-DE"/>
        </w:rPr>
        <w:t>Protokollarchitektur</w:t>
      </w:r>
      <w:r>
        <w:rPr>
          <w:lang w:val="de-DE"/>
        </w:rPr>
        <w:t xml:space="preserve"> ist keine Architektur, welche für diese Arbeit die entscheidende Rolle spielt, doch verdeutlicht es Informationen, die in den folgenden Kapiteln verwendet werden. Die PROFIBUS-Architektur basiert auf das </w:t>
      </w:r>
      <w:r w:rsidRPr="008B2B11">
        <w:rPr>
          <w:lang w:val="de-DE"/>
        </w:rPr>
        <w:t>OSI-Referenzmodell</w:t>
      </w:r>
      <w:r w:rsidR="00612EFA">
        <w:rPr>
          <w:lang w:val="de-DE"/>
        </w:rPr>
        <w:t xml:space="preserve"> </w:t>
      </w:r>
      <w:r>
        <w:rPr>
          <w:lang w:val="de-DE"/>
        </w:rPr>
        <w:t xml:space="preserve">(siehe Abschnitt </w:t>
      </w:r>
      <w:r>
        <w:rPr>
          <w:lang w:val="de-DE"/>
        </w:rPr>
        <w:fldChar w:fldCharType="begin"/>
      </w:r>
      <w:r>
        <w:rPr>
          <w:lang w:val="de-DE"/>
        </w:rPr>
        <w:instrText xml:space="preserve"> REF _Ref517350367 \r \h </w:instrText>
      </w:r>
      <w:r>
        <w:rPr>
          <w:lang w:val="de-DE"/>
        </w:rPr>
      </w:r>
      <w:r>
        <w:rPr>
          <w:lang w:val="de-DE"/>
        </w:rPr>
        <w:fldChar w:fldCharType="separate"/>
      </w:r>
      <w:r w:rsidR="00693A00">
        <w:rPr>
          <w:lang w:val="de-DE"/>
        </w:rPr>
        <w:t>2.1</w:t>
      </w:r>
      <w:r>
        <w:rPr>
          <w:lang w:val="de-DE"/>
        </w:rPr>
        <w:fldChar w:fldCharType="end"/>
      </w:r>
      <w:r>
        <w:rPr>
          <w:lang w:val="de-DE"/>
        </w:rPr>
        <w:t>)</w:t>
      </w:r>
      <w:r w:rsidR="00247A79">
        <w:rPr>
          <w:lang w:val="de-DE"/>
        </w:rPr>
        <w:t xml:space="preserve"> und unterteilt den Ablauf einer Kommunikation in  drei Schichten, die im nachfolgenden Abbildung </w:t>
      </w:r>
      <w:r w:rsidR="00127438">
        <w:rPr>
          <w:lang w:val="de-DE"/>
        </w:rPr>
        <w:t xml:space="preserve">fett </w:t>
      </w:r>
      <w:r w:rsidR="00247A79">
        <w:rPr>
          <w:lang w:val="de-DE"/>
        </w:rPr>
        <w:t>dargestellt sind.</w:t>
      </w:r>
    </w:p>
    <w:p w14:paraId="71CAB954" w14:textId="53EAEBBC" w:rsidR="008B2B11" w:rsidRDefault="008B2B11" w:rsidP="006A4B53">
      <w:pPr>
        <w:pStyle w:val="TextkrperEinzug"/>
        <w:ind w:firstLine="0"/>
        <w:rPr>
          <w:lang w:val="de-DE"/>
        </w:rPr>
      </w:pPr>
    </w:p>
    <w:p w14:paraId="444F3B22" w14:textId="72E31F9F" w:rsidR="00127438" w:rsidRDefault="001C2726" w:rsidP="00127438">
      <w:pPr>
        <w:pStyle w:val="TextkrperEinzug"/>
        <w:keepNext/>
        <w:ind w:firstLine="0"/>
      </w:pPr>
      <w:r>
        <w:rPr>
          <w:noProof/>
          <w:lang w:val="en-US" w:eastAsia="en-US"/>
        </w:rPr>
        <w:drawing>
          <wp:inline distT="0" distB="0" distL="0" distR="0" wp14:anchorId="0E4101D6" wp14:editId="2C34817F">
            <wp:extent cx="5759450" cy="509524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5095240"/>
                    </a:xfrm>
                    <a:prstGeom prst="rect">
                      <a:avLst/>
                    </a:prstGeom>
                  </pic:spPr>
                </pic:pic>
              </a:graphicData>
            </a:graphic>
          </wp:inline>
        </w:drawing>
      </w:r>
    </w:p>
    <w:p w14:paraId="76627611" w14:textId="7045FB24" w:rsidR="00127438" w:rsidRDefault="00127438" w:rsidP="00127438">
      <w:pPr>
        <w:pStyle w:val="Beschriftung"/>
        <w:jc w:val="both"/>
      </w:pPr>
      <w:bookmarkStart w:id="106" w:name="_Toc521311396"/>
      <w:r>
        <w:t xml:space="preserve">Abbildung </w:t>
      </w:r>
      <w:fldSimple w:instr=" SEQ Abbildung \* ARABIC ">
        <w:r w:rsidR="00693A00">
          <w:rPr>
            <w:noProof/>
          </w:rPr>
          <w:t>8</w:t>
        </w:r>
      </w:fldSimple>
      <w:r>
        <w:t>: PROFIBUS basiert auf international etablierte Standard</w:t>
      </w:r>
      <w:bookmarkEnd w:id="106"/>
    </w:p>
    <w:p w14:paraId="395EF14D" w14:textId="0D3DE2E0" w:rsidR="00B62E74" w:rsidRDefault="00B62E74" w:rsidP="00B62E74">
      <w:pPr>
        <w:pStyle w:val="TextkrperEinzug"/>
        <w:ind w:firstLine="0"/>
        <w:rPr>
          <w:lang w:val="de-DE"/>
        </w:rPr>
      </w:pPr>
      <w:r>
        <w:rPr>
          <w:lang w:val="de-DE"/>
        </w:rPr>
        <w:t>Jede Schicht übernimmt genau festgelegte Aufgaben. Die Schichten 1 bis 6 bas</w:t>
      </w:r>
      <w:r w:rsidR="0022028D">
        <w:rPr>
          <w:lang w:val="de-DE"/>
        </w:rPr>
        <w:t>ieren ausschließlich auf das ISO/OSI-Modell und die Schicht 1 definiert die Funktionalität von PROFIBUS.</w:t>
      </w:r>
    </w:p>
    <w:p w14:paraId="49F77105" w14:textId="77777777" w:rsidR="00B62E74" w:rsidRPr="00B62E74" w:rsidRDefault="00B62E74" w:rsidP="00B62E74">
      <w:pPr>
        <w:pStyle w:val="TextkrperEinzug"/>
        <w:ind w:firstLine="0"/>
        <w:rPr>
          <w:lang w:val="de-DE"/>
        </w:rPr>
      </w:pPr>
    </w:p>
    <w:p w14:paraId="6218D25A" w14:textId="202BC63E" w:rsidR="006A4B53" w:rsidRPr="00AE4F6E" w:rsidRDefault="006A4B53" w:rsidP="006A4B53">
      <w:pPr>
        <w:pStyle w:val="TextkrperEinzug"/>
        <w:ind w:firstLine="0"/>
        <w:rPr>
          <w:lang w:val="de-DE"/>
        </w:rPr>
      </w:pPr>
      <w:r w:rsidRPr="00AE4F6E">
        <w:rPr>
          <w:lang w:val="de-DE"/>
        </w:rPr>
        <w:t>PROFIBUS Gerätetypen:</w:t>
      </w:r>
    </w:p>
    <w:p w14:paraId="6D4AB91C" w14:textId="4F44F607" w:rsidR="006A4B53" w:rsidRDefault="006A4B53" w:rsidP="006A4B53">
      <w:pPr>
        <w:pStyle w:val="TextkrperEinzug"/>
        <w:numPr>
          <w:ilvl w:val="0"/>
          <w:numId w:val="14"/>
        </w:numPr>
        <w:rPr>
          <w:lang w:val="de-DE"/>
        </w:rPr>
      </w:pPr>
      <w:r w:rsidRPr="00AE4F6E">
        <w:rPr>
          <w:b/>
          <w:lang w:val="de-DE"/>
        </w:rPr>
        <w:t>Master</w:t>
      </w:r>
      <w:r w:rsidR="0022028D">
        <w:rPr>
          <w:b/>
          <w:lang w:val="de-DE"/>
        </w:rPr>
        <w:t xml:space="preserve"> </w:t>
      </w:r>
      <w:r w:rsidR="0022028D">
        <w:rPr>
          <w:lang w:val="de-DE"/>
        </w:rPr>
        <w:t>– er ist typischerweise eine Steuerung, die den gesamten Datenverkehr initiiert. Er greift auf Resources zu und versendet Nachrichten ohne externe Aufforderungen</w:t>
      </w:r>
      <w:r w:rsidRPr="00472E8E">
        <w:rPr>
          <w:lang w:val="de-DE"/>
        </w:rPr>
        <w:t>.</w:t>
      </w:r>
    </w:p>
    <w:p w14:paraId="66AC4F05" w14:textId="17259348" w:rsidR="006A4B53" w:rsidRDefault="006A4B53" w:rsidP="006A4B53">
      <w:pPr>
        <w:pStyle w:val="TextkrperEinzug"/>
        <w:numPr>
          <w:ilvl w:val="0"/>
          <w:numId w:val="14"/>
        </w:numPr>
        <w:rPr>
          <w:lang w:val="de-DE"/>
        </w:rPr>
      </w:pPr>
      <w:r w:rsidRPr="00472E8E">
        <w:rPr>
          <w:b/>
          <w:lang w:val="de-DE"/>
        </w:rPr>
        <w:lastRenderedPageBreak/>
        <w:t>Slave</w:t>
      </w:r>
      <w:r w:rsidR="0022028D">
        <w:rPr>
          <w:b/>
          <w:lang w:val="de-DE"/>
        </w:rPr>
        <w:t xml:space="preserve"> </w:t>
      </w:r>
      <w:r w:rsidR="008D6D53">
        <w:rPr>
          <w:b/>
          <w:lang w:val="de-DE"/>
        </w:rPr>
        <w:t>–</w:t>
      </w:r>
      <w:r w:rsidR="0022028D">
        <w:rPr>
          <w:b/>
          <w:lang w:val="de-DE"/>
        </w:rPr>
        <w:t xml:space="preserve"> </w:t>
      </w:r>
      <w:r w:rsidR="0022028D">
        <w:rPr>
          <w:lang w:val="de-DE"/>
        </w:rPr>
        <w:t>er</w:t>
      </w:r>
      <w:r w:rsidR="008D6D53">
        <w:rPr>
          <w:lang w:val="de-DE"/>
        </w:rPr>
        <w:t xml:space="preserve"> ist</w:t>
      </w:r>
      <w:r w:rsidR="008D56D8">
        <w:rPr>
          <w:lang w:val="de-DE"/>
        </w:rPr>
        <w:t xml:space="preserve"> in einem Feldbussystem</w:t>
      </w:r>
      <w:r w:rsidR="008D6D53">
        <w:rPr>
          <w:lang w:val="de-DE"/>
        </w:rPr>
        <w:t xml:space="preserve"> ein </w:t>
      </w:r>
      <w:r w:rsidRPr="00472E8E">
        <w:rPr>
          <w:lang w:val="de-DE"/>
        </w:rPr>
        <w:t>passive</w:t>
      </w:r>
      <w:r w:rsidR="008D6D53">
        <w:rPr>
          <w:lang w:val="de-DE"/>
        </w:rPr>
        <w:t>r</w:t>
      </w:r>
      <w:r w:rsidRPr="00472E8E">
        <w:rPr>
          <w:lang w:val="de-DE"/>
        </w:rPr>
        <w:t xml:space="preserve"> </w:t>
      </w:r>
      <w:r w:rsidR="008D56D8">
        <w:rPr>
          <w:lang w:val="de-DE"/>
        </w:rPr>
        <w:t>Kommunikationst</w:t>
      </w:r>
      <w:r w:rsidR="008D56D8" w:rsidRPr="00472E8E">
        <w:rPr>
          <w:lang w:val="de-DE"/>
        </w:rPr>
        <w:t>eilnehmer</w:t>
      </w:r>
      <w:r w:rsidR="008D56D8">
        <w:rPr>
          <w:lang w:val="de-DE"/>
        </w:rPr>
        <w:t>,</w:t>
      </w:r>
      <w:r w:rsidRPr="00472E8E">
        <w:rPr>
          <w:lang w:val="de-DE"/>
        </w:rPr>
        <w:t xml:space="preserve"> </w:t>
      </w:r>
      <w:r w:rsidR="008D56D8">
        <w:rPr>
          <w:lang w:val="de-DE"/>
        </w:rPr>
        <w:t>der</w:t>
      </w:r>
      <w:r w:rsidRPr="00472E8E">
        <w:rPr>
          <w:lang w:val="de-DE"/>
        </w:rPr>
        <w:t xml:space="preserve"> </w:t>
      </w:r>
      <w:r w:rsidR="008D56D8">
        <w:rPr>
          <w:lang w:val="de-DE"/>
        </w:rPr>
        <w:t>von dem Master gesteuert wird</w:t>
      </w:r>
      <w:r w:rsidRPr="00472E8E">
        <w:rPr>
          <w:lang w:val="de-DE"/>
        </w:rPr>
        <w:t>. Er muss für einen Buszugriff direkt von dem Master aufgefordert werden.</w:t>
      </w:r>
    </w:p>
    <w:p w14:paraId="7B6069B9" w14:textId="77777777" w:rsidR="006A4B53" w:rsidRDefault="006A4B53" w:rsidP="006A4B53">
      <w:pPr>
        <w:pStyle w:val="TextkrperEinzug"/>
        <w:rPr>
          <w:lang w:val="de-DE"/>
        </w:rPr>
      </w:pPr>
    </w:p>
    <w:p w14:paraId="3CC4E886" w14:textId="63B49A65" w:rsidR="006A4B53" w:rsidRDefault="006A4B53" w:rsidP="006A4B53">
      <w:pPr>
        <w:pStyle w:val="TextkrperEinzug"/>
        <w:ind w:firstLine="0"/>
        <w:rPr>
          <w:lang w:val="de-DE"/>
        </w:rPr>
      </w:pPr>
      <w:r>
        <w:rPr>
          <w:lang w:val="de-DE"/>
        </w:rPr>
        <w:t>PROFIBUS Varianten:</w:t>
      </w:r>
    </w:p>
    <w:p w14:paraId="69194281" w14:textId="4F2020A5" w:rsidR="006A4B53" w:rsidRDefault="006A2DCA" w:rsidP="006A4B53">
      <w:pPr>
        <w:pStyle w:val="TextkrperEinzug"/>
        <w:numPr>
          <w:ilvl w:val="0"/>
          <w:numId w:val="15"/>
        </w:numPr>
        <w:rPr>
          <w:lang w:val="de-DE"/>
        </w:rPr>
      </w:pPr>
      <w:r>
        <w:rPr>
          <w:b/>
          <w:lang w:val="de-DE"/>
        </w:rPr>
        <w:t>PROFIBUS-</w:t>
      </w:r>
      <w:r w:rsidR="006A4B53" w:rsidRPr="00137E18">
        <w:rPr>
          <w:b/>
          <w:lang w:val="de-DE"/>
        </w:rPr>
        <w:t>DP</w:t>
      </w:r>
      <w:r w:rsidR="006A4B53">
        <w:rPr>
          <w:lang w:val="de-DE"/>
        </w:rPr>
        <w:t xml:space="preserve"> (Dezentrale Peripherie): dient z</w:t>
      </w:r>
      <w:r w:rsidR="006A4B53" w:rsidRPr="00137E18">
        <w:rPr>
          <w:lang w:val="de-DE"/>
        </w:rPr>
        <w:t>ur Kommunikation zwischen zentralen Automatisierungsgeräten und dezentralen Feldgeräten, durch eine serielle Verbindung. Technische Weiterentwicklungen sind der PROFIBUS-DP/V1 und der PROFIBUS-DP/V2.</w:t>
      </w:r>
    </w:p>
    <w:p w14:paraId="0919494D" w14:textId="0DCE76A5" w:rsidR="006A4B53" w:rsidRDefault="006A2DCA" w:rsidP="006A4B53">
      <w:pPr>
        <w:pStyle w:val="TextkrperEinzug"/>
        <w:numPr>
          <w:ilvl w:val="0"/>
          <w:numId w:val="15"/>
        </w:numPr>
        <w:rPr>
          <w:lang w:val="de-DE"/>
        </w:rPr>
      </w:pPr>
      <w:r>
        <w:rPr>
          <w:b/>
          <w:lang w:val="de-DE"/>
        </w:rPr>
        <w:t>PROFIBUS-</w:t>
      </w:r>
      <w:r w:rsidR="006A4B53" w:rsidRPr="00137E18">
        <w:rPr>
          <w:b/>
          <w:lang w:val="de-DE"/>
        </w:rPr>
        <w:t>PA</w:t>
      </w:r>
      <w:r w:rsidR="006A4B53" w:rsidRPr="00137E18">
        <w:rPr>
          <w:lang w:val="de-DE"/>
        </w:rPr>
        <w:t xml:space="preserve"> (Prozess-Automation)</w:t>
      </w:r>
      <w:r w:rsidR="006A4B53">
        <w:rPr>
          <w:lang w:val="de-DE"/>
        </w:rPr>
        <w:t>:</w:t>
      </w:r>
      <w:r w:rsidR="006A4B53" w:rsidRPr="00137E18">
        <w:rPr>
          <w:lang w:val="de-DE"/>
        </w:rPr>
        <w:t xml:space="preserve"> </w:t>
      </w:r>
      <w:r w:rsidR="00612EFA">
        <w:rPr>
          <w:lang w:val="de-DE"/>
        </w:rPr>
        <w:t>wird</w:t>
      </w:r>
      <w:r w:rsidR="00612EFA" w:rsidRPr="00137E18">
        <w:rPr>
          <w:lang w:val="de-DE"/>
        </w:rPr>
        <w:t xml:space="preserve"> </w:t>
      </w:r>
      <w:r w:rsidR="006A4B53" w:rsidRPr="00137E18">
        <w:rPr>
          <w:lang w:val="de-DE"/>
        </w:rPr>
        <w:t>vorrangig im Gebiet der Verfahrenstechnik eingesetzt, ist für die Kommunikation zwischen Mess- und Prozessgeräten oder zwischen Aktoren und Prozessleitsystemen zuständig.</w:t>
      </w:r>
    </w:p>
    <w:p w14:paraId="2A1DBACF" w14:textId="16BBB8D4" w:rsidR="006A4B53" w:rsidRPr="00137E18" w:rsidRDefault="006A2DCA" w:rsidP="006A4B53">
      <w:pPr>
        <w:pStyle w:val="TextkrperEinzug"/>
        <w:numPr>
          <w:ilvl w:val="0"/>
          <w:numId w:val="15"/>
        </w:numPr>
        <w:rPr>
          <w:lang w:val="de-DE"/>
        </w:rPr>
      </w:pPr>
      <w:r>
        <w:rPr>
          <w:b/>
          <w:lang w:val="de-DE"/>
        </w:rPr>
        <w:t>PROFIBUS-</w:t>
      </w:r>
      <w:r w:rsidR="006A4B53" w:rsidRPr="00137E18">
        <w:rPr>
          <w:b/>
          <w:lang w:val="de-DE"/>
        </w:rPr>
        <w:t>FMS</w:t>
      </w:r>
      <w:r w:rsidR="009D360D" w:rsidRPr="00212703">
        <w:rPr>
          <w:b/>
          <w:lang w:val="de-DE"/>
        </w:rPr>
        <w:fldChar w:fldCharType="begin"/>
      </w:r>
      <w:r w:rsidR="009D360D" w:rsidRPr="00F33F88">
        <w:rPr>
          <w:lang w:val="de-DE"/>
        </w:rPr>
        <w:instrText xml:space="preserve"> XE "</w:instrText>
      </w:r>
      <w:r>
        <w:rPr>
          <w:b/>
          <w:lang w:val="de-DE"/>
        </w:rPr>
        <w:instrText>PROFIBUS-</w:instrText>
      </w:r>
      <w:r w:rsidR="009D360D" w:rsidRPr="00212703">
        <w:rPr>
          <w:b/>
          <w:lang w:val="de-DE"/>
        </w:rPr>
        <w:instrText>FMS</w:instrText>
      </w:r>
      <w:r w:rsidR="009D360D" w:rsidRPr="00F33F88">
        <w:rPr>
          <w:lang w:val="de-DE"/>
        </w:rPr>
        <w:instrText xml:space="preserve">" </w:instrText>
      </w:r>
      <w:r w:rsidR="009D360D" w:rsidRPr="00212703">
        <w:rPr>
          <w:b/>
          <w:lang w:val="de-DE"/>
        </w:rPr>
        <w:fldChar w:fldCharType="end"/>
      </w:r>
      <w:r w:rsidR="006A4B53" w:rsidRPr="00137E18">
        <w:rPr>
          <w:lang w:val="de-DE"/>
        </w:rPr>
        <w:t xml:space="preserve"> (Fieldbus Message Specification)</w:t>
      </w:r>
      <w:r w:rsidR="006A4B53">
        <w:rPr>
          <w:lang w:val="de-DE"/>
        </w:rPr>
        <w:t>:</w:t>
      </w:r>
      <w:r w:rsidR="00612EFA">
        <w:rPr>
          <w:lang w:val="de-DE"/>
        </w:rPr>
        <w:t xml:space="preserve"> diese Variante </w:t>
      </w:r>
      <w:r w:rsidR="00612EFA" w:rsidRPr="00137E18">
        <w:rPr>
          <w:lang w:val="de-DE"/>
        </w:rPr>
        <w:t xml:space="preserve">war in der Automatisierungstechnik für komplexe </w:t>
      </w:r>
      <w:r w:rsidR="00612EFA">
        <w:rPr>
          <w:lang w:val="de-DE"/>
        </w:rPr>
        <w:t>Maschinen und Anlagen im Einsatz.</w:t>
      </w:r>
      <w:r w:rsidR="006A4B53">
        <w:rPr>
          <w:lang w:val="de-DE"/>
        </w:rPr>
        <w:t xml:space="preserve"> </w:t>
      </w:r>
      <w:r w:rsidR="00612EFA">
        <w:rPr>
          <w:lang w:val="de-DE"/>
        </w:rPr>
        <w:t xml:space="preserve">Heute wird ihre Funktion </w:t>
      </w:r>
      <w:r w:rsidR="006A4B53" w:rsidRPr="00137E18">
        <w:rPr>
          <w:lang w:val="de-DE"/>
        </w:rPr>
        <w:t xml:space="preserve">nach und </w:t>
      </w:r>
      <w:r w:rsidR="006A4B53">
        <w:rPr>
          <w:lang w:val="de-DE"/>
        </w:rPr>
        <w:t>nach von PROFIBUS DP übernommen</w:t>
      </w:r>
      <w:r w:rsidR="00612EFA">
        <w:rPr>
          <w:lang w:val="de-DE"/>
        </w:rPr>
        <w:t>.</w:t>
      </w:r>
      <w:r w:rsidR="006A4B53">
        <w:rPr>
          <w:lang w:val="de-DE"/>
        </w:rPr>
        <w:t xml:space="preserve"> </w:t>
      </w:r>
    </w:p>
    <w:p w14:paraId="519454A4" w14:textId="77777777" w:rsidR="006A4B53" w:rsidRDefault="006A4B53" w:rsidP="006A4B53">
      <w:pPr>
        <w:pStyle w:val="TextkrperEinzug"/>
        <w:ind w:firstLine="0"/>
        <w:rPr>
          <w:lang w:val="de-DE"/>
        </w:rPr>
      </w:pPr>
    </w:p>
    <w:p w14:paraId="410CEB2A" w14:textId="0FC60645" w:rsidR="006A4B53" w:rsidRDefault="006A4B53" w:rsidP="001C2726">
      <w:pPr>
        <w:pStyle w:val="TextkrperEinzug"/>
        <w:ind w:firstLine="360"/>
        <w:rPr>
          <w:lang w:val="de-DE"/>
        </w:rPr>
      </w:pPr>
      <w:r>
        <w:rPr>
          <w:lang w:val="de-DE"/>
        </w:rPr>
        <w:t>Die charakteristischen Merkmale eines PROFIBUS-Gerätes werden in Form eines elektronischen Gerätedatenblattes</w:t>
      </w:r>
      <w:r w:rsidR="00F33F88">
        <w:rPr>
          <w:lang w:val="de-DE"/>
        </w:rPr>
        <w:t xml:space="preserve"> oder Gerätebeschreibungsdatei,</w:t>
      </w:r>
      <w:r>
        <w:rPr>
          <w:lang w:val="de-DE"/>
        </w:rPr>
        <w:t xml:space="preserve"> der sogenannten GSD, beschrieben und festgelegt. Die Integration eines Gerätes findet anhand einer solchen Gerätebeschreibungsdatei statt.</w:t>
      </w:r>
    </w:p>
    <w:p w14:paraId="27A683F3" w14:textId="04F7F02C" w:rsidR="006A4B53" w:rsidRDefault="006A4B53" w:rsidP="00046611">
      <w:pPr>
        <w:pStyle w:val="TextkrperEinzug"/>
        <w:ind w:firstLine="360"/>
        <w:rPr>
          <w:lang w:val="de-DE"/>
        </w:rPr>
      </w:pPr>
      <w:r>
        <w:rPr>
          <w:lang w:val="de-DE"/>
        </w:rPr>
        <w:t>Mit dem PROFIBUS können folgende Systeme realisiert werden:</w:t>
      </w:r>
    </w:p>
    <w:p w14:paraId="3A20C503" w14:textId="79B59DF6" w:rsidR="006A4B53" w:rsidRDefault="006A4B53" w:rsidP="006A4B53">
      <w:pPr>
        <w:pStyle w:val="TextkrperEinzug"/>
        <w:numPr>
          <w:ilvl w:val="0"/>
          <w:numId w:val="16"/>
        </w:numPr>
        <w:rPr>
          <w:lang w:val="de-DE"/>
        </w:rPr>
      </w:pPr>
      <w:r>
        <w:rPr>
          <w:lang w:val="de-DE"/>
        </w:rPr>
        <w:t>Master-Slave-System</w:t>
      </w:r>
    </w:p>
    <w:p w14:paraId="1632E5B9" w14:textId="1635B208" w:rsidR="006A4B53" w:rsidRDefault="006A4B53" w:rsidP="006A4B53">
      <w:pPr>
        <w:pStyle w:val="TextkrperEinzug"/>
        <w:numPr>
          <w:ilvl w:val="0"/>
          <w:numId w:val="16"/>
        </w:numPr>
        <w:rPr>
          <w:lang w:val="de-DE"/>
        </w:rPr>
      </w:pPr>
      <w:r>
        <w:rPr>
          <w:lang w:val="de-DE"/>
        </w:rPr>
        <w:t>Master-Master</w:t>
      </w:r>
      <w:r w:rsidR="00081F68">
        <w:rPr>
          <w:lang w:val="de-DE"/>
        </w:rPr>
        <w:t>-</w:t>
      </w:r>
      <w:r>
        <w:rPr>
          <w:lang w:val="de-DE"/>
        </w:rPr>
        <w:t>System</w:t>
      </w:r>
    </w:p>
    <w:p w14:paraId="39A3B7AF" w14:textId="0824BCDA" w:rsidR="006A4B53" w:rsidRPr="00FF7A97" w:rsidRDefault="006A4B53" w:rsidP="006A4B53">
      <w:pPr>
        <w:pStyle w:val="TextkrperEinzug"/>
        <w:numPr>
          <w:ilvl w:val="0"/>
          <w:numId w:val="16"/>
        </w:numPr>
        <w:rPr>
          <w:lang w:val="en-US"/>
        </w:rPr>
      </w:pPr>
      <w:r w:rsidRPr="00FF7A97">
        <w:rPr>
          <w:lang w:val="en-US"/>
        </w:rPr>
        <w:t>Master/Slave–Master/Slave</w:t>
      </w:r>
      <w:r w:rsidR="00081F68">
        <w:rPr>
          <w:lang w:val="en-US"/>
        </w:rPr>
        <w:t>-</w:t>
      </w:r>
      <w:r>
        <w:rPr>
          <w:lang w:val="en-US"/>
        </w:rPr>
        <w:t>Mischs</w:t>
      </w:r>
      <w:r w:rsidRPr="00FF7A97">
        <w:rPr>
          <w:lang w:val="en-US"/>
        </w:rPr>
        <w:t>ystem</w:t>
      </w:r>
    </w:p>
    <w:p w14:paraId="58CA875E" w14:textId="77777777" w:rsidR="006A4B53" w:rsidRPr="001F0FEA" w:rsidRDefault="006A4B53" w:rsidP="006A4B53">
      <w:pPr>
        <w:pStyle w:val="TextkrperEinzug"/>
        <w:rPr>
          <w:lang w:val="en-US"/>
        </w:rPr>
      </w:pPr>
    </w:p>
    <w:p w14:paraId="6CB81655" w14:textId="77777777" w:rsidR="006A4B53" w:rsidRPr="001F0FEA" w:rsidRDefault="006A4B53" w:rsidP="006A4B53">
      <w:pPr>
        <w:pStyle w:val="TextkrperEinzug"/>
        <w:rPr>
          <w:lang w:val="en-US"/>
        </w:rPr>
      </w:pPr>
    </w:p>
    <w:p w14:paraId="6D3DBE60" w14:textId="77777777" w:rsidR="006A4B53" w:rsidRPr="001F0FEA" w:rsidRDefault="006A4B53" w:rsidP="006A4B53">
      <w:pPr>
        <w:pStyle w:val="TextkrperEinzug"/>
        <w:rPr>
          <w:lang w:val="en-US"/>
        </w:rPr>
      </w:pPr>
    </w:p>
    <w:p w14:paraId="74BD60AF" w14:textId="77777777" w:rsidR="006A4B53" w:rsidRDefault="006A4B53" w:rsidP="006A4B53">
      <w:pPr>
        <w:pStyle w:val="TextkrperEinzug"/>
        <w:keepNext/>
      </w:pPr>
      <w:r>
        <w:rPr>
          <w:noProof/>
          <w:lang w:val="en-US" w:eastAsia="en-US"/>
        </w:rPr>
        <w:drawing>
          <wp:inline distT="0" distB="0" distL="0" distR="0" wp14:anchorId="446EE4E7" wp14:editId="6D50586B">
            <wp:extent cx="5140325" cy="2619375"/>
            <wp:effectExtent l="0" t="0" r="317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20330480" w14:textId="583A6952" w:rsidR="006A4B53" w:rsidRPr="00AE4F6E" w:rsidRDefault="006A4B53" w:rsidP="006A4B53">
      <w:pPr>
        <w:pStyle w:val="Beschriftung"/>
        <w:jc w:val="both"/>
      </w:pPr>
      <w:bookmarkStart w:id="107" w:name="_Ref513805458"/>
      <w:bookmarkStart w:id="108" w:name="_Toc511225565"/>
      <w:bookmarkStart w:id="109" w:name="_Ref513805340"/>
      <w:bookmarkStart w:id="110" w:name="_Ref513805389"/>
      <w:bookmarkStart w:id="111" w:name="_Toc521311397"/>
      <w:r>
        <w:t xml:space="preserve">Abbildung </w:t>
      </w:r>
      <w:fldSimple w:instr=" SEQ Abbildung \* ARABIC ">
        <w:r w:rsidR="00693A00">
          <w:rPr>
            <w:noProof/>
          </w:rPr>
          <w:t>9</w:t>
        </w:r>
      </w:fldSimple>
      <w:bookmarkEnd w:id="107"/>
      <w:r>
        <w:t xml:space="preserve">: </w:t>
      </w:r>
      <w:r w:rsidRPr="0048378F">
        <w:t xml:space="preserve">Beispielhafte </w:t>
      </w:r>
      <w:r>
        <w:t>PROFIBUS-</w:t>
      </w:r>
      <w:r w:rsidRPr="0048378F">
        <w:t xml:space="preserve">Topologie </w:t>
      </w:r>
      <w:r w:rsidRPr="00AE4F6E">
        <w:t>an einem Master-Slave-</w:t>
      </w:r>
      <w:bookmarkEnd w:id="108"/>
      <w:r w:rsidRPr="00AE4F6E">
        <w:t>System</w:t>
      </w:r>
      <w:bookmarkEnd w:id="109"/>
      <w:bookmarkEnd w:id="110"/>
      <w:bookmarkEnd w:id="111"/>
    </w:p>
    <w:p w14:paraId="60405DC4" w14:textId="6DD5E780" w:rsidR="006A4B53" w:rsidRPr="00DE1342" w:rsidRDefault="006A4B53" w:rsidP="00046611">
      <w:pPr>
        <w:pStyle w:val="TextkrperEinzug"/>
        <w:rPr>
          <w:lang w:val="de-DE"/>
        </w:rPr>
      </w:pPr>
      <w:r w:rsidRPr="00AE4F6E">
        <w:rPr>
          <w:lang w:val="de-DE"/>
        </w:rPr>
        <w:fldChar w:fldCharType="begin"/>
      </w:r>
      <w:r w:rsidRPr="00AE4F6E">
        <w:rPr>
          <w:lang w:val="de-DE"/>
        </w:rPr>
        <w:instrText xml:space="preserve"> REF _Ref513805458 </w:instrText>
      </w:r>
      <w:r>
        <w:rPr>
          <w:lang w:val="de-DE"/>
        </w:rPr>
        <w:instrText xml:space="preserve"> \* MERGEFORMAT </w:instrText>
      </w:r>
      <w:r w:rsidRPr="00AE4F6E">
        <w:rPr>
          <w:lang w:val="de-DE"/>
        </w:rPr>
        <w:fldChar w:fldCharType="separate"/>
      </w:r>
      <w:r w:rsidR="00693A00" w:rsidRPr="00693A00">
        <w:rPr>
          <w:lang w:val="de-DE"/>
        </w:rPr>
        <w:t xml:space="preserve">Abbildung </w:t>
      </w:r>
      <w:r w:rsidR="00693A00" w:rsidRPr="00693A00">
        <w:rPr>
          <w:noProof/>
          <w:lang w:val="de-DE"/>
        </w:rPr>
        <w:t>9</w:t>
      </w:r>
      <w:r w:rsidRPr="00AE4F6E">
        <w:rPr>
          <w:lang w:val="de-DE"/>
        </w:rPr>
        <w:fldChar w:fldCharType="end"/>
      </w:r>
      <w:r w:rsidRPr="00AE4F6E">
        <w:rPr>
          <w:lang w:val="de-DE"/>
        </w:rPr>
        <w:t xml:space="preserve"> zeigt ein PROBUS PA-Topologie auf Basis eines Master-Slave-Systems. Das System besteht aus einer Master-Station (SPS/PLC) </w:t>
      </w:r>
      <w:r w:rsidR="00081F68">
        <w:rPr>
          <w:lang w:val="de-DE"/>
        </w:rPr>
        <w:t xml:space="preserve">und </w:t>
      </w:r>
      <w:r w:rsidRPr="00AE4F6E">
        <w:rPr>
          <w:lang w:val="de-DE"/>
        </w:rPr>
        <w:t>den angeschlossenen Slave-Stationen. In diesem System können zyklischen als auch</w:t>
      </w:r>
      <w:r>
        <w:rPr>
          <w:lang w:val="de-DE"/>
        </w:rPr>
        <w:t xml:space="preserve"> azyklische Daten zwischen dem Master und den Slaves ausgetauscht werden. Die SPS </w:t>
      </w:r>
      <w:r w:rsidR="00081F68">
        <w:rPr>
          <w:lang w:val="de-DE"/>
        </w:rPr>
        <w:t xml:space="preserve">wird </w:t>
      </w:r>
      <w:r>
        <w:rPr>
          <w:lang w:val="de-DE"/>
        </w:rPr>
        <w:t>zur Steuerung des gesamten Systems und der PC zur Konfiguration des Systems und zur Programmierung der SPS</w:t>
      </w:r>
      <w:r w:rsidR="00081F68">
        <w:rPr>
          <w:lang w:val="de-DE"/>
        </w:rPr>
        <w:t xml:space="preserve"> verwendet</w:t>
      </w:r>
      <w:r>
        <w:rPr>
          <w:lang w:val="de-DE"/>
        </w:rPr>
        <w:t xml:space="preserve">. </w:t>
      </w:r>
    </w:p>
    <w:p w14:paraId="205A1C0B" w14:textId="77777777" w:rsidR="006A4B53" w:rsidRPr="00472E8E" w:rsidRDefault="006A4B53" w:rsidP="006A4B53">
      <w:pPr>
        <w:pStyle w:val="TextkrperEinzug"/>
        <w:rPr>
          <w:lang w:val="de-DE"/>
        </w:rPr>
      </w:pPr>
    </w:p>
    <w:p w14:paraId="3BF2A4CB" w14:textId="77777777" w:rsidR="006A4B53" w:rsidRDefault="006A4B53" w:rsidP="006A4B53">
      <w:pPr>
        <w:pStyle w:val="berschrift3"/>
      </w:pPr>
      <w:bookmarkStart w:id="112" w:name="_Toc513120971"/>
      <w:bookmarkStart w:id="113" w:name="_Ref516493979"/>
      <w:bookmarkStart w:id="114" w:name="_Toc517096365"/>
      <w:bookmarkStart w:id="115" w:name="_Toc521311602"/>
      <w:r>
        <w:t>PROFINET</w:t>
      </w:r>
      <w:bookmarkEnd w:id="112"/>
      <w:bookmarkEnd w:id="113"/>
      <w:bookmarkEnd w:id="114"/>
      <w:bookmarkEnd w:id="115"/>
    </w:p>
    <w:p w14:paraId="66A8CE92" w14:textId="7AA59CC6" w:rsidR="006A4B53" w:rsidRDefault="006A4B53" w:rsidP="006A4B53">
      <w:pPr>
        <w:pStyle w:val="Textkrper"/>
      </w:pPr>
      <w:r w:rsidRPr="00F26976">
        <w:t xml:space="preserve">PROFINET wurde </w:t>
      </w:r>
      <w:r w:rsidR="00357AF0" w:rsidRPr="00F26976">
        <w:t>in Z</w:t>
      </w:r>
      <w:r w:rsidRPr="00F26976">
        <w:t>usammen</w:t>
      </w:r>
      <w:r w:rsidR="00357AF0" w:rsidRPr="00F26976">
        <w:t>arbeit</w:t>
      </w:r>
      <w:r w:rsidRPr="00F26976">
        <w:t xml:space="preserve"> von Siemens und den Mitgliedsfirmen der Profibus-Nutzerorganisation </w:t>
      </w:r>
      <w:r w:rsidR="00357AF0" w:rsidRPr="00F26976">
        <w:t xml:space="preserve">(PNO) </w:t>
      </w:r>
      <w:r w:rsidRPr="00F26976">
        <w:t>entwickelt</w:t>
      </w:r>
      <w:r w:rsidR="00357AF0">
        <w:t xml:space="preserve"> und wird von PROFIBUS </w:t>
      </w:r>
      <w:r w:rsidR="00890787">
        <w:t>und</w:t>
      </w:r>
      <w:r w:rsidR="00357AF0">
        <w:t xml:space="preserve"> PROFINET International (PI) gewartet und weiterentwickelt</w:t>
      </w:r>
      <w:r>
        <w:t xml:space="preserve">. Basierend auf Ethernet ist PROFINET die Ergänzung zur PROFIBUS. Durch das Ethernet-TCP/IP besitzen Anwendungen nun die Möglichkeit, neben der schnellen Datenkommunikation IT-Funktionalitäten durchzuführen. Das PROFINET-Netzwerk wird wie auch PROFIBUS in der Prozessautomatisierung und </w:t>
      </w:r>
      <w:r w:rsidR="00357AF0">
        <w:t xml:space="preserve">Fabrikautomation </w:t>
      </w:r>
      <w:r>
        <w:t>eingesetzt.</w:t>
      </w:r>
    </w:p>
    <w:p w14:paraId="7509942C" w14:textId="77777777" w:rsidR="006A4B53" w:rsidRPr="00FC3A01" w:rsidRDefault="006A4B53" w:rsidP="00F33F88">
      <w:pPr>
        <w:pStyle w:val="TextkrperEinzug"/>
        <w:rPr>
          <w:lang w:val="de-DE"/>
        </w:rPr>
      </w:pPr>
    </w:p>
    <w:p w14:paraId="0B8653B9" w14:textId="7EE48947" w:rsidR="006A4B53" w:rsidRDefault="006A4B53" w:rsidP="006A4B53">
      <w:pPr>
        <w:pStyle w:val="Textkrper"/>
      </w:pPr>
      <w:r w:rsidRPr="00075C8B">
        <w:t xml:space="preserve">PROFINET </w:t>
      </w:r>
      <w:r>
        <w:t>Gerätetypen:</w:t>
      </w:r>
    </w:p>
    <w:p w14:paraId="3B469DE0" w14:textId="77777777" w:rsidR="006A4B53" w:rsidRPr="00075C8B" w:rsidRDefault="006A4B53" w:rsidP="008C7A6B">
      <w:pPr>
        <w:pStyle w:val="TextkrperEinzug"/>
        <w:numPr>
          <w:ilvl w:val="0"/>
          <w:numId w:val="31"/>
        </w:numPr>
        <w:ind w:left="1068"/>
        <w:rPr>
          <w:lang w:val="de-DE"/>
        </w:rPr>
      </w:pPr>
      <w:r w:rsidRPr="00075C8B">
        <w:rPr>
          <w:b/>
          <w:lang w:val="de-DE"/>
        </w:rPr>
        <w:t xml:space="preserve">Controller: </w:t>
      </w:r>
      <w:r w:rsidRPr="00075C8B">
        <w:rPr>
          <w:lang w:val="de-DE"/>
        </w:rPr>
        <w:t xml:space="preserve">ist eine Steuerung, die das </w:t>
      </w:r>
      <w:r>
        <w:rPr>
          <w:lang w:val="de-DE"/>
        </w:rPr>
        <w:t>System</w:t>
      </w:r>
      <w:r w:rsidRPr="00075C8B">
        <w:rPr>
          <w:lang w:val="de-DE"/>
        </w:rPr>
        <w:t xml:space="preserve"> </w:t>
      </w:r>
      <w:r>
        <w:rPr>
          <w:lang w:val="de-DE"/>
        </w:rPr>
        <w:t>steuert</w:t>
      </w:r>
      <w:r w:rsidRPr="00075C8B">
        <w:rPr>
          <w:lang w:val="de-DE"/>
        </w:rPr>
        <w:t>.</w:t>
      </w:r>
    </w:p>
    <w:p w14:paraId="1F2360A9" w14:textId="77777777" w:rsidR="006A4B53" w:rsidRDefault="006A4B53" w:rsidP="008C7A6B">
      <w:pPr>
        <w:pStyle w:val="TextkrperEinzug"/>
        <w:numPr>
          <w:ilvl w:val="0"/>
          <w:numId w:val="30"/>
        </w:numPr>
        <w:rPr>
          <w:lang w:val="de-DE"/>
        </w:rPr>
      </w:pPr>
      <w:r w:rsidRPr="00075C8B">
        <w:rPr>
          <w:b/>
          <w:lang w:val="de-DE"/>
        </w:rPr>
        <w:t>Device:</w:t>
      </w:r>
      <w:r w:rsidRPr="00075C8B">
        <w:rPr>
          <w:lang w:val="de-DE"/>
        </w:rPr>
        <w:t xml:space="preserve"> ist ein Gerät, </w:t>
      </w:r>
      <w:r>
        <w:rPr>
          <w:lang w:val="de-DE"/>
        </w:rPr>
        <w:t>welches</w:t>
      </w:r>
      <w:r w:rsidRPr="00075C8B">
        <w:rPr>
          <w:lang w:val="de-DE"/>
        </w:rPr>
        <w:t xml:space="preserve"> von einem Controller gesteuert wird. Ein Device besteht aus Modulen und Submodulen. </w:t>
      </w:r>
    </w:p>
    <w:p w14:paraId="2B3FF568" w14:textId="77777777" w:rsidR="006A4B53" w:rsidRDefault="006A4B53" w:rsidP="006A4B53">
      <w:pPr>
        <w:pStyle w:val="TextkrperEinzug"/>
        <w:rPr>
          <w:lang w:val="de-DE"/>
        </w:rPr>
      </w:pPr>
    </w:p>
    <w:p w14:paraId="4FB67198" w14:textId="77777777" w:rsidR="006A4B53" w:rsidRDefault="006A4B53" w:rsidP="006A4B53">
      <w:pPr>
        <w:pStyle w:val="Textkrper"/>
      </w:pPr>
      <w:r>
        <w:t>PROFINET Varianten:</w:t>
      </w:r>
    </w:p>
    <w:p w14:paraId="23A4273B" w14:textId="77777777" w:rsidR="00DC4751" w:rsidRPr="00AE4F6E" w:rsidRDefault="00DC4751" w:rsidP="008C7A6B">
      <w:pPr>
        <w:pStyle w:val="TextkrperEinzug"/>
        <w:numPr>
          <w:ilvl w:val="0"/>
          <w:numId w:val="30"/>
        </w:numPr>
        <w:rPr>
          <w:b/>
          <w:lang w:val="de-DE"/>
        </w:rPr>
      </w:pPr>
      <w:r w:rsidRPr="00AE4F6E">
        <w:rPr>
          <w:b/>
          <w:lang w:val="de-DE"/>
        </w:rPr>
        <w:t>PROFINET CBA</w:t>
      </w:r>
      <w:r w:rsidRPr="00AE4F6E">
        <w:rPr>
          <w:lang w:val="de-DE"/>
        </w:rPr>
        <w:t xml:space="preserve"> (Component Based Automation): ist eine komponentenbasierte Kommunikation im modularen Anlagenbau gedacht.</w:t>
      </w:r>
    </w:p>
    <w:p w14:paraId="2530B3C1" w14:textId="33495BEF" w:rsidR="006A4B53" w:rsidRPr="00AE4F6E" w:rsidRDefault="006A4B53" w:rsidP="008C7A6B">
      <w:pPr>
        <w:pStyle w:val="TextkrperEinzug"/>
        <w:numPr>
          <w:ilvl w:val="0"/>
          <w:numId w:val="30"/>
        </w:numPr>
        <w:rPr>
          <w:b/>
          <w:lang w:val="de-DE"/>
        </w:rPr>
      </w:pPr>
      <w:r w:rsidRPr="005D7084">
        <w:rPr>
          <w:b/>
          <w:lang w:val="de-DE"/>
        </w:rPr>
        <w:t xml:space="preserve">PROFINET </w:t>
      </w:r>
      <w:r w:rsidR="00DC4751">
        <w:rPr>
          <w:b/>
          <w:lang w:val="de-DE"/>
        </w:rPr>
        <w:t>RT</w:t>
      </w:r>
      <w:r w:rsidRPr="005D7084">
        <w:rPr>
          <w:lang w:val="de-DE"/>
        </w:rPr>
        <w:t xml:space="preserve"> (Inpu</w:t>
      </w:r>
      <w:r w:rsidRPr="00AE4F6E">
        <w:rPr>
          <w:lang w:val="de-DE"/>
        </w:rPr>
        <w:t>t/Output): ist für die Anbindung an eine Steuerung gedacht und kann als direkter Nachfolger für PROFIBUS-DP gesehen werden</w:t>
      </w:r>
    </w:p>
    <w:p w14:paraId="5EA6B957" w14:textId="15F2C379" w:rsidR="006A4B53" w:rsidRPr="00AE4F6E" w:rsidRDefault="006A4B53" w:rsidP="008C7A6B">
      <w:pPr>
        <w:pStyle w:val="TextkrperEinzug"/>
        <w:numPr>
          <w:ilvl w:val="0"/>
          <w:numId w:val="30"/>
        </w:numPr>
        <w:rPr>
          <w:b/>
          <w:lang w:val="de-DE"/>
        </w:rPr>
      </w:pPr>
      <w:r w:rsidRPr="00AE4F6E">
        <w:rPr>
          <w:b/>
          <w:lang w:val="de-DE"/>
        </w:rPr>
        <w:t>PROFINET IRT</w:t>
      </w:r>
      <w:r w:rsidRPr="00AE4F6E">
        <w:rPr>
          <w:lang w:val="de-DE"/>
        </w:rPr>
        <w:t xml:space="preserve"> (</w:t>
      </w:r>
      <w:r w:rsidRPr="001F0FEA">
        <w:rPr>
          <w:lang w:val="de-DE"/>
        </w:rPr>
        <w:t>Isochronous-Real-Time</w:t>
      </w:r>
      <w:r w:rsidRPr="00AE4F6E">
        <w:rPr>
          <w:lang w:val="de-DE"/>
        </w:rPr>
        <w:t>):</w:t>
      </w:r>
      <w:r w:rsidRPr="001F0FEA">
        <w:rPr>
          <w:lang w:val="de-DE"/>
        </w:rPr>
        <w:t xml:space="preserve"> </w:t>
      </w:r>
      <w:r w:rsidR="00F72CFC">
        <w:rPr>
          <w:lang w:val="de-DE"/>
        </w:rPr>
        <w:t xml:space="preserve">ermöglicht </w:t>
      </w:r>
      <w:r w:rsidR="00F72CFC" w:rsidRPr="001F0FEA">
        <w:rPr>
          <w:lang w:val="de-DE"/>
        </w:rPr>
        <w:t>taktsynchronen</w:t>
      </w:r>
      <w:r w:rsidRPr="001F0FEA">
        <w:rPr>
          <w:lang w:val="de-DE"/>
        </w:rPr>
        <w:t xml:space="preserve"> Datenaustausch </w:t>
      </w:r>
      <w:r w:rsidRPr="00AE4F6E">
        <w:rPr>
          <w:lang w:val="de-DE"/>
        </w:rPr>
        <w:t>i</w:t>
      </w:r>
      <w:r w:rsidR="00DC4751">
        <w:rPr>
          <w:lang w:val="de-DE"/>
        </w:rPr>
        <w:t>n einem</w:t>
      </w:r>
      <w:r w:rsidRPr="001F0FEA">
        <w:rPr>
          <w:lang w:val="de-DE"/>
        </w:rPr>
        <w:t xml:space="preserve"> PROFINET</w:t>
      </w:r>
      <w:r w:rsidR="00DC4751">
        <w:rPr>
          <w:lang w:val="de-DE"/>
        </w:rPr>
        <w:t>-Netzwerk</w:t>
      </w:r>
      <w:r w:rsidRPr="001F0FEA">
        <w:rPr>
          <w:lang w:val="de-DE"/>
        </w:rPr>
        <w:t xml:space="preserve">. Die Datenaustausch-Zyklen liegen normalerweise im Bereich von wenigen hundert Mikrosekunden bis zu einer Millisekunde. Der Unterschied zur </w:t>
      </w:r>
      <w:r w:rsidR="00DC4751">
        <w:rPr>
          <w:lang w:val="de-DE"/>
        </w:rPr>
        <w:t>PROFINET RT</w:t>
      </w:r>
      <w:r w:rsidRPr="001F0FEA">
        <w:rPr>
          <w:lang w:val="de-DE"/>
        </w:rPr>
        <w:t xml:space="preserve"> liegt im Wesentlichen </w:t>
      </w:r>
      <w:r w:rsidRPr="00AE4F6E">
        <w:rPr>
          <w:lang w:val="de-DE"/>
        </w:rPr>
        <w:t>im Determinismus.</w:t>
      </w:r>
    </w:p>
    <w:p w14:paraId="3D21294E" w14:textId="77777777" w:rsidR="006A4B53" w:rsidRPr="00AE4F6E" w:rsidRDefault="006A4B53" w:rsidP="006A4B53">
      <w:pPr>
        <w:pStyle w:val="TextkrperEinzug"/>
        <w:rPr>
          <w:lang w:val="de-DE"/>
        </w:rPr>
      </w:pPr>
    </w:p>
    <w:p w14:paraId="3C3A61FD" w14:textId="77777777" w:rsidR="006A4B53" w:rsidRPr="00AE4F6E" w:rsidRDefault="006A4B53" w:rsidP="006A4B53">
      <w:pPr>
        <w:pStyle w:val="TextkrperEinzug"/>
        <w:rPr>
          <w:lang w:val="de-DE"/>
        </w:rPr>
      </w:pPr>
    </w:p>
    <w:p w14:paraId="26CDF9C8" w14:textId="3E625EEF" w:rsidR="006A4B53" w:rsidRDefault="006A4B53" w:rsidP="00F26976">
      <w:pPr>
        <w:pStyle w:val="Textkrper"/>
        <w:ind w:firstLine="432"/>
      </w:pPr>
      <w:r w:rsidRPr="00AE4F6E">
        <w:t xml:space="preserve">Auch beim PROFINET </w:t>
      </w:r>
      <w:r w:rsidR="00DC4751">
        <w:t>werden</w:t>
      </w:r>
      <w:r w:rsidR="00DC4751" w:rsidRPr="00AE4F6E">
        <w:t xml:space="preserve"> </w:t>
      </w:r>
      <w:r w:rsidRPr="00AE4F6E">
        <w:t xml:space="preserve">die Funktionalitäten und Eigenschaften </w:t>
      </w:r>
      <w:r w:rsidR="00DC4751">
        <w:t xml:space="preserve">eines PROFINET Device </w:t>
      </w:r>
      <w:r w:rsidRPr="00AE4F6E">
        <w:t>in einer Gerätebeschreibungsdatei beschrieben. Diese Datei enthält neben den relevanten Daten für das</w:t>
      </w:r>
      <w:r w:rsidR="00CF39B7">
        <w:t xml:space="preserve"> </w:t>
      </w:r>
      <w:r w:rsidRPr="00AE4F6E">
        <w:t>Engineering</w:t>
      </w:r>
      <w:r w:rsidR="00FA6824">
        <w:rPr>
          <w:rStyle w:val="Funotenzeichen"/>
        </w:rPr>
        <w:footnoteReference w:id="18"/>
      </w:r>
      <w:r w:rsidRPr="00AE4F6E">
        <w:t xml:space="preserve"> auch Daten, die für den Datenaustausch mit dem Device von Bedeutung sind. Die Nutzerorganisation schreibt zwingend die Lieferung einer GSD</w:t>
      </w:r>
      <w:r w:rsidR="0001517C">
        <w:t>ML</w:t>
      </w:r>
      <w:r w:rsidRPr="00AE4F6E">
        <w:t>-Datei vor. Diese ist Bestandteil</w:t>
      </w:r>
      <w:r>
        <w:t xml:space="preserve"> des Zertifizierungstests.</w:t>
      </w:r>
    </w:p>
    <w:p w14:paraId="19B586A3" w14:textId="31904850" w:rsidR="00D165D6" w:rsidRPr="001F0FEA" w:rsidRDefault="00D165D6" w:rsidP="0032133C"/>
    <w:p w14:paraId="3BF28F68" w14:textId="0F6FFB3A" w:rsidR="009439BF" w:rsidRPr="00212703" w:rsidRDefault="009439BF" w:rsidP="00D165D6">
      <w:pPr>
        <w:pStyle w:val="TextkrperEinzug"/>
        <w:ind w:firstLine="0"/>
        <w:rPr>
          <w:i/>
          <w:lang w:val="de-DE"/>
        </w:rPr>
      </w:pPr>
    </w:p>
    <w:p w14:paraId="6305120D" w14:textId="77777777" w:rsidR="00D165D6" w:rsidRPr="00212703" w:rsidRDefault="00D165D6" w:rsidP="00D165D6">
      <w:pPr>
        <w:pStyle w:val="TextkrperEinzug"/>
        <w:ind w:firstLine="0"/>
        <w:rPr>
          <w:lang w:val="de-DE"/>
        </w:rPr>
        <w:sectPr w:rsidR="00D165D6" w:rsidRPr="00212703" w:rsidSect="00997612">
          <w:headerReference w:type="default" r:id="rId32"/>
          <w:pgSz w:w="11906" w:h="16838" w:code="9"/>
          <w:pgMar w:top="1701" w:right="1418" w:bottom="1134" w:left="1418" w:header="709" w:footer="709" w:gutter="0"/>
          <w:cols w:space="708"/>
          <w:docGrid w:linePitch="360"/>
        </w:sectPr>
      </w:pPr>
    </w:p>
    <w:p w14:paraId="56059E2F" w14:textId="1511B2CD" w:rsidR="00D165D6" w:rsidRPr="00212703" w:rsidRDefault="00D165D6" w:rsidP="00D165D6">
      <w:pPr>
        <w:pStyle w:val="TextkrperEinzug"/>
        <w:ind w:firstLine="0"/>
        <w:rPr>
          <w:lang w:val="de-DE"/>
        </w:rPr>
      </w:pPr>
    </w:p>
    <w:p w14:paraId="2F1CB4DA" w14:textId="2A166A05" w:rsidR="006C2EC2" w:rsidRPr="00212703" w:rsidRDefault="00C62BFE" w:rsidP="009E75E2">
      <w:pPr>
        <w:pStyle w:val="berschrift1"/>
      </w:pPr>
      <w:bookmarkStart w:id="116" w:name="_Toc517096366"/>
      <w:bookmarkStart w:id="117" w:name="_Ref517867359"/>
      <w:bookmarkStart w:id="118" w:name="_Toc521311603"/>
      <w:r w:rsidRPr="00212703">
        <w:t>Ausgangssituation</w:t>
      </w:r>
      <w:bookmarkEnd w:id="116"/>
      <w:bookmarkEnd w:id="117"/>
      <w:bookmarkEnd w:id="118"/>
    </w:p>
    <w:p w14:paraId="220BAC2C" w14:textId="60BFE922" w:rsidR="00ED749C" w:rsidRDefault="009F6D64" w:rsidP="00ED749C">
      <w:pPr>
        <w:pStyle w:val="TextkrperEinzug"/>
        <w:ind w:firstLine="0"/>
        <w:rPr>
          <w:lang w:val="de-DE"/>
        </w:rPr>
      </w:pPr>
      <w:r w:rsidRPr="00212703">
        <w:rPr>
          <w:lang w:val="de-DE"/>
        </w:rPr>
        <w:t>Die</w:t>
      </w:r>
      <w:r w:rsidR="00FA6824">
        <w:rPr>
          <w:lang w:val="de-DE"/>
        </w:rPr>
        <w:t xml:space="preserve"> Firma </w:t>
      </w:r>
      <w:r w:rsidR="000561FE">
        <w:rPr>
          <w:lang w:val="de-DE"/>
        </w:rPr>
        <w:t xml:space="preserve">Hilscher </w:t>
      </w:r>
      <w:r w:rsidR="00ED749C">
        <w:rPr>
          <w:lang w:val="de-DE"/>
        </w:rPr>
        <w:t xml:space="preserve">hat </w:t>
      </w:r>
      <w:r w:rsidR="00ED749C" w:rsidRPr="00212703">
        <w:rPr>
          <w:lang w:val="de-DE"/>
        </w:rPr>
        <w:t>die</w:t>
      </w:r>
      <w:r w:rsidRPr="00212703">
        <w:rPr>
          <w:lang w:val="de-DE"/>
        </w:rPr>
        <w:t xml:space="preserve"> Fachkompetenz für die Entwicklung und Produktion industrieller Kommunikationslösungen für die moderne Fabrikautomation. </w:t>
      </w:r>
      <w:r w:rsidR="00F838CF">
        <w:rPr>
          <w:lang w:val="de-DE"/>
        </w:rPr>
        <w:t>Die Produkte aus dem Hilscher-Portfolio unterstü</w:t>
      </w:r>
      <w:r w:rsidR="00FC7E81">
        <w:rPr>
          <w:lang w:val="de-DE"/>
        </w:rPr>
        <w:t>t</w:t>
      </w:r>
      <w:r w:rsidR="00F838CF">
        <w:rPr>
          <w:lang w:val="de-DE"/>
        </w:rPr>
        <w:t xml:space="preserve">zen alle in diesem Umfeld etablierten Netzwerkprotokolle. Als </w:t>
      </w:r>
      <w:r w:rsidR="00056933">
        <w:rPr>
          <w:lang w:val="de-DE"/>
        </w:rPr>
        <w:t xml:space="preserve">ein </w:t>
      </w:r>
      <w:r w:rsidR="00F838CF">
        <w:rPr>
          <w:lang w:val="de-DE"/>
        </w:rPr>
        <w:t xml:space="preserve">Systemanbieter hat die Firma Hilscher für die Konfiguration und Inbetriebnahme der </w:t>
      </w:r>
      <w:r w:rsidR="00DB0A0D">
        <w:rPr>
          <w:lang w:val="de-DE"/>
        </w:rPr>
        <w:t xml:space="preserve">Netzwerke und Gerätegruppen entsprechende Softwarelösungen mit im Angebot. Diese werden aktuell auf eine neue technologische Basis gestellt. Die neuentwickelte Software heißt </w:t>
      </w:r>
      <w:r w:rsidR="001731F3">
        <w:rPr>
          <w:lang w:val="de-DE"/>
        </w:rPr>
        <w:t>Communication Studio</w:t>
      </w:r>
      <w:r w:rsidR="00DB0A0D">
        <w:rPr>
          <w:lang w:val="de-DE"/>
        </w:rPr>
        <w:t xml:space="preserve">, </w:t>
      </w:r>
      <w:r w:rsidR="006A6C0A">
        <w:rPr>
          <w:lang w:val="de-DE"/>
        </w:rPr>
        <w:t xml:space="preserve">die </w:t>
      </w:r>
      <w:r w:rsidR="006A6C0A" w:rsidRPr="00212703">
        <w:rPr>
          <w:lang w:val="de-DE"/>
        </w:rPr>
        <w:t>in</w:t>
      </w:r>
      <w:r w:rsidRPr="00212703">
        <w:rPr>
          <w:lang w:val="de-DE"/>
        </w:rPr>
        <w:t xml:space="preserve"> Zukunft</w:t>
      </w:r>
      <w:r w:rsidR="00DB0A0D">
        <w:rPr>
          <w:lang w:val="de-DE"/>
        </w:rPr>
        <w:t xml:space="preserve"> unter anderem</w:t>
      </w:r>
      <w:r w:rsidRPr="00212703">
        <w:rPr>
          <w:lang w:val="de-DE"/>
        </w:rPr>
        <w:t xml:space="preserve"> auch eine web-basierte Konfiguration </w:t>
      </w:r>
      <w:r w:rsidR="00DB0A0D">
        <w:rPr>
          <w:lang w:val="de-DE"/>
        </w:rPr>
        <w:t>er</w:t>
      </w:r>
      <w:r w:rsidRPr="00212703">
        <w:rPr>
          <w:lang w:val="de-DE"/>
        </w:rPr>
        <w:t>möglich</w:t>
      </w:r>
      <w:r w:rsidR="00DB0A0D">
        <w:rPr>
          <w:lang w:val="de-DE"/>
        </w:rPr>
        <w:t>en</w:t>
      </w:r>
      <w:r w:rsidRPr="00212703">
        <w:rPr>
          <w:lang w:val="de-DE"/>
        </w:rPr>
        <w:t xml:space="preserve"> s</w:t>
      </w:r>
      <w:r w:rsidR="00DB0A0D">
        <w:rPr>
          <w:lang w:val="de-DE"/>
        </w:rPr>
        <w:t>oll</w:t>
      </w:r>
      <w:r w:rsidRPr="00212703">
        <w:rPr>
          <w:lang w:val="de-DE"/>
        </w:rPr>
        <w:t xml:space="preserve">. Durch den modularen Aufbau der Software ist es möglich, den </w:t>
      </w:r>
      <w:r w:rsidR="001731F3">
        <w:rPr>
          <w:lang w:val="de-DE"/>
        </w:rPr>
        <w:t>Topology-Editor</w:t>
      </w:r>
      <w:r w:rsidRPr="00212703">
        <w:rPr>
          <w:lang w:val="de-DE"/>
        </w:rPr>
        <w:t xml:space="preserve"> als </w:t>
      </w:r>
      <w:r w:rsidR="004E0062" w:rsidRPr="00212703">
        <w:rPr>
          <w:lang w:val="de-DE"/>
        </w:rPr>
        <w:t>Web</w:t>
      </w:r>
      <w:r w:rsidRPr="00212703">
        <w:rPr>
          <w:lang w:val="de-DE"/>
        </w:rPr>
        <w:t>-</w:t>
      </w:r>
      <w:r w:rsidR="00ED749C">
        <w:rPr>
          <w:lang w:val="de-DE"/>
        </w:rPr>
        <w:t>Topology-Editor zu konzipieren.</w:t>
      </w:r>
    </w:p>
    <w:p w14:paraId="71FB5841" w14:textId="0644D025" w:rsidR="009F6D64" w:rsidRPr="00212703" w:rsidRDefault="00ED749C" w:rsidP="00ED749C">
      <w:pPr>
        <w:pStyle w:val="TextkrperEinzug"/>
        <w:ind w:firstLine="0"/>
        <w:rPr>
          <w:lang w:val="de-DE"/>
        </w:rPr>
      </w:pPr>
      <w:r>
        <w:rPr>
          <w:lang w:val="de-DE"/>
        </w:rPr>
        <w:tab/>
        <w:t>D</w:t>
      </w:r>
      <w:r w:rsidR="00120200">
        <w:rPr>
          <w:lang w:val="de-DE"/>
        </w:rPr>
        <w:t xml:space="preserve">ie Ist-Aufnahme von </w:t>
      </w:r>
      <w:r w:rsidR="009F6D64" w:rsidRPr="00120200">
        <w:rPr>
          <w:lang w:val="de-DE"/>
        </w:rPr>
        <w:t>Communication</w:t>
      </w:r>
      <w:r w:rsidR="009F6D64" w:rsidRPr="00212703">
        <w:rPr>
          <w:i/>
          <w:lang w:val="de-DE"/>
        </w:rPr>
        <w:t xml:space="preserve"> </w:t>
      </w:r>
      <w:r w:rsidR="009F6D64" w:rsidRPr="00120200">
        <w:rPr>
          <w:lang w:val="de-DE"/>
        </w:rPr>
        <w:t>Studio</w:t>
      </w:r>
      <w:r w:rsidR="004E0062" w:rsidRPr="00212703">
        <w:rPr>
          <w:lang w:val="de-DE"/>
        </w:rPr>
        <w:fldChar w:fldCharType="begin"/>
      </w:r>
      <w:r w:rsidR="004E0062" w:rsidRPr="00974411">
        <w:rPr>
          <w:lang w:val="de-DE"/>
        </w:rPr>
        <w:instrText xml:space="preserve"> XE </w:instrText>
      </w:r>
      <w:r w:rsidR="001731F3" w:rsidRPr="00974411">
        <w:rPr>
          <w:lang w:val="de-DE"/>
        </w:rPr>
        <w:instrText>Communication Studio</w:instrText>
      </w:r>
      <w:r w:rsidR="004E0062" w:rsidRPr="00974411">
        <w:rPr>
          <w:lang w:val="de-DE"/>
        </w:rPr>
        <w:instrText xml:space="preserve"> </w:instrText>
      </w:r>
      <w:r w:rsidR="004E0062" w:rsidRPr="00212703">
        <w:rPr>
          <w:lang w:val="de-DE"/>
        </w:rPr>
        <w:fldChar w:fldCharType="end"/>
      </w:r>
      <w:r w:rsidR="009F6D64" w:rsidRPr="00212703">
        <w:rPr>
          <w:lang w:val="de-DE"/>
        </w:rPr>
        <w:t xml:space="preserve"> wurde nach den im Grundlagenkapitel vorgestellten </w:t>
      </w:r>
      <w:r w:rsidR="00B95F56">
        <w:rPr>
          <w:lang w:val="de-DE"/>
        </w:rPr>
        <w:t>Anforderungen</w:t>
      </w:r>
      <w:r w:rsidR="009F6D64" w:rsidRPr="00212703">
        <w:rPr>
          <w:lang w:val="de-DE"/>
        </w:rPr>
        <w:t xml:space="preserve"> erarbeitet. Für die Erfassung der Topologie-Informationen hat sich eine Vielzahl von Methoden herausgebildet. Hierbei werden zunächst die verwendeten Befragungsmethoden für die Ist-Zustand-Analyse kurz vorgestellt.</w:t>
      </w:r>
    </w:p>
    <w:p w14:paraId="0F138698" w14:textId="77777777" w:rsidR="00E73724" w:rsidRPr="00212703" w:rsidRDefault="00E73724" w:rsidP="00E73724">
      <w:pPr>
        <w:pStyle w:val="berschrift2"/>
      </w:pPr>
      <w:bookmarkStart w:id="119" w:name="_Toc521311604"/>
      <w:bookmarkStart w:id="120" w:name="_Toc517096367"/>
      <w:r w:rsidRPr="00212703">
        <w:t>FDT</w:t>
      </w:r>
      <w:bookmarkEnd w:id="119"/>
    </w:p>
    <w:p w14:paraId="2A831960" w14:textId="523F02A9" w:rsidR="00F26976" w:rsidRPr="00F838CF" w:rsidRDefault="00E73724" w:rsidP="00F26976">
      <w:pPr>
        <w:pStyle w:val="TextkrperEinzug"/>
        <w:ind w:firstLine="0"/>
        <w:rPr>
          <w:lang w:val="de-DE"/>
        </w:rPr>
      </w:pPr>
      <w:r w:rsidRPr="00577189">
        <w:rPr>
          <w:rStyle w:val="TextkrperZchn1"/>
          <w:lang w:val="de-DE"/>
        </w:rPr>
        <w:t>FDT</w:t>
      </w:r>
      <w:r w:rsidR="009D360D" w:rsidRPr="00577189">
        <w:rPr>
          <w:rStyle w:val="TextkrperZchn1"/>
          <w:lang w:val="de-DE"/>
        </w:rPr>
        <w:fldChar w:fldCharType="begin"/>
      </w:r>
      <w:r w:rsidR="009D360D" w:rsidRPr="00577189">
        <w:rPr>
          <w:rStyle w:val="TextkrperZchn1"/>
          <w:lang w:val="de-DE"/>
        </w:rPr>
        <w:instrText xml:space="preserve"> XE "FDT" </w:instrText>
      </w:r>
      <w:r w:rsidR="009D360D" w:rsidRPr="00577189">
        <w:rPr>
          <w:rStyle w:val="TextkrperZchn1"/>
          <w:lang w:val="de-DE"/>
        </w:rPr>
        <w:fldChar w:fldCharType="end"/>
      </w:r>
      <w:sdt>
        <w:sdtPr>
          <w:rPr>
            <w:rStyle w:val="TextkrperZchn1"/>
            <w:lang w:val="de-DE"/>
          </w:rPr>
          <w:id w:val="-516458627"/>
          <w:citation/>
        </w:sdtPr>
        <w:sdtContent>
          <w:r w:rsidR="00D03D96">
            <w:rPr>
              <w:rStyle w:val="TextkrperZchn1"/>
              <w:lang w:val="de-DE"/>
            </w:rPr>
            <w:fldChar w:fldCharType="begin"/>
          </w:r>
          <w:r w:rsidR="00D03D96">
            <w:rPr>
              <w:rStyle w:val="TextkrperZchn1"/>
              <w:lang w:val="de-DE"/>
            </w:rPr>
            <w:instrText xml:space="preserve"> CITATION Ren03 \l 1031 </w:instrText>
          </w:r>
          <w:r w:rsidR="00D03D96">
            <w:rPr>
              <w:rStyle w:val="TextkrperZchn1"/>
              <w:lang w:val="de-DE"/>
            </w:rPr>
            <w:fldChar w:fldCharType="separate"/>
          </w:r>
          <w:r w:rsidR="006A6C0A">
            <w:rPr>
              <w:rStyle w:val="TextkrperZchn1"/>
              <w:noProof/>
              <w:lang w:val="de-DE"/>
            </w:rPr>
            <w:t xml:space="preserve"> </w:t>
          </w:r>
          <w:r w:rsidR="006A6C0A">
            <w:rPr>
              <w:noProof/>
              <w:lang w:val="de-DE"/>
            </w:rPr>
            <w:t>(René Simon, 2003)</w:t>
          </w:r>
          <w:r w:rsidR="00D03D96">
            <w:rPr>
              <w:rStyle w:val="TextkrperZchn1"/>
              <w:lang w:val="de-DE"/>
            </w:rPr>
            <w:fldChar w:fldCharType="end"/>
          </w:r>
        </w:sdtContent>
      </w:sdt>
      <w:r w:rsidRPr="00577189">
        <w:rPr>
          <w:rStyle w:val="TextkrperZchn1"/>
          <w:lang w:val="de-DE"/>
        </w:rPr>
        <w:t xml:space="preserve"> ist eine Technologie, die </w:t>
      </w:r>
      <w:r w:rsidR="00577189">
        <w:rPr>
          <w:rStyle w:val="TextkrperZchn1"/>
          <w:lang w:val="de-DE"/>
        </w:rPr>
        <w:t xml:space="preserve">für einen durchgängigen und einheitlichen </w:t>
      </w:r>
      <w:r w:rsidRPr="00577189">
        <w:rPr>
          <w:rStyle w:val="TextkrperZchn1"/>
          <w:lang w:val="de-DE"/>
        </w:rPr>
        <w:t xml:space="preserve">Datenaustausch zwischen Feldgeräten und Automatisierungssystemen </w:t>
      </w:r>
      <w:r w:rsidR="00577189">
        <w:rPr>
          <w:rStyle w:val="TextkrperZchn1"/>
          <w:lang w:val="de-DE"/>
        </w:rPr>
        <w:t xml:space="preserve">konzipiert ist. Sie ermöglicht den Zugriff auf die Feldgeräte-Parameter und –Funktionen von einem zentralen Raum/Rechner aus, </w:t>
      </w:r>
      <w:r w:rsidR="00577189" w:rsidRPr="00577189">
        <w:rPr>
          <w:rStyle w:val="TextkrperZchn1"/>
          <w:lang w:val="de-DE"/>
        </w:rPr>
        <w:t>aus einer einzigen Applikation heraus</w:t>
      </w:r>
      <w:r w:rsidR="00577189">
        <w:rPr>
          <w:rStyle w:val="TextkrperZchn1"/>
          <w:lang w:val="de-DE"/>
        </w:rPr>
        <w:t>.</w:t>
      </w:r>
      <w:r w:rsidRPr="00577189">
        <w:rPr>
          <w:rStyle w:val="TextkrperZchn1"/>
          <w:lang w:val="de-DE"/>
        </w:rPr>
        <w:t xml:space="preserve"> Die </w:t>
      </w:r>
      <w:r w:rsidR="00577189" w:rsidRPr="00577189">
        <w:rPr>
          <w:rStyle w:val="TextkrperZchn1"/>
          <w:lang w:val="de-DE"/>
        </w:rPr>
        <w:t xml:space="preserve">FDT </w:t>
      </w:r>
      <w:r w:rsidR="005532D0" w:rsidRPr="00577189">
        <w:rPr>
          <w:rStyle w:val="TextkrperZchn1"/>
          <w:lang w:val="de-DE"/>
        </w:rPr>
        <w:t xml:space="preserve">ist </w:t>
      </w:r>
      <w:r w:rsidR="00577189" w:rsidRPr="00577189">
        <w:rPr>
          <w:rStyle w:val="TextkrperZchn1"/>
          <w:lang w:val="de-DE"/>
        </w:rPr>
        <w:t>r</w:t>
      </w:r>
      <w:r w:rsidR="005532D0" w:rsidRPr="00577189">
        <w:rPr>
          <w:rStyle w:val="TextkrperZchn1"/>
          <w:lang w:val="de-DE"/>
        </w:rPr>
        <w:t>eine</w:t>
      </w:r>
      <w:r w:rsidRPr="00577189">
        <w:rPr>
          <w:rStyle w:val="TextkrperZchn1"/>
          <w:lang w:val="de-DE"/>
        </w:rPr>
        <w:t xml:space="preserve"> </w:t>
      </w:r>
      <w:r w:rsidR="00577189" w:rsidRPr="00577189">
        <w:rPr>
          <w:rStyle w:val="TextkrperZchn1"/>
          <w:lang w:val="de-DE"/>
        </w:rPr>
        <w:t>Software-</w:t>
      </w:r>
      <w:r w:rsidRPr="00577189">
        <w:rPr>
          <w:rStyle w:val="TextkrperZchn1"/>
          <w:lang w:val="de-DE"/>
        </w:rPr>
        <w:t>Schnittstellenspezifikation</w:t>
      </w:r>
      <w:r w:rsidRPr="00462443">
        <w:rPr>
          <w:rStyle w:val="TextkrperZchn1"/>
          <w:lang w:val="de-DE"/>
        </w:rPr>
        <w:t xml:space="preserve">, die als IEC 62453 standardisiert ist. Die Spezifikation definiert zwei Hauptkonzepte: Device Type Manager (DTM) und Frame Applikation.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w:t>
      </w:r>
      <w:r w:rsidR="0079228B">
        <w:rPr>
          <w:rStyle w:val="TextkrperZchn1"/>
          <w:lang w:val="de-DE"/>
        </w:rPr>
        <w:t xml:space="preserve">Durch die Standardisierung der FDT-Schnittstellen </w:t>
      </w:r>
      <w:r w:rsidRPr="0079228B">
        <w:rPr>
          <w:rStyle w:val="TextkrperZchn1"/>
          <w:lang w:val="de-DE"/>
        </w:rPr>
        <w:t>kann jeder DTM in jede Rahmenanwendung integriert werden. Basierend auf FDT ist es möglich, Kommunikationsgeräte, Kommunikationsinfrastrukturgeräte (z. B. Gateways) und Feldge</w:t>
      </w:r>
      <w:r w:rsidR="0079228B">
        <w:rPr>
          <w:rStyle w:val="TextkrperZchn1"/>
          <w:lang w:val="de-DE"/>
        </w:rPr>
        <w:t>räte abhängig von ihren Kommuni</w:t>
      </w:r>
      <w:r w:rsidR="00DB0A0D">
        <w:rPr>
          <w:rStyle w:val="TextkrperZchn1"/>
          <w:lang w:val="de-DE"/>
        </w:rPr>
        <w:t>k</w:t>
      </w:r>
      <w:r w:rsidRPr="0079228B">
        <w:rPr>
          <w:rStyle w:val="TextkrperZchn1"/>
          <w:lang w:val="de-DE"/>
        </w:rPr>
        <w:t xml:space="preserve">ationsprotokollen zu integrieren. Die Unterstützung verschiedener Kommunikationsprotokolle wird </w:t>
      </w:r>
      <w:r w:rsidR="00DB0A0D" w:rsidRPr="0079228B">
        <w:rPr>
          <w:rStyle w:val="TextkrperZchn1"/>
          <w:lang w:val="de-DE"/>
        </w:rPr>
        <w:t xml:space="preserve">durch </w:t>
      </w:r>
      <w:r w:rsidR="00DB0A0D">
        <w:rPr>
          <w:rStyle w:val="TextkrperZchn1"/>
          <w:lang w:val="de-DE"/>
        </w:rPr>
        <w:t>entsprechende</w:t>
      </w:r>
      <w:r w:rsidR="00713B51">
        <w:rPr>
          <w:rStyle w:val="TextkrperZchn1"/>
          <w:lang w:val="de-DE"/>
        </w:rPr>
        <w:t xml:space="preserve"> Annexe</w:t>
      </w:r>
      <w:r w:rsidRPr="0079228B">
        <w:rPr>
          <w:rStyle w:val="TextkrperZchn1"/>
          <w:lang w:val="de-DE"/>
        </w:rPr>
        <w:t xml:space="preserve"> </w:t>
      </w:r>
      <w:r w:rsidRPr="00F838CF">
        <w:rPr>
          <w:rStyle w:val="TextkrperZchn1"/>
          <w:lang w:val="de-DE"/>
        </w:rPr>
        <w:t xml:space="preserve">z. B. für PROFINET und PROFIBUS (siehe Abschnitt 3.4), Ethernet IP, DeviceNET, HART und </w:t>
      </w:r>
      <w:r w:rsidR="0036309C" w:rsidRPr="00F838CF">
        <w:rPr>
          <w:rStyle w:val="TextkrperZchn1"/>
          <w:lang w:val="de-DE"/>
        </w:rPr>
        <w:t>CANopen</w:t>
      </w:r>
      <w:r w:rsidRPr="00F838CF">
        <w:rPr>
          <w:rStyle w:val="TextkrperZchn1"/>
          <w:lang w:val="de-DE"/>
        </w:rPr>
        <w:t xml:space="preserve"> oder durch herstellerspezifische Protokollintegration</w:t>
      </w:r>
      <w:r w:rsidR="00713B51">
        <w:rPr>
          <w:rStyle w:val="TextkrperZchn1"/>
          <w:lang w:val="de-DE"/>
        </w:rPr>
        <w:t>en</w:t>
      </w:r>
      <w:r w:rsidRPr="00F838CF">
        <w:rPr>
          <w:rStyle w:val="TextkrperZchn1"/>
          <w:lang w:val="de-DE"/>
        </w:rPr>
        <w:t xml:space="preserve"> </w:t>
      </w:r>
      <w:r w:rsidRPr="00F838CF">
        <w:rPr>
          <w:lang w:val="de-DE"/>
        </w:rPr>
        <w:t>bereitgestellt. Die aktuelle Version ist FDT2.0.</w:t>
      </w:r>
    </w:p>
    <w:p w14:paraId="6D1906DA" w14:textId="08C3AC5F" w:rsidR="00B43071" w:rsidRPr="00212703" w:rsidRDefault="00D165D6" w:rsidP="00B43071">
      <w:pPr>
        <w:pStyle w:val="berschrift2"/>
      </w:pPr>
      <w:bookmarkStart w:id="121" w:name="_Toc521311605"/>
      <w:r w:rsidRPr="00212703">
        <w:lastRenderedPageBreak/>
        <w:t xml:space="preserve">Was ist </w:t>
      </w:r>
      <w:r w:rsidR="00B43071" w:rsidRPr="00212703">
        <w:t>Communication Studio?</w:t>
      </w:r>
      <w:bookmarkEnd w:id="120"/>
      <w:bookmarkEnd w:id="121"/>
    </w:p>
    <w:p w14:paraId="4B874FBA" w14:textId="157C125B" w:rsidR="009F6D64" w:rsidRPr="00212703" w:rsidRDefault="009F6D64" w:rsidP="0079228B">
      <w:pPr>
        <w:pStyle w:val="Textkrper"/>
      </w:pPr>
      <w:r w:rsidRPr="00120200">
        <w:t>Communication</w:t>
      </w:r>
      <w:r w:rsidRPr="00212703">
        <w:rPr>
          <w:i/>
        </w:rPr>
        <w:t xml:space="preserve"> </w:t>
      </w:r>
      <w:r w:rsidRPr="00120200">
        <w:t>Studio</w:t>
      </w:r>
      <w:r w:rsidR="004E0062" w:rsidRPr="00212703">
        <w:fldChar w:fldCharType="begin"/>
      </w:r>
      <w:r w:rsidR="004E0062" w:rsidRPr="00212703">
        <w:instrText xml:space="preserve"> XE </w:instrText>
      </w:r>
      <w:r w:rsidR="001731F3">
        <w:instrText>Communication Studio</w:instrText>
      </w:r>
      <w:r w:rsidR="004E0062" w:rsidRPr="00212703">
        <w:instrText xml:space="preserve"> </w:instrText>
      </w:r>
      <w:r w:rsidR="004E0062" w:rsidRPr="00212703">
        <w:fldChar w:fldCharType="end"/>
      </w:r>
      <w:r w:rsidR="00134E21" w:rsidRPr="00212703">
        <w:t>,</w:t>
      </w:r>
      <w:r w:rsidRPr="00212703">
        <w:t xml:space="preserve"> in dieser Arbeit abgekürzt auch </w:t>
      </w:r>
      <w:r w:rsidRPr="00974411">
        <w:t xml:space="preserve">ComStudio </w:t>
      </w:r>
      <w:r w:rsidRPr="00212703">
        <w:t>genannt, ist der Name für das neue Softwareprodukt der Firma Hilscher. Diese Software soll zukünftig die bishe</w:t>
      </w:r>
      <w:r w:rsidR="00F26976">
        <w:t>rige Software SYC</w:t>
      </w:r>
      <w:r w:rsidR="0079228B">
        <w:t xml:space="preserve">ON.net ablösen. </w:t>
      </w:r>
      <w:r w:rsidRPr="00212703">
        <w:t xml:space="preserve">Grund für die Ablösung der Software durch das </w:t>
      </w:r>
      <w:r w:rsidR="00974411">
        <w:t>Com</w:t>
      </w:r>
      <w:r w:rsidR="001731F3">
        <w:t>Studio</w:t>
      </w:r>
      <w:r w:rsidRPr="00212703">
        <w:t xml:space="preserve"> sind unter anderem die schlechte Erweiterbarkeit und dadurch in Zukunft fehlende Funktionalität. </w:t>
      </w:r>
    </w:p>
    <w:p w14:paraId="210A8044" w14:textId="46E46B3F" w:rsidR="009F6D64" w:rsidRPr="00212703" w:rsidRDefault="009F6D64" w:rsidP="0079228B">
      <w:pPr>
        <w:pStyle w:val="Textkrper"/>
      </w:pPr>
      <w:r w:rsidRPr="00212703">
        <w:t xml:space="preserve">Das ComStudio </w:t>
      </w:r>
      <w:r w:rsidR="0079228B">
        <w:t xml:space="preserve">basiert vollständig auf FDT2.0-Technlogie, </w:t>
      </w:r>
      <w:r w:rsidRPr="00212703">
        <w:t xml:space="preserve">ist modular aufgebaut und besitzt die Möglichkeit, Softwaremodule über eine </w:t>
      </w:r>
      <w:r w:rsidR="001731F3">
        <w:t>Plugin</w:t>
      </w:r>
      <w:r w:rsidR="000561FE">
        <w:t>-</w:t>
      </w:r>
      <w:r w:rsidRPr="00212703">
        <w:t>Schnittstelle zu integrieren. Vorrangig wurde für die Programmierung C#</w:t>
      </w:r>
      <w:r w:rsidR="00974411">
        <w:rPr>
          <w:rStyle w:val="Funotenzeichen"/>
        </w:rPr>
        <w:footnoteReference w:id="19"/>
      </w:r>
      <w:r w:rsidRPr="00212703">
        <w:t xml:space="preserve"> verwendet und die Oberflächen wurden mit WPF</w:t>
      </w:r>
      <w:r w:rsidR="00974411">
        <w:rPr>
          <w:rStyle w:val="Funotenzeichen"/>
        </w:rPr>
        <w:footnoteReference w:id="20"/>
      </w:r>
      <w:r w:rsidRPr="00212703">
        <w:t xml:space="preserve"> erstellt. </w:t>
      </w:r>
    </w:p>
    <w:p w14:paraId="2AE7878C" w14:textId="630267F9" w:rsidR="009F6D64" w:rsidRPr="00212703" w:rsidRDefault="009F6D64" w:rsidP="009F6D64">
      <w:pPr>
        <w:pStyle w:val="TextkrperEinzug"/>
        <w:ind w:firstLine="0"/>
        <w:rPr>
          <w:lang w:val="de-DE"/>
        </w:rPr>
      </w:pPr>
      <w:r w:rsidRPr="00212703">
        <w:rPr>
          <w:lang w:val="de-DE"/>
        </w:rPr>
        <w:t>Durch geringfügige Anpassungen konnten einige bestehenden Konfigurationsmodule aus der Software SYCON.net im ComStudio wiederverwendet werden. Andere Teile, wie z.B. die Diagnose der Baugruppen wurden neu entwickelt. Dieser Programmteil wurde als „</w:t>
      </w:r>
      <w:r w:rsidR="001731F3">
        <w:rPr>
          <w:i/>
          <w:lang w:val="de-DE"/>
        </w:rPr>
        <w:t>Web-Diagnostic</w:t>
      </w:r>
      <w:r w:rsidRPr="00212703">
        <w:rPr>
          <w:i/>
          <w:lang w:val="de-DE"/>
        </w:rPr>
        <w:t>“</w:t>
      </w:r>
      <w:r w:rsidRPr="00212703">
        <w:rPr>
          <w:lang w:val="de-DE"/>
        </w:rPr>
        <w:t xml:space="preserve"> als Client für browserbasierte Anwendungen auf HTML-, Angular- oder </w:t>
      </w:r>
      <w:r w:rsidR="001731F3">
        <w:rPr>
          <w:lang w:val="de-DE"/>
        </w:rPr>
        <w:t>TypeScript</w:t>
      </w:r>
      <w:r w:rsidRPr="00212703">
        <w:rPr>
          <w:lang w:val="de-DE"/>
        </w:rPr>
        <w:t>-Basis erstellt. Ein Grund hierfür ist die häufigere Nutzung ohne Änderung der Konfiguration und somit ist ein Start der gesamten Software nicht nötig.</w:t>
      </w:r>
    </w:p>
    <w:p w14:paraId="0F47CD58" w14:textId="77FE1D15" w:rsidR="009F6D64" w:rsidRPr="00212703" w:rsidRDefault="00A063F6" w:rsidP="009F6D64">
      <w:pPr>
        <w:pStyle w:val="TextkrperEinzug"/>
        <w:ind w:firstLine="0"/>
        <w:rPr>
          <w:lang w:val="de-DE"/>
        </w:rPr>
      </w:pPr>
      <w:r>
        <w:rPr>
          <w:lang w:val="de-DE"/>
        </w:rPr>
        <w:fldChar w:fldCharType="begin"/>
      </w:r>
      <w:r>
        <w:rPr>
          <w:lang w:val="de-DE"/>
        </w:rPr>
        <w:instrText xml:space="preserve"> REF _Ref516495409 \h </w:instrText>
      </w:r>
      <w:r>
        <w:rPr>
          <w:lang w:val="de-DE"/>
        </w:rPr>
      </w:r>
      <w:r>
        <w:rPr>
          <w:lang w:val="de-DE"/>
        </w:rPr>
        <w:fldChar w:fldCharType="separate"/>
      </w:r>
      <w:r w:rsidR="00693A00" w:rsidRPr="00693A00">
        <w:rPr>
          <w:lang w:val="de-DE"/>
        </w:rPr>
        <w:t xml:space="preserve">Abbildung </w:t>
      </w:r>
      <w:r w:rsidR="00693A00" w:rsidRPr="00693A00">
        <w:rPr>
          <w:noProof/>
          <w:lang w:val="de-DE"/>
        </w:rPr>
        <w:t>10</w:t>
      </w:r>
      <w:r>
        <w:rPr>
          <w:lang w:val="de-DE"/>
        </w:rPr>
        <w:fldChar w:fldCharType="end"/>
      </w:r>
      <w:r>
        <w:rPr>
          <w:lang w:val="de-DE"/>
        </w:rPr>
        <w:t xml:space="preserve"> </w:t>
      </w:r>
      <w:r w:rsidR="009F6D64" w:rsidRPr="00212703">
        <w:rPr>
          <w:lang w:val="de-DE"/>
        </w:rPr>
        <w:t xml:space="preserve">zeigt die wichtigsten Module des „Communication Studios“. Diese Module bieten den Vorteil, </w:t>
      </w:r>
      <w:r w:rsidR="00974C38" w:rsidRPr="00212703">
        <w:rPr>
          <w:lang w:val="de-DE"/>
        </w:rPr>
        <w:t>dass</w:t>
      </w:r>
      <w:r w:rsidR="009F6D64" w:rsidRPr="00212703">
        <w:rPr>
          <w:lang w:val="de-DE"/>
        </w:rPr>
        <w:t xml:space="preserve"> die Software mit den steigenden Anforderungen mitwachsen kann. </w:t>
      </w:r>
    </w:p>
    <w:p w14:paraId="1CFA7D00" w14:textId="77777777" w:rsidR="00563476" w:rsidRPr="00212703" w:rsidRDefault="00563476" w:rsidP="00B43071">
      <w:pPr>
        <w:pStyle w:val="Textkrper"/>
      </w:pPr>
    </w:p>
    <w:p w14:paraId="0C4DDC6D" w14:textId="77777777" w:rsidR="00563476" w:rsidRPr="00212703" w:rsidRDefault="00563476" w:rsidP="00B43071">
      <w:pPr>
        <w:pStyle w:val="Textkrper"/>
      </w:pPr>
    </w:p>
    <w:p w14:paraId="075A003C" w14:textId="77777777" w:rsidR="00AC00ED" w:rsidRPr="00212703" w:rsidRDefault="00563476" w:rsidP="00A063F6">
      <w:pPr>
        <w:pStyle w:val="Textkrper"/>
      </w:pPr>
      <w:r w:rsidRPr="00212703">
        <w:rPr>
          <w:noProof/>
          <w:lang w:val="en-US" w:eastAsia="en-US"/>
        </w:rPr>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14825" cy="4486275"/>
                    </a:xfrm>
                    <a:prstGeom prst="rect">
                      <a:avLst/>
                    </a:prstGeom>
                  </pic:spPr>
                </pic:pic>
              </a:graphicData>
            </a:graphic>
          </wp:inline>
        </w:drawing>
      </w:r>
    </w:p>
    <w:p w14:paraId="22C7C4D5" w14:textId="67F9E31A" w:rsidR="00AC00ED" w:rsidRPr="00212703" w:rsidRDefault="00AC00ED" w:rsidP="00AC00ED">
      <w:pPr>
        <w:pStyle w:val="Beschriftung"/>
        <w:jc w:val="both"/>
      </w:pPr>
      <w:bookmarkStart w:id="122" w:name="_Ref516495409"/>
      <w:bookmarkStart w:id="123" w:name="_Toc521311398"/>
      <w:r w:rsidRPr="00212703">
        <w:t xml:space="preserve">Abbildung </w:t>
      </w:r>
      <w:fldSimple w:instr=" SEQ Abbildung \* ARABIC ">
        <w:r w:rsidR="00693A00">
          <w:rPr>
            <w:noProof/>
          </w:rPr>
          <w:t>10</w:t>
        </w:r>
      </w:fldSimple>
      <w:bookmarkEnd w:id="122"/>
      <w:r w:rsidRPr="00212703">
        <w:t xml:space="preserve">: </w:t>
      </w:r>
      <w:r w:rsidR="006978A9" w:rsidRPr="00212703">
        <w:t xml:space="preserve">Vereinfachtes </w:t>
      </w:r>
      <w:r w:rsidRPr="00212703">
        <w:t xml:space="preserve">Übersichtschema </w:t>
      </w:r>
      <w:r w:rsidRPr="00A063F6">
        <w:t>ComStudio</w:t>
      </w:r>
      <w:r w:rsidR="004E0062" w:rsidRPr="00212703">
        <w:t xml:space="preserve"> mit </w:t>
      </w:r>
      <w:r w:rsidR="001731F3">
        <w:t>Topology-Editor</w:t>
      </w:r>
      <w:bookmarkEnd w:id="123"/>
    </w:p>
    <w:p w14:paraId="6138736C" w14:textId="5EAFB39A" w:rsidR="00C50304" w:rsidRPr="00212703" w:rsidRDefault="00D33CE3" w:rsidP="00C50304">
      <w:pPr>
        <w:pStyle w:val="berschrift2"/>
      </w:pPr>
      <w:bookmarkStart w:id="124" w:name="_Toc517096368"/>
      <w:bookmarkStart w:id="125" w:name="_Toc521311606"/>
      <w:r w:rsidRPr="00212703">
        <w:lastRenderedPageBreak/>
        <w:t>Befragungsmethoden</w:t>
      </w:r>
      <w:bookmarkEnd w:id="124"/>
      <w:bookmarkEnd w:id="125"/>
      <w:r w:rsidRPr="00212703">
        <w:t xml:space="preserve"> </w:t>
      </w:r>
    </w:p>
    <w:p w14:paraId="15C78C8B" w14:textId="1887D42C" w:rsidR="009F6D64" w:rsidRPr="00212703" w:rsidRDefault="009F6D64" w:rsidP="00713B51">
      <w:pPr>
        <w:pStyle w:val="Textkrper"/>
      </w:pPr>
      <w:r w:rsidRPr="00212703">
        <w:t>Damit eine umfassende Darstellung des Ist-Zustandes hinsichtlich der Visualisierung der</w:t>
      </w:r>
      <w:r w:rsidR="00205D00">
        <w:t xml:space="preserve"> Topologien mit jeweiligen</w:t>
      </w:r>
      <w:r w:rsidRPr="00212703">
        <w:t xml:space="preserve"> Geräte</w:t>
      </w:r>
      <w:r w:rsidR="00205D00">
        <w:t>n und Verbindungen</w:t>
      </w:r>
      <w:r w:rsidRPr="00212703">
        <w:t xml:space="preserve"> gewährleistet werden kann, ist es von entscheidender Bedeutung, zuerst eine gute Informationsgrundlage zu schaffen. Eine der wichtigsten Informationsquellen sind hierbei die Mitarbeiter der Firma Hilscher, da sie die Arbeitsabläufe bei der Inbetriebnahme kennen und über Erfahrungen mit den Spezifikationen verfügen. Folgende Methoden werden genutzt, um die Informationen zu erfassen:</w:t>
      </w:r>
    </w:p>
    <w:p w14:paraId="23675FC7" w14:textId="77777777" w:rsidR="009F6D64" w:rsidRPr="00212703" w:rsidRDefault="009F6D64" w:rsidP="009F6D64">
      <w:pPr>
        <w:pStyle w:val="TextkrperEinzug"/>
        <w:ind w:firstLine="0"/>
        <w:rPr>
          <w:lang w:val="de-DE"/>
        </w:rPr>
      </w:pPr>
    </w:p>
    <w:p w14:paraId="4FD22BDF" w14:textId="77777777" w:rsidR="009F6D64" w:rsidRPr="00212703" w:rsidRDefault="009F6D64" w:rsidP="008C7A6B">
      <w:pPr>
        <w:pStyle w:val="TextkrperEinzug"/>
        <w:numPr>
          <w:ilvl w:val="0"/>
          <w:numId w:val="49"/>
        </w:numPr>
        <w:rPr>
          <w:b/>
          <w:lang w:val="de-DE"/>
        </w:rPr>
      </w:pPr>
      <w:r w:rsidRPr="00212703">
        <w:rPr>
          <w:b/>
          <w:lang w:val="de-DE"/>
        </w:rPr>
        <w:t>Regelmäßige Meetings</w:t>
      </w:r>
    </w:p>
    <w:p w14:paraId="4CE9F2A6" w14:textId="58DB7CB5" w:rsidR="009F6D64" w:rsidRPr="00212703" w:rsidRDefault="009F6D64" w:rsidP="00B8413D">
      <w:pPr>
        <w:pStyle w:val="TextkrperEinzug"/>
        <w:ind w:left="720" w:firstLine="0"/>
        <w:rPr>
          <w:lang w:val="de-DE"/>
        </w:rPr>
      </w:pPr>
      <w:r w:rsidRPr="00212703">
        <w:rPr>
          <w:lang w:val="de-DE"/>
        </w:rPr>
        <w:t xml:space="preserve">Bei dieser Methode werden die direkten mündlichen Fragen gestellt. Die Befragung wird entweder auf Basis eines Fragenkatalogs durchgeführt oder Fragen, die sich im Verlauf des Meetings ergeben. </w:t>
      </w:r>
    </w:p>
    <w:p w14:paraId="460EAA5D" w14:textId="77777777" w:rsidR="009F6D64" w:rsidRPr="00212703" w:rsidRDefault="009F6D64" w:rsidP="009F6D64">
      <w:pPr>
        <w:pStyle w:val="Textkrper"/>
      </w:pPr>
    </w:p>
    <w:p w14:paraId="3BAA8661" w14:textId="77777777" w:rsidR="009F6D64" w:rsidRPr="00212703" w:rsidRDefault="009F6D64" w:rsidP="008C7A6B">
      <w:pPr>
        <w:pStyle w:val="Textkrper"/>
        <w:numPr>
          <w:ilvl w:val="0"/>
          <w:numId w:val="49"/>
        </w:numPr>
        <w:rPr>
          <w:b/>
        </w:rPr>
      </w:pPr>
      <w:r w:rsidRPr="00212703">
        <w:rPr>
          <w:b/>
        </w:rPr>
        <w:t>Dokumentenanalyse</w:t>
      </w:r>
    </w:p>
    <w:p w14:paraId="17F213DA" w14:textId="09B42B7D" w:rsidR="009F6D64" w:rsidRPr="00212703" w:rsidRDefault="009F6D64" w:rsidP="00B8413D">
      <w:pPr>
        <w:pStyle w:val="TextkrperEinzug"/>
        <w:ind w:left="720" w:firstLine="0"/>
        <w:rPr>
          <w:lang w:val="de-DE"/>
        </w:rPr>
      </w:pPr>
      <w:r w:rsidRPr="00212703">
        <w:rPr>
          <w:lang w:val="de-DE"/>
        </w:rPr>
        <w:t xml:space="preserve">Bei dieser Analyse werden Informationen aus Spezifikationen ermittelt und die Anforderungen der bisherigeren Softwareanwendung </w:t>
      </w:r>
      <w:r w:rsidR="001731F3">
        <w:rPr>
          <w:lang w:val="de-DE"/>
        </w:rPr>
        <w:t>C</w:t>
      </w:r>
      <w:r w:rsidR="00B17D11">
        <w:rPr>
          <w:lang w:val="de-DE"/>
        </w:rPr>
        <w:t>om</w:t>
      </w:r>
      <w:r w:rsidR="001731F3">
        <w:rPr>
          <w:lang w:val="de-DE"/>
        </w:rPr>
        <w:t>Studio</w:t>
      </w:r>
      <w:r w:rsidRPr="00212703">
        <w:rPr>
          <w:lang w:val="de-DE"/>
        </w:rPr>
        <w:t xml:space="preserve"> extrahiert. </w:t>
      </w:r>
    </w:p>
    <w:p w14:paraId="3CF05927" w14:textId="77777777" w:rsidR="009F6D64" w:rsidRPr="00212703" w:rsidRDefault="009F6D64" w:rsidP="009F6D64">
      <w:pPr>
        <w:pStyle w:val="TextkrperEinzug"/>
        <w:ind w:firstLine="0"/>
        <w:rPr>
          <w:lang w:val="de-DE"/>
        </w:rPr>
      </w:pPr>
    </w:p>
    <w:p w14:paraId="6B990787" w14:textId="77777777" w:rsidR="009F6D64" w:rsidRPr="00212703" w:rsidRDefault="009F6D64" w:rsidP="008C7A6B">
      <w:pPr>
        <w:pStyle w:val="TextkrperEinzug"/>
        <w:numPr>
          <w:ilvl w:val="0"/>
          <w:numId w:val="49"/>
        </w:numPr>
        <w:rPr>
          <w:b/>
          <w:lang w:val="de-DE"/>
        </w:rPr>
      </w:pPr>
      <w:r w:rsidRPr="00212703">
        <w:rPr>
          <w:b/>
          <w:lang w:val="de-DE"/>
        </w:rPr>
        <w:t>Beobachtungen</w:t>
      </w:r>
    </w:p>
    <w:p w14:paraId="68C2C87E" w14:textId="28278157" w:rsidR="009F6D64" w:rsidRPr="00212703" w:rsidRDefault="009F6D64" w:rsidP="00B8413D">
      <w:pPr>
        <w:pStyle w:val="TextkrperEinzug"/>
        <w:ind w:left="720" w:firstLine="0"/>
        <w:rPr>
          <w:lang w:val="de-DE"/>
        </w:rPr>
      </w:pPr>
      <w:r w:rsidRPr="00212703">
        <w:rPr>
          <w:lang w:val="de-DE"/>
        </w:rPr>
        <w:t xml:space="preserve">Durch Beobachtung werden die Sachverhalte durch sinnliche Wahrnehmung aufgenommen. Ich habe den Mitarbeitern bei der Arbeit und beim Umgang mit dem ComStudio zugesehen. Aus diesen Beobachtungen </w:t>
      </w:r>
      <w:r w:rsidR="00205D00">
        <w:rPr>
          <w:lang w:val="de-DE"/>
        </w:rPr>
        <w:t>wurden</w:t>
      </w:r>
      <w:r w:rsidRPr="00212703">
        <w:rPr>
          <w:lang w:val="de-DE"/>
        </w:rPr>
        <w:t xml:space="preserve"> viele Information gewonnen wie z.B. die Reihenfolge der Bedienung / Fenster</w:t>
      </w:r>
    </w:p>
    <w:p w14:paraId="3B91C4B5" w14:textId="494F4413" w:rsidR="007A28E3" w:rsidRPr="00212703" w:rsidRDefault="007A28E3" w:rsidP="007A28E3">
      <w:pPr>
        <w:pStyle w:val="TextkrperEinzug"/>
        <w:ind w:firstLine="0"/>
        <w:rPr>
          <w:lang w:val="de-DE"/>
        </w:rPr>
      </w:pPr>
    </w:p>
    <w:p w14:paraId="4BA97BBA" w14:textId="058F01ED" w:rsidR="00E61E9A" w:rsidRPr="00212703" w:rsidRDefault="007A28E3" w:rsidP="00E563A7">
      <w:pPr>
        <w:pStyle w:val="berschrift2"/>
      </w:pPr>
      <w:bookmarkStart w:id="126" w:name="_Toc517096369"/>
      <w:bookmarkStart w:id="127" w:name="_Toc521311607"/>
      <w:r w:rsidRPr="00212703">
        <w:t>Auswertung</w:t>
      </w:r>
      <w:bookmarkEnd w:id="126"/>
      <w:bookmarkEnd w:id="127"/>
    </w:p>
    <w:p w14:paraId="22E7F170" w14:textId="77777777" w:rsidR="00A92768" w:rsidRPr="00212703" w:rsidRDefault="006978A9" w:rsidP="006978A9">
      <w:pPr>
        <w:pStyle w:val="TextkrperEinzug"/>
        <w:ind w:firstLine="0"/>
        <w:rPr>
          <w:lang w:val="de-DE"/>
        </w:rPr>
      </w:pPr>
      <w:r w:rsidRPr="00212703">
        <w:rPr>
          <w:lang w:val="de-DE"/>
        </w:rPr>
        <w:t>Diese Auswertung des Ist-Zustandes und die Befragung der Mitarbeiter dienen als Grundlage für den Soll-Zustand.</w:t>
      </w:r>
    </w:p>
    <w:p w14:paraId="3FC4BF51" w14:textId="77777777" w:rsidR="00A92768" w:rsidRPr="00212703" w:rsidRDefault="00A92768" w:rsidP="006978A9">
      <w:pPr>
        <w:pStyle w:val="TextkrperEinzug"/>
        <w:ind w:firstLine="0"/>
        <w:rPr>
          <w:lang w:val="de-DE"/>
        </w:rPr>
      </w:pPr>
    </w:p>
    <w:p w14:paraId="7784E751" w14:textId="77777777" w:rsidR="00D635AB" w:rsidRPr="00212703" w:rsidRDefault="00D635AB" w:rsidP="00D635AB">
      <w:pPr>
        <w:pStyle w:val="TextkrperEinzug"/>
        <w:keepNext/>
        <w:ind w:firstLine="0"/>
      </w:pPr>
      <w:r w:rsidRPr="00212703">
        <w:rPr>
          <w:noProof/>
          <w:lang w:val="en-US" w:eastAsia="en-US"/>
        </w:rPr>
        <w:drawing>
          <wp:inline distT="0" distB="0" distL="0" distR="0" wp14:anchorId="5E3C1CC7" wp14:editId="5533F41E">
            <wp:extent cx="5759450" cy="30791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079115"/>
                    </a:xfrm>
                    <a:prstGeom prst="rect">
                      <a:avLst/>
                    </a:prstGeom>
                  </pic:spPr>
                </pic:pic>
              </a:graphicData>
            </a:graphic>
          </wp:inline>
        </w:drawing>
      </w:r>
    </w:p>
    <w:p w14:paraId="1D8DB4FC" w14:textId="5BDF7A67" w:rsidR="00A92768" w:rsidRDefault="00D635AB" w:rsidP="00B17BA0">
      <w:pPr>
        <w:pStyle w:val="Beschriftung"/>
        <w:jc w:val="both"/>
      </w:pPr>
      <w:bookmarkStart w:id="128" w:name="_Ref515345421"/>
      <w:bookmarkStart w:id="129" w:name="_Toc521311399"/>
      <w:r w:rsidRPr="00212703">
        <w:t xml:space="preserve">Abbildung </w:t>
      </w:r>
      <w:fldSimple w:instr=" SEQ Abbildung \* ARABIC ">
        <w:r w:rsidR="00693A00">
          <w:rPr>
            <w:noProof/>
          </w:rPr>
          <w:t>11</w:t>
        </w:r>
      </w:fldSimple>
      <w:bookmarkEnd w:id="128"/>
      <w:r w:rsidR="00B17BA0">
        <w:t xml:space="preserve">: </w:t>
      </w:r>
      <w:r w:rsidRPr="00212703">
        <w:t>Benutzeroberfläche von ComStudio mit spezifische</w:t>
      </w:r>
      <w:r w:rsidR="00FE632E">
        <w:t>n</w:t>
      </w:r>
      <w:r w:rsidRPr="00212703">
        <w:t xml:space="preserve"> Ansichten</w:t>
      </w:r>
      <w:bookmarkEnd w:id="129"/>
    </w:p>
    <w:p w14:paraId="3E939ADB" w14:textId="7D95DE6D" w:rsidR="00B17BA0" w:rsidRPr="00B17BA0" w:rsidRDefault="00B17BA0" w:rsidP="00B17BA0">
      <w:pPr>
        <w:pStyle w:val="TextkrperEinzug"/>
        <w:ind w:firstLine="0"/>
        <w:rPr>
          <w:lang w:val="de-DE"/>
        </w:rPr>
      </w:pPr>
      <w:r w:rsidRPr="00B17BA0">
        <w:rPr>
          <w:lang w:val="de-DE"/>
        </w:rPr>
        <w:lastRenderedPageBreak/>
        <w:fldChar w:fldCharType="begin"/>
      </w:r>
      <w:r w:rsidRPr="00B17BA0">
        <w:rPr>
          <w:lang w:val="de-DE"/>
        </w:rPr>
        <w:instrText xml:space="preserve"> REF _Ref515345421 \h </w:instrText>
      </w:r>
      <w:r w:rsidRPr="00B17BA0">
        <w:rPr>
          <w:lang w:val="de-DE"/>
        </w:rPr>
      </w:r>
      <w:r w:rsidRPr="00B17BA0">
        <w:rPr>
          <w:lang w:val="de-DE"/>
        </w:rPr>
        <w:fldChar w:fldCharType="separate"/>
      </w:r>
      <w:r w:rsidR="00693A00" w:rsidRPr="00693A00">
        <w:rPr>
          <w:lang w:val="de-DE"/>
        </w:rPr>
        <w:t xml:space="preserve">Abbildung </w:t>
      </w:r>
      <w:r w:rsidR="00693A00" w:rsidRPr="00693A00">
        <w:rPr>
          <w:noProof/>
          <w:lang w:val="de-DE"/>
        </w:rPr>
        <w:t>11</w:t>
      </w:r>
      <w:r w:rsidRPr="00B17BA0">
        <w:rPr>
          <w:lang w:val="de-DE"/>
        </w:rPr>
        <w:fldChar w:fldCharType="end"/>
      </w:r>
      <w:r w:rsidRPr="00B17BA0">
        <w:rPr>
          <w:lang w:val="de-DE"/>
        </w:rPr>
        <w:t xml:space="preserve"> zeigt die Standard-</w:t>
      </w:r>
      <w:r w:rsidR="00F0516B" w:rsidRPr="00B17BA0">
        <w:rPr>
          <w:lang w:val="de-DE"/>
        </w:rPr>
        <w:t>Ansichten</w:t>
      </w:r>
      <w:r w:rsidR="00F0516B">
        <w:rPr>
          <w:lang w:val="de-DE"/>
        </w:rPr>
        <w:t xml:space="preserve"> der</w:t>
      </w:r>
      <w:r w:rsidRPr="00B17BA0">
        <w:rPr>
          <w:lang w:val="de-DE"/>
        </w:rPr>
        <w:t xml:space="preserve"> bestehenden Software, hier sieht </w:t>
      </w:r>
      <w:r w:rsidR="00F0516B">
        <w:rPr>
          <w:lang w:val="de-DE"/>
        </w:rPr>
        <w:t>d</w:t>
      </w:r>
      <w:r w:rsidR="00F0516B" w:rsidRPr="00B17BA0">
        <w:rPr>
          <w:lang w:val="de-DE"/>
        </w:rPr>
        <w:t xml:space="preserve">er </w:t>
      </w:r>
      <w:r w:rsidR="0032133C" w:rsidRPr="00B17BA0">
        <w:rPr>
          <w:lang w:val="de-DE"/>
        </w:rPr>
        <w:t xml:space="preserve">Nutzer </w:t>
      </w:r>
      <w:r w:rsidR="0032133C">
        <w:rPr>
          <w:lang w:val="de-DE"/>
        </w:rPr>
        <w:t>die</w:t>
      </w:r>
      <w:r w:rsidRPr="00B17BA0">
        <w:rPr>
          <w:lang w:val="de-DE"/>
        </w:rPr>
        <w:t xml:space="preserve"> Liste der Projekte</w:t>
      </w:r>
      <w:r w:rsidR="00FE632E">
        <w:rPr>
          <w:lang w:val="de-DE"/>
        </w:rPr>
        <w:t>,</w:t>
      </w:r>
      <w:r w:rsidRPr="00B17BA0">
        <w:rPr>
          <w:lang w:val="de-DE"/>
        </w:rPr>
        <w:t xml:space="preserve"> welche in eine</w:t>
      </w:r>
      <w:r w:rsidR="00FE632E">
        <w:rPr>
          <w:lang w:val="de-DE"/>
        </w:rPr>
        <w:t>r</w:t>
      </w:r>
      <w:r w:rsidRPr="00B17BA0">
        <w:rPr>
          <w:lang w:val="de-DE"/>
        </w:rPr>
        <w:t xml:space="preserve"> Solution zusammengefasst </w:t>
      </w:r>
      <w:r w:rsidR="0032133C">
        <w:rPr>
          <w:lang w:val="de-DE"/>
        </w:rPr>
        <w:t>s</w:t>
      </w:r>
      <w:r w:rsidR="0032133C" w:rsidRPr="00B17BA0">
        <w:rPr>
          <w:lang w:val="de-DE"/>
        </w:rPr>
        <w:t>ind</w:t>
      </w:r>
      <w:r w:rsidRPr="00B17BA0">
        <w:rPr>
          <w:lang w:val="de-DE"/>
        </w:rPr>
        <w:t>, detaillierte Information</w:t>
      </w:r>
      <w:r w:rsidR="00FE632E">
        <w:rPr>
          <w:lang w:val="de-DE"/>
        </w:rPr>
        <w:t xml:space="preserve"> von</w:t>
      </w:r>
      <w:r w:rsidRPr="00B17BA0">
        <w:rPr>
          <w:lang w:val="de-DE"/>
        </w:rPr>
        <w:t xml:space="preserve"> spezifische</w:t>
      </w:r>
      <w:r w:rsidR="00FE632E">
        <w:rPr>
          <w:lang w:val="de-DE"/>
        </w:rPr>
        <w:t>n</w:t>
      </w:r>
      <w:r w:rsidRPr="00B17BA0">
        <w:rPr>
          <w:lang w:val="de-DE"/>
        </w:rPr>
        <w:t xml:space="preserve"> Gerätetype</w:t>
      </w:r>
      <w:r w:rsidR="00FE632E">
        <w:rPr>
          <w:lang w:val="de-DE"/>
        </w:rPr>
        <w:t>n</w:t>
      </w:r>
      <w:r w:rsidRPr="00B17BA0">
        <w:rPr>
          <w:lang w:val="de-DE"/>
        </w:rPr>
        <w:t xml:space="preserve"> bzw. Verbindungstypen, Ergebnisse in bereits geschlossen Prozesse</w:t>
      </w:r>
      <w:r w:rsidR="00FE632E">
        <w:rPr>
          <w:lang w:val="de-DE"/>
        </w:rPr>
        <w:t>n</w:t>
      </w:r>
      <w:r w:rsidRPr="00B17BA0">
        <w:rPr>
          <w:lang w:val="de-DE"/>
        </w:rPr>
        <w:t xml:space="preserve"> und kann in </w:t>
      </w:r>
      <w:r w:rsidR="0032133C" w:rsidRPr="00B17BA0">
        <w:rPr>
          <w:lang w:val="de-DE"/>
        </w:rPr>
        <w:t>Workspace eine</w:t>
      </w:r>
      <w:r w:rsidRPr="00B17BA0">
        <w:rPr>
          <w:lang w:val="de-DE"/>
        </w:rPr>
        <w:t xml:space="preserve"> neue GUI öffnen</w:t>
      </w:r>
      <w:r w:rsidR="00F0516B">
        <w:rPr>
          <w:lang w:val="de-DE"/>
        </w:rPr>
        <w:t>.</w:t>
      </w:r>
    </w:p>
    <w:p w14:paraId="49BA1966" w14:textId="77777777" w:rsidR="00B17BA0" w:rsidRPr="00B17BA0" w:rsidRDefault="00B17BA0" w:rsidP="00B17BA0">
      <w:pPr>
        <w:pStyle w:val="TextkrperEinzug"/>
        <w:ind w:firstLine="0"/>
        <w:rPr>
          <w:lang w:val="de-DE"/>
        </w:rPr>
      </w:pPr>
    </w:p>
    <w:p w14:paraId="13456B78" w14:textId="77777777" w:rsidR="009F6D64" w:rsidRPr="00212703" w:rsidRDefault="009F6D64" w:rsidP="003818B9">
      <w:pPr>
        <w:pStyle w:val="TextkrperEinzug"/>
        <w:ind w:firstLine="360"/>
        <w:rPr>
          <w:lang w:val="de-DE"/>
        </w:rPr>
      </w:pPr>
      <w:r w:rsidRPr="00212703">
        <w:rPr>
          <w:lang w:val="de-DE"/>
        </w:rPr>
        <w:t>Im Folgenden werden nur die wichtigsten Punkte, die im Zusammenhang mit der Topologie stehen, gelistet:</w:t>
      </w:r>
    </w:p>
    <w:p w14:paraId="693899D5" w14:textId="77777777" w:rsidR="009F6D64" w:rsidRPr="00212703" w:rsidRDefault="009F6D64" w:rsidP="009F6D64">
      <w:pPr>
        <w:pStyle w:val="TextkrperEinzug"/>
        <w:ind w:firstLine="0"/>
        <w:rPr>
          <w:lang w:val="de-DE"/>
        </w:rPr>
      </w:pPr>
    </w:p>
    <w:p w14:paraId="3B7265E8" w14:textId="26FC4257" w:rsidR="009F6D64" w:rsidRPr="00212703" w:rsidRDefault="009F6D64" w:rsidP="008C7A6B">
      <w:pPr>
        <w:pStyle w:val="TextkrperEinzug"/>
        <w:numPr>
          <w:ilvl w:val="0"/>
          <w:numId w:val="27"/>
        </w:numPr>
        <w:rPr>
          <w:lang w:val="de-DE"/>
        </w:rPr>
      </w:pPr>
      <w:r w:rsidRPr="00212703">
        <w:rPr>
          <w:lang w:val="de-DE"/>
        </w:rPr>
        <w:t>Das bisherige System bietet nur eine hierarchische Darstellung der Geräte im sogenannten „</w:t>
      </w:r>
      <w:r w:rsidRPr="00212703">
        <w:rPr>
          <w:i/>
          <w:lang w:val="de-DE"/>
        </w:rPr>
        <w:t>Solution Explorer</w:t>
      </w:r>
      <w:r w:rsidRPr="00212703">
        <w:rPr>
          <w:lang w:val="de-DE"/>
        </w:rPr>
        <w:t>“ (</w:t>
      </w:r>
      <w:r w:rsidR="00F0516B">
        <w:rPr>
          <w:lang w:val="de-DE"/>
        </w:rPr>
        <w:fldChar w:fldCharType="begin"/>
      </w:r>
      <w:r w:rsidR="00F0516B">
        <w:rPr>
          <w:lang w:val="de-DE"/>
        </w:rPr>
        <w:instrText xml:space="preserve"> REF _Ref515345421 \h </w:instrText>
      </w:r>
      <w:r w:rsidR="00F0516B">
        <w:rPr>
          <w:lang w:val="de-DE"/>
        </w:rPr>
      </w:r>
      <w:r w:rsidR="00F0516B">
        <w:rPr>
          <w:lang w:val="de-DE"/>
        </w:rPr>
        <w:fldChar w:fldCharType="separate"/>
      </w:r>
      <w:r w:rsidR="00693A00" w:rsidRPr="00693A00">
        <w:rPr>
          <w:lang w:val="de-DE"/>
        </w:rPr>
        <w:t xml:space="preserve">Abbildung </w:t>
      </w:r>
      <w:r w:rsidR="00693A00" w:rsidRPr="00693A00">
        <w:rPr>
          <w:noProof/>
          <w:lang w:val="de-DE"/>
        </w:rPr>
        <w:t>11</w:t>
      </w:r>
      <w:r w:rsidR="00F0516B">
        <w:rPr>
          <w:lang w:val="de-DE"/>
        </w:rPr>
        <w:fldChar w:fldCharType="end"/>
      </w:r>
      <w:r w:rsidRPr="00212703">
        <w:rPr>
          <w:lang w:val="de-DE"/>
        </w:rPr>
        <w:t>) an. Allerdings ist diese Art der Darstellung kein Ersatz für eine topologisch</w:t>
      </w:r>
      <w:r w:rsidR="00205D00">
        <w:rPr>
          <w:lang w:val="de-DE"/>
        </w:rPr>
        <w:t>e Darstellung eines Netzwerkes</w:t>
      </w:r>
    </w:p>
    <w:p w14:paraId="2EBC53D8" w14:textId="1B576D8A" w:rsidR="009F6D64" w:rsidRPr="00212703" w:rsidRDefault="009F6D64" w:rsidP="008C7A6B">
      <w:pPr>
        <w:pStyle w:val="TextkrperEinzug"/>
        <w:numPr>
          <w:ilvl w:val="0"/>
          <w:numId w:val="27"/>
        </w:numPr>
        <w:rPr>
          <w:lang w:val="de-DE"/>
        </w:rPr>
      </w:pPr>
      <w:r w:rsidRPr="00212703">
        <w:rPr>
          <w:lang w:val="de-DE"/>
        </w:rPr>
        <w:t>Die Darstellung, Bearbeitung und das Handling der Topologie soll einh</w:t>
      </w:r>
      <w:r w:rsidR="00205D00">
        <w:rPr>
          <w:lang w:val="de-DE"/>
        </w:rPr>
        <w:t>eitlich für alle Netzwerke sein</w:t>
      </w:r>
    </w:p>
    <w:p w14:paraId="09E941CA" w14:textId="795BDCE4" w:rsidR="009F6D64" w:rsidRPr="00212703" w:rsidRDefault="001731F3" w:rsidP="008C7A6B">
      <w:pPr>
        <w:pStyle w:val="TextkrperEinzug"/>
        <w:numPr>
          <w:ilvl w:val="0"/>
          <w:numId w:val="27"/>
        </w:numPr>
        <w:rPr>
          <w:lang w:val="de-DE"/>
        </w:rPr>
      </w:pPr>
      <w:r>
        <w:rPr>
          <w:lang w:val="de-DE"/>
        </w:rPr>
        <w:t>ComStudio</w:t>
      </w:r>
      <w:r w:rsidR="009F6D64" w:rsidRPr="00212703">
        <w:rPr>
          <w:lang w:val="de-DE"/>
        </w:rPr>
        <w:t xml:space="preserve"> ist nicht cloud-fähig. Die Firma Hilscher sieht zukünftig die Möglichkeit des Einsatzes von Cloud-Konfiguratoren</w:t>
      </w:r>
    </w:p>
    <w:p w14:paraId="548D9E53" w14:textId="320F05D4" w:rsidR="009F6D64" w:rsidRPr="00212703" w:rsidRDefault="00205D00" w:rsidP="008C7A6B">
      <w:pPr>
        <w:pStyle w:val="TextkrperEinzug"/>
        <w:numPr>
          <w:ilvl w:val="0"/>
          <w:numId w:val="27"/>
        </w:numPr>
        <w:rPr>
          <w:lang w:val="de-DE"/>
        </w:rPr>
      </w:pPr>
      <w:r>
        <w:rPr>
          <w:lang w:val="de-DE"/>
        </w:rPr>
        <w:t>Es wird ein m</w:t>
      </w:r>
      <w:r w:rsidR="009F6D64" w:rsidRPr="00212703">
        <w:rPr>
          <w:lang w:val="de-DE"/>
        </w:rPr>
        <w:t xml:space="preserve">odularer Aufbau mit </w:t>
      </w:r>
      <w:r w:rsidR="001731F3">
        <w:rPr>
          <w:lang w:val="de-DE"/>
        </w:rPr>
        <w:t>Plugin</w:t>
      </w:r>
      <w:r w:rsidR="00FE632E">
        <w:rPr>
          <w:lang w:val="de-DE"/>
        </w:rPr>
        <w:t>-</w:t>
      </w:r>
      <w:r w:rsidR="009F6D64" w:rsidRPr="00212703">
        <w:rPr>
          <w:lang w:val="de-DE"/>
        </w:rPr>
        <w:t>Schnittstelle</w:t>
      </w:r>
      <w:r>
        <w:rPr>
          <w:lang w:val="de-DE"/>
        </w:rPr>
        <w:t xml:space="preserve"> </w:t>
      </w:r>
      <w:r w:rsidR="00462443">
        <w:rPr>
          <w:lang w:val="de-DE"/>
        </w:rPr>
        <w:t xml:space="preserve">gewährleistet  </w:t>
      </w:r>
    </w:p>
    <w:p w14:paraId="08DB6042" w14:textId="2BD0DC64" w:rsidR="009F6D64" w:rsidRPr="00FC3A01" w:rsidRDefault="009F6D64" w:rsidP="008C7A6B">
      <w:pPr>
        <w:pStyle w:val="TextkrperEinzug"/>
        <w:numPr>
          <w:ilvl w:val="0"/>
          <w:numId w:val="27"/>
        </w:numPr>
        <w:rPr>
          <w:i/>
          <w:lang w:val="de-DE"/>
        </w:rPr>
      </w:pPr>
      <w:r w:rsidRPr="00212703">
        <w:rPr>
          <w:lang w:val="de-DE"/>
        </w:rPr>
        <w:t xml:space="preserve">Topologie wird zur Konfigurations- und Diagnosezeit benötigt. </w:t>
      </w:r>
    </w:p>
    <w:p w14:paraId="2C05CF92" w14:textId="7588F587" w:rsidR="005468F7" w:rsidRPr="00212703" w:rsidRDefault="00B37BCD" w:rsidP="008C7A6B">
      <w:pPr>
        <w:pStyle w:val="TextkrperEinzug"/>
        <w:numPr>
          <w:ilvl w:val="0"/>
          <w:numId w:val="27"/>
        </w:numPr>
        <w:rPr>
          <w:lang w:val="de-DE"/>
        </w:rPr>
      </w:pPr>
      <w:r w:rsidRPr="00212703">
        <w:rPr>
          <w:lang w:val="de-DE"/>
        </w:rPr>
        <w:t>Das System bietet schon eine Möglichkeit</w:t>
      </w:r>
      <w:r w:rsidR="00FE632E">
        <w:rPr>
          <w:lang w:val="de-DE"/>
        </w:rPr>
        <w:t>,</w:t>
      </w:r>
      <w:r w:rsidRPr="00212703">
        <w:rPr>
          <w:lang w:val="de-DE"/>
        </w:rPr>
        <w:t xml:space="preserve"> die detaillierte Information über die Kommunikationsgeräte, </w:t>
      </w:r>
      <w:r w:rsidR="005468F7" w:rsidRPr="00212703">
        <w:rPr>
          <w:lang w:val="de-DE"/>
        </w:rPr>
        <w:t>die Kommunikationsinfrastrukturgeräte und Verbindungen</w:t>
      </w:r>
      <w:r w:rsidR="00FE632E">
        <w:rPr>
          <w:lang w:val="de-DE"/>
        </w:rPr>
        <w:t xml:space="preserve"> </w:t>
      </w:r>
      <w:r w:rsidR="005468F7" w:rsidRPr="00212703">
        <w:rPr>
          <w:lang w:val="de-DE"/>
        </w:rPr>
        <w:t>in eine</w:t>
      </w:r>
      <w:r w:rsidR="00FE632E">
        <w:rPr>
          <w:lang w:val="de-DE"/>
        </w:rPr>
        <w:t>m</w:t>
      </w:r>
      <w:r w:rsidR="005468F7" w:rsidRPr="00212703">
        <w:rPr>
          <w:lang w:val="de-DE"/>
        </w:rPr>
        <w:t xml:space="preserve"> sogenannte</w:t>
      </w:r>
      <w:r w:rsidR="00FE632E">
        <w:rPr>
          <w:lang w:val="de-DE"/>
        </w:rPr>
        <w:t>n</w:t>
      </w:r>
      <w:r w:rsidR="005468F7" w:rsidRPr="00212703">
        <w:rPr>
          <w:lang w:val="de-DE"/>
        </w:rPr>
        <w:t xml:space="preserve"> „</w:t>
      </w:r>
      <w:r w:rsidR="005468F7" w:rsidRPr="00212703">
        <w:rPr>
          <w:i/>
          <w:lang w:val="de-DE"/>
        </w:rPr>
        <w:t>Properties</w:t>
      </w:r>
      <w:r w:rsidR="005468F7" w:rsidRPr="00212703">
        <w:rPr>
          <w:lang w:val="de-DE"/>
        </w:rPr>
        <w:t>“-Fernster.</w:t>
      </w:r>
      <w:r w:rsidR="00684E7D" w:rsidRPr="00212703">
        <w:rPr>
          <w:lang w:val="de-DE"/>
        </w:rPr>
        <w:t xml:space="preserve"> (</w:t>
      </w:r>
      <w:r w:rsidR="00684E7D" w:rsidRPr="00212703">
        <w:rPr>
          <w:lang w:val="de-DE"/>
        </w:rPr>
        <w:fldChar w:fldCharType="begin"/>
      </w:r>
      <w:r w:rsidR="00684E7D" w:rsidRPr="00212703">
        <w:rPr>
          <w:lang w:val="de-DE"/>
        </w:rPr>
        <w:instrText xml:space="preserve"> REF _Ref515345421 \h </w:instrText>
      </w:r>
      <w:r w:rsidR="00212703">
        <w:rPr>
          <w:lang w:val="de-DE"/>
        </w:rPr>
        <w:instrText xml:space="preserve"> \* MERGEFORMAT </w:instrText>
      </w:r>
      <w:r w:rsidR="00684E7D" w:rsidRPr="00212703">
        <w:rPr>
          <w:lang w:val="de-DE"/>
        </w:rPr>
      </w:r>
      <w:r w:rsidR="00684E7D" w:rsidRPr="00212703">
        <w:rPr>
          <w:lang w:val="de-DE"/>
        </w:rPr>
        <w:fldChar w:fldCharType="separate"/>
      </w:r>
      <w:r w:rsidR="00693A00" w:rsidRPr="00212703">
        <w:t xml:space="preserve">Abbildung </w:t>
      </w:r>
      <w:r w:rsidR="00693A00">
        <w:rPr>
          <w:noProof/>
        </w:rPr>
        <w:t>11</w:t>
      </w:r>
      <w:r w:rsidR="00684E7D" w:rsidRPr="00212703">
        <w:rPr>
          <w:lang w:val="de-DE"/>
        </w:rPr>
        <w:fldChar w:fldCharType="end"/>
      </w:r>
      <w:r w:rsidR="00684E7D" w:rsidRPr="00212703">
        <w:rPr>
          <w:lang w:val="de-DE"/>
        </w:rPr>
        <w:t>)</w:t>
      </w:r>
    </w:p>
    <w:p w14:paraId="445E64F9" w14:textId="2E43D3B1" w:rsidR="00B37BCD" w:rsidRPr="00212703" w:rsidRDefault="005468F7" w:rsidP="008C7A6B">
      <w:pPr>
        <w:pStyle w:val="TextkrperEinzug"/>
        <w:numPr>
          <w:ilvl w:val="0"/>
          <w:numId w:val="27"/>
        </w:numPr>
        <w:rPr>
          <w:lang w:val="de-DE"/>
        </w:rPr>
      </w:pPr>
      <w:r w:rsidRPr="00212703">
        <w:rPr>
          <w:lang w:val="de-DE"/>
        </w:rPr>
        <w:t xml:space="preserve">Das </w:t>
      </w:r>
      <w:r w:rsidR="00A92768" w:rsidRPr="00212703">
        <w:rPr>
          <w:lang w:val="de-DE"/>
        </w:rPr>
        <w:t>S</w:t>
      </w:r>
      <w:r w:rsidRPr="00212703">
        <w:rPr>
          <w:lang w:val="de-DE"/>
        </w:rPr>
        <w:t>ystem bietet eine Multifunktionsleiste</w:t>
      </w:r>
      <w:r w:rsidR="00FE632E">
        <w:rPr>
          <w:lang w:val="de-DE"/>
        </w:rPr>
        <w:t xml:space="preserve"> </w:t>
      </w:r>
      <w:r w:rsidRPr="00212703">
        <w:rPr>
          <w:lang w:val="de-DE"/>
        </w:rPr>
        <w:t>(</w:t>
      </w:r>
      <w:r w:rsidR="00A92768" w:rsidRPr="00212703">
        <w:rPr>
          <w:lang w:val="de-DE"/>
        </w:rPr>
        <w:t>„</w:t>
      </w:r>
      <w:r w:rsidRPr="00212703">
        <w:rPr>
          <w:i/>
          <w:lang w:val="de-DE"/>
        </w:rPr>
        <w:t>Ribbon</w:t>
      </w:r>
      <w:r w:rsidR="00A92768" w:rsidRPr="00212703">
        <w:rPr>
          <w:i/>
          <w:lang w:val="de-DE"/>
        </w:rPr>
        <w:t>“</w:t>
      </w:r>
      <w:r w:rsidRPr="00212703">
        <w:rPr>
          <w:lang w:val="de-DE"/>
        </w:rPr>
        <w:t xml:space="preserve">), die Elemente Menüsteuerung, Symbolleisten und Dialoge miteinander verbindet, sie </w:t>
      </w:r>
      <w:r w:rsidR="00A92768" w:rsidRPr="00212703">
        <w:rPr>
          <w:lang w:val="de-DE"/>
        </w:rPr>
        <w:t>wiederspiegelt ein</w:t>
      </w:r>
      <w:r w:rsidRPr="00212703">
        <w:rPr>
          <w:lang w:val="de-DE"/>
        </w:rPr>
        <w:t xml:space="preserve"> grafisches Bedienkonzept </w:t>
      </w:r>
      <w:r w:rsidR="00A92768" w:rsidRPr="00212703">
        <w:rPr>
          <w:lang w:val="de-DE"/>
        </w:rPr>
        <w:t>für das Anwendungsprogramm.</w:t>
      </w:r>
    </w:p>
    <w:p w14:paraId="1FD5D0EA" w14:textId="76BEEA8E" w:rsidR="00DB2D5F" w:rsidRPr="00212703" w:rsidRDefault="00DB2D5F" w:rsidP="00DB2D5F">
      <w:pPr>
        <w:pStyle w:val="TextkrperEinzug"/>
        <w:ind w:firstLine="0"/>
        <w:rPr>
          <w:lang w:val="de-DE"/>
        </w:rPr>
      </w:pPr>
    </w:p>
    <w:p w14:paraId="153938DB" w14:textId="76B11208" w:rsidR="00DB2D5F" w:rsidRPr="00212703" w:rsidRDefault="00DB2D5F" w:rsidP="00DB2D5F">
      <w:pPr>
        <w:pStyle w:val="TextkrperEinzug"/>
        <w:ind w:firstLine="0"/>
        <w:rPr>
          <w:lang w:val="de-DE"/>
        </w:rPr>
      </w:pPr>
    </w:p>
    <w:p w14:paraId="222671D3" w14:textId="77777777" w:rsidR="00DB2D5F" w:rsidRPr="00212703" w:rsidRDefault="00DB2D5F" w:rsidP="00C62BFE">
      <w:pPr>
        <w:pStyle w:val="Textkrper"/>
        <w:rPr>
          <w:i/>
        </w:rPr>
        <w:sectPr w:rsidR="00DB2D5F" w:rsidRPr="00212703" w:rsidSect="00997612">
          <w:headerReference w:type="default" r:id="rId35"/>
          <w:pgSz w:w="11906" w:h="16838" w:code="9"/>
          <w:pgMar w:top="1701" w:right="1418" w:bottom="1134" w:left="1418" w:header="709" w:footer="709" w:gutter="0"/>
          <w:cols w:space="708"/>
          <w:docGrid w:linePitch="360"/>
        </w:sectPr>
      </w:pPr>
    </w:p>
    <w:p w14:paraId="7475C311" w14:textId="17DE69FC" w:rsidR="00AF42A8" w:rsidRPr="00212703" w:rsidRDefault="000C78C4" w:rsidP="000C78C4">
      <w:pPr>
        <w:pStyle w:val="berschrift1"/>
      </w:pPr>
      <w:bookmarkStart w:id="130" w:name="_Ref516556248"/>
      <w:bookmarkStart w:id="131" w:name="_Toc517096370"/>
      <w:bookmarkStart w:id="132" w:name="_Toc521311608"/>
      <w:r w:rsidRPr="00212703">
        <w:lastRenderedPageBreak/>
        <w:t>Anforderungsanalyse</w:t>
      </w:r>
      <w:bookmarkEnd w:id="130"/>
      <w:bookmarkEnd w:id="131"/>
      <w:bookmarkEnd w:id="132"/>
    </w:p>
    <w:p w14:paraId="27C31751" w14:textId="77777777" w:rsidR="009F6D64" w:rsidRPr="00212703" w:rsidRDefault="009F6D64" w:rsidP="009F6D64">
      <w:pPr>
        <w:pStyle w:val="Textkrper"/>
      </w:pPr>
      <w:r w:rsidRPr="00212703">
        <w:t>Um den Aufwand für Planung und Implementierung einschätzen zu können, ist eine genaue Analyse der verschiedenen Anforderungen an das System notwendig. Die Analyse muss umfassend und detailliert genug sein, sodass es keine Missverständnisse oder Interpretationsmöglichkeiten während der Entwicklung gibt.</w:t>
      </w:r>
    </w:p>
    <w:p w14:paraId="02623786" w14:textId="43E86DCF" w:rsidR="009F6D64" w:rsidRPr="00212703" w:rsidRDefault="009F6D64" w:rsidP="00427C36">
      <w:pPr>
        <w:pStyle w:val="Textkrper"/>
        <w:ind w:firstLine="709"/>
      </w:pPr>
      <w:r w:rsidRPr="00212703">
        <w:t xml:space="preserve">Eine gute Analyse ist der Grundstein für ein realistisches Zeitmanagement und für eine realistische Kosteneinschätzung </w:t>
      </w:r>
      <w:r w:rsidR="00B8413D" w:rsidRPr="00212703">
        <w:t>in Projekten</w:t>
      </w:r>
      <w:r w:rsidR="00B8413D">
        <w:t xml:space="preserve"> </w:t>
      </w:r>
      <w:sdt>
        <w:sdtPr>
          <w:id w:val="636844398"/>
          <w:citation/>
        </w:sdtPr>
        <w:sdtContent>
          <w:r w:rsidRPr="00212703">
            <w:fldChar w:fldCharType="begin"/>
          </w:r>
          <w:r w:rsidRPr="00212703">
            <w:instrText xml:space="preserve"> CITATION Ian07 \l 1031 </w:instrText>
          </w:r>
          <w:r w:rsidRPr="00212703">
            <w:fldChar w:fldCharType="separate"/>
          </w:r>
          <w:r w:rsidR="006A6C0A">
            <w:rPr>
              <w:noProof/>
            </w:rPr>
            <w:t>(Sommerville, 2007)</w:t>
          </w:r>
          <w:r w:rsidRPr="00212703">
            <w:fldChar w:fldCharType="end"/>
          </w:r>
        </w:sdtContent>
      </w:sdt>
      <w:r w:rsidRPr="00212703">
        <w:t>.</w:t>
      </w:r>
    </w:p>
    <w:p w14:paraId="0CF8D2E5" w14:textId="77777777" w:rsidR="009F6D64" w:rsidRPr="00212703" w:rsidRDefault="009F6D64" w:rsidP="009F6D64">
      <w:pPr>
        <w:pStyle w:val="Textkrper"/>
      </w:pPr>
      <w:r w:rsidRPr="00212703">
        <w:t>Die folgenden Punkte listen einige Vorteile, warum wir überhaupt diese Analyse grundsätzlich durchgeführt haben:</w:t>
      </w:r>
    </w:p>
    <w:p w14:paraId="40BF4C0C" w14:textId="10837C31" w:rsidR="009F6D64" w:rsidRPr="00212703" w:rsidRDefault="009F6D64" w:rsidP="008C7A6B">
      <w:pPr>
        <w:pStyle w:val="TextkrperEinzug"/>
        <w:numPr>
          <w:ilvl w:val="0"/>
          <w:numId w:val="26"/>
        </w:numPr>
        <w:rPr>
          <w:lang w:val="de-DE"/>
        </w:rPr>
      </w:pPr>
      <w:r w:rsidRPr="00212703">
        <w:rPr>
          <w:lang w:val="de-DE"/>
        </w:rPr>
        <w:t>Kosten einschätzen / senken</w:t>
      </w:r>
    </w:p>
    <w:p w14:paraId="05D54351" w14:textId="157A75E9" w:rsidR="009F6D64" w:rsidRPr="00212703" w:rsidRDefault="009F6D64" w:rsidP="008C7A6B">
      <w:pPr>
        <w:pStyle w:val="TextkrperEinzug"/>
        <w:numPr>
          <w:ilvl w:val="0"/>
          <w:numId w:val="26"/>
        </w:numPr>
        <w:rPr>
          <w:lang w:val="de-DE"/>
        </w:rPr>
      </w:pPr>
      <w:r w:rsidRPr="00212703">
        <w:rPr>
          <w:lang w:val="de-DE"/>
        </w:rPr>
        <w:t>Risiken verkleinern</w:t>
      </w:r>
    </w:p>
    <w:p w14:paraId="6184323F" w14:textId="4DA8B11D" w:rsidR="009F6D64" w:rsidRPr="00212703" w:rsidRDefault="009F6D64" w:rsidP="008C7A6B">
      <w:pPr>
        <w:pStyle w:val="TextkrperEinzug"/>
        <w:numPr>
          <w:ilvl w:val="0"/>
          <w:numId w:val="26"/>
        </w:numPr>
        <w:rPr>
          <w:lang w:val="de-DE"/>
        </w:rPr>
      </w:pPr>
      <w:r w:rsidRPr="00212703">
        <w:rPr>
          <w:lang w:val="de-DE"/>
        </w:rPr>
        <w:t xml:space="preserve">Erleichterung beim Erstellen von Testfällen und Testszenarien </w:t>
      </w:r>
    </w:p>
    <w:p w14:paraId="27888117" w14:textId="59BE219B" w:rsidR="009F6D64" w:rsidRPr="00212703" w:rsidRDefault="009F6D64" w:rsidP="008C7A6B">
      <w:pPr>
        <w:pStyle w:val="TextkrperEinzug"/>
        <w:numPr>
          <w:ilvl w:val="0"/>
          <w:numId w:val="26"/>
        </w:numPr>
        <w:rPr>
          <w:lang w:val="de-DE"/>
        </w:rPr>
      </w:pPr>
      <w:r w:rsidRPr="00212703">
        <w:rPr>
          <w:lang w:val="de-DE"/>
        </w:rPr>
        <w:t xml:space="preserve">Gute Produkte erleichtern den Verkauf und </w:t>
      </w:r>
      <w:r w:rsidR="00B8413D">
        <w:rPr>
          <w:lang w:val="de-DE"/>
        </w:rPr>
        <w:t xml:space="preserve">erhöhen </w:t>
      </w:r>
      <w:r w:rsidRPr="00212703">
        <w:rPr>
          <w:lang w:val="de-DE"/>
        </w:rPr>
        <w:t>Kundenzufriedenheit</w:t>
      </w:r>
    </w:p>
    <w:p w14:paraId="3ACD1FE7" w14:textId="77777777" w:rsidR="009F6D64" w:rsidRPr="00212703" w:rsidRDefault="009F6D64" w:rsidP="009F6D64">
      <w:pPr>
        <w:pStyle w:val="TextkrperEinzug"/>
        <w:ind w:left="1429" w:firstLine="0"/>
        <w:rPr>
          <w:lang w:val="de-DE"/>
        </w:rPr>
      </w:pPr>
    </w:p>
    <w:p w14:paraId="6A4DC4DF" w14:textId="03071EE9" w:rsidR="009F6D64" w:rsidRPr="00212703" w:rsidRDefault="009F6D64" w:rsidP="009F6D64">
      <w:pPr>
        <w:pStyle w:val="TextkrperEinzug"/>
        <w:ind w:firstLine="0"/>
        <w:rPr>
          <w:lang w:val="de-DE"/>
        </w:rPr>
      </w:pPr>
      <w:r w:rsidRPr="00212703">
        <w:rPr>
          <w:lang w:val="de-DE"/>
        </w:rPr>
        <w:t xml:space="preserve">Dieser Abschnitt beschreit deshalb alle Anforderungen an den </w:t>
      </w:r>
      <w:r w:rsidR="001731F3">
        <w:rPr>
          <w:lang w:val="de-DE"/>
        </w:rPr>
        <w:t>Topology-Editor</w:t>
      </w:r>
      <w:r w:rsidRPr="00212703">
        <w:rPr>
          <w:lang w:val="de-DE"/>
        </w:rPr>
        <w:t xml:space="preserve"> und das gesamte System. Hierbei wird zwischen funktionalen und nicht-funktionalen Anforderungen unterschieden. Des Weiteren werden die Aufgaben beispielhaft an einigen Anwendungsfällen in einem Diagramm erläutert.</w:t>
      </w:r>
    </w:p>
    <w:p w14:paraId="23BB14D1" w14:textId="05F87592" w:rsidR="00B70A25" w:rsidRPr="00212703" w:rsidRDefault="00B70A25" w:rsidP="00B70A25">
      <w:pPr>
        <w:pStyle w:val="TextkrperEinzug"/>
        <w:ind w:firstLine="0"/>
        <w:rPr>
          <w:lang w:val="de-DE"/>
        </w:rPr>
      </w:pPr>
      <w:r w:rsidRPr="00212703">
        <w:rPr>
          <w:lang w:val="de-DE"/>
        </w:rPr>
        <w:t>.</w:t>
      </w:r>
    </w:p>
    <w:p w14:paraId="5FBF1C11" w14:textId="6CC1AC04" w:rsidR="00B3067F" w:rsidRPr="00212703" w:rsidRDefault="00B24FBC" w:rsidP="00B24FBC">
      <w:pPr>
        <w:pStyle w:val="berschrift2"/>
      </w:pPr>
      <w:bookmarkStart w:id="133" w:name="_Ref515868216"/>
      <w:bookmarkStart w:id="134" w:name="_Toc517096371"/>
      <w:bookmarkStart w:id="135" w:name="_Toc521311609"/>
      <w:r w:rsidRPr="00212703">
        <w:t>Funktionale Anforderungen</w:t>
      </w:r>
      <w:bookmarkEnd w:id="133"/>
      <w:bookmarkEnd w:id="134"/>
      <w:bookmarkEnd w:id="135"/>
      <w:r w:rsidRPr="00212703">
        <w:t xml:space="preserve"> </w:t>
      </w:r>
    </w:p>
    <w:p w14:paraId="691D2AD4" w14:textId="7AE76EF9" w:rsidR="009F6D64" w:rsidRPr="00212703" w:rsidRDefault="009F6D64" w:rsidP="009F6D64">
      <w:pPr>
        <w:pStyle w:val="Textkrper"/>
      </w:pPr>
      <w:r w:rsidRPr="00212703">
        <w:t>Die funktionalen Anforderungen</w:t>
      </w:r>
      <w:r w:rsidR="009D360D" w:rsidRPr="00212703">
        <w:fldChar w:fldCharType="begin"/>
      </w:r>
      <w:r w:rsidR="009D360D" w:rsidRPr="00212703">
        <w:instrText xml:space="preserve"> XE "funktionalen Anforderungen" </w:instrText>
      </w:r>
      <w:r w:rsidR="009D360D" w:rsidRPr="00212703">
        <w:fldChar w:fldCharType="end"/>
      </w:r>
      <w:r w:rsidRPr="00212703">
        <w:t xml:space="preserve"> (FR</w:t>
      </w:r>
      <w:r w:rsidRPr="00212703">
        <w:rPr>
          <w:rStyle w:val="Funotenzeichen"/>
        </w:rPr>
        <w:footnoteReference w:id="21"/>
      </w:r>
      <w:r w:rsidRPr="00212703">
        <w:t>) spezifizieren die Funktionalität oder das Verhalten des Softwareproduktes unter festgelegten Bedingungen oder als Frage „Was soll das Softwareprodukt tun?“.</w:t>
      </w:r>
    </w:p>
    <w:p w14:paraId="1F00F217" w14:textId="15B9BCD5" w:rsidR="009F6D64" w:rsidRPr="00212703" w:rsidRDefault="009F6D64" w:rsidP="003F3F58">
      <w:pPr>
        <w:pStyle w:val="Textkrper"/>
        <w:ind w:firstLine="709"/>
      </w:pPr>
      <w:r w:rsidRPr="00212703">
        <w:t xml:space="preserve">Hierbei gibt es die Muss-Kriterien, das heißt die Kriterien, die auf jeden Fall umgesetzt werden müssen. Sie beschreiben vor allem den Einsatz essentieller Funktionen </w:t>
      </w:r>
      <w:r w:rsidR="00694996" w:rsidRPr="00212703">
        <w:t xml:space="preserve">des </w:t>
      </w:r>
      <w:r w:rsidR="00694996">
        <w:t>Topology-Editors</w:t>
      </w:r>
      <w:r w:rsidRPr="00212703">
        <w:t xml:space="preserve">. Weiterhin formuliert man die Kann-Kriterien, die umgesetzt werden, wenn es die Ressourcen und die Planung des Projektes zulassen </w:t>
      </w:r>
      <w:r w:rsidR="00694996" w:rsidRPr="00212703">
        <w:t>und nicht</w:t>
      </w:r>
      <w:r w:rsidRPr="00212703">
        <w:t xml:space="preserve"> die Einsatzfähigkeiten des Systems beeinträchtigen.</w:t>
      </w:r>
    </w:p>
    <w:p w14:paraId="6EDE7647" w14:textId="64617F77" w:rsidR="000B067B" w:rsidRPr="00212703" w:rsidRDefault="000B067B" w:rsidP="000B067B">
      <w:pPr>
        <w:pStyle w:val="berschrift3"/>
        <w:rPr>
          <w:i/>
        </w:rPr>
      </w:pPr>
      <w:bookmarkStart w:id="136" w:name="_Toc517096372"/>
      <w:bookmarkStart w:id="137" w:name="_Toc521311610"/>
      <w:r w:rsidRPr="00212703">
        <w:t>Muss</w:t>
      </w:r>
      <w:r w:rsidRPr="00212703">
        <w:rPr>
          <w:i/>
        </w:rPr>
        <w:t>-</w:t>
      </w:r>
      <w:r w:rsidRPr="00212703">
        <w:t>Kriterien</w:t>
      </w:r>
      <w:bookmarkEnd w:id="136"/>
      <w:bookmarkEnd w:id="137"/>
    </w:p>
    <w:p w14:paraId="1BCAFDD8" w14:textId="77777777" w:rsidR="00B66996" w:rsidRPr="00212703" w:rsidRDefault="00B66996" w:rsidP="00B66996">
      <w:pPr>
        <w:pStyle w:val="Textkrper"/>
      </w:pPr>
      <w:r w:rsidRPr="0086650F">
        <w:t>FR010</w:t>
      </w:r>
      <w:r w:rsidRPr="00212703">
        <w:t>:</w:t>
      </w:r>
      <w:r w:rsidRPr="00212703">
        <w:tab/>
        <w:t>Die Topologie ist in einer Ansicht darzustellen.</w:t>
      </w:r>
    </w:p>
    <w:p w14:paraId="55790775" w14:textId="77777777" w:rsidR="00B66996" w:rsidRPr="00212703" w:rsidRDefault="00B66996" w:rsidP="00B66996">
      <w:pPr>
        <w:pStyle w:val="TextkrperEinzug"/>
        <w:rPr>
          <w:lang w:val="de-DE"/>
        </w:rPr>
      </w:pPr>
    </w:p>
    <w:p w14:paraId="1F1FF1FE" w14:textId="2E382E11" w:rsidR="00B66996" w:rsidRPr="00212703" w:rsidRDefault="00B66996" w:rsidP="00B66996">
      <w:pPr>
        <w:pStyle w:val="Textkrper"/>
        <w:ind w:left="1418" w:hanging="1418"/>
      </w:pPr>
      <w:r w:rsidRPr="0086650F">
        <w:t>FR020</w:t>
      </w:r>
      <w:r w:rsidRPr="00212703">
        <w:t>:</w:t>
      </w:r>
      <w:r w:rsidRPr="00212703">
        <w:tab/>
        <w:t>Die Topologie-Darstellung kann separat geschlossen werden.</w:t>
      </w:r>
    </w:p>
    <w:p w14:paraId="279352A0" w14:textId="77777777" w:rsidR="00B66996" w:rsidRPr="00212703" w:rsidRDefault="00B66996" w:rsidP="00B66996">
      <w:pPr>
        <w:pStyle w:val="TextkrperEinzug"/>
        <w:rPr>
          <w:lang w:val="de-DE"/>
        </w:rPr>
      </w:pPr>
    </w:p>
    <w:p w14:paraId="59D58430" w14:textId="77777777" w:rsidR="00B66996" w:rsidRPr="00212703" w:rsidRDefault="00B66996" w:rsidP="00B66996">
      <w:pPr>
        <w:pStyle w:val="TextkrperEinzug"/>
        <w:ind w:left="1410" w:hanging="1410"/>
        <w:rPr>
          <w:lang w:val="de-DE"/>
        </w:rPr>
      </w:pPr>
      <w:r w:rsidRPr="00212703">
        <w:rPr>
          <w:lang w:val="de-DE"/>
        </w:rPr>
        <w:t>FR030:</w:t>
      </w:r>
      <w:r w:rsidRPr="00212703">
        <w:rPr>
          <w:lang w:val="de-DE"/>
        </w:rPr>
        <w:tab/>
        <w:t>Die Topologie-Darstellung eines Projekts kann durch den Anwender separat geschlossen werden.</w:t>
      </w:r>
    </w:p>
    <w:p w14:paraId="6F3D0AE3" w14:textId="77777777" w:rsidR="00B66996" w:rsidRPr="00212703" w:rsidRDefault="00B66996" w:rsidP="00B66996">
      <w:pPr>
        <w:pStyle w:val="TextkrperEinzug"/>
        <w:ind w:firstLine="0"/>
        <w:rPr>
          <w:lang w:val="de-DE"/>
        </w:rPr>
      </w:pPr>
    </w:p>
    <w:p w14:paraId="13D7A46C" w14:textId="77777777" w:rsidR="00B66996" w:rsidRPr="00212703" w:rsidRDefault="00B66996" w:rsidP="00B66996">
      <w:pPr>
        <w:pStyle w:val="TextkrperEinzug"/>
        <w:ind w:left="1418" w:hanging="1418"/>
        <w:rPr>
          <w:lang w:val="de-DE"/>
        </w:rPr>
      </w:pPr>
      <w:r w:rsidRPr="00212703">
        <w:rPr>
          <w:lang w:val="de-DE"/>
        </w:rPr>
        <w:t>FR040:</w:t>
      </w:r>
      <w:r w:rsidRPr="00212703">
        <w:rPr>
          <w:lang w:val="de-DE"/>
        </w:rPr>
        <w:tab/>
        <w:t>Das Editieren von Informationen einer Topologie durch den Nutzer muss möglich sein.</w:t>
      </w:r>
    </w:p>
    <w:p w14:paraId="52CB83BF" w14:textId="77777777" w:rsidR="00B66996" w:rsidRPr="00212703" w:rsidRDefault="00B66996" w:rsidP="00B66996">
      <w:pPr>
        <w:pStyle w:val="TextkrperEinzug"/>
        <w:ind w:left="1418" w:hanging="1418"/>
        <w:rPr>
          <w:lang w:val="de-DE"/>
        </w:rPr>
      </w:pPr>
    </w:p>
    <w:p w14:paraId="648A1F49" w14:textId="77777777" w:rsidR="00B66996" w:rsidRPr="00212703" w:rsidRDefault="00B66996" w:rsidP="00B66996">
      <w:pPr>
        <w:pStyle w:val="TextkrperEinzug"/>
        <w:ind w:left="1418" w:hanging="1418"/>
        <w:rPr>
          <w:lang w:val="de-DE"/>
        </w:rPr>
      </w:pPr>
      <w:r w:rsidRPr="00212703">
        <w:rPr>
          <w:lang w:val="de-DE"/>
        </w:rPr>
        <w:t>FR050:</w:t>
      </w:r>
      <w:r w:rsidRPr="00212703">
        <w:rPr>
          <w:lang w:val="de-DE"/>
        </w:rPr>
        <w:tab/>
        <w:t>Dem Nutzer muss die Möglichkeiten geboten werden die Topologie wiederzuverwenden.</w:t>
      </w:r>
    </w:p>
    <w:p w14:paraId="21DF18C0" w14:textId="77777777" w:rsidR="00B66996" w:rsidRPr="00212703" w:rsidRDefault="00B66996" w:rsidP="00B66996">
      <w:pPr>
        <w:pStyle w:val="TextkrperEinzug"/>
        <w:ind w:left="1418" w:hanging="1418"/>
        <w:rPr>
          <w:lang w:val="de-DE"/>
        </w:rPr>
      </w:pPr>
    </w:p>
    <w:p w14:paraId="06C54071" w14:textId="73C7066A" w:rsidR="00B66996" w:rsidRPr="00212703" w:rsidRDefault="00B66996" w:rsidP="00B66996">
      <w:pPr>
        <w:pStyle w:val="TextkrperEinzug"/>
        <w:ind w:left="1418" w:hanging="1418"/>
        <w:rPr>
          <w:lang w:val="de-DE"/>
        </w:rPr>
      </w:pPr>
      <w:r w:rsidRPr="00212703">
        <w:rPr>
          <w:lang w:val="de-DE"/>
        </w:rPr>
        <w:t>FR060:</w:t>
      </w:r>
      <w:r w:rsidRPr="00212703">
        <w:rPr>
          <w:lang w:val="de-DE"/>
        </w:rPr>
        <w:tab/>
        <w:t>Nach dem Öffnen</w:t>
      </w:r>
      <w:r w:rsidR="00D516DF">
        <w:rPr>
          <w:lang w:val="de-DE"/>
        </w:rPr>
        <w:t xml:space="preserve"> der GUI-Sicht</w:t>
      </w:r>
      <w:r w:rsidRPr="00212703">
        <w:rPr>
          <w:lang w:val="de-DE"/>
        </w:rPr>
        <w:t xml:space="preserve"> sind die wichtigsten Informationen in einer Ansicht bereitzustellen.</w:t>
      </w:r>
    </w:p>
    <w:p w14:paraId="5845D57D" w14:textId="77777777" w:rsidR="00B66996" w:rsidRPr="00212703" w:rsidRDefault="00B66996" w:rsidP="00B66996">
      <w:pPr>
        <w:pStyle w:val="TextkrperEinzug"/>
        <w:ind w:left="1418" w:hanging="1418"/>
        <w:rPr>
          <w:lang w:val="de-DE"/>
        </w:rPr>
      </w:pPr>
    </w:p>
    <w:p w14:paraId="0A1BFD39" w14:textId="77777777" w:rsidR="00B66996" w:rsidRPr="00212703" w:rsidRDefault="00B66996" w:rsidP="00B66996">
      <w:pPr>
        <w:pStyle w:val="TextkrperEinzug"/>
        <w:ind w:left="1418" w:hanging="1418"/>
        <w:rPr>
          <w:lang w:val="de-DE"/>
        </w:rPr>
      </w:pPr>
      <w:r w:rsidRPr="00212703">
        <w:rPr>
          <w:lang w:val="de-DE"/>
        </w:rPr>
        <w:t>FR070:</w:t>
      </w:r>
      <w:r w:rsidRPr="00212703">
        <w:rPr>
          <w:lang w:val="de-DE"/>
        </w:rPr>
        <w:tab/>
        <w:t>Die topologischen Informationen müssen grafisch dargestellt werden.</w:t>
      </w:r>
    </w:p>
    <w:p w14:paraId="6ECE1AE4" w14:textId="77777777" w:rsidR="00B66996" w:rsidRPr="00212703" w:rsidRDefault="00B66996" w:rsidP="00B66996">
      <w:pPr>
        <w:pStyle w:val="TextkrperEinzug"/>
        <w:ind w:left="1418" w:hanging="1418"/>
        <w:rPr>
          <w:lang w:val="de-DE"/>
        </w:rPr>
      </w:pPr>
    </w:p>
    <w:p w14:paraId="73EA9CF4" w14:textId="77777777" w:rsidR="00B66996" w:rsidRPr="00212703" w:rsidRDefault="00B66996" w:rsidP="00B66996">
      <w:pPr>
        <w:pStyle w:val="TextkrperEinzug"/>
        <w:ind w:left="1418" w:hanging="1418"/>
        <w:rPr>
          <w:lang w:val="de-DE"/>
        </w:rPr>
      </w:pPr>
      <w:r w:rsidRPr="00212703">
        <w:rPr>
          <w:lang w:val="de-DE"/>
        </w:rPr>
        <w:t>FR080:</w:t>
      </w:r>
      <w:r w:rsidRPr="00212703">
        <w:rPr>
          <w:lang w:val="de-DE"/>
        </w:rPr>
        <w:tab/>
        <w:t>Den Nutzer beim Editieren einer Verbindung optisch unterstützen.</w:t>
      </w:r>
    </w:p>
    <w:p w14:paraId="0A942DDC" w14:textId="77777777" w:rsidR="00B66996" w:rsidRPr="00212703" w:rsidRDefault="00B66996" w:rsidP="00B66996">
      <w:pPr>
        <w:pStyle w:val="TextkrperEinzug"/>
        <w:ind w:left="1418" w:hanging="1418"/>
        <w:rPr>
          <w:lang w:val="de-DE"/>
        </w:rPr>
      </w:pPr>
    </w:p>
    <w:p w14:paraId="71B01614" w14:textId="50D9BB42" w:rsidR="00B66996" w:rsidRPr="00212703" w:rsidRDefault="00B66996" w:rsidP="00B66996">
      <w:pPr>
        <w:pStyle w:val="TextkrperEinzug"/>
        <w:ind w:left="1418" w:hanging="1418"/>
        <w:rPr>
          <w:lang w:val="de-DE"/>
        </w:rPr>
      </w:pPr>
      <w:r w:rsidRPr="00212703">
        <w:rPr>
          <w:lang w:val="de-DE"/>
        </w:rPr>
        <w:t>FR090</w:t>
      </w:r>
      <w:r w:rsidR="00B94615">
        <w:rPr>
          <w:lang w:val="de-DE"/>
        </w:rPr>
        <w:t>:</w:t>
      </w:r>
      <w:r w:rsidR="00EF06A4">
        <w:rPr>
          <w:lang w:val="de-DE"/>
        </w:rPr>
        <w:tab/>
        <w:t xml:space="preserve">Die Basisfunktion Laden </w:t>
      </w:r>
      <w:r w:rsidR="000B1538">
        <w:rPr>
          <w:lang w:val="de-DE"/>
        </w:rPr>
        <w:t>muss</w:t>
      </w:r>
      <w:r w:rsidRPr="00212703">
        <w:rPr>
          <w:lang w:val="de-DE"/>
        </w:rPr>
        <w:t xml:space="preserve"> bereitgestellt werden.</w:t>
      </w:r>
    </w:p>
    <w:p w14:paraId="0B4BF036" w14:textId="77777777" w:rsidR="00B66996" w:rsidRPr="00212703" w:rsidRDefault="00B66996" w:rsidP="00B66996">
      <w:pPr>
        <w:pStyle w:val="TextkrperEinzug"/>
        <w:ind w:left="1418" w:hanging="1418"/>
        <w:rPr>
          <w:lang w:val="de-DE"/>
        </w:rPr>
      </w:pPr>
    </w:p>
    <w:p w14:paraId="7B4AED4E" w14:textId="4BF1B7AE" w:rsidR="00B66996" w:rsidRPr="00212703" w:rsidRDefault="00B66996" w:rsidP="00B66996">
      <w:pPr>
        <w:pStyle w:val="TextkrperEinzug"/>
        <w:ind w:left="1418" w:hanging="1418"/>
        <w:rPr>
          <w:lang w:val="de-DE"/>
        </w:rPr>
      </w:pPr>
      <w:r w:rsidRPr="00212703">
        <w:rPr>
          <w:lang w:val="de-DE"/>
        </w:rPr>
        <w:t>FR100</w:t>
      </w:r>
      <w:r w:rsidR="00B94615">
        <w:rPr>
          <w:lang w:val="de-DE"/>
        </w:rPr>
        <w:t>:</w:t>
      </w:r>
      <w:r w:rsidRPr="00212703">
        <w:rPr>
          <w:lang w:val="de-DE"/>
        </w:rPr>
        <w:tab/>
        <w:t>Darstellung verschiedener Topologien.</w:t>
      </w:r>
    </w:p>
    <w:p w14:paraId="047EB131" w14:textId="77777777" w:rsidR="00B66996" w:rsidRPr="00212703" w:rsidRDefault="00B66996" w:rsidP="00B66996">
      <w:pPr>
        <w:pStyle w:val="TextkrperEinzug"/>
        <w:ind w:left="1418" w:hanging="1418"/>
        <w:rPr>
          <w:lang w:val="de-DE"/>
        </w:rPr>
      </w:pPr>
    </w:p>
    <w:p w14:paraId="0B604EFD" w14:textId="13206CD9" w:rsidR="00B66996" w:rsidRDefault="00B66996" w:rsidP="00B66996">
      <w:pPr>
        <w:pStyle w:val="TextkrperEinzug"/>
        <w:ind w:left="1418" w:hanging="1418"/>
        <w:rPr>
          <w:lang w:val="de-DE"/>
        </w:rPr>
      </w:pPr>
      <w:r w:rsidRPr="00212703">
        <w:rPr>
          <w:lang w:val="de-DE"/>
        </w:rPr>
        <w:t>FR110</w:t>
      </w:r>
      <w:r w:rsidR="00B94615">
        <w:rPr>
          <w:lang w:val="de-DE"/>
        </w:rPr>
        <w:t>:</w:t>
      </w:r>
      <w:r w:rsidRPr="00212703">
        <w:rPr>
          <w:lang w:val="de-DE"/>
        </w:rPr>
        <w:tab/>
      </w:r>
      <w:r w:rsidR="00D516DF">
        <w:rPr>
          <w:lang w:val="de-DE"/>
        </w:rPr>
        <w:t>Unterstützung für Zoom-</w:t>
      </w:r>
      <w:r w:rsidR="00D516DF" w:rsidRPr="00402BE9">
        <w:rPr>
          <w:lang w:val="de-DE"/>
        </w:rPr>
        <w:t>Fun</w:t>
      </w:r>
      <w:r w:rsidR="002D6582" w:rsidRPr="00402BE9">
        <w:rPr>
          <w:lang w:val="de-DE"/>
        </w:rPr>
        <w:t>k</w:t>
      </w:r>
      <w:r w:rsidR="00D516DF" w:rsidRPr="00402BE9">
        <w:rPr>
          <w:lang w:val="de-DE"/>
        </w:rPr>
        <w:t>tionen</w:t>
      </w:r>
      <w:r w:rsidRPr="00212703">
        <w:rPr>
          <w:lang w:val="de-DE"/>
        </w:rPr>
        <w:t xml:space="preserve">. </w:t>
      </w:r>
    </w:p>
    <w:p w14:paraId="275CDB7C" w14:textId="5FF2121D" w:rsidR="003141B4" w:rsidRDefault="003141B4" w:rsidP="00B66996">
      <w:pPr>
        <w:pStyle w:val="TextkrperEinzug"/>
        <w:ind w:left="1418" w:hanging="1418"/>
        <w:rPr>
          <w:lang w:val="de-DE"/>
        </w:rPr>
      </w:pPr>
    </w:p>
    <w:p w14:paraId="64ADBACC" w14:textId="5DFC841E" w:rsidR="003141B4" w:rsidRDefault="003141B4" w:rsidP="00B66996">
      <w:pPr>
        <w:pStyle w:val="TextkrperEinzug"/>
        <w:ind w:left="1418" w:hanging="1418"/>
        <w:rPr>
          <w:lang w:val="de-DE"/>
        </w:rPr>
      </w:pPr>
      <w:r>
        <w:rPr>
          <w:lang w:val="de-DE"/>
        </w:rPr>
        <w:t>FR120</w:t>
      </w:r>
      <w:r w:rsidR="00B94615">
        <w:rPr>
          <w:lang w:val="de-DE"/>
        </w:rPr>
        <w:t>:</w:t>
      </w:r>
      <w:r>
        <w:rPr>
          <w:lang w:val="de-DE"/>
        </w:rPr>
        <w:tab/>
        <w:t>Persistenz der Daten (Speichern, Laden)</w:t>
      </w:r>
      <w:r w:rsidR="00AF0989">
        <w:rPr>
          <w:lang w:val="de-DE"/>
        </w:rPr>
        <w:t>.</w:t>
      </w:r>
    </w:p>
    <w:p w14:paraId="5092C921" w14:textId="7223B349" w:rsidR="00EF06A4" w:rsidRDefault="00EF06A4" w:rsidP="00B66996">
      <w:pPr>
        <w:pStyle w:val="TextkrperEinzug"/>
        <w:ind w:left="1418" w:hanging="1418"/>
        <w:rPr>
          <w:lang w:val="de-DE"/>
        </w:rPr>
      </w:pPr>
    </w:p>
    <w:p w14:paraId="5EA1DD58" w14:textId="3B655115" w:rsidR="00EF06A4" w:rsidRDefault="00EF06A4" w:rsidP="00B66996">
      <w:pPr>
        <w:pStyle w:val="TextkrperEinzug"/>
        <w:ind w:left="1418" w:hanging="1418"/>
        <w:rPr>
          <w:lang w:val="de-DE"/>
        </w:rPr>
      </w:pPr>
      <w:r>
        <w:rPr>
          <w:lang w:val="de-DE"/>
        </w:rPr>
        <w:t>FR130</w:t>
      </w:r>
      <w:r w:rsidR="00B94615">
        <w:rPr>
          <w:lang w:val="de-DE"/>
        </w:rPr>
        <w:t>:</w:t>
      </w:r>
      <w:r>
        <w:rPr>
          <w:lang w:val="de-DE"/>
        </w:rPr>
        <w:tab/>
        <w:t>Um die Topology-Editor rasch mit den bereits existierenden Daten füllen zu können, muss es möglich sein die topologischen Informationen hochzuladen.</w:t>
      </w:r>
    </w:p>
    <w:p w14:paraId="081E916C" w14:textId="1E6903D6" w:rsidR="00EF06A4" w:rsidRDefault="00EF06A4" w:rsidP="00B66996">
      <w:pPr>
        <w:pStyle w:val="TextkrperEinzug"/>
        <w:ind w:left="1418" w:hanging="1418"/>
        <w:rPr>
          <w:lang w:val="de-DE"/>
        </w:rPr>
      </w:pPr>
    </w:p>
    <w:p w14:paraId="3DC4EF66" w14:textId="73720EB9" w:rsidR="00EF06A4" w:rsidRDefault="00EF06A4" w:rsidP="00B66996">
      <w:pPr>
        <w:pStyle w:val="TextkrperEinzug"/>
        <w:ind w:left="1418" w:hanging="1418"/>
        <w:rPr>
          <w:lang w:val="de-DE"/>
        </w:rPr>
      </w:pPr>
      <w:r>
        <w:rPr>
          <w:lang w:val="de-DE"/>
        </w:rPr>
        <w:t>FR140</w:t>
      </w:r>
      <w:r w:rsidR="00BC0A94">
        <w:rPr>
          <w:lang w:val="de-DE"/>
        </w:rPr>
        <w:t>:</w:t>
      </w:r>
      <w:r>
        <w:rPr>
          <w:lang w:val="de-DE"/>
        </w:rPr>
        <w:tab/>
      </w:r>
      <w:r w:rsidR="00F032BF">
        <w:rPr>
          <w:lang w:val="de-DE"/>
        </w:rPr>
        <w:t>T</w:t>
      </w:r>
      <w:r w:rsidR="00D01B63">
        <w:rPr>
          <w:lang w:val="de-DE"/>
        </w:rPr>
        <w:t>opologische</w:t>
      </w:r>
      <w:r>
        <w:rPr>
          <w:lang w:val="de-DE"/>
        </w:rPr>
        <w:t xml:space="preserve"> Informationen zu speichern ist ein primärer Anwendungsfall eines </w:t>
      </w:r>
      <w:r w:rsidR="000B1538">
        <w:rPr>
          <w:lang w:val="de-DE"/>
        </w:rPr>
        <w:t>Benutzers</w:t>
      </w:r>
      <w:r>
        <w:rPr>
          <w:lang w:val="de-DE"/>
        </w:rPr>
        <w:t xml:space="preserve">. Das System </w:t>
      </w:r>
      <w:r w:rsidR="000B1538">
        <w:rPr>
          <w:lang w:val="de-DE"/>
        </w:rPr>
        <w:t>muss es daher ermöglichen, die verwendeten Informationen zu speichern.</w:t>
      </w:r>
    </w:p>
    <w:p w14:paraId="62CE7E5A" w14:textId="77777777" w:rsidR="00AC57F7" w:rsidRDefault="00AC57F7" w:rsidP="00B66996">
      <w:pPr>
        <w:pStyle w:val="TextkrperEinzug"/>
        <w:ind w:left="1418" w:hanging="1418"/>
        <w:rPr>
          <w:lang w:val="de-DE"/>
        </w:rPr>
      </w:pPr>
    </w:p>
    <w:p w14:paraId="7188236B" w14:textId="345D1C19" w:rsidR="00C66F9C" w:rsidRDefault="00B65E15" w:rsidP="00B66996">
      <w:pPr>
        <w:pStyle w:val="TextkrperEinzug"/>
        <w:ind w:left="1418" w:hanging="1418"/>
        <w:rPr>
          <w:lang w:val="de-DE"/>
        </w:rPr>
      </w:pPr>
      <w:r>
        <w:rPr>
          <w:lang w:val="de-DE"/>
        </w:rPr>
        <w:t>FR150:</w:t>
      </w:r>
      <w:r w:rsidR="00B94615">
        <w:rPr>
          <w:lang w:val="de-DE"/>
        </w:rPr>
        <w:t xml:space="preserve">        </w:t>
      </w:r>
      <w:r w:rsidR="00B94615">
        <w:rPr>
          <w:lang w:val="de-DE"/>
        </w:rPr>
        <w:tab/>
      </w:r>
      <w:r w:rsidR="00D06ABD">
        <w:rPr>
          <w:lang w:val="de-DE"/>
        </w:rPr>
        <w:t xml:space="preserve">Eine intuitive und benutzerfreundliche Schnittstelle zum </w:t>
      </w:r>
      <w:r w:rsidR="00C66F9C" w:rsidRPr="00C66F9C">
        <w:rPr>
          <w:lang w:val="de-DE"/>
        </w:rPr>
        <w:t>Importieren</w:t>
      </w:r>
      <w:r w:rsidR="00B94615">
        <w:rPr>
          <w:lang w:val="de-DE"/>
        </w:rPr>
        <w:t xml:space="preserve"> von topologischen Daten muss geboten werden</w:t>
      </w:r>
      <w:r>
        <w:rPr>
          <w:lang w:val="de-DE"/>
        </w:rPr>
        <w:t>.</w:t>
      </w:r>
    </w:p>
    <w:p w14:paraId="69FD456B" w14:textId="77777777" w:rsidR="00B65E15" w:rsidRDefault="00B65E15" w:rsidP="00B66996">
      <w:pPr>
        <w:pStyle w:val="TextkrperEinzug"/>
        <w:ind w:left="1418" w:hanging="1418"/>
        <w:rPr>
          <w:lang w:val="de-DE"/>
        </w:rPr>
      </w:pPr>
    </w:p>
    <w:p w14:paraId="477949C1" w14:textId="5383922D" w:rsidR="00B94615" w:rsidRDefault="00B94615" w:rsidP="00B66996">
      <w:pPr>
        <w:pStyle w:val="TextkrperEinzug"/>
        <w:ind w:left="1418" w:hanging="1418"/>
        <w:rPr>
          <w:lang w:val="de-DE"/>
        </w:rPr>
      </w:pPr>
      <w:r>
        <w:rPr>
          <w:lang w:val="de-DE"/>
        </w:rPr>
        <w:t>FR160</w:t>
      </w:r>
      <w:r w:rsidR="00B65E15">
        <w:rPr>
          <w:lang w:val="de-DE"/>
        </w:rPr>
        <w:t>:</w:t>
      </w:r>
      <w:r w:rsidR="00B65E15">
        <w:rPr>
          <w:lang w:val="de-DE"/>
        </w:rPr>
        <w:tab/>
        <w:t xml:space="preserve">Um persönliche Bedürfnisse anpassen zu können, muss eine Funktion zum </w:t>
      </w:r>
      <w:r w:rsidR="00157461">
        <w:rPr>
          <w:lang w:val="de-DE"/>
        </w:rPr>
        <w:t>Exportieren</w:t>
      </w:r>
      <w:r w:rsidR="00B65E15">
        <w:rPr>
          <w:lang w:val="de-DE"/>
        </w:rPr>
        <w:t xml:space="preserve"> von </w:t>
      </w:r>
      <w:r w:rsidR="00157461">
        <w:rPr>
          <w:lang w:val="de-DE"/>
        </w:rPr>
        <w:t>toplogischen Daten bereitgestellt werden.</w:t>
      </w:r>
    </w:p>
    <w:p w14:paraId="3B5745B2" w14:textId="10F4C2FE" w:rsidR="007065D9" w:rsidRPr="00212703" w:rsidRDefault="007065D9" w:rsidP="00427C36">
      <w:pPr>
        <w:pStyle w:val="TextkrperEinzug"/>
        <w:rPr>
          <w:lang w:val="de-DE"/>
        </w:rPr>
      </w:pPr>
    </w:p>
    <w:p w14:paraId="25BB655C" w14:textId="7B1C68DE" w:rsidR="00B70A25" w:rsidRPr="00212703" w:rsidRDefault="00B70A25" w:rsidP="00B70A25">
      <w:pPr>
        <w:pStyle w:val="TextkrperEinzug"/>
        <w:ind w:left="1418" w:hanging="1418"/>
        <w:rPr>
          <w:lang w:val="de-DE"/>
        </w:rPr>
      </w:pPr>
    </w:p>
    <w:p w14:paraId="212C52FD" w14:textId="77777777" w:rsidR="00B70A25" w:rsidRPr="00212703" w:rsidRDefault="00B70A25" w:rsidP="00B70A25">
      <w:pPr>
        <w:pStyle w:val="TextkrperEinzug"/>
        <w:ind w:left="1418" w:hanging="1418"/>
        <w:rPr>
          <w:lang w:val="de-DE"/>
        </w:rPr>
      </w:pPr>
    </w:p>
    <w:p w14:paraId="312B5494" w14:textId="1CAAF42D" w:rsidR="008A7C2E" w:rsidRPr="00212703" w:rsidRDefault="00B65E15" w:rsidP="00B70A25">
      <w:pPr>
        <w:pStyle w:val="TextkrperEinzug"/>
        <w:rPr>
          <w:lang w:val="de-DE"/>
        </w:rPr>
      </w:pPr>
      <w:r>
        <w:rPr>
          <w:lang w:val="de-DE"/>
        </w:rPr>
        <w:tab/>
      </w:r>
    </w:p>
    <w:p w14:paraId="745FBEE9" w14:textId="0A640A0A" w:rsidR="00954C61" w:rsidRPr="00212703" w:rsidRDefault="00954C61" w:rsidP="00954C61">
      <w:pPr>
        <w:pStyle w:val="berschrift3"/>
      </w:pPr>
      <w:bookmarkStart w:id="138" w:name="_Toc517096373"/>
      <w:bookmarkStart w:id="139" w:name="_Toc521311611"/>
      <w:r w:rsidRPr="00212703">
        <w:t>Kann-Kriterien</w:t>
      </w:r>
      <w:bookmarkEnd w:id="138"/>
      <w:bookmarkEnd w:id="139"/>
    </w:p>
    <w:p w14:paraId="7AEFFD4B" w14:textId="77777777" w:rsidR="00B66996" w:rsidRPr="00212703" w:rsidRDefault="00B66996" w:rsidP="00B66996">
      <w:pPr>
        <w:pStyle w:val="Textkrper"/>
      </w:pPr>
      <w:r w:rsidRPr="00212703">
        <w:t>FR200:</w:t>
      </w:r>
      <w:r w:rsidRPr="00212703">
        <w:tab/>
        <w:t>Bereitstellen einer „Über Uns“-Ansicht.</w:t>
      </w:r>
    </w:p>
    <w:p w14:paraId="63D53189" w14:textId="77777777" w:rsidR="00B66996" w:rsidRPr="00212703" w:rsidRDefault="00B66996" w:rsidP="00B66996">
      <w:pPr>
        <w:pStyle w:val="TextkrperEinzug"/>
        <w:ind w:firstLine="0"/>
        <w:rPr>
          <w:lang w:val="de-DE"/>
        </w:rPr>
      </w:pPr>
    </w:p>
    <w:p w14:paraId="04DA4863" w14:textId="0BF000B7" w:rsidR="00B66996" w:rsidRPr="00212703" w:rsidRDefault="00B66996" w:rsidP="00B66996">
      <w:pPr>
        <w:pStyle w:val="TextkrperEinzug"/>
        <w:ind w:left="1418" w:hanging="1418"/>
        <w:rPr>
          <w:lang w:val="de-DE"/>
        </w:rPr>
      </w:pPr>
      <w:r w:rsidRPr="00212703">
        <w:rPr>
          <w:lang w:val="de-DE"/>
        </w:rPr>
        <w:t>FR210:</w:t>
      </w:r>
      <w:r w:rsidRPr="00212703">
        <w:rPr>
          <w:lang w:val="de-DE"/>
        </w:rPr>
        <w:tab/>
        <w:t xml:space="preserve">Funktion zum Umstellen der </w:t>
      </w:r>
      <w:r w:rsidR="00D516DF">
        <w:rPr>
          <w:lang w:val="de-DE"/>
        </w:rPr>
        <w:t>Bediens</w:t>
      </w:r>
      <w:r w:rsidRPr="00212703">
        <w:rPr>
          <w:lang w:val="de-DE"/>
        </w:rPr>
        <w:t>prache</w:t>
      </w:r>
      <w:r w:rsidR="00D516DF">
        <w:rPr>
          <w:lang w:val="de-DE"/>
        </w:rPr>
        <w:t>, Lokalisierung</w:t>
      </w:r>
      <w:r w:rsidRPr="00212703">
        <w:rPr>
          <w:lang w:val="de-DE"/>
        </w:rPr>
        <w:t>.</w:t>
      </w:r>
    </w:p>
    <w:p w14:paraId="4517BBDB" w14:textId="77777777" w:rsidR="00B66996" w:rsidRPr="00212703" w:rsidRDefault="00B66996" w:rsidP="00B66996">
      <w:pPr>
        <w:pStyle w:val="TextkrperEinzug"/>
        <w:ind w:left="1418" w:hanging="1418"/>
        <w:rPr>
          <w:lang w:val="de-DE"/>
        </w:rPr>
      </w:pPr>
    </w:p>
    <w:p w14:paraId="3A8E9BBF" w14:textId="1DA470CF" w:rsidR="00B66996" w:rsidRPr="00212703" w:rsidRDefault="00B66996" w:rsidP="00B66996">
      <w:pPr>
        <w:pStyle w:val="TextkrperEinzug"/>
        <w:ind w:left="1418" w:hanging="1418"/>
        <w:rPr>
          <w:lang w:val="de-DE"/>
        </w:rPr>
      </w:pPr>
      <w:r w:rsidRPr="00212703">
        <w:rPr>
          <w:lang w:val="de-DE"/>
        </w:rPr>
        <w:t>FR220:</w:t>
      </w:r>
      <w:r w:rsidRPr="00212703">
        <w:rPr>
          <w:lang w:val="de-DE"/>
        </w:rPr>
        <w:tab/>
        <w:t xml:space="preserve">Funktion zur Umschaltung der </w:t>
      </w:r>
      <w:r w:rsidRPr="00402BE9">
        <w:rPr>
          <w:lang w:val="de-DE"/>
        </w:rPr>
        <w:t>Topologie</w:t>
      </w:r>
      <w:r w:rsidR="002D6582" w:rsidRPr="00402BE9">
        <w:rPr>
          <w:lang w:val="de-DE"/>
        </w:rPr>
        <w:t>-M</w:t>
      </w:r>
      <w:r w:rsidR="00D516DF" w:rsidRPr="00402BE9">
        <w:rPr>
          <w:lang w:val="de-DE"/>
        </w:rPr>
        <w:t>uster</w:t>
      </w:r>
      <w:r w:rsidR="00D516DF">
        <w:rPr>
          <w:lang w:val="de-DE"/>
        </w:rPr>
        <w:t xml:space="preserve"> im zulässigen Kontext</w:t>
      </w:r>
      <w:r w:rsidR="00D516DF" w:rsidRPr="00212703">
        <w:rPr>
          <w:lang w:val="de-DE"/>
        </w:rPr>
        <w:t xml:space="preserve"> </w:t>
      </w:r>
      <w:r w:rsidRPr="00212703">
        <w:rPr>
          <w:lang w:val="de-DE"/>
        </w:rPr>
        <w:t xml:space="preserve">(siehe Abschnitt </w:t>
      </w:r>
      <w:r w:rsidRPr="00212703">
        <w:rPr>
          <w:lang w:val="de-DE"/>
        </w:rPr>
        <w:fldChar w:fldCharType="begin"/>
      </w:r>
      <w:r w:rsidRPr="00212703">
        <w:rPr>
          <w:lang w:val="de-DE"/>
        </w:rPr>
        <w:instrText xml:space="preserve"> REF _Ref506810601 \r \h </w:instrText>
      </w:r>
      <w:r w:rsidR="00212703">
        <w:rPr>
          <w:lang w:val="de-DE"/>
        </w:rPr>
        <w:instrText xml:space="preserve"> \* MERGEFORMAT </w:instrText>
      </w:r>
      <w:r w:rsidRPr="00212703">
        <w:rPr>
          <w:lang w:val="de-DE"/>
        </w:rPr>
      </w:r>
      <w:r w:rsidRPr="00212703">
        <w:rPr>
          <w:lang w:val="de-DE"/>
        </w:rPr>
        <w:fldChar w:fldCharType="separate"/>
      </w:r>
      <w:r w:rsidR="00693A00">
        <w:rPr>
          <w:lang w:val="de-DE"/>
        </w:rPr>
        <w:t>2.2</w:t>
      </w:r>
      <w:r w:rsidRPr="00212703">
        <w:rPr>
          <w:lang w:val="de-DE"/>
        </w:rPr>
        <w:fldChar w:fldCharType="end"/>
      </w:r>
      <w:r w:rsidRPr="00212703">
        <w:rPr>
          <w:lang w:val="de-DE"/>
        </w:rPr>
        <w:t>)</w:t>
      </w:r>
      <w:r w:rsidR="00D111CD">
        <w:rPr>
          <w:lang w:val="de-DE"/>
        </w:rPr>
        <w:t>.</w:t>
      </w:r>
    </w:p>
    <w:p w14:paraId="0BF9CA67" w14:textId="77777777" w:rsidR="00B66996" w:rsidRPr="00212703" w:rsidRDefault="00B66996" w:rsidP="00B66996">
      <w:pPr>
        <w:pStyle w:val="TextkrperEinzug"/>
        <w:ind w:left="1418" w:hanging="1418"/>
        <w:rPr>
          <w:lang w:val="de-DE"/>
        </w:rPr>
      </w:pPr>
    </w:p>
    <w:p w14:paraId="08D686FF" w14:textId="6647A007" w:rsidR="00B66996" w:rsidRPr="00212703" w:rsidRDefault="00B66996" w:rsidP="00B66996">
      <w:pPr>
        <w:pStyle w:val="TextkrperEinzug"/>
        <w:ind w:left="1418" w:hanging="1418"/>
        <w:rPr>
          <w:lang w:val="de-DE"/>
        </w:rPr>
      </w:pPr>
      <w:r w:rsidRPr="00212703">
        <w:rPr>
          <w:lang w:val="de-DE"/>
        </w:rPr>
        <w:t>FR230</w:t>
      </w:r>
      <w:r w:rsidR="00B94615">
        <w:rPr>
          <w:lang w:val="de-DE"/>
        </w:rPr>
        <w:t>:</w:t>
      </w:r>
      <w:r w:rsidRPr="00212703">
        <w:rPr>
          <w:lang w:val="de-DE"/>
        </w:rPr>
        <w:tab/>
        <w:t>Funktion zum Suchen und Ersetzen von Informationen.</w:t>
      </w:r>
    </w:p>
    <w:p w14:paraId="2905933E" w14:textId="77777777" w:rsidR="00B66996" w:rsidRPr="00212703" w:rsidRDefault="00B66996" w:rsidP="00B66996">
      <w:pPr>
        <w:pStyle w:val="TextkrperEinzug"/>
        <w:ind w:left="1418" w:hanging="1418"/>
        <w:rPr>
          <w:lang w:val="de-DE"/>
        </w:rPr>
      </w:pPr>
    </w:p>
    <w:p w14:paraId="55EE8A9D" w14:textId="64D30AE0" w:rsidR="00B66996" w:rsidRPr="00212703" w:rsidRDefault="00B66996" w:rsidP="00B66996">
      <w:pPr>
        <w:pStyle w:val="TextkrperEinzug"/>
        <w:ind w:left="1418" w:hanging="1418"/>
        <w:rPr>
          <w:lang w:val="de-DE"/>
        </w:rPr>
      </w:pPr>
      <w:r w:rsidRPr="00212703">
        <w:rPr>
          <w:lang w:val="de-DE"/>
        </w:rPr>
        <w:t>FR240</w:t>
      </w:r>
      <w:r w:rsidR="00B94615">
        <w:rPr>
          <w:lang w:val="de-DE"/>
        </w:rPr>
        <w:t>:</w:t>
      </w:r>
      <w:r w:rsidRPr="00212703">
        <w:rPr>
          <w:lang w:val="de-DE"/>
        </w:rPr>
        <w:tab/>
        <w:t>Funktion zur Filterung von Informationen und der Darstellung.</w:t>
      </w:r>
    </w:p>
    <w:p w14:paraId="3B4881C0" w14:textId="77777777" w:rsidR="00B66996" w:rsidRPr="00212703" w:rsidRDefault="00B66996" w:rsidP="00B66996">
      <w:pPr>
        <w:pStyle w:val="TextkrperEinzug"/>
        <w:ind w:left="1418" w:hanging="1418"/>
        <w:rPr>
          <w:lang w:val="de-DE"/>
        </w:rPr>
      </w:pPr>
    </w:p>
    <w:p w14:paraId="67A67EFC" w14:textId="0F552784" w:rsidR="00B66996" w:rsidRPr="00212703" w:rsidRDefault="00B66996" w:rsidP="00B66996">
      <w:pPr>
        <w:pStyle w:val="TextkrperEinzug"/>
        <w:ind w:left="1418" w:hanging="1418"/>
        <w:rPr>
          <w:lang w:val="de-DE"/>
        </w:rPr>
      </w:pPr>
      <w:r w:rsidRPr="00212703">
        <w:rPr>
          <w:lang w:val="de-DE"/>
        </w:rPr>
        <w:t>FR250</w:t>
      </w:r>
      <w:r w:rsidR="00B94615">
        <w:rPr>
          <w:lang w:val="de-DE"/>
        </w:rPr>
        <w:t>:</w:t>
      </w:r>
      <w:r w:rsidRPr="00212703">
        <w:rPr>
          <w:lang w:val="de-DE"/>
        </w:rPr>
        <w:tab/>
        <w:t xml:space="preserve">Bereitstellen der </w:t>
      </w:r>
      <w:r w:rsidRPr="00402BE9">
        <w:rPr>
          <w:lang w:val="de-DE"/>
        </w:rPr>
        <w:t>Topologie</w:t>
      </w:r>
      <w:r w:rsidR="002D6582" w:rsidRPr="00402BE9">
        <w:rPr>
          <w:lang w:val="de-DE"/>
        </w:rPr>
        <w:t>-I</w:t>
      </w:r>
      <w:r w:rsidR="00B15FBD" w:rsidRPr="00402BE9">
        <w:rPr>
          <w:lang w:val="de-DE"/>
        </w:rPr>
        <w:t>nformationen</w:t>
      </w:r>
      <w:r w:rsidRPr="00212703">
        <w:rPr>
          <w:lang w:val="de-DE"/>
        </w:rPr>
        <w:t xml:space="preserve"> unabhängig vom Protokoll.</w:t>
      </w:r>
    </w:p>
    <w:p w14:paraId="79627A63" w14:textId="77777777" w:rsidR="00B66996" w:rsidRPr="00212703" w:rsidRDefault="00B66996" w:rsidP="00B66996">
      <w:pPr>
        <w:pStyle w:val="Textkrper"/>
      </w:pPr>
    </w:p>
    <w:p w14:paraId="51FE16EF" w14:textId="6CE347D5" w:rsidR="00B66996" w:rsidRPr="00212703" w:rsidRDefault="00B66996" w:rsidP="00B66996">
      <w:pPr>
        <w:pStyle w:val="Textkrper"/>
      </w:pPr>
      <w:r w:rsidRPr="00212703">
        <w:t>FR260</w:t>
      </w:r>
      <w:r w:rsidR="00B94615">
        <w:t>:</w:t>
      </w:r>
      <w:r w:rsidRPr="00212703">
        <w:tab/>
        <w:t>Darstellen von Fehlern in einer eigenen Ausgabe</w:t>
      </w:r>
      <w:r w:rsidR="00B15FBD">
        <w:t>.</w:t>
      </w:r>
    </w:p>
    <w:p w14:paraId="1BC2A91E" w14:textId="77777777" w:rsidR="00B66996" w:rsidRPr="00212703" w:rsidRDefault="00B66996" w:rsidP="00B66996">
      <w:pPr>
        <w:pStyle w:val="TextkrperEinzug"/>
        <w:rPr>
          <w:lang w:val="de-DE"/>
        </w:rPr>
      </w:pPr>
    </w:p>
    <w:p w14:paraId="15DE92A8" w14:textId="488678D7" w:rsidR="00B66996" w:rsidRPr="00212703" w:rsidRDefault="00B66996" w:rsidP="00B66996">
      <w:pPr>
        <w:pStyle w:val="TextkrperEinzug"/>
        <w:ind w:firstLine="0"/>
        <w:rPr>
          <w:lang w:val="de-DE"/>
        </w:rPr>
      </w:pPr>
      <w:r w:rsidRPr="00212703">
        <w:rPr>
          <w:lang w:val="de-DE"/>
        </w:rPr>
        <w:t>FR270</w:t>
      </w:r>
      <w:r w:rsidR="00B94615">
        <w:rPr>
          <w:lang w:val="de-DE"/>
        </w:rPr>
        <w:t>:</w:t>
      </w:r>
      <w:r w:rsidRPr="00212703">
        <w:rPr>
          <w:lang w:val="de-DE"/>
        </w:rPr>
        <w:tab/>
        <w:t xml:space="preserve">Bereitstellen einer Auto-Sortierungs-Funktion für die Darstellung. </w:t>
      </w:r>
    </w:p>
    <w:p w14:paraId="2E4026A8" w14:textId="7998EE04" w:rsidR="00BB6F06" w:rsidRPr="00212703" w:rsidRDefault="00BB6F06" w:rsidP="00BB6F06">
      <w:pPr>
        <w:pStyle w:val="TextkrperEinzug"/>
        <w:ind w:firstLine="0"/>
        <w:rPr>
          <w:lang w:val="de-DE"/>
        </w:rPr>
      </w:pPr>
      <w:r w:rsidRPr="00212703">
        <w:rPr>
          <w:lang w:val="de-DE"/>
        </w:rPr>
        <w:t xml:space="preserve">. </w:t>
      </w:r>
    </w:p>
    <w:p w14:paraId="3EEE8722" w14:textId="77777777" w:rsidR="00B3067F" w:rsidRPr="00212703" w:rsidRDefault="00B3067F" w:rsidP="00B3067F">
      <w:pPr>
        <w:pStyle w:val="TextkrperEinzug"/>
        <w:ind w:firstLine="0"/>
        <w:rPr>
          <w:lang w:val="en-US"/>
        </w:rPr>
      </w:pPr>
    </w:p>
    <w:p w14:paraId="0C40AA13" w14:textId="77777777" w:rsidR="00074640" w:rsidRPr="00212703" w:rsidRDefault="00074640" w:rsidP="00074640">
      <w:pPr>
        <w:pStyle w:val="berschrift2"/>
      </w:pPr>
      <w:bookmarkStart w:id="140" w:name="_Ref515868243"/>
      <w:bookmarkStart w:id="141" w:name="_Toc517096374"/>
      <w:bookmarkStart w:id="142" w:name="_Toc521311612"/>
      <w:r w:rsidRPr="00212703">
        <w:t>Nichtfunktionale Anforderungen</w:t>
      </w:r>
      <w:bookmarkEnd w:id="140"/>
      <w:bookmarkEnd w:id="141"/>
      <w:bookmarkEnd w:id="142"/>
    </w:p>
    <w:p w14:paraId="3766677B" w14:textId="4A8B4CA0" w:rsidR="00B66996" w:rsidRPr="00212703" w:rsidRDefault="00B66996" w:rsidP="00B66996">
      <w:pPr>
        <w:pStyle w:val="Textkrper"/>
      </w:pPr>
      <w:r w:rsidRPr="00212703">
        <w:t>Nichtfunktionale Anforderungen</w:t>
      </w:r>
      <w:r w:rsidR="009D360D" w:rsidRPr="00212703">
        <w:fldChar w:fldCharType="begin"/>
      </w:r>
      <w:r w:rsidR="009D360D" w:rsidRPr="00212703">
        <w:instrText xml:space="preserve"> XE "Nichtfunktionale Anforderungen" </w:instrText>
      </w:r>
      <w:r w:rsidR="009D360D" w:rsidRPr="00212703">
        <w:fldChar w:fldCharType="end"/>
      </w:r>
      <w:r w:rsidRPr="00212703">
        <w:t xml:space="preserve"> (NFRs</w:t>
      </w:r>
      <w:r w:rsidRPr="00212703">
        <w:rPr>
          <w:rStyle w:val="Funotenzeichen"/>
        </w:rPr>
        <w:footnoteReference w:id="22"/>
      </w:r>
      <w:r w:rsidRPr="00212703">
        <w:t>), auch technische Anforderungen genannt, beschreiben Aspekte, die typischerweise mehrere oder alle funktionalen Anforderungen betreffen bzw. überschneiden (cross-cut). Sie haben in der Regel einen Einfluss auf die gesamte Softwarearchitektur. Außerdem beeinflussen sich nichtfunktionale Anforderungen gegenseitig. Auch hier werden die Anforderungen in Muss-und in Kann-Kriterien aufgeteilt.</w:t>
      </w:r>
    </w:p>
    <w:p w14:paraId="1190F009" w14:textId="4070ED68" w:rsidR="00CF6CA4" w:rsidRPr="00212703" w:rsidRDefault="00CF6CA4" w:rsidP="00CF6CA4">
      <w:pPr>
        <w:pStyle w:val="berschrift3"/>
      </w:pPr>
      <w:bookmarkStart w:id="143" w:name="_Toc517096375"/>
      <w:bookmarkStart w:id="144" w:name="_Toc521311613"/>
      <w:r w:rsidRPr="00212703">
        <w:t>Muss-Kriterien</w:t>
      </w:r>
      <w:bookmarkEnd w:id="143"/>
      <w:bookmarkEnd w:id="144"/>
    </w:p>
    <w:p w14:paraId="65FF6030" w14:textId="77777777" w:rsidR="00B66996" w:rsidRPr="00212703" w:rsidRDefault="00B66996" w:rsidP="00B66996">
      <w:pPr>
        <w:pStyle w:val="Textkrper"/>
        <w:ind w:left="1418" w:hanging="1418"/>
      </w:pPr>
      <w:r w:rsidRPr="00212703">
        <w:t>NF010:</w:t>
      </w:r>
      <w:r w:rsidRPr="00212703">
        <w:tab/>
        <w:t>Es muss möglich sein, die Software zu erweitern oder Fehlerkorrekturen durchzuführen (Wartbarkeit).</w:t>
      </w:r>
    </w:p>
    <w:p w14:paraId="111A080D" w14:textId="77777777" w:rsidR="00B66996" w:rsidRPr="00212703" w:rsidRDefault="00B66996" w:rsidP="00B66996">
      <w:pPr>
        <w:pStyle w:val="TextkrperEinzug"/>
        <w:rPr>
          <w:lang w:val="de-DE"/>
        </w:rPr>
      </w:pPr>
    </w:p>
    <w:p w14:paraId="2EB3A2CE" w14:textId="77777777" w:rsidR="00B66996" w:rsidRPr="00212703" w:rsidRDefault="00B66996" w:rsidP="00B66996">
      <w:pPr>
        <w:pStyle w:val="TextkrperEinzug"/>
        <w:ind w:left="1418" w:hanging="1418"/>
        <w:rPr>
          <w:lang w:val="de-DE"/>
        </w:rPr>
      </w:pPr>
      <w:r w:rsidRPr="00212703">
        <w:rPr>
          <w:lang w:val="de-DE"/>
        </w:rPr>
        <w:t>NF020:</w:t>
      </w:r>
      <w:r w:rsidRPr="00212703">
        <w:rPr>
          <w:lang w:val="de-DE"/>
        </w:rPr>
        <w:tab/>
        <w:t>Die Software muss in der Lage sein, Mängel oder Ursachen von Fehlverhalten zu diagnostizieren oder änderungsbedürftige Teile zu identifizieren (Analysierbarkeit).</w:t>
      </w:r>
    </w:p>
    <w:p w14:paraId="3C7988A3" w14:textId="77777777" w:rsidR="00B66996" w:rsidRPr="00212703" w:rsidRDefault="00B66996" w:rsidP="00B66996">
      <w:pPr>
        <w:pStyle w:val="TextkrperEinzug"/>
        <w:ind w:left="1418" w:hanging="1418"/>
        <w:rPr>
          <w:lang w:val="de-DE"/>
        </w:rPr>
      </w:pPr>
    </w:p>
    <w:p w14:paraId="1D7B99DA" w14:textId="77777777" w:rsidR="00B66996" w:rsidRPr="00212703" w:rsidRDefault="00B66996" w:rsidP="00B66996">
      <w:pPr>
        <w:pStyle w:val="TextkrperEinzug"/>
        <w:ind w:left="1418" w:hanging="1418"/>
        <w:rPr>
          <w:lang w:val="de-DE"/>
        </w:rPr>
      </w:pPr>
      <w:r w:rsidRPr="00212703">
        <w:rPr>
          <w:lang w:val="de-DE"/>
        </w:rPr>
        <w:t>NF030:</w:t>
      </w:r>
      <w:r w:rsidRPr="00212703">
        <w:rPr>
          <w:lang w:val="de-DE"/>
        </w:rPr>
        <w:tab/>
        <w:t>Die Software muss die Änderung der Implementierungen einer Spezifikation zulassen (Änderbarkeit).</w:t>
      </w:r>
    </w:p>
    <w:p w14:paraId="29CA025C" w14:textId="77777777" w:rsidR="00B66996" w:rsidRPr="00212703" w:rsidRDefault="00B66996" w:rsidP="00B66996">
      <w:pPr>
        <w:pStyle w:val="TextkrperEinzug"/>
        <w:ind w:left="1418" w:hanging="1418"/>
        <w:rPr>
          <w:lang w:val="de-DE"/>
        </w:rPr>
      </w:pPr>
    </w:p>
    <w:p w14:paraId="45C945CF" w14:textId="77777777" w:rsidR="00B66996" w:rsidRPr="00212703" w:rsidRDefault="00B66996" w:rsidP="00B66996">
      <w:pPr>
        <w:pStyle w:val="TextkrperEinzug"/>
        <w:ind w:left="1418" w:hanging="1418"/>
        <w:rPr>
          <w:lang w:val="de-DE"/>
        </w:rPr>
      </w:pPr>
      <w:r w:rsidRPr="00212703">
        <w:rPr>
          <w:lang w:val="de-DE"/>
        </w:rPr>
        <w:t>NF040</w:t>
      </w:r>
      <w:r w:rsidRPr="00212703">
        <w:rPr>
          <w:lang w:val="de-DE"/>
        </w:rPr>
        <w:tab/>
        <w:t>Die Software soll fehlertolerant sein (Stabilität).</w:t>
      </w:r>
    </w:p>
    <w:p w14:paraId="5587ED7D" w14:textId="77777777" w:rsidR="00B66996" w:rsidRPr="00212703" w:rsidRDefault="00B66996" w:rsidP="00B66996">
      <w:pPr>
        <w:pStyle w:val="TextkrperEinzug"/>
        <w:ind w:left="1418" w:hanging="1418"/>
        <w:rPr>
          <w:lang w:val="de-DE"/>
        </w:rPr>
      </w:pPr>
    </w:p>
    <w:p w14:paraId="5AAEC5B3" w14:textId="77777777" w:rsidR="00B66996" w:rsidRPr="00212703" w:rsidRDefault="00B66996" w:rsidP="00B66996">
      <w:pPr>
        <w:pStyle w:val="TextkrperEinzug"/>
        <w:ind w:left="1418" w:hanging="1418"/>
        <w:rPr>
          <w:lang w:val="de-DE"/>
        </w:rPr>
      </w:pPr>
      <w:r w:rsidRPr="00212703">
        <w:rPr>
          <w:lang w:val="de-DE"/>
        </w:rPr>
        <w:t>NF050:</w:t>
      </w:r>
      <w:r w:rsidRPr="00212703">
        <w:rPr>
          <w:lang w:val="de-DE"/>
        </w:rPr>
        <w:tab/>
        <w:t>Die Software soll validierbar sein (Testbarkeit).</w:t>
      </w:r>
    </w:p>
    <w:p w14:paraId="7DE35670" w14:textId="77777777" w:rsidR="00B66996" w:rsidRPr="00212703" w:rsidRDefault="00B66996" w:rsidP="00B66996">
      <w:pPr>
        <w:pStyle w:val="TextkrperEinzug"/>
        <w:ind w:left="1418" w:hanging="1418"/>
        <w:rPr>
          <w:lang w:val="de-DE"/>
        </w:rPr>
      </w:pPr>
    </w:p>
    <w:p w14:paraId="157814E8" w14:textId="1AD3EC95" w:rsidR="00B66996" w:rsidRPr="00212703" w:rsidRDefault="00B66996" w:rsidP="00B66996">
      <w:pPr>
        <w:pStyle w:val="TextkrperEinzug"/>
        <w:ind w:left="1418" w:hanging="1418"/>
        <w:rPr>
          <w:lang w:val="de-DE"/>
        </w:rPr>
      </w:pPr>
      <w:r w:rsidRPr="00212703">
        <w:rPr>
          <w:lang w:val="de-DE"/>
        </w:rPr>
        <w:t xml:space="preserve">NF060: </w:t>
      </w:r>
      <w:r w:rsidRPr="00212703">
        <w:rPr>
          <w:lang w:val="de-DE"/>
        </w:rPr>
        <w:tab/>
        <w:t xml:space="preserve">Die </w:t>
      </w:r>
      <w:r w:rsidRPr="003F3F58">
        <w:rPr>
          <w:lang w:val="de-DE"/>
        </w:rPr>
        <w:t>Software</w:t>
      </w:r>
      <w:r w:rsidR="00B15FBD" w:rsidRPr="003F3F58">
        <w:rPr>
          <w:lang w:val="de-DE"/>
        </w:rPr>
        <w:t>komponente</w:t>
      </w:r>
      <w:r w:rsidRPr="00212703">
        <w:rPr>
          <w:lang w:val="de-DE"/>
        </w:rPr>
        <w:t xml:space="preserve"> ist ein Bestandteil des </w:t>
      </w:r>
      <w:r w:rsidR="001731F3">
        <w:rPr>
          <w:lang w:val="de-DE"/>
        </w:rPr>
        <w:t>Communication Studio</w:t>
      </w:r>
      <w:r w:rsidRPr="00212703">
        <w:rPr>
          <w:lang w:val="de-DE"/>
        </w:rPr>
        <w:t>.</w:t>
      </w:r>
    </w:p>
    <w:p w14:paraId="3AC6B277" w14:textId="77777777" w:rsidR="00B66996" w:rsidRPr="00212703" w:rsidRDefault="00B66996" w:rsidP="00B66996">
      <w:pPr>
        <w:pStyle w:val="TextkrperEinzug"/>
        <w:ind w:left="1418" w:hanging="1418"/>
        <w:rPr>
          <w:lang w:val="de-DE"/>
        </w:rPr>
      </w:pPr>
    </w:p>
    <w:p w14:paraId="73B9632F" w14:textId="6BD9D6FC" w:rsidR="00B66996" w:rsidRPr="00212703" w:rsidRDefault="00B66996" w:rsidP="00B66996">
      <w:pPr>
        <w:pStyle w:val="TextkrperEinzug"/>
        <w:ind w:left="1418" w:hanging="1418"/>
        <w:rPr>
          <w:lang w:val="de-DE"/>
        </w:rPr>
      </w:pPr>
      <w:r w:rsidRPr="00212703">
        <w:rPr>
          <w:lang w:val="de-DE"/>
        </w:rPr>
        <w:t>NF070:</w:t>
      </w:r>
      <w:r w:rsidRPr="00212703">
        <w:rPr>
          <w:lang w:val="de-DE"/>
        </w:rPr>
        <w:tab/>
        <w:t>Der Daten</w:t>
      </w:r>
      <w:r w:rsidR="00D111CD">
        <w:rPr>
          <w:lang w:val="de-DE"/>
        </w:rPr>
        <w:t>austausch erfolgt im XML</w:t>
      </w:r>
      <w:r w:rsidR="00D111CD">
        <w:rPr>
          <w:rStyle w:val="Funotenzeichen"/>
          <w:lang w:val="de-DE"/>
        </w:rPr>
        <w:footnoteReference w:id="23"/>
      </w:r>
      <w:r w:rsidR="00D111CD">
        <w:rPr>
          <w:lang w:val="de-DE"/>
        </w:rPr>
        <w:t>-Format oder JSON</w:t>
      </w:r>
      <w:r w:rsidR="00517733">
        <w:rPr>
          <w:rStyle w:val="Funotenzeichen"/>
          <w:lang w:val="de-DE"/>
        </w:rPr>
        <w:footnoteReference w:id="24"/>
      </w:r>
      <w:r w:rsidR="00D111CD">
        <w:rPr>
          <w:lang w:val="de-DE"/>
        </w:rPr>
        <w:t>-Format.</w:t>
      </w:r>
    </w:p>
    <w:p w14:paraId="2A1EE7C1" w14:textId="77777777" w:rsidR="00B66996" w:rsidRPr="00212703" w:rsidRDefault="00B66996" w:rsidP="00B66996">
      <w:pPr>
        <w:pStyle w:val="TextkrperEinzug"/>
        <w:ind w:left="1418" w:hanging="1418"/>
        <w:rPr>
          <w:lang w:val="de-DE"/>
        </w:rPr>
      </w:pPr>
    </w:p>
    <w:p w14:paraId="7EAD9D51" w14:textId="2E8ED7F8" w:rsidR="00B66996" w:rsidRPr="00212703" w:rsidRDefault="00B66996" w:rsidP="00B66996">
      <w:pPr>
        <w:pStyle w:val="TextkrperEinzug"/>
        <w:ind w:left="1418" w:hanging="1418"/>
        <w:rPr>
          <w:lang w:val="de-DE"/>
        </w:rPr>
      </w:pPr>
      <w:r w:rsidRPr="00212703">
        <w:rPr>
          <w:lang w:val="de-DE"/>
        </w:rPr>
        <w:t>NF080:</w:t>
      </w:r>
      <w:r w:rsidRPr="00212703">
        <w:rPr>
          <w:lang w:val="de-DE"/>
        </w:rPr>
        <w:tab/>
        <w:t xml:space="preserve">Die </w:t>
      </w:r>
      <w:r w:rsidRPr="003F3F58">
        <w:rPr>
          <w:lang w:val="de-DE"/>
        </w:rPr>
        <w:t>Software</w:t>
      </w:r>
      <w:r w:rsidR="00B15FBD" w:rsidRPr="003F3F58">
        <w:rPr>
          <w:lang w:val="de-DE"/>
        </w:rPr>
        <w:t>komponente</w:t>
      </w:r>
      <w:r w:rsidRPr="00212703">
        <w:rPr>
          <w:lang w:val="de-DE"/>
        </w:rPr>
        <w:t xml:space="preserve"> muss unter Webbrowsern Google Chrome, Mozilla Firefox und Internet Explorer benutzbar sein.</w:t>
      </w:r>
    </w:p>
    <w:p w14:paraId="50734731" w14:textId="7E66B185" w:rsidR="00693F6F" w:rsidRPr="00212703" w:rsidRDefault="00693F6F" w:rsidP="00693F6F">
      <w:pPr>
        <w:pStyle w:val="TextkrperEinzug"/>
        <w:ind w:left="1418" w:hanging="1418"/>
        <w:rPr>
          <w:lang w:val="de-DE"/>
        </w:rPr>
      </w:pPr>
      <w:r w:rsidRPr="00212703">
        <w:rPr>
          <w:lang w:val="de-DE"/>
        </w:rPr>
        <w:t>.</w:t>
      </w:r>
    </w:p>
    <w:p w14:paraId="0C8899F7" w14:textId="17694BC1" w:rsidR="00194FB0" w:rsidRPr="00212703" w:rsidRDefault="00194FB0" w:rsidP="00194FB0">
      <w:pPr>
        <w:pStyle w:val="berschrift3"/>
      </w:pPr>
      <w:bookmarkStart w:id="145" w:name="_Toc517096376"/>
      <w:bookmarkStart w:id="146" w:name="_Toc521311614"/>
      <w:r w:rsidRPr="00212703">
        <w:t>Kann-Kriterien</w:t>
      </w:r>
      <w:bookmarkEnd w:id="145"/>
      <w:bookmarkEnd w:id="146"/>
    </w:p>
    <w:p w14:paraId="0F1729BC" w14:textId="77777777" w:rsidR="00B66996" w:rsidRPr="00212703" w:rsidRDefault="00B66996" w:rsidP="001731F3">
      <w:pPr>
        <w:pStyle w:val="Textkrper"/>
      </w:pPr>
      <w:r w:rsidRPr="00212703">
        <w:t>NF110:</w:t>
      </w:r>
      <w:r w:rsidRPr="00212703">
        <w:tab/>
        <w:t>Die Software soll zukünftig in einer Cloud zur Verfügung gestellt werden.</w:t>
      </w:r>
    </w:p>
    <w:p w14:paraId="06A8CAD8" w14:textId="77777777" w:rsidR="00B66996" w:rsidRPr="00212703" w:rsidRDefault="00B66996" w:rsidP="001731F3">
      <w:pPr>
        <w:pStyle w:val="Textkrper"/>
      </w:pPr>
    </w:p>
    <w:p w14:paraId="147A8721" w14:textId="77777777" w:rsidR="00B66996" w:rsidRPr="00212703" w:rsidRDefault="00B66996" w:rsidP="001731F3">
      <w:pPr>
        <w:pStyle w:val="Textkrper"/>
      </w:pPr>
      <w:r w:rsidRPr="00212703">
        <w:t>NF120:</w:t>
      </w:r>
      <w:r w:rsidRPr="00212703">
        <w:tab/>
        <w:t>Die Software soll mit Angular 5 umgesetzt werden.</w:t>
      </w:r>
    </w:p>
    <w:p w14:paraId="0C97C8AB" w14:textId="5F33CD08" w:rsidR="00194FB0" w:rsidRPr="00212703" w:rsidRDefault="00194FB0" w:rsidP="00FA7785">
      <w:pPr>
        <w:pStyle w:val="TextkrperEinzug"/>
        <w:ind w:firstLine="0"/>
        <w:rPr>
          <w:lang w:val="de-DE"/>
        </w:rPr>
      </w:pPr>
    </w:p>
    <w:p w14:paraId="357A306A" w14:textId="075919BF" w:rsidR="00FA7785" w:rsidRPr="00212703" w:rsidRDefault="00FA7785" w:rsidP="00FA7785">
      <w:pPr>
        <w:pStyle w:val="berschrift2"/>
      </w:pPr>
      <w:bookmarkStart w:id="147" w:name="_Toc517096377"/>
      <w:bookmarkStart w:id="148" w:name="_Toc521311615"/>
      <w:r w:rsidRPr="00212703">
        <w:lastRenderedPageBreak/>
        <w:t>Anwendungsfälle</w:t>
      </w:r>
      <w:bookmarkEnd w:id="147"/>
      <w:bookmarkEnd w:id="148"/>
    </w:p>
    <w:p w14:paraId="2FA59392" w14:textId="2E6330A9" w:rsidR="00FA7785" w:rsidRPr="00212703" w:rsidRDefault="00FA7785" w:rsidP="00FA7785">
      <w:pPr>
        <w:pStyle w:val="Textkrper"/>
      </w:pPr>
      <w:r w:rsidRPr="00212703">
        <w:t xml:space="preserve">Um einen Einblick in den häufig genutzten Funktionsumfang geben zu können, soll nachfolgend eine Auswahl von Anwendungsfällen dargestellt und erörtert werden. </w:t>
      </w:r>
      <w:r w:rsidRPr="00212703">
        <w:fldChar w:fldCharType="begin"/>
      </w:r>
      <w:r w:rsidRPr="00212703">
        <w:instrText xml:space="preserve"> REF _Ref515884689 \h </w:instrText>
      </w:r>
      <w:r w:rsidR="00212703">
        <w:instrText xml:space="preserve"> \* MERGEFORMAT </w:instrText>
      </w:r>
      <w:r w:rsidRPr="00212703">
        <w:fldChar w:fldCharType="separate"/>
      </w:r>
      <w:r w:rsidR="00693A00" w:rsidRPr="00212703">
        <w:t xml:space="preserve">Abbildung </w:t>
      </w:r>
      <w:r w:rsidR="00693A00">
        <w:rPr>
          <w:noProof/>
        </w:rPr>
        <w:t>12</w:t>
      </w:r>
      <w:r w:rsidRPr="00212703">
        <w:fldChar w:fldCharType="end"/>
      </w:r>
      <w:r w:rsidRPr="00212703">
        <w:t xml:space="preserve"> gibt bereits einen Überblick über einige der Anforderungen.</w:t>
      </w:r>
    </w:p>
    <w:p w14:paraId="03C45A81" w14:textId="0161A3AF" w:rsidR="00F13161" w:rsidRPr="00212703" w:rsidRDefault="00FA7785" w:rsidP="00FA7785">
      <w:pPr>
        <w:pStyle w:val="Textkrper"/>
      </w:pPr>
      <w:r w:rsidRPr="00212703">
        <w:t xml:space="preserve">Prinzipiell lassen sich bei der Interaktion mit dem System zwei </w:t>
      </w:r>
      <w:r w:rsidR="00F13161" w:rsidRPr="00212703">
        <w:t>Nutzerrollen identifizieren. Bei Anzeigen und Erstellen der Netzwerktopologie sind hier d</w:t>
      </w:r>
      <w:r w:rsidR="00667198">
        <w:t>er</w:t>
      </w:r>
      <w:r w:rsidR="00F13161" w:rsidRPr="00212703">
        <w:t xml:space="preserve"> Kunde und </w:t>
      </w:r>
      <w:r w:rsidR="005D22FB">
        <w:t xml:space="preserve">der </w:t>
      </w:r>
      <w:r w:rsidR="00F13161" w:rsidRPr="00212703">
        <w:t>Inbetriebnehmer zu nennen.</w:t>
      </w:r>
    </w:p>
    <w:p w14:paraId="63367CAC" w14:textId="12AAC887" w:rsidR="00D572DE" w:rsidRDefault="00040648" w:rsidP="00427C36">
      <w:pPr>
        <w:pStyle w:val="Textkrper"/>
        <w:ind w:firstLine="709"/>
      </w:pPr>
      <w:r>
        <w:t>D</w:t>
      </w:r>
      <w:r w:rsidR="005D22FB">
        <w:t xml:space="preserve">er </w:t>
      </w:r>
      <w:r w:rsidR="005D22FB" w:rsidRPr="00402BE9">
        <w:t>Endanwe</w:t>
      </w:r>
      <w:r w:rsidR="002D6582" w:rsidRPr="00402BE9">
        <w:t>n</w:t>
      </w:r>
      <w:r w:rsidR="005D22FB" w:rsidRPr="00402BE9">
        <w:t>der</w:t>
      </w:r>
      <w:r w:rsidR="00F13161" w:rsidRPr="00212703">
        <w:t xml:space="preserve"> der </w:t>
      </w:r>
      <w:r w:rsidR="005D22FB">
        <w:t>Software</w:t>
      </w:r>
      <w:r w:rsidR="00F13161" w:rsidRPr="00212703">
        <w:t xml:space="preserve"> möchte im System eine Topologie anzeigen. </w:t>
      </w:r>
      <w:r w:rsidR="005D22FB">
        <w:t>Er soll im</w:t>
      </w:r>
      <w:r w:rsidR="00F13161" w:rsidRPr="00212703">
        <w:t xml:space="preserve"> Communication Studio </w:t>
      </w:r>
      <w:r w:rsidR="0032133C" w:rsidRPr="00212703">
        <w:t>das entsprechende Projekt</w:t>
      </w:r>
      <w:r w:rsidR="00F13161" w:rsidRPr="00212703">
        <w:t xml:space="preserve"> anlegen oder </w:t>
      </w:r>
      <w:r w:rsidR="005D22FB">
        <w:t xml:space="preserve">ein bestehendes Projekt </w:t>
      </w:r>
      <w:r w:rsidR="00D572DE" w:rsidRPr="00212703">
        <w:t>importier</w:t>
      </w:r>
      <w:r w:rsidR="005D22FB">
        <w:t>en</w:t>
      </w:r>
      <w:r w:rsidR="00F13161" w:rsidRPr="00212703">
        <w:t xml:space="preserve">. </w:t>
      </w:r>
      <w:r w:rsidR="00D572DE" w:rsidRPr="00212703">
        <w:t>Nach erfolgreiche</w:t>
      </w:r>
      <w:r w:rsidR="005D22FB">
        <w:t>m</w:t>
      </w:r>
      <w:r w:rsidR="00D572DE" w:rsidRPr="00212703">
        <w:t xml:space="preserve"> Einfügen der DTMs, kann der </w:t>
      </w:r>
      <w:r w:rsidR="005D22FB">
        <w:t>Anwender</w:t>
      </w:r>
      <w:r w:rsidR="005D22FB" w:rsidRPr="00212703">
        <w:t xml:space="preserve"> </w:t>
      </w:r>
      <w:r>
        <w:t>d</w:t>
      </w:r>
      <w:r w:rsidR="00D572DE" w:rsidRPr="00212703">
        <w:t>ie Topologie anzeigen</w:t>
      </w:r>
      <w:r w:rsidR="005D22FB">
        <w:t xml:space="preserve"> lassen</w:t>
      </w:r>
      <w:r w:rsidR="00D572DE" w:rsidRPr="00212703">
        <w:t xml:space="preserve">. Somit </w:t>
      </w:r>
      <w:r w:rsidR="005D22FB">
        <w:t>kann er</w:t>
      </w:r>
      <w:r w:rsidR="00D572DE" w:rsidRPr="00212703">
        <w:t xml:space="preserve"> hier die entsprechend</w:t>
      </w:r>
      <w:r w:rsidR="001B3C01">
        <w:t>e Netzwerktopologie bearbeiten.</w:t>
      </w:r>
    </w:p>
    <w:p w14:paraId="109C1856" w14:textId="74F32B56" w:rsidR="00FA7785" w:rsidRPr="00FC3A01" w:rsidRDefault="001B3C01" w:rsidP="001B3C01">
      <w:pPr>
        <w:pStyle w:val="TextkrperEinzug"/>
        <w:ind w:firstLine="0"/>
        <w:rPr>
          <w:lang w:val="de-DE"/>
        </w:rPr>
      </w:pPr>
      <w:r>
        <w:rPr>
          <w:noProof/>
          <w:lang w:val="en-US" w:eastAsia="en-US"/>
        </w:rPr>
        <w:drawing>
          <wp:inline distT="0" distB="0" distL="0" distR="0" wp14:anchorId="642A1135" wp14:editId="4F98F0A9">
            <wp:extent cx="5759450" cy="290195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901950"/>
                    </a:xfrm>
                    <a:prstGeom prst="rect">
                      <a:avLst/>
                    </a:prstGeom>
                  </pic:spPr>
                </pic:pic>
              </a:graphicData>
            </a:graphic>
          </wp:inline>
        </w:drawing>
      </w:r>
      <w:r w:rsidR="00D572DE" w:rsidRPr="00FC3A01">
        <w:rPr>
          <w:noProof/>
          <w:lang w:val="de-DE"/>
        </w:rPr>
        <w:t xml:space="preserve"> </w:t>
      </w:r>
    </w:p>
    <w:p w14:paraId="01B6FB44" w14:textId="7937936B" w:rsidR="00FA7785" w:rsidRPr="00212703" w:rsidRDefault="00FA7785" w:rsidP="00FA7785">
      <w:pPr>
        <w:pStyle w:val="Beschriftung"/>
        <w:jc w:val="both"/>
      </w:pPr>
      <w:bookmarkStart w:id="149" w:name="_Ref515884689"/>
      <w:bookmarkStart w:id="150" w:name="_Ref515884660"/>
      <w:bookmarkStart w:id="151" w:name="_Toc521311400"/>
      <w:r w:rsidRPr="00212703">
        <w:t xml:space="preserve">Abbildung </w:t>
      </w:r>
      <w:fldSimple w:instr=" SEQ Abbildung \* ARABIC ">
        <w:r w:rsidR="00693A00">
          <w:rPr>
            <w:noProof/>
          </w:rPr>
          <w:t>12</w:t>
        </w:r>
      </w:fldSimple>
      <w:bookmarkEnd w:id="149"/>
      <w:r w:rsidRPr="00212703">
        <w:t>: Anwendungsfall-Diagramm: Ausgewählte Funktionen des Systems</w:t>
      </w:r>
      <w:bookmarkEnd w:id="150"/>
      <w:bookmarkEnd w:id="151"/>
    </w:p>
    <w:p w14:paraId="644B2004" w14:textId="07FDF018" w:rsidR="00FA7785" w:rsidRPr="00212703" w:rsidRDefault="00D572DE" w:rsidP="00FA7785">
      <w:pPr>
        <w:pStyle w:val="TextkrperEinzug"/>
        <w:ind w:firstLine="0"/>
        <w:rPr>
          <w:lang w:val="de-DE"/>
        </w:rPr>
      </w:pPr>
      <w:r w:rsidRPr="00212703">
        <w:rPr>
          <w:lang w:val="de-DE"/>
        </w:rPr>
        <w:t xml:space="preserve">Während der Bearbeitung haben die Anwender </w:t>
      </w:r>
      <w:r w:rsidR="009F440C" w:rsidRPr="00212703">
        <w:rPr>
          <w:lang w:val="de-DE"/>
        </w:rPr>
        <w:t>prinzipiell zwei Optionen:</w:t>
      </w:r>
    </w:p>
    <w:p w14:paraId="503F9D69" w14:textId="0789C572" w:rsidR="009F440C" w:rsidRPr="00212703" w:rsidRDefault="009F440C" w:rsidP="008C7A6B">
      <w:pPr>
        <w:pStyle w:val="TextkrperEinzug"/>
        <w:numPr>
          <w:ilvl w:val="0"/>
          <w:numId w:val="29"/>
        </w:numPr>
        <w:rPr>
          <w:lang w:val="de-DE"/>
        </w:rPr>
      </w:pPr>
      <w:r w:rsidRPr="00212703">
        <w:rPr>
          <w:b/>
          <w:lang w:val="de-DE"/>
        </w:rPr>
        <w:t>Hinzuzufügen eines neuen DTM</w:t>
      </w:r>
      <w:r w:rsidRPr="00212703">
        <w:rPr>
          <w:lang w:val="de-DE"/>
        </w:rPr>
        <w:t>: Communication Studio bietet schon ein Verfahren</w:t>
      </w:r>
      <w:r w:rsidR="00CC2F38">
        <w:rPr>
          <w:lang w:val="de-DE"/>
        </w:rPr>
        <w:t>,</w:t>
      </w:r>
      <w:r w:rsidRPr="00212703">
        <w:rPr>
          <w:lang w:val="de-DE"/>
        </w:rPr>
        <w:t xml:space="preserve"> um ein DTM in</w:t>
      </w:r>
      <w:r w:rsidR="00183960">
        <w:rPr>
          <w:lang w:val="de-DE"/>
        </w:rPr>
        <w:t xml:space="preserve"> das</w:t>
      </w:r>
      <w:r w:rsidRPr="00212703">
        <w:rPr>
          <w:lang w:val="de-DE"/>
        </w:rPr>
        <w:t xml:space="preserve"> System hinzu</w:t>
      </w:r>
      <w:r w:rsidR="00CC2F38">
        <w:rPr>
          <w:lang w:val="de-DE"/>
        </w:rPr>
        <w:t>zu</w:t>
      </w:r>
      <w:r w:rsidRPr="00212703">
        <w:rPr>
          <w:lang w:val="de-DE"/>
        </w:rPr>
        <w:t>fügen. Der Nutzer sollte einfach die Funktion aufrufen. Die Topologie wird direkt mit dem neuem DTM aktualisiert.</w:t>
      </w:r>
    </w:p>
    <w:p w14:paraId="477E83EC" w14:textId="4AA55CB6" w:rsidR="009F440C" w:rsidRPr="00212703" w:rsidRDefault="009F440C" w:rsidP="008C7A6B">
      <w:pPr>
        <w:pStyle w:val="TextkrperEinzug"/>
        <w:numPr>
          <w:ilvl w:val="0"/>
          <w:numId w:val="29"/>
        </w:numPr>
        <w:rPr>
          <w:lang w:val="de-DE"/>
        </w:rPr>
      </w:pPr>
      <w:r w:rsidRPr="00212703">
        <w:rPr>
          <w:b/>
          <w:lang w:val="de-DE"/>
        </w:rPr>
        <w:t>Löschen eines bestehenden DTM</w:t>
      </w:r>
      <w:r w:rsidRPr="00212703">
        <w:rPr>
          <w:lang w:val="de-DE"/>
        </w:rPr>
        <w:t xml:space="preserve">: Um ein DTM zu löschen soll der Nutzer </w:t>
      </w:r>
      <w:r w:rsidR="00E4743E">
        <w:rPr>
          <w:lang w:val="de-DE"/>
        </w:rPr>
        <w:t xml:space="preserve">zu </w:t>
      </w:r>
      <w:r w:rsidRPr="00212703">
        <w:rPr>
          <w:lang w:val="de-DE"/>
        </w:rPr>
        <w:t xml:space="preserve">allererst das DTM </w:t>
      </w:r>
      <w:r w:rsidR="00CC2F38">
        <w:rPr>
          <w:lang w:val="de-DE"/>
        </w:rPr>
        <w:t>im</w:t>
      </w:r>
      <w:r w:rsidRPr="00212703">
        <w:rPr>
          <w:lang w:val="de-DE"/>
        </w:rPr>
        <w:t xml:space="preserve"> </w:t>
      </w:r>
      <w:r w:rsidR="001731F3">
        <w:rPr>
          <w:lang w:val="de-DE"/>
        </w:rPr>
        <w:t>Topology-Editor</w:t>
      </w:r>
      <w:r w:rsidRPr="00212703">
        <w:rPr>
          <w:lang w:val="de-DE"/>
        </w:rPr>
        <w:t xml:space="preserve"> selektieren, dadurch wird die DELETE-Funktion aktiviert, die im Ribbon von Communication Studio liegt.</w:t>
      </w:r>
    </w:p>
    <w:p w14:paraId="6B37AA2A" w14:textId="77777777" w:rsidR="00B74F18" w:rsidRPr="00212703" w:rsidRDefault="00B74F18" w:rsidP="008E1D5A">
      <w:pPr>
        <w:pStyle w:val="TextkrperEinzug"/>
        <w:ind w:firstLine="0"/>
        <w:rPr>
          <w:lang w:val="de-DE"/>
        </w:rPr>
      </w:pPr>
    </w:p>
    <w:p w14:paraId="4751BD3B" w14:textId="479772E9" w:rsidR="00041408" w:rsidRPr="00212703" w:rsidRDefault="00041408" w:rsidP="00041408">
      <w:pPr>
        <w:pStyle w:val="TextkrperEinzug"/>
        <w:ind w:firstLine="0"/>
        <w:rPr>
          <w:rFonts w:cs="Times New Roman"/>
          <w:lang w:val="de-DE"/>
        </w:rPr>
      </w:pPr>
    </w:p>
    <w:p w14:paraId="44016535" w14:textId="77777777" w:rsidR="000B7AFD" w:rsidRPr="00212703" w:rsidRDefault="000B7AFD" w:rsidP="00127189">
      <w:pPr>
        <w:sectPr w:rsidR="000B7AFD" w:rsidRPr="00212703" w:rsidSect="00997612">
          <w:headerReference w:type="default" r:id="rId37"/>
          <w:pgSz w:w="11906" w:h="16838" w:code="9"/>
          <w:pgMar w:top="1701" w:right="1418" w:bottom="1134" w:left="1418" w:header="709" w:footer="709" w:gutter="0"/>
          <w:cols w:space="708"/>
          <w:docGrid w:linePitch="360"/>
        </w:sectPr>
      </w:pPr>
      <w:bookmarkStart w:id="152" w:name="_Konzept"/>
      <w:bookmarkEnd w:id="152"/>
    </w:p>
    <w:p w14:paraId="3FB15C5F" w14:textId="77777777" w:rsidR="00127189" w:rsidRPr="00212703" w:rsidRDefault="00127189" w:rsidP="00127189"/>
    <w:p w14:paraId="6A9AA436" w14:textId="65B7E4C8" w:rsidR="00CC63CC" w:rsidRPr="00212703" w:rsidRDefault="00C938CA" w:rsidP="00A15649">
      <w:pPr>
        <w:pStyle w:val="berschrift1"/>
      </w:pPr>
      <w:bookmarkStart w:id="153" w:name="_Toc517096378"/>
      <w:bookmarkStart w:id="154" w:name="_Toc521311616"/>
      <w:r w:rsidRPr="00212703">
        <w:t xml:space="preserve">Evaluation </w:t>
      </w:r>
      <w:r w:rsidR="00536493" w:rsidRPr="00212703">
        <w:t xml:space="preserve">der </w:t>
      </w:r>
      <w:r w:rsidR="00CC63CC" w:rsidRPr="00212703">
        <w:t>Technologie</w:t>
      </w:r>
      <w:r w:rsidR="00536493" w:rsidRPr="00212703">
        <w:t>n</w:t>
      </w:r>
      <w:bookmarkEnd w:id="153"/>
      <w:bookmarkEnd w:id="154"/>
      <w:r w:rsidR="00CC63CC" w:rsidRPr="00212703">
        <w:t xml:space="preserve"> </w:t>
      </w:r>
    </w:p>
    <w:p w14:paraId="34B83C8A" w14:textId="3D82E03A" w:rsidR="00B66996" w:rsidRPr="00212703" w:rsidRDefault="00B66996" w:rsidP="00B66996">
      <w:pPr>
        <w:pStyle w:val="Textkrper"/>
      </w:pPr>
      <w:r w:rsidRPr="00BF3468">
        <w:t>Topology</w:t>
      </w:r>
      <w:r w:rsidR="00BF3468">
        <w:t>-</w:t>
      </w:r>
      <w:r w:rsidRPr="00BF3468">
        <w:t>Editor</w:t>
      </w:r>
      <w:r w:rsidRPr="00212703">
        <w:rPr>
          <w:i/>
        </w:rPr>
        <w:t xml:space="preserve"> </w:t>
      </w:r>
      <w:r w:rsidRPr="00212703">
        <w:t>basiert auf einem verteilten System, das Module zur Umgebungserfassung mit Datenverarbeitungsknoten und Schnittstellen zu andere Programme</w:t>
      </w:r>
      <w:r w:rsidR="001A694F">
        <w:t>n</w:t>
      </w:r>
      <w:r w:rsidRPr="00212703">
        <w:t xml:space="preserve"> kombiniert. Der Entwicklungsprozess der Software für ein solches System umfasst neben der eigentlichen Anwendungsentwicklung zwei periphere Aufgaben: Zum einen muss die Kommunikation zwischen </w:t>
      </w:r>
      <w:r w:rsidR="001A694F">
        <w:t xml:space="preserve">den </w:t>
      </w:r>
      <w:r w:rsidRPr="00212703">
        <w:t>Komponenten des Systems sichergestellt und zum andere</w:t>
      </w:r>
      <w:r w:rsidR="001A694F">
        <w:t>n</w:t>
      </w:r>
      <w:r w:rsidRPr="00212703">
        <w:t xml:space="preserve"> die Interfaces zur Hardware oder anderen externen Programmen bereitgestellt werden. </w:t>
      </w:r>
    </w:p>
    <w:p w14:paraId="1AF75014" w14:textId="3E6EB0A4" w:rsidR="00B66996" w:rsidRPr="00212703" w:rsidRDefault="00B66996" w:rsidP="002D3BB6">
      <w:pPr>
        <w:pStyle w:val="TextkrperEinzug"/>
        <w:rPr>
          <w:lang w:val="de-DE"/>
        </w:rPr>
      </w:pPr>
      <w:r w:rsidRPr="00212703">
        <w:rPr>
          <w:lang w:val="de-DE"/>
        </w:rPr>
        <w:t xml:space="preserve">Um den Entwicklungsaufwand an dieser Stelle zu reduzieren, muss die </w:t>
      </w:r>
      <w:r w:rsidR="00513F66">
        <w:rPr>
          <w:lang w:val="de-DE"/>
        </w:rPr>
        <w:t xml:space="preserve">in Kapitel </w:t>
      </w:r>
      <w:r w:rsidR="00513F66">
        <w:rPr>
          <w:lang w:val="de-DE"/>
        </w:rPr>
        <w:fldChar w:fldCharType="begin"/>
      </w:r>
      <w:r w:rsidR="00513F66">
        <w:rPr>
          <w:lang w:val="de-DE"/>
        </w:rPr>
        <w:instrText xml:space="preserve"> REF _Ref516556248 \r \h </w:instrText>
      </w:r>
      <w:r w:rsidR="00513F66">
        <w:rPr>
          <w:lang w:val="de-DE"/>
        </w:rPr>
      </w:r>
      <w:r w:rsidR="00513F66">
        <w:rPr>
          <w:lang w:val="de-DE"/>
        </w:rPr>
        <w:fldChar w:fldCharType="separate"/>
      </w:r>
      <w:r w:rsidR="00693A00">
        <w:rPr>
          <w:lang w:val="de-DE"/>
        </w:rPr>
        <w:t>4</w:t>
      </w:r>
      <w:r w:rsidR="00513F66">
        <w:rPr>
          <w:lang w:val="de-DE"/>
        </w:rPr>
        <w:fldChar w:fldCharType="end"/>
      </w:r>
      <w:r w:rsidR="00513F66">
        <w:rPr>
          <w:lang w:val="de-DE"/>
        </w:rPr>
        <w:t xml:space="preserve"> </w:t>
      </w:r>
      <w:r w:rsidRPr="00212703">
        <w:rPr>
          <w:lang w:val="de-DE"/>
        </w:rPr>
        <w:t>beschriebene Vielfalt gekapselt und der Zugriff auf eine uniforme Schnittstelle abgebildet werden. Erst damit ist eine Austauschbarkeit und Wiederverwendbarkeit von Komponenten umsetzbar. Dadurch kann eines der wichtigsten Muss-Kriterien aus de</w:t>
      </w:r>
      <w:r w:rsidR="001A694F">
        <w:rPr>
          <w:lang w:val="de-DE"/>
        </w:rPr>
        <w:t>m</w:t>
      </w:r>
      <w:r w:rsidRPr="00212703">
        <w:rPr>
          <w:lang w:val="de-DE"/>
        </w:rPr>
        <w:t xml:space="preserve"> Anforderung</w:t>
      </w:r>
      <w:r w:rsidR="001A694F">
        <w:rPr>
          <w:lang w:val="de-DE"/>
        </w:rPr>
        <w:t>skatalog</w:t>
      </w:r>
      <w:r w:rsidRPr="00212703">
        <w:rPr>
          <w:lang w:val="de-DE"/>
        </w:rPr>
        <w:t xml:space="preserve"> abgedeckt werden.</w:t>
      </w:r>
    </w:p>
    <w:p w14:paraId="1CC7CFDB" w14:textId="40EBC29F" w:rsidR="00B66996" w:rsidRPr="00212703" w:rsidRDefault="001A694F" w:rsidP="002D3BB6">
      <w:pPr>
        <w:pStyle w:val="TextkrperEinzug"/>
        <w:rPr>
          <w:lang w:val="de-DE"/>
        </w:rPr>
      </w:pPr>
      <w:r>
        <w:rPr>
          <w:lang w:val="de-DE"/>
        </w:rPr>
        <w:t>Es</w:t>
      </w:r>
      <w:r w:rsidR="00B66996" w:rsidRPr="00212703">
        <w:rPr>
          <w:lang w:val="de-DE"/>
        </w:rPr>
        <w:t xml:space="preserve"> wurde eine Fülle von verschiedenen Frameworks für die Entwicklung </w:t>
      </w:r>
      <w:r>
        <w:rPr>
          <w:lang w:val="de-DE"/>
        </w:rPr>
        <w:t>des</w:t>
      </w:r>
      <w:r w:rsidRPr="00212703">
        <w:rPr>
          <w:lang w:val="de-DE"/>
        </w:rPr>
        <w:t xml:space="preserve"> </w:t>
      </w:r>
      <w:r w:rsidR="001731F3">
        <w:rPr>
          <w:lang w:val="de-DE"/>
        </w:rPr>
        <w:t>Plugin</w:t>
      </w:r>
      <w:r>
        <w:rPr>
          <w:lang w:val="de-DE"/>
        </w:rPr>
        <w:t>s</w:t>
      </w:r>
      <w:r w:rsidR="00B66996" w:rsidRPr="00212703">
        <w:rPr>
          <w:lang w:val="de-DE"/>
        </w:rPr>
        <w:t xml:space="preserve"> </w:t>
      </w:r>
      <w:r>
        <w:rPr>
          <w:lang w:val="de-DE"/>
        </w:rPr>
        <w:t>ausfindig gemacht</w:t>
      </w:r>
      <w:r w:rsidR="00B66996" w:rsidRPr="00212703">
        <w:rPr>
          <w:lang w:val="de-DE"/>
        </w:rPr>
        <w:t xml:space="preserve">. </w:t>
      </w:r>
      <w:r>
        <w:rPr>
          <w:lang w:val="de-DE"/>
        </w:rPr>
        <w:t>Nach dem Abstecken de</w:t>
      </w:r>
      <w:r w:rsidRPr="00212703">
        <w:rPr>
          <w:lang w:val="de-DE"/>
        </w:rPr>
        <w:t>s Szenarienkontexts, wie zum Beispiel der beteiligten Komponenten, den nötigen Algorithmen, den erforderlichen Kommunikationseigenschaften usw.,</w:t>
      </w:r>
      <w:r>
        <w:rPr>
          <w:lang w:val="de-DE"/>
        </w:rPr>
        <w:t xml:space="preserve"> bedurfte es aufwändiger Recherche, um aus der Vielzahl der Verfügbaren Optionen die am </w:t>
      </w:r>
      <w:r w:rsidR="001B3C01">
        <w:rPr>
          <w:lang w:val="de-DE"/>
        </w:rPr>
        <w:t>besten</w:t>
      </w:r>
      <w:r>
        <w:rPr>
          <w:lang w:val="de-DE"/>
        </w:rPr>
        <w:t xml:space="preserve"> geeignete zu </w:t>
      </w:r>
      <w:r w:rsidR="001B3C01">
        <w:rPr>
          <w:lang w:val="de-DE"/>
        </w:rPr>
        <w:t>wählen.</w:t>
      </w:r>
      <w:r w:rsidR="00B66996" w:rsidRPr="00212703">
        <w:rPr>
          <w:lang w:val="de-DE"/>
        </w:rPr>
        <w:t xml:space="preserve"> Dieses Kapitel dient insbesondere </w:t>
      </w:r>
      <w:r w:rsidR="00F31F85">
        <w:rPr>
          <w:lang w:val="de-DE"/>
        </w:rPr>
        <w:t xml:space="preserve">für die </w:t>
      </w:r>
      <w:r w:rsidR="00F31F85" w:rsidRPr="00212703">
        <w:rPr>
          <w:lang w:val="de-DE"/>
        </w:rPr>
        <w:t xml:space="preserve"> </w:t>
      </w:r>
      <w:r w:rsidR="00F31F85">
        <w:rPr>
          <w:lang w:val="de-DE"/>
        </w:rPr>
        <w:t>c</w:t>
      </w:r>
      <w:r w:rsidR="00B66996" w:rsidRPr="00212703">
        <w:rPr>
          <w:lang w:val="de-DE"/>
        </w:rPr>
        <w:t>lientseitige</w:t>
      </w:r>
      <w:r w:rsidR="00B11BB0">
        <w:rPr>
          <w:rStyle w:val="Funotenzeichen"/>
          <w:lang w:val="de-DE"/>
        </w:rPr>
        <w:footnoteReference w:id="25"/>
      </w:r>
      <w:r w:rsidR="00B66996" w:rsidRPr="00212703">
        <w:rPr>
          <w:lang w:val="de-DE"/>
        </w:rPr>
        <w:t xml:space="preserve"> Umsetzung mit </w:t>
      </w:r>
      <w:r w:rsidR="00F31F85">
        <w:rPr>
          <w:lang w:val="de-DE"/>
        </w:rPr>
        <w:t>V</w:t>
      </w:r>
      <w:r w:rsidR="00B66996" w:rsidRPr="00212703">
        <w:rPr>
          <w:lang w:val="de-DE"/>
        </w:rPr>
        <w:t>ergleich</w:t>
      </w:r>
      <w:r w:rsidR="00F31F85">
        <w:rPr>
          <w:lang w:val="de-DE"/>
        </w:rPr>
        <w:t>sa</w:t>
      </w:r>
      <w:r w:rsidR="00B66996" w:rsidRPr="00212703">
        <w:rPr>
          <w:lang w:val="de-DE"/>
        </w:rPr>
        <w:t xml:space="preserve">ufstellung als </w:t>
      </w:r>
      <w:r w:rsidR="00427021">
        <w:rPr>
          <w:lang w:val="de-DE"/>
        </w:rPr>
        <w:t>Ü</w:t>
      </w:r>
      <w:r w:rsidR="00B66996" w:rsidRPr="00212703">
        <w:rPr>
          <w:lang w:val="de-DE"/>
        </w:rPr>
        <w:t>berblick über d</w:t>
      </w:r>
      <w:r w:rsidR="00F31F85">
        <w:rPr>
          <w:lang w:val="de-DE"/>
        </w:rPr>
        <w:t>ie</w:t>
      </w:r>
      <w:r w:rsidR="00B66996" w:rsidRPr="00212703">
        <w:rPr>
          <w:lang w:val="de-DE"/>
        </w:rPr>
        <w:t xml:space="preserve"> </w:t>
      </w:r>
      <w:r w:rsidR="00F31F85">
        <w:rPr>
          <w:lang w:val="de-DE"/>
        </w:rPr>
        <w:t xml:space="preserve">infrage kommenden </w:t>
      </w:r>
      <w:r w:rsidR="00B11BB0">
        <w:rPr>
          <w:lang w:val="de-DE"/>
        </w:rPr>
        <w:t>Frameworks</w:t>
      </w:r>
      <w:r w:rsidR="00B66996" w:rsidRPr="00212703">
        <w:rPr>
          <w:lang w:val="de-DE"/>
        </w:rPr>
        <w:t xml:space="preserve">. </w:t>
      </w:r>
    </w:p>
    <w:p w14:paraId="6AEE07D0" w14:textId="16EAAB80" w:rsidR="002D3BB6" w:rsidRDefault="00E8299B" w:rsidP="002D3BB6">
      <w:pPr>
        <w:pStyle w:val="TextkrperEinzug"/>
        <w:rPr>
          <w:lang w:val="de-DE"/>
        </w:rPr>
      </w:pPr>
      <w:r>
        <w:rPr>
          <w:lang w:val="de-DE"/>
        </w:rPr>
        <w:t xml:space="preserve">Für </w:t>
      </w:r>
      <w:r w:rsidRPr="00E8299B">
        <w:rPr>
          <w:lang w:val="de-DE"/>
        </w:rPr>
        <w:t xml:space="preserve">die Visualisierung von Informationen </w:t>
      </w:r>
      <w:r>
        <w:rPr>
          <w:lang w:val="de-DE"/>
        </w:rPr>
        <w:t xml:space="preserve">werden </w:t>
      </w:r>
      <w:r w:rsidRPr="00E8299B">
        <w:rPr>
          <w:lang w:val="de-DE"/>
        </w:rPr>
        <w:t>die Bibliothek</w:t>
      </w:r>
      <w:r>
        <w:rPr>
          <w:lang w:val="de-DE"/>
        </w:rPr>
        <w:t>en GoJS</w:t>
      </w:r>
      <w:sdt>
        <w:sdtPr>
          <w:rPr>
            <w:lang w:val="de-DE"/>
          </w:rPr>
          <w:id w:val="932790114"/>
          <w:citation/>
        </w:sdtPr>
        <w:sdtContent>
          <w:r>
            <w:rPr>
              <w:lang w:val="de-DE"/>
            </w:rPr>
            <w:fldChar w:fldCharType="begin"/>
          </w:r>
          <w:r>
            <w:rPr>
              <w:lang w:val="de-DE"/>
            </w:rPr>
            <w:instrText xml:space="preserve"> CITATION Nor98 \l 1031 </w:instrText>
          </w:r>
          <w:r>
            <w:rPr>
              <w:lang w:val="de-DE"/>
            </w:rPr>
            <w:fldChar w:fldCharType="separate"/>
          </w:r>
          <w:r w:rsidR="006A6C0A">
            <w:rPr>
              <w:noProof/>
              <w:lang w:val="de-DE"/>
            </w:rPr>
            <w:t xml:space="preserve"> (Northwoods Software, 1998)</w:t>
          </w:r>
          <w:r>
            <w:rPr>
              <w:lang w:val="de-DE"/>
            </w:rPr>
            <w:fldChar w:fldCharType="end"/>
          </w:r>
        </w:sdtContent>
      </w:sdt>
      <w:r>
        <w:rPr>
          <w:lang w:val="de-DE"/>
        </w:rPr>
        <w:t>, KendoUI</w:t>
      </w:r>
      <w:sdt>
        <w:sdtPr>
          <w:rPr>
            <w:lang w:val="de-DE"/>
          </w:rPr>
          <w:id w:val="517673477"/>
          <w:citation/>
        </w:sdtPr>
        <w:sdtContent>
          <w:r>
            <w:rPr>
              <w:lang w:val="de-DE"/>
            </w:rPr>
            <w:fldChar w:fldCharType="begin"/>
          </w:r>
          <w:r>
            <w:rPr>
              <w:lang w:val="de-DE"/>
            </w:rPr>
            <w:instrText xml:space="preserve"> CITATION Pro18 \l 1031 </w:instrText>
          </w:r>
          <w:r>
            <w:rPr>
              <w:lang w:val="de-DE"/>
            </w:rPr>
            <w:fldChar w:fldCharType="separate"/>
          </w:r>
          <w:r w:rsidR="006A6C0A">
            <w:rPr>
              <w:noProof/>
              <w:lang w:val="de-DE"/>
            </w:rPr>
            <w:t xml:space="preserve"> (Progress Software Corporation , 2018)</w:t>
          </w:r>
          <w:r>
            <w:rPr>
              <w:lang w:val="de-DE"/>
            </w:rPr>
            <w:fldChar w:fldCharType="end"/>
          </w:r>
        </w:sdtContent>
      </w:sdt>
      <w:r>
        <w:rPr>
          <w:lang w:val="de-DE"/>
        </w:rPr>
        <w:t xml:space="preserve"> und SAPUI5</w:t>
      </w:r>
      <w:sdt>
        <w:sdtPr>
          <w:rPr>
            <w:lang w:val="de-DE"/>
          </w:rPr>
          <w:id w:val="-1923716462"/>
          <w:citation/>
        </w:sdtPr>
        <w:sdtContent>
          <w:r>
            <w:rPr>
              <w:lang w:val="de-DE"/>
            </w:rPr>
            <w:fldChar w:fldCharType="begin"/>
          </w:r>
          <w:r>
            <w:rPr>
              <w:lang w:val="de-DE"/>
            </w:rPr>
            <w:instrText xml:space="preserve"> CITATION SAP18 \l 1031 </w:instrText>
          </w:r>
          <w:r>
            <w:rPr>
              <w:lang w:val="de-DE"/>
            </w:rPr>
            <w:fldChar w:fldCharType="separate"/>
          </w:r>
          <w:r w:rsidR="006A6C0A">
            <w:rPr>
              <w:noProof/>
              <w:lang w:val="de-DE"/>
            </w:rPr>
            <w:t xml:space="preserve"> (SAP, 2018)</w:t>
          </w:r>
          <w:r>
            <w:rPr>
              <w:lang w:val="de-DE"/>
            </w:rPr>
            <w:fldChar w:fldCharType="end"/>
          </w:r>
        </w:sdtContent>
      </w:sdt>
      <w:r>
        <w:rPr>
          <w:lang w:val="de-DE"/>
        </w:rPr>
        <w:t xml:space="preserve"> evaluiert.</w:t>
      </w:r>
    </w:p>
    <w:p w14:paraId="3DF93E07" w14:textId="136D5393" w:rsidR="004F5684" w:rsidRPr="00212703" w:rsidRDefault="00F31F85" w:rsidP="00CE69E7">
      <w:pPr>
        <w:pStyle w:val="TextkrperEinzug"/>
        <w:rPr>
          <w:lang w:val="de-DE"/>
        </w:rPr>
      </w:pPr>
      <w:r>
        <w:rPr>
          <w:lang w:val="de-DE"/>
        </w:rPr>
        <w:t>Fü</w:t>
      </w:r>
      <w:r w:rsidR="002D3BB6">
        <w:rPr>
          <w:lang w:val="de-DE"/>
        </w:rPr>
        <w:t>r</w:t>
      </w:r>
      <w:r>
        <w:rPr>
          <w:lang w:val="de-DE"/>
        </w:rPr>
        <w:t xml:space="preserve"> d</w:t>
      </w:r>
      <w:r w:rsidR="00E8299B">
        <w:rPr>
          <w:lang w:val="de-DE"/>
        </w:rPr>
        <w:t xml:space="preserve">as </w:t>
      </w:r>
      <w:r w:rsidR="00E8299B" w:rsidRPr="00E8299B">
        <w:rPr>
          <w:lang w:val="de-DE"/>
        </w:rPr>
        <w:t xml:space="preserve">Styling und die Strukturierung </w:t>
      </w:r>
      <w:r w:rsidR="00CE69E7">
        <w:rPr>
          <w:lang w:val="de-DE"/>
        </w:rPr>
        <w:t>der</w:t>
      </w:r>
      <w:r w:rsidR="00CE69E7" w:rsidRPr="00E8299B">
        <w:rPr>
          <w:lang w:val="de-DE"/>
        </w:rPr>
        <w:t xml:space="preserve"> </w:t>
      </w:r>
      <w:r w:rsidR="00E8299B" w:rsidRPr="00E8299B">
        <w:rPr>
          <w:lang w:val="de-DE"/>
        </w:rPr>
        <w:t>Benutzeroberfläche</w:t>
      </w:r>
      <w:r w:rsidR="00CE69E7">
        <w:rPr>
          <w:lang w:val="de-DE"/>
        </w:rPr>
        <w:t>n</w:t>
      </w:r>
      <w:r w:rsidR="00E8299B" w:rsidRPr="00E8299B">
        <w:rPr>
          <w:lang w:val="de-DE"/>
        </w:rPr>
        <w:t xml:space="preserve"> </w:t>
      </w:r>
      <w:r w:rsidR="00CE69E7">
        <w:rPr>
          <w:lang w:val="de-DE"/>
        </w:rPr>
        <w:t>soll</w:t>
      </w:r>
      <w:r w:rsidR="00CE69E7" w:rsidRPr="00E8299B">
        <w:rPr>
          <w:lang w:val="de-DE"/>
        </w:rPr>
        <w:t xml:space="preserve"> </w:t>
      </w:r>
      <w:r w:rsidR="00E8299B" w:rsidRPr="00E8299B">
        <w:rPr>
          <w:lang w:val="de-DE"/>
        </w:rPr>
        <w:t>das Bootstrap</w:t>
      </w:r>
      <w:r w:rsidR="00CE69E7">
        <w:rPr>
          <w:lang w:val="de-DE"/>
        </w:rPr>
        <w:t xml:space="preserve"> </w:t>
      </w:r>
      <w:r w:rsidR="00CE69E7" w:rsidRPr="00CE69E7">
        <w:rPr>
          <w:lang w:val="de-DE"/>
        </w:rPr>
        <w:t>Frontend-CSS-Framework</w:t>
      </w:r>
      <w:sdt>
        <w:sdtPr>
          <w:rPr>
            <w:lang w:val="de-DE"/>
          </w:rPr>
          <w:id w:val="94834534"/>
          <w:citation/>
        </w:sdtPr>
        <w:sdtContent>
          <w:r w:rsidR="00E8299B">
            <w:rPr>
              <w:lang w:val="de-DE"/>
            </w:rPr>
            <w:fldChar w:fldCharType="begin"/>
          </w:r>
          <w:r w:rsidR="00E8299B">
            <w:rPr>
              <w:lang w:val="de-DE"/>
            </w:rPr>
            <w:instrText xml:space="preserve"> CITATION Twi10 \l 1031 </w:instrText>
          </w:r>
          <w:r w:rsidR="00E8299B">
            <w:rPr>
              <w:lang w:val="de-DE"/>
            </w:rPr>
            <w:fldChar w:fldCharType="separate"/>
          </w:r>
          <w:r w:rsidR="006A6C0A">
            <w:rPr>
              <w:noProof/>
              <w:lang w:val="de-DE"/>
            </w:rPr>
            <w:t xml:space="preserve"> (Twitter, 2010)</w:t>
          </w:r>
          <w:r w:rsidR="00E8299B">
            <w:rPr>
              <w:lang w:val="de-DE"/>
            </w:rPr>
            <w:fldChar w:fldCharType="end"/>
          </w:r>
        </w:sdtContent>
      </w:sdt>
      <w:r w:rsidR="00E8299B" w:rsidRPr="00E8299B">
        <w:rPr>
          <w:lang w:val="de-DE"/>
        </w:rPr>
        <w:t xml:space="preserve"> verwendet</w:t>
      </w:r>
      <w:r w:rsidR="00CE69E7">
        <w:rPr>
          <w:lang w:val="de-DE"/>
        </w:rPr>
        <w:t xml:space="preserve"> werden</w:t>
      </w:r>
      <w:r w:rsidR="00E8299B">
        <w:rPr>
          <w:lang w:val="de-DE"/>
        </w:rPr>
        <w:t>.</w:t>
      </w:r>
      <w:r w:rsidR="00CE69E7">
        <w:rPr>
          <w:lang w:val="de-DE"/>
        </w:rPr>
        <w:t xml:space="preserve"> </w:t>
      </w:r>
      <w:r w:rsidR="004F5684" w:rsidRPr="00212703">
        <w:rPr>
          <w:lang w:val="de-DE"/>
        </w:rPr>
        <w:t>Für die serverseitige</w:t>
      </w:r>
      <w:r w:rsidR="004F5684">
        <w:rPr>
          <w:rStyle w:val="Funotenzeichen"/>
          <w:lang w:val="de-DE"/>
        </w:rPr>
        <w:footnoteReference w:id="26"/>
      </w:r>
      <w:r w:rsidR="004F5684" w:rsidRPr="00212703">
        <w:rPr>
          <w:lang w:val="de-DE"/>
        </w:rPr>
        <w:t xml:space="preserve"> Umsetzung </w:t>
      </w:r>
      <w:r w:rsidR="00CE69E7">
        <w:rPr>
          <w:lang w:val="de-DE"/>
        </w:rPr>
        <w:t>soll</w:t>
      </w:r>
      <w:r w:rsidR="004F5684" w:rsidRPr="00212703">
        <w:rPr>
          <w:lang w:val="de-DE"/>
        </w:rPr>
        <w:t xml:space="preserve"> die ASP.NET.Core 2.0 </w:t>
      </w:r>
      <w:r w:rsidR="00CE69E7">
        <w:rPr>
          <w:lang w:val="de-DE"/>
        </w:rPr>
        <w:t>verwendet werden</w:t>
      </w:r>
      <w:r w:rsidR="004F5684" w:rsidRPr="00212703">
        <w:rPr>
          <w:lang w:val="de-DE"/>
        </w:rPr>
        <w:t xml:space="preserve">. </w:t>
      </w:r>
      <w:r w:rsidR="00CE69E7">
        <w:rPr>
          <w:lang w:val="de-DE"/>
        </w:rPr>
        <w:t xml:space="preserve">Diese werden bereits für andere Komponenten der Ziel-Host Applikation ComStudio eingesetzt.  </w:t>
      </w:r>
    </w:p>
    <w:p w14:paraId="3414E3BC" w14:textId="77777777" w:rsidR="004F5684" w:rsidRPr="00E8299B" w:rsidRDefault="004F5684" w:rsidP="002D3BB6">
      <w:pPr>
        <w:pStyle w:val="TextkrperEinzug"/>
        <w:rPr>
          <w:lang w:val="de-DE"/>
        </w:rPr>
      </w:pPr>
    </w:p>
    <w:p w14:paraId="3B8FD4A3" w14:textId="75C77CC5" w:rsidR="0097509B" w:rsidRPr="00212703" w:rsidRDefault="0097509B" w:rsidP="0097509B">
      <w:pPr>
        <w:pStyle w:val="berschrift2"/>
      </w:pPr>
      <w:bookmarkStart w:id="155" w:name="_Toc517096379"/>
      <w:bookmarkStart w:id="156" w:name="_Toc521311617"/>
      <w:r w:rsidRPr="00212703">
        <w:t>Clientseitig relevante Frameworks</w:t>
      </w:r>
      <w:bookmarkEnd w:id="155"/>
      <w:bookmarkEnd w:id="156"/>
    </w:p>
    <w:p w14:paraId="651F3A87" w14:textId="0A1E3924" w:rsidR="008519E0" w:rsidRDefault="00B66996" w:rsidP="00B66996">
      <w:pPr>
        <w:pStyle w:val="Textkrper"/>
      </w:pPr>
      <w:r w:rsidRPr="00212703">
        <w:t>In den letzten Jahren hat sich im Bereich der Webtechnologie eine Entwicklung von browserfähigen Anwendungen, die für die Erfüllung spezifischer Aufgaben als eine kompakte Einheit entworfen wurden, hinzu autonomen, modularen Systemen vollzogen. Kennzeichnend für diese neue</w:t>
      </w:r>
      <w:r w:rsidR="00E8299B">
        <w:t xml:space="preserve"> </w:t>
      </w:r>
      <w:r w:rsidRPr="00212703">
        <w:t>Webtechnologie-Generation ist die Kooperation und Interaktion zwischen Software-Modulen. Um die Integration diese</w:t>
      </w:r>
      <w:r w:rsidR="00B97232">
        <w:t>r</w:t>
      </w:r>
      <w:r w:rsidRPr="00212703">
        <w:t xml:space="preserve"> Komponente</w:t>
      </w:r>
      <w:r w:rsidR="00B97232">
        <w:t>n</w:t>
      </w:r>
      <w:r w:rsidRPr="00212703">
        <w:t xml:space="preserve"> in einem Gesamtsystem zu ermöglichen und dabei den Software-Entwicklungsprozess zu vereinfachen und zu beschleunigen, sind viele </w:t>
      </w:r>
      <w:r w:rsidRPr="00212703">
        <w:lastRenderedPageBreak/>
        <w:t>Frameworks mit unterschiedlichen Schwerpunkten entwickelt worden. Diese gehen zum Beispiel Kommunikation und Konfiguration, die mit einem modularen System einhergehen, an.</w:t>
      </w:r>
    </w:p>
    <w:p w14:paraId="543E2B89" w14:textId="067A159D" w:rsidR="008519E0" w:rsidRPr="00212703" w:rsidRDefault="008519E0" w:rsidP="008519E0">
      <w:pPr>
        <w:pStyle w:val="Textkrper"/>
        <w:ind w:firstLine="709"/>
      </w:pPr>
      <w:r w:rsidRPr="00212703">
        <w:t>Das Entwickeln und Erstellen von HTML-Seiten</w:t>
      </w:r>
      <w:r>
        <w:rPr>
          <w:rStyle w:val="Funotenzeichen"/>
        </w:rPr>
        <w:footnoteReference w:id="27"/>
      </w:r>
      <w:r w:rsidRPr="00212703">
        <w:t>, die flexibel und einfach zu warten sind, kann eine Herausforderung darstellen. Anwendungsanforderungen können sich im Laufe der Zeit ändern.</w:t>
      </w:r>
      <w:r>
        <w:t xml:space="preserve"> </w:t>
      </w:r>
      <w:r w:rsidRPr="00212703">
        <w:t xml:space="preserve">Neue Geschäftschancen und –Herausforderungen können sich ergeben, neue Technologien werden möglicherweise verfügbar, oder sogar das kontinuierliche Kundenfeedback während des Entwicklungszyklus kann die Anforderungen der Anwendung erheblich beeinflussen. Daher ist es wichtig, die Anwendung so zu </w:t>
      </w:r>
      <w:r w:rsidR="00B97232">
        <w:t>konzipieren</w:t>
      </w:r>
      <w:r w:rsidRPr="00212703">
        <w:t xml:space="preserve">, dass sie flexibel ist und im Laufe der Zeit leicht geändert oder erweitert werden kann. Entwerfen für diese Art von Flexibilität kann schwer zu erreichen </w:t>
      </w:r>
      <w:r w:rsidR="00B97232">
        <w:t xml:space="preserve">sein, </w:t>
      </w:r>
      <w:r w:rsidRPr="00212703">
        <w:t xml:space="preserve">denn es erfordert eine Architektur, die es ermöglicht, einzelne Teile der Anwendung unabhängig voneinander zu entwickeln und zu testen, die später isoliert oder aktualisiert werden können, ohne den Rest der Anwendungen zu beinträchtigen </w:t>
      </w:r>
    </w:p>
    <w:p w14:paraId="3E2A4381" w14:textId="6EB52F80" w:rsidR="00B66996" w:rsidRDefault="00B66996" w:rsidP="008519E0">
      <w:pPr>
        <w:pStyle w:val="Textkrper"/>
        <w:ind w:firstLine="709"/>
      </w:pPr>
      <w:r w:rsidRPr="00212703">
        <w:t>Im Folgenden stützt sich dieser Abschnitt auf die wichtigsten Frameworks, die zum einen eine Erfüllung de</w:t>
      </w:r>
      <w:r w:rsidR="00B97232">
        <w:t>r</w:t>
      </w:r>
      <w:r w:rsidRPr="00212703">
        <w:t xml:space="preserve"> in </w:t>
      </w:r>
      <w:r w:rsidR="00BF444C" w:rsidRPr="00212703">
        <w:t xml:space="preserve">Abschnitt </w:t>
      </w:r>
      <w:r w:rsidR="00BF444C" w:rsidRPr="00212703">
        <w:fldChar w:fldCharType="begin"/>
      </w:r>
      <w:r w:rsidR="00BF444C" w:rsidRPr="00212703">
        <w:instrText xml:space="preserve"> REF _Ref515868216 \r \h </w:instrText>
      </w:r>
      <w:r w:rsidR="00212703">
        <w:instrText xml:space="preserve"> \* MERGEFORMAT </w:instrText>
      </w:r>
      <w:r w:rsidR="00BF444C" w:rsidRPr="00212703">
        <w:fldChar w:fldCharType="separate"/>
      </w:r>
      <w:r w:rsidR="00693A00">
        <w:t>4.1</w:t>
      </w:r>
      <w:r w:rsidR="00BF444C" w:rsidRPr="00212703">
        <w:fldChar w:fldCharType="end"/>
      </w:r>
      <w:r w:rsidR="008000A5" w:rsidRPr="00212703">
        <w:t xml:space="preserve"> </w:t>
      </w:r>
      <w:r w:rsidR="00BF444C" w:rsidRPr="00212703">
        <w:t xml:space="preserve">und </w:t>
      </w:r>
      <w:r w:rsidR="00BF444C" w:rsidRPr="00212703">
        <w:fldChar w:fldCharType="begin"/>
      </w:r>
      <w:r w:rsidR="00BF444C" w:rsidRPr="00212703">
        <w:instrText xml:space="preserve"> REF _Ref515868243 \r \h </w:instrText>
      </w:r>
      <w:r w:rsidR="00212703">
        <w:instrText xml:space="preserve"> \* MERGEFORMAT </w:instrText>
      </w:r>
      <w:r w:rsidR="00BF444C" w:rsidRPr="00212703">
        <w:fldChar w:fldCharType="separate"/>
      </w:r>
      <w:r w:rsidR="00693A00">
        <w:t>4.2</w:t>
      </w:r>
      <w:r w:rsidR="00BF444C" w:rsidRPr="00212703">
        <w:fldChar w:fldCharType="end"/>
      </w:r>
      <w:r w:rsidR="00C03D78" w:rsidRPr="00212703">
        <w:t xml:space="preserve"> </w:t>
      </w:r>
      <w:r w:rsidRPr="00212703">
        <w:t xml:space="preserve">beschriebenen Aspekte bieten und zum anderen eine Verbreitung gefunden haben. </w:t>
      </w:r>
    </w:p>
    <w:p w14:paraId="4BA3A3A3" w14:textId="77777777" w:rsidR="008C21F6" w:rsidRPr="008C21F6" w:rsidRDefault="008C21F6" w:rsidP="008C21F6">
      <w:pPr>
        <w:pStyle w:val="TextkrperEinzug"/>
        <w:ind w:firstLine="0"/>
        <w:rPr>
          <w:lang w:val="de-DE"/>
        </w:rPr>
      </w:pPr>
    </w:p>
    <w:p w14:paraId="2283D819" w14:textId="33A24D32" w:rsidR="004430CB" w:rsidRPr="00212703" w:rsidRDefault="00927522" w:rsidP="008C21F6">
      <w:pPr>
        <w:pStyle w:val="berschrift3"/>
      </w:pPr>
      <w:bookmarkStart w:id="157" w:name="_Toc517096380"/>
      <w:bookmarkStart w:id="158" w:name="_Toc521311618"/>
      <w:r>
        <w:t>JavaScript</w:t>
      </w:r>
      <w:r w:rsidR="008C21F6">
        <w:t xml:space="preserve"> Frameworks</w:t>
      </w:r>
      <w:bookmarkEnd w:id="157"/>
      <w:bookmarkEnd w:id="158"/>
    </w:p>
    <w:p w14:paraId="709CF459" w14:textId="08EE6266" w:rsidR="00CC63CC" w:rsidRPr="00927522" w:rsidRDefault="00D1328E" w:rsidP="008C21F6">
      <w:pPr>
        <w:pStyle w:val="Textkrper"/>
        <w:rPr>
          <w:b/>
          <w:u w:val="single"/>
        </w:rPr>
      </w:pPr>
      <w:r w:rsidRPr="00927522">
        <w:rPr>
          <w:b/>
          <w:u w:val="single"/>
        </w:rPr>
        <w:t>Angular</w:t>
      </w:r>
    </w:p>
    <w:p w14:paraId="0D90FF9E" w14:textId="77777777" w:rsidR="009B1B43" w:rsidRDefault="009B1B43" w:rsidP="00B66996">
      <w:pPr>
        <w:pStyle w:val="Textkrper"/>
      </w:pPr>
    </w:p>
    <w:p w14:paraId="783DC5A2" w14:textId="37B1F9DC" w:rsidR="00B66996" w:rsidRPr="00212703" w:rsidRDefault="009B1B43" w:rsidP="00B66996">
      <w:pPr>
        <w:pStyle w:val="Textkrper"/>
      </w:pPr>
      <w:r w:rsidRPr="009B1B43">
        <w:t>Angular</w:t>
      </w:r>
      <w:r w:rsidR="006A6C0A">
        <w:fldChar w:fldCharType="begin"/>
      </w:r>
      <w:r w:rsidR="006A6C0A">
        <w:instrText xml:space="preserve"> XE "</w:instrText>
      </w:r>
      <w:r w:rsidR="006A6C0A" w:rsidRPr="00643E99">
        <w:instrText>Angular</w:instrText>
      </w:r>
      <w:r w:rsidR="006A6C0A">
        <w:instrText xml:space="preserve">" </w:instrText>
      </w:r>
      <w:r w:rsidR="006A6C0A">
        <w:fldChar w:fldCharType="end"/>
      </w:r>
      <w:sdt>
        <w:sdtPr>
          <w:id w:val="1502622899"/>
          <w:citation/>
        </w:sdtPr>
        <w:sdtContent>
          <w:r w:rsidR="00517733">
            <w:fldChar w:fldCharType="begin"/>
          </w:r>
          <w:r w:rsidR="00517733">
            <w:instrText xml:space="preserve">CITATION Goo181 \l 1031 </w:instrText>
          </w:r>
          <w:r w:rsidR="00517733">
            <w:fldChar w:fldCharType="separate"/>
          </w:r>
          <w:r w:rsidR="006A6C0A">
            <w:rPr>
              <w:noProof/>
            </w:rPr>
            <w:t xml:space="preserve"> (Google, 2018)</w:t>
          </w:r>
          <w:r w:rsidR="00517733">
            <w:fldChar w:fldCharType="end"/>
          </w:r>
        </w:sdtContent>
      </w:sdt>
      <w:r w:rsidRPr="009B1B43">
        <w:t xml:space="preserve"> ist eine Entwicklungsplattform für die Erstellung von mobilen und </w:t>
      </w:r>
      <w:r>
        <w:t>Desktop-Webanwendungen mit TypeS</w:t>
      </w:r>
      <w:r w:rsidRPr="009B1B43">
        <w:t>cript / JavaScript und anderen Sprachen.</w:t>
      </w:r>
      <w:r>
        <w:t xml:space="preserve"> Es wurde durch Google angeführt und ist heute von einer Community aus Einzelpersonen und Unternehmen entwickelt. Seine Architektur besteht aus vielen unabhängigen Bausteinen. Im folgende wird eine </w:t>
      </w:r>
      <w:r w:rsidR="00B66996" w:rsidRPr="00212703">
        <w:t xml:space="preserve">kurze Übersicht über </w:t>
      </w:r>
      <w:r w:rsidRPr="00212703">
        <w:t>den wichtigsten Bausteinen</w:t>
      </w:r>
      <w:r>
        <w:t xml:space="preserve"> gesprochen:</w:t>
      </w:r>
    </w:p>
    <w:p w14:paraId="74D3D62E" w14:textId="77777777" w:rsidR="00B66996" w:rsidRPr="00212703" w:rsidRDefault="00B66996" w:rsidP="00B66996">
      <w:pPr>
        <w:pStyle w:val="Textkrper"/>
      </w:pPr>
    </w:p>
    <w:p w14:paraId="7DCC8623" w14:textId="27C65E03" w:rsidR="00B66996" w:rsidRPr="00212703" w:rsidRDefault="00B66996" w:rsidP="00F1746F">
      <w:pPr>
        <w:pStyle w:val="Textkrper"/>
        <w:numPr>
          <w:ilvl w:val="0"/>
          <w:numId w:val="17"/>
        </w:numPr>
      </w:pPr>
      <w:r w:rsidRPr="00212703">
        <w:rPr>
          <w:b/>
        </w:rPr>
        <w:t>Module</w:t>
      </w:r>
      <w:r w:rsidR="009D360D" w:rsidRPr="00212703">
        <w:rPr>
          <w:b/>
        </w:rPr>
        <w:fldChar w:fldCharType="begin"/>
      </w:r>
      <w:r w:rsidR="009D360D" w:rsidRPr="00212703">
        <w:instrText xml:space="preserve"> XE "</w:instrText>
      </w:r>
      <w:r w:rsidR="009D360D" w:rsidRPr="00212703">
        <w:rPr>
          <w:b/>
        </w:rPr>
        <w:instrText>Module</w:instrText>
      </w:r>
      <w:r w:rsidR="009D360D" w:rsidRPr="00212703">
        <w:instrText xml:space="preserve">" </w:instrText>
      </w:r>
      <w:r w:rsidR="009D360D" w:rsidRPr="00212703">
        <w:rPr>
          <w:b/>
        </w:rPr>
        <w:fldChar w:fldCharType="end"/>
      </w:r>
      <w:r w:rsidR="006309E4" w:rsidRPr="00212703">
        <w:t>:</w:t>
      </w:r>
      <w:r w:rsidRPr="00212703">
        <w:t xml:space="preserve"> Module sind Pakete mit Services, Components, Direktives und Templates, die unabhängig voneinander entwickelt, getestet, und optional bereitgestellt werden können. In vielen Situationen werden Module von separaten Teams entwickelt und gewartet. Ein typisches Angular-Projekt besteht aus mehrere Modulen. Sie können verwendet werden, um bestimmte </w:t>
      </w:r>
      <w:r w:rsidR="000329EE">
        <w:t>g</w:t>
      </w:r>
      <w:r w:rsidRPr="00212703">
        <w:t>eschäftsbezogene</w:t>
      </w:r>
      <w:r w:rsidR="000329EE">
        <w:t>n</w:t>
      </w:r>
      <w:r w:rsidRPr="00212703">
        <w:t xml:space="preserve"> Funktionen (z.B. Editieren von Topologie, Startseite verwalten) darzustellen und alle Ansichten, Dienste und Datenmodelle zu kapseln, die zum Implementieren dieser Funktionalität erforderlich sind.</w:t>
      </w:r>
    </w:p>
    <w:p w14:paraId="64C14288" w14:textId="2BF47298" w:rsidR="00B66996" w:rsidRPr="00212703" w:rsidRDefault="00B66996" w:rsidP="00F1746F">
      <w:pPr>
        <w:pStyle w:val="TextkrperEinzug"/>
        <w:numPr>
          <w:ilvl w:val="0"/>
          <w:numId w:val="17"/>
        </w:numPr>
        <w:rPr>
          <w:lang w:val="de-DE"/>
        </w:rPr>
      </w:pPr>
      <w:r w:rsidRPr="00212703">
        <w:rPr>
          <w:b/>
          <w:lang w:val="de-DE"/>
        </w:rPr>
        <w:t>Component</w:t>
      </w:r>
      <w:r w:rsidR="009D360D" w:rsidRPr="00212703">
        <w:rPr>
          <w:b/>
          <w:lang w:val="de-DE"/>
        </w:rPr>
        <w:fldChar w:fldCharType="begin"/>
      </w:r>
      <w:r w:rsidR="009D360D" w:rsidRPr="003D7953">
        <w:rPr>
          <w:lang w:val="de-DE"/>
        </w:rPr>
        <w:instrText xml:space="preserve"> XE "</w:instrText>
      </w:r>
      <w:r w:rsidR="009D360D" w:rsidRPr="00212703">
        <w:rPr>
          <w:b/>
          <w:lang w:val="de-DE"/>
        </w:rPr>
        <w:instrText>Component</w:instrText>
      </w:r>
      <w:r w:rsidR="009D360D" w:rsidRPr="003D7953">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Bei Angular ist keine direkte Manipulation des HTML-DOM</w:t>
      </w:r>
      <w:sdt>
        <w:sdtPr>
          <w:rPr>
            <w:lang w:val="de-DE"/>
          </w:rPr>
          <w:id w:val="71172651"/>
          <w:citation/>
        </w:sdtPr>
        <w:sdtContent>
          <w:r w:rsidR="005A482E">
            <w:rPr>
              <w:lang w:val="de-DE"/>
            </w:rPr>
            <w:fldChar w:fldCharType="begin"/>
          </w:r>
          <w:r w:rsidR="005A482E">
            <w:rPr>
              <w:lang w:val="de-DE"/>
            </w:rPr>
            <w:instrText xml:space="preserve"> CITATION MDN05 \l 1031 </w:instrText>
          </w:r>
          <w:r w:rsidR="005A482E">
            <w:rPr>
              <w:lang w:val="de-DE"/>
            </w:rPr>
            <w:fldChar w:fldCharType="separate"/>
          </w:r>
          <w:r w:rsidR="006A6C0A">
            <w:rPr>
              <w:noProof/>
              <w:lang w:val="de-DE"/>
            </w:rPr>
            <w:t xml:space="preserve"> (MDN web docs, 2005)</w:t>
          </w:r>
          <w:r w:rsidR="005A482E">
            <w:rPr>
              <w:lang w:val="de-DE"/>
            </w:rPr>
            <w:fldChar w:fldCharType="end"/>
          </w:r>
        </w:sdtContent>
      </w:sdt>
      <w:r w:rsidRPr="00212703">
        <w:rPr>
          <w:lang w:val="de-DE"/>
        </w:rPr>
        <w:t xml:space="preserve"> vorgesehen, sondern eine Trennung nach MVC-Muster</w:t>
      </w:r>
      <w:r w:rsidR="005A482E">
        <w:rPr>
          <w:rStyle w:val="Funotenzeichen"/>
          <w:lang w:val="de-DE"/>
        </w:rPr>
        <w:footnoteReference w:id="28"/>
      </w:r>
      <w:r w:rsidRPr="00212703">
        <w:rPr>
          <w:lang w:val="de-DE"/>
        </w:rPr>
        <w:t>. Der Entwickler definiert dafür ein Tag</w:t>
      </w:r>
      <w:r w:rsidR="005A482E">
        <w:rPr>
          <w:rStyle w:val="Funotenzeichen"/>
          <w:lang w:val="de-DE"/>
        </w:rPr>
        <w:footnoteReference w:id="29"/>
      </w:r>
      <w:r w:rsidRPr="00212703">
        <w:rPr>
          <w:lang w:val="de-DE"/>
        </w:rPr>
        <w:t xml:space="preserve"> in einer Seite, der durch eine mit </w:t>
      </w:r>
      <w:r w:rsidRPr="00212703">
        <w:rPr>
          <w:i/>
          <w:lang w:val="de-DE"/>
        </w:rPr>
        <w:t>@Component</w:t>
      </w:r>
      <w:r w:rsidRPr="00212703">
        <w:rPr>
          <w:lang w:val="de-DE"/>
        </w:rPr>
        <w:t xml:space="preserve"> dekorierte Komponentenklassen repräsentiert. Der </w:t>
      </w:r>
      <w:r w:rsidRPr="00212703">
        <w:rPr>
          <w:i/>
          <w:lang w:val="de-DE"/>
        </w:rPr>
        <w:t>Selector</w:t>
      </w:r>
      <w:r w:rsidRPr="00212703">
        <w:rPr>
          <w:lang w:val="de-DE"/>
        </w:rPr>
        <w:t xml:space="preserve"> legt den Tagnamen fest. Die mit der Komponente verbundene Vorlage (</w:t>
      </w:r>
      <w:r w:rsidRPr="00212703">
        <w:rPr>
          <w:i/>
          <w:lang w:val="de-DE"/>
        </w:rPr>
        <w:t>Template</w:t>
      </w:r>
      <w:r w:rsidRPr="00212703">
        <w:rPr>
          <w:lang w:val="de-DE"/>
        </w:rPr>
        <w:t xml:space="preserve">) kann der Webentwickler direkt als Zeichenkette in der Eigenschaft </w:t>
      </w:r>
      <w:r w:rsidRPr="00212703">
        <w:rPr>
          <w:i/>
          <w:lang w:val="de-DE"/>
        </w:rPr>
        <w:t xml:space="preserve">template </w:t>
      </w:r>
      <w:r w:rsidRPr="00212703">
        <w:rPr>
          <w:lang w:val="de-DE"/>
        </w:rPr>
        <w:t>angeben, was sich aber nur bei sehr kurzen HTML-Blöcken anbietet. Eine Komponente kann auch eigene CSS-Vorlagen</w:t>
      </w:r>
      <w:sdt>
        <w:sdtPr>
          <w:rPr>
            <w:lang w:val="de-DE"/>
          </w:rPr>
          <w:id w:val="-551923848"/>
          <w:citation/>
        </w:sdtPr>
        <w:sdtContent>
          <w:r w:rsidR="00F4046D">
            <w:rPr>
              <w:lang w:val="de-DE"/>
            </w:rPr>
            <w:fldChar w:fldCharType="begin"/>
          </w:r>
          <w:r w:rsidR="00F4046D">
            <w:rPr>
              <w:lang w:val="de-DE"/>
            </w:rPr>
            <w:instrText xml:space="preserve"> CITATION w3s99 \l 1031 </w:instrText>
          </w:r>
          <w:r w:rsidR="00F4046D">
            <w:rPr>
              <w:lang w:val="de-DE"/>
            </w:rPr>
            <w:fldChar w:fldCharType="separate"/>
          </w:r>
          <w:r w:rsidR="006A6C0A">
            <w:rPr>
              <w:noProof/>
              <w:lang w:val="de-DE"/>
            </w:rPr>
            <w:t xml:space="preserve"> (w3schools.com, 1999)</w:t>
          </w:r>
          <w:r w:rsidR="00F4046D">
            <w:rPr>
              <w:lang w:val="de-DE"/>
            </w:rPr>
            <w:fldChar w:fldCharType="end"/>
          </w:r>
        </w:sdtContent>
      </w:sdt>
      <w:r w:rsidRPr="00212703">
        <w:rPr>
          <w:lang w:val="de-DE"/>
        </w:rPr>
        <w:t xml:space="preserve"> (Inline oder als eigenständige Datei) besitzen, die allein für die Darstellung dieser Komponente gelten. Ein wichtige</w:t>
      </w:r>
      <w:r w:rsidR="000329EE">
        <w:rPr>
          <w:lang w:val="de-DE"/>
        </w:rPr>
        <w:t>s</w:t>
      </w:r>
      <w:r w:rsidRPr="00212703">
        <w:rPr>
          <w:lang w:val="de-DE"/>
        </w:rPr>
        <w:t xml:space="preserve"> Verhalten der Komponente</w:t>
      </w:r>
      <w:r w:rsidR="000329EE">
        <w:rPr>
          <w:lang w:val="de-DE"/>
        </w:rPr>
        <w:t>n</w:t>
      </w:r>
      <w:r w:rsidRPr="00212703">
        <w:rPr>
          <w:lang w:val="de-DE"/>
        </w:rPr>
        <w:t xml:space="preserve"> ist, dass </w:t>
      </w:r>
      <w:r w:rsidR="000329EE">
        <w:rPr>
          <w:lang w:val="de-DE"/>
        </w:rPr>
        <w:t>sie</w:t>
      </w:r>
      <w:r w:rsidR="000329EE" w:rsidRPr="00212703">
        <w:rPr>
          <w:lang w:val="de-DE"/>
        </w:rPr>
        <w:t xml:space="preserve"> </w:t>
      </w:r>
      <w:r w:rsidRPr="00212703">
        <w:rPr>
          <w:lang w:val="de-DE"/>
        </w:rPr>
        <w:t xml:space="preserve">im Laufe Ihrer Lebenszyklen diverse Ereignisse auslösen, in die der Entwickler sich einhängen kann. </w:t>
      </w:r>
    </w:p>
    <w:p w14:paraId="65223611" w14:textId="4CDD74F7" w:rsidR="00B66996" w:rsidRPr="00212703" w:rsidRDefault="00B66996" w:rsidP="00F1746F">
      <w:pPr>
        <w:pStyle w:val="TextkrperEinzug"/>
        <w:numPr>
          <w:ilvl w:val="0"/>
          <w:numId w:val="17"/>
        </w:numPr>
        <w:rPr>
          <w:lang w:val="de-DE"/>
        </w:rPr>
      </w:pPr>
      <w:r w:rsidRPr="00212703">
        <w:rPr>
          <w:b/>
          <w:lang w:val="de-DE"/>
        </w:rPr>
        <w:t>Template</w:t>
      </w:r>
      <w:r w:rsidR="009D360D" w:rsidRPr="00212703">
        <w:rPr>
          <w:b/>
          <w:lang w:val="de-DE"/>
        </w:rPr>
        <w:fldChar w:fldCharType="begin"/>
      </w:r>
      <w:r w:rsidR="009D360D" w:rsidRPr="00F4046D">
        <w:rPr>
          <w:lang w:val="de-DE"/>
        </w:rPr>
        <w:instrText xml:space="preserve"> XE "</w:instrText>
      </w:r>
      <w:r w:rsidR="009D360D" w:rsidRPr="00212703">
        <w:rPr>
          <w:b/>
          <w:lang w:val="de-DE"/>
        </w:rPr>
        <w:instrText>Template</w:instrText>
      </w:r>
      <w:r w:rsidR="009D360D" w:rsidRPr="00F4046D">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Angular Template ist die benutzerorientierte Vorlage, die beschreibt was der Benutzer sehen und tun kann. Die Verwendung von solchem Template zur Erstellung </w:t>
      </w:r>
      <w:r w:rsidRPr="00212703">
        <w:rPr>
          <w:lang w:val="de-DE"/>
        </w:rPr>
        <w:lastRenderedPageBreak/>
        <w:t xml:space="preserve">einer Ansicht bietet den Vorteil, dass man nicht jedes Detail der Ansicht erstellen muss. Angular Templates erlauben unterschiedliche Syntaxen wie Interpolation, Template Statement usw. Als eigenständige Datei lässt sich die Angular Template in einer Applikation durch die Dateienden </w:t>
      </w:r>
      <w:r w:rsidRPr="00212703">
        <w:rPr>
          <w:i/>
          <w:lang w:val="de-DE"/>
        </w:rPr>
        <w:t>.html</w:t>
      </w:r>
      <w:r w:rsidRPr="00212703">
        <w:rPr>
          <w:lang w:val="de-DE"/>
        </w:rPr>
        <w:t xml:space="preserve"> erkennen.</w:t>
      </w:r>
    </w:p>
    <w:p w14:paraId="31076B23" w14:textId="77777777" w:rsidR="00B66996" w:rsidRPr="00212703" w:rsidRDefault="00B66996" w:rsidP="00B66996">
      <w:pPr>
        <w:pStyle w:val="TextkrperEinzug"/>
        <w:ind w:firstLine="0"/>
        <w:rPr>
          <w:lang w:val="de-DE"/>
        </w:rPr>
      </w:pPr>
    </w:p>
    <w:p w14:paraId="3BC7301C" w14:textId="09661612" w:rsidR="00927522" w:rsidRDefault="00927522" w:rsidP="00B66996">
      <w:pPr>
        <w:pStyle w:val="TextkrperEinzug"/>
        <w:ind w:firstLine="0"/>
        <w:rPr>
          <w:rFonts w:cs="Times New Roman"/>
          <w:b/>
          <w:u w:val="single"/>
          <w:lang w:val="de-DE"/>
        </w:rPr>
      </w:pPr>
      <w:r w:rsidRPr="00927522">
        <w:rPr>
          <w:rFonts w:cs="Times New Roman"/>
          <w:b/>
          <w:u w:val="single"/>
          <w:lang w:val="de-DE"/>
        </w:rPr>
        <w:t>Vue.js</w:t>
      </w:r>
    </w:p>
    <w:p w14:paraId="2C696A76" w14:textId="77777777" w:rsidR="009B1B43" w:rsidRPr="00927522" w:rsidRDefault="009B1B43" w:rsidP="00B66996">
      <w:pPr>
        <w:pStyle w:val="TextkrperEinzug"/>
        <w:ind w:firstLine="0"/>
        <w:rPr>
          <w:rFonts w:cs="Times New Roman"/>
          <w:b/>
          <w:u w:val="single"/>
          <w:lang w:val="de-DE"/>
        </w:rPr>
      </w:pPr>
    </w:p>
    <w:p w14:paraId="6CF76130" w14:textId="7EFD7A09" w:rsidR="00B66996" w:rsidRDefault="00B66996" w:rsidP="00B66996">
      <w:pPr>
        <w:pStyle w:val="TextkrperEinzug"/>
        <w:ind w:firstLine="0"/>
        <w:rPr>
          <w:rFonts w:cs="Times New Roman"/>
          <w:lang w:val="de-DE"/>
        </w:rPr>
      </w:pPr>
      <w:r w:rsidRPr="00517733">
        <w:rPr>
          <w:rFonts w:cs="Times New Roman"/>
          <w:lang w:val="de-DE"/>
        </w:rPr>
        <w:t>Vue</w:t>
      </w:r>
      <w:r w:rsidR="006A6C0A">
        <w:rPr>
          <w:rFonts w:cs="Times New Roman"/>
          <w:lang w:val="de-DE"/>
        </w:rPr>
        <w:fldChar w:fldCharType="begin"/>
      </w:r>
      <w:r w:rsidR="006A6C0A" w:rsidRPr="006A6C0A">
        <w:rPr>
          <w:lang w:val="de-DE"/>
        </w:rPr>
        <w:instrText xml:space="preserve"> XE "</w:instrText>
      </w:r>
      <w:r w:rsidR="006A6C0A" w:rsidRPr="002E4915">
        <w:rPr>
          <w:rFonts w:cs="Times New Roman"/>
          <w:lang w:val="de-DE"/>
        </w:rPr>
        <w:instrText>Vue</w:instrText>
      </w:r>
      <w:r w:rsidR="006A6C0A" w:rsidRPr="006A6C0A">
        <w:rPr>
          <w:lang w:val="de-DE"/>
        </w:rPr>
        <w:instrText xml:space="preserve">" </w:instrText>
      </w:r>
      <w:r w:rsidR="006A6C0A">
        <w:rPr>
          <w:rFonts w:cs="Times New Roman"/>
          <w:lang w:val="de-DE"/>
        </w:rPr>
        <w:fldChar w:fldCharType="end"/>
      </w:r>
      <w:sdt>
        <w:sdtPr>
          <w:rPr>
            <w:rFonts w:cs="Times New Roman"/>
            <w:lang w:val="de-DE"/>
          </w:rPr>
          <w:id w:val="-1669478232"/>
          <w:citation/>
        </w:sdtPr>
        <w:sdtContent>
          <w:r w:rsidR="00517733">
            <w:rPr>
              <w:rFonts w:cs="Times New Roman"/>
              <w:lang w:val="de-DE"/>
            </w:rPr>
            <w:fldChar w:fldCharType="begin"/>
          </w:r>
          <w:r w:rsidR="00517733">
            <w:rPr>
              <w:rFonts w:cs="Times New Roman"/>
              <w:lang w:val="de-DE"/>
            </w:rPr>
            <w:instrText xml:space="preserve"> CITATION Eva181 \l 1031 </w:instrText>
          </w:r>
          <w:r w:rsidR="00517733">
            <w:rPr>
              <w:rFonts w:cs="Times New Roman"/>
              <w:lang w:val="de-DE"/>
            </w:rPr>
            <w:fldChar w:fldCharType="separate"/>
          </w:r>
          <w:r w:rsidR="006A6C0A">
            <w:rPr>
              <w:rFonts w:cs="Times New Roman"/>
              <w:noProof/>
              <w:lang w:val="de-DE"/>
            </w:rPr>
            <w:t xml:space="preserve"> </w:t>
          </w:r>
          <w:r w:rsidR="006A6C0A" w:rsidRPr="006A6C0A">
            <w:rPr>
              <w:rFonts w:cs="Times New Roman"/>
              <w:noProof/>
              <w:lang w:val="de-DE"/>
            </w:rPr>
            <w:t>(You, 2018)</w:t>
          </w:r>
          <w:r w:rsidR="00517733">
            <w:rPr>
              <w:rFonts w:cs="Times New Roman"/>
              <w:lang w:val="de-DE"/>
            </w:rPr>
            <w:fldChar w:fldCharType="end"/>
          </w:r>
        </w:sdtContent>
      </w:sdt>
      <w:r w:rsidRPr="00517733">
        <w:rPr>
          <w:rFonts w:cs="Times New Roman"/>
          <w:lang w:val="de-DE"/>
        </w:rPr>
        <w:t xml:space="preserve"> ist</w:t>
      </w:r>
      <w:r w:rsidRPr="00212703">
        <w:rPr>
          <w:rFonts w:cs="Times New Roman"/>
          <w:lang w:val="de-DE"/>
        </w:rPr>
        <w:t xml:space="preserve"> ein fortschrittliches Framework für den Aufbau von Benutzeroberflächen, das von Evan You</w:t>
      </w:r>
      <w:sdt>
        <w:sdtPr>
          <w:rPr>
            <w:rFonts w:cs="Times New Roman"/>
            <w:lang w:val="de-DE"/>
          </w:rPr>
          <w:id w:val="76254098"/>
          <w:citation/>
        </w:sdtPr>
        <w:sdtContent>
          <w:r w:rsidRPr="00212703">
            <w:rPr>
              <w:rFonts w:cs="Times New Roman"/>
              <w:lang w:val="de-DE"/>
            </w:rPr>
            <w:fldChar w:fldCharType="begin"/>
          </w:r>
          <w:r w:rsidRPr="00212703">
            <w:rPr>
              <w:rFonts w:cs="Times New Roman"/>
              <w:lang w:val="de-DE"/>
            </w:rPr>
            <w:instrText xml:space="preserve"> CITATION Lin18 \l 1031 </w:instrText>
          </w:r>
          <w:r w:rsidRPr="00212703">
            <w:rPr>
              <w:rFonts w:cs="Times New Roman"/>
              <w:lang w:val="de-DE"/>
            </w:rPr>
            <w:fldChar w:fldCharType="separate"/>
          </w:r>
          <w:r w:rsidR="006A6C0A">
            <w:rPr>
              <w:rFonts w:cs="Times New Roman"/>
              <w:noProof/>
              <w:lang w:val="de-DE"/>
            </w:rPr>
            <w:t xml:space="preserve"> </w:t>
          </w:r>
          <w:r w:rsidR="006A6C0A" w:rsidRPr="006A6C0A">
            <w:rPr>
              <w:rFonts w:cs="Times New Roman"/>
              <w:noProof/>
              <w:lang w:val="de-DE"/>
            </w:rPr>
            <w:t>(LinkedIn, 2018)</w:t>
          </w:r>
          <w:r w:rsidRPr="00212703">
            <w:rPr>
              <w:rFonts w:cs="Times New Roman"/>
              <w:lang w:val="de-DE"/>
            </w:rPr>
            <w:fldChar w:fldCharType="end"/>
          </w:r>
        </w:sdtContent>
      </w:sdt>
      <w:r w:rsidRPr="00212703">
        <w:rPr>
          <w:rFonts w:cs="Times New Roman"/>
          <w:lang w:val="de-DE"/>
        </w:rPr>
        <w:t xml:space="preserve"> im Jahr 2013 entwickelt wurde. Die Aktuelle Version ist 2.5.16</w:t>
      </w:r>
      <w:sdt>
        <w:sdtPr>
          <w:rPr>
            <w:rFonts w:cs="Times New Roman"/>
            <w:lang w:val="de-DE"/>
          </w:rPr>
          <w:id w:val="-1940124164"/>
          <w:citation/>
        </w:sdtPr>
        <w:sdtContent>
          <w:r w:rsidRPr="00212703">
            <w:rPr>
              <w:rFonts w:cs="Times New Roman"/>
              <w:lang w:val="de-DE"/>
            </w:rPr>
            <w:fldChar w:fldCharType="begin"/>
          </w:r>
          <w:r w:rsidRPr="00212703">
            <w:rPr>
              <w:rFonts w:cs="Times New Roman"/>
              <w:lang w:val="de-DE"/>
            </w:rPr>
            <w:instrText xml:space="preserve"> CITATION Git18 \l 1031 </w:instrText>
          </w:r>
          <w:r w:rsidRPr="00212703">
            <w:rPr>
              <w:rFonts w:cs="Times New Roman"/>
              <w:lang w:val="de-DE"/>
            </w:rPr>
            <w:fldChar w:fldCharType="separate"/>
          </w:r>
          <w:r w:rsidR="006A6C0A">
            <w:rPr>
              <w:rFonts w:cs="Times New Roman"/>
              <w:noProof/>
              <w:lang w:val="de-DE"/>
            </w:rPr>
            <w:t xml:space="preserve"> </w:t>
          </w:r>
          <w:r w:rsidR="006A6C0A" w:rsidRPr="006A6C0A">
            <w:rPr>
              <w:rFonts w:cs="Times New Roman"/>
              <w:noProof/>
              <w:lang w:val="de-DE"/>
            </w:rPr>
            <w:t>(Vue.Js, 2018)</w:t>
          </w:r>
          <w:r w:rsidRPr="00212703">
            <w:rPr>
              <w:rFonts w:cs="Times New Roman"/>
              <w:lang w:val="de-DE"/>
            </w:rPr>
            <w:fldChar w:fldCharType="end"/>
          </w:r>
        </w:sdtContent>
      </w:sdt>
      <w:r w:rsidRPr="00212703">
        <w:rPr>
          <w:rFonts w:cs="Times New Roman"/>
          <w:lang w:val="de-DE"/>
        </w:rPr>
        <w:t>. Es ist von Grund auf so konzipiert, dass es stufenweise ad</w:t>
      </w:r>
      <w:r w:rsidR="000329EE">
        <w:rPr>
          <w:lang w:val="de-DE"/>
        </w:rPr>
        <w:t>a</w:t>
      </w:r>
      <w:r w:rsidRPr="00212703">
        <w:rPr>
          <w:rFonts w:cs="Times New Roman"/>
          <w:lang w:val="de-DE"/>
        </w:rPr>
        <w:t xml:space="preserve">ptierbar ist, und kann je nach Anwendungsfall leicht zwischen einer Bibliothek und einem Framework skalieren. Es besteht aus einer zugänglichen Kernbibliothek, die sich nur auf die Ansichtsebene konzentriert, und einem Ökosystem von unterstützenden Bibliotheken, welche sie bei der Bewältigung der Komplexität großer </w:t>
      </w:r>
      <w:r w:rsidR="00F4046D">
        <w:rPr>
          <w:rFonts w:cs="Times New Roman"/>
          <w:lang w:val="de-DE"/>
        </w:rPr>
        <w:t>SPA</w:t>
      </w:r>
      <w:r w:rsidR="00F4046D">
        <w:rPr>
          <w:rStyle w:val="Funotenzeichen"/>
          <w:rFonts w:cs="Times New Roman"/>
          <w:lang w:val="de-DE"/>
        </w:rPr>
        <w:footnoteReference w:id="30"/>
      </w:r>
      <w:r w:rsidR="00F4046D">
        <w:rPr>
          <w:rFonts w:cs="Times New Roman"/>
          <w:lang w:val="de-DE"/>
        </w:rPr>
        <w:t>-A</w:t>
      </w:r>
      <w:r w:rsidRPr="00212703">
        <w:rPr>
          <w:rFonts w:cs="Times New Roman"/>
          <w:lang w:val="de-DE"/>
        </w:rPr>
        <w:t>nwendungen unterstützt. Dieses Framework arbeitet nach dem Entwurfsmuster MVVM und ist stark von Angular inspiriert.</w:t>
      </w:r>
    </w:p>
    <w:p w14:paraId="4CB31395" w14:textId="77814391" w:rsidR="00AE116F" w:rsidRDefault="00AE116F" w:rsidP="00B66996">
      <w:pPr>
        <w:pStyle w:val="TextkrperEinzug"/>
        <w:ind w:firstLine="0"/>
        <w:rPr>
          <w:rFonts w:cs="Times New Roman"/>
          <w:lang w:val="de-DE"/>
        </w:rPr>
      </w:pPr>
    </w:p>
    <w:p w14:paraId="3509FB67" w14:textId="34ADD553" w:rsidR="00AE116F" w:rsidRDefault="00927522" w:rsidP="00B66996">
      <w:pPr>
        <w:pStyle w:val="TextkrperEinzug"/>
        <w:ind w:firstLine="0"/>
        <w:rPr>
          <w:rFonts w:cs="Times New Roman"/>
          <w:b/>
          <w:u w:val="single"/>
          <w:lang w:val="de-DE"/>
        </w:rPr>
      </w:pPr>
      <w:r w:rsidRPr="00927522">
        <w:rPr>
          <w:rFonts w:cs="Times New Roman"/>
          <w:b/>
          <w:u w:val="single"/>
          <w:lang w:val="de-DE"/>
        </w:rPr>
        <w:t>React</w:t>
      </w:r>
    </w:p>
    <w:p w14:paraId="0BDD9F91" w14:textId="77777777" w:rsidR="009B1B43" w:rsidRPr="00927522" w:rsidRDefault="009B1B43" w:rsidP="00B66996">
      <w:pPr>
        <w:pStyle w:val="TextkrperEinzug"/>
        <w:ind w:firstLine="0"/>
        <w:rPr>
          <w:rFonts w:cs="Times New Roman"/>
          <w:b/>
          <w:u w:val="single"/>
          <w:lang w:val="de-DE"/>
        </w:rPr>
      </w:pPr>
    </w:p>
    <w:p w14:paraId="6062228C" w14:textId="14D60EB1" w:rsidR="00AE116F" w:rsidRPr="00212703" w:rsidRDefault="00AE116F" w:rsidP="009674C5">
      <w:pPr>
        <w:pStyle w:val="Textkrper"/>
      </w:pPr>
      <w:r w:rsidRPr="00517733">
        <w:t>React</w:t>
      </w:r>
      <w:r w:rsidR="006A6C0A">
        <w:fldChar w:fldCharType="begin"/>
      </w:r>
      <w:r w:rsidR="006A6C0A">
        <w:instrText xml:space="preserve"> XE "</w:instrText>
      </w:r>
      <w:r w:rsidR="006A6C0A" w:rsidRPr="00043FBC">
        <w:instrText>React</w:instrText>
      </w:r>
      <w:r w:rsidR="006A6C0A">
        <w:instrText xml:space="preserve">" </w:instrText>
      </w:r>
      <w:r w:rsidR="006A6C0A">
        <w:fldChar w:fldCharType="end"/>
      </w:r>
      <w:sdt>
        <w:sdtPr>
          <w:id w:val="-2056847763"/>
          <w:citation/>
        </w:sdtPr>
        <w:sdtContent>
          <w:r w:rsidR="005E5A22">
            <w:fldChar w:fldCharType="begin"/>
          </w:r>
          <w:r w:rsidR="005E5A22">
            <w:instrText xml:space="preserve"> CITATION Fac184 \l 1031 </w:instrText>
          </w:r>
          <w:r w:rsidR="005E5A22">
            <w:fldChar w:fldCharType="separate"/>
          </w:r>
          <w:r w:rsidR="006A6C0A">
            <w:rPr>
              <w:noProof/>
            </w:rPr>
            <w:t xml:space="preserve"> (Facebook, 2018)</w:t>
          </w:r>
          <w:r w:rsidR="005E5A22">
            <w:fldChar w:fldCharType="end"/>
          </w:r>
        </w:sdtContent>
      </w:sdt>
      <w:r w:rsidRPr="00212703">
        <w:rPr>
          <w:b/>
          <w:i/>
        </w:rPr>
        <w:fldChar w:fldCharType="begin"/>
      </w:r>
      <w:r w:rsidRPr="00212703">
        <w:instrText xml:space="preserve"> XE "</w:instrText>
      </w:r>
      <w:r w:rsidRPr="00212703">
        <w:rPr>
          <w:i/>
        </w:rPr>
        <w:instrText>React</w:instrText>
      </w:r>
      <w:r w:rsidRPr="00212703">
        <w:instrText xml:space="preserve">" </w:instrText>
      </w:r>
      <w:r w:rsidRPr="00212703">
        <w:rPr>
          <w:b/>
          <w:i/>
        </w:rPr>
        <w:fldChar w:fldCharType="end"/>
      </w:r>
      <w:r w:rsidRPr="00212703">
        <w:t xml:space="preserve"> ist ein </w:t>
      </w:r>
      <w:r>
        <w:t>JavaScript</w:t>
      </w:r>
      <w:r w:rsidRPr="00212703">
        <w:t>-Framework zur Erstellung von Webanwendungen. Es wird seit 2013 von Facebook unter einer Open Source-Lizenz entwickelt und besitzt eine große Online Community mit vielen helfenden Entwicklern und Unterst</w:t>
      </w:r>
      <w:r>
        <w:t>ü</w:t>
      </w:r>
      <w:r w:rsidRPr="00212703">
        <w:t xml:space="preserve">tzern. Die </w:t>
      </w:r>
      <w:r w:rsidR="009674C5">
        <w:t>a</w:t>
      </w:r>
      <w:r w:rsidRPr="00212703">
        <w:t>ktuelle  Version 16.3.2</w:t>
      </w:r>
      <w:sdt>
        <w:sdtPr>
          <w:rPr>
            <w:b/>
          </w:rPr>
          <w:id w:val="-586693094"/>
          <w:citation/>
        </w:sdtPr>
        <w:sdtContent>
          <w:r w:rsidRPr="00212703">
            <w:rPr>
              <w:b/>
            </w:rPr>
            <w:fldChar w:fldCharType="begin"/>
          </w:r>
          <w:r w:rsidRPr="00212703">
            <w:instrText xml:space="preserve"> CITATION Fac181 \l 1031 </w:instrText>
          </w:r>
          <w:r w:rsidRPr="00212703">
            <w:rPr>
              <w:b/>
            </w:rPr>
            <w:fldChar w:fldCharType="separate"/>
          </w:r>
          <w:r w:rsidR="006A6C0A">
            <w:rPr>
              <w:noProof/>
            </w:rPr>
            <w:t xml:space="preserve"> (Facebook/React, 2018)</w:t>
          </w:r>
          <w:r w:rsidRPr="00212703">
            <w:rPr>
              <w:b/>
            </w:rPr>
            <w:fldChar w:fldCharType="end"/>
          </w:r>
        </w:sdtContent>
      </w:sdt>
      <w:r w:rsidRPr="00212703">
        <w:t xml:space="preserve"> besitzt eine deutliche Verbesserung der Fehlermeldung.</w:t>
      </w:r>
      <w:r w:rsidR="008A393B">
        <w:t xml:space="preserve"> </w:t>
      </w:r>
      <w:r w:rsidRPr="00212703">
        <w:t xml:space="preserve">Es handelt sich um ein clientseitiges Frontend-Framework, das heißt, der Quelltext wird für die Ausführung im Browser geschrieben und dient der Implementierung einer </w:t>
      </w:r>
      <w:r w:rsidR="000329EE">
        <w:t>Ben</w:t>
      </w:r>
      <w:r w:rsidRPr="00212703">
        <w:t xml:space="preserve">utzeroberfläche. Das Hauptprinzip ist dabei die Erweiterung des Vokabulars von HTML, damit dieses um Funktionalitäten erweitert wird, die es ermöglichen, dynamische Webanwendungen zu erstellen.  </w:t>
      </w:r>
    </w:p>
    <w:p w14:paraId="2EB80CE6" w14:textId="4CAB37D0" w:rsidR="00AE116F" w:rsidRPr="00212703" w:rsidRDefault="00AE116F" w:rsidP="009674C5">
      <w:pPr>
        <w:pStyle w:val="Textkrper"/>
        <w:ind w:firstLine="709"/>
      </w:pPr>
      <w:r w:rsidRPr="00212703">
        <w:t>In dynamischen Webseiten und -anwendungen können beispielsweise Quelltext-Ausschnitte</w:t>
      </w:r>
      <w:r w:rsidR="000329EE">
        <w:t xml:space="preserve"> </w:t>
      </w:r>
      <w:r w:rsidRPr="00212703">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65D393EB" w14:textId="365D7795" w:rsidR="00AE116F" w:rsidRPr="00212703" w:rsidRDefault="00AE116F" w:rsidP="009674C5">
      <w:pPr>
        <w:pStyle w:val="Textkrper"/>
        <w:ind w:firstLine="709"/>
      </w:pPr>
      <w:r w:rsidRPr="00212703">
        <w:t xml:space="preserve">Mit React können interaktive UIs erstellt werden. Es können für jeden Status in einer  Anwendung einfache Ansichten entworfen werden, und React aktualisiert und rendert genau die richtigen Komponenten, wenn sich die Daten ändern </w:t>
      </w:r>
      <w:sdt>
        <w:sdtPr>
          <w:id w:val="-1798754330"/>
          <w:citation/>
        </w:sdtPr>
        <w:sdtContent>
          <w:r w:rsidRPr="00212703">
            <w:fldChar w:fldCharType="begin"/>
          </w:r>
          <w:r w:rsidRPr="00212703">
            <w:instrText xml:space="preserve"> CITATION Fac183 \l 1031 </w:instrText>
          </w:r>
          <w:r w:rsidRPr="00212703">
            <w:fldChar w:fldCharType="separate"/>
          </w:r>
          <w:r w:rsidR="006A6C0A">
            <w:rPr>
              <w:noProof/>
            </w:rPr>
            <w:t>(Facebook Inc., 2018)</w:t>
          </w:r>
          <w:r w:rsidRPr="00212703">
            <w:fldChar w:fldCharType="end"/>
          </w:r>
        </w:sdtContent>
      </w:sdt>
      <w:r w:rsidRPr="00212703">
        <w:t xml:space="preserve">. Darüber hinaus kann es auch auf dem Server diese UIs erstellen und in  mobile Apps mit </w:t>
      </w:r>
      <w:r w:rsidRPr="00212703">
        <w:rPr>
          <w:i/>
        </w:rPr>
        <w:t>React Native</w:t>
      </w:r>
      <w:sdt>
        <w:sdtPr>
          <w:rPr>
            <w:i/>
          </w:rPr>
          <w:id w:val="1695505267"/>
          <w:citation/>
        </w:sdtPr>
        <w:sdtContent>
          <w:r w:rsidRPr="00212703">
            <w:rPr>
              <w:i/>
            </w:rPr>
            <w:fldChar w:fldCharType="begin"/>
          </w:r>
          <w:r w:rsidRPr="00212703">
            <w:rPr>
              <w:i/>
            </w:rPr>
            <w:instrText xml:space="preserve"> CITATION Fac182 \l 1031 </w:instrText>
          </w:r>
          <w:r w:rsidRPr="00212703">
            <w:rPr>
              <w:i/>
            </w:rPr>
            <w:fldChar w:fldCharType="separate"/>
          </w:r>
          <w:r w:rsidR="006A6C0A">
            <w:rPr>
              <w:i/>
              <w:noProof/>
            </w:rPr>
            <w:t xml:space="preserve"> </w:t>
          </w:r>
          <w:r w:rsidR="006A6C0A">
            <w:rPr>
              <w:noProof/>
            </w:rPr>
            <w:t>(Facebook Inc., 2018)</w:t>
          </w:r>
          <w:r w:rsidRPr="00212703">
            <w:rPr>
              <w:i/>
            </w:rPr>
            <w:fldChar w:fldCharType="end"/>
          </w:r>
        </w:sdtContent>
      </w:sdt>
      <w:r w:rsidRPr="00212703">
        <w:t xml:space="preserve"> ausführen. </w:t>
      </w:r>
    </w:p>
    <w:p w14:paraId="63226059" w14:textId="7D640B54" w:rsidR="00AE116F" w:rsidRDefault="00AE116F" w:rsidP="00B66996">
      <w:pPr>
        <w:pStyle w:val="TextkrperEinzug"/>
        <w:ind w:firstLine="0"/>
        <w:rPr>
          <w:rFonts w:cs="Times New Roman"/>
          <w:lang w:val="de-DE"/>
        </w:rPr>
      </w:pPr>
    </w:p>
    <w:p w14:paraId="021388D6" w14:textId="22AD9BA5" w:rsidR="00C7037C" w:rsidRDefault="00C7037C" w:rsidP="00C7037C">
      <w:pPr>
        <w:pStyle w:val="berschrift3"/>
      </w:pPr>
      <w:bookmarkStart w:id="159" w:name="_Toc517096381"/>
      <w:bookmarkStart w:id="160" w:name="_Toc521311619"/>
      <w:r w:rsidRPr="00C7037C">
        <w:t>UI</w:t>
      </w:r>
      <w:r w:rsidR="005902E1">
        <w:t>-JavaScript</w:t>
      </w:r>
      <w:r w:rsidRPr="00C7037C">
        <w:t>-Bibliotheken</w:t>
      </w:r>
      <w:bookmarkEnd w:id="159"/>
      <w:bookmarkEnd w:id="160"/>
    </w:p>
    <w:p w14:paraId="2FB58354" w14:textId="7C9CF0C1" w:rsidR="00BC4D3B" w:rsidRDefault="001D4D56" w:rsidP="00B66996">
      <w:pPr>
        <w:pStyle w:val="TextkrperEinzug"/>
        <w:ind w:firstLine="0"/>
        <w:rPr>
          <w:rFonts w:cs="Times New Roman"/>
          <w:lang w:val="de-DE"/>
        </w:rPr>
      </w:pPr>
      <w:r>
        <w:rPr>
          <w:rFonts w:cs="Times New Roman"/>
          <w:lang w:val="de-DE"/>
        </w:rPr>
        <w:t>Für die Entwicklung der grafisc</w:t>
      </w:r>
      <w:r w:rsidR="00BC4D3B">
        <w:rPr>
          <w:rFonts w:cs="Times New Roman"/>
          <w:lang w:val="de-DE"/>
        </w:rPr>
        <w:t xml:space="preserve">hen Benutzerschnittstelle </w:t>
      </w:r>
      <w:r w:rsidR="00CD30EB">
        <w:rPr>
          <w:rFonts w:cs="Times New Roman"/>
          <w:lang w:val="de-DE"/>
        </w:rPr>
        <w:t>kommt eine</w:t>
      </w:r>
      <w:r w:rsidR="00D97537">
        <w:rPr>
          <w:rFonts w:cs="Times New Roman"/>
          <w:lang w:val="de-DE"/>
        </w:rPr>
        <w:t xml:space="preserve"> Vielzahl an </w:t>
      </w:r>
      <w:r>
        <w:rPr>
          <w:rFonts w:cs="Times New Roman"/>
          <w:lang w:val="de-DE"/>
        </w:rPr>
        <w:t>unterschiedlich</w:t>
      </w:r>
      <w:r w:rsidR="00D97537">
        <w:rPr>
          <w:rFonts w:cs="Times New Roman"/>
          <w:lang w:val="de-DE"/>
        </w:rPr>
        <w:t>er</w:t>
      </w:r>
      <w:r>
        <w:rPr>
          <w:rFonts w:cs="Times New Roman"/>
          <w:lang w:val="de-DE"/>
        </w:rPr>
        <w:t xml:space="preserve"> externen Bibliotheken </w:t>
      </w:r>
      <w:r w:rsidR="00D97537">
        <w:rPr>
          <w:rFonts w:cs="Times New Roman"/>
          <w:lang w:val="de-DE"/>
        </w:rPr>
        <w:t xml:space="preserve">zum </w:t>
      </w:r>
      <w:r>
        <w:rPr>
          <w:rFonts w:cs="Times New Roman"/>
          <w:lang w:val="de-DE"/>
        </w:rPr>
        <w:t>Einsatz. Darunter sind Klassen für Controls, Dokumentation, Layout-Panels, Benutzerführung Animationen oder Klassen</w:t>
      </w:r>
      <w:r w:rsidR="00BC4D3B">
        <w:rPr>
          <w:rFonts w:cs="Times New Roman"/>
          <w:lang w:val="de-DE"/>
        </w:rPr>
        <w:t xml:space="preserve"> zum Einbinden von Diagramme und Bildern. Oft werden diese externen Bibliotheken als User Interface-Bibliotheken bezeichnet.</w:t>
      </w:r>
    </w:p>
    <w:p w14:paraId="4371BF35" w14:textId="48B70131" w:rsidR="00D652CA" w:rsidRPr="00212703" w:rsidRDefault="00BC4D3B" w:rsidP="00BC4D3B">
      <w:pPr>
        <w:pStyle w:val="TextkrperEinzug"/>
        <w:rPr>
          <w:rFonts w:cs="Times New Roman"/>
          <w:lang w:val="de-DE"/>
        </w:rPr>
      </w:pPr>
      <w:r>
        <w:rPr>
          <w:rFonts w:cs="Times New Roman"/>
          <w:lang w:val="de-DE"/>
        </w:rPr>
        <w:t>Um die geneigteren User Interface-Bibliotheken für des Plugins zu finden</w:t>
      </w:r>
      <w:r>
        <w:rPr>
          <w:rStyle w:val="Kommentarzeichen"/>
          <w:rFonts w:ascii="Arial" w:hAnsi="Arial" w:cs="Times New Roman"/>
          <w:lang w:val="de-DE"/>
        </w:rPr>
        <w:t>,</w:t>
      </w:r>
      <w:r w:rsidRPr="00D652CA">
        <w:rPr>
          <w:rFonts w:cs="Times New Roman"/>
          <w:lang w:val="de-DE"/>
        </w:rPr>
        <w:t xml:space="preserve"> werden</w:t>
      </w:r>
      <w:r w:rsidR="00D652CA" w:rsidRPr="00D652CA">
        <w:rPr>
          <w:rFonts w:cs="Times New Roman"/>
          <w:lang w:val="de-DE"/>
        </w:rPr>
        <w:t xml:space="preserve"> in den folgenden Abschnitten </w:t>
      </w:r>
      <w:r>
        <w:rPr>
          <w:rFonts w:cs="Times New Roman"/>
          <w:lang w:val="de-DE"/>
        </w:rPr>
        <w:t>einigen</w:t>
      </w:r>
      <w:r w:rsidR="00D652CA" w:rsidRPr="00D652CA">
        <w:rPr>
          <w:rFonts w:cs="Times New Roman"/>
          <w:lang w:val="de-DE"/>
        </w:rPr>
        <w:t xml:space="preserve"> externen Bibliotheken zur Visualisierung von Information</w:t>
      </w:r>
      <w:r w:rsidR="000329EE">
        <w:rPr>
          <w:rFonts w:cs="Times New Roman"/>
          <w:lang w:val="de-DE"/>
        </w:rPr>
        <w:t>en</w:t>
      </w:r>
      <w:r>
        <w:rPr>
          <w:rFonts w:cs="Times New Roman"/>
          <w:lang w:val="de-DE"/>
        </w:rPr>
        <w:t xml:space="preserve"> angegangen.</w:t>
      </w:r>
    </w:p>
    <w:p w14:paraId="0A9E9B5D" w14:textId="1E4361D6" w:rsidR="00927522" w:rsidRDefault="00927522" w:rsidP="00927522">
      <w:pPr>
        <w:pStyle w:val="TextkrperEinzug"/>
        <w:ind w:firstLine="0"/>
        <w:rPr>
          <w:rFonts w:cs="Times New Roman"/>
          <w:lang w:val="de-DE"/>
        </w:rPr>
      </w:pPr>
    </w:p>
    <w:p w14:paraId="1A0D13D4" w14:textId="6E52C41C" w:rsidR="00927522" w:rsidRDefault="00927522" w:rsidP="00927522">
      <w:pPr>
        <w:pStyle w:val="TextkrperEinzug"/>
        <w:ind w:firstLine="0"/>
        <w:rPr>
          <w:b/>
          <w:u w:val="single"/>
          <w:lang w:val="de-DE"/>
        </w:rPr>
      </w:pPr>
      <w:r w:rsidRPr="00927522">
        <w:rPr>
          <w:b/>
          <w:u w:val="single"/>
          <w:lang w:val="de-DE"/>
        </w:rPr>
        <w:t>SAPUI5</w:t>
      </w:r>
    </w:p>
    <w:p w14:paraId="783A4EFE" w14:textId="77777777" w:rsidR="009674C5" w:rsidRPr="00927522" w:rsidRDefault="009674C5" w:rsidP="00927522">
      <w:pPr>
        <w:pStyle w:val="TextkrperEinzug"/>
        <w:ind w:firstLine="0"/>
        <w:rPr>
          <w:b/>
          <w:u w:val="single"/>
          <w:lang w:val="de-DE"/>
        </w:rPr>
      </w:pPr>
    </w:p>
    <w:p w14:paraId="7F0CAD2B" w14:textId="5DA7C470" w:rsidR="00B66996" w:rsidRPr="00212703" w:rsidRDefault="00B66996" w:rsidP="00B66996">
      <w:pPr>
        <w:pStyle w:val="Textkrper"/>
      </w:pPr>
      <w:r w:rsidRPr="00212703">
        <w:t xml:space="preserve">SAPUI5 ist ein </w:t>
      </w:r>
      <w:r w:rsidR="001731F3">
        <w:t>JavaScript</w:t>
      </w:r>
      <w:r w:rsidRPr="00212703">
        <w:t>-Framework, d</w:t>
      </w:r>
      <w:r w:rsidR="000329EE">
        <w:t>as</w:t>
      </w:r>
      <w:r w:rsidRPr="00212703">
        <w:t xml:space="preserve"> von der Firma SAP</w:t>
      </w:r>
      <w:sdt>
        <w:sdtPr>
          <w:id w:val="-781567547"/>
          <w:citation/>
        </w:sdtPr>
        <w:sdtContent>
          <w:r w:rsidR="00F4046D">
            <w:fldChar w:fldCharType="begin"/>
          </w:r>
          <w:r w:rsidR="00F4046D">
            <w:instrText xml:space="preserve"> CITATION SAP18 \l 1031 </w:instrText>
          </w:r>
          <w:r w:rsidR="00F4046D">
            <w:fldChar w:fldCharType="separate"/>
          </w:r>
          <w:r w:rsidR="006A6C0A">
            <w:rPr>
              <w:noProof/>
            </w:rPr>
            <w:t xml:space="preserve"> (SAP, 2018)</w:t>
          </w:r>
          <w:r w:rsidR="00F4046D">
            <w:fldChar w:fldCharType="end"/>
          </w:r>
        </w:sdtContent>
      </w:sdt>
      <w:r w:rsidRPr="00212703">
        <w:t xml:space="preserve"> entwickelt wurde. Es besteht aus einem funktionsreichen Kern und einer sehr großen Anzahl von UI-Steuerelementen, die in einer Handvoll Bibliotheken organisiert sind.</w:t>
      </w:r>
    </w:p>
    <w:p w14:paraId="245C4A9A" w14:textId="62FF91D6" w:rsidR="00B66996" w:rsidRPr="00212703" w:rsidRDefault="00B66996" w:rsidP="00B66996">
      <w:pPr>
        <w:pStyle w:val="TextkrperEinzug"/>
        <w:ind w:firstLine="0"/>
        <w:rPr>
          <w:lang w:val="de-DE"/>
        </w:rPr>
      </w:pPr>
      <w:r w:rsidRPr="00212703">
        <w:rPr>
          <w:lang w:val="de-DE"/>
        </w:rPr>
        <w:t>Diese Bibliotheken besitzen vor allen ein effiziente</w:t>
      </w:r>
      <w:r w:rsidR="00996336">
        <w:rPr>
          <w:lang w:val="de-DE"/>
        </w:rPr>
        <w:t>s</w:t>
      </w:r>
      <w:r w:rsidRPr="00212703">
        <w:rPr>
          <w:lang w:val="de-DE"/>
        </w:rPr>
        <w:t xml:space="preserve"> Engine zum Erstellen und Aktualisieren der HTML-Steuerelemente, darüber hinaus unterstützen sie das MVC-Konzept und die deklarative UI</w:t>
      </w:r>
      <w:r w:rsidR="00AE116F">
        <w:rPr>
          <w:rStyle w:val="Funotenzeichen"/>
          <w:lang w:val="de-DE"/>
        </w:rPr>
        <w:footnoteReference w:id="31"/>
      </w:r>
      <w:r w:rsidRPr="00212703">
        <w:rPr>
          <w:lang w:val="de-DE"/>
        </w:rPr>
        <w:t>-Konstruktion.</w:t>
      </w:r>
    </w:p>
    <w:p w14:paraId="2D22D5DF" w14:textId="36A4A27D" w:rsidR="00B66996" w:rsidRPr="00212703" w:rsidRDefault="00B66996" w:rsidP="005902E1">
      <w:pPr>
        <w:pStyle w:val="TextkrperEinzug"/>
        <w:rPr>
          <w:lang w:val="de-DE"/>
        </w:rPr>
      </w:pPr>
      <w:r w:rsidRPr="00212703">
        <w:rPr>
          <w:lang w:val="de-DE"/>
        </w:rPr>
        <w:t>Die Steuerelemente reichen von einfachen Button-Steuerelemente</w:t>
      </w:r>
      <w:r w:rsidR="00996336">
        <w:rPr>
          <w:lang w:val="de-DE"/>
        </w:rPr>
        <w:t>n</w:t>
      </w:r>
      <w:r w:rsidRPr="00212703">
        <w:rPr>
          <w:lang w:val="de-DE"/>
        </w:rPr>
        <w:t xml:space="preserve"> bis zu komplexen Steuerelementen, beispielsweise Grid-System und Diagram-Steuerelemente</w:t>
      </w:r>
      <w:r w:rsidR="00996336">
        <w:rPr>
          <w:lang w:val="de-DE"/>
        </w:rPr>
        <w:t>n</w:t>
      </w:r>
      <w:r w:rsidRPr="00212703">
        <w:rPr>
          <w:lang w:val="de-DE"/>
        </w:rPr>
        <w:t>.</w:t>
      </w:r>
      <w:r w:rsidR="005902E1">
        <w:rPr>
          <w:lang w:val="de-DE"/>
        </w:rPr>
        <w:t xml:space="preserve"> </w:t>
      </w:r>
      <w:r w:rsidRPr="00212703">
        <w:rPr>
          <w:lang w:val="de-DE"/>
        </w:rPr>
        <w:t>Für Entwickler bietet</w:t>
      </w:r>
      <w:r w:rsidR="004663DA" w:rsidRPr="00212703">
        <w:rPr>
          <w:lang w:val="de-DE"/>
        </w:rPr>
        <w:t xml:space="preserve"> SAPUI5 </w:t>
      </w:r>
      <w:r w:rsidRPr="00212703">
        <w:rPr>
          <w:lang w:val="de-DE"/>
        </w:rPr>
        <w:t>leistungsstarke Konzepte:</w:t>
      </w:r>
    </w:p>
    <w:p w14:paraId="2C73991D" w14:textId="39DCB4A4" w:rsidR="00B66996" w:rsidRPr="00212703" w:rsidRDefault="00D97537" w:rsidP="008C7A6B">
      <w:pPr>
        <w:pStyle w:val="TextkrperEinzug"/>
        <w:numPr>
          <w:ilvl w:val="0"/>
          <w:numId w:val="25"/>
        </w:numPr>
        <w:rPr>
          <w:lang w:val="de-DE"/>
        </w:rPr>
      </w:pPr>
      <w:r>
        <w:rPr>
          <w:lang w:val="de-DE"/>
        </w:rPr>
        <w:t>e</w:t>
      </w:r>
      <w:r w:rsidR="00B66996" w:rsidRPr="00212703">
        <w:rPr>
          <w:lang w:val="de-DE"/>
        </w:rPr>
        <w:t>ine solide Grundlage, die die Entwicklungsprozesse vereinfacht, indem viele Aspekte der modernen Entwicklung hinter den Kulissen verwalten werden.</w:t>
      </w:r>
    </w:p>
    <w:p w14:paraId="69C5C3DA" w14:textId="1FA6A6EB" w:rsidR="00B66996" w:rsidRPr="00212703" w:rsidRDefault="00B66996" w:rsidP="008C7A6B">
      <w:pPr>
        <w:pStyle w:val="TextkrperEinzug"/>
        <w:numPr>
          <w:ilvl w:val="0"/>
          <w:numId w:val="25"/>
        </w:numPr>
        <w:rPr>
          <w:lang w:val="de-DE"/>
        </w:rPr>
      </w:pPr>
      <w:r w:rsidRPr="00212703">
        <w:rPr>
          <w:lang w:val="de-DE"/>
        </w:rPr>
        <w:t xml:space="preserve">integrierte Unterstützung für Architekturkonzept wie Zwei-Wege-Datenbindung und Routing </w:t>
      </w:r>
    </w:p>
    <w:p w14:paraId="362FF88A" w14:textId="1E9CF071" w:rsidR="008B042B" w:rsidRPr="008B042B" w:rsidRDefault="00B66996" w:rsidP="008C7A6B">
      <w:pPr>
        <w:pStyle w:val="TextkrperEinzug"/>
        <w:numPr>
          <w:ilvl w:val="0"/>
          <w:numId w:val="25"/>
        </w:numPr>
        <w:rPr>
          <w:lang w:val="de-DE"/>
        </w:rPr>
      </w:pPr>
      <w:r w:rsidRPr="00212703">
        <w:rPr>
          <w:lang w:val="de-DE"/>
        </w:rPr>
        <w:t>die Bindung mit JSON, XML und andere</w:t>
      </w:r>
      <w:r w:rsidR="00996336">
        <w:rPr>
          <w:lang w:val="de-DE"/>
        </w:rPr>
        <w:t>n</w:t>
      </w:r>
      <w:r w:rsidRPr="00212703">
        <w:rPr>
          <w:lang w:val="de-DE"/>
        </w:rPr>
        <w:t xml:space="preserve"> Datenformaten</w:t>
      </w:r>
    </w:p>
    <w:p w14:paraId="48028663" w14:textId="5165F3A5" w:rsidR="00B66996" w:rsidRDefault="00B66996" w:rsidP="00B66996">
      <w:pPr>
        <w:pStyle w:val="TextkrperEinzug"/>
        <w:ind w:firstLine="0"/>
        <w:rPr>
          <w:lang w:val="de-DE"/>
        </w:rPr>
      </w:pPr>
    </w:p>
    <w:p w14:paraId="55AC3057" w14:textId="1C366483" w:rsidR="008B042B" w:rsidRPr="008B042B" w:rsidRDefault="008B042B" w:rsidP="005902E1">
      <w:pPr>
        <w:pStyle w:val="TextkrperEinzug"/>
        <w:ind w:firstLine="360"/>
        <w:rPr>
          <w:lang w:val="de-DE"/>
        </w:rPr>
      </w:pPr>
      <w:r w:rsidRPr="008B042B">
        <w:rPr>
          <w:lang w:val="de-DE"/>
        </w:rPr>
        <w:t>Nachteile ergeben sich allerdings, wenn der Entw</w:t>
      </w:r>
      <w:r w:rsidR="00686D59">
        <w:rPr>
          <w:lang w:val="de-DE"/>
        </w:rPr>
        <w:t xml:space="preserve">ickler vordefinierter Controls </w:t>
      </w:r>
      <w:r w:rsidRPr="008B042B">
        <w:rPr>
          <w:lang w:val="de-DE"/>
        </w:rPr>
        <w:t>ändern möchte, diese zu ändern ist jedoch auch nicht so intuitiv wie von SAP eigentlich gewünscht.</w:t>
      </w:r>
    </w:p>
    <w:p w14:paraId="4F40D1B7" w14:textId="61A06095" w:rsidR="008B042B" w:rsidRPr="00212703" w:rsidRDefault="008B042B" w:rsidP="008B042B">
      <w:pPr>
        <w:pStyle w:val="TextkrperEinzug"/>
        <w:ind w:firstLine="0"/>
        <w:rPr>
          <w:lang w:val="de-DE"/>
        </w:rPr>
      </w:pPr>
      <w:r w:rsidRPr="008B042B">
        <w:rPr>
          <w:lang w:val="de-DE"/>
        </w:rPr>
        <w:t xml:space="preserve">Die Einarbeitung dauert länger und die </w:t>
      </w:r>
      <w:r w:rsidR="00686D59" w:rsidRPr="008B042B">
        <w:rPr>
          <w:lang w:val="de-DE"/>
        </w:rPr>
        <w:t>Dokumentation</w:t>
      </w:r>
      <w:r w:rsidRPr="008B042B">
        <w:rPr>
          <w:lang w:val="de-DE"/>
        </w:rPr>
        <w:t xml:space="preserve"> ist verstreut</w:t>
      </w:r>
      <w:r w:rsidR="00686D59">
        <w:rPr>
          <w:lang w:val="de-DE"/>
        </w:rPr>
        <w:t>.</w:t>
      </w:r>
    </w:p>
    <w:p w14:paraId="7059918A" w14:textId="41FA4748" w:rsidR="00C7037C" w:rsidRDefault="00C7037C" w:rsidP="00C7037C">
      <w:pPr>
        <w:pStyle w:val="TextkrperEinzug"/>
        <w:ind w:firstLine="0"/>
        <w:rPr>
          <w:rFonts w:cs="Times New Roman"/>
          <w:lang w:val="de-DE"/>
        </w:rPr>
      </w:pPr>
    </w:p>
    <w:p w14:paraId="398D5C0A" w14:textId="53127116" w:rsidR="00C7037C" w:rsidRDefault="00C7037C" w:rsidP="00C7037C">
      <w:pPr>
        <w:pStyle w:val="TextkrperEinzug"/>
        <w:ind w:firstLine="0"/>
        <w:rPr>
          <w:b/>
          <w:u w:val="single"/>
          <w:lang w:val="de-DE"/>
        </w:rPr>
      </w:pPr>
      <w:r w:rsidRPr="00C7037C">
        <w:rPr>
          <w:b/>
          <w:u w:val="single"/>
          <w:lang w:val="de-DE"/>
        </w:rPr>
        <w:t>Kendo UI</w:t>
      </w:r>
    </w:p>
    <w:p w14:paraId="05894412" w14:textId="77777777" w:rsidR="009674C5" w:rsidRPr="00C7037C" w:rsidRDefault="009674C5" w:rsidP="00C7037C">
      <w:pPr>
        <w:pStyle w:val="TextkrperEinzug"/>
        <w:ind w:firstLine="0"/>
        <w:rPr>
          <w:b/>
          <w:u w:val="single"/>
          <w:lang w:val="de-DE"/>
        </w:rPr>
      </w:pPr>
    </w:p>
    <w:p w14:paraId="7CA665FF" w14:textId="5999CCB1" w:rsidR="00B66996" w:rsidRPr="00212703" w:rsidRDefault="00B66996" w:rsidP="00B66996">
      <w:pPr>
        <w:pStyle w:val="Textkrper"/>
      </w:pPr>
      <w:r w:rsidRPr="00212703">
        <w:t>Das bulgarische Consulting-Unternehmen Telerik</w:t>
      </w:r>
      <w:sdt>
        <w:sdtPr>
          <w:id w:val="-1706015900"/>
          <w:citation/>
        </w:sdtPr>
        <w:sdtContent>
          <w:r w:rsidR="00AE116F">
            <w:fldChar w:fldCharType="begin"/>
          </w:r>
          <w:r w:rsidR="00AE116F">
            <w:instrText xml:space="preserve"> CITATION Pro18 \l 1031 </w:instrText>
          </w:r>
          <w:r w:rsidR="00AE116F">
            <w:fldChar w:fldCharType="separate"/>
          </w:r>
          <w:r w:rsidR="006A6C0A">
            <w:rPr>
              <w:noProof/>
            </w:rPr>
            <w:t xml:space="preserve"> (Progress Software Corporation , 2018)</w:t>
          </w:r>
          <w:r w:rsidR="00AE116F">
            <w:fldChar w:fldCharType="end"/>
          </w:r>
        </w:sdtContent>
      </w:sdt>
      <w:r w:rsidRPr="00212703">
        <w:t xml:space="preserve"> bietet die Kendo UI</w:t>
      </w:r>
      <w:r w:rsidR="009D360D" w:rsidRPr="00212703">
        <w:fldChar w:fldCharType="begin"/>
      </w:r>
      <w:r w:rsidR="009D360D" w:rsidRPr="00212703">
        <w:instrText xml:space="preserve"> XE "Kendo UI" </w:instrText>
      </w:r>
      <w:r w:rsidR="009D360D" w:rsidRPr="00212703">
        <w:fldChar w:fldCharType="end"/>
      </w:r>
      <w:r w:rsidR="0084014F" w:rsidRPr="00212703">
        <w:t>-</w:t>
      </w:r>
      <w:r w:rsidRPr="00212703">
        <w:t>Framework für mobile und web</w:t>
      </w:r>
      <w:r w:rsidR="00996336">
        <w:t>basierte</w:t>
      </w:r>
      <w:r w:rsidRPr="00212703">
        <w:t xml:space="preserve"> Einsatzfeld</w:t>
      </w:r>
      <w:r w:rsidR="00996336">
        <w:t>er</w:t>
      </w:r>
      <w:r w:rsidRPr="00212703">
        <w:t xml:space="preserve"> an. Der Code läuft nicht in  einer WebView</w:t>
      </w:r>
      <w:r w:rsidRPr="00212703">
        <w:rPr>
          <w:rStyle w:val="Funotenzeichen"/>
        </w:rPr>
        <w:footnoteReference w:id="32"/>
      </w:r>
      <w:r w:rsidRPr="00212703">
        <w:t>, sonder</w:t>
      </w:r>
      <w:r w:rsidR="00621F77">
        <w:t>n</w:t>
      </w:r>
      <w:r w:rsidRPr="00212703">
        <w:t xml:space="preserve"> in einer Runtime, die von Telerik-Ingenieuren zur Interaktion mit dem zugrundeliegenden Betriebssysteme</w:t>
      </w:r>
      <w:r w:rsidR="00996336">
        <w:t>n</w:t>
      </w:r>
      <w:r w:rsidRPr="00212703">
        <w:t xml:space="preserve"> entwickelt wurde.</w:t>
      </w:r>
    </w:p>
    <w:p w14:paraId="16A3F2A2" w14:textId="56AE5929" w:rsidR="00B66996" w:rsidRPr="00212703" w:rsidRDefault="00B66996" w:rsidP="002D3BB6">
      <w:pPr>
        <w:pStyle w:val="TextkrperEinzug"/>
        <w:rPr>
          <w:lang w:val="de-DE"/>
        </w:rPr>
      </w:pPr>
      <w:r w:rsidRPr="00212703">
        <w:rPr>
          <w:lang w:val="de-DE"/>
        </w:rPr>
        <w:t>Daher können Sie auf die Steuerelemente des UI-Stacks der jeweils Plattform zurückgreifen. Kendo UI bietet zudem –zur Reduktion des Portierungsaufwands – die Möglichkeit, die Bedienschnittstelle in einer XML angelehnten Sprache zu beschreiben. Die Laufzeitumgebung erzeugt daraus eine Widget</w:t>
      </w:r>
      <w:r w:rsidRPr="00212703">
        <w:rPr>
          <w:rStyle w:val="Funotenzeichen"/>
          <w:lang w:val="de-DE"/>
        </w:rPr>
        <w:footnoteReference w:id="33"/>
      </w:r>
      <w:r w:rsidRPr="00212703">
        <w:rPr>
          <w:lang w:val="de-DE"/>
        </w:rPr>
        <w:t>-Struktur.</w:t>
      </w:r>
    </w:p>
    <w:p w14:paraId="2A9FE23B" w14:textId="1CF0EF33" w:rsidR="00B66996" w:rsidRPr="00212703" w:rsidRDefault="00B66996" w:rsidP="002D3BB6">
      <w:pPr>
        <w:pStyle w:val="TextkrperEinzug"/>
        <w:rPr>
          <w:lang w:val="de-DE"/>
        </w:rPr>
      </w:pPr>
      <w:r w:rsidRPr="00212703">
        <w:rPr>
          <w:lang w:val="de-DE"/>
        </w:rPr>
        <w:t xml:space="preserve">Eine gut gemachte Kendo-UI Applikation unterscheidet sich daher nicht wesentlich von einer komplett nativen und lässt sich zudem </w:t>
      </w:r>
      <w:r w:rsidR="00996336">
        <w:rPr>
          <w:lang w:val="de-DE"/>
        </w:rPr>
        <w:t>einfach</w:t>
      </w:r>
      <w:r w:rsidR="00996336" w:rsidRPr="00212703">
        <w:rPr>
          <w:lang w:val="de-DE"/>
        </w:rPr>
        <w:t xml:space="preserve"> </w:t>
      </w:r>
      <w:r w:rsidRPr="00212703">
        <w:rPr>
          <w:lang w:val="de-DE"/>
        </w:rPr>
        <w:t>zwischen Betriebssystem</w:t>
      </w:r>
      <w:r w:rsidR="00621F77">
        <w:rPr>
          <w:lang w:val="de-DE"/>
        </w:rPr>
        <w:t>en</w:t>
      </w:r>
      <w:r w:rsidRPr="00212703">
        <w:rPr>
          <w:lang w:val="de-DE"/>
        </w:rPr>
        <w:t xml:space="preserve"> portieren.</w:t>
      </w:r>
    </w:p>
    <w:p w14:paraId="5A46CAD2" w14:textId="03859905" w:rsidR="00D652CA" w:rsidRDefault="00D652CA" w:rsidP="00B66996">
      <w:pPr>
        <w:pStyle w:val="TextkrperEinzug"/>
        <w:ind w:firstLine="0"/>
        <w:rPr>
          <w:lang w:val="de-DE"/>
        </w:rPr>
      </w:pPr>
    </w:p>
    <w:p w14:paraId="4EE38D79" w14:textId="5F8D5DFF" w:rsidR="00120B66" w:rsidRDefault="00120B66" w:rsidP="00D652CA">
      <w:pPr>
        <w:pStyle w:val="Textkrper"/>
        <w:rPr>
          <w:b/>
        </w:rPr>
      </w:pPr>
      <w:r>
        <w:rPr>
          <w:b/>
        </w:rPr>
        <w:t>Vorteile</w:t>
      </w:r>
    </w:p>
    <w:p w14:paraId="4D5BF918" w14:textId="2B35E666" w:rsidR="00D97537" w:rsidRPr="00D97537" w:rsidRDefault="00D97537" w:rsidP="009674C5">
      <w:pPr>
        <w:pStyle w:val="TextkrperEinzug"/>
      </w:pPr>
      <w:r>
        <w:rPr>
          <w:lang w:val="de-DE"/>
        </w:rPr>
        <w:t>Kendo UI</w:t>
      </w:r>
    </w:p>
    <w:p w14:paraId="044BC907" w14:textId="00473995" w:rsidR="00120B66" w:rsidRDefault="00120B66" w:rsidP="008C7A6B">
      <w:pPr>
        <w:pStyle w:val="TextkrperEinzug"/>
        <w:numPr>
          <w:ilvl w:val="0"/>
          <w:numId w:val="36"/>
        </w:numPr>
        <w:rPr>
          <w:lang w:val="de-DE"/>
        </w:rPr>
      </w:pPr>
      <w:r w:rsidRPr="00120B66">
        <w:rPr>
          <w:lang w:val="de-DE"/>
        </w:rPr>
        <w:t>liefert ein umfangreiches Framework für die responsive Webentwicklung</w:t>
      </w:r>
      <w:r>
        <w:rPr>
          <w:lang w:val="de-DE"/>
        </w:rPr>
        <w:t>.</w:t>
      </w:r>
    </w:p>
    <w:p w14:paraId="77774577" w14:textId="5409A3FF" w:rsidR="00120B66" w:rsidRDefault="00120B66" w:rsidP="008C7A6B">
      <w:pPr>
        <w:pStyle w:val="TextkrperEinzug"/>
        <w:numPr>
          <w:ilvl w:val="0"/>
          <w:numId w:val="36"/>
        </w:numPr>
        <w:rPr>
          <w:lang w:val="de-DE"/>
        </w:rPr>
      </w:pPr>
      <w:r>
        <w:rPr>
          <w:lang w:val="de-DE"/>
        </w:rPr>
        <w:t>bietet</w:t>
      </w:r>
      <w:r w:rsidRPr="00120B66">
        <w:rPr>
          <w:lang w:val="de-DE"/>
        </w:rPr>
        <w:t xml:space="preserve"> für viele Komponenten eine gute Basis</w:t>
      </w:r>
      <w:r w:rsidR="00996336">
        <w:rPr>
          <w:lang w:val="de-DE"/>
        </w:rPr>
        <w:t>,</w:t>
      </w:r>
      <w:r>
        <w:rPr>
          <w:lang w:val="de-DE"/>
        </w:rPr>
        <w:t xml:space="preserve"> denn </w:t>
      </w:r>
      <w:r w:rsidR="002D6582" w:rsidRPr="00402BE9">
        <w:rPr>
          <w:lang w:val="de-DE"/>
        </w:rPr>
        <w:t>B</w:t>
      </w:r>
      <w:r w:rsidRPr="00402BE9">
        <w:rPr>
          <w:lang w:val="de-DE"/>
        </w:rPr>
        <w:t>rowser</w:t>
      </w:r>
      <w:r w:rsidR="002D6582" w:rsidRPr="00402BE9">
        <w:rPr>
          <w:lang w:val="de-DE"/>
        </w:rPr>
        <w:t>-K</w:t>
      </w:r>
      <w:r w:rsidRPr="00402BE9">
        <w:rPr>
          <w:lang w:val="de-DE"/>
        </w:rPr>
        <w:t>ompabilität</w:t>
      </w:r>
      <w:r w:rsidRPr="00120B66">
        <w:rPr>
          <w:lang w:val="de-DE"/>
        </w:rPr>
        <w:t xml:space="preserve"> und responsives Verhalten</w:t>
      </w:r>
      <w:r>
        <w:rPr>
          <w:lang w:val="de-DE"/>
        </w:rPr>
        <w:t xml:space="preserve"> sind feste Bestandteile</w:t>
      </w:r>
      <w:r w:rsidR="00996336">
        <w:rPr>
          <w:lang w:val="de-DE"/>
        </w:rPr>
        <w:t xml:space="preserve"> des Frameworks</w:t>
      </w:r>
    </w:p>
    <w:p w14:paraId="060B4AF4" w14:textId="292DE17A" w:rsidR="00120B66" w:rsidRDefault="00120B66" w:rsidP="008C7A6B">
      <w:pPr>
        <w:pStyle w:val="TextkrperEinzug"/>
        <w:numPr>
          <w:ilvl w:val="0"/>
          <w:numId w:val="36"/>
        </w:numPr>
        <w:rPr>
          <w:lang w:val="de-DE"/>
        </w:rPr>
      </w:pPr>
      <w:r w:rsidRPr="00120B66">
        <w:rPr>
          <w:lang w:val="de-DE"/>
        </w:rPr>
        <w:t xml:space="preserve">enthält </w:t>
      </w:r>
      <w:r w:rsidR="00996336">
        <w:rPr>
          <w:lang w:val="de-DE"/>
        </w:rPr>
        <w:t>n</w:t>
      </w:r>
      <w:r w:rsidR="00996336" w:rsidRPr="00120B66">
        <w:rPr>
          <w:lang w:val="de-DE"/>
        </w:rPr>
        <w:t xml:space="preserve">eben </w:t>
      </w:r>
      <w:r w:rsidR="00996336">
        <w:rPr>
          <w:lang w:val="de-DE"/>
        </w:rPr>
        <w:t xml:space="preserve">den </w:t>
      </w:r>
      <w:r w:rsidR="00996336" w:rsidRPr="00120B66">
        <w:rPr>
          <w:lang w:val="de-DE"/>
        </w:rPr>
        <w:t>Standard-Komponenten</w:t>
      </w:r>
      <w:r w:rsidR="00996336">
        <w:rPr>
          <w:lang w:val="de-DE"/>
        </w:rPr>
        <w:t xml:space="preserve"> </w:t>
      </w:r>
      <w:r>
        <w:rPr>
          <w:lang w:val="de-DE"/>
        </w:rPr>
        <w:t xml:space="preserve">unterschiedliche </w:t>
      </w:r>
      <w:r w:rsidRPr="00120B66">
        <w:rPr>
          <w:lang w:val="de-DE"/>
        </w:rPr>
        <w:t>Farbschema</w:t>
      </w:r>
      <w:r w:rsidR="00996336">
        <w:rPr>
          <w:lang w:val="de-DE"/>
        </w:rPr>
        <w:t>ta</w:t>
      </w:r>
      <w:r>
        <w:rPr>
          <w:lang w:val="de-DE"/>
        </w:rPr>
        <w:t xml:space="preserve"> </w:t>
      </w:r>
    </w:p>
    <w:p w14:paraId="422029EA" w14:textId="1F9EAA5E" w:rsidR="008B042B" w:rsidRPr="008B042B" w:rsidRDefault="00EE21A7" w:rsidP="008C7A6B">
      <w:pPr>
        <w:pStyle w:val="TextkrperEinzug"/>
        <w:numPr>
          <w:ilvl w:val="0"/>
          <w:numId w:val="36"/>
        </w:numPr>
        <w:rPr>
          <w:lang w:val="de-DE"/>
        </w:rPr>
      </w:pPr>
      <w:r>
        <w:rPr>
          <w:lang w:val="de-DE"/>
        </w:rPr>
        <w:t xml:space="preserve">bringt eine </w:t>
      </w:r>
      <w:r w:rsidR="00A92BDA">
        <w:rPr>
          <w:lang w:val="de-DE"/>
        </w:rPr>
        <w:t xml:space="preserve">beeindruckende, </w:t>
      </w:r>
      <w:r w:rsidR="00A92BDA" w:rsidRPr="008B042B">
        <w:rPr>
          <w:lang w:val="de-DE"/>
        </w:rPr>
        <w:t>ausführliche</w:t>
      </w:r>
      <w:r w:rsidR="008B042B" w:rsidRPr="008B042B">
        <w:rPr>
          <w:lang w:val="de-DE"/>
        </w:rPr>
        <w:t xml:space="preserve"> Dokumentation aller Komponenten mit ihren Optionen </w:t>
      </w:r>
      <w:r>
        <w:rPr>
          <w:lang w:val="de-DE"/>
        </w:rPr>
        <w:t>mit</w:t>
      </w:r>
    </w:p>
    <w:p w14:paraId="0E588782" w14:textId="77777777" w:rsidR="00120B66" w:rsidRPr="00120B66" w:rsidRDefault="00120B66" w:rsidP="00120B66">
      <w:pPr>
        <w:pStyle w:val="TextkrperEinzug"/>
        <w:ind w:left="720" w:firstLine="0"/>
        <w:rPr>
          <w:lang w:val="de-DE"/>
        </w:rPr>
      </w:pPr>
    </w:p>
    <w:p w14:paraId="07419FF7" w14:textId="20BF10AC" w:rsidR="00D652CA" w:rsidRDefault="00120B66" w:rsidP="00D652CA">
      <w:pPr>
        <w:pStyle w:val="Textkrper"/>
        <w:rPr>
          <w:b/>
        </w:rPr>
      </w:pPr>
      <w:r>
        <w:rPr>
          <w:b/>
        </w:rPr>
        <w:t>Nachteile</w:t>
      </w:r>
    </w:p>
    <w:p w14:paraId="5CEF6CA7" w14:textId="750106CD" w:rsidR="00120B66" w:rsidRDefault="00120B66" w:rsidP="008C7A6B">
      <w:pPr>
        <w:pStyle w:val="TextkrperEinzug"/>
        <w:numPr>
          <w:ilvl w:val="0"/>
          <w:numId w:val="37"/>
        </w:numPr>
        <w:rPr>
          <w:lang w:val="de-DE"/>
        </w:rPr>
      </w:pPr>
      <w:r>
        <w:rPr>
          <w:lang w:val="de-DE"/>
        </w:rPr>
        <w:t>Das Laden der Kendo UI-Bibliothek</w:t>
      </w:r>
      <w:r w:rsidRPr="00120B66">
        <w:rPr>
          <w:lang w:val="de-DE"/>
        </w:rPr>
        <w:t xml:space="preserve"> dauert länger</w:t>
      </w:r>
    </w:p>
    <w:p w14:paraId="0E159313" w14:textId="2A6551E9" w:rsidR="00120B66" w:rsidRDefault="00120B66" w:rsidP="008C7A6B">
      <w:pPr>
        <w:pStyle w:val="TextkrperEinzug"/>
        <w:numPr>
          <w:ilvl w:val="0"/>
          <w:numId w:val="37"/>
        </w:numPr>
        <w:rPr>
          <w:lang w:val="de-DE"/>
        </w:rPr>
      </w:pPr>
      <w:r w:rsidRPr="00120B66">
        <w:rPr>
          <w:lang w:val="de-DE"/>
        </w:rPr>
        <w:lastRenderedPageBreak/>
        <w:t xml:space="preserve">Kendo UI generiert hauptsächlich Markup über </w:t>
      </w:r>
      <w:r w:rsidR="008B042B" w:rsidRPr="00120B66">
        <w:rPr>
          <w:lang w:val="de-DE"/>
        </w:rPr>
        <w:t>JavaScript</w:t>
      </w:r>
      <w:r w:rsidR="00731978">
        <w:rPr>
          <w:lang w:val="de-DE"/>
        </w:rPr>
        <w:t>,</w:t>
      </w:r>
      <w:r w:rsidR="008B042B">
        <w:rPr>
          <w:lang w:val="de-DE"/>
        </w:rPr>
        <w:t xml:space="preserve"> was d</w:t>
      </w:r>
      <w:r w:rsidRPr="00120B66">
        <w:rPr>
          <w:lang w:val="de-DE"/>
        </w:rPr>
        <w:t xml:space="preserve">ie Anpassung der Klasse </w:t>
      </w:r>
      <w:r w:rsidR="00731978">
        <w:rPr>
          <w:lang w:val="de-DE"/>
        </w:rPr>
        <w:t>er</w:t>
      </w:r>
      <w:r w:rsidRPr="00120B66">
        <w:rPr>
          <w:lang w:val="de-DE"/>
        </w:rPr>
        <w:t>schwer</w:t>
      </w:r>
      <w:r w:rsidR="00731978">
        <w:rPr>
          <w:lang w:val="de-DE"/>
        </w:rPr>
        <w:t>t</w:t>
      </w:r>
    </w:p>
    <w:p w14:paraId="0C041277" w14:textId="7A317D12" w:rsidR="00A92BDA" w:rsidRPr="00120B66" w:rsidRDefault="00A92BDA" w:rsidP="008C7A6B">
      <w:pPr>
        <w:pStyle w:val="TextkrperEinzug"/>
        <w:numPr>
          <w:ilvl w:val="0"/>
          <w:numId w:val="37"/>
        </w:numPr>
        <w:rPr>
          <w:lang w:val="de-DE"/>
        </w:rPr>
      </w:pPr>
      <w:r>
        <w:rPr>
          <w:lang w:val="de-DE"/>
        </w:rPr>
        <w:t>Kendo UI ist nicht geeignet für mobile Geräten</w:t>
      </w:r>
    </w:p>
    <w:p w14:paraId="11D172C8" w14:textId="78F3B6BD" w:rsidR="00BF0976" w:rsidRPr="00212703" w:rsidRDefault="00BF0976" w:rsidP="00B66996">
      <w:pPr>
        <w:pStyle w:val="TextkrperEinzug"/>
        <w:ind w:firstLine="0"/>
        <w:rPr>
          <w:lang w:val="de-DE"/>
        </w:rPr>
      </w:pPr>
    </w:p>
    <w:p w14:paraId="11F8C868" w14:textId="014EAE1E" w:rsidR="00C7037C" w:rsidRDefault="00C7037C" w:rsidP="00BF0976">
      <w:pPr>
        <w:pStyle w:val="Textkrper"/>
        <w:rPr>
          <w:b/>
          <w:u w:val="single"/>
        </w:rPr>
      </w:pPr>
      <w:r w:rsidRPr="00C7037C">
        <w:rPr>
          <w:b/>
          <w:u w:val="single"/>
        </w:rPr>
        <w:t>GoJS</w:t>
      </w:r>
    </w:p>
    <w:p w14:paraId="427A5C9C" w14:textId="77777777" w:rsidR="009674C5" w:rsidRPr="009674C5" w:rsidRDefault="009674C5" w:rsidP="009674C5">
      <w:pPr>
        <w:pStyle w:val="TextkrperEinzug"/>
        <w:rPr>
          <w:lang w:val="de-DE"/>
        </w:rPr>
      </w:pPr>
    </w:p>
    <w:p w14:paraId="67CB81DD" w14:textId="14C8AE97" w:rsidR="00BF0976" w:rsidRPr="00212703" w:rsidRDefault="00CD6D56" w:rsidP="00BF0976">
      <w:pPr>
        <w:pStyle w:val="Textkrper"/>
      </w:pPr>
      <w:r>
        <w:t>Go</w:t>
      </w:r>
      <w:r w:rsidR="00E3350F" w:rsidRPr="00212703">
        <w:t>JS</w:t>
      </w:r>
      <w:sdt>
        <w:sdtPr>
          <w:id w:val="-1343923457"/>
          <w:citation/>
        </w:sdtPr>
        <w:sdtContent>
          <w:r w:rsidR="002F50CB">
            <w:fldChar w:fldCharType="begin"/>
          </w:r>
          <w:r w:rsidR="002F50CB">
            <w:instrText xml:space="preserve"> CITATION Nor981 \l 1031 </w:instrText>
          </w:r>
          <w:r w:rsidR="002F50CB">
            <w:fldChar w:fldCharType="separate"/>
          </w:r>
          <w:r w:rsidR="006A6C0A">
            <w:rPr>
              <w:noProof/>
            </w:rPr>
            <w:t xml:space="preserve"> (Northwoods Software, 1998)</w:t>
          </w:r>
          <w:r w:rsidR="002F50CB">
            <w:fldChar w:fldCharType="end"/>
          </w:r>
        </w:sdtContent>
      </w:sdt>
      <w:r w:rsidR="00E3350F" w:rsidRPr="00212703">
        <w:fldChar w:fldCharType="begin"/>
      </w:r>
      <w:r>
        <w:instrText xml:space="preserve"> XE "Go</w:instrText>
      </w:r>
      <w:r w:rsidR="00E3350F" w:rsidRPr="00212703">
        <w:instrText xml:space="preserve">JS" </w:instrText>
      </w:r>
      <w:r w:rsidR="00E3350F" w:rsidRPr="00212703">
        <w:fldChar w:fldCharType="end"/>
      </w:r>
      <w:r w:rsidR="00BF0976" w:rsidRPr="00212703">
        <w:t xml:space="preserve"> ist eine </w:t>
      </w:r>
      <w:r w:rsidR="001731F3">
        <w:t>JavaScript</w:t>
      </w:r>
      <w:r w:rsidR="00BF0976" w:rsidRPr="00212703">
        <w:t xml:space="preserve">-Bibliothek, mit der auf einfache Weise interaktive Diagramme in modernen Webbrowsern erstellt werden können. Sie unterstützt grafische Vorlagen und Datenbindung von grafischen Objekteigenschaften zum Modellieren von Daten. </w:t>
      </w:r>
    </w:p>
    <w:p w14:paraId="0541F665" w14:textId="7AB64973" w:rsidR="00BF0976" w:rsidRPr="00212703" w:rsidRDefault="00BF0976" w:rsidP="002D3BB6">
      <w:pPr>
        <w:pStyle w:val="Textkrper"/>
        <w:ind w:firstLine="709"/>
      </w:pPr>
      <w:r w:rsidRPr="00212703">
        <w:t xml:space="preserve">Die Anpassung von Aussehen und Verhalten hängt hauptsächlich von der Einstellung </w:t>
      </w:r>
      <w:r w:rsidR="00BC4D3B">
        <w:t xml:space="preserve">der </w:t>
      </w:r>
      <w:r w:rsidR="00BC4D3B" w:rsidRPr="00212703">
        <w:t>Eigenschaften</w:t>
      </w:r>
      <w:r w:rsidRPr="00212703">
        <w:t xml:space="preserve"> ab.</w:t>
      </w:r>
    </w:p>
    <w:p w14:paraId="1AC8B5A9" w14:textId="528701ED" w:rsidR="00BF0976" w:rsidRPr="00212703" w:rsidRDefault="00BF0976" w:rsidP="009B1B43">
      <w:pPr>
        <w:pStyle w:val="Textkrper"/>
        <w:ind w:firstLine="709"/>
      </w:pPr>
      <w:r w:rsidRPr="00212703">
        <w:t>Um eine Netzwerktopologie mit Hilfe von GoJS-Diagramm</w:t>
      </w:r>
      <w:r w:rsidR="00731978">
        <w:t>-</w:t>
      </w:r>
      <w:r w:rsidRPr="00212703">
        <w:t>API bereitzustellen, benötigt GoJ</w:t>
      </w:r>
      <w:r w:rsidR="00CD6D56">
        <w:t>S</w:t>
      </w:r>
      <w:r w:rsidRPr="00212703">
        <w:t xml:space="preserve"> ein Modell, das die spezifischen Anwendungsdaten enthält.</w:t>
      </w:r>
    </w:p>
    <w:p w14:paraId="20EDCE17" w14:textId="77777777" w:rsidR="00BF0976" w:rsidRPr="00212703" w:rsidRDefault="00BF0976" w:rsidP="00BF0976">
      <w:pPr>
        <w:pStyle w:val="TextkrperEinzug"/>
        <w:ind w:firstLine="0"/>
        <w:rPr>
          <w:lang w:val="de-DE"/>
        </w:rPr>
      </w:pPr>
    </w:p>
    <w:p w14:paraId="220B2B13" w14:textId="77777777" w:rsidR="0041111C" w:rsidRPr="00212703" w:rsidRDefault="0041111C" w:rsidP="00BF0976">
      <w:pPr>
        <w:pStyle w:val="TextkrperEinzug"/>
        <w:ind w:firstLine="0"/>
        <w:rPr>
          <w:lang w:val="de-DE"/>
        </w:rPr>
      </w:pPr>
    </w:p>
    <w:p w14:paraId="67676382" w14:textId="0D3F56B7" w:rsidR="00BF0976" w:rsidRDefault="00BF0976" w:rsidP="0041111C">
      <w:pPr>
        <w:pStyle w:val="Textkrper"/>
        <w:rPr>
          <w:b/>
        </w:rPr>
      </w:pPr>
      <w:bookmarkStart w:id="161" w:name="_Toc514837021"/>
      <w:r w:rsidRPr="0041111C">
        <w:rPr>
          <w:b/>
        </w:rPr>
        <w:t>Vorteile</w:t>
      </w:r>
      <w:bookmarkEnd w:id="161"/>
    </w:p>
    <w:p w14:paraId="4EADCFF6" w14:textId="77777777" w:rsidR="009B1B43" w:rsidRPr="009B1B43" w:rsidRDefault="009B1B43" w:rsidP="009B1B43">
      <w:pPr>
        <w:pStyle w:val="TextkrperEinzug"/>
        <w:ind w:firstLine="0"/>
        <w:rPr>
          <w:lang w:val="de-DE"/>
        </w:rPr>
      </w:pPr>
    </w:p>
    <w:p w14:paraId="0461604D" w14:textId="2BE25803" w:rsidR="00BF0976" w:rsidRPr="00212703" w:rsidRDefault="00731978" w:rsidP="00BF0976">
      <w:pPr>
        <w:pStyle w:val="Textkrper"/>
      </w:pPr>
      <w:r>
        <w:t>D</w:t>
      </w:r>
      <w:r w:rsidR="00BF0976" w:rsidRPr="00212703">
        <w:t xml:space="preserve">ie wesentlichen Vorteile </w:t>
      </w:r>
      <w:r>
        <w:t xml:space="preserve">liegen </w:t>
      </w:r>
      <w:r w:rsidR="00BF0976" w:rsidRPr="00212703">
        <w:t>bei dem Einsatz von GoJS-Diagramm in der breiten Unterstützung der Darstellung von Netzwerkstruktur in Webbrowser</w:t>
      </w:r>
      <w:r>
        <w:t>n</w:t>
      </w:r>
      <w:r w:rsidR="00BF0976" w:rsidRPr="00212703">
        <w:t>.</w:t>
      </w:r>
    </w:p>
    <w:p w14:paraId="26B816EE" w14:textId="77777777" w:rsidR="00BF0976" w:rsidRPr="00212703" w:rsidRDefault="00BF0976" w:rsidP="002D3BB6">
      <w:pPr>
        <w:pStyle w:val="TextkrperEinzug"/>
        <w:rPr>
          <w:lang w:val="de-DE"/>
        </w:rPr>
      </w:pPr>
      <w:r w:rsidRPr="00212703">
        <w:rPr>
          <w:lang w:val="de-DE"/>
        </w:rPr>
        <w:t xml:space="preserve">Man kann an vielen Stellen ein und dasselbe Problem auf unterschiedliche Art und Weise lösen, ohne sich dabei durch die Vorgaben der </w:t>
      </w:r>
      <w:r w:rsidRPr="00BC4D3B">
        <w:rPr>
          <w:lang w:val="de-DE"/>
        </w:rPr>
        <w:t>Dateninformation</w:t>
      </w:r>
      <w:r w:rsidRPr="00212703">
        <w:rPr>
          <w:lang w:val="de-DE"/>
        </w:rPr>
        <w:t xml:space="preserve"> eingeengt zu fühlen.</w:t>
      </w:r>
    </w:p>
    <w:p w14:paraId="562DCC65" w14:textId="03BA53C4" w:rsidR="00737272" w:rsidRDefault="00BF0976" w:rsidP="00BF0976">
      <w:pPr>
        <w:pStyle w:val="TextkrperEinzug"/>
        <w:ind w:firstLine="0"/>
        <w:rPr>
          <w:lang w:val="de-DE"/>
        </w:rPr>
      </w:pPr>
      <w:r w:rsidRPr="00212703">
        <w:rPr>
          <w:lang w:val="de-DE"/>
        </w:rPr>
        <w:t>Softwareentwicklern</w:t>
      </w:r>
      <w:r w:rsidR="00FA5CEE">
        <w:rPr>
          <w:lang w:val="de-DE"/>
        </w:rPr>
        <w:t xml:space="preserve"> wird</w:t>
      </w:r>
      <w:r w:rsidRPr="00212703">
        <w:rPr>
          <w:lang w:val="de-DE"/>
        </w:rPr>
        <w:t xml:space="preserve"> </w:t>
      </w:r>
      <w:r w:rsidR="00FA5CEE">
        <w:rPr>
          <w:lang w:val="de-DE"/>
        </w:rPr>
        <w:t>ein</w:t>
      </w:r>
      <w:r w:rsidRPr="00212703">
        <w:rPr>
          <w:lang w:val="de-DE"/>
        </w:rPr>
        <w:t xml:space="preserve"> Freiraum</w:t>
      </w:r>
      <w:r w:rsidR="00FA5CEE">
        <w:rPr>
          <w:lang w:val="de-DE"/>
        </w:rPr>
        <w:t xml:space="preserve"> eingeräumt</w:t>
      </w:r>
      <w:r w:rsidRPr="00212703">
        <w:rPr>
          <w:lang w:val="de-DE"/>
        </w:rPr>
        <w:t xml:space="preserve">, nach eigenen Vorstellungen zu modellieren. Besonders Vorteilhaft </w:t>
      </w:r>
      <w:r w:rsidR="00E40A34">
        <w:rPr>
          <w:lang w:val="de-DE"/>
        </w:rPr>
        <w:t>ist</w:t>
      </w:r>
      <w:r w:rsidR="00E40A34" w:rsidRPr="00212703">
        <w:rPr>
          <w:lang w:val="de-DE"/>
        </w:rPr>
        <w:t xml:space="preserve"> </w:t>
      </w:r>
      <w:r w:rsidRPr="00212703">
        <w:rPr>
          <w:lang w:val="de-DE"/>
        </w:rPr>
        <w:t xml:space="preserve">die Tatsache, dass </w:t>
      </w:r>
      <w:r w:rsidR="00E3350F" w:rsidRPr="00212703">
        <w:rPr>
          <w:lang w:val="de-DE"/>
        </w:rPr>
        <w:t>GoJS</w:t>
      </w:r>
      <w:r w:rsidRPr="00212703">
        <w:rPr>
          <w:lang w:val="de-DE"/>
        </w:rPr>
        <w:t xml:space="preserve"> auch die Erweiterungsmöglichkeiten durch </w:t>
      </w:r>
      <w:r w:rsidR="001731F3">
        <w:rPr>
          <w:lang w:val="de-DE"/>
        </w:rPr>
        <w:t>TypeScript</w:t>
      </w:r>
      <w:r w:rsidRPr="00212703">
        <w:rPr>
          <w:lang w:val="de-DE"/>
        </w:rPr>
        <w:t xml:space="preserve"> vorsieht und damit wirklic</w:t>
      </w:r>
      <w:r w:rsidR="00212703" w:rsidRPr="00212703">
        <w:rPr>
          <w:lang w:val="de-DE"/>
        </w:rPr>
        <w:t xml:space="preserve">h </w:t>
      </w:r>
      <w:r w:rsidR="005902E1" w:rsidRPr="00212703">
        <w:rPr>
          <w:lang w:val="de-DE"/>
        </w:rPr>
        <w:t>jede Möglichkeit</w:t>
      </w:r>
      <w:r w:rsidRPr="00212703">
        <w:rPr>
          <w:lang w:val="de-DE"/>
        </w:rPr>
        <w:t xml:space="preserve"> bietet, den </w:t>
      </w:r>
      <w:r w:rsidR="001731F3">
        <w:rPr>
          <w:lang w:val="de-DE"/>
        </w:rPr>
        <w:t>TypeScript</w:t>
      </w:r>
      <w:r w:rsidRPr="00212703">
        <w:rPr>
          <w:lang w:val="de-DE"/>
        </w:rPr>
        <w:t xml:space="preserve">-Notationsrahmen zu erschaffen. Diese Möglichkeit sollte aber nur in äußersten Fällen (wenn z.B. </w:t>
      </w:r>
      <w:r w:rsidR="001731F3">
        <w:rPr>
          <w:lang w:val="de-DE"/>
        </w:rPr>
        <w:t>JavaScript</w:t>
      </w:r>
      <w:r w:rsidRPr="00212703">
        <w:rPr>
          <w:lang w:val="de-DE"/>
        </w:rPr>
        <w:t xml:space="preserve"> </w:t>
      </w:r>
      <w:r w:rsidR="00731978">
        <w:rPr>
          <w:lang w:val="de-DE"/>
        </w:rPr>
        <w:t xml:space="preserve">nicht </w:t>
      </w:r>
      <w:r w:rsidRPr="00212703">
        <w:rPr>
          <w:lang w:val="de-DE"/>
        </w:rPr>
        <w:t>verwendet werden soll) verwendet werden, da man sonst der Gefahr, sich vom Standard zu entfernen, entgegenläuft.</w:t>
      </w:r>
    </w:p>
    <w:p w14:paraId="7425A8D8" w14:textId="76768AAB" w:rsidR="00737272" w:rsidRDefault="00BF0976" w:rsidP="00737272">
      <w:pPr>
        <w:pStyle w:val="TextkrperEinzug"/>
        <w:rPr>
          <w:lang w:val="de-DE"/>
        </w:rPr>
      </w:pPr>
      <w:r w:rsidRPr="00212703">
        <w:rPr>
          <w:lang w:val="de-DE"/>
        </w:rPr>
        <w:t>Die GoJS nutzt die JSON-Notation für die Konfiguration der verschiedenen Klassendiagramme. Diagramm-Konfigurationen können nun nicht nur von den Fachleuten der Software –Firma, sondern auch von den außerhalb stehenden verstanden und verbessert werden. Weiterer Vorteil liegt in der zunehmenden Verbreitung der GoJS-Bibliothek</w:t>
      </w:r>
      <w:r w:rsidR="00731978">
        <w:rPr>
          <w:lang w:val="de-DE"/>
        </w:rPr>
        <w:t>. Sie ist zudem</w:t>
      </w:r>
      <w:r w:rsidRPr="00212703">
        <w:rPr>
          <w:lang w:val="de-DE"/>
        </w:rPr>
        <w:t xml:space="preserve"> Open-Source ist. </w:t>
      </w:r>
    </w:p>
    <w:p w14:paraId="594906AF" w14:textId="22D35C59" w:rsidR="00DF5747" w:rsidRDefault="00DF5747" w:rsidP="00737272">
      <w:pPr>
        <w:pStyle w:val="TextkrperEinzug"/>
        <w:rPr>
          <w:lang w:val="de-DE"/>
        </w:rPr>
      </w:pPr>
    </w:p>
    <w:p w14:paraId="218A9701" w14:textId="77777777" w:rsidR="00DF5747" w:rsidRDefault="00DF5747" w:rsidP="00737272">
      <w:pPr>
        <w:pStyle w:val="TextkrperEinzug"/>
        <w:rPr>
          <w:lang w:val="de-DE"/>
        </w:rPr>
      </w:pPr>
    </w:p>
    <w:p w14:paraId="285BE8DA" w14:textId="27C816AF" w:rsidR="00DF5747" w:rsidRDefault="00DF5747" w:rsidP="00DF5747">
      <w:pPr>
        <w:pStyle w:val="TextkrperEinzug"/>
        <w:ind w:firstLine="0"/>
        <w:rPr>
          <w:lang w:val="de-DE"/>
        </w:rPr>
      </w:pPr>
      <w:r w:rsidRPr="00FC3A01">
        <w:rPr>
          <w:b/>
          <w:lang w:val="de-DE"/>
        </w:rPr>
        <w:t>Nachteile</w:t>
      </w:r>
    </w:p>
    <w:p w14:paraId="0B2BB978" w14:textId="77777777" w:rsidR="00DF5747" w:rsidRDefault="00DF5747" w:rsidP="00DF5747">
      <w:pPr>
        <w:pStyle w:val="TextkrperEinzug"/>
        <w:ind w:firstLine="0"/>
        <w:rPr>
          <w:lang w:val="de-DE"/>
        </w:rPr>
      </w:pPr>
    </w:p>
    <w:p w14:paraId="07DC2822" w14:textId="682F6060" w:rsidR="00BF0976" w:rsidRPr="00212703" w:rsidRDefault="00BF0976" w:rsidP="00DF5747">
      <w:pPr>
        <w:pStyle w:val="TextkrperEinzug"/>
        <w:ind w:firstLine="0"/>
        <w:rPr>
          <w:lang w:val="de-DE"/>
        </w:rPr>
      </w:pPr>
      <w:r w:rsidRPr="00212703">
        <w:rPr>
          <w:lang w:val="de-DE"/>
        </w:rPr>
        <w:t xml:space="preserve">Die Nachteile lassen sich nun wiederum aus dem Umfang der Bibliothek und </w:t>
      </w:r>
      <w:r w:rsidR="00731978">
        <w:rPr>
          <w:lang w:val="de-DE"/>
        </w:rPr>
        <w:t xml:space="preserve">den </w:t>
      </w:r>
      <w:r w:rsidRPr="00212703">
        <w:rPr>
          <w:lang w:val="de-DE"/>
        </w:rPr>
        <w:t>Preise</w:t>
      </w:r>
      <w:r w:rsidR="00731978">
        <w:rPr>
          <w:lang w:val="de-DE"/>
        </w:rPr>
        <w:t>n</w:t>
      </w:r>
      <w:r w:rsidRPr="00212703">
        <w:rPr>
          <w:lang w:val="de-DE"/>
        </w:rPr>
        <w:t xml:space="preserve"> ableiten. </w:t>
      </w:r>
      <w:r w:rsidR="009B622B" w:rsidRPr="00212703">
        <w:rPr>
          <w:lang w:val="de-DE"/>
        </w:rPr>
        <w:t>GoJ</w:t>
      </w:r>
      <w:r w:rsidR="00E3350F" w:rsidRPr="00212703">
        <w:rPr>
          <w:lang w:val="de-DE"/>
        </w:rPr>
        <w:t>S</w:t>
      </w:r>
      <w:r w:rsidRPr="00212703">
        <w:rPr>
          <w:lang w:val="de-DE"/>
        </w:rPr>
        <w:t xml:space="preserve"> ist sehr vielfältig, so dass </w:t>
      </w:r>
      <w:r w:rsidR="00731978">
        <w:rPr>
          <w:lang w:val="de-DE"/>
        </w:rPr>
        <w:t>die lernkurve steil ist</w:t>
      </w:r>
      <w:r w:rsidRPr="00212703">
        <w:rPr>
          <w:lang w:val="de-DE"/>
        </w:rPr>
        <w:t>.</w:t>
      </w:r>
      <w:r w:rsidR="00737272">
        <w:rPr>
          <w:lang w:val="de-DE"/>
        </w:rPr>
        <w:t xml:space="preserve"> </w:t>
      </w:r>
      <w:r w:rsidRPr="00212703">
        <w:rPr>
          <w:lang w:val="de-DE"/>
        </w:rPr>
        <w:t>Außerdem wird man in der Regel feststellen, dass viele Elemente sehr selten zum Einsatz kommen und damit eher als Ballast der Bibliothek angesehen werden. Um eine Lizenz zu bekommen, soll man pro Entwickler über 2500 Euro</w:t>
      </w:r>
      <w:sdt>
        <w:sdtPr>
          <w:rPr>
            <w:lang w:val="de-DE"/>
          </w:rPr>
          <w:id w:val="-434286506"/>
          <w:citation/>
        </w:sdtPr>
        <w:sdtContent>
          <w:r w:rsidRPr="00212703">
            <w:rPr>
              <w:lang w:val="de-DE"/>
            </w:rPr>
            <w:fldChar w:fldCharType="begin"/>
          </w:r>
          <w:r w:rsidRPr="00212703">
            <w:rPr>
              <w:lang w:val="de-DE"/>
            </w:rPr>
            <w:instrText xml:space="preserve"> CITATION Nor981 \l 1031 </w:instrText>
          </w:r>
          <w:r w:rsidRPr="00212703">
            <w:rPr>
              <w:lang w:val="de-DE"/>
            </w:rPr>
            <w:fldChar w:fldCharType="separate"/>
          </w:r>
          <w:r w:rsidR="006A6C0A">
            <w:rPr>
              <w:noProof/>
              <w:lang w:val="de-DE"/>
            </w:rPr>
            <w:t xml:space="preserve"> (Northwoods Software, 1998)</w:t>
          </w:r>
          <w:r w:rsidRPr="00212703">
            <w:rPr>
              <w:lang w:val="de-DE"/>
            </w:rPr>
            <w:fldChar w:fldCharType="end"/>
          </w:r>
        </w:sdtContent>
      </w:sdt>
      <w:r w:rsidRPr="00212703">
        <w:rPr>
          <w:lang w:val="de-DE"/>
        </w:rPr>
        <w:t xml:space="preserve"> ausgeben, was zu teuer ist.</w:t>
      </w:r>
    </w:p>
    <w:p w14:paraId="3D10B753" w14:textId="77777777" w:rsidR="00BF0976" w:rsidRPr="00212703" w:rsidRDefault="00BF0976" w:rsidP="00212703">
      <w:pPr>
        <w:pStyle w:val="Textkrper"/>
      </w:pPr>
    </w:p>
    <w:p w14:paraId="1CA3F4F2" w14:textId="77777777" w:rsidR="00B66996" w:rsidRPr="00212703" w:rsidRDefault="00B66996" w:rsidP="00B66996">
      <w:pPr>
        <w:pStyle w:val="berschrift2"/>
      </w:pPr>
      <w:bookmarkStart w:id="162" w:name="_Toc514837014"/>
      <w:bookmarkStart w:id="163" w:name="_Toc517096382"/>
      <w:bookmarkStart w:id="164" w:name="_Toc521311620"/>
      <w:r w:rsidRPr="00212703">
        <w:t>Vergleichskriterien</w:t>
      </w:r>
      <w:bookmarkEnd w:id="162"/>
      <w:bookmarkEnd w:id="163"/>
      <w:bookmarkEnd w:id="164"/>
    </w:p>
    <w:p w14:paraId="58F8B564" w14:textId="04CC5057" w:rsidR="00B66996" w:rsidRPr="00212703" w:rsidRDefault="00B66996" w:rsidP="00B66996">
      <w:pPr>
        <w:pStyle w:val="Textkrper"/>
      </w:pPr>
      <w:r w:rsidRPr="00212703">
        <w:t xml:space="preserve">Nachdem in vorangegangen </w:t>
      </w:r>
      <w:r w:rsidR="00694E30" w:rsidRPr="00212703">
        <w:t>Ab</w:t>
      </w:r>
      <w:r w:rsidR="00075BB7" w:rsidRPr="00212703">
        <w:t>schnitt</w:t>
      </w:r>
      <w:r w:rsidRPr="00212703">
        <w:t xml:space="preserve"> Beispiele für Clientseitige Frameworks vorgestellt wurden, widmet sich dieser Abschnitt den Kriterien</w:t>
      </w:r>
      <w:r w:rsidR="00BD64C3">
        <w:t>,</w:t>
      </w:r>
      <w:r w:rsidRPr="00212703">
        <w:t xml:space="preserve"> anhand derer ein systematischer Vergleich durchgeführt werden kann. Der Kriterienkatalog integriert dabei Abschnitt zur Lernkurve und </w:t>
      </w:r>
      <w:r w:rsidRPr="00212703">
        <w:lastRenderedPageBreak/>
        <w:t>Kosten, fasst die Kommunikationsmechanismen zusammen</w:t>
      </w:r>
      <w:r w:rsidR="00BD64C3">
        <w:t>.</w:t>
      </w:r>
      <w:r w:rsidRPr="00212703">
        <w:t xml:space="preserve"> </w:t>
      </w:r>
      <w:r w:rsidR="003A558E">
        <w:t xml:space="preserve"> </w:t>
      </w:r>
      <w:r w:rsidR="00BD64C3">
        <w:t xml:space="preserve">Abschließend </w:t>
      </w:r>
      <w:r w:rsidR="003A558E">
        <w:t>werden</w:t>
      </w:r>
      <w:r w:rsidRPr="00212703">
        <w:t xml:space="preserve"> die Programmierkonzepte</w:t>
      </w:r>
      <w:r w:rsidR="003A558E">
        <w:t xml:space="preserve"> betrachtet</w:t>
      </w:r>
      <w:r w:rsidRPr="00212703">
        <w:t>.</w:t>
      </w:r>
    </w:p>
    <w:p w14:paraId="5853901F" w14:textId="10C250E7" w:rsidR="00B66996" w:rsidRPr="00212703" w:rsidRDefault="00B66996" w:rsidP="00B66996">
      <w:pPr>
        <w:pStyle w:val="berschrift3"/>
      </w:pPr>
      <w:bookmarkStart w:id="165" w:name="_Toc514837015"/>
      <w:bookmarkStart w:id="166" w:name="_Toc517096383"/>
      <w:bookmarkStart w:id="167" w:name="_Toc521311621"/>
      <w:r w:rsidRPr="00212703">
        <w:t>Lernkurve und Kosten</w:t>
      </w:r>
      <w:bookmarkEnd w:id="165"/>
      <w:bookmarkEnd w:id="166"/>
      <w:bookmarkEnd w:id="167"/>
    </w:p>
    <w:p w14:paraId="18CCEA74" w14:textId="28C56461" w:rsidR="00B66996" w:rsidRPr="00212703" w:rsidRDefault="00B66996" w:rsidP="00B66996">
      <w:pPr>
        <w:pStyle w:val="Textkrper"/>
      </w:pPr>
      <w:r w:rsidRPr="00212703">
        <w:t>In der industriellen Kommunikation integrieren Konfigurationsapplikationen vielfältige</w:t>
      </w:r>
      <w:r w:rsidR="00CD30EB">
        <w:t xml:space="preserve"> Feldbussysteme mit unterschiedlichen Eigenschaften. </w:t>
      </w:r>
      <w:r w:rsidR="00BD64C3">
        <w:t xml:space="preserve">Konfiguratoren für industrielle Kommunikationslösungen müssen heterogene </w:t>
      </w:r>
      <w:r w:rsidR="00CD30EB">
        <w:t>Netzwerke</w:t>
      </w:r>
      <w:r w:rsidR="00BD64C3">
        <w:t xml:space="preserve"> mit vielfältigen Protokollen unterstützen. </w:t>
      </w:r>
      <w:r w:rsidRPr="00212703">
        <w:t>Um dennoch Applikationen auf Support-</w:t>
      </w:r>
      <w:r w:rsidR="00B35B9D" w:rsidRPr="00212703">
        <w:t>Aufkommen sowohl</w:t>
      </w:r>
      <w:r w:rsidRPr="00212703">
        <w:t xml:space="preserve"> </w:t>
      </w:r>
      <w:r w:rsidR="00BD64C3">
        <w:t>für den Endanwender</w:t>
      </w:r>
      <w:r w:rsidRPr="00212703">
        <w:t xml:space="preserve"> als auch </w:t>
      </w:r>
      <w:r w:rsidR="00BD64C3">
        <w:t xml:space="preserve">für die </w:t>
      </w:r>
      <w:r w:rsidRPr="00212703">
        <w:t xml:space="preserve">Entwickler reduzieren zu können, spielen </w:t>
      </w:r>
      <w:r w:rsidR="00B35B9D">
        <w:t>den E</w:t>
      </w:r>
      <w:r w:rsidR="00A77AD4">
        <w:t>rfolgsgrad</w:t>
      </w:r>
      <w:r w:rsidR="00B35B9D">
        <w:t xml:space="preserve"> des Lernens und Kosten eines Frameworks </w:t>
      </w:r>
      <w:r w:rsidRPr="00212703">
        <w:t>eine wichtige Rolle.</w:t>
      </w:r>
    </w:p>
    <w:p w14:paraId="084B1AEB" w14:textId="4113098E" w:rsidR="00B66996" w:rsidRPr="00212703" w:rsidRDefault="00B66996" w:rsidP="008C7A6B">
      <w:pPr>
        <w:pStyle w:val="TextkrperEinzug"/>
        <w:numPr>
          <w:ilvl w:val="0"/>
          <w:numId w:val="22"/>
        </w:numPr>
        <w:rPr>
          <w:lang w:val="de-DE"/>
        </w:rPr>
      </w:pPr>
      <w:r w:rsidRPr="00212703">
        <w:rPr>
          <w:b/>
          <w:lang w:val="de-DE"/>
        </w:rPr>
        <w:t>Lernkurve</w:t>
      </w:r>
      <w:r w:rsidR="00B35B9D">
        <w:rPr>
          <w:lang w:val="de-DE"/>
        </w:rPr>
        <w:t>:</w:t>
      </w:r>
      <w:r w:rsidRPr="00212703">
        <w:rPr>
          <w:lang w:val="de-DE"/>
        </w:rPr>
        <w:t xml:space="preserve"> stellt die Entwicklung eines Trainierenden beim Erlernen eines Frameworks dar, spiegelt somit den Erfolgsgrad des Lernens über den Verlauf der Zeit. Da die M</w:t>
      </w:r>
      <w:r w:rsidR="002813BE">
        <w:rPr>
          <w:lang w:val="de-DE"/>
        </w:rPr>
        <w:t>a</w:t>
      </w:r>
      <w:r w:rsidRPr="00212703">
        <w:rPr>
          <w:lang w:val="de-DE"/>
        </w:rPr>
        <w:t>sterarbeit in einer zeitlichen Periode begrenzt ist, sollte diese leicht und schnell wie möglich sein.</w:t>
      </w:r>
    </w:p>
    <w:p w14:paraId="44545461" w14:textId="3F43F0C9" w:rsidR="00B66996" w:rsidRPr="00212703" w:rsidRDefault="00B66996" w:rsidP="008C7A6B">
      <w:pPr>
        <w:pStyle w:val="TextkrperEinzug"/>
        <w:numPr>
          <w:ilvl w:val="0"/>
          <w:numId w:val="22"/>
        </w:numPr>
        <w:rPr>
          <w:lang w:val="de-DE"/>
        </w:rPr>
      </w:pPr>
      <w:r w:rsidRPr="00212703">
        <w:rPr>
          <w:b/>
          <w:lang w:val="de-DE"/>
        </w:rPr>
        <w:t>Kosten</w:t>
      </w:r>
      <w:r w:rsidR="00B35B9D">
        <w:rPr>
          <w:lang w:val="de-DE"/>
        </w:rPr>
        <w:t xml:space="preserve">: hier </w:t>
      </w:r>
      <w:r w:rsidR="00576F90">
        <w:rPr>
          <w:lang w:val="de-DE"/>
        </w:rPr>
        <w:t>sind alle</w:t>
      </w:r>
      <w:r w:rsidR="00B35B9D">
        <w:rPr>
          <w:lang w:val="de-DE"/>
        </w:rPr>
        <w:t xml:space="preserve"> finanzielle Ausgaben</w:t>
      </w:r>
      <w:r w:rsidR="00CB7468">
        <w:rPr>
          <w:lang w:val="de-DE"/>
        </w:rPr>
        <w:t xml:space="preserve"> gemeint</w:t>
      </w:r>
      <w:r w:rsidR="00B35B9D">
        <w:rPr>
          <w:lang w:val="de-DE"/>
        </w:rPr>
        <w:t xml:space="preserve">, die für </w:t>
      </w:r>
      <w:r w:rsidR="00576F90">
        <w:rPr>
          <w:lang w:val="de-DE"/>
        </w:rPr>
        <w:t>die</w:t>
      </w:r>
      <w:r w:rsidRPr="00212703">
        <w:rPr>
          <w:lang w:val="de-DE"/>
        </w:rPr>
        <w:t xml:space="preserve"> </w:t>
      </w:r>
      <w:r w:rsidR="00576F90">
        <w:rPr>
          <w:lang w:val="de-DE"/>
        </w:rPr>
        <w:t>erfolgswirksame</w:t>
      </w:r>
      <w:r w:rsidRPr="00212703">
        <w:rPr>
          <w:lang w:val="de-DE"/>
        </w:rPr>
        <w:t xml:space="preserve"> Nutzung von einem Framework</w:t>
      </w:r>
      <w:r w:rsidR="00576F90">
        <w:rPr>
          <w:lang w:val="de-DE"/>
        </w:rPr>
        <w:t xml:space="preserve"> </w:t>
      </w:r>
      <w:r w:rsidR="00A92BDA">
        <w:rPr>
          <w:lang w:val="de-DE"/>
        </w:rPr>
        <w:t>entstehen</w:t>
      </w:r>
      <w:r w:rsidRPr="00212703">
        <w:rPr>
          <w:lang w:val="de-DE"/>
        </w:rPr>
        <w:t xml:space="preserve">. Manche </w:t>
      </w:r>
      <w:r w:rsidR="001731F3">
        <w:rPr>
          <w:lang w:val="de-DE"/>
        </w:rPr>
        <w:t>JavaScript</w:t>
      </w:r>
      <w:r w:rsidRPr="00212703">
        <w:rPr>
          <w:lang w:val="de-DE"/>
        </w:rPr>
        <w:t>-Frameworks sind je nach Zielgruppen relativ teuer. Für ein breites Anwendungsspektrum des jeweiligen Frameworks ist eine Kostenrechnung an die Lizenzbedingungen und Zielgruppennutzung gekoppelt.</w:t>
      </w:r>
    </w:p>
    <w:p w14:paraId="7235F11D" w14:textId="004A85C1" w:rsidR="00B66996" w:rsidRPr="00212703" w:rsidRDefault="00B66996" w:rsidP="00B66996">
      <w:pPr>
        <w:pStyle w:val="berschrift3"/>
      </w:pPr>
      <w:bookmarkStart w:id="168" w:name="_Toc514837016"/>
      <w:bookmarkStart w:id="169" w:name="_Toc517096384"/>
      <w:bookmarkStart w:id="170" w:name="_Toc521311622"/>
      <w:r w:rsidRPr="00212703">
        <w:t>Kommunikationsmechanismen</w:t>
      </w:r>
      <w:bookmarkEnd w:id="168"/>
      <w:bookmarkEnd w:id="169"/>
      <w:bookmarkEnd w:id="170"/>
    </w:p>
    <w:p w14:paraId="1A6FEA9C" w14:textId="59A99420" w:rsidR="00B66996" w:rsidRPr="00212703" w:rsidRDefault="00B66996" w:rsidP="00B66996">
      <w:pPr>
        <w:pStyle w:val="Textkrper"/>
      </w:pPr>
      <w:r w:rsidRPr="00212703">
        <w:t xml:space="preserve">Die Infrastruktur de Kommunikation umfasst Mechanismen, die eine Interaktion und Kooperation zwischen </w:t>
      </w:r>
      <w:r w:rsidR="00BF0976" w:rsidRPr="00212703">
        <w:t>den einzelnen Komponenten</w:t>
      </w:r>
      <w:r w:rsidRPr="00212703">
        <w:t xml:space="preserve"> des Gesamtsystems ermöglichen und somit dessen Funktionalität als Ganzes gewährleisten.</w:t>
      </w:r>
    </w:p>
    <w:p w14:paraId="52882CED" w14:textId="26FFE3AD" w:rsidR="00B66996" w:rsidRPr="00212703" w:rsidRDefault="00B66996" w:rsidP="008C7A6B">
      <w:pPr>
        <w:pStyle w:val="TextkrperEinzug"/>
        <w:numPr>
          <w:ilvl w:val="0"/>
          <w:numId w:val="23"/>
        </w:numPr>
        <w:rPr>
          <w:lang w:val="de-DE"/>
        </w:rPr>
      </w:pPr>
      <w:r w:rsidRPr="00212703">
        <w:rPr>
          <w:b/>
          <w:lang w:val="de-DE"/>
        </w:rPr>
        <w:t>Kommunikationsprinzip</w:t>
      </w:r>
      <w:r w:rsidR="00576F90">
        <w:rPr>
          <w:lang w:val="de-DE"/>
        </w:rPr>
        <w:t>: d</w:t>
      </w:r>
      <w:r w:rsidRPr="00212703">
        <w:rPr>
          <w:lang w:val="de-DE"/>
        </w:rPr>
        <w:t xml:space="preserve">as Kommunikationsprinzip beschreibt, in welcher Form der Nachrichtenaustauch zwischen Komponenten erfolgt und in welcher Beziehung die Komponenten dabei </w:t>
      </w:r>
      <w:r w:rsidR="00CD30EB" w:rsidRPr="00212703">
        <w:rPr>
          <w:lang w:val="de-DE"/>
        </w:rPr>
        <w:t>zueinander</w:t>
      </w:r>
      <w:r w:rsidR="00CD30EB">
        <w:rPr>
          <w:lang w:val="de-DE"/>
        </w:rPr>
        <w:t>stehen</w:t>
      </w:r>
      <w:r w:rsidRPr="00212703">
        <w:rPr>
          <w:lang w:val="de-DE"/>
        </w:rPr>
        <w:t xml:space="preserve">. Die Interaktion kann z.B. über eine Event-Kommunikation </w:t>
      </w:r>
      <w:r w:rsidR="00BD64C3">
        <w:rPr>
          <w:lang w:val="de-DE"/>
        </w:rPr>
        <w:t>oder</w:t>
      </w:r>
      <w:r w:rsidR="00BD64C3" w:rsidRPr="00212703">
        <w:rPr>
          <w:lang w:val="de-DE"/>
        </w:rPr>
        <w:t xml:space="preserve"> </w:t>
      </w:r>
      <w:r w:rsidRPr="00212703">
        <w:rPr>
          <w:lang w:val="de-DE"/>
        </w:rPr>
        <w:t xml:space="preserve">über Prozeduraufrufe erfolgen. Als Interaktionsmuster ist das </w:t>
      </w:r>
      <w:r w:rsidRPr="00212703">
        <w:rPr>
          <w:i/>
          <w:lang w:val="de-DE"/>
        </w:rPr>
        <w:t>Publish-Subscribe</w:t>
      </w:r>
      <w:r w:rsidRPr="00212703">
        <w:rPr>
          <w:lang w:val="de-DE"/>
        </w:rPr>
        <w:t xml:space="preserve">-Modell oder </w:t>
      </w:r>
      <w:r w:rsidRPr="00212703">
        <w:rPr>
          <w:i/>
          <w:lang w:val="de-DE"/>
        </w:rPr>
        <w:t>Producer-Consumer</w:t>
      </w:r>
      <w:r w:rsidRPr="00212703">
        <w:rPr>
          <w:lang w:val="de-DE"/>
        </w:rPr>
        <w:t>-Modell denkbar.</w:t>
      </w:r>
    </w:p>
    <w:p w14:paraId="4D305A29" w14:textId="0E001CA8" w:rsidR="00B66996" w:rsidRPr="00212703" w:rsidRDefault="00B66996" w:rsidP="008C7A6B">
      <w:pPr>
        <w:pStyle w:val="TextkrperEinzug"/>
        <w:numPr>
          <w:ilvl w:val="0"/>
          <w:numId w:val="23"/>
        </w:numPr>
        <w:rPr>
          <w:lang w:val="de-DE"/>
        </w:rPr>
      </w:pPr>
      <w:r w:rsidRPr="00212703">
        <w:rPr>
          <w:b/>
          <w:lang w:val="de-DE"/>
        </w:rPr>
        <w:t>Kommunikationsmiddleware</w:t>
      </w:r>
      <w:r w:rsidR="00576F90">
        <w:rPr>
          <w:lang w:val="de-DE"/>
        </w:rPr>
        <w:t>: d</w:t>
      </w:r>
      <w:r w:rsidRPr="00212703">
        <w:rPr>
          <w:lang w:val="de-DE"/>
        </w:rPr>
        <w:t>amit Anwendungen verteilt über mehrere Rechnerknoten laufen können und somit eine Ortsunabhängigkeit gewährleiste</w:t>
      </w:r>
      <w:r w:rsidR="00BD64C3">
        <w:rPr>
          <w:lang w:val="de-DE"/>
        </w:rPr>
        <w:t>t werden kann</w:t>
      </w:r>
      <w:r w:rsidRPr="00212703">
        <w:rPr>
          <w:lang w:val="de-DE"/>
        </w:rPr>
        <w:t>, sind entsprechende Mechanismen erforderlich.</w:t>
      </w:r>
    </w:p>
    <w:p w14:paraId="52FFBD78" w14:textId="41F2CA0B" w:rsidR="00B66996" w:rsidRPr="00212703" w:rsidRDefault="00B66996" w:rsidP="00B66996">
      <w:pPr>
        <w:pStyle w:val="berschrift3"/>
      </w:pPr>
      <w:bookmarkStart w:id="171" w:name="_Toc514837017"/>
      <w:bookmarkStart w:id="172" w:name="_Toc517096385"/>
      <w:bookmarkStart w:id="173" w:name="_Toc521311623"/>
      <w:r w:rsidRPr="00212703">
        <w:t>Programmierkonzept</w:t>
      </w:r>
      <w:bookmarkEnd w:id="171"/>
      <w:bookmarkEnd w:id="172"/>
      <w:bookmarkEnd w:id="173"/>
      <w:r w:rsidR="009D360D" w:rsidRPr="00212703">
        <w:fldChar w:fldCharType="begin"/>
      </w:r>
      <w:r w:rsidR="009D360D" w:rsidRPr="00212703">
        <w:instrText xml:space="preserve"> XE "Programmierkonzept" </w:instrText>
      </w:r>
      <w:r w:rsidR="009D360D" w:rsidRPr="00212703">
        <w:fldChar w:fldCharType="end"/>
      </w:r>
    </w:p>
    <w:p w14:paraId="381497FC" w14:textId="6C5BDDFD" w:rsidR="00B66996" w:rsidRPr="00212703" w:rsidRDefault="00B66996" w:rsidP="00B66996">
      <w:pPr>
        <w:pStyle w:val="Textkrper"/>
      </w:pPr>
      <w:r w:rsidRPr="00212703">
        <w:t>Diese Kategorie bezieht sich auf Kriterien, die einerseits Eigenschaften der konkreten Implementierung der jeweiligen Entwicklungsumgebung beschreiben und anderseits die Anwendungsentwicklung eben mit dieser betreffen.</w:t>
      </w:r>
    </w:p>
    <w:p w14:paraId="06773E81" w14:textId="3427C871" w:rsidR="007947EB" w:rsidRDefault="00B66996" w:rsidP="008C7A6B">
      <w:pPr>
        <w:pStyle w:val="TextkrperEinzug"/>
        <w:numPr>
          <w:ilvl w:val="0"/>
          <w:numId w:val="24"/>
        </w:numPr>
        <w:rPr>
          <w:lang w:val="de-DE"/>
        </w:rPr>
      </w:pPr>
      <w:r w:rsidRPr="00212703">
        <w:rPr>
          <w:b/>
          <w:lang w:val="de-DE"/>
        </w:rPr>
        <w:t>Unterstützte Programmiersprachen</w:t>
      </w:r>
      <w:r w:rsidRPr="00212703">
        <w:rPr>
          <w:lang w:val="de-DE"/>
        </w:rPr>
        <w:t xml:space="preserve"> </w:t>
      </w:r>
      <w:r w:rsidR="007947EB" w:rsidRPr="007947EB">
        <w:rPr>
          <w:lang w:val="de-DE"/>
        </w:rPr>
        <w:t>In der Softwareentwicklung gibt es verschie</w:t>
      </w:r>
      <w:r w:rsidR="004C42AE">
        <w:rPr>
          <w:lang w:val="de-DE"/>
        </w:rPr>
        <w:t>dene</w:t>
      </w:r>
      <w:r w:rsidR="007947EB" w:rsidRPr="007947EB">
        <w:rPr>
          <w:lang w:val="de-DE"/>
        </w:rPr>
        <w:t xml:space="preserve"> Programmiersprachen, mit denen sich Anweisungen formulieren lassen. Diese Anweisungen können dann von ei</w:t>
      </w:r>
      <w:r w:rsidR="008F2942">
        <w:rPr>
          <w:lang w:val="de-DE"/>
        </w:rPr>
        <w:t xml:space="preserve">nem Computer ausgeführt werden. </w:t>
      </w:r>
      <w:r w:rsidR="007947EB" w:rsidRPr="007947EB">
        <w:rPr>
          <w:lang w:val="de-DE"/>
        </w:rPr>
        <w:t xml:space="preserve">Da </w:t>
      </w:r>
      <w:r w:rsidR="008F2942" w:rsidRPr="007947EB">
        <w:rPr>
          <w:lang w:val="de-DE"/>
        </w:rPr>
        <w:t>sic</w:t>
      </w:r>
      <w:r w:rsidR="008F2942">
        <w:rPr>
          <w:lang w:val="de-DE"/>
        </w:rPr>
        <w:t>h die</w:t>
      </w:r>
      <w:r w:rsidR="007947EB">
        <w:rPr>
          <w:lang w:val="de-DE"/>
        </w:rPr>
        <w:t xml:space="preserve"> Anforderung auf </w:t>
      </w:r>
      <w:r w:rsidR="008F2942">
        <w:rPr>
          <w:lang w:val="de-DE"/>
        </w:rPr>
        <w:t>einer clientseitigen Anwendung</w:t>
      </w:r>
      <w:r w:rsidR="007947EB" w:rsidRPr="007947EB">
        <w:rPr>
          <w:lang w:val="de-DE"/>
        </w:rPr>
        <w:t xml:space="preserve"> </w:t>
      </w:r>
      <w:r w:rsidR="008F2942" w:rsidRPr="007947EB">
        <w:rPr>
          <w:lang w:val="de-DE"/>
        </w:rPr>
        <w:t>bezieht</w:t>
      </w:r>
      <w:r w:rsidR="007947EB" w:rsidRPr="007947EB">
        <w:rPr>
          <w:lang w:val="de-DE"/>
        </w:rPr>
        <w:t xml:space="preserve">, sind </w:t>
      </w:r>
      <w:r w:rsidR="008F2942">
        <w:rPr>
          <w:lang w:val="de-DE"/>
        </w:rPr>
        <w:t>Programmiersprachen TypeS</w:t>
      </w:r>
      <w:r w:rsidR="008F2942" w:rsidRPr="007947EB">
        <w:rPr>
          <w:lang w:val="de-DE"/>
        </w:rPr>
        <w:t>cript</w:t>
      </w:r>
      <w:r w:rsidR="008F2942">
        <w:rPr>
          <w:lang w:val="de-DE"/>
        </w:rPr>
        <w:t xml:space="preserve"> bzw. JavaS</w:t>
      </w:r>
      <w:r w:rsidR="004C42AE">
        <w:rPr>
          <w:lang w:val="de-DE"/>
        </w:rPr>
        <w:t>cript denkbar.</w:t>
      </w:r>
    </w:p>
    <w:p w14:paraId="698D1125" w14:textId="14FBD126" w:rsidR="00B66996" w:rsidRPr="00DC211C" w:rsidRDefault="00B66996" w:rsidP="008C7A6B">
      <w:pPr>
        <w:pStyle w:val="TextkrperEinzug"/>
        <w:numPr>
          <w:ilvl w:val="0"/>
          <w:numId w:val="24"/>
        </w:numPr>
        <w:rPr>
          <w:lang w:val="de-DE"/>
        </w:rPr>
      </w:pPr>
      <w:r w:rsidRPr="00DC211C">
        <w:rPr>
          <w:b/>
          <w:lang w:val="de-DE"/>
        </w:rPr>
        <w:t>Unterstützungsbibliotheken</w:t>
      </w:r>
      <w:r w:rsidRPr="00DC211C">
        <w:rPr>
          <w:lang w:val="de-DE"/>
        </w:rPr>
        <w:t xml:space="preserve"> </w:t>
      </w:r>
      <w:r w:rsidR="00DC211C">
        <w:rPr>
          <w:lang w:val="de-DE"/>
        </w:rPr>
        <w:t>Die externen Bibli</w:t>
      </w:r>
      <w:r w:rsidR="00DC211C" w:rsidRPr="00DC211C">
        <w:rPr>
          <w:lang w:val="de-DE"/>
        </w:rPr>
        <w:t>otheken liefern vordefinierte Komponenten für spezifische Aufgabe</w:t>
      </w:r>
      <w:r w:rsidR="00DC211C">
        <w:rPr>
          <w:lang w:val="de-DE"/>
        </w:rPr>
        <w:t>n</w:t>
      </w:r>
      <w:r w:rsidR="00DC211C" w:rsidRPr="00DC211C">
        <w:rPr>
          <w:lang w:val="de-DE"/>
        </w:rPr>
        <w:t xml:space="preserve"> (z.B.</w:t>
      </w:r>
      <w:r w:rsidR="00DC211C">
        <w:rPr>
          <w:lang w:val="de-DE"/>
        </w:rPr>
        <w:t xml:space="preserve"> </w:t>
      </w:r>
      <w:r w:rsidR="00DC211C" w:rsidRPr="00DC211C">
        <w:rPr>
          <w:lang w:val="de-DE"/>
        </w:rPr>
        <w:t>Strukturierung und Styling einer Anwendung), wobei gegebenenfalls entsprechende Konstruktion</w:t>
      </w:r>
      <w:r w:rsidR="004C42AE">
        <w:rPr>
          <w:lang w:val="de-DE"/>
        </w:rPr>
        <w:t>en</w:t>
      </w:r>
      <w:r w:rsidR="00DC211C" w:rsidRPr="00DC211C">
        <w:rPr>
          <w:lang w:val="de-DE"/>
        </w:rPr>
        <w:t xml:space="preserve"> und Schnittstellen ang</w:t>
      </w:r>
      <w:r w:rsidR="004C42AE">
        <w:rPr>
          <w:lang w:val="de-DE"/>
        </w:rPr>
        <w:t>epasst werden müssen</w:t>
      </w:r>
      <w:r w:rsidR="00DC211C" w:rsidRPr="00DC211C">
        <w:rPr>
          <w:lang w:val="de-DE"/>
        </w:rPr>
        <w:t>. Diese Bibliotheken erleichtern dadurch</w:t>
      </w:r>
      <w:r w:rsidR="00DC211C">
        <w:rPr>
          <w:lang w:val="de-DE"/>
        </w:rPr>
        <w:t xml:space="preserve"> die Wartbarkeit</w:t>
      </w:r>
      <w:r w:rsidR="00DC211C" w:rsidRPr="00DC211C">
        <w:rPr>
          <w:lang w:val="de-DE"/>
        </w:rPr>
        <w:t xml:space="preserve"> und fördern di</w:t>
      </w:r>
      <w:r w:rsidR="004C42AE">
        <w:rPr>
          <w:lang w:val="de-DE"/>
        </w:rPr>
        <w:t>e Wiederverwendung von Softwarem</w:t>
      </w:r>
      <w:r w:rsidR="00DC211C">
        <w:rPr>
          <w:lang w:val="de-DE"/>
        </w:rPr>
        <w:t>odulen.</w:t>
      </w:r>
    </w:p>
    <w:p w14:paraId="63D7A4DC" w14:textId="333867A7" w:rsidR="00B66996" w:rsidRPr="00AF4BED" w:rsidRDefault="00B66996" w:rsidP="008C7A6B">
      <w:pPr>
        <w:pStyle w:val="TextkrperEinzug"/>
        <w:numPr>
          <w:ilvl w:val="0"/>
          <w:numId w:val="24"/>
        </w:numPr>
        <w:rPr>
          <w:lang w:val="de-DE"/>
        </w:rPr>
      </w:pPr>
      <w:r w:rsidRPr="00AF4BED">
        <w:rPr>
          <w:b/>
          <w:lang w:val="de-DE"/>
        </w:rPr>
        <w:t>Lizenzbedingung</w:t>
      </w:r>
      <w:r w:rsidR="00AF4BED" w:rsidRPr="00AF4BED">
        <w:rPr>
          <w:b/>
          <w:lang w:val="de-DE"/>
        </w:rPr>
        <w:t>en</w:t>
      </w:r>
      <w:r w:rsidRPr="00AF4BED">
        <w:rPr>
          <w:b/>
          <w:lang w:val="de-DE"/>
        </w:rPr>
        <w:t xml:space="preserve"> </w:t>
      </w:r>
      <w:r w:rsidR="001C7055">
        <w:rPr>
          <w:lang w:val="de-DE"/>
        </w:rPr>
        <w:t>Darin s</w:t>
      </w:r>
      <w:r w:rsidR="00DC211C" w:rsidRPr="00AF4BED">
        <w:rPr>
          <w:lang w:val="de-DE"/>
        </w:rPr>
        <w:t>ind die rechtlichen Bedingungen</w:t>
      </w:r>
      <w:r w:rsidR="001C7055">
        <w:rPr>
          <w:lang w:val="de-DE"/>
        </w:rPr>
        <w:t xml:space="preserve"> für die Verwendung einer Software</w:t>
      </w:r>
      <w:r w:rsidR="00405DED">
        <w:rPr>
          <w:lang w:val="de-DE"/>
        </w:rPr>
        <w:t xml:space="preserve"> beschrieben</w:t>
      </w:r>
      <w:r w:rsidR="001C7055">
        <w:rPr>
          <w:lang w:val="de-DE"/>
        </w:rPr>
        <w:t>.</w:t>
      </w:r>
      <w:r w:rsidR="00DC211C" w:rsidRPr="00AF4BED">
        <w:rPr>
          <w:lang w:val="de-DE"/>
        </w:rPr>
        <w:t xml:space="preserve"> Durch das gewählte Lizenzmodell </w:t>
      </w:r>
      <w:r w:rsidR="001C7055">
        <w:rPr>
          <w:lang w:val="de-DE"/>
        </w:rPr>
        <w:t xml:space="preserve">wird, </w:t>
      </w:r>
      <w:r w:rsidR="00DC211C" w:rsidRPr="00AF4BED">
        <w:rPr>
          <w:lang w:val="de-DE"/>
        </w:rPr>
        <w:t xml:space="preserve">im </w:t>
      </w:r>
      <w:r w:rsidR="001C7055">
        <w:rPr>
          <w:lang w:val="de-DE"/>
        </w:rPr>
        <w:t>Falle</w:t>
      </w:r>
      <w:r w:rsidR="00DC211C" w:rsidRPr="00AF4BED">
        <w:rPr>
          <w:lang w:val="de-DE"/>
        </w:rPr>
        <w:t xml:space="preserve"> der Nutzung</w:t>
      </w:r>
      <w:r w:rsidR="001C7055">
        <w:rPr>
          <w:lang w:val="de-DE"/>
        </w:rPr>
        <w:t>,</w:t>
      </w:r>
      <w:r w:rsidR="00DC211C" w:rsidRPr="00AF4BED">
        <w:rPr>
          <w:lang w:val="de-DE"/>
        </w:rPr>
        <w:t xml:space="preserve"> </w:t>
      </w:r>
      <w:r w:rsidR="00FA11CD">
        <w:rPr>
          <w:lang w:val="de-DE"/>
        </w:rPr>
        <w:lastRenderedPageBreak/>
        <w:t>die</w:t>
      </w:r>
      <w:r w:rsidR="00DC211C" w:rsidRPr="00AF4BED">
        <w:rPr>
          <w:lang w:val="de-DE"/>
        </w:rPr>
        <w:t xml:space="preserve"> Anwendbarkeit</w:t>
      </w:r>
      <w:r w:rsidR="008C21F6" w:rsidRPr="008C21F6">
        <w:rPr>
          <w:lang w:val="de-DE"/>
        </w:rPr>
        <w:t xml:space="preserve"> </w:t>
      </w:r>
      <w:r w:rsidR="008C21F6">
        <w:rPr>
          <w:lang w:val="de-DE"/>
        </w:rPr>
        <w:t>der Software</w:t>
      </w:r>
      <w:r w:rsidR="00AF4BED">
        <w:rPr>
          <w:lang w:val="de-DE"/>
        </w:rPr>
        <w:t xml:space="preserve"> </w:t>
      </w:r>
      <w:r w:rsidR="00FA11CD">
        <w:rPr>
          <w:lang w:val="de-DE"/>
        </w:rPr>
        <w:t>definiert</w:t>
      </w:r>
      <w:r w:rsidR="00DC211C" w:rsidRPr="00AF4BED">
        <w:rPr>
          <w:lang w:val="de-DE"/>
        </w:rPr>
        <w:t>.</w:t>
      </w:r>
      <w:r w:rsidR="00AF4BED">
        <w:rPr>
          <w:lang w:val="de-DE"/>
        </w:rPr>
        <w:t xml:space="preserve"> </w:t>
      </w:r>
      <w:r w:rsidR="00DC211C" w:rsidRPr="00AF4BED">
        <w:rPr>
          <w:lang w:val="de-DE"/>
        </w:rPr>
        <w:t>Bestimmte</w:t>
      </w:r>
      <w:r w:rsidR="00AF4BED">
        <w:rPr>
          <w:lang w:val="de-DE"/>
        </w:rPr>
        <w:t xml:space="preserve"> Lizenz</w:t>
      </w:r>
      <w:r w:rsidR="001C7055">
        <w:rPr>
          <w:lang w:val="de-DE"/>
        </w:rPr>
        <w:t>modelle</w:t>
      </w:r>
      <w:r w:rsidR="00AF4BED">
        <w:rPr>
          <w:lang w:val="de-DE"/>
        </w:rPr>
        <w:t xml:space="preserve"> </w:t>
      </w:r>
      <w:r w:rsidR="001C7055">
        <w:rPr>
          <w:lang w:val="de-DE"/>
        </w:rPr>
        <w:t>erleichtern</w:t>
      </w:r>
      <w:r w:rsidR="00DC211C" w:rsidRPr="00AF4BED">
        <w:rPr>
          <w:lang w:val="de-DE"/>
        </w:rPr>
        <w:t xml:space="preserve"> d</w:t>
      </w:r>
      <w:r w:rsidR="001C7055">
        <w:rPr>
          <w:lang w:val="de-DE"/>
        </w:rPr>
        <w:t>ie Entwicklungsarbeit und bieten</w:t>
      </w:r>
      <w:r w:rsidR="00DC211C" w:rsidRPr="00AF4BED">
        <w:rPr>
          <w:lang w:val="de-DE"/>
        </w:rPr>
        <w:t xml:space="preserve"> in Wikis eine Vielzahl von Antworten, Anregungen und Beispielcodes an.</w:t>
      </w:r>
    </w:p>
    <w:p w14:paraId="199EAD43" w14:textId="77777777" w:rsidR="00075BB7" w:rsidRPr="00212703" w:rsidRDefault="00075BB7" w:rsidP="009B622B">
      <w:pPr>
        <w:pStyle w:val="TextkrperEinzug"/>
        <w:ind w:firstLine="0"/>
        <w:rPr>
          <w:lang w:val="de-DE"/>
        </w:rPr>
      </w:pPr>
    </w:p>
    <w:p w14:paraId="0DB4158B" w14:textId="01CC64C1" w:rsidR="00075BB7" w:rsidRPr="00212703" w:rsidRDefault="00075BB7" w:rsidP="00075BB7">
      <w:pPr>
        <w:pStyle w:val="berschrift2"/>
      </w:pPr>
      <w:bookmarkStart w:id="174" w:name="_Toc517096386"/>
      <w:bookmarkStart w:id="175" w:name="_Toc521311624"/>
      <w:r w:rsidRPr="00212703">
        <w:t>Ergebnisse der Analyse</w:t>
      </w:r>
      <w:bookmarkEnd w:id="174"/>
      <w:bookmarkEnd w:id="175"/>
    </w:p>
    <w:p w14:paraId="0BC65844" w14:textId="4C3F08E9" w:rsidR="000121AE" w:rsidRDefault="00B66996" w:rsidP="00212703">
      <w:pPr>
        <w:pStyle w:val="TextkrperEinzug"/>
        <w:ind w:firstLine="0"/>
        <w:rPr>
          <w:lang w:val="de-DE"/>
        </w:rPr>
      </w:pPr>
      <w:r w:rsidRPr="0041111C">
        <w:rPr>
          <w:lang w:val="de-DE"/>
        </w:rPr>
        <w:t xml:space="preserve">Die Entscheidung für und wider clientseitige Framework sollte nicht zwischen Tür und Angel </w:t>
      </w:r>
      <w:r w:rsidRPr="004B2E7F">
        <w:rPr>
          <w:lang w:val="de-DE"/>
        </w:rPr>
        <w:t>getroffen werden, zu teuer wäre ein Umstieg. Die nachträgliche Erweiterung und Wartbarkeit kommen einem kompletten Rewrite gleich.</w:t>
      </w:r>
      <w:r w:rsidR="00AF4BED" w:rsidRPr="004B2E7F">
        <w:rPr>
          <w:lang w:val="de-DE"/>
        </w:rPr>
        <w:t xml:space="preserve"> </w:t>
      </w:r>
      <w:r w:rsidR="004B2E7F" w:rsidRPr="004B2E7F">
        <w:rPr>
          <w:lang w:val="de-DE"/>
        </w:rPr>
        <w:fldChar w:fldCharType="begin"/>
      </w:r>
      <w:r w:rsidR="004B2E7F" w:rsidRPr="004B2E7F">
        <w:rPr>
          <w:lang w:val="de-DE"/>
        </w:rPr>
        <w:instrText xml:space="preserve"> REF _Ref516570933 \h </w:instrText>
      </w:r>
      <w:r w:rsidR="004B2E7F" w:rsidRPr="004B2E7F">
        <w:rPr>
          <w:lang w:val="de-DE"/>
        </w:rPr>
      </w:r>
      <w:r w:rsidR="004B2E7F" w:rsidRPr="004B2E7F">
        <w:rPr>
          <w:lang w:val="de-DE"/>
        </w:rPr>
        <w:fldChar w:fldCharType="separate"/>
      </w:r>
      <w:r w:rsidR="00693A00" w:rsidRPr="00EF06A4">
        <w:rPr>
          <w:lang w:val="de-DE"/>
        </w:rPr>
        <w:t xml:space="preserve">Tabelle </w:t>
      </w:r>
      <w:r w:rsidR="00693A00" w:rsidRPr="00EF06A4">
        <w:rPr>
          <w:noProof/>
          <w:lang w:val="de-DE"/>
        </w:rPr>
        <w:t>2</w:t>
      </w:r>
      <w:r w:rsidR="004B2E7F" w:rsidRPr="004B2E7F">
        <w:rPr>
          <w:lang w:val="de-DE"/>
        </w:rPr>
        <w:fldChar w:fldCharType="end"/>
      </w:r>
      <w:r w:rsidR="004B2E7F" w:rsidRPr="004B2E7F">
        <w:rPr>
          <w:lang w:val="de-DE"/>
        </w:rPr>
        <w:t xml:space="preserve"> und </w:t>
      </w:r>
      <w:r w:rsidR="004B2E7F" w:rsidRPr="004B2E7F">
        <w:rPr>
          <w:lang w:val="de-DE"/>
        </w:rPr>
        <w:fldChar w:fldCharType="begin"/>
      </w:r>
      <w:r w:rsidR="004B2E7F" w:rsidRPr="004B2E7F">
        <w:rPr>
          <w:lang w:val="de-DE"/>
        </w:rPr>
        <w:instrText xml:space="preserve"> REF _Ref516570945 \h </w:instrText>
      </w:r>
      <w:r w:rsidR="004B2E7F" w:rsidRPr="004B2E7F">
        <w:rPr>
          <w:lang w:val="de-DE"/>
        </w:rPr>
      </w:r>
      <w:r w:rsidR="004B2E7F" w:rsidRPr="004B2E7F">
        <w:rPr>
          <w:lang w:val="de-DE"/>
        </w:rPr>
        <w:fldChar w:fldCharType="separate"/>
      </w:r>
      <w:r w:rsidR="00693A00" w:rsidRPr="00EF06A4">
        <w:rPr>
          <w:lang w:val="de-DE"/>
        </w:rPr>
        <w:t xml:space="preserve">Tabelle </w:t>
      </w:r>
      <w:r w:rsidR="00693A00" w:rsidRPr="00EF06A4">
        <w:rPr>
          <w:noProof/>
          <w:lang w:val="de-DE"/>
        </w:rPr>
        <w:t>3</w:t>
      </w:r>
      <w:r w:rsidR="004B2E7F" w:rsidRPr="004B2E7F">
        <w:rPr>
          <w:lang w:val="de-DE"/>
        </w:rPr>
        <w:fldChar w:fldCharType="end"/>
      </w:r>
      <w:r w:rsidR="004B2E7F" w:rsidRPr="004B2E7F">
        <w:rPr>
          <w:lang w:val="de-DE"/>
        </w:rPr>
        <w:t xml:space="preserve"> zeigen </w:t>
      </w:r>
      <w:r w:rsidRPr="004B2E7F">
        <w:rPr>
          <w:lang w:val="de-DE"/>
        </w:rPr>
        <w:t>eine Übersicht der clientseitigen Frameworks bezüglich der jeweiligen Vergleichskriterien:</w:t>
      </w:r>
    </w:p>
    <w:p w14:paraId="67CEB38D" w14:textId="7F648EB5" w:rsidR="00AF4BED" w:rsidRDefault="00AF4BED" w:rsidP="00212703">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814897" w:rsidRPr="00212703" w14:paraId="2A388B09" w14:textId="47A059B6" w:rsidTr="00814897">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175209AC" w14:textId="4F90AD67" w:rsidR="00814897" w:rsidRPr="00212703" w:rsidRDefault="00814897" w:rsidP="00814897">
            <w:pPr>
              <w:pStyle w:val="TextkrperEinzug"/>
              <w:ind w:left="3545" w:firstLine="0"/>
              <w:rPr>
                <w:lang w:val="de-DE"/>
              </w:rPr>
            </w:pPr>
            <w:r>
              <w:rPr>
                <w:lang w:val="de-DE"/>
              </w:rPr>
              <w:t>JavaScript-Frameworks</w:t>
            </w:r>
          </w:p>
        </w:tc>
      </w:tr>
      <w:tr w:rsidR="00814897" w:rsidRPr="00212703" w14:paraId="72C40AA7"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563AA059" w14:textId="77777777" w:rsidR="00814897" w:rsidRPr="00212703" w:rsidRDefault="00814897" w:rsidP="00974411">
            <w:pPr>
              <w:pStyle w:val="TextkrperEinzug"/>
              <w:ind w:firstLine="0"/>
              <w:rPr>
                <w:lang w:val="de-DE"/>
              </w:rPr>
            </w:pPr>
          </w:p>
        </w:tc>
        <w:tc>
          <w:tcPr>
            <w:tcW w:w="1985" w:type="dxa"/>
          </w:tcPr>
          <w:p w14:paraId="22266C7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React</w:t>
            </w:r>
          </w:p>
        </w:tc>
        <w:tc>
          <w:tcPr>
            <w:tcW w:w="1645" w:type="dxa"/>
          </w:tcPr>
          <w:p w14:paraId="371D08C6" w14:textId="7327AA9B"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Angular</w:t>
            </w:r>
            <w:r w:rsidRPr="00212703">
              <w:rPr>
                <w:lang w:val="de-DE"/>
              </w:rPr>
              <w:t xml:space="preserve"> </w:t>
            </w:r>
          </w:p>
        </w:tc>
        <w:tc>
          <w:tcPr>
            <w:tcW w:w="2869" w:type="dxa"/>
          </w:tcPr>
          <w:p w14:paraId="6FE65617"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Vue</w:t>
            </w:r>
          </w:p>
        </w:tc>
      </w:tr>
      <w:tr w:rsidR="00814897" w:rsidRPr="00212703" w14:paraId="449B3D4F"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D9941D" w14:textId="77777777" w:rsidR="00814897" w:rsidRPr="00212703" w:rsidRDefault="00814897" w:rsidP="00974411">
            <w:pPr>
              <w:pStyle w:val="TextkrperEinzug"/>
              <w:ind w:firstLine="0"/>
              <w:rPr>
                <w:lang w:val="de-DE"/>
              </w:rPr>
            </w:pPr>
            <w:r w:rsidRPr="00212703">
              <w:rPr>
                <w:lang w:val="de-DE"/>
              </w:rPr>
              <w:t>Lernkurve</w:t>
            </w:r>
          </w:p>
        </w:tc>
        <w:tc>
          <w:tcPr>
            <w:tcW w:w="1985" w:type="dxa"/>
          </w:tcPr>
          <w:p w14:paraId="671408A8"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c>
          <w:tcPr>
            <w:tcW w:w="1645" w:type="dxa"/>
          </w:tcPr>
          <w:p w14:paraId="069CF2FF" w14:textId="5C5EAF72"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4E22CB92"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r>
      <w:tr w:rsidR="00814897" w:rsidRPr="00212703" w14:paraId="417059E1"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128BD485" w14:textId="77777777" w:rsidR="00814897" w:rsidRPr="00212703" w:rsidRDefault="00814897" w:rsidP="00974411">
            <w:pPr>
              <w:pStyle w:val="TextkrperEinzug"/>
              <w:ind w:firstLine="0"/>
              <w:rPr>
                <w:lang w:val="de-DE"/>
              </w:rPr>
            </w:pPr>
            <w:r w:rsidRPr="00212703">
              <w:rPr>
                <w:lang w:val="de-DE"/>
              </w:rPr>
              <w:t>Kostenlose Variante</w:t>
            </w:r>
          </w:p>
        </w:tc>
        <w:tc>
          <w:tcPr>
            <w:tcW w:w="1985" w:type="dxa"/>
          </w:tcPr>
          <w:p w14:paraId="1964BD79"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1645" w:type="dxa"/>
          </w:tcPr>
          <w:p w14:paraId="48C5858D" w14:textId="65BB609E"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5CA14DB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814897" w:rsidRPr="00212703" w14:paraId="26DC4BB2"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E34DFC3" w14:textId="77777777" w:rsidR="00814897" w:rsidRPr="00212703" w:rsidRDefault="00814897" w:rsidP="00974411">
            <w:pPr>
              <w:pStyle w:val="TextkrperEinzug"/>
              <w:ind w:firstLine="0"/>
              <w:rPr>
                <w:lang w:val="de-DE"/>
              </w:rPr>
            </w:pPr>
            <w:r w:rsidRPr="00212703">
              <w:rPr>
                <w:lang w:val="de-DE"/>
              </w:rPr>
              <w:t>Kommunikationsprinzip</w:t>
            </w:r>
          </w:p>
        </w:tc>
        <w:tc>
          <w:tcPr>
            <w:tcW w:w="1985" w:type="dxa"/>
          </w:tcPr>
          <w:p w14:paraId="1D78F93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44FD3707" w14:textId="3DEF8C75"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4134DA0A"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814897" w:rsidRPr="00212703" w14:paraId="256E1FB4"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6C50B7A4" w14:textId="77777777" w:rsidR="00814897" w:rsidRPr="00212703" w:rsidRDefault="00814897" w:rsidP="00974411">
            <w:pPr>
              <w:pStyle w:val="TextkrperEinzug"/>
              <w:ind w:firstLine="0"/>
              <w:rPr>
                <w:lang w:val="de-DE"/>
              </w:rPr>
            </w:pPr>
            <w:r w:rsidRPr="00212703">
              <w:rPr>
                <w:lang w:val="de-DE"/>
              </w:rPr>
              <w:t>Kommunikationsmiddleware</w:t>
            </w:r>
          </w:p>
        </w:tc>
        <w:tc>
          <w:tcPr>
            <w:tcW w:w="1985" w:type="dxa"/>
          </w:tcPr>
          <w:p w14:paraId="6FA1EF7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326C5676" w14:textId="6426C9E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013DC98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1C683BCE"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CC30E4A" w14:textId="77777777" w:rsidR="00814897" w:rsidRPr="00212703" w:rsidRDefault="00814897" w:rsidP="00974411">
            <w:pPr>
              <w:pStyle w:val="TextkrperEinzug"/>
              <w:ind w:firstLine="0"/>
              <w:rPr>
                <w:lang w:val="de-DE"/>
              </w:rPr>
            </w:pPr>
            <w:r w:rsidRPr="00212703">
              <w:rPr>
                <w:lang w:val="de-DE"/>
              </w:rPr>
              <w:t>Sprachen</w:t>
            </w:r>
          </w:p>
        </w:tc>
        <w:tc>
          <w:tcPr>
            <w:tcW w:w="1985" w:type="dxa"/>
          </w:tcPr>
          <w:p w14:paraId="3207F4D1"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1645" w:type="dxa"/>
          </w:tcPr>
          <w:p w14:paraId="7647B7C9" w14:textId="51082D96"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38628D43"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814897" w:rsidRPr="00212703" w14:paraId="1CC0AA35"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CB0FB2" w14:textId="77777777" w:rsidR="00814897" w:rsidRPr="00212703" w:rsidRDefault="00814897" w:rsidP="00974411">
            <w:pPr>
              <w:pStyle w:val="TextkrperEinzug"/>
              <w:ind w:firstLine="0"/>
              <w:rPr>
                <w:lang w:val="de-DE"/>
              </w:rPr>
            </w:pPr>
            <w:r w:rsidRPr="00212703">
              <w:rPr>
                <w:lang w:val="de-DE"/>
              </w:rPr>
              <w:t>Eigene IDE</w:t>
            </w:r>
          </w:p>
        </w:tc>
        <w:tc>
          <w:tcPr>
            <w:tcW w:w="1985" w:type="dxa"/>
          </w:tcPr>
          <w:p w14:paraId="3A2612E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61B00FB1" w14:textId="70CF0A44"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A56E91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60E62D49" w14:textId="77777777" w:rsidTr="00814897">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264E70EC" w14:textId="77777777" w:rsidR="00814897" w:rsidRPr="00212703" w:rsidRDefault="00814897" w:rsidP="00974411">
            <w:pPr>
              <w:pStyle w:val="TextkrperEinzug"/>
              <w:ind w:firstLine="0"/>
              <w:rPr>
                <w:lang w:val="de-DE"/>
              </w:rPr>
            </w:pPr>
            <w:r w:rsidRPr="00212703">
              <w:rPr>
                <w:lang w:val="de-DE"/>
              </w:rPr>
              <w:t>Open-Source-Framework</w:t>
            </w:r>
          </w:p>
        </w:tc>
        <w:tc>
          <w:tcPr>
            <w:tcW w:w="1985" w:type="dxa"/>
          </w:tcPr>
          <w:p w14:paraId="2A4ED40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2D2885D4" w14:textId="42547201"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06A2F0D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814897" w:rsidRPr="00212703" w14:paraId="3C089456"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643C88" w14:textId="77777777" w:rsidR="00814897" w:rsidRPr="00212703" w:rsidRDefault="00814897" w:rsidP="00974411">
            <w:pPr>
              <w:pStyle w:val="TextkrperEinzug"/>
              <w:ind w:firstLine="0"/>
              <w:rPr>
                <w:lang w:val="de-DE"/>
              </w:rPr>
            </w:pPr>
            <w:r w:rsidRPr="00212703">
              <w:rPr>
                <w:lang w:val="de-DE"/>
              </w:rPr>
              <w:t>Lizenz</w:t>
            </w:r>
          </w:p>
        </w:tc>
        <w:tc>
          <w:tcPr>
            <w:tcW w:w="1985" w:type="dxa"/>
          </w:tcPr>
          <w:p w14:paraId="157326A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D9E3784" w14:textId="54BE5BA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9C4D04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7144D059"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302F6C67" w14:textId="77777777" w:rsidR="00814897" w:rsidRPr="00212703" w:rsidRDefault="00814897" w:rsidP="00974411">
            <w:pPr>
              <w:pStyle w:val="TextkrperEinzug"/>
              <w:ind w:firstLine="0"/>
              <w:rPr>
                <w:lang w:val="de-DE"/>
              </w:rPr>
            </w:pPr>
            <w:r w:rsidRPr="00212703">
              <w:rPr>
                <w:lang w:val="de-DE"/>
              </w:rPr>
              <w:t>Preis</w:t>
            </w:r>
          </w:p>
        </w:tc>
        <w:tc>
          <w:tcPr>
            <w:tcW w:w="1985" w:type="dxa"/>
          </w:tcPr>
          <w:p w14:paraId="265E77FF"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112E3D8B" w14:textId="1B2F70FF"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2869" w:type="dxa"/>
          </w:tcPr>
          <w:p w14:paraId="35FBB10C"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r>
      <w:tr w:rsidR="00814897" w:rsidRPr="00212703" w14:paraId="2EF7DDCE" w14:textId="77777777" w:rsidTr="00814897">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0A9CAA62" w14:textId="6CF4FD19" w:rsidR="00814897" w:rsidRPr="00212703" w:rsidRDefault="00814897" w:rsidP="00974411">
            <w:pPr>
              <w:pStyle w:val="TextkrperEinzug"/>
              <w:ind w:firstLine="0"/>
              <w:rPr>
                <w:lang w:val="de-DE"/>
              </w:rPr>
            </w:pPr>
            <w:r>
              <w:rPr>
                <w:lang w:val="de-DE"/>
              </w:rPr>
              <w:t>+vorhanden</w:t>
            </w:r>
          </w:p>
        </w:tc>
        <w:tc>
          <w:tcPr>
            <w:tcW w:w="3630" w:type="dxa"/>
            <w:gridSpan w:val="2"/>
          </w:tcPr>
          <w:p w14:paraId="6E151258" w14:textId="3F689A5C" w:rsidR="00814897" w:rsidRDefault="00814897" w:rsidP="00814897">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77F9EA6D" w14:textId="219BF096" w:rsidR="00814897" w:rsidRPr="00212703" w:rsidRDefault="00814897" w:rsidP="009B5F9D">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4FC3C2B2" w14:textId="7AF0716B" w:rsidR="00AF4BED" w:rsidRPr="0041111C" w:rsidRDefault="009B5F9D" w:rsidP="009B5F9D">
      <w:pPr>
        <w:pStyle w:val="Beschriftung"/>
        <w:jc w:val="left"/>
      </w:pPr>
      <w:bookmarkStart w:id="176" w:name="_Ref516570933"/>
      <w:bookmarkStart w:id="177" w:name="_Toc521311655"/>
      <w:r>
        <w:t xml:space="preserve">Tabelle </w:t>
      </w:r>
      <w:fldSimple w:instr=" SEQ Tabelle \* ARABIC ">
        <w:r w:rsidR="00693A00">
          <w:rPr>
            <w:noProof/>
          </w:rPr>
          <w:t>2</w:t>
        </w:r>
      </w:fldSimple>
      <w:bookmarkEnd w:id="176"/>
      <w:r>
        <w:t>: Vergleichstabelle für JavaS</w:t>
      </w:r>
      <w:r w:rsidRPr="008C2C65">
        <w:t>cript-Framework</w:t>
      </w:r>
      <w:bookmarkEnd w:id="177"/>
    </w:p>
    <w:p w14:paraId="1923823F" w14:textId="0EF7ECB1" w:rsidR="00DF5747" w:rsidRDefault="00DF5747">
      <w:pPr>
        <w:rPr>
          <w:rFonts w:cs="CMR12"/>
          <w:b w:val="0"/>
          <w:sz w:val="24"/>
        </w:rPr>
      </w:pPr>
      <w:r>
        <w:br w:type="page"/>
      </w:r>
    </w:p>
    <w:p w14:paraId="58400DFA" w14:textId="77777777" w:rsidR="00B66996" w:rsidRDefault="00B66996" w:rsidP="000121AE">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9B5F9D" w:rsidRPr="00212703" w14:paraId="16CCD0AC" w14:textId="77777777" w:rsidTr="00974411">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5B423A8B" w14:textId="4C273B27" w:rsidR="009B5F9D" w:rsidRPr="00212703" w:rsidRDefault="009B5F9D" w:rsidP="009B5F9D">
            <w:pPr>
              <w:pStyle w:val="TextkrperEinzug"/>
              <w:ind w:left="3545" w:firstLine="0"/>
              <w:rPr>
                <w:lang w:val="de-DE"/>
              </w:rPr>
            </w:pPr>
            <w:r>
              <w:rPr>
                <w:lang w:val="de-DE"/>
              </w:rPr>
              <w:t>UI-Bibliotheken</w:t>
            </w:r>
          </w:p>
        </w:tc>
      </w:tr>
      <w:tr w:rsidR="009B5F9D" w:rsidRPr="00212703" w14:paraId="0DB7E5F8"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4A6E18B8" w14:textId="77777777" w:rsidR="009B5F9D" w:rsidRPr="00212703" w:rsidRDefault="009B5F9D" w:rsidP="00974411">
            <w:pPr>
              <w:pStyle w:val="TextkrperEinzug"/>
              <w:ind w:firstLine="0"/>
              <w:rPr>
                <w:lang w:val="de-DE"/>
              </w:rPr>
            </w:pPr>
          </w:p>
        </w:tc>
        <w:tc>
          <w:tcPr>
            <w:tcW w:w="1985" w:type="dxa"/>
          </w:tcPr>
          <w:p w14:paraId="7CB73A8F" w14:textId="2F8CEA2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SAPUI5</w:t>
            </w:r>
          </w:p>
        </w:tc>
        <w:tc>
          <w:tcPr>
            <w:tcW w:w="1645" w:type="dxa"/>
          </w:tcPr>
          <w:p w14:paraId="1C4E797C" w14:textId="75BC6EB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GoJ</w:t>
            </w:r>
            <w:r>
              <w:rPr>
                <w:b/>
                <w:lang w:val="de-DE"/>
              </w:rPr>
              <w:t>S</w:t>
            </w:r>
          </w:p>
        </w:tc>
        <w:tc>
          <w:tcPr>
            <w:tcW w:w="2869" w:type="dxa"/>
          </w:tcPr>
          <w:p w14:paraId="09975581" w14:textId="1CEA6252"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Kendo</w:t>
            </w:r>
            <w:r>
              <w:rPr>
                <w:b/>
                <w:lang w:val="de-DE"/>
              </w:rPr>
              <w:t xml:space="preserve"> </w:t>
            </w:r>
            <w:r w:rsidRPr="00212703">
              <w:rPr>
                <w:b/>
                <w:lang w:val="de-DE"/>
              </w:rPr>
              <w:t>UI</w:t>
            </w:r>
          </w:p>
        </w:tc>
      </w:tr>
      <w:tr w:rsidR="009B5F9D" w:rsidRPr="00212703" w14:paraId="16231BC3"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2FE2618" w14:textId="77777777" w:rsidR="009B5F9D" w:rsidRPr="00212703" w:rsidRDefault="009B5F9D" w:rsidP="00974411">
            <w:pPr>
              <w:pStyle w:val="TextkrperEinzug"/>
              <w:ind w:firstLine="0"/>
              <w:rPr>
                <w:lang w:val="de-DE"/>
              </w:rPr>
            </w:pPr>
            <w:r w:rsidRPr="00212703">
              <w:rPr>
                <w:lang w:val="de-DE"/>
              </w:rPr>
              <w:t>Lernkurve</w:t>
            </w:r>
          </w:p>
        </w:tc>
        <w:tc>
          <w:tcPr>
            <w:tcW w:w="1985" w:type="dxa"/>
          </w:tcPr>
          <w:p w14:paraId="4B08601A" w14:textId="272009D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c>
          <w:tcPr>
            <w:tcW w:w="1645" w:type="dxa"/>
          </w:tcPr>
          <w:p w14:paraId="1B5BA92D"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2675F41F" w14:textId="7FBB62AA"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r>
      <w:tr w:rsidR="009B5F9D" w:rsidRPr="00212703" w14:paraId="6830EF3E"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5BECBACA" w14:textId="77777777" w:rsidR="009B5F9D" w:rsidRPr="00212703" w:rsidRDefault="009B5F9D" w:rsidP="00974411">
            <w:pPr>
              <w:pStyle w:val="TextkrperEinzug"/>
              <w:ind w:firstLine="0"/>
              <w:rPr>
                <w:lang w:val="de-DE"/>
              </w:rPr>
            </w:pPr>
            <w:r w:rsidRPr="00212703">
              <w:rPr>
                <w:lang w:val="de-DE"/>
              </w:rPr>
              <w:t>Kostenlose Variante</w:t>
            </w:r>
          </w:p>
        </w:tc>
        <w:tc>
          <w:tcPr>
            <w:tcW w:w="1985" w:type="dxa"/>
          </w:tcPr>
          <w:p w14:paraId="23C6C501" w14:textId="4FC00ABC"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645" w:type="dxa"/>
          </w:tcPr>
          <w:p w14:paraId="1B80873D" w14:textId="3E28FF5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2869" w:type="dxa"/>
          </w:tcPr>
          <w:p w14:paraId="2CD0FAC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9B5F9D" w:rsidRPr="00212703" w14:paraId="37292BC5"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385706A6" w14:textId="77777777" w:rsidR="009B5F9D" w:rsidRPr="00212703" w:rsidRDefault="009B5F9D" w:rsidP="00974411">
            <w:pPr>
              <w:pStyle w:val="TextkrperEinzug"/>
              <w:ind w:firstLine="0"/>
              <w:rPr>
                <w:lang w:val="de-DE"/>
              </w:rPr>
            </w:pPr>
            <w:r w:rsidRPr="00212703">
              <w:rPr>
                <w:lang w:val="de-DE"/>
              </w:rPr>
              <w:t>Kommunikationsprinzip</w:t>
            </w:r>
          </w:p>
        </w:tc>
        <w:tc>
          <w:tcPr>
            <w:tcW w:w="1985" w:type="dxa"/>
          </w:tcPr>
          <w:p w14:paraId="7DA6E212" w14:textId="653E7CCB"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k.A</w:t>
            </w:r>
          </w:p>
        </w:tc>
        <w:tc>
          <w:tcPr>
            <w:tcW w:w="1645" w:type="dxa"/>
          </w:tcPr>
          <w:p w14:paraId="063BCF98"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3F97A1D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9B5F9D" w:rsidRPr="00212703" w14:paraId="3D6F063A"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4180FCE8" w14:textId="77777777" w:rsidR="009B5F9D" w:rsidRPr="00212703" w:rsidRDefault="009B5F9D" w:rsidP="00974411">
            <w:pPr>
              <w:pStyle w:val="TextkrperEinzug"/>
              <w:ind w:firstLine="0"/>
              <w:rPr>
                <w:lang w:val="de-DE"/>
              </w:rPr>
            </w:pPr>
            <w:r w:rsidRPr="00212703">
              <w:rPr>
                <w:lang w:val="de-DE"/>
              </w:rPr>
              <w:t>Kommunikationsmiddleware</w:t>
            </w:r>
          </w:p>
        </w:tc>
        <w:tc>
          <w:tcPr>
            <w:tcW w:w="1985" w:type="dxa"/>
          </w:tcPr>
          <w:p w14:paraId="0C73300B" w14:textId="7F0518CA"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k.A</w:t>
            </w:r>
          </w:p>
        </w:tc>
        <w:tc>
          <w:tcPr>
            <w:tcW w:w="1645" w:type="dxa"/>
          </w:tcPr>
          <w:p w14:paraId="3A06CEB8"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2352F9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587453F3"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674EA128" w14:textId="77777777" w:rsidR="009B5F9D" w:rsidRPr="00212703" w:rsidRDefault="009B5F9D" w:rsidP="00974411">
            <w:pPr>
              <w:pStyle w:val="TextkrperEinzug"/>
              <w:ind w:firstLine="0"/>
              <w:rPr>
                <w:lang w:val="de-DE"/>
              </w:rPr>
            </w:pPr>
            <w:r w:rsidRPr="00212703">
              <w:rPr>
                <w:lang w:val="de-DE"/>
              </w:rPr>
              <w:t>Sprachen</w:t>
            </w:r>
          </w:p>
        </w:tc>
        <w:tc>
          <w:tcPr>
            <w:tcW w:w="1985" w:type="dxa"/>
          </w:tcPr>
          <w:p w14:paraId="4E895D50" w14:textId="5A835AAB"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c>
          <w:tcPr>
            <w:tcW w:w="1645" w:type="dxa"/>
          </w:tcPr>
          <w:p w14:paraId="06CDA17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19B88FE0"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9B5F9D" w:rsidRPr="00212703" w14:paraId="7B61E019"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01C56760" w14:textId="77777777" w:rsidR="009B5F9D" w:rsidRPr="00212703" w:rsidRDefault="009B5F9D" w:rsidP="00974411">
            <w:pPr>
              <w:pStyle w:val="TextkrperEinzug"/>
              <w:ind w:firstLine="0"/>
              <w:rPr>
                <w:lang w:val="de-DE"/>
              </w:rPr>
            </w:pPr>
            <w:r w:rsidRPr="00212703">
              <w:rPr>
                <w:lang w:val="de-DE"/>
              </w:rPr>
              <w:t>Eigene IDE</w:t>
            </w:r>
          </w:p>
        </w:tc>
        <w:tc>
          <w:tcPr>
            <w:tcW w:w="1985" w:type="dxa"/>
          </w:tcPr>
          <w:p w14:paraId="0D1B760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18C1EE5" w14:textId="1F468D2B" w:rsidR="009B5F9D" w:rsidRPr="00212703" w:rsidRDefault="004B2E7F"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2869" w:type="dxa"/>
          </w:tcPr>
          <w:p w14:paraId="278A300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66FFADA8" w14:textId="77777777" w:rsidTr="00974411">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74DF1192" w14:textId="77777777" w:rsidR="009B5F9D" w:rsidRPr="00212703" w:rsidRDefault="009B5F9D" w:rsidP="00974411">
            <w:pPr>
              <w:pStyle w:val="TextkrperEinzug"/>
              <w:ind w:firstLine="0"/>
              <w:rPr>
                <w:lang w:val="de-DE"/>
              </w:rPr>
            </w:pPr>
            <w:r w:rsidRPr="00212703">
              <w:rPr>
                <w:lang w:val="de-DE"/>
              </w:rPr>
              <w:t>Open-Source-Framework</w:t>
            </w:r>
          </w:p>
        </w:tc>
        <w:tc>
          <w:tcPr>
            <w:tcW w:w="1985" w:type="dxa"/>
          </w:tcPr>
          <w:p w14:paraId="2CB1FCDC" w14:textId="63E59B2C"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645" w:type="dxa"/>
          </w:tcPr>
          <w:p w14:paraId="433E5046" w14:textId="19B37FE9"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2869" w:type="dxa"/>
          </w:tcPr>
          <w:p w14:paraId="489A6ACA"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9B5F9D" w:rsidRPr="00212703" w14:paraId="60BDDF22"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B603E8" w14:textId="77777777" w:rsidR="009B5F9D" w:rsidRPr="00212703" w:rsidRDefault="009B5F9D" w:rsidP="00974411">
            <w:pPr>
              <w:pStyle w:val="TextkrperEinzug"/>
              <w:ind w:firstLine="0"/>
              <w:rPr>
                <w:lang w:val="de-DE"/>
              </w:rPr>
            </w:pPr>
            <w:r w:rsidRPr="00212703">
              <w:rPr>
                <w:lang w:val="de-DE"/>
              </w:rPr>
              <w:t>Lizenz</w:t>
            </w:r>
          </w:p>
        </w:tc>
        <w:tc>
          <w:tcPr>
            <w:tcW w:w="1985" w:type="dxa"/>
          </w:tcPr>
          <w:p w14:paraId="56C0E17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4096EB73"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78D3645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4B2E7F" w:rsidRPr="00212703" w14:paraId="7759C186"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F2600BA" w14:textId="77777777" w:rsidR="004B2E7F" w:rsidRPr="00212703" w:rsidRDefault="004B2E7F" w:rsidP="004B2E7F">
            <w:pPr>
              <w:pStyle w:val="TextkrperEinzug"/>
              <w:ind w:firstLine="0"/>
              <w:rPr>
                <w:lang w:val="de-DE"/>
              </w:rPr>
            </w:pPr>
            <w:r w:rsidRPr="00212703">
              <w:rPr>
                <w:lang w:val="de-DE"/>
              </w:rPr>
              <w:t>Preis</w:t>
            </w:r>
          </w:p>
        </w:tc>
        <w:tc>
          <w:tcPr>
            <w:tcW w:w="1985" w:type="dxa"/>
          </w:tcPr>
          <w:p w14:paraId="1FF6D68F" w14:textId="77777777"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5B91F082" w14:textId="77BC7509"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2995 US-$ pro Jahre</w:t>
            </w:r>
          </w:p>
        </w:tc>
        <w:tc>
          <w:tcPr>
            <w:tcW w:w="2869" w:type="dxa"/>
          </w:tcPr>
          <w:p w14:paraId="08C48CC9" w14:textId="34F72E54"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899 US-$ pro Jahr</w:t>
            </w:r>
          </w:p>
        </w:tc>
      </w:tr>
      <w:tr w:rsidR="004B2E7F" w:rsidRPr="00212703" w14:paraId="30B68D1C" w14:textId="77777777" w:rsidTr="00974411">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49622EF6" w14:textId="77777777" w:rsidR="004B2E7F" w:rsidRPr="00212703" w:rsidRDefault="004B2E7F" w:rsidP="004B2E7F">
            <w:pPr>
              <w:pStyle w:val="TextkrperEinzug"/>
              <w:ind w:firstLine="0"/>
              <w:rPr>
                <w:lang w:val="de-DE"/>
              </w:rPr>
            </w:pPr>
            <w:r>
              <w:rPr>
                <w:lang w:val="de-DE"/>
              </w:rPr>
              <w:t>+vorhanden</w:t>
            </w:r>
          </w:p>
        </w:tc>
        <w:tc>
          <w:tcPr>
            <w:tcW w:w="3630" w:type="dxa"/>
            <w:gridSpan w:val="2"/>
          </w:tcPr>
          <w:p w14:paraId="56B061D1" w14:textId="77777777" w:rsidR="004B2E7F" w:rsidRDefault="004B2E7F" w:rsidP="004B2E7F">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47A56F95" w14:textId="77777777" w:rsidR="004B2E7F" w:rsidRPr="00212703" w:rsidRDefault="004B2E7F" w:rsidP="004B2E7F">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6122AC49" w14:textId="675BF1D3" w:rsidR="009B5F9D" w:rsidRDefault="009B5F9D" w:rsidP="009B5F9D">
      <w:pPr>
        <w:pStyle w:val="Beschriftung"/>
        <w:jc w:val="left"/>
      </w:pPr>
      <w:bookmarkStart w:id="178" w:name="_Ref516570945"/>
      <w:bookmarkStart w:id="179" w:name="_Toc521311656"/>
      <w:r>
        <w:t xml:space="preserve">Tabelle </w:t>
      </w:r>
      <w:fldSimple w:instr=" SEQ Tabelle \* ARABIC ">
        <w:r w:rsidR="00693A00">
          <w:rPr>
            <w:noProof/>
          </w:rPr>
          <w:t>3</w:t>
        </w:r>
      </w:fldSimple>
      <w:bookmarkEnd w:id="178"/>
      <w:r>
        <w:t xml:space="preserve">: </w:t>
      </w:r>
      <w:r w:rsidRPr="000C23FF">
        <w:t>Vergleichstabelle für UI-Bibliotheken</w:t>
      </w:r>
      <w:bookmarkEnd w:id="179"/>
      <w:r w:rsidRPr="000C23FF">
        <w:t xml:space="preserve"> </w:t>
      </w:r>
    </w:p>
    <w:p w14:paraId="4BAE0C17" w14:textId="77777777" w:rsidR="009B5F9D" w:rsidRPr="00212703" w:rsidRDefault="009B5F9D" w:rsidP="000121AE">
      <w:pPr>
        <w:pStyle w:val="TextkrperEinzug"/>
        <w:ind w:firstLine="0"/>
        <w:rPr>
          <w:lang w:val="de-DE"/>
        </w:rPr>
      </w:pPr>
    </w:p>
    <w:p w14:paraId="44015749" w14:textId="5556DBE5" w:rsidR="003C0C70" w:rsidRDefault="00B66996" w:rsidP="00075BB7">
      <w:pPr>
        <w:pStyle w:val="TextkrperEinzug"/>
        <w:ind w:firstLine="0"/>
        <w:rPr>
          <w:lang w:val="de-DE"/>
        </w:rPr>
      </w:pPr>
      <w:r w:rsidRPr="00212703">
        <w:rPr>
          <w:lang w:val="de-DE"/>
        </w:rPr>
        <w:t>Für die Umsetzung des Topology</w:t>
      </w:r>
      <w:r w:rsidR="00AF4BED">
        <w:rPr>
          <w:lang w:val="de-DE"/>
        </w:rPr>
        <w:t>-</w:t>
      </w:r>
      <w:r w:rsidRPr="00212703">
        <w:rPr>
          <w:lang w:val="de-DE"/>
        </w:rPr>
        <w:t xml:space="preserve">Editor wird das Framework Angular </w:t>
      </w:r>
      <w:r w:rsidR="004B2E7F">
        <w:rPr>
          <w:lang w:val="de-DE"/>
        </w:rPr>
        <w:t xml:space="preserve">in Kombination mit GoJS </w:t>
      </w:r>
      <w:r w:rsidRPr="00212703">
        <w:rPr>
          <w:lang w:val="de-DE"/>
        </w:rPr>
        <w:t>ausgewählt. Im Vergleich mit den anderen Optionen ist bei diesem Framework a</w:t>
      </w:r>
      <w:r w:rsidR="00405DED">
        <w:rPr>
          <w:lang w:val="de-DE"/>
        </w:rPr>
        <w:t>m</w:t>
      </w:r>
      <w:r w:rsidRPr="00212703">
        <w:rPr>
          <w:lang w:val="de-DE"/>
        </w:rPr>
        <w:t xml:space="preserve"> gering</w:t>
      </w:r>
      <w:r w:rsidR="00405DED">
        <w:rPr>
          <w:lang w:val="de-DE"/>
        </w:rPr>
        <w:t>st</w:t>
      </w:r>
      <w:r w:rsidRPr="00212703">
        <w:rPr>
          <w:lang w:val="de-DE"/>
        </w:rPr>
        <w:t>en plattformspezifischer Code notwendig und der Quellcode kann mit vergleichsweise geringen Redundanzen für alle Plattformen verwendet werden. Darüber hinaus ermöglicht es, wartbare Anwendungen zu erstellen. Spezifisches Wissen über diese</w:t>
      </w:r>
      <w:r w:rsidR="00E24E84">
        <w:rPr>
          <w:lang w:val="de-DE"/>
        </w:rPr>
        <w:t>s</w:t>
      </w:r>
      <w:r w:rsidRPr="00212703">
        <w:rPr>
          <w:lang w:val="de-DE"/>
        </w:rPr>
        <w:t xml:space="preserve"> Framework ist nur in geringe</w:t>
      </w:r>
      <w:r w:rsidR="00405DED">
        <w:rPr>
          <w:lang w:val="de-DE"/>
        </w:rPr>
        <w:t>m</w:t>
      </w:r>
      <w:r w:rsidRPr="00212703">
        <w:rPr>
          <w:lang w:val="de-DE"/>
        </w:rPr>
        <w:t xml:space="preserve"> Maße notwendig, da vorhandenes Wissen aus dem Bereich der Webtechnologie angewendet werden kann, ohne ein Konzept zu erlernen. Die Firma Hilscher hat schon mal das Framework benutzt, um ein Web-Diagnose-Tool (Siehe Abbildung 8) zu entwickeln.</w:t>
      </w:r>
    </w:p>
    <w:p w14:paraId="722BB3C7" w14:textId="33199297" w:rsidR="00AF4BED" w:rsidRDefault="000121AE" w:rsidP="00405DED">
      <w:pPr>
        <w:pStyle w:val="TextkrperEinzug"/>
        <w:ind w:firstLine="576"/>
        <w:rPr>
          <w:lang w:val="de-DE"/>
        </w:rPr>
      </w:pPr>
      <w:r w:rsidRPr="00212703">
        <w:rPr>
          <w:lang w:val="de-DE"/>
        </w:rPr>
        <w:t xml:space="preserve">In der Praxis stellen die Frameworks eine Steigerung der Produktivität dar, </w:t>
      </w:r>
      <w:r w:rsidR="00405DED">
        <w:rPr>
          <w:lang w:val="de-DE"/>
        </w:rPr>
        <w:t>ermöglichen schnelle Produktentwicklung und deren Markteinführung.</w:t>
      </w:r>
      <w:r w:rsidRPr="00212703">
        <w:rPr>
          <w:lang w:val="de-DE"/>
        </w:rPr>
        <w:t xml:space="preserve"> </w:t>
      </w:r>
    </w:p>
    <w:p w14:paraId="05F867E9" w14:textId="1ABA0004" w:rsidR="00AF4BED" w:rsidRDefault="00AF4BED" w:rsidP="00075BB7">
      <w:pPr>
        <w:pStyle w:val="TextkrperEinzug"/>
        <w:ind w:firstLine="0"/>
        <w:rPr>
          <w:lang w:val="de-DE"/>
        </w:rPr>
      </w:pPr>
    </w:p>
    <w:p w14:paraId="0E1614EB" w14:textId="4930B1E5" w:rsidR="00CC63CC" w:rsidRPr="00212703" w:rsidRDefault="00D41B57" w:rsidP="00554BD4">
      <w:pPr>
        <w:pStyle w:val="berschrift2"/>
        <w:rPr>
          <w:lang w:val="en-US"/>
        </w:rPr>
      </w:pPr>
      <w:bookmarkStart w:id="180" w:name="_Toc517096388"/>
      <w:bookmarkStart w:id="181" w:name="_Ref519845023"/>
      <w:bookmarkStart w:id="182" w:name="_Toc521311625"/>
      <w:r w:rsidRPr="00212703">
        <w:rPr>
          <w:lang w:val="en-US"/>
        </w:rPr>
        <w:t>Bootstrap</w:t>
      </w:r>
      <w:bookmarkEnd w:id="180"/>
      <w:bookmarkEnd w:id="181"/>
      <w:bookmarkEnd w:id="182"/>
      <w:r w:rsidR="003A519E" w:rsidRPr="00212703">
        <w:rPr>
          <w:lang w:val="en-US"/>
        </w:rPr>
        <w:t xml:space="preserve"> </w:t>
      </w:r>
    </w:p>
    <w:p w14:paraId="203DB6C4" w14:textId="4A112880" w:rsidR="003C0C70" w:rsidRDefault="00BF0976" w:rsidP="00BF0976">
      <w:pPr>
        <w:pStyle w:val="TextkrperEinzug"/>
        <w:ind w:firstLine="0"/>
        <w:rPr>
          <w:lang w:val="de-DE"/>
        </w:rPr>
      </w:pPr>
      <w:r w:rsidRPr="00212703">
        <w:rPr>
          <w:lang w:val="de-DE"/>
        </w:rPr>
        <w:t>Bootstrap</w:t>
      </w:r>
      <w:r w:rsidR="00350D10">
        <w:rPr>
          <w:lang w:val="de-DE"/>
        </w:rPr>
        <w:fldChar w:fldCharType="begin"/>
      </w:r>
      <w:r w:rsidR="00350D10" w:rsidRPr="00350D10">
        <w:rPr>
          <w:lang w:val="de-DE"/>
        </w:rPr>
        <w:instrText xml:space="preserve"> XE "</w:instrText>
      </w:r>
      <w:r w:rsidR="00350D10" w:rsidRPr="005B5149">
        <w:rPr>
          <w:lang w:val="de-DE"/>
        </w:rPr>
        <w:instrText>Bootstrap</w:instrText>
      </w:r>
      <w:r w:rsidR="00350D10" w:rsidRPr="00350D10">
        <w:rPr>
          <w:lang w:val="de-DE"/>
        </w:rPr>
        <w:instrText xml:space="preserve">" </w:instrText>
      </w:r>
      <w:r w:rsidR="00350D10">
        <w:rPr>
          <w:lang w:val="de-DE"/>
        </w:rPr>
        <w:fldChar w:fldCharType="end"/>
      </w:r>
      <w:sdt>
        <w:sdtPr>
          <w:rPr>
            <w:lang w:val="de-DE"/>
          </w:rPr>
          <w:id w:val="905419854"/>
          <w:citation/>
        </w:sdtPr>
        <w:sdtContent>
          <w:r w:rsidR="00C7037C">
            <w:rPr>
              <w:lang w:val="de-DE"/>
            </w:rPr>
            <w:fldChar w:fldCharType="begin"/>
          </w:r>
          <w:r w:rsidR="00C7037C">
            <w:rPr>
              <w:lang w:val="de-DE"/>
            </w:rPr>
            <w:instrText xml:space="preserve"> CITATION Twi10 \l 1031 </w:instrText>
          </w:r>
          <w:r w:rsidR="00C7037C">
            <w:rPr>
              <w:lang w:val="de-DE"/>
            </w:rPr>
            <w:fldChar w:fldCharType="separate"/>
          </w:r>
          <w:r w:rsidR="006A6C0A">
            <w:rPr>
              <w:noProof/>
              <w:lang w:val="de-DE"/>
            </w:rPr>
            <w:t xml:space="preserve"> (Twitter, 2010)</w:t>
          </w:r>
          <w:r w:rsidR="00C7037C">
            <w:rPr>
              <w:lang w:val="de-DE"/>
            </w:rPr>
            <w:fldChar w:fldCharType="end"/>
          </w:r>
        </w:sdtContent>
      </w:sdt>
      <w:r w:rsidRPr="00212703">
        <w:rPr>
          <w:lang w:val="de-DE"/>
        </w:rPr>
        <w:t xml:space="preserve"> ist ein Open</w:t>
      </w:r>
      <w:r w:rsidR="006B2879">
        <w:rPr>
          <w:lang w:val="de-DE"/>
        </w:rPr>
        <w:t>-</w:t>
      </w:r>
      <w:r w:rsidRPr="00212703">
        <w:rPr>
          <w:lang w:val="de-DE"/>
        </w:rPr>
        <w:t>Source Framework, das zur Darstellung von Benutzeroberflächen in einem Web-Browser verwendet wird.</w:t>
      </w:r>
    </w:p>
    <w:p w14:paraId="2588C6F9" w14:textId="0F32F4D7" w:rsidR="003C0C70" w:rsidRDefault="00BF0976" w:rsidP="003C0C70">
      <w:pPr>
        <w:pStyle w:val="TextkrperEinzug"/>
        <w:rPr>
          <w:lang w:val="de-DE"/>
        </w:rPr>
      </w:pPr>
      <w:r w:rsidRPr="00212703">
        <w:rPr>
          <w:lang w:val="de-DE"/>
        </w:rPr>
        <w:t xml:space="preserve">Es erleichtert die Auswahl der Komponenten einer Website und </w:t>
      </w:r>
      <w:r w:rsidR="00405DED" w:rsidRPr="00212703">
        <w:rPr>
          <w:lang w:val="de-DE"/>
        </w:rPr>
        <w:t xml:space="preserve">berücksichtigt </w:t>
      </w:r>
      <w:r w:rsidRPr="00212703">
        <w:rPr>
          <w:lang w:val="de-DE"/>
        </w:rPr>
        <w:t>dabei die technischen Anforderungen von verschiedenen Geräten (Smartphones, Desktops, Tablets)</w:t>
      </w:r>
      <w:r w:rsidR="00405DED">
        <w:rPr>
          <w:lang w:val="de-DE"/>
        </w:rPr>
        <w:t>. D</w:t>
      </w:r>
      <w:r w:rsidRPr="00212703">
        <w:rPr>
          <w:lang w:val="de-DE"/>
        </w:rPr>
        <w:t xml:space="preserve">arüber hinaus </w:t>
      </w:r>
      <w:r w:rsidR="00405DED">
        <w:rPr>
          <w:lang w:val="de-DE"/>
        </w:rPr>
        <w:t>bietet</w:t>
      </w:r>
      <w:r w:rsidR="00405DED" w:rsidRPr="00212703">
        <w:rPr>
          <w:lang w:val="de-DE"/>
        </w:rPr>
        <w:t xml:space="preserve"> </w:t>
      </w:r>
      <w:r w:rsidRPr="00212703">
        <w:rPr>
          <w:lang w:val="de-DE"/>
        </w:rPr>
        <w:t>das Framework eine solide Grundlage für verschiedene Browseranwendungen.</w:t>
      </w:r>
    </w:p>
    <w:p w14:paraId="19A3EA6E" w14:textId="6C7EC411" w:rsidR="00BF0976" w:rsidRPr="00212703" w:rsidRDefault="00BF0976" w:rsidP="003C0C70">
      <w:pPr>
        <w:pStyle w:val="TextkrperEinzug"/>
        <w:rPr>
          <w:lang w:val="de-DE"/>
        </w:rPr>
      </w:pPr>
      <w:r w:rsidRPr="00212703">
        <w:rPr>
          <w:lang w:val="de-DE"/>
        </w:rPr>
        <w:t>Die Idee hinter dem Framework ist, die Designer und die Entwickler auf einen gemeinsamen Nenner zu</w:t>
      </w:r>
      <w:r w:rsidR="00405DED">
        <w:rPr>
          <w:lang w:val="de-DE"/>
        </w:rPr>
        <w:t xml:space="preserve"> </w:t>
      </w:r>
      <w:r w:rsidRPr="00212703">
        <w:rPr>
          <w:lang w:val="de-DE"/>
        </w:rPr>
        <w:t>bringen</w:t>
      </w:r>
      <w:r w:rsidR="00405DED">
        <w:rPr>
          <w:lang w:val="de-DE"/>
        </w:rPr>
        <w:t>.</w:t>
      </w:r>
    </w:p>
    <w:p w14:paraId="683774F0" w14:textId="77777777" w:rsidR="003C0C70" w:rsidRDefault="00BF0976" w:rsidP="009674C5">
      <w:pPr>
        <w:pStyle w:val="TextkrperEinzug"/>
        <w:rPr>
          <w:lang w:val="de-DE"/>
        </w:rPr>
      </w:pPr>
      <w:r w:rsidRPr="00212703">
        <w:rPr>
          <w:lang w:val="de-DE"/>
        </w:rPr>
        <w:t>Bootstrap wurde mit Augenmerk auf HTML5 und CSS3 entwickelt, um so von den aktuellsten Funktionsweisen profitieren zu können, deutlich wird dies beispielsweise bei den in CSS3 eingeführten Eigenschaften für abgerundete Ecke</w:t>
      </w:r>
      <w:r w:rsidR="003C0C70">
        <w:rPr>
          <w:lang w:val="de-DE"/>
        </w:rPr>
        <w:t>n, Farbverläufen und Schatten.</w:t>
      </w:r>
    </w:p>
    <w:p w14:paraId="701346CC" w14:textId="6481F240" w:rsidR="00BF0976" w:rsidRPr="00212703" w:rsidRDefault="00BF0976" w:rsidP="003C0C70">
      <w:pPr>
        <w:pStyle w:val="TextkrperEinzug"/>
        <w:rPr>
          <w:lang w:val="de-DE"/>
        </w:rPr>
      </w:pPr>
      <w:r w:rsidRPr="00212703">
        <w:rPr>
          <w:lang w:val="de-DE"/>
        </w:rPr>
        <w:lastRenderedPageBreak/>
        <w:t>Bootstrap ist relativ einfach aufgebaut. Sein Kern besteht aus verschiedenen Stylesheets, welche die im Framework vorhandenen Komponenten einbeziehen. Über das zentrale Konfigurationsstylesheet können weitere Anpassungen vorgenommen werden.</w:t>
      </w:r>
    </w:p>
    <w:p w14:paraId="3A6B2B18" w14:textId="77777777" w:rsidR="006B2879" w:rsidRDefault="006B2879" w:rsidP="006B2879">
      <w:pPr>
        <w:pStyle w:val="TextkrperEinzug"/>
        <w:ind w:firstLine="0"/>
        <w:rPr>
          <w:lang w:val="de-DE"/>
        </w:rPr>
      </w:pPr>
    </w:p>
    <w:p w14:paraId="1C9D6748" w14:textId="333CB150" w:rsidR="006B2879" w:rsidRPr="006B2879" w:rsidRDefault="00BF0976" w:rsidP="006B2879">
      <w:pPr>
        <w:pStyle w:val="TextkrperEinzug"/>
        <w:ind w:firstLine="0"/>
        <w:rPr>
          <w:b/>
          <w:lang w:val="de-DE"/>
        </w:rPr>
      </w:pPr>
      <w:r w:rsidRPr="006B2879">
        <w:rPr>
          <w:b/>
          <w:lang w:val="de-DE"/>
        </w:rPr>
        <w:t xml:space="preserve">Vorteile: </w:t>
      </w:r>
    </w:p>
    <w:p w14:paraId="2E8FFAEB" w14:textId="6DA4A72C" w:rsidR="00BF0976" w:rsidRPr="00212703" w:rsidRDefault="00BF0976" w:rsidP="008C7A6B">
      <w:pPr>
        <w:pStyle w:val="TextkrperEinzug"/>
        <w:numPr>
          <w:ilvl w:val="0"/>
          <w:numId w:val="38"/>
        </w:numPr>
        <w:rPr>
          <w:lang w:val="de-DE"/>
        </w:rPr>
      </w:pPr>
      <w:r w:rsidRPr="00212703">
        <w:rPr>
          <w:lang w:val="de-DE"/>
        </w:rPr>
        <w:t>Durch den klaren Leitfaden sparen die Entwickler wie auch die Gestalter Zeit und haben einen gemeinsamen Nenner für die Gestaltung der Oberfläche</w:t>
      </w:r>
      <w:r w:rsidR="00405DED">
        <w:rPr>
          <w:lang w:val="de-DE"/>
        </w:rPr>
        <w:t>.</w:t>
      </w:r>
    </w:p>
    <w:p w14:paraId="50C464A1" w14:textId="58266464" w:rsidR="006B2879" w:rsidRDefault="00BF0976" w:rsidP="008C7A6B">
      <w:pPr>
        <w:pStyle w:val="TextkrperEinzug"/>
        <w:numPr>
          <w:ilvl w:val="0"/>
          <w:numId w:val="38"/>
        </w:numPr>
        <w:rPr>
          <w:lang w:val="de-DE"/>
        </w:rPr>
      </w:pPr>
      <w:r w:rsidRPr="00212703">
        <w:rPr>
          <w:lang w:val="de-DE"/>
        </w:rPr>
        <w:t xml:space="preserve">Bootstrap bringt von Haus aus Elemente wie Icons, Boxen, Buttons und </w:t>
      </w:r>
      <w:r w:rsidRPr="00402BE9">
        <w:rPr>
          <w:lang w:val="de-DE"/>
        </w:rPr>
        <w:t>Pull</w:t>
      </w:r>
      <w:r w:rsidR="002D6582" w:rsidRPr="00402BE9">
        <w:rPr>
          <w:lang w:val="de-DE"/>
        </w:rPr>
        <w:t>-</w:t>
      </w:r>
      <w:r w:rsidRPr="00402BE9">
        <w:rPr>
          <w:lang w:val="de-DE"/>
        </w:rPr>
        <w:t>Down</w:t>
      </w:r>
      <w:r w:rsidRPr="00212703">
        <w:rPr>
          <w:lang w:val="de-DE"/>
        </w:rPr>
        <w:t>-Menüs bereits mit</w:t>
      </w:r>
      <w:r w:rsidR="006B2879">
        <w:rPr>
          <w:lang w:val="de-DE"/>
        </w:rPr>
        <w:t>.</w:t>
      </w:r>
    </w:p>
    <w:p w14:paraId="4C7E7AF0" w14:textId="461F0984" w:rsidR="006B2879" w:rsidRDefault="00BF0976" w:rsidP="008C7A6B">
      <w:pPr>
        <w:pStyle w:val="TextkrperEinzug"/>
        <w:numPr>
          <w:ilvl w:val="0"/>
          <w:numId w:val="38"/>
        </w:numPr>
        <w:rPr>
          <w:lang w:val="de-DE"/>
        </w:rPr>
      </w:pPr>
      <w:r w:rsidRPr="006B2879">
        <w:rPr>
          <w:lang w:val="de-DE"/>
        </w:rPr>
        <w:t>Erweiterungen wie Modal-Boxen, Tooltips und Tabs sind Teil des Frameworks</w:t>
      </w:r>
      <w:r w:rsidR="00405DED">
        <w:rPr>
          <w:lang w:val="de-DE"/>
        </w:rPr>
        <w:t>.</w:t>
      </w:r>
    </w:p>
    <w:p w14:paraId="6C147DB8" w14:textId="77777777" w:rsidR="00BF0976" w:rsidRPr="00212703" w:rsidRDefault="00BF0976" w:rsidP="008C7A6B">
      <w:pPr>
        <w:pStyle w:val="TextkrperEinzug"/>
        <w:numPr>
          <w:ilvl w:val="0"/>
          <w:numId w:val="38"/>
        </w:numPr>
        <w:rPr>
          <w:lang w:val="de-DE"/>
        </w:rPr>
      </w:pPr>
      <w:r w:rsidRPr="00212703">
        <w:rPr>
          <w:lang w:val="de-DE"/>
        </w:rPr>
        <w:t>Das Framework ist rückwärtskompatibel. So wird sichergestellt, dass die einzelnen Elemente der Website auf allen Browsern dargestellt werden können.</w:t>
      </w:r>
    </w:p>
    <w:p w14:paraId="6927E50A" w14:textId="5F59C870" w:rsidR="00BF0976" w:rsidRDefault="00BF0976" w:rsidP="008C7A6B">
      <w:pPr>
        <w:pStyle w:val="TextkrperEinzug"/>
        <w:numPr>
          <w:ilvl w:val="0"/>
          <w:numId w:val="38"/>
        </w:numPr>
        <w:rPr>
          <w:lang w:val="de-DE"/>
        </w:rPr>
      </w:pPr>
      <w:r w:rsidRPr="00212703">
        <w:rPr>
          <w:lang w:val="de-DE"/>
        </w:rPr>
        <w:t xml:space="preserve">Bootstrap ist anpassbar </w:t>
      </w:r>
      <w:r w:rsidR="00233F61">
        <w:rPr>
          <w:lang w:val="de-DE"/>
        </w:rPr>
        <w:t>und</w:t>
      </w:r>
      <w:r w:rsidR="00233F61" w:rsidRPr="00212703">
        <w:rPr>
          <w:lang w:val="de-DE"/>
        </w:rPr>
        <w:t xml:space="preserve"> </w:t>
      </w:r>
      <w:r w:rsidRPr="00212703">
        <w:rPr>
          <w:lang w:val="de-DE"/>
        </w:rPr>
        <w:t>kann durch Erweiterungen mit neuen Funktionen versehen werden.</w:t>
      </w:r>
    </w:p>
    <w:p w14:paraId="126B61FB" w14:textId="77777777" w:rsidR="006B2879" w:rsidRPr="00212703" w:rsidRDefault="006B2879" w:rsidP="006B2879">
      <w:pPr>
        <w:pStyle w:val="TextkrperEinzug"/>
        <w:ind w:left="720" w:firstLine="0"/>
        <w:rPr>
          <w:lang w:val="de-DE"/>
        </w:rPr>
      </w:pPr>
    </w:p>
    <w:p w14:paraId="3A8AB1BC" w14:textId="142BEF93" w:rsidR="00BF0976" w:rsidRPr="006B2879" w:rsidRDefault="00BF0976" w:rsidP="00BF0976">
      <w:pPr>
        <w:pStyle w:val="TextkrperEinzug"/>
        <w:ind w:firstLine="0"/>
        <w:rPr>
          <w:b/>
          <w:lang w:val="de-DE"/>
        </w:rPr>
      </w:pPr>
      <w:r w:rsidRPr="006B2879">
        <w:rPr>
          <w:b/>
          <w:lang w:val="de-DE"/>
        </w:rPr>
        <w:t>Nachteile</w:t>
      </w:r>
      <w:r w:rsidR="00EA2930">
        <w:rPr>
          <w:b/>
          <w:lang w:val="de-DE"/>
        </w:rPr>
        <w:t>:</w:t>
      </w:r>
    </w:p>
    <w:p w14:paraId="75D151DC" w14:textId="77777777" w:rsidR="00BF0976" w:rsidRPr="00212703" w:rsidRDefault="00BF0976" w:rsidP="008C7A6B">
      <w:pPr>
        <w:pStyle w:val="TextkrperEinzug"/>
        <w:numPr>
          <w:ilvl w:val="0"/>
          <w:numId w:val="39"/>
        </w:numPr>
        <w:rPr>
          <w:lang w:val="de-DE"/>
        </w:rPr>
      </w:pPr>
      <w:r w:rsidRPr="00212703">
        <w:rPr>
          <w:lang w:val="de-DE"/>
        </w:rPr>
        <w:t xml:space="preserve">Das komplette Bootstrap Framework ist ein großer Brocken, was die Ladezeit der Website verzögern kann.  </w:t>
      </w:r>
    </w:p>
    <w:p w14:paraId="7A3E5995" w14:textId="77777777" w:rsidR="00BF0976" w:rsidRPr="00212703" w:rsidRDefault="00BF0976" w:rsidP="008C7A6B">
      <w:pPr>
        <w:pStyle w:val="TextkrperEinzug"/>
        <w:numPr>
          <w:ilvl w:val="0"/>
          <w:numId w:val="39"/>
        </w:numPr>
        <w:rPr>
          <w:lang w:val="de-DE"/>
        </w:rPr>
      </w:pPr>
      <w:r w:rsidRPr="00212703">
        <w:rPr>
          <w:lang w:val="de-DE"/>
        </w:rPr>
        <w:t>Durch die vielen Möglichkeiten verleitet das Framework zum Spielen. Effekte oder falscher Einsatz von Scripts führen eher dazu, dass die Website überladen wird.</w:t>
      </w:r>
    </w:p>
    <w:p w14:paraId="44FFA24A" w14:textId="77777777" w:rsidR="00BF0976" w:rsidRPr="00212703" w:rsidRDefault="00BF0976" w:rsidP="008C7A6B">
      <w:pPr>
        <w:pStyle w:val="TextkrperEinzug"/>
        <w:numPr>
          <w:ilvl w:val="0"/>
          <w:numId w:val="39"/>
        </w:numPr>
        <w:rPr>
          <w:lang w:val="de-DE"/>
        </w:rPr>
      </w:pPr>
      <w:r w:rsidRPr="00212703">
        <w:rPr>
          <w:lang w:val="de-DE"/>
        </w:rPr>
        <w:t>Das Layout muss sich dem Framework anpassen.</w:t>
      </w:r>
    </w:p>
    <w:p w14:paraId="1E01BFC9" w14:textId="208D0367" w:rsidR="00BF0976" w:rsidRPr="00212703" w:rsidRDefault="00BF0976" w:rsidP="008C7A6B">
      <w:pPr>
        <w:pStyle w:val="TextkrperEinzug"/>
        <w:numPr>
          <w:ilvl w:val="0"/>
          <w:numId w:val="39"/>
        </w:numPr>
        <w:rPr>
          <w:lang w:val="de-DE"/>
        </w:rPr>
      </w:pPr>
      <w:r w:rsidRPr="00212703">
        <w:rPr>
          <w:lang w:val="de-DE"/>
        </w:rPr>
        <w:t>Bevor man mit Bootstrap anfängt, sollte man sich mit dem Aufbau des Frameworks befassen und die (meist englische) Dokumentation lesen</w:t>
      </w:r>
    </w:p>
    <w:p w14:paraId="44273FC3" w14:textId="77777777" w:rsidR="00BF0976" w:rsidRPr="00AA66B9" w:rsidRDefault="00BF0976" w:rsidP="00BF0976">
      <w:pPr>
        <w:pStyle w:val="TextkrperEinzug"/>
        <w:ind w:firstLine="0"/>
        <w:rPr>
          <w:lang w:val="de-DE"/>
        </w:rPr>
      </w:pPr>
      <w:r w:rsidRPr="00AA66B9">
        <w:rPr>
          <w:lang w:val="de-DE"/>
        </w:rPr>
        <w:t xml:space="preserve"> </w:t>
      </w:r>
    </w:p>
    <w:p w14:paraId="079D471B" w14:textId="107EF220" w:rsidR="007F25A2" w:rsidRPr="00AA66B9" w:rsidRDefault="007F25A2" w:rsidP="007F25A2">
      <w:pPr>
        <w:pStyle w:val="TextkrperEinzug"/>
        <w:ind w:firstLine="0"/>
        <w:rPr>
          <w:lang w:val="de-DE"/>
        </w:rPr>
      </w:pPr>
    </w:p>
    <w:p w14:paraId="0E889932" w14:textId="3E392910" w:rsidR="007F25A2" w:rsidRPr="00AA66B9" w:rsidRDefault="007F25A2" w:rsidP="007F25A2">
      <w:pPr>
        <w:pStyle w:val="TextkrperEinzug"/>
        <w:ind w:firstLine="0"/>
        <w:rPr>
          <w:rFonts w:cs="Times New Roman"/>
          <w:lang w:val="de-DE"/>
        </w:rPr>
      </w:pPr>
    </w:p>
    <w:p w14:paraId="31E92D45" w14:textId="4BD9A490" w:rsidR="007F25A2" w:rsidRPr="00212703" w:rsidRDefault="007F25A2" w:rsidP="00554BD4">
      <w:pPr>
        <w:pStyle w:val="berschrift2"/>
        <w:rPr>
          <w:lang w:val="en-US"/>
        </w:rPr>
      </w:pPr>
      <w:bookmarkStart w:id="183" w:name="_Toc517096389"/>
      <w:bookmarkStart w:id="184" w:name="_Ref518032059"/>
      <w:bookmarkStart w:id="185" w:name="_Ref519845027"/>
      <w:bookmarkStart w:id="186" w:name="_Toc521311626"/>
      <w:r w:rsidRPr="00212703">
        <w:rPr>
          <w:lang w:val="en-US"/>
        </w:rPr>
        <w:t>ASP.NET C</w:t>
      </w:r>
      <w:r w:rsidR="007D48F8" w:rsidRPr="00212703">
        <w:rPr>
          <w:lang w:val="en-US"/>
        </w:rPr>
        <w:t>ore</w:t>
      </w:r>
      <w:bookmarkEnd w:id="183"/>
      <w:bookmarkEnd w:id="184"/>
      <w:bookmarkEnd w:id="185"/>
      <w:bookmarkEnd w:id="186"/>
    </w:p>
    <w:p w14:paraId="31C40C73" w14:textId="1E908473" w:rsidR="00BF0976" w:rsidRDefault="00F85311" w:rsidP="00BF0976">
      <w:pPr>
        <w:pStyle w:val="Textkrper"/>
      </w:pPr>
      <w:r>
        <w:t xml:space="preserve">Bei </w:t>
      </w:r>
      <w:r w:rsidR="00BF0976" w:rsidRPr="00F85311">
        <w:t>Topol</w:t>
      </w:r>
      <w:r>
        <w:t>o</w:t>
      </w:r>
      <w:r w:rsidR="00BF0976" w:rsidRPr="00F85311">
        <w:t>gy</w:t>
      </w:r>
      <w:r w:rsidRPr="00F85311">
        <w:t>-</w:t>
      </w:r>
      <w:r w:rsidR="00BF0976" w:rsidRPr="00F85311">
        <w:t>Editor</w:t>
      </w:r>
      <w:r w:rsidR="00BF0976" w:rsidRPr="00212703">
        <w:t xml:space="preserve"> wird die Interaktion zwischen Client und Server durch den Austausch JSON-basierter Nachrichten geschehen, die mittels http-Protokoll übertragen werden. Da Web Services ein Internetdienst </w:t>
      </w:r>
      <w:r w:rsidR="001078E9">
        <w:t>ist</w:t>
      </w:r>
      <w:r w:rsidR="00BF0976" w:rsidRPr="00212703">
        <w:t>, müssen die eingesetzten Technologien Plattformunabhängig und unabhängig von einer bestimmten Programmiersprache sein. REST</w:t>
      </w:r>
      <w:r w:rsidR="00BF0976" w:rsidRPr="00212703">
        <w:rPr>
          <w:rStyle w:val="Funotenzeichen"/>
        </w:rPr>
        <w:footnoteReference w:id="34"/>
      </w:r>
      <w:r w:rsidR="00BF0976" w:rsidRPr="00212703">
        <w:t xml:space="preserve"> ist eine Möglichkeit, um Web Services zu implementieren. Da wir die C#-Programmiersprache gewählt haben, werden wir als Framework ASP.NET Core 2.0</w:t>
      </w:r>
      <w:sdt>
        <w:sdtPr>
          <w:id w:val="-1087308595"/>
          <w:citation/>
        </w:sdtPr>
        <w:sdtContent>
          <w:r w:rsidR="00AA66B9">
            <w:fldChar w:fldCharType="begin"/>
          </w:r>
          <w:r w:rsidR="00AA66B9">
            <w:instrText xml:space="preserve"> CITATION Mic18 \l 1031 </w:instrText>
          </w:r>
          <w:r w:rsidR="00AA66B9">
            <w:fldChar w:fldCharType="separate"/>
          </w:r>
          <w:r w:rsidR="006A6C0A">
            <w:rPr>
              <w:noProof/>
            </w:rPr>
            <w:t xml:space="preserve"> (Microsoft Corporation, 2018)</w:t>
          </w:r>
          <w:r w:rsidR="00AA66B9">
            <w:fldChar w:fldCharType="end"/>
          </w:r>
        </w:sdtContent>
      </w:sdt>
      <w:r w:rsidR="00BF0976" w:rsidRPr="00212703">
        <w:t xml:space="preserve"> von Microsoft nehmen.</w:t>
      </w:r>
    </w:p>
    <w:p w14:paraId="0F74B793" w14:textId="51474613" w:rsidR="00AA66B9" w:rsidRDefault="00AA66B9" w:rsidP="00AA66B9">
      <w:pPr>
        <w:pStyle w:val="TextkrperEinzug"/>
        <w:ind w:firstLine="0"/>
        <w:rPr>
          <w:lang w:val="de-DE"/>
        </w:rPr>
      </w:pPr>
    </w:p>
    <w:p w14:paraId="491E5FA2" w14:textId="5F945F5F" w:rsidR="00BF0976" w:rsidRDefault="00AA66B9" w:rsidP="00AA66B9">
      <w:pPr>
        <w:pStyle w:val="TextkrperEinzug"/>
        <w:ind w:firstLine="0"/>
        <w:rPr>
          <w:b/>
          <w:lang w:val="de-DE"/>
        </w:rPr>
      </w:pPr>
      <w:r w:rsidRPr="00AA66B9">
        <w:rPr>
          <w:b/>
          <w:lang w:val="de-DE"/>
        </w:rPr>
        <w:t>REST</w:t>
      </w:r>
    </w:p>
    <w:p w14:paraId="5A1BA9D5" w14:textId="77777777" w:rsidR="00576F90" w:rsidRPr="00AA66B9" w:rsidRDefault="00576F90" w:rsidP="00AA66B9">
      <w:pPr>
        <w:pStyle w:val="TextkrperEinzug"/>
        <w:ind w:firstLine="0"/>
        <w:rPr>
          <w:b/>
          <w:lang w:val="de-DE"/>
        </w:rPr>
      </w:pPr>
    </w:p>
    <w:p w14:paraId="2D47AB1C" w14:textId="7A01B3FA" w:rsidR="00BF0976" w:rsidRPr="00212703" w:rsidRDefault="00AA66B9" w:rsidP="00BF0976">
      <w:pPr>
        <w:pStyle w:val="TextkrperEinzug"/>
        <w:ind w:firstLine="0"/>
        <w:rPr>
          <w:lang w:val="de-DE"/>
        </w:rPr>
      </w:pPr>
      <w:r>
        <w:rPr>
          <w:lang w:val="de-DE"/>
        </w:rPr>
        <w:t>REST</w:t>
      </w:r>
      <w:r w:rsidR="00350D10">
        <w:rPr>
          <w:lang w:val="de-DE"/>
        </w:rPr>
        <w:fldChar w:fldCharType="begin"/>
      </w:r>
      <w:r w:rsidR="00350D10" w:rsidRPr="00350D10">
        <w:rPr>
          <w:lang w:val="de-DE"/>
        </w:rPr>
        <w:instrText xml:space="preserve"> XE "</w:instrText>
      </w:r>
      <w:r w:rsidR="00350D10" w:rsidRPr="005C69B2">
        <w:rPr>
          <w:lang w:val="de-DE"/>
        </w:rPr>
        <w:instrText>REST</w:instrText>
      </w:r>
      <w:r w:rsidR="00350D10" w:rsidRPr="00350D10">
        <w:rPr>
          <w:lang w:val="de-DE"/>
        </w:rPr>
        <w:instrText xml:space="preserve">" </w:instrText>
      </w:r>
      <w:r w:rsidR="00350D10">
        <w:rPr>
          <w:lang w:val="de-DE"/>
        </w:rPr>
        <w:fldChar w:fldCharType="end"/>
      </w:r>
      <w:r>
        <w:rPr>
          <w:lang w:val="de-DE"/>
        </w:rPr>
        <w:t xml:space="preserve"> </w:t>
      </w:r>
      <w:r w:rsidR="00BF0976" w:rsidRPr="00212703">
        <w:rPr>
          <w:lang w:val="de-DE"/>
        </w:rPr>
        <w:t>ist plattform-und programmiersprachenunabhängig, und ist einer der verbrei</w:t>
      </w:r>
      <w:r w:rsidR="00E71B4A">
        <w:rPr>
          <w:lang w:val="de-DE"/>
        </w:rPr>
        <w:t>tet</w:t>
      </w:r>
      <w:r w:rsidR="00BF0976" w:rsidRPr="00212703">
        <w:rPr>
          <w:lang w:val="de-DE"/>
        </w:rPr>
        <w:t>sten Möglichkeiten, um Web Services zu realisieren, er ist d</w:t>
      </w:r>
      <w:r w:rsidR="00E71B4A">
        <w:rPr>
          <w:lang w:val="de-DE"/>
        </w:rPr>
        <w:t>as</w:t>
      </w:r>
      <w:r w:rsidR="00BF0976" w:rsidRPr="00212703">
        <w:rPr>
          <w:lang w:val="de-DE"/>
        </w:rPr>
        <w:t xml:space="preserve"> Architekturvorbild für das Internet und ist geeignet für die Erstellung von Web Services, und ist kein Standard wie SOAP</w:t>
      </w:r>
      <w:r w:rsidR="00BF0976" w:rsidRPr="00212703">
        <w:rPr>
          <w:rStyle w:val="Funotenzeichen"/>
          <w:lang w:val="de-DE"/>
        </w:rPr>
        <w:footnoteReference w:id="35"/>
      </w:r>
      <w:r w:rsidR="00BF0976" w:rsidRPr="00212703">
        <w:rPr>
          <w:lang w:val="de-DE"/>
        </w:rPr>
        <w:t xml:space="preserve"> .</w:t>
      </w:r>
    </w:p>
    <w:p w14:paraId="0237B307" w14:textId="610E4B72" w:rsidR="00BF0976" w:rsidRPr="00212703" w:rsidRDefault="00BF0976" w:rsidP="00E71B4A">
      <w:pPr>
        <w:pStyle w:val="TextkrperEinzug"/>
        <w:ind w:firstLine="0"/>
        <w:rPr>
          <w:lang w:val="de-DE"/>
        </w:rPr>
      </w:pPr>
      <w:r w:rsidRPr="00212703">
        <w:rPr>
          <w:lang w:val="de-DE"/>
        </w:rPr>
        <w:t>Ein REST-System besteht aus Resources, die per URI</w:t>
      </w:r>
      <w:r w:rsidRPr="00212703">
        <w:rPr>
          <w:rStyle w:val="Funotenzeichen"/>
          <w:lang w:val="de-DE"/>
        </w:rPr>
        <w:footnoteReference w:id="36"/>
      </w:r>
      <w:r w:rsidRPr="00212703">
        <w:rPr>
          <w:lang w:val="de-DE"/>
        </w:rPr>
        <w:t xml:space="preserve"> adressiert werden (z.B. Ein Device in einem industrielleren Netzwerksystem kann</w:t>
      </w:r>
      <w:r w:rsidR="00212703" w:rsidRPr="00212703">
        <w:rPr>
          <w:lang w:val="de-DE"/>
        </w:rPr>
        <w:t xml:space="preserve"> </w:t>
      </w:r>
      <w:r w:rsidRPr="00212703">
        <w:rPr>
          <w:lang w:val="de-DE"/>
        </w:rPr>
        <w:t>über eine URI adressiert und angesprochen werden)</w:t>
      </w:r>
      <w:r w:rsidR="00E71B4A">
        <w:rPr>
          <w:lang w:val="de-DE"/>
        </w:rPr>
        <w:t xml:space="preserve">. </w:t>
      </w:r>
      <w:r w:rsidRPr="00212703">
        <w:rPr>
          <w:lang w:val="de-DE"/>
        </w:rPr>
        <w:t>Rest besitzt folgende Merkmale:</w:t>
      </w:r>
    </w:p>
    <w:p w14:paraId="2DDBBA22" w14:textId="7CE6A744" w:rsidR="00BF0976" w:rsidRPr="00212703" w:rsidRDefault="00BF0976" w:rsidP="008C7A6B">
      <w:pPr>
        <w:pStyle w:val="TextkrperEinzug"/>
        <w:numPr>
          <w:ilvl w:val="0"/>
          <w:numId w:val="19"/>
        </w:numPr>
        <w:rPr>
          <w:lang w:val="de-DE"/>
        </w:rPr>
      </w:pPr>
      <w:r w:rsidRPr="00212703">
        <w:rPr>
          <w:lang w:val="de-DE"/>
        </w:rPr>
        <w:t>Die gesamte Nachricht wird in URL</w:t>
      </w:r>
      <w:r w:rsidRPr="00212703">
        <w:rPr>
          <w:lang w:val="de-DE"/>
        </w:rPr>
        <w:fldChar w:fldCharType="begin"/>
      </w:r>
      <w:r w:rsidRPr="00AA66B9">
        <w:rPr>
          <w:lang w:val="de-DE"/>
        </w:rPr>
        <w:instrText xml:space="preserve"> XE "</w:instrText>
      </w:r>
      <w:r w:rsidRPr="00212703">
        <w:rPr>
          <w:lang w:val="de-DE"/>
        </w:rPr>
        <w:instrText>URL</w:instrText>
      </w:r>
      <w:r w:rsidRPr="00AA66B9">
        <w:rPr>
          <w:lang w:val="de-DE"/>
        </w:rPr>
        <w:instrText xml:space="preserve">" </w:instrText>
      </w:r>
      <w:r w:rsidRPr="00212703">
        <w:rPr>
          <w:lang w:val="de-DE"/>
        </w:rPr>
        <w:fldChar w:fldCharType="end"/>
      </w:r>
      <w:r w:rsidR="00F6719F">
        <w:rPr>
          <w:lang w:val="de-DE"/>
        </w:rPr>
        <w:t xml:space="preserve"> kodiert</w:t>
      </w:r>
    </w:p>
    <w:p w14:paraId="618072BC" w14:textId="21BF6D2E" w:rsidR="00BF0976" w:rsidRPr="00212703" w:rsidRDefault="00BF0976" w:rsidP="008C7A6B">
      <w:pPr>
        <w:pStyle w:val="TextkrperEinzug"/>
        <w:numPr>
          <w:ilvl w:val="0"/>
          <w:numId w:val="18"/>
        </w:numPr>
        <w:rPr>
          <w:lang w:val="de-DE"/>
        </w:rPr>
      </w:pPr>
      <w:r w:rsidRPr="00212703">
        <w:rPr>
          <w:lang w:val="de-DE"/>
        </w:rPr>
        <w:lastRenderedPageBreak/>
        <w:t>Jede Anfrage muss alle notwendigen Informationen für die Durchführung beinhalten (da http</w:t>
      </w:r>
      <w:r w:rsidR="00083594">
        <w:rPr>
          <w:lang w:val="de-DE"/>
        </w:rPr>
        <w:t xml:space="preserve"> zustandslos</w:t>
      </w:r>
      <w:r w:rsidRPr="00212703">
        <w:rPr>
          <w:lang w:val="de-DE"/>
        </w:rPr>
        <w:t xml:space="preserve"> ist)</w:t>
      </w:r>
    </w:p>
    <w:p w14:paraId="17BE729C" w14:textId="77777777" w:rsidR="00BF0976" w:rsidRPr="00212703" w:rsidRDefault="00BF0976" w:rsidP="008C7A6B">
      <w:pPr>
        <w:pStyle w:val="TextkrperEinzug"/>
        <w:numPr>
          <w:ilvl w:val="0"/>
          <w:numId w:val="18"/>
        </w:numPr>
        <w:rPr>
          <w:lang w:val="de-DE"/>
        </w:rPr>
      </w:pPr>
      <w:r w:rsidRPr="00212703">
        <w:rPr>
          <w:lang w:val="de-DE"/>
        </w:rPr>
        <w:t>Darstellungen werden untereinander verlinkt, um dem Client die Möglichkeit zu geben, von einem Zustand in den nächsten zu wechseln.</w:t>
      </w:r>
    </w:p>
    <w:p w14:paraId="235515C0" w14:textId="77777777" w:rsidR="00BF0976" w:rsidRPr="00212703" w:rsidRDefault="00BF0976" w:rsidP="008C7A6B">
      <w:pPr>
        <w:pStyle w:val="TextkrperEinzug"/>
        <w:numPr>
          <w:ilvl w:val="0"/>
          <w:numId w:val="18"/>
        </w:numPr>
        <w:rPr>
          <w:lang w:val="de-DE"/>
        </w:rPr>
      </w:pPr>
      <w:r w:rsidRPr="00212703">
        <w:rPr>
          <w:lang w:val="de-DE"/>
        </w:rPr>
        <w:t>Ändert sich die Darstellung einer Ressource oder werden neue Ressourcen zur Verfügung gestellt, kann das Interface des Clients beibehalten werden.</w:t>
      </w:r>
    </w:p>
    <w:p w14:paraId="12301AFB" w14:textId="7A582ED4" w:rsidR="00BF0976" w:rsidRDefault="00E71B4A" w:rsidP="008C7A6B">
      <w:pPr>
        <w:pStyle w:val="TextkrperEinzug"/>
        <w:numPr>
          <w:ilvl w:val="0"/>
          <w:numId w:val="18"/>
        </w:numPr>
        <w:rPr>
          <w:lang w:val="de-DE"/>
        </w:rPr>
      </w:pPr>
      <w:r>
        <w:rPr>
          <w:lang w:val="de-DE"/>
        </w:rPr>
        <w:t>Verwendet</w:t>
      </w:r>
      <w:r w:rsidRPr="00212703">
        <w:rPr>
          <w:lang w:val="de-DE"/>
        </w:rPr>
        <w:t xml:space="preserve"> </w:t>
      </w:r>
      <w:r w:rsidR="00BF0976" w:rsidRPr="00212703">
        <w:rPr>
          <w:lang w:val="de-DE"/>
        </w:rPr>
        <w:t xml:space="preserve">die </w:t>
      </w:r>
      <w:r w:rsidR="00DF75C1" w:rsidRPr="00212703">
        <w:rPr>
          <w:lang w:val="de-DE"/>
        </w:rPr>
        <w:t>HTTP</w:t>
      </w:r>
      <w:r w:rsidR="00BF0976" w:rsidRPr="00212703">
        <w:rPr>
          <w:lang w:val="de-DE"/>
        </w:rPr>
        <w:t>-Methoden wie GET</w:t>
      </w:r>
      <w:r w:rsidR="00BF0976" w:rsidRPr="00212703">
        <w:rPr>
          <w:lang w:val="de-DE"/>
        </w:rPr>
        <w:fldChar w:fldCharType="begin"/>
      </w:r>
      <w:r w:rsidR="00BF0976" w:rsidRPr="00AA66B9">
        <w:rPr>
          <w:lang w:val="de-DE"/>
        </w:rPr>
        <w:instrText xml:space="preserve"> XE "</w:instrText>
      </w:r>
      <w:r w:rsidR="00BF0976" w:rsidRPr="00212703">
        <w:rPr>
          <w:lang w:val="de-DE"/>
        </w:rPr>
        <w:instrText>GET</w:instrText>
      </w:r>
      <w:r w:rsidR="00BF0976" w:rsidRPr="00AA66B9">
        <w:rPr>
          <w:lang w:val="de-DE"/>
        </w:rPr>
        <w:instrText xml:space="preserve">" </w:instrText>
      </w:r>
      <w:r w:rsidR="00BF0976" w:rsidRPr="00212703">
        <w:rPr>
          <w:lang w:val="de-DE"/>
        </w:rPr>
        <w:fldChar w:fldCharType="end"/>
      </w:r>
      <w:r w:rsidR="00BF0976" w:rsidRPr="00212703">
        <w:rPr>
          <w:lang w:val="de-DE"/>
        </w:rPr>
        <w:t>, POST</w:t>
      </w:r>
      <w:r w:rsidR="00BF0976" w:rsidRPr="00212703">
        <w:rPr>
          <w:lang w:val="de-DE"/>
        </w:rPr>
        <w:fldChar w:fldCharType="begin"/>
      </w:r>
      <w:r w:rsidR="00BF0976" w:rsidRPr="00AA66B9">
        <w:rPr>
          <w:lang w:val="de-DE"/>
        </w:rPr>
        <w:instrText xml:space="preserve"> XE "</w:instrText>
      </w:r>
      <w:r w:rsidR="00BF0976" w:rsidRPr="00212703">
        <w:rPr>
          <w:lang w:val="de-DE"/>
        </w:rPr>
        <w:instrText>POST</w:instrText>
      </w:r>
      <w:r w:rsidR="00BF0976" w:rsidRPr="00AA66B9">
        <w:rPr>
          <w:lang w:val="de-DE"/>
        </w:rPr>
        <w:instrText xml:space="preserve">" </w:instrText>
      </w:r>
      <w:r w:rsidR="00BF0976" w:rsidRPr="00212703">
        <w:rPr>
          <w:lang w:val="de-DE"/>
        </w:rPr>
        <w:fldChar w:fldCharType="end"/>
      </w:r>
      <w:r w:rsidR="00BF0976" w:rsidRPr="00212703">
        <w:rPr>
          <w:lang w:val="de-DE"/>
        </w:rPr>
        <w:t xml:space="preserve">, PUT und DELETE </w:t>
      </w:r>
    </w:p>
    <w:p w14:paraId="56D1C8AE" w14:textId="0CD82525" w:rsidR="00AA66B9" w:rsidRDefault="00AA66B9" w:rsidP="00AA66B9">
      <w:pPr>
        <w:pStyle w:val="TextkrperEinzug"/>
        <w:ind w:firstLine="0"/>
        <w:rPr>
          <w:lang w:val="de-DE"/>
        </w:rPr>
      </w:pPr>
    </w:p>
    <w:p w14:paraId="5A87C1D5" w14:textId="1DF09BE9" w:rsidR="00BF0976" w:rsidRDefault="00AA66B9" w:rsidP="00AA66B9">
      <w:pPr>
        <w:pStyle w:val="TextkrperEinzug"/>
        <w:ind w:firstLine="0"/>
        <w:rPr>
          <w:b/>
          <w:lang w:val="de-DE"/>
        </w:rPr>
      </w:pPr>
      <w:r w:rsidRPr="00AA66B9">
        <w:rPr>
          <w:b/>
          <w:lang w:val="de-DE"/>
        </w:rPr>
        <w:t>ASP.NET Core 2.0</w:t>
      </w:r>
    </w:p>
    <w:p w14:paraId="3299F4B0" w14:textId="77777777" w:rsidR="00576F90" w:rsidRPr="00FC3A01" w:rsidRDefault="00576F90" w:rsidP="00AA66B9">
      <w:pPr>
        <w:pStyle w:val="TextkrperEinzug"/>
        <w:ind w:firstLine="0"/>
        <w:rPr>
          <w:b/>
          <w:lang w:val="de-DE"/>
        </w:rPr>
      </w:pPr>
    </w:p>
    <w:p w14:paraId="2524007E" w14:textId="5A4638EC" w:rsidR="00BF0976" w:rsidRPr="00212703" w:rsidRDefault="00BF0976" w:rsidP="00BF0976">
      <w:pPr>
        <w:pStyle w:val="Textkrper"/>
      </w:pPr>
      <w:r w:rsidRPr="00212703">
        <w:t>ASP.NET Core 2.0</w:t>
      </w:r>
      <w:r w:rsidR="009D360D" w:rsidRPr="00212703">
        <w:fldChar w:fldCharType="begin"/>
      </w:r>
      <w:r w:rsidR="009D360D" w:rsidRPr="00212703">
        <w:instrText xml:space="preserve"> XE "ASP.NET Core 2.0" </w:instrText>
      </w:r>
      <w:r w:rsidR="009D360D" w:rsidRPr="00212703">
        <w:fldChar w:fldCharType="end"/>
      </w:r>
      <w:r w:rsidRPr="00212703">
        <w:t xml:space="preserve"> ist ein plattformübergreifendes, leistungsstarkes Open-Source-Framework zum Erstellen moderner, cloudbasierter, mit dem Internet verbundener Anwendungen. </w:t>
      </w:r>
    </w:p>
    <w:p w14:paraId="71339BC4" w14:textId="668EEE27" w:rsidR="00BF0976" w:rsidRPr="00212703" w:rsidRDefault="00BF0976" w:rsidP="00BF0976">
      <w:pPr>
        <w:pStyle w:val="Textkrper"/>
      </w:pPr>
      <w:r w:rsidRPr="00212703">
        <w:t xml:space="preserve">Bei ASP.NET Core 2.0 handelt es sich um eine Neugestaltung </w:t>
      </w:r>
      <w:r w:rsidR="00576F90">
        <w:t xml:space="preserve">des </w:t>
      </w:r>
      <w:r w:rsidR="00576F90" w:rsidRPr="00212703">
        <w:t>Frameworks</w:t>
      </w:r>
      <w:r w:rsidRPr="00212703">
        <w:t xml:space="preserve"> von Microsoft mit der Architektur, die ein schlankeres Framework mit größerer Modularität ergeben.</w:t>
      </w:r>
    </w:p>
    <w:p w14:paraId="63EB9EAB" w14:textId="77777777" w:rsidR="00BF0976" w:rsidRPr="00212703" w:rsidRDefault="00BF0976" w:rsidP="00BF0976">
      <w:pPr>
        <w:pStyle w:val="Textkrper"/>
      </w:pPr>
    </w:p>
    <w:p w14:paraId="6132F8AF" w14:textId="77777777" w:rsidR="00BF0976" w:rsidRPr="00212703" w:rsidRDefault="00BF0976" w:rsidP="00BF0976">
      <w:pPr>
        <w:pStyle w:val="Textkrper"/>
      </w:pPr>
      <w:r w:rsidRPr="00212703">
        <w:t>ASP.NET Core bietet die folgenden Vorteile:</w:t>
      </w:r>
    </w:p>
    <w:p w14:paraId="7B7B475C" w14:textId="012C050D" w:rsidR="00BF0976" w:rsidRPr="00212703" w:rsidRDefault="00BF0976" w:rsidP="008C7A6B">
      <w:pPr>
        <w:pStyle w:val="Textkrper"/>
        <w:numPr>
          <w:ilvl w:val="0"/>
          <w:numId w:val="20"/>
        </w:numPr>
      </w:pPr>
      <w:r w:rsidRPr="00212703">
        <w:t>Eine einheitliche Umgebung zum Erstellen der Webbenutzeroberfläche und von Web-APIs</w:t>
      </w:r>
      <w:r w:rsidR="00885069">
        <w:t>.</w:t>
      </w:r>
    </w:p>
    <w:p w14:paraId="436D82F1" w14:textId="71ADA74A" w:rsidR="00BF0976" w:rsidRPr="00212703" w:rsidRDefault="00BF0976" w:rsidP="008C7A6B">
      <w:pPr>
        <w:pStyle w:val="Textkrper"/>
        <w:numPr>
          <w:ilvl w:val="0"/>
          <w:numId w:val="20"/>
        </w:numPr>
      </w:pPr>
      <w:r w:rsidRPr="00212703">
        <w:t>Integration von modernen clientseitigen Frameworks und Entwicklungsworkflows</w:t>
      </w:r>
    </w:p>
    <w:p w14:paraId="5B452E64" w14:textId="36DFFA5C" w:rsidR="00BF0976" w:rsidRPr="00212703" w:rsidRDefault="00BF0976" w:rsidP="008C7A6B">
      <w:pPr>
        <w:pStyle w:val="Textkrper"/>
        <w:numPr>
          <w:ilvl w:val="0"/>
          <w:numId w:val="20"/>
        </w:numPr>
      </w:pPr>
      <w:r w:rsidRPr="00212703">
        <w:t xml:space="preserve">Eine schlanke, leistungsstarke und modulare HTTP-Anforderungspipeline </w:t>
      </w:r>
    </w:p>
    <w:p w14:paraId="2A4D78F8" w14:textId="759865D0" w:rsidR="0082580C" w:rsidRDefault="00BF0976" w:rsidP="008C7A6B">
      <w:pPr>
        <w:pStyle w:val="Textkrper"/>
        <w:numPr>
          <w:ilvl w:val="0"/>
          <w:numId w:val="21"/>
        </w:numPr>
      </w:pPr>
      <w:r w:rsidRPr="00212703">
        <w:t>Fähigkeit zur Erstellung und Ausführung unter Windows</w:t>
      </w:r>
    </w:p>
    <w:p w14:paraId="273A9CC4" w14:textId="0DBA5C9D" w:rsidR="00BF0976" w:rsidRPr="00212703" w:rsidRDefault="0012021C" w:rsidP="008C7A6B">
      <w:pPr>
        <w:pStyle w:val="Textkrper"/>
        <w:numPr>
          <w:ilvl w:val="0"/>
          <w:numId w:val="21"/>
        </w:numPr>
      </w:pPr>
      <w:r>
        <w:t>Durch Ihre</w:t>
      </w:r>
      <w:r w:rsidR="00BF0976" w:rsidRPr="00212703">
        <w:t xml:space="preserve"> Fokus auf der Community</w:t>
      </w:r>
      <w:r>
        <w:t xml:space="preserve"> </w:t>
      </w:r>
      <w:r w:rsidR="00885069">
        <w:t>werden die Innovationsfähigkeit und –Geschwindigkeit der Open-Source-ASP.NET Core gefördert.</w:t>
      </w:r>
    </w:p>
    <w:p w14:paraId="0E9CCA72" w14:textId="7BA315B9" w:rsidR="00BF0976" w:rsidRPr="00212703" w:rsidRDefault="00BF0976" w:rsidP="008C7A6B">
      <w:pPr>
        <w:pStyle w:val="Textkrper"/>
        <w:numPr>
          <w:ilvl w:val="0"/>
          <w:numId w:val="21"/>
        </w:numPr>
      </w:pPr>
      <w:r w:rsidRPr="00212703">
        <w:t>ASP.NET Cor</w:t>
      </w:r>
      <w:r w:rsidR="0012021C">
        <w:t>e besteht vollständig aus Paketen, um Ihre Funktionalitäten zwischen mehreren Projekten zu teilen oder öffentlichen bereitzustellen.</w:t>
      </w:r>
    </w:p>
    <w:p w14:paraId="50EC9D24" w14:textId="27B97F71" w:rsidR="00325427" w:rsidRPr="00212703" w:rsidRDefault="00325427" w:rsidP="00212703">
      <w:pPr>
        <w:pStyle w:val="Textkrper"/>
        <w:ind w:left="360"/>
      </w:pPr>
    </w:p>
    <w:p w14:paraId="7D6482BB" w14:textId="7FE32DD0" w:rsidR="00D25E01" w:rsidRPr="00212703" w:rsidRDefault="00D25E01" w:rsidP="00D25E01">
      <w:pPr>
        <w:pStyle w:val="TextkrperEinzug"/>
        <w:ind w:firstLine="0"/>
        <w:rPr>
          <w:lang w:val="de-DE"/>
        </w:rPr>
      </w:pPr>
      <w:r w:rsidRPr="00212703">
        <w:rPr>
          <w:lang w:val="de-DE"/>
        </w:rPr>
        <w:t xml:space="preserve"> </w:t>
      </w:r>
    </w:p>
    <w:p w14:paraId="49616EF6" w14:textId="47B13523" w:rsidR="00E73724" w:rsidRPr="00212703" w:rsidRDefault="00E73724" w:rsidP="00D25E01">
      <w:pPr>
        <w:pStyle w:val="TextkrperEinzug"/>
        <w:ind w:firstLine="0"/>
        <w:rPr>
          <w:lang w:val="de-DE"/>
        </w:rPr>
      </w:pPr>
    </w:p>
    <w:p w14:paraId="3C661124" w14:textId="77777777" w:rsidR="000B7AFD" w:rsidRPr="00212703" w:rsidRDefault="000B7AFD">
      <w:pPr>
        <w:rPr>
          <w:rFonts w:cs="CMR12"/>
          <w:b w:val="0"/>
          <w:sz w:val="24"/>
        </w:rPr>
        <w:sectPr w:rsidR="000B7AFD" w:rsidRPr="00212703" w:rsidSect="00997612">
          <w:headerReference w:type="default" r:id="rId38"/>
          <w:pgSz w:w="11906" w:h="16838" w:code="9"/>
          <w:pgMar w:top="1701" w:right="1418" w:bottom="1134" w:left="1418" w:header="709" w:footer="709" w:gutter="0"/>
          <w:cols w:space="708"/>
          <w:docGrid w:linePitch="360"/>
        </w:sectPr>
      </w:pPr>
    </w:p>
    <w:p w14:paraId="5530F691" w14:textId="77777777" w:rsidR="00E73724" w:rsidRPr="00212703" w:rsidRDefault="00E73724" w:rsidP="00D25E01">
      <w:pPr>
        <w:pStyle w:val="TextkrperEinzug"/>
        <w:ind w:firstLine="0"/>
        <w:rPr>
          <w:lang w:val="de-DE"/>
        </w:rPr>
      </w:pPr>
    </w:p>
    <w:p w14:paraId="7D60F480" w14:textId="50D2D7D7" w:rsidR="00E73724" w:rsidRPr="00212703" w:rsidRDefault="00EA2930" w:rsidP="00E73724">
      <w:pPr>
        <w:pStyle w:val="berschrift1"/>
        <w:rPr>
          <w:i/>
        </w:rPr>
      </w:pPr>
      <w:bookmarkStart w:id="187" w:name="_Toc521311627"/>
      <w:r>
        <w:t>Spezifikation und Konzept</w:t>
      </w:r>
      <w:bookmarkEnd w:id="187"/>
    </w:p>
    <w:p w14:paraId="7E924457" w14:textId="3500BBF3" w:rsidR="00E73724" w:rsidRDefault="00E73724" w:rsidP="00E73724">
      <w:pPr>
        <w:pStyle w:val="TextkrperEinzug"/>
        <w:ind w:firstLine="0"/>
        <w:rPr>
          <w:lang w:val="de-DE"/>
        </w:rPr>
      </w:pPr>
      <w:r w:rsidRPr="00212703">
        <w:rPr>
          <w:rFonts w:cs="Times New Roman"/>
          <w:lang w:val="de-DE"/>
        </w:rPr>
        <w:t xml:space="preserve">In diesem Abschnitt wird zuerst die FDT Technologie und </w:t>
      </w:r>
      <w:r w:rsidRPr="00212703">
        <w:rPr>
          <w:lang w:val="de-DE"/>
        </w:rPr>
        <w:t xml:space="preserve">grundlegende </w:t>
      </w:r>
      <w:r w:rsidRPr="00212703">
        <w:rPr>
          <w:rFonts w:cs="Times New Roman"/>
          <w:lang w:val="de-DE"/>
        </w:rPr>
        <w:t xml:space="preserve">Konzepte für den </w:t>
      </w:r>
      <w:r w:rsidR="001731F3">
        <w:rPr>
          <w:rFonts w:cs="Times New Roman"/>
          <w:lang w:val="de-DE"/>
        </w:rPr>
        <w:t>Topology-Editor</w:t>
      </w:r>
      <w:r w:rsidR="00422041">
        <w:rPr>
          <w:rFonts w:cs="Times New Roman"/>
          <w:lang w:val="de-DE"/>
        </w:rPr>
        <w:t xml:space="preserve"> in Com</w:t>
      </w:r>
      <w:r w:rsidRPr="00212703">
        <w:rPr>
          <w:rFonts w:cs="Times New Roman"/>
          <w:lang w:val="de-DE"/>
        </w:rPr>
        <w:t>Studio vorgestellt, danach werden Kernszenarien dargestellt</w:t>
      </w:r>
      <w:r w:rsidR="00D970E0">
        <w:rPr>
          <w:rFonts w:cs="Times New Roman"/>
          <w:lang w:val="de-DE"/>
        </w:rPr>
        <w:t>,</w:t>
      </w:r>
      <w:r w:rsidRPr="00212703">
        <w:rPr>
          <w:rFonts w:cs="Times New Roman"/>
          <w:lang w:val="de-DE"/>
        </w:rPr>
        <w:t xml:space="preserve"> um zu zeigen</w:t>
      </w:r>
      <w:r w:rsidR="00D970E0">
        <w:rPr>
          <w:rFonts w:cs="Times New Roman"/>
          <w:lang w:val="de-DE"/>
        </w:rPr>
        <w:t>,</w:t>
      </w:r>
      <w:r w:rsidRPr="00212703">
        <w:rPr>
          <w:rFonts w:cs="Times New Roman"/>
          <w:lang w:val="de-DE"/>
        </w:rPr>
        <w:t xml:space="preserve"> wie die Datenquelle erzeugt wird</w:t>
      </w:r>
      <w:r w:rsidR="00D970E0">
        <w:rPr>
          <w:rFonts w:cs="Times New Roman"/>
          <w:lang w:val="de-DE"/>
        </w:rPr>
        <w:t>,</w:t>
      </w:r>
      <w:r w:rsidRPr="00212703">
        <w:rPr>
          <w:rFonts w:cs="Times New Roman"/>
          <w:lang w:val="de-DE"/>
        </w:rPr>
        <w:t xml:space="preserve"> einschließlich der Kommunikation zwischen </w:t>
      </w:r>
      <w:r w:rsidR="001731F3">
        <w:rPr>
          <w:rFonts w:cs="Times New Roman"/>
          <w:lang w:val="de-DE"/>
        </w:rPr>
        <w:t>Topology-Editor</w:t>
      </w:r>
      <w:r w:rsidR="00C02C69">
        <w:rPr>
          <w:rFonts w:cs="Times New Roman"/>
          <w:lang w:val="de-DE"/>
        </w:rPr>
        <w:t>-</w:t>
      </w:r>
      <w:r w:rsidRPr="00212703">
        <w:rPr>
          <w:rFonts w:cs="Times New Roman"/>
          <w:lang w:val="de-DE"/>
        </w:rPr>
        <w:t xml:space="preserve">Client und </w:t>
      </w:r>
      <w:r w:rsidR="001731F3">
        <w:rPr>
          <w:rFonts w:cs="Times New Roman"/>
          <w:lang w:val="de-DE"/>
        </w:rPr>
        <w:t>Topology-Editor</w:t>
      </w:r>
      <w:r w:rsidR="00C02C69">
        <w:rPr>
          <w:rFonts w:cs="Times New Roman"/>
          <w:lang w:val="de-DE"/>
        </w:rPr>
        <w:t>-</w:t>
      </w:r>
      <w:r w:rsidRPr="00212703">
        <w:rPr>
          <w:rFonts w:cs="Times New Roman"/>
          <w:lang w:val="de-DE"/>
        </w:rPr>
        <w:t xml:space="preserve">Server. </w:t>
      </w:r>
      <w:r w:rsidR="00D970E0">
        <w:rPr>
          <w:lang w:val="de-DE"/>
        </w:rPr>
        <w:t>W</w:t>
      </w:r>
      <w:r w:rsidRPr="00212703">
        <w:rPr>
          <w:lang w:val="de-DE"/>
        </w:rPr>
        <w:t>obei deren Gestaltung in Beziehung zu den in Abschnitt</w:t>
      </w:r>
      <w:r w:rsidR="00C02C69">
        <w:rPr>
          <w:lang w:val="de-DE"/>
        </w:rPr>
        <w:t xml:space="preserve"> </w:t>
      </w:r>
      <w:r w:rsidR="00C02C69">
        <w:rPr>
          <w:lang w:val="de-DE"/>
        </w:rPr>
        <w:fldChar w:fldCharType="begin"/>
      </w:r>
      <w:r w:rsidR="00C02C69">
        <w:rPr>
          <w:lang w:val="de-DE"/>
        </w:rPr>
        <w:instrText xml:space="preserve"> REF _Ref515868216 \r \h </w:instrText>
      </w:r>
      <w:r w:rsidR="00C02C69">
        <w:rPr>
          <w:lang w:val="de-DE"/>
        </w:rPr>
      </w:r>
      <w:r w:rsidR="00C02C69">
        <w:rPr>
          <w:lang w:val="de-DE"/>
        </w:rPr>
        <w:fldChar w:fldCharType="separate"/>
      </w:r>
      <w:r w:rsidR="00693A00">
        <w:rPr>
          <w:lang w:val="de-DE"/>
        </w:rPr>
        <w:t>4.1</w:t>
      </w:r>
      <w:r w:rsidR="00C02C69">
        <w:rPr>
          <w:lang w:val="de-DE"/>
        </w:rPr>
        <w:fldChar w:fldCharType="end"/>
      </w:r>
      <w:r w:rsidR="00C02C69">
        <w:rPr>
          <w:lang w:val="de-DE"/>
        </w:rPr>
        <w:t xml:space="preserve"> und </w:t>
      </w:r>
      <w:r w:rsidR="00C02C69">
        <w:rPr>
          <w:lang w:val="de-DE"/>
        </w:rPr>
        <w:fldChar w:fldCharType="begin"/>
      </w:r>
      <w:r w:rsidR="00C02C69">
        <w:rPr>
          <w:lang w:val="de-DE"/>
        </w:rPr>
        <w:instrText xml:space="preserve"> REF _Ref515868243 \r \h </w:instrText>
      </w:r>
      <w:r w:rsidR="00C02C69">
        <w:rPr>
          <w:lang w:val="de-DE"/>
        </w:rPr>
      </w:r>
      <w:r w:rsidR="00C02C69">
        <w:rPr>
          <w:lang w:val="de-DE"/>
        </w:rPr>
        <w:fldChar w:fldCharType="separate"/>
      </w:r>
      <w:r w:rsidR="00693A00">
        <w:rPr>
          <w:lang w:val="de-DE"/>
        </w:rPr>
        <w:t>4.2</w:t>
      </w:r>
      <w:r w:rsidR="00C02C69">
        <w:rPr>
          <w:lang w:val="de-DE"/>
        </w:rPr>
        <w:fldChar w:fldCharType="end"/>
      </w:r>
      <w:r w:rsidRPr="00212703">
        <w:rPr>
          <w:lang w:val="de-DE"/>
        </w:rPr>
        <w:t xml:space="preserve"> behandelten </w:t>
      </w:r>
      <w:r w:rsidR="00C02C69">
        <w:rPr>
          <w:lang w:val="de-DE"/>
        </w:rPr>
        <w:t>Anforderungen</w:t>
      </w:r>
      <w:r w:rsidRPr="00212703">
        <w:rPr>
          <w:lang w:val="de-DE"/>
        </w:rPr>
        <w:t xml:space="preserve"> gesetzt wird.</w:t>
      </w:r>
    </w:p>
    <w:p w14:paraId="17C2BE83" w14:textId="5772FAF1" w:rsidR="00AB3C47" w:rsidRPr="00212703" w:rsidRDefault="00AB3C47" w:rsidP="00AB3C47">
      <w:pPr>
        <w:pStyle w:val="berschrift2"/>
      </w:pPr>
      <w:bookmarkStart w:id="188" w:name="_Toc517096392"/>
      <w:bookmarkStart w:id="189" w:name="_Ref519083430"/>
      <w:bookmarkStart w:id="190" w:name="_Toc521311628"/>
      <w:r>
        <w:t>Topology-Editor</w:t>
      </w:r>
      <w:r w:rsidR="00171C80">
        <w:t>,</w:t>
      </w:r>
      <w:r w:rsidRPr="00212703">
        <w:t xml:space="preserve"> grundlegende Konzepte</w:t>
      </w:r>
      <w:bookmarkEnd w:id="188"/>
      <w:bookmarkEnd w:id="189"/>
      <w:bookmarkEnd w:id="190"/>
    </w:p>
    <w:p w14:paraId="0330E057" w14:textId="2F78C01D" w:rsidR="00DB7008" w:rsidRDefault="00AB3C47" w:rsidP="00DB7008">
      <w:pPr>
        <w:pStyle w:val="Textkrper"/>
      </w:pPr>
      <w:r>
        <w:t>Topology-Editor</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ist </w:t>
      </w:r>
      <w:r w:rsidR="00DD390F">
        <w:t>keine Anforderung an FDT-Frame-Applikation. Es biete eine Benutzerfreundlichkeit für die Visualisierung einer Netzwerktopologie.</w:t>
      </w:r>
      <w:r w:rsidRPr="00212703">
        <w:t xml:space="preserve"> In diesem Abschnitt werden die grundlegende</w:t>
      </w:r>
      <w:r w:rsidR="00D970E0">
        <w:t>n</w:t>
      </w:r>
      <w:r w:rsidRPr="00212703">
        <w:t xml:space="preserve"> Konzepte </w:t>
      </w:r>
      <w:r w:rsidR="00D970E0">
        <w:t xml:space="preserve">und Implementierungsansätze für das </w:t>
      </w:r>
      <w:r>
        <w:t>Plugin</w:t>
      </w:r>
      <w:r w:rsidRPr="00212703">
        <w:t xml:space="preserve">. Eine Rahmenanwendung wie </w:t>
      </w:r>
      <w:r>
        <w:t>ComStudio</w:t>
      </w:r>
      <w:r w:rsidR="00D970E0">
        <w:t xml:space="preserve">, die </w:t>
      </w:r>
      <w:r w:rsidRPr="00212703">
        <w:t xml:space="preserve"> </w:t>
      </w:r>
      <w:r w:rsidR="00D970E0">
        <w:t xml:space="preserve">das </w:t>
      </w:r>
      <w:r>
        <w:t>Topology-Editor</w:t>
      </w:r>
      <w:r w:rsidR="00D970E0">
        <w:t>-Plugin</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w:t>
      </w:r>
      <w:r w:rsidR="00D970E0">
        <w:t>hosten soll</w:t>
      </w:r>
      <w:r w:rsidRPr="00212703">
        <w:t xml:space="preserve">, </w:t>
      </w:r>
      <w:r w:rsidR="00495434">
        <w:t xml:space="preserve">soll </w:t>
      </w:r>
      <w:r w:rsidR="00D970E0">
        <w:t xml:space="preserve">als </w:t>
      </w:r>
      <w:r w:rsidRPr="00212703">
        <w:t xml:space="preserve">Datenquelle </w:t>
      </w:r>
      <w:r w:rsidR="00D970E0">
        <w:t>fungieren</w:t>
      </w:r>
      <w:r w:rsidRPr="00212703">
        <w:t>.</w:t>
      </w:r>
    </w:p>
    <w:p w14:paraId="7B62D858" w14:textId="2C41BF7D" w:rsidR="00414A35" w:rsidRDefault="00AB3C47" w:rsidP="00414A35">
      <w:pPr>
        <w:pStyle w:val="Textkrper"/>
        <w:ind w:firstLine="709"/>
      </w:pPr>
      <w:r w:rsidRPr="0036309C">
        <w:t>Topology-Editor-Plugin</w:t>
      </w:r>
      <w:r w:rsidRPr="00212703">
        <w:t xml:space="preserve"> besteht aus zwei </w:t>
      </w:r>
      <w:r w:rsidR="00495434" w:rsidRPr="00212703">
        <w:t>Haup</w:t>
      </w:r>
      <w:r w:rsidR="00495434">
        <w:t>tk</w:t>
      </w:r>
      <w:r w:rsidR="00495434" w:rsidRPr="00212703">
        <w:t>omponenten</w:t>
      </w:r>
      <w:r w:rsidR="00495434">
        <w:t xml:space="preserve">: </w:t>
      </w:r>
      <w:r w:rsidR="00495434" w:rsidRPr="00212703">
        <w:t>der</w:t>
      </w:r>
      <w:r w:rsidRPr="00212703">
        <w:t xml:space="preserve"> </w:t>
      </w:r>
      <w:r w:rsidRPr="0036309C">
        <w:t>Topology-Editor-Server und Topology-Editor</w:t>
      </w:r>
      <w:r w:rsidR="00DB7008">
        <w:t>-Client</w:t>
      </w:r>
      <w:r w:rsidR="00D970E0">
        <w:t>.</w:t>
      </w:r>
      <w:r w:rsidR="00DB7008">
        <w:t xml:space="preserve"> </w:t>
      </w:r>
      <w:r w:rsidR="00D970E0">
        <w:t xml:space="preserve">Der </w:t>
      </w:r>
      <w:r w:rsidR="00DB7008" w:rsidRPr="00DB7008">
        <w:t xml:space="preserve">Topology-Editor-Server </w:t>
      </w:r>
      <w:r w:rsidR="00495434">
        <w:t>umfasst</w:t>
      </w:r>
      <w:r w:rsidR="00D970E0" w:rsidRPr="00DB7008">
        <w:t xml:space="preserve"> </w:t>
      </w:r>
      <w:r w:rsidR="00DB7008" w:rsidRPr="00DB7008">
        <w:t>Kernfunktionen wie das Parsen der prot</w:t>
      </w:r>
      <w:r w:rsidR="00DB7008">
        <w:t>o</w:t>
      </w:r>
      <w:r w:rsidR="00DB7008" w:rsidRPr="00DB7008">
        <w:t xml:space="preserve">kollneutralen Gerätebeschreibungen, das Erstellen, Aktualisieren und Löschen </w:t>
      </w:r>
      <w:r w:rsidR="00DB7008">
        <w:t xml:space="preserve">eines Topologie-Modells </w:t>
      </w:r>
      <w:r w:rsidR="00DB7008" w:rsidRPr="00DB7008">
        <w:t xml:space="preserve">für </w:t>
      </w:r>
      <w:r w:rsidR="00CC7E68" w:rsidRPr="00DB7008">
        <w:t>die geparsten Informationen</w:t>
      </w:r>
      <w:r w:rsidR="00DB7008" w:rsidRPr="00DB7008">
        <w:t xml:space="preserve">. Darüber hinaus bietet </w:t>
      </w:r>
      <w:r w:rsidR="00D970E0">
        <w:t xml:space="preserve">er </w:t>
      </w:r>
      <w:r w:rsidR="00DB7008" w:rsidRPr="00DB7008">
        <w:t>ein</w:t>
      </w:r>
      <w:r w:rsidR="00DB7008">
        <w:t>en</w:t>
      </w:r>
      <w:r w:rsidR="00414A35">
        <w:t xml:space="preserve"> Mechanismus </w:t>
      </w:r>
      <w:r w:rsidR="00DB7008" w:rsidRPr="00DB7008">
        <w:t xml:space="preserve">für </w:t>
      </w:r>
      <w:r w:rsidR="00DB7008">
        <w:t>Fehlerb</w:t>
      </w:r>
      <w:r w:rsidR="00DB7008" w:rsidRPr="00DB7008">
        <w:t>ehandlungen</w:t>
      </w:r>
      <w:r w:rsidR="00DB7008">
        <w:t>.</w:t>
      </w:r>
    </w:p>
    <w:p w14:paraId="715BF027" w14:textId="77777777" w:rsidR="00414A35" w:rsidRPr="00414A35" w:rsidRDefault="00414A35" w:rsidP="00414A35">
      <w:pPr>
        <w:pStyle w:val="TextkrperEinzug"/>
        <w:rPr>
          <w:lang w:val="de-DE"/>
        </w:rPr>
      </w:pPr>
    </w:p>
    <w:p w14:paraId="173F30E9" w14:textId="10904334" w:rsidR="00AB3C47" w:rsidRDefault="00414A35" w:rsidP="00414A35">
      <w:pPr>
        <w:pStyle w:val="Textkrper"/>
      </w:pPr>
      <w:r>
        <w:rPr>
          <w:noProof/>
        </w:rPr>
        <w:drawing>
          <wp:inline distT="0" distB="0" distL="0" distR="0" wp14:anchorId="096ED658" wp14:editId="6C9A01FA">
            <wp:extent cx="5759450" cy="318643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186430"/>
                    </a:xfrm>
                    <a:prstGeom prst="rect">
                      <a:avLst/>
                    </a:prstGeom>
                  </pic:spPr>
                </pic:pic>
              </a:graphicData>
            </a:graphic>
          </wp:inline>
        </w:drawing>
      </w:r>
      <w:r w:rsidR="001D6F7E">
        <w:rPr>
          <w:noProof/>
          <w:lang w:val="en-US" w:eastAsia="en-US"/>
        </w:rPr>
        <w:t xml:space="preserve"> </w:t>
      </w:r>
    </w:p>
    <w:p w14:paraId="398522DF" w14:textId="5695044B" w:rsidR="00AB3C47" w:rsidRPr="00212703" w:rsidRDefault="00AB3C47" w:rsidP="00AB3C47">
      <w:pPr>
        <w:pStyle w:val="Beschriftung"/>
        <w:jc w:val="both"/>
      </w:pPr>
      <w:bookmarkStart w:id="191" w:name="_Ref517771775"/>
      <w:bookmarkStart w:id="192" w:name="_Toc521311401"/>
      <w:r>
        <w:t xml:space="preserve">Abbildung </w:t>
      </w:r>
      <w:fldSimple w:instr=" SEQ Abbildung \* ARABIC ">
        <w:r w:rsidR="00693A00">
          <w:rPr>
            <w:noProof/>
          </w:rPr>
          <w:t>13</w:t>
        </w:r>
      </w:fldSimple>
      <w:bookmarkEnd w:id="191"/>
      <w:r>
        <w:t xml:space="preserve">: </w:t>
      </w:r>
      <w:r w:rsidRPr="007C066C">
        <w:t>ComStudio mit dem Topology-Editor Komponenten</w:t>
      </w:r>
      <w:bookmarkEnd w:id="192"/>
    </w:p>
    <w:p w14:paraId="21F701E6" w14:textId="77777777" w:rsidR="00E73724" w:rsidRPr="00212703" w:rsidRDefault="00E73724" w:rsidP="00E73724">
      <w:pPr>
        <w:pStyle w:val="TextkrperEinzug"/>
        <w:ind w:firstLine="0"/>
        <w:rPr>
          <w:lang w:val="de-DE"/>
        </w:rPr>
      </w:pPr>
    </w:p>
    <w:p w14:paraId="3B048D9F" w14:textId="77777777" w:rsidR="00DB7008" w:rsidRDefault="00DB7008" w:rsidP="00E73724">
      <w:pPr>
        <w:pStyle w:val="TextkrperEinzug"/>
        <w:ind w:firstLine="0"/>
        <w:rPr>
          <w:lang w:val="de-DE"/>
        </w:rPr>
      </w:pPr>
    </w:p>
    <w:p w14:paraId="62740597" w14:textId="36312457" w:rsidR="006F34E3" w:rsidRDefault="00DB7008" w:rsidP="006F34E3">
      <w:pPr>
        <w:pStyle w:val="TextkrperEinzug"/>
        <w:ind w:firstLine="0"/>
        <w:rPr>
          <w:lang w:val="de-DE"/>
        </w:rPr>
      </w:pPr>
      <w:r>
        <w:rPr>
          <w:lang w:val="de-DE"/>
        </w:rPr>
        <w:tab/>
      </w:r>
      <w:r w:rsidRPr="00DB7008">
        <w:rPr>
          <w:lang w:val="de-DE"/>
        </w:rPr>
        <w:t>Topology-Editor-Client ist die clientseitige Anwendung, welche das HTTP-Protokoll zur Datenkommunikation mit dem Server verwenden, um Topologie-Information</w:t>
      </w:r>
      <w:r w:rsidR="00F310A4">
        <w:rPr>
          <w:lang w:val="de-DE"/>
        </w:rPr>
        <w:t>en</w:t>
      </w:r>
      <w:r w:rsidRPr="00DB7008">
        <w:rPr>
          <w:lang w:val="de-DE"/>
        </w:rPr>
        <w:t xml:space="preserve"> abzufragen und sie anschließend </w:t>
      </w:r>
      <w:r w:rsidR="00F310A4">
        <w:rPr>
          <w:lang w:val="de-DE"/>
        </w:rPr>
        <w:t xml:space="preserve">für </w:t>
      </w:r>
      <w:r w:rsidR="00CC7E68" w:rsidRPr="00DB7008">
        <w:rPr>
          <w:lang w:val="de-DE"/>
        </w:rPr>
        <w:t>den Nutzer</w:t>
      </w:r>
      <w:r w:rsidRPr="00DB7008">
        <w:rPr>
          <w:lang w:val="de-DE"/>
        </w:rPr>
        <w:t xml:space="preserve"> </w:t>
      </w:r>
      <w:r w:rsidR="00F310A4">
        <w:rPr>
          <w:lang w:val="de-DE"/>
        </w:rPr>
        <w:t xml:space="preserve">grafisch </w:t>
      </w:r>
      <w:r w:rsidRPr="00DB7008">
        <w:rPr>
          <w:lang w:val="de-DE"/>
        </w:rPr>
        <w:t>dar</w:t>
      </w:r>
      <w:r w:rsidR="00F310A4">
        <w:rPr>
          <w:lang w:val="de-DE"/>
        </w:rPr>
        <w:t>zu</w:t>
      </w:r>
      <w:r w:rsidRPr="00DB7008">
        <w:rPr>
          <w:lang w:val="de-DE"/>
        </w:rPr>
        <w:t>stellen. Der Client ka</w:t>
      </w:r>
      <w:r>
        <w:rPr>
          <w:lang w:val="de-DE"/>
        </w:rPr>
        <w:t>nn direkt in ComStudi</w:t>
      </w:r>
      <w:r w:rsidRPr="00DB7008">
        <w:rPr>
          <w:lang w:val="de-DE"/>
        </w:rPr>
        <w:t>o gehostet werden oder als Web-Anwendungen verwendet werden.</w:t>
      </w:r>
      <w:r w:rsidR="004E3451">
        <w:rPr>
          <w:lang w:val="de-DE"/>
        </w:rPr>
        <w:t xml:space="preserve"> </w:t>
      </w:r>
      <w:r w:rsidR="004E3451">
        <w:rPr>
          <w:lang w:val="de-DE"/>
        </w:rPr>
        <w:fldChar w:fldCharType="begin"/>
      </w:r>
      <w:r w:rsidR="004E3451" w:rsidRPr="00411388">
        <w:rPr>
          <w:lang w:val="de-DE"/>
        </w:rPr>
        <w:instrText xml:space="preserve"> REF _Ref517771775 \h </w:instrText>
      </w:r>
      <w:r w:rsidR="004E3451">
        <w:rPr>
          <w:lang w:val="de-DE"/>
        </w:rPr>
      </w:r>
      <w:r w:rsidR="004E3451">
        <w:rPr>
          <w:lang w:val="de-DE"/>
        </w:rPr>
        <w:fldChar w:fldCharType="separate"/>
      </w:r>
      <w:r w:rsidR="00693A00" w:rsidRPr="00EF06A4">
        <w:rPr>
          <w:lang w:val="de-DE"/>
        </w:rPr>
        <w:t xml:space="preserve">Abbildung </w:t>
      </w:r>
      <w:r w:rsidR="00693A00" w:rsidRPr="00EF06A4">
        <w:rPr>
          <w:noProof/>
          <w:lang w:val="de-DE"/>
        </w:rPr>
        <w:t>13</w:t>
      </w:r>
      <w:r w:rsidR="004E3451">
        <w:rPr>
          <w:lang w:val="de-DE"/>
        </w:rPr>
        <w:fldChar w:fldCharType="end"/>
      </w:r>
      <w:r w:rsidR="004E3451" w:rsidRPr="004E3451">
        <w:rPr>
          <w:lang w:val="de-DE"/>
        </w:rPr>
        <w:t xml:space="preserve"> zeigt das Zusammenspiel zwischen ComStudio und Topology-Editor und stellt die zu realisierenden Komponenten dar.</w:t>
      </w:r>
    </w:p>
    <w:p w14:paraId="1C984C66" w14:textId="10212423" w:rsidR="006F34E3" w:rsidRPr="006F34E3" w:rsidRDefault="006F34E3" w:rsidP="006F34E3">
      <w:pPr>
        <w:pStyle w:val="TextkrperEinzug"/>
        <w:rPr>
          <w:lang w:val="de-DE"/>
        </w:rPr>
      </w:pPr>
      <w:r>
        <w:rPr>
          <w:lang w:val="de-DE"/>
        </w:rPr>
        <w:t>Die Komponente für die B</w:t>
      </w:r>
      <w:r w:rsidRPr="006F34E3">
        <w:rPr>
          <w:lang w:val="de-DE"/>
        </w:rPr>
        <w:t xml:space="preserve">enutzeroberflächen hängt von der </w:t>
      </w:r>
      <w:r>
        <w:rPr>
          <w:lang w:val="de-DE"/>
        </w:rPr>
        <w:t>Geschäftslogik des Servers</w:t>
      </w:r>
      <w:r w:rsidRPr="006F34E3">
        <w:rPr>
          <w:lang w:val="de-DE"/>
        </w:rPr>
        <w:t xml:space="preserve"> ab und verwendet ihre Funktionen. Im Gegensatz dazu sollte die Geschäftslogik</w:t>
      </w:r>
      <w:r>
        <w:rPr>
          <w:lang w:val="de-DE"/>
        </w:rPr>
        <w:t xml:space="preserve"> nicht von der B</w:t>
      </w:r>
      <w:r w:rsidRPr="006F34E3">
        <w:rPr>
          <w:lang w:val="de-DE"/>
        </w:rPr>
        <w:t>enutzerschnittstellenkomponente abhängen.</w:t>
      </w:r>
    </w:p>
    <w:p w14:paraId="0E1D8CF2" w14:textId="3BE29521" w:rsidR="00DB7008" w:rsidRDefault="006F34E3" w:rsidP="003C0C98">
      <w:pPr>
        <w:pStyle w:val="TextkrperEinzug"/>
        <w:rPr>
          <w:lang w:val="de-DE"/>
        </w:rPr>
      </w:pPr>
      <w:r>
        <w:rPr>
          <w:lang w:val="de-DE"/>
        </w:rPr>
        <w:t>Die Bestandteile de</w:t>
      </w:r>
      <w:r w:rsidR="00F310A4">
        <w:rPr>
          <w:lang w:val="de-DE"/>
        </w:rPr>
        <w:t>s</w:t>
      </w:r>
      <w:r>
        <w:rPr>
          <w:lang w:val="de-DE"/>
        </w:rPr>
        <w:t xml:space="preserve"> Topology-Editor</w:t>
      </w:r>
      <w:r w:rsidR="00F310A4">
        <w:rPr>
          <w:lang w:val="de-DE"/>
        </w:rPr>
        <w:t>s</w:t>
      </w:r>
      <w:r w:rsidRPr="006F34E3">
        <w:rPr>
          <w:lang w:val="de-DE"/>
        </w:rPr>
        <w:t xml:space="preserve"> müssen in verschiedenen Szenarien </w:t>
      </w:r>
      <w:r w:rsidR="006707A6">
        <w:rPr>
          <w:lang w:val="de-DE"/>
        </w:rPr>
        <w:t>Feldbus-neutral</w:t>
      </w:r>
      <w:r w:rsidRPr="006F34E3">
        <w:rPr>
          <w:lang w:val="de-DE"/>
        </w:rPr>
        <w:t xml:space="preserve"> verwendbar sein.</w:t>
      </w:r>
      <w:r>
        <w:rPr>
          <w:lang w:val="de-DE"/>
        </w:rPr>
        <w:t xml:space="preserve"> </w:t>
      </w:r>
      <w:r w:rsidRPr="006F34E3">
        <w:rPr>
          <w:lang w:val="de-DE"/>
        </w:rPr>
        <w:t xml:space="preserve">Ein dediziertes Szenario ist das </w:t>
      </w:r>
      <w:r>
        <w:rPr>
          <w:lang w:val="de-DE"/>
        </w:rPr>
        <w:t>ComStudio</w:t>
      </w:r>
      <w:r w:rsidRPr="006F34E3">
        <w:rPr>
          <w:lang w:val="de-DE"/>
        </w:rPr>
        <w:t>-Szenario. Dieses soll von</w:t>
      </w:r>
      <w:r>
        <w:rPr>
          <w:lang w:val="de-DE"/>
        </w:rPr>
        <w:t xml:space="preserve"> der Lösung unterstützt werden.</w:t>
      </w:r>
    </w:p>
    <w:p w14:paraId="0F5D23BE" w14:textId="1513FD69" w:rsidR="00DB7008" w:rsidRDefault="006F34E3" w:rsidP="006F34E3">
      <w:pPr>
        <w:pStyle w:val="berschrift2"/>
      </w:pPr>
      <w:bookmarkStart w:id="193" w:name="_Toc521311629"/>
      <w:r>
        <w:t>ComStudio</w:t>
      </w:r>
      <w:r w:rsidR="00F310A4">
        <w:t>-</w:t>
      </w:r>
      <w:r>
        <w:t>Szenario</w:t>
      </w:r>
      <w:bookmarkEnd w:id="193"/>
    </w:p>
    <w:p w14:paraId="24DEEA9D" w14:textId="517959BF" w:rsidR="006F34E3" w:rsidRDefault="001F6429" w:rsidP="003C0C98">
      <w:pPr>
        <w:pStyle w:val="TextkrperEinzug"/>
        <w:ind w:firstLine="0"/>
        <w:rPr>
          <w:lang w:val="de-DE"/>
        </w:rPr>
      </w:pPr>
      <w:r w:rsidRPr="001F6429">
        <w:rPr>
          <w:lang w:val="de-DE"/>
        </w:rPr>
        <w:t>Topology-Editor-Server und Topology-Editor-Client sind in der Host-Applikation Com</w:t>
      </w:r>
      <w:r>
        <w:rPr>
          <w:lang w:val="de-DE"/>
        </w:rPr>
        <w:t xml:space="preserve">Studio eingebettet. </w:t>
      </w:r>
      <w:r w:rsidR="003C0C98">
        <w:rPr>
          <w:lang w:val="de-DE"/>
        </w:rPr>
        <w:t>Die feldbus</w:t>
      </w:r>
      <w:r w:rsidR="003C0C98" w:rsidRPr="001F6429">
        <w:rPr>
          <w:lang w:val="de-DE"/>
        </w:rPr>
        <w:t>spezifischen Geräte</w:t>
      </w:r>
      <w:r w:rsidR="003C0C98">
        <w:rPr>
          <w:lang w:val="de-DE"/>
        </w:rPr>
        <w:t xml:space="preserve"> werden </w:t>
      </w:r>
      <w:r w:rsidRPr="001F6429">
        <w:rPr>
          <w:lang w:val="de-DE"/>
        </w:rPr>
        <w:t>in ComStudio nach dem FDT-Standard verwendet.</w:t>
      </w:r>
      <w:r w:rsidR="003C0C98">
        <w:rPr>
          <w:lang w:val="de-DE"/>
        </w:rPr>
        <w:t xml:space="preserve"> Dieser Ansatz ist sinnvoll für Szenarien, in denen ein Benutzer anspruchsvollere Topologien für seine feldbus</w:t>
      </w:r>
      <w:r w:rsidR="003C0C98" w:rsidRPr="001F6429">
        <w:rPr>
          <w:lang w:val="de-DE"/>
        </w:rPr>
        <w:t>spezifischen</w:t>
      </w:r>
      <w:r w:rsidR="003C0C98">
        <w:rPr>
          <w:lang w:val="de-DE"/>
        </w:rPr>
        <w:t xml:space="preserve"> Geräte bereitstellen möchte ohne Fachwissen über die jeweils verwendeten Protokolle </w:t>
      </w:r>
      <w:r w:rsidR="00F310A4">
        <w:rPr>
          <w:lang w:val="de-DE"/>
        </w:rPr>
        <w:t xml:space="preserve">beherrschen zu müssen </w:t>
      </w:r>
      <w:r w:rsidR="003C0C98">
        <w:rPr>
          <w:lang w:val="de-DE"/>
        </w:rPr>
        <w:t xml:space="preserve">oder wenn </w:t>
      </w:r>
      <w:r w:rsidR="003C0C98" w:rsidRPr="00212703">
        <w:rPr>
          <w:lang w:val="de-DE"/>
        </w:rPr>
        <w:t>Funktionen zum Darstellen einer physikalischen Anordnung (</w:t>
      </w:r>
      <w:r w:rsidR="00F310A4">
        <w:rPr>
          <w:lang w:val="de-DE"/>
        </w:rPr>
        <w:t xml:space="preserve">der zulässigen </w:t>
      </w:r>
      <w:r w:rsidR="003C0C98" w:rsidRPr="00212703">
        <w:rPr>
          <w:lang w:val="de-DE"/>
        </w:rPr>
        <w:t>Verknüpfungen) der protokollabhängigen Geräte mit Datenelementen sowie zum Lesen, Importieren, Exportieren, Löschen, Schreiben und Überwachen dieser Elemente für Datenänderungen.</w:t>
      </w:r>
      <w:r w:rsidR="00414A35">
        <w:rPr>
          <w:lang w:val="de-DE"/>
        </w:rPr>
        <w:t xml:space="preserve"> Die folgende Abbildung beschreibt die relevante Kommunikation zwischen Feldbussysteme(PROFIBUS und PROFINET), Host-Applikation und Topology-Editor-Komponente.</w:t>
      </w:r>
    </w:p>
    <w:p w14:paraId="52A344AD" w14:textId="77777777" w:rsidR="007B3328" w:rsidRDefault="007B3328" w:rsidP="003C0C98">
      <w:pPr>
        <w:pStyle w:val="TextkrperEinzug"/>
        <w:ind w:firstLine="0"/>
        <w:rPr>
          <w:lang w:val="de-DE"/>
        </w:rPr>
      </w:pPr>
    </w:p>
    <w:p w14:paraId="74E4C74C" w14:textId="77777777" w:rsidR="003510F4" w:rsidRDefault="001F6429" w:rsidP="003510F4">
      <w:pPr>
        <w:pStyle w:val="TextkrperEinzug"/>
        <w:keepNext/>
        <w:ind w:firstLine="0"/>
      </w:pPr>
      <w:r>
        <w:rPr>
          <w:noProof/>
          <w:lang w:val="en-US" w:eastAsia="en-US"/>
        </w:rPr>
        <w:drawing>
          <wp:inline distT="0" distB="0" distL="0" distR="0" wp14:anchorId="21ADB2AD" wp14:editId="28E87D90">
            <wp:extent cx="5759450" cy="337121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371215"/>
                    </a:xfrm>
                    <a:prstGeom prst="rect">
                      <a:avLst/>
                    </a:prstGeom>
                  </pic:spPr>
                </pic:pic>
              </a:graphicData>
            </a:graphic>
          </wp:inline>
        </w:drawing>
      </w:r>
    </w:p>
    <w:p w14:paraId="2D7760B3" w14:textId="3942DE6F" w:rsidR="001F6429" w:rsidRDefault="003510F4" w:rsidP="003510F4">
      <w:pPr>
        <w:pStyle w:val="Beschriftung"/>
        <w:jc w:val="both"/>
      </w:pPr>
      <w:bookmarkStart w:id="194" w:name="_Toc521311402"/>
      <w:r>
        <w:t xml:space="preserve">Abbildung </w:t>
      </w:r>
      <w:fldSimple w:instr=" SEQ Abbildung \* ARABIC ">
        <w:r w:rsidR="00693A00">
          <w:rPr>
            <w:noProof/>
          </w:rPr>
          <w:t>14</w:t>
        </w:r>
      </w:fldSimple>
      <w:r>
        <w:t xml:space="preserve">: </w:t>
      </w:r>
      <w:r w:rsidRPr="006C088D">
        <w:t>Kommunikation zwischen Feldbuss</w:t>
      </w:r>
      <w:r w:rsidR="00F310A4">
        <w:t>yst</w:t>
      </w:r>
      <w:r w:rsidR="00CC7E68">
        <w:t>e</w:t>
      </w:r>
      <w:r w:rsidR="00F310A4">
        <w:t>men</w:t>
      </w:r>
      <w:r w:rsidRPr="006C088D">
        <w:t>, ComStudio und Topology-Editor-Komponente</w:t>
      </w:r>
      <w:bookmarkEnd w:id="194"/>
    </w:p>
    <w:p w14:paraId="4CDEEC41" w14:textId="6EA5E531" w:rsidR="00727E32" w:rsidRDefault="00727E32" w:rsidP="00727E32">
      <w:pPr>
        <w:pStyle w:val="berschrift2"/>
      </w:pPr>
      <w:bookmarkStart w:id="195" w:name="_Toc521311630"/>
      <w:r>
        <w:lastRenderedPageBreak/>
        <w:t>ComStudio</w:t>
      </w:r>
      <w:r w:rsidR="00F310A4">
        <w:t>-</w:t>
      </w:r>
      <w:r>
        <w:t>Szenario</w:t>
      </w:r>
      <w:r w:rsidR="00F310A4">
        <w:t>,</w:t>
      </w:r>
      <w:r>
        <w:t xml:space="preserve"> User Interface</w:t>
      </w:r>
      <w:bookmarkEnd w:id="195"/>
    </w:p>
    <w:p w14:paraId="01711C07" w14:textId="11A7CA92" w:rsidR="00EB35A1" w:rsidRDefault="00EB35A1" w:rsidP="00EB35A1">
      <w:pPr>
        <w:pStyle w:val="Textkrper"/>
      </w:pPr>
      <w:r>
        <w:fldChar w:fldCharType="begin"/>
      </w:r>
      <w:r>
        <w:instrText xml:space="preserve"> REF _Ref517867293 \h </w:instrText>
      </w:r>
      <w:r>
        <w:fldChar w:fldCharType="separate"/>
      </w:r>
      <w:r w:rsidR="00693A00">
        <w:t xml:space="preserve">Abbildung </w:t>
      </w:r>
      <w:r w:rsidR="00693A00">
        <w:rPr>
          <w:noProof/>
        </w:rPr>
        <w:t>15</w:t>
      </w:r>
      <w:r>
        <w:fldChar w:fldCharType="end"/>
      </w:r>
      <w:r>
        <w:t xml:space="preserve"> zeigt das </w:t>
      </w:r>
      <w:r w:rsidRPr="00EB35A1">
        <w:t>Aussehen und die Funktionsweise der Benutzeroberflächenkomponente, wenn sie im ComStudio verwendet werden. Die generelle Idee für das Layout stammt von Kapitel</w:t>
      </w:r>
      <w:r>
        <w:t xml:space="preserve"> </w:t>
      </w:r>
      <w:r>
        <w:fldChar w:fldCharType="begin"/>
      </w:r>
      <w:r>
        <w:instrText xml:space="preserve"> REF _Ref517867359 \r \h </w:instrText>
      </w:r>
      <w:r>
        <w:fldChar w:fldCharType="separate"/>
      </w:r>
      <w:r w:rsidR="00693A00">
        <w:t>3</w:t>
      </w:r>
      <w:r>
        <w:fldChar w:fldCharType="end"/>
      </w:r>
      <w:r>
        <w:t xml:space="preserve">. </w:t>
      </w:r>
    </w:p>
    <w:p w14:paraId="06A4FBE3" w14:textId="77777777" w:rsidR="007B3328" w:rsidRPr="007B3328" w:rsidRDefault="007B3328" w:rsidP="007B3328">
      <w:pPr>
        <w:pStyle w:val="TextkrperEinzug"/>
        <w:rPr>
          <w:lang w:val="de-DE"/>
        </w:rPr>
      </w:pPr>
    </w:p>
    <w:p w14:paraId="1F8C6CC9" w14:textId="77777777" w:rsidR="002E6C6C" w:rsidRDefault="002E6C6C" w:rsidP="002E6C6C">
      <w:pPr>
        <w:pStyle w:val="TextkrperEinzug"/>
        <w:keepNext/>
        <w:ind w:firstLine="0"/>
      </w:pPr>
      <w:r>
        <w:rPr>
          <w:noProof/>
          <w:lang w:val="en-US" w:eastAsia="en-US"/>
        </w:rPr>
        <w:drawing>
          <wp:inline distT="0" distB="0" distL="0" distR="0" wp14:anchorId="164F250D" wp14:editId="71145F0C">
            <wp:extent cx="5759450" cy="25622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562225"/>
                    </a:xfrm>
                    <a:prstGeom prst="rect">
                      <a:avLst/>
                    </a:prstGeom>
                  </pic:spPr>
                </pic:pic>
              </a:graphicData>
            </a:graphic>
          </wp:inline>
        </w:drawing>
      </w:r>
    </w:p>
    <w:p w14:paraId="6738C897" w14:textId="414025EA" w:rsidR="003510F4" w:rsidRDefault="002E6C6C" w:rsidP="002E6C6C">
      <w:pPr>
        <w:pStyle w:val="Beschriftung"/>
        <w:jc w:val="both"/>
      </w:pPr>
      <w:bookmarkStart w:id="196" w:name="_Ref517867293"/>
      <w:bookmarkStart w:id="197" w:name="_Toc521311403"/>
      <w:r>
        <w:t xml:space="preserve">Abbildung </w:t>
      </w:r>
      <w:fldSimple w:instr=" SEQ Abbildung \* ARABIC ">
        <w:r w:rsidR="00693A00">
          <w:rPr>
            <w:noProof/>
          </w:rPr>
          <w:t>15</w:t>
        </w:r>
      </w:fldSimple>
      <w:bookmarkEnd w:id="196"/>
      <w:r>
        <w:t>: D</w:t>
      </w:r>
      <w:r w:rsidRPr="009C2F42">
        <w:t>as Layout</w:t>
      </w:r>
      <w:r>
        <w:t xml:space="preserve"> für die B</w:t>
      </w:r>
      <w:r w:rsidRPr="009C2F42">
        <w:t>enutzeroberflächenkomponente</w:t>
      </w:r>
      <w:bookmarkEnd w:id="197"/>
    </w:p>
    <w:p w14:paraId="0B2FCD3B" w14:textId="6F977EEC" w:rsidR="00EB35A1" w:rsidRDefault="00EB35A1" w:rsidP="00EB35A1">
      <w:pPr>
        <w:pStyle w:val="TextkrperEinzug"/>
        <w:ind w:firstLine="0"/>
        <w:rPr>
          <w:lang w:val="de-DE"/>
        </w:rPr>
      </w:pPr>
      <w:r>
        <w:rPr>
          <w:lang w:val="de-DE"/>
        </w:rPr>
        <w:tab/>
        <w:t>Die zu realisierende Komponente</w:t>
      </w:r>
      <w:r w:rsidR="00F310A4">
        <w:rPr>
          <w:lang w:val="de-DE"/>
        </w:rPr>
        <w:t>n</w:t>
      </w:r>
      <w:r>
        <w:rPr>
          <w:lang w:val="de-DE"/>
        </w:rPr>
        <w:t xml:space="preserve"> sind in grau gekennzeichnet. Sie müssen die </w:t>
      </w:r>
      <w:r w:rsidRPr="00EB35A1">
        <w:rPr>
          <w:lang w:val="de-DE"/>
        </w:rPr>
        <w:t>Größenänderung</w:t>
      </w:r>
      <w:r>
        <w:rPr>
          <w:lang w:val="de-DE"/>
        </w:rPr>
        <w:t xml:space="preserve"> unterstützen. Das Topology-Editor Toolbar muss in Ribbon-Bereich eingebettet werden. </w:t>
      </w:r>
      <w:r w:rsidRPr="00EB35A1">
        <w:rPr>
          <w:lang w:val="de-DE"/>
        </w:rPr>
        <w:t>In den Folgenden werden diese Komponenten in Details beschrieben</w:t>
      </w:r>
      <w:r w:rsidR="006F6CFF">
        <w:rPr>
          <w:lang w:val="de-DE"/>
        </w:rPr>
        <w:t>:</w:t>
      </w:r>
    </w:p>
    <w:p w14:paraId="4CB45A54" w14:textId="2023864F" w:rsidR="006F6CFF" w:rsidRDefault="006F6CFF" w:rsidP="008C7A6B">
      <w:pPr>
        <w:pStyle w:val="TextkrperEinzug"/>
        <w:numPr>
          <w:ilvl w:val="0"/>
          <w:numId w:val="50"/>
        </w:numPr>
        <w:rPr>
          <w:lang w:val="de-DE"/>
        </w:rPr>
      </w:pPr>
      <w:r>
        <w:rPr>
          <w:lang w:val="de-DE"/>
        </w:rPr>
        <w:t xml:space="preserve">Topology-Editor Toolbar – </w:t>
      </w:r>
      <w:r w:rsidR="00CC7E68">
        <w:rPr>
          <w:lang w:val="de-DE"/>
        </w:rPr>
        <w:t>umfasst</w:t>
      </w:r>
      <w:r w:rsidR="00F310A4">
        <w:rPr>
          <w:lang w:val="de-DE"/>
        </w:rPr>
        <w:t xml:space="preserve"> </w:t>
      </w:r>
      <w:r>
        <w:rPr>
          <w:lang w:val="de-DE"/>
        </w:rPr>
        <w:t xml:space="preserve">eine Reihe von Befehlen wie Speichern, Laden, Zoomen, die direkt unter der vorgegebenen Ribbon-Leiste angeordnet sind. Er ermöglicht </w:t>
      </w:r>
      <w:r w:rsidR="00F310A4">
        <w:rPr>
          <w:lang w:val="de-DE"/>
        </w:rPr>
        <w:t>dem Anwender</w:t>
      </w:r>
      <w:r>
        <w:rPr>
          <w:lang w:val="de-DE"/>
        </w:rPr>
        <w:t xml:space="preserve"> spezifische Aufgaben bezüglich der gewählten Topologie einfach zu erledigen. Um Ihre Funktionalitäten umzusetzen</w:t>
      </w:r>
      <w:r w:rsidR="00F310A4">
        <w:rPr>
          <w:lang w:val="de-DE"/>
        </w:rPr>
        <w:t>,</w:t>
      </w:r>
      <w:r>
        <w:rPr>
          <w:lang w:val="de-DE"/>
        </w:rPr>
        <w:t xml:space="preserve"> müssen Entwickler </w:t>
      </w:r>
      <w:r w:rsidR="00B449F1">
        <w:rPr>
          <w:lang w:val="de-DE"/>
        </w:rPr>
        <w:t>die vordefinierte Klassenschnittstelle</w:t>
      </w:r>
      <w:r>
        <w:rPr>
          <w:lang w:val="de-DE"/>
        </w:rPr>
        <w:t xml:space="preserve"> implementieren.</w:t>
      </w:r>
    </w:p>
    <w:p w14:paraId="3224A912" w14:textId="7CFE8947" w:rsidR="006F6CFF" w:rsidRPr="00B449F1" w:rsidRDefault="00B449F1" w:rsidP="008C7A6B">
      <w:pPr>
        <w:pStyle w:val="TextkrperEinzug"/>
        <w:numPr>
          <w:ilvl w:val="0"/>
          <w:numId w:val="50"/>
        </w:numPr>
        <w:rPr>
          <w:lang w:val="de-DE"/>
        </w:rPr>
      </w:pPr>
      <w:r>
        <w:rPr>
          <w:lang w:val="de-DE"/>
        </w:rPr>
        <w:t>Client User Interface - d</w:t>
      </w:r>
      <w:r w:rsidRPr="00B449F1">
        <w:rPr>
          <w:lang w:val="de-DE"/>
        </w:rPr>
        <w:t xml:space="preserve">ieses Benutzersteuerelement wird verwendet, um dem Benutzer alle </w:t>
      </w:r>
      <w:r w:rsidR="00F310A4">
        <w:rPr>
          <w:lang w:val="de-DE"/>
        </w:rPr>
        <w:t>wichtigen</w:t>
      </w:r>
      <w:r w:rsidR="00F310A4" w:rsidRPr="00B449F1">
        <w:rPr>
          <w:lang w:val="de-DE"/>
        </w:rPr>
        <w:t xml:space="preserve"> </w:t>
      </w:r>
      <w:r w:rsidRPr="00B449F1">
        <w:rPr>
          <w:lang w:val="de-DE"/>
        </w:rPr>
        <w:t>Funktionen anzubieten. Das Benutzersteuerelement arbeitet sowohl offline (keine Verbindung zum</w:t>
      </w:r>
      <w:r>
        <w:rPr>
          <w:lang w:val="de-DE"/>
        </w:rPr>
        <w:t xml:space="preserve"> </w:t>
      </w:r>
      <w:r w:rsidRPr="00F838CF">
        <w:rPr>
          <w:rStyle w:val="TextkrperZchn1"/>
          <w:lang w:val="de-DE"/>
        </w:rPr>
        <w:t>herstellerspezifische</w:t>
      </w:r>
      <w:r>
        <w:rPr>
          <w:rStyle w:val="TextkrperZchn1"/>
          <w:lang w:val="de-DE"/>
        </w:rPr>
        <w:t xml:space="preserve">n </w:t>
      </w:r>
      <w:r w:rsidRPr="00B449F1">
        <w:rPr>
          <w:lang w:val="de-DE"/>
        </w:rPr>
        <w:t xml:space="preserve">Gerät) als </w:t>
      </w:r>
      <w:r w:rsidR="00F310A4">
        <w:rPr>
          <w:lang w:val="de-DE"/>
        </w:rPr>
        <w:t xml:space="preserve">auch </w:t>
      </w:r>
      <w:r w:rsidRPr="00B449F1">
        <w:rPr>
          <w:lang w:val="de-DE"/>
        </w:rPr>
        <w:t>online</w:t>
      </w:r>
      <w:r w:rsidR="00F310A4">
        <w:rPr>
          <w:lang w:val="de-DE"/>
        </w:rPr>
        <w:t>.</w:t>
      </w:r>
    </w:p>
    <w:p w14:paraId="73852E98" w14:textId="6F614A7E" w:rsidR="003510F4" w:rsidRDefault="003510F4" w:rsidP="003510F4">
      <w:pPr>
        <w:pStyle w:val="berschrift2"/>
      </w:pPr>
      <w:bookmarkStart w:id="198" w:name="_Toc521311631"/>
      <w:r w:rsidRPr="003510F4">
        <w:t>Schnittstellen zwischen Komponenten</w:t>
      </w:r>
      <w:bookmarkEnd w:id="198"/>
    </w:p>
    <w:p w14:paraId="6BDAC169" w14:textId="2929225A" w:rsidR="003510F4" w:rsidRDefault="003510F4" w:rsidP="004C6D9D">
      <w:pPr>
        <w:pStyle w:val="TextkrperEinzug"/>
        <w:ind w:firstLine="0"/>
        <w:rPr>
          <w:lang w:val="de-DE"/>
        </w:rPr>
      </w:pPr>
      <w:r w:rsidRPr="003510F4">
        <w:rPr>
          <w:lang w:val="de-DE"/>
        </w:rPr>
        <w:t>Zusätzlich zu den oben beschriebenen allgemeinen Einbettungsszenarien sollen folgende Anforderungen bezüglich der Kommunikation zwischen beteiligten Kompetenten durch das Realisierungskonzept erfüllt sein</w:t>
      </w:r>
      <w:r w:rsidR="004C6D9D">
        <w:rPr>
          <w:lang w:val="de-DE"/>
        </w:rPr>
        <w:t xml:space="preserve">. </w:t>
      </w:r>
      <w:r w:rsidRPr="003510F4">
        <w:rPr>
          <w:lang w:val="de-DE"/>
        </w:rPr>
        <w:t>Für die Interaktion zwischen den Komponenten ist eine Reihe von Schnittstellen erforderlich</w:t>
      </w:r>
      <w:r w:rsidR="004C6D9D">
        <w:rPr>
          <w:lang w:val="de-DE"/>
        </w:rPr>
        <w:t>.</w:t>
      </w:r>
    </w:p>
    <w:p w14:paraId="2A17A8F8" w14:textId="68B9F680" w:rsidR="002A391C" w:rsidRDefault="002A391C" w:rsidP="004C6D9D">
      <w:pPr>
        <w:pStyle w:val="TextkrperEinzug"/>
        <w:ind w:firstLine="0"/>
        <w:rPr>
          <w:lang w:val="de-DE"/>
        </w:rPr>
      </w:pPr>
    </w:p>
    <w:p w14:paraId="4132867C" w14:textId="485B8397" w:rsidR="002A391C" w:rsidRDefault="001D2C4A" w:rsidP="004C6D9D">
      <w:pPr>
        <w:pStyle w:val="TextkrperEinzug"/>
        <w:ind w:firstLine="0"/>
        <w:rPr>
          <w:lang w:val="de-DE"/>
        </w:rPr>
      </w:pPr>
      <w:r>
        <w:rPr>
          <w:noProof/>
        </w:rPr>
        <w:lastRenderedPageBreak/>
        <w:drawing>
          <wp:inline distT="0" distB="0" distL="0" distR="0" wp14:anchorId="016679D5" wp14:editId="535C7FC6">
            <wp:extent cx="5759450" cy="3425190"/>
            <wp:effectExtent l="0" t="0" r="0" b="381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425190"/>
                    </a:xfrm>
                    <a:prstGeom prst="rect">
                      <a:avLst/>
                    </a:prstGeom>
                  </pic:spPr>
                </pic:pic>
              </a:graphicData>
            </a:graphic>
          </wp:inline>
        </w:drawing>
      </w:r>
      <w:r>
        <w:rPr>
          <w:noProof/>
        </w:rPr>
        <w:t xml:space="preserve"> </w:t>
      </w:r>
    </w:p>
    <w:p w14:paraId="78E66898" w14:textId="18822B29" w:rsidR="00A426A8" w:rsidRDefault="00A426A8" w:rsidP="00A426A8">
      <w:pPr>
        <w:pStyle w:val="TextkrperEinzug"/>
        <w:ind w:firstLine="0"/>
        <w:rPr>
          <w:lang w:val="de-DE"/>
        </w:rPr>
      </w:pPr>
    </w:p>
    <w:p w14:paraId="00956325" w14:textId="038171A1" w:rsidR="00CE5071" w:rsidRDefault="004A30A9" w:rsidP="004A30A9">
      <w:pPr>
        <w:pStyle w:val="Beschriftung"/>
        <w:jc w:val="both"/>
      </w:pPr>
      <w:bookmarkStart w:id="199" w:name="_Toc521311404"/>
      <w:r>
        <w:t xml:space="preserve">Abbildung </w:t>
      </w:r>
      <w:fldSimple w:instr=" SEQ Abbildung \* ARABIC ">
        <w:r w:rsidR="00693A00">
          <w:rPr>
            <w:noProof/>
          </w:rPr>
          <w:t>16</w:t>
        </w:r>
      </w:fldSimple>
      <w:r>
        <w:t>: Topology-Editor Schnittstellen</w:t>
      </w:r>
      <w:bookmarkEnd w:id="199"/>
    </w:p>
    <w:p w14:paraId="54BE8F59" w14:textId="2D49A73C" w:rsidR="00A426A8" w:rsidRDefault="00135CB8" w:rsidP="00A426A8">
      <w:pPr>
        <w:pStyle w:val="TextkrperEinzug"/>
        <w:ind w:firstLine="0"/>
        <w:rPr>
          <w:b/>
          <w:lang w:val="de-DE"/>
        </w:rPr>
      </w:pPr>
      <w:r>
        <w:rPr>
          <w:b/>
          <w:lang w:val="de-DE"/>
        </w:rPr>
        <w:t xml:space="preserve">Verantwortlichkeiten des </w:t>
      </w:r>
      <w:r w:rsidR="00A426A8" w:rsidRPr="00632D12">
        <w:rPr>
          <w:b/>
          <w:lang w:val="de-DE"/>
        </w:rPr>
        <w:t>Interface_</w:t>
      </w:r>
      <w:r w:rsidR="00632D12" w:rsidRPr="00632D12">
        <w:rPr>
          <w:b/>
          <w:lang w:val="de-DE"/>
        </w:rPr>
        <w:t>DtmWebApi</w:t>
      </w:r>
    </w:p>
    <w:p w14:paraId="580933C8" w14:textId="3492DD0A" w:rsidR="00632D12" w:rsidRDefault="00632D12" w:rsidP="008C7A6B">
      <w:pPr>
        <w:pStyle w:val="TextkrperEinzug"/>
        <w:numPr>
          <w:ilvl w:val="0"/>
          <w:numId w:val="47"/>
        </w:numPr>
        <w:rPr>
          <w:lang w:val="de-DE"/>
        </w:rPr>
      </w:pPr>
      <w:r w:rsidRPr="00632D12">
        <w:rPr>
          <w:lang w:val="de-DE"/>
        </w:rPr>
        <w:t xml:space="preserve">Steuerung der Geschäftslogik </w:t>
      </w:r>
      <w:r>
        <w:rPr>
          <w:lang w:val="de-DE"/>
        </w:rPr>
        <w:t xml:space="preserve">von Topology-Editor-Server </w:t>
      </w:r>
      <w:r w:rsidRPr="00632D12">
        <w:rPr>
          <w:lang w:val="de-DE"/>
        </w:rPr>
        <w:t xml:space="preserve">durch die Einbettungsanwendung </w:t>
      </w:r>
      <w:r>
        <w:rPr>
          <w:lang w:val="de-DE"/>
        </w:rPr>
        <w:t xml:space="preserve">beispielsweise </w:t>
      </w:r>
      <w:r w:rsidRPr="00212703">
        <w:rPr>
          <w:lang w:val="de-DE"/>
        </w:rPr>
        <w:t>Lesen, Importieren, Exportieren, Löschen, Schreiben und Ü</w:t>
      </w:r>
      <w:r>
        <w:rPr>
          <w:lang w:val="de-DE"/>
        </w:rPr>
        <w:t xml:space="preserve">berwachen der </w:t>
      </w:r>
      <w:r w:rsidR="009D7535">
        <w:rPr>
          <w:lang w:val="de-DE"/>
        </w:rPr>
        <w:t>Topologie</w:t>
      </w:r>
      <w:r w:rsidR="00A10451">
        <w:rPr>
          <w:lang w:val="de-DE"/>
        </w:rPr>
        <w:t xml:space="preserve"> (Siehe Abb.16: 2,3 und 4)</w:t>
      </w:r>
    </w:p>
    <w:p w14:paraId="0239D025" w14:textId="1D334B51" w:rsidR="00632D12" w:rsidRDefault="00632D12" w:rsidP="008C7A6B">
      <w:pPr>
        <w:pStyle w:val="TextkrperEinzug"/>
        <w:numPr>
          <w:ilvl w:val="0"/>
          <w:numId w:val="47"/>
        </w:numPr>
        <w:rPr>
          <w:lang w:val="de-DE"/>
        </w:rPr>
      </w:pPr>
      <w:r w:rsidRPr="00632D12">
        <w:rPr>
          <w:lang w:val="de-DE"/>
        </w:rPr>
        <w:t xml:space="preserve">Kommunikation mit </w:t>
      </w:r>
      <w:r>
        <w:rPr>
          <w:lang w:val="de-DE"/>
        </w:rPr>
        <w:t xml:space="preserve">feldbusspezifischen </w:t>
      </w:r>
      <w:r w:rsidRPr="00632D12">
        <w:rPr>
          <w:lang w:val="de-DE"/>
        </w:rPr>
        <w:t>Gerät</w:t>
      </w:r>
      <w:r>
        <w:rPr>
          <w:lang w:val="de-DE"/>
        </w:rPr>
        <w:t>en</w:t>
      </w:r>
      <w:r w:rsidRPr="00632D12">
        <w:rPr>
          <w:lang w:val="de-DE"/>
        </w:rPr>
        <w:t xml:space="preserve"> (Kommunikationszugriff wird von der </w:t>
      </w:r>
      <w:r>
        <w:rPr>
          <w:lang w:val="de-DE"/>
        </w:rPr>
        <w:t>Host-Applikation</w:t>
      </w:r>
      <w:r w:rsidRPr="00632D12">
        <w:rPr>
          <w:lang w:val="de-DE"/>
        </w:rPr>
        <w:t xml:space="preserve"> bereitgestellt). Die direkte Verwendung einer FDT- Kommunikationsschnittstelle </w:t>
      </w:r>
      <w:r>
        <w:rPr>
          <w:lang w:val="de-DE"/>
        </w:rPr>
        <w:t xml:space="preserve">wie </w:t>
      </w:r>
      <w:r w:rsidRPr="00632D12">
        <w:rPr>
          <w:lang w:val="de-DE"/>
        </w:rPr>
        <w:t xml:space="preserve">IFdtCommunication </w:t>
      </w:r>
      <w:sdt>
        <w:sdtPr>
          <w:rPr>
            <w:lang w:val="de-DE"/>
          </w:rPr>
          <w:id w:val="-926264028"/>
          <w:citation/>
        </w:sdtPr>
        <w:sdtContent>
          <w:r w:rsidR="00564391">
            <w:rPr>
              <w:lang w:val="de-DE"/>
            </w:rPr>
            <w:fldChar w:fldCharType="begin"/>
          </w:r>
          <w:r w:rsidR="00A82A37">
            <w:rPr>
              <w:lang w:val="de-DE"/>
            </w:rPr>
            <w:instrText xml:space="preserve">CITATION FDT \l 1031 </w:instrText>
          </w:r>
          <w:r w:rsidR="00564391">
            <w:rPr>
              <w:lang w:val="de-DE"/>
            </w:rPr>
            <w:fldChar w:fldCharType="separate"/>
          </w:r>
          <w:r w:rsidR="006A6C0A">
            <w:rPr>
              <w:noProof/>
              <w:lang w:val="de-DE"/>
            </w:rPr>
            <w:t>(FDT Group AISBL, 2012)</w:t>
          </w:r>
          <w:r w:rsidR="00564391">
            <w:rPr>
              <w:lang w:val="de-DE"/>
            </w:rPr>
            <w:fldChar w:fldCharType="end"/>
          </w:r>
        </w:sdtContent>
      </w:sdt>
      <w:r w:rsidR="00154CF9">
        <w:rPr>
          <w:lang w:val="de-DE"/>
        </w:rPr>
        <w:t xml:space="preserve"> </w:t>
      </w:r>
      <w:r w:rsidRPr="00632D12">
        <w:rPr>
          <w:lang w:val="de-DE"/>
        </w:rPr>
        <w:t>durch die Geschäftslogik ist nicht vorgesehen</w:t>
      </w:r>
      <w:r w:rsidR="00A10451">
        <w:rPr>
          <w:lang w:val="de-DE"/>
        </w:rPr>
        <w:t xml:space="preserve"> (Siehe Abb.16: 1)</w:t>
      </w:r>
    </w:p>
    <w:p w14:paraId="09638F75" w14:textId="56CA2EC3" w:rsidR="00632D12" w:rsidRDefault="00632D12" w:rsidP="008C7A6B">
      <w:pPr>
        <w:pStyle w:val="TextkrperEinzug"/>
        <w:numPr>
          <w:ilvl w:val="0"/>
          <w:numId w:val="47"/>
        </w:numPr>
        <w:rPr>
          <w:lang w:val="de-DE"/>
        </w:rPr>
      </w:pPr>
      <w:r w:rsidRPr="00632D12">
        <w:rPr>
          <w:lang w:val="de-DE"/>
        </w:rPr>
        <w:t>Persistenz des Instanz-Datasets (</w:t>
      </w:r>
      <w:r w:rsidR="00A82A37">
        <w:rPr>
          <w:lang w:val="de-DE"/>
        </w:rPr>
        <w:t>die</w:t>
      </w:r>
      <w:r>
        <w:rPr>
          <w:lang w:val="de-DE"/>
        </w:rPr>
        <w:t xml:space="preserve"> Host-Applikation ComStudio</w:t>
      </w:r>
      <w:r w:rsidRPr="00632D12">
        <w:rPr>
          <w:lang w:val="de-DE"/>
        </w:rPr>
        <w:t xml:space="preserve"> </w:t>
      </w:r>
      <w:r w:rsidR="00A82A37">
        <w:rPr>
          <w:lang w:val="de-DE"/>
        </w:rPr>
        <w:t>hat Zugriff darauf per Referenz</w:t>
      </w:r>
      <w:r>
        <w:rPr>
          <w:lang w:val="de-DE"/>
        </w:rPr>
        <w:t>)</w:t>
      </w:r>
      <w:r w:rsidR="00A10451">
        <w:rPr>
          <w:lang w:val="de-DE"/>
        </w:rPr>
        <w:t xml:space="preserve"> (Siehe Abb16: 6 und 7)</w:t>
      </w:r>
    </w:p>
    <w:p w14:paraId="39D88721" w14:textId="24B790FC" w:rsidR="00632D12" w:rsidRDefault="00632D12" w:rsidP="008C7A6B">
      <w:pPr>
        <w:pStyle w:val="TextkrperEinzug"/>
        <w:numPr>
          <w:ilvl w:val="0"/>
          <w:numId w:val="47"/>
        </w:numPr>
        <w:rPr>
          <w:lang w:val="de-DE"/>
        </w:rPr>
      </w:pPr>
      <w:r w:rsidRPr="00632D12">
        <w:rPr>
          <w:lang w:val="de-DE"/>
        </w:rPr>
        <w:t xml:space="preserve">Kann auch für die Interaktion zwischen </w:t>
      </w:r>
      <w:r w:rsidR="00061BE3">
        <w:rPr>
          <w:lang w:val="de-DE"/>
        </w:rPr>
        <w:t xml:space="preserve">der </w:t>
      </w:r>
      <w:r w:rsidRPr="00632D12">
        <w:rPr>
          <w:lang w:val="de-DE"/>
        </w:rPr>
        <w:t>Geschäftslogik von Server und herstellerspezifischen DTM</w:t>
      </w:r>
      <w:r w:rsidR="00061BE3">
        <w:rPr>
          <w:lang w:val="de-DE"/>
        </w:rPr>
        <w:t>s</w:t>
      </w:r>
      <w:r w:rsidRPr="00632D12">
        <w:rPr>
          <w:lang w:val="de-DE"/>
        </w:rPr>
        <w:t xml:space="preserve"> </w:t>
      </w:r>
      <w:r w:rsidR="00061BE3">
        <w:rPr>
          <w:lang w:val="de-DE"/>
        </w:rPr>
        <w:t xml:space="preserve">im FDT-Projekt </w:t>
      </w:r>
      <w:r w:rsidRPr="00632D12">
        <w:rPr>
          <w:lang w:val="de-DE"/>
        </w:rPr>
        <w:t>verwendet werden</w:t>
      </w:r>
    </w:p>
    <w:p w14:paraId="512E25E4" w14:textId="77777777" w:rsidR="009D7535" w:rsidRPr="00632D12" w:rsidRDefault="009D7535" w:rsidP="009D7535">
      <w:pPr>
        <w:pStyle w:val="TextkrperEinzug"/>
        <w:ind w:left="720" w:firstLine="0"/>
        <w:rPr>
          <w:lang w:val="de-DE"/>
        </w:rPr>
      </w:pPr>
    </w:p>
    <w:p w14:paraId="2073BB0F" w14:textId="61C71565" w:rsidR="00632D12" w:rsidRPr="009D7535" w:rsidRDefault="009D7535" w:rsidP="00A426A8">
      <w:pPr>
        <w:pStyle w:val="TextkrperEinzug"/>
        <w:ind w:firstLine="0"/>
        <w:rPr>
          <w:b/>
          <w:lang w:val="de-DE"/>
        </w:rPr>
      </w:pPr>
      <w:r w:rsidRPr="009D7535">
        <w:rPr>
          <w:b/>
          <w:lang w:val="de-DE"/>
        </w:rPr>
        <w:t xml:space="preserve">Verantwortlichkeiten der </w:t>
      </w:r>
      <w:r w:rsidR="00DA7AD0">
        <w:rPr>
          <w:b/>
          <w:lang w:val="de-DE"/>
        </w:rPr>
        <w:t xml:space="preserve">Topology-Editor </w:t>
      </w:r>
      <w:r w:rsidR="0071338B">
        <w:rPr>
          <w:b/>
          <w:lang w:val="de-DE"/>
        </w:rPr>
        <w:t>REST-API</w:t>
      </w:r>
      <w:r w:rsidR="00A10451">
        <w:rPr>
          <w:b/>
          <w:lang w:val="de-DE"/>
        </w:rPr>
        <w:t xml:space="preserve"> (Abb.16: 5)</w:t>
      </w:r>
    </w:p>
    <w:p w14:paraId="2A6F09B6" w14:textId="54EF1175" w:rsidR="0071338B" w:rsidRDefault="00DA7AD0" w:rsidP="008C7A6B">
      <w:pPr>
        <w:pStyle w:val="TextkrperEinzug"/>
        <w:numPr>
          <w:ilvl w:val="0"/>
          <w:numId w:val="48"/>
        </w:numPr>
        <w:rPr>
          <w:lang w:val="de-DE"/>
        </w:rPr>
      </w:pPr>
      <w:r>
        <w:rPr>
          <w:lang w:val="de-DE"/>
        </w:rPr>
        <w:t xml:space="preserve">Durch die Standartmethoden, die in Abschnitt </w:t>
      </w:r>
      <w:r>
        <w:rPr>
          <w:lang w:val="de-DE"/>
        </w:rPr>
        <w:fldChar w:fldCharType="begin"/>
      </w:r>
      <w:r>
        <w:rPr>
          <w:lang w:val="de-DE"/>
        </w:rPr>
        <w:instrText xml:space="preserve"> REF _Ref518032059 \r \h </w:instrText>
      </w:r>
      <w:r>
        <w:rPr>
          <w:lang w:val="de-DE"/>
        </w:rPr>
      </w:r>
      <w:r>
        <w:rPr>
          <w:lang w:val="de-DE"/>
        </w:rPr>
        <w:fldChar w:fldCharType="separate"/>
      </w:r>
      <w:r w:rsidR="00693A00">
        <w:rPr>
          <w:lang w:val="de-DE"/>
        </w:rPr>
        <w:t>5.5</w:t>
      </w:r>
      <w:r>
        <w:rPr>
          <w:lang w:val="de-DE"/>
        </w:rPr>
        <w:fldChar w:fldCharType="end"/>
      </w:r>
      <w:r>
        <w:rPr>
          <w:lang w:val="de-DE"/>
        </w:rPr>
        <w:t xml:space="preserve"> erläutert sind, biete diese Schnittstelle einen einheitlichen Zugriff auf Resources (Informationseinheiten)</w:t>
      </w:r>
    </w:p>
    <w:p w14:paraId="24D2AC17" w14:textId="49C151AF" w:rsidR="0071338B" w:rsidRDefault="00DA7AD0" w:rsidP="008C7A6B">
      <w:pPr>
        <w:pStyle w:val="TextkrperEinzug"/>
        <w:numPr>
          <w:ilvl w:val="0"/>
          <w:numId w:val="48"/>
        </w:numPr>
        <w:rPr>
          <w:lang w:val="de-DE"/>
        </w:rPr>
      </w:pPr>
      <w:r>
        <w:rPr>
          <w:lang w:val="de-DE"/>
        </w:rPr>
        <w:t xml:space="preserve">Da REST </w:t>
      </w:r>
      <w:r w:rsidRPr="00DA7AD0">
        <w:rPr>
          <w:lang w:val="de-DE"/>
        </w:rPr>
        <w:t>ressourcenorientiert</w:t>
      </w:r>
      <w:r w:rsidR="0072134C">
        <w:rPr>
          <w:lang w:val="de-DE"/>
        </w:rPr>
        <w:t xml:space="preserve"> ist</w:t>
      </w:r>
      <w:r>
        <w:rPr>
          <w:lang w:val="de-DE"/>
        </w:rPr>
        <w:t>, ist jede Topology-Editor-Client-Anfrage auf Resources bezogen</w:t>
      </w:r>
    </w:p>
    <w:p w14:paraId="374EDCFF" w14:textId="5C10AB54" w:rsidR="00DA7AD0" w:rsidRDefault="0072134C" w:rsidP="008C7A6B">
      <w:pPr>
        <w:pStyle w:val="TextkrperEinzug"/>
        <w:numPr>
          <w:ilvl w:val="0"/>
          <w:numId w:val="48"/>
        </w:numPr>
        <w:rPr>
          <w:lang w:val="de-DE"/>
        </w:rPr>
      </w:pPr>
      <w:r>
        <w:rPr>
          <w:lang w:val="de-DE"/>
        </w:rPr>
        <w:t>Ihr</w:t>
      </w:r>
      <w:r w:rsidR="006B54BA">
        <w:rPr>
          <w:lang w:val="de-DE"/>
        </w:rPr>
        <w:t xml:space="preserve"> zustandslosen Design bietet d</w:t>
      </w:r>
      <w:r>
        <w:rPr>
          <w:lang w:val="de-DE"/>
        </w:rPr>
        <w:t>eutlich mehr Flexibilität beim He</w:t>
      </w:r>
      <w:r w:rsidR="006B54BA">
        <w:rPr>
          <w:lang w:val="de-DE"/>
        </w:rPr>
        <w:t>rstellen der Kommunikation zwischen Komponenten</w:t>
      </w:r>
    </w:p>
    <w:p w14:paraId="518FE8D6" w14:textId="1BC41ACD" w:rsidR="009D7535" w:rsidRPr="0071338B" w:rsidRDefault="0071338B" w:rsidP="008C7A6B">
      <w:pPr>
        <w:pStyle w:val="TextkrperEinzug"/>
        <w:numPr>
          <w:ilvl w:val="0"/>
          <w:numId w:val="48"/>
        </w:numPr>
        <w:rPr>
          <w:lang w:val="de-DE"/>
        </w:rPr>
      </w:pPr>
      <w:r w:rsidRPr="0071338B">
        <w:rPr>
          <w:lang w:val="de-DE"/>
        </w:rPr>
        <w:t>A</w:t>
      </w:r>
      <w:r w:rsidR="008A5135" w:rsidRPr="0071338B">
        <w:rPr>
          <w:lang w:val="de-DE"/>
        </w:rPr>
        <w:t>ls Format für Datenaustausch zwischen den beiden Topology-Editor-Komponenten</w:t>
      </w:r>
      <w:r w:rsidRPr="0071338B">
        <w:rPr>
          <w:lang w:val="de-DE"/>
        </w:rPr>
        <w:t xml:space="preserve"> </w:t>
      </w:r>
      <w:r>
        <w:rPr>
          <w:lang w:val="de-DE"/>
        </w:rPr>
        <w:t>wurde</w:t>
      </w:r>
      <w:r w:rsidRPr="0071338B">
        <w:rPr>
          <w:lang w:val="de-DE"/>
        </w:rPr>
        <w:t xml:space="preserve"> JSON</w:t>
      </w:r>
      <w:r>
        <w:rPr>
          <w:lang w:val="de-DE"/>
        </w:rPr>
        <w:t xml:space="preserve"> gewählt</w:t>
      </w:r>
      <w:r w:rsidRPr="0071338B">
        <w:rPr>
          <w:lang w:val="de-DE"/>
        </w:rPr>
        <w:t>.</w:t>
      </w:r>
      <w:r>
        <w:rPr>
          <w:lang w:val="de-DE"/>
        </w:rPr>
        <w:t xml:space="preserve"> Es ist in den</w:t>
      </w:r>
      <w:r w:rsidR="00F921AB" w:rsidRPr="0071338B">
        <w:rPr>
          <w:lang w:val="de-DE"/>
        </w:rPr>
        <w:t xml:space="preserve"> Komponenten einfach zu parsen und zu generieren</w:t>
      </w:r>
      <w:r>
        <w:rPr>
          <w:lang w:val="de-DE"/>
        </w:rPr>
        <w:t>.</w:t>
      </w:r>
    </w:p>
    <w:p w14:paraId="2600F0FA" w14:textId="612A3C29" w:rsidR="009D7535" w:rsidRPr="00890787" w:rsidRDefault="009D7535" w:rsidP="006E6CFA">
      <w:pPr>
        <w:pStyle w:val="berschrift2"/>
      </w:pPr>
      <w:bookmarkStart w:id="200" w:name="_Ref506034260"/>
      <w:bookmarkStart w:id="201" w:name="_Toc517096393"/>
      <w:bookmarkStart w:id="202" w:name="_Toc521311632"/>
      <w:r w:rsidRPr="00890787">
        <w:lastRenderedPageBreak/>
        <w:t>Datendarstellung (Prozessdaten, Bedienungsdaten)</w:t>
      </w:r>
      <w:bookmarkEnd w:id="200"/>
      <w:bookmarkEnd w:id="201"/>
      <w:bookmarkEnd w:id="202"/>
    </w:p>
    <w:p w14:paraId="1C1091C6" w14:textId="7E21EBA7" w:rsidR="00E73724" w:rsidRDefault="00E73724" w:rsidP="00E73724">
      <w:pPr>
        <w:pStyle w:val="TextkrperEinzug"/>
        <w:ind w:firstLine="0"/>
        <w:rPr>
          <w:lang w:val="de-DE"/>
        </w:rPr>
      </w:pPr>
      <w:r w:rsidRPr="00212703">
        <w:rPr>
          <w:lang w:val="de-DE"/>
        </w:rPr>
        <w:t xml:space="preserve">Der Hauptanwendungsfall für </w:t>
      </w:r>
      <w:r w:rsidR="001731F3" w:rsidRPr="007A27FA">
        <w:rPr>
          <w:lang w:val="de-DE"/>
        </w:rPr>
        <w:t>Topology-Editor</w:t>
      </w:r>
      <w:r w:rsidRPr="007A27FA">
        <w:rPr>
          <w:lang w:val="de-DE"/>
        </w:rPr>
        <w:t xml:space="preserve"> ist d</w:t>
      </w:r>
      <w:r w:rsidR="00F8515D" w:rsidRPr="007A27FA">
        <w:rPr>
          <w:lang w:val="de-DE"/>
        </w:rPr>
        <w:t>ie</w:t>
      </w:r>
      <w:r w:rsidRPr="007A27FA">
        <w:rPr>
          <w:lang w:val="de-DE"/>
        </w:rPr>
        <w:t xml:space="preserve"> Offline/Online-</w:t>
      </w:r>
      <w:r w:rsidR="00F8515D" w:rsidRPr="007A27FA">
        <w:rPr>
          <w:lang w:val="de-DE"/>
        </w:rPr>
        <w:t>Darstellung der</w:t>
      </w:r>
      <w:r w:rsidR="005A0811">
        <w:rPr>
          <w:lang w:val="de-DE"/>
        </w:rPr>
        <w:t xml:space="preserve"> Netzwerkstruktur und</w:t>
      </w:r>
      <w:r w:rsidR="002E0AF1">
        <w:rPr>
          <w:lang w:val="de-DE"/>
        </w:rPr>
        <w:t xml:space="preserve"> der</w:t>
      </w:r>
      <w:r w:rsidR="005A0811">
        <w:rPr>
          <w:lang w:val="de-DE"/>
        </w:rPr>
        <w:t xml:space="preserve"> </w:t>
      </w:r>
      <w:r w:rsidR="00F8515D" w:rsidRPr="007A27FA">
        <w:rPr>
          <w:lang w:val="de-DE"/>
        </w:rPr>
        <w:t xml:space="preserve">gerätspezifischen </w:t>
      </w:r>
      <w:r w:rsidR="0072134C">
        <w:rPr>
          <w:lang w:val="de-DE"/>
        </w:rPr>
        <w:t>Informationen</w:t>
      </w:r>
      <w:r w:rsidR="0072134C" w:rsidRPr="007A27FA">
        <w:rPr>
          <w:lang w:val="de-DE"/>
        </w:rPr>
        <w:t xml:space="preserve"> </w:t>
      </w:r>
      <w:r w:rsidR="006040A5" w:rsidRPr="007A27FA">
        <w:rPr>
          <w:lang w:val="de-DE"/>
        </w:rPr>
        <w:t>in eine</w:t>
      </w:r>
      <w:r w:rsidR="005A0811">
        <w:rPr>
          <w:lang w:val="de-DE"/>
        </w:rPr>
        <w:t>r</w:t>
      </w:r>
      <w:r w:rsidR="006040A5" w:rsidRPr="007A27FA">
        <w:rPr>
          <w:lang w:val="de-DE"/>
        </w:rPr>
        <w:t xml:space="preserve"> </w:t>
      </w:r>
      <w:r w:rsidR="005A0811">
        <w:rPr>
          <w:lang w:val="de-DE"/>
        </w:rPr>
        <w:t>B</w:t>
      </w:r>
      <w:r w:rsidR="006040A5" w:rsidRPr="007A27FA">
        <w:rPr>
          <w:lang w:val="de-DE"/>
        </w:rPr>
        <w:t>rowser</w:t>
      </w:r>
      <w:r w:rsidR="005A0811">
        <w:rPr>
          <w:lang w:val="de-DE"/>
        </w:rPr>
        <w:t>-Komponente</w:t>
      </w:r>
      <w:r w:rsidR="006040A5" w:rsidRPr="007A27FA">
        <w:rPr>
          <w:lang w:val="de-DE"/>
        </w:rPr>
        <w:t>.</w:t>
      </w:r>
      <w:r w:rsidR="007A27FA" w:rsidRPr="007A27FA">
        <w:rPr>
          <w:lang w:val="de-DE"/>
        </w:rPr>
        <w:t xml:space="preserve"> </w:t>
      </w:r>
      <w:r w:rsidR="007A27FA" w:rsidRPr="007A27FA">
        <w:rPr>
          <w:lang w:val="de-DE"/>
        </w:rPr>
        <w:fldChar w:fldCharType="begin"/>
      </w:r>
      <w:r w:rsidR="007A27FA" w:rsidRPr="007A27FA">
        <w:rPr>
          <w:lang w:val="de-DE"/>
        </w:rPr>
        <w:instrText xml:space="preserve"> REF _Ref517949632 \h </w:instrText>
      </w:r>
      <w:r w:rsidR="007A27FA" w:rsidRPr="007A27FA">
        <w:rPr>
          <w:lang w:val="de-DE"/>
        </w:rPr>
      </w:r>
      <w:r w:rsidR="007A27FA" w:rsidRPr="007A27FA">
        <w:rPr>
          <w:lang w:val="de-DE"/>
        </w:rPr>
        <w:fldChar w:fldCharType="separate"/>
      </w:r>
      <w:r w:rsidR="00693A00" w:rsidRPr="00EF06A4">
        <w:rPr>
          <w:lang w:val="de-DE"/>
        </w:rPr>
        <w:t xml:space="preserve">Abbildung </w:t>
      </w:r>
      <w:r w:rsidR="00693A00" w:rsidRPr="00EF06A4">
        <w:rPr>
          <w:noProof/>
          <w:lang w:val="de-DE"/>
        </w:rPr>
        <w:t>17</w:t>
      </w:r>
      <w:r w:rsidR="007A27FA" w:rsidRPr="007A27FA">
        <w:rPr>
          <w:lang w:val="de-DE"/>
        </w:rPr>
        <w:fldChar w:fldCharType="end"/>
      </w:r>
      <w:r w:rsidR="00156888" w:rsidRPr="007A27FA">
        <w:rPr>
          <w:lang w:val="de-DE"/>
        </w:rPr>
        <w:t xml:space="preserve"> </w:t>
      </w:r>
      <w:r w:rsidR="009124F6" w:rsidRPr="007A27FA">
        <w:rPr>
          <w:lang w:val="de-DE"/>
        </w:rPr>
        <w:t xml:space="preserve">zeigt, dass </w:t>
      </w:r>
      <w:r w:rsidR="00482C4E" w:rsidRPr="007A27FA">
        <w:rPr>
          <w:lang w:val="de-DE"/>
        </w:rPr>
        <w:t>das</w:t>
      </w:r>
      <w:r w:rsidRPr="007A27FA">
        <w:rPr>
          <w:lang w:val="de-DE"/>
        </w:rPr>
        <w:t xml:space="preserve"> </w:t>
      </w:r>
      <w:r w:rsidR="00482C4E" w:rsidRPr="007A27FA">
        <w:rPr>
          <w:lang w:val="de-DE"/>
        </w:rPr>
        <w:t>Topology-Editor mit zwei verschiedenen Informationsquellen arbeiten kann</w:t>
      </w:r>
      <w:r w:rsidR="006E6CFA">
        <w:rPr>
          <w:lang w:val="de-DE"/>
        </w:rPr>
        <w:t>:</w:t>
      </w:r>
    </w:p>
    <w:p w14:paraId="1741962F" w14:textId="5198BDBB" w:rsidR="00DF6890" w:rsidRDefault="00DC503B" w:rsidP="001B06E2">
      <w:pPr>
        <w:pStyle w:val="TextkrperEinzug"/>
        <w:numPr>
          <w:ilvl w:val="0"/>
          <w:numId w:val="53"/>
        </w:numPr>
        <w:rPr>
          <w:lang w:val="de-DE"/>
        </w:rPr>
      </w:pPr>
      <w:r w:rsidRPr="00DF6890">
        <w:rPr>
          <w:lang w:val="de-DE"/>
        </w:rPr>
        <w:t>offline, d</w:t>
      </w:r>
      <w:r w:rsidR="00DF6890">
        <w:rPr>
          <w:lang w:val="de-DE"/>
        </w:rPr>
        <w:t>.</w:t>
      </w:r>
      <w:r w:rsidRPr="00DF6890">
        <w:rPr>
          <w:lang w:val="de-DE"/>
        </w:rPr>
        <w:t xml:space="preserve"> h</w:t>
      </w:r>
      <w:r w:rsidR="00DF6890">
        <w:rPr>
          <w:lang w:val="de-DE"/>
        </w:rPr>
        <w:t>.</w:t>
      </w:r>
      <w:r w:rsidRPr="00DF6890">
        <w:rPr>
          <w:lang w:val="de-DE"/>
        </w:rPr>
        <w:t xml:space="preserve">, Informationen ohne Verbindung zum Zielnetzwerk, konfiguriert oder geladen (siehe Persistenz) vom Nutzer. </w:t>
      </w:r>
      <w:r w:rsidRPr="00DF6890">
        <w:rPr>
          <w:lang w:val="de-DE"/>
        </w:rPr>
        <w:tab/>
      </w:r>
    </w:p>
    <w:p w14:paraId="1230C92E" w14:textId="1A09C4C0" w:rsidR="00DC503B" w:rsidRPr="00DF6890" w:rsidRDefault="00DC503B" w:rsidP="001B06E2">
      <w:pPr>
        <w:pStyle w:val="TextkrperEinzug"/>
        <w:numPr>
          <w:ilvl w:val="0"/>
          <w:numId w:val="53"/>
        </w:numPr>
        <w:rPr>
          <w:lang w:val="de-DE"/>
        </w:rPr>
      </w:pPr>
      <w:r w:rsidRPr="00DF6890">
        <w:rPr>
          <w:lang w:val="de-DE"/>
        </w:rPr>
        <w:t>online, d</w:t>
      </w:r>
      <w:r w:rsidR="00DF6890">
        <w:rPr>
          <w:lang w:val="de-DE"/>
        </w:rPr>
        <w:t>.</w:t>
      </w:r>
      <w:r w:rsidRPr="00DF6890">
        <w:rPr>
          <w:lang w:val="de-DE"/>
        </w:rPr>
        <w:t xml:space="preserve"> h</w:t>
      </w:r>
      <w:r w:rsidR="00DF6890">
        <w:rPr>
          <w:lang w:val="de-DE"/>
        </w:rPr>
        <w:t>.</w:t>
      </w:r>
      <w:r w:rsidRPr="00DF6890">
        <w:rPr>
          <w:lang w:val="de-DE"/>
        </w:rPr>
        <w:t xml:space="preserve">, Informationen die nur verfügbar </w:t>
      </w:r>
      <w:r w:rsidR="002E0AF1">
        <w:rPr>
          <w:lang w:val="de-DE"/>
        </w:rPr>
        <w:t>stehen</w:t>
      </w:r>
      <w:r w:rsidRPr="00DF6890">
        <w:rPr>
          <w:lang w:val="de-DE"/>
        </w:rPr>
        <w:t>, wenn eine Kommunikation mit dem physikalischen Feldbusgerät möglich ist. Diese Informationen nennt man Online-Topologie-Daten, sie werden durch einen Scan-Mechanismus abgefragt und können als Cache für die Daten der physikalischen Topologie betrachtet werden. Darüber hinaus sind diese Topologie-Daten immer synchron mit den Daten in der physikalischen Topologie.</w:t>
      </w:r>
    </w:p>
    <w:p w14:paraId="7F9EA216" w14:textId="77777777" w:rsidR="00DC503B" w:rsidRDefault="00DC503B" w:rsidP="00E73724">
      <w:pPr>
        <w:pStyle w:val="TextkrperEinzug"/>
        <w:ind w:firstLine="0"/>
        <w:rPr>
          <w:lang w:val="de-DE"/>
        </w:rPr>
      </w:pPr>
    </w:p>
    <w:p w14:paraId="3E3B0CB1" w14:textId="05505B72" w:rsidR="00FE15C3" w:rsidRPr="00212703" w:rsidRDefault="00FE15C3" w:rsidP="00E73724">
      <w:pPr>
        <w:pStyle w:val="TextkrperEinzug"/>
        <w:ind w:firstLine="0"/>
        <w:rPr>
          <w:lang w:val="de-DE"/>
        </w:rPr>
      </w:pPr>
      <w:r>
        <w:rPr>
          <w:lang w:val="de-DE"/>
        </w:rPr>
        <w:tab/>
        <w:t xml:space="preserve">Der Topology-Editor-Client </w:t>
      </w:r>
      <w:r w:rsidR="005B6FF5">
        <w:rPr>
          <w:lang w:val="de-DE"/>
        </w:rPr>
        <w:t>verwendet immer die gesendet</w:t>
      </w:r>
      <w:r w:rsidR="00447BDA">
        <w:rPr>
          <w:lang w:val="de-DE"/>
        </w:rPr>
        <w:t>en</w:t>
      </w:r>
      <w:r w:rsidR="005B6FF5">
        <w:rPr>
          <w:lang w:val="de-DE"/>
        </w:rPr>
        <w:t xml:space="preserve"> JSON-Dateien, um</w:t>
      </w:r>
      <w:r w:rsidR="002A6A2A">
        <w:rPr>
          <w:lang w:val="de-DE"/>
        </w:rPr>
        <w:t xml:space="preserve"> eine Topologie </w:t>
      </w:r>
      <w:r w:rsidR="008F29FF">
        <w:rPr>
          <w:lang w:val="de-DE"/>
        </w:rPr>
        <w:t xml:space="preserve">protokollneutral </w:t>
      </w:r>
      <w:r w:rsidR="002A6A2A">
        <w:rPr>
          <w:lang w:val="de-DE"/>
        </w:rPr>
        <w:t>darzustellen</w:t>
      </w:r>
      <w:r w:rsidR="005B6FF5">
        <w:rPr>
          <w:lang w:val="de-DE"/>
        </w:rPr>
        <w:t>, zusätzlich kann der Client für den Datenzugriff eine Kopie der Daten haben und an diesen Daten arbeiten, bis Änderungen vo</w:t>
      </w:r>
      <w:r w:rsidR="00447BDA">
        <w:rPr>
          <w:lang w:val="de-DE"/>
        </w:rPr>
        <w:t>m</w:t>
      </w:r>
      <w:r w:rsidR="005B6FF5">
        <w:rPr>
          <w:lang w:val="de-DE"/>
        </w:rPr>
        <w:t xml:space="preserve"> Anwender vorgenommen werden.</w:t>
      </w:r>
    </w:p>
    <w:p w14:paraId="7A62BB63" w14:textId="77777777" w:rsidR="00E73724" w:rsidRPr="00212703" w:rsidRDefault="00E73724" w:rsidP="00E73724">
      <w:pPr>
        <w:pStyle w:val="TextkrperEinzug"/>
        <w:ind w:firstLine="0"/>
        <w:rPr>
          <w:lang w:val="de-DE"/>
        </w:rPr>
      </w:pPr>
    </w:p>
    <w:p w14:paraId="38BBC40B" w14:textId="77777777" w:rsidR="00135CB8" w:rsidRDefault="00135CB8" w:rsidP="00E73724">
      <w:pPr>
        <w:pStyle w:val="TextkrperEinzug"/>
        <w:ind w:firstLine="0"/>
        <w:rPr>
          <w:lang w:val="de-DE"/>
        </w:rPr>
      </w:pPr>
    </w:p>
    <w:p w14:paraId="6A2CC3BA" w14:textId="77777777" w:rsidR="009A3535" w:rsidRDefault="00135CB8" w:rsidP="009A3535">
      <w:pPr>
        <w:pStyle w:val="TextkrperEinzug"/>
        <w:keepNext/>
        <w:ind w:firstLine="0"/>
      </w:pPr>
      <w:r>
        <w:rPr>
          <w:noProof/>
          <w:lang w:val="en-US" w:eastAsia="en-US"/>
        </w:rPr>
        <w:drawing>
          <wp:inline distT="0" distB="0" distL="0" distR="0" wp14:anchorId="78D9FA65" wp14:editId="6D455018">
            <wp:extent cx="5759450" cy="33242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3324225"/>
                    </a:xfrm>
                    <a:prstGeom prst="rect">
                      <a:avLst/>
                    </a:prstGeom>
                  </pic:spPr>
                </pic:pic>
              </a:graphicData>
            </a:graphic>
          </wp:inline>
        </w:drawing>
      </w:r>
    </w:p>
    <w:p w14:paraId="33635C86" w14:textId="7698EFCD" w:rsidR="00AA23CD" w:rsidRDefault="009A3535" w:rsidP="009A3535">
      <w:pPr>
        <w:pStyle w:val="Beschriftung"/>
        <w:jc w:val="both"/>
      </w:pPr>
      <w:bookmarkStart w:id="203" w:name="_Ref517949632"/>
      <w:bookmarkStart w:id="204" w:name="_Toc521311405"/>
      <w:r>
        <w:t xml:space="preserve">Abbildung </w:t>
      </w:r>
      <w:fldSimple w:instr=" SEQ Abbildung \* ARABIC ">
        <w:r w:rsidR="00693A00">
          <w:rPr>
            <w:noProof/>
          </w:rPr>
          <w:t>17</w:t>
        </w:r>
      </w:fldSimple>
      <w:bookmarkEnd w:id="203"/>
      <w:r>
        <w:t xml:space="preserve">: </w:t>
      </w:r>
      <w:r w:rsidRPr="00B624F5">
        <w:t>Datenhandhabungskonzept für Topology-Editor</w:t>
      </w:r>
      <w:bookmarkEnd w:id="204"/>
    </w:p>
    <w:p w14:paraId="6E395616" w14:textId="0AFE2DD1" w:rsidR="00F0052E" w:rsidRPr="00FC3A01" w:rsidRDefault="002055C4" w:rsidP="00F0052E">
      <w:pPr>
        <w:pStyle w:val="TextkrperEinzug"/>
        <w:ind w:firstLine="0"/>
        <w:rPr>
          <w:b/>
          <w:lang w:val="de-DE"/>
        </w:rPr>
      </w:pPr>
      <w:r w:rsidRPr="00FC3A01">
        <w:rPr>
          <w:b/>
          <w:lang w:val="de-DE"/>
        </w:rPr>
        <w:t>Topology-Editor</w:t>
      </w:r>
      <w:r w:rsidR="00FA1B44" w:rsidRPr="00FC3A01">
        <w:rPr>
          <w:b/>
          <w:lang w:val="de-DE"/>
        </w:rPr>
        <w:t>,</w:t>
      </w:r>
      <w:r w:rsidRPr="00FC3A01">
        <w:rPr>
          <w:b/>
          <w:lang w:val="de-DE"/>
        </w:rPr>
        <w:t xml:space="preserve"> JSON-Data Schema </w:t>
      </w:r>
    </w:p>
    <w:p w14:paraId="7294EE29" w14:textId="6A7F809F" w:rsidR="00B362A8" w:rsidRPr="00B362A8" w:rsidRDefault="00B362A8" w:rsidP="00B362A8">
      <w:pPr>
        <w:pStyle w:val="TextkrperEinzug"/>
        <w:ind w:firstLine="0"/>
        <w:rPr>
          <w:lang w:val="de-DE"/>
        </w:rPr>
      </w:pPr>
      <w:r w:rsidRPr="00B362A8">
        <w:rPr>
          <w:lang w:val="de-DE"/>
        </w:rPr>
        <w:t xml:space="preserve">Hier </w:t>
      </w:r>
      <w:r w:rsidR="00FA1B44">
        <w:rPr>
          <w:lang w:val="de-DE"/>
        </w:rPr>
        <w:t>werden</w:t>
      </w:r>
      <w:r w:rsidRPr="00B362A8">
        <w:rPr>
          <w:lang w:val="de-DE"/>
        </w:rPr>
        <w:t xml:space="preserve"> die</w:t>
      </w:r>
      <w:r>
        <w:rPr>
          <w:lang w:val="de-DE"/>
        </w:rPr>
        <w:t xml:space="preserve"> </w:t>
      </w:r>
      <w:r w:rsidRPr="00B362A8">
        <w:rPr>
          <w:lang w:val="de-DE"/>
        </w:rPr>
        <w:t>Basisschemata, die bei</w:t>
      </w:r>
      <w:r w:rsidR="00FA1B44">
        <w:rPr>
          <w:lang w:val="de-DE"/>
        </w:rPr>
        <w:t xml:space="preserve"> Client-Anfragen angewendet werden</w:t>
      </w:r>
      <w:r w:rsidRPr="00B362A8">
        <w:rPr>
          <w:lang w:val="de-DE"/>
        </w:rPr>
        <w:t>, erläutert. Topology</w:t>
      </w:r>
      <w:r>
        <w:rPr>
          <w:lang w:val="de-DE"/>
        </w:rPr>
        <w:t>-Editor</w:t>
      </w:r>
      <w:r w:rsidRPr="00B362A8">
        <w:rPr>
          <w:lang w:val="de-DE"/>
        </w:rPr>
        <w:t xml:space="preserve"> definiert Basisschemata, um die zu transportierenden Nachrichten zu beschreiben.</w:t>
      </w:r>
      <w:r>
        <w:rPr>
          <w:lang w:val="de-DE"/>
        </w:rPr>
        <w:t xml:space="preserve"> </w:t>
      </w:r>
      <w:r w:rsidRPr="00B362A8">
        <w:rPr>
          <w:lang w:val="de-DE"/>
        </w:rPr>
        <w:t>Die</w:t>
      </w:r>
      <w:r>
        <w:rPr>
          <w:lang w:val="de-DE"/>
        </w:rPr>
        <w:t>se S</w:t>
      </w:r>
      <w:r w:rsidRPr="00B362A8">
        <w:rPr>
          <w:lang w:val="de-DE"/>
        </w:rPr>
        <w:t>chemata</w:t>
      </w:r>
      <w:r>
        <w:rPr>
          <w:lang w:val="de-DE"/>
        </w:rPr>
        <w:t xml:space="preserve"> basie</w:t>
      </w:r>
      <w:r w:rsidR="00FA1B44">
        <w:rPr>
          <w:lang w:val="de-DE"/>
        </w:rPr>
        <w:t>ren</w:t>
      </w:r>
      <w:r>
        <w:rPr>
          <w:lang w:val="de-DE"/>
        </w:rPr>
        <w:t xml:space="preserve"> auf JSON und ihre</w:t>
      </w:r>
      <w:r w:rsidRPr="00B362A8">
        <w:rPr>
          <w:lang w:val="de-DE"/>
        </w:rPr>
        <w:t xml:space="preserve"> Struktur</w:t>
      </w:r>
      <w:r w:rsidR="002E0AF1">
        <w:rPr>
          <w:lang w:val="de-DE"/>
        </w:rPr>
        <w:t>.</w:t>
      </w:r>
      <w:r w:rsidR="002A6A2A">
        <w:rPr>
          <w:lang w:val="de-DE"/>
        </w:rPr>
        <w:t xml:space="preserve"> </w:t>
      </w:r>
      <w:r w:rsidR="002E0AF1">
        <w:rPr>
          <w:lang w:val="de-DE"/>
        </w:rPr>
        <w:t xml:space="preserve">Die </w:t>
      </w:r>
      <w:r w:rsidRPr="00B362A8">
        <w:rPr>
          <w:lang w:val="de-DE"/>
        </w:rPr>
        <w:t xml:space="preserve">Parameter </w:t>
      </w:r>
      <w:r>
        <w:rPr>
          <w:lang w:val="de-DE"/>
        </w:rPr>
        <w:t>und das Verhalten</w:t>
      </w:r>
      <w:r w:rsidR="00FA1B44">
        <w:rPr>
          <w:lang w:val="de-DE"/>
        </w:rPr>
        <w:t xml:space="preserve"> werden</w:t>
      </w:r>
      <w:r>
        <w:rPr>
          <w:lang w:val="de-DE"/>
        </w:rPr>
        <w:t xml:space="preserve"> von der REST-</w:t>
      </w:r>
      <w:r w:rsidRPr="00B362A8">
        <w:rPr>
          <w:lang w:val="de-DE"/>
        </w:rPr>
        <w:t xml:space="preserve">API definiert. Die </w:t>
      </w:r>
      <w:r w:rsidR="00E23A31">
        <w:rPr>
          <w:lang w:val="de-DE"/>
        </w:rPr>
        <w:t>zu unterstützenden Dienste</w:t>
      </w:r>
      <w:r w:rsidRPr="00B362A8">
        <w:rPr>
          <w:lang w:val="de-DE"/>
        </w:rPr>
        <w:t xml:space="preserve"> sind:</w:t>
      </w:r>
    </w:p>
    <w:p w14:paraId="5681939A" w14:textId="77777777" w:rsidR="00B362A8" w:rsidRPr="00912786" w:rsidRDefault="00B362A8" w:rsidP="008C7A6B">
      <w:pPr>
        <w:pStyle w:val="TextkrperEinzug"/>
        <w:numPr>
          <w:ilvl w:val="0"/>
          <w:numId w:val="52"/>
        </w:numPr>
        <w:rPr>
          <w:lang w:val="de-DE"/>
        </w:rPr>
      </w:pPr>
      <w:r w:rsidRPr="00912786">
        <w:rPr>
          <w:lang w:val="de-DE"/>
        </w:rPr>
        <w:t>CREATE: CreateDevice(), CreateLink()</w:t>
      </w:r>
    </w:p>
    <w:p w14:paraId="44086CC3" w14:textId="77777777" w:rsidR="00B362A8" w:rsidRPr="00912786" w:rsidRDefault="00B362A8" w:rsidP="008C7A6B">
      <w:pPr>
        <w:pStyle w:val="TextkrperEinzug"/>
        <w:numPr>
          <w:ilvl w:val="0"/>
          <w:numId w:val="52"/>
        </w:numPr>
        <w:rPr>
          <w:lang w:val="de-DE"/>
        </w:rPr>
      </w:pPr>
      <w:r w:rsidRPr="00912786">
        <w:rPr>
          <w:lang w:val="de-DE"/>
        </w:rPr>
        <w:t>READ: GetDevices(), GetLinks()</w:t>
      </w:r>
    </w:p>
    <w:p w14:paraId="12414B4F" w14:textId="77777777" w:rsidR="00B362A8" w:rsidRPr="00912786" w:rsidRDefault="00B362A8" w:rsidP="008C7A6B">
      <w:pPr>
        <w:pStyle w:val="TextkrperEinzug"/>
        <w:numPr>
          <w:ilvl w:val="0"/>
          <w:numId w:val="52"/>
        </w:numPr>
        <w:rPr>
          <w:lang w:val="de-DE"/>
        </w:rPr>
      </w:pPr>
      <w:r w:rsidRPr="00912786">
        <w:rPr>
          <w:lang w:val="de-DE"/>
        </w:rPr>
        <w:lastRenderedPageBreak/>
        <w:t>UPDATE: UpdateDevice(), UpdateLink()</w:t>
      </w:r>
    </w:p>
    <w:p w14:paraId="5467A854" w14:textId="77777777" w:rsidR="00B362A8" w:rsidRPr="00912786" w:rsidRDefault="00B362A8" w:rsidP="008C7A6B">
      <w:pPr>
        <w:pStyle w:val="TextkrperEinzug"/>
        <w:numPr>
          <w:ilvl w:val="0"/>
          <w:numId w:val="52"/>
        </w:numPr>
        <w:rPr>
          <w:lang w:val="de-DE"/>
        </w:rPr>
      </w:pPr>
      <w:r w:rsidRPr="00912786">
        <w:rPr>
          <w:lang w:val="de-DE"/>
        </w:rPr>
        <w:t xml:space="preserve">DELETE: DeleteDevice(), DeleteLink() </w:t>
      </w:r>
    </w:p>
    <w:p w14:paraId="18CB863E" w14:textId="0A2587E1" w:rsidR="00E73724" w:rsidRPr="00912786" w:rsidRDefault="00912786" w:rsidP="00E73724">
      <w:pPr>
        <w:pStyle w:val="TextkrperEinzug"/>
        <w:ind w:firstLine="0"/>
        <w:rPr>
          <w:lang w:val="de-DE"/>
        </w:rPr>
      </w:pPr>
      <w:r w:rsidRPr="00912786">
        <w:rPr>
          <w:lang w:val="de-DE"/>
        </w:rPr>
        <w:fldChar w:fldCharType="begin"/>
      </w:r>
      <w:r w:rsidRPr="00912786">
        <w:rPr>
          <w:lang w:val="de-DE"/>
        </w:rPr>
        <w:instrText xml:space="preserve"> REF _Ref518046183 \h </w:instrText>
      </w:r>
      <w:r w:rsidRPr="00912786">
        <w:rPr>
          <w:lang w:val="de-DE"/>
        </w:rPr>
      </w:r>
      <w:r w:rsidRPr="00912786">
        <w:rPr>
          <w:lang w:val="de-DE"/>
        </w:rPr>
        <w:fldChar w:fldCharType="separate"/>
      </w:r>
      <w:r w:rsidR="00693A00" w:rsidRPr="00EF06A4">
        <w:rPr>
          <w:lang w:val="de-DE"/>
        </w:rPr>
        <w:t xml:space="preserve">Abbildung </w:t>
      </w:r>
      <w:r w:rsidR="00693A00" w:rsidRPr="00EF06A4">
        <w:rPr>
          <w:noProof/>
          <w:lang w:val="de-DE"/>
        </w:rPr>
        <w:t>18</w:t>
      </w:r>
      <w:r w:rsidRPr="00912786">
        <w:rPr>
          <w:lang w:val="de-DE"/>
        </w:rPr>
        <w:fldChar w:fldCharType="end"/>
      </w:r>
      <w:r w:rsidR="00E40C23" w:rsidRPr="00912786">
        <w:rPr>
          <w:lang w:val="de-DE"/>
        </w:rPr>
        <w:t xml:space="preserve"> zeigt ein</w:t>
      </w:r>
      <w:r w:rsidR="002E0AF1">
        <w:rPr>
          <w:lang w:val="de-DE"/>
        </w:rPr>
        <w:t>e</w:t>
      </w:r>
      <w:r w:rsidR="00E40C23" w:rsidRPr="00912786">
        <w:rPr>
          <w:lang w:val="de-DE"/>
        </w:rPr>
        <w:t xml:space="preserve"> Beispiel</w:t>
      </w:r>
      <w:r w:rsidR="002A6A2A">
        <w:rPr>
          <w:lang w:val="de-DE"/>
        </w:rPr>
        <w:t xml:space="preserve"> von </w:t>
      </w:r>
      <w:r w:rsidR="002E0AF1">
        <w:rPr>
          <w:lang w:val="de-DE"/>
        </w:rPr>
        <w:t>JSON-Datei</w:t>
      </w:r>
      <w:r w:rsidR="00E40C23" w:rsidRPr="00912786">
        <w:rPr>
          <w:lang w:val="de-DE"/>
        </w:rPr>
        <w:t>, ein Client fordert gleichzeitig die Liste der Geräte- und dazugehörigen Verbindung</w:t>
      </w:r>
      <w:r w:rsidR="00E23A31">
        <w:rPr>
          <w:lang w:val="de-DE"/>
        </w:rPr>
        <w:t>s</w:t>
      </w:r>
      <w:r w:rsidR="00E40C23" w:rsidRPr="00912786">
        <w:rPr>
          <w:lang w:val="de-DE"/>
        </w:rPr>
        <w:t>information. Die Server antwortet parallel mit zwei Dateien.</w:t>
      </w:r>
      <w:r w:rsidRPr="00912786">
        <w:rPr>
          <w:lang w:val="de-DE"/>
        </w:rPr>
        <w:t xml:space="preserve"> Die generischen JSON-Dateien enthalten</w:t>
      </w:r>
      <w:r w:rsidR="00E73724" w:rsidRPr="00912786">
        <w:rPr>
          <w:lang w:val="de-DE"/>
        </w:rPr>
        <w:t xml:space="preserve"> 2 Knoten und eine Kante: jede</w:t>
      </w:r>
      <w:r w:rsidR="002E0AF1">
        <w:rPr>
          <w:lang w:val="de-DE"/>
        </w:rPr>
        <w:t>r</w:t>
      </w:r>
      <w:r w:rsidR="00E73724" w:rsidRPr="00912786">
        <w:rPr>
          <w:lang w:val="de-DE"/>
        </w:rPr>
        <w:t xml:space="preserve"> Knoten repräsentiert ein </w:t>
      </w:r>
      <w:r w:rsidRPr="00912786">
        <w:rPr>
          <w:lang w:val="de-DE"/>
        </w:rPr>
        <w:t>Gerät</w:t>
      </w:r>
      <w:r w:rsidR="00E73724" w:rsidRPr="00912786">
        <w:rPr>
          <w:lang w:val="de-DE"/>
        </w:rPr>
        <w:t xml:space="preserve"> und </w:t>
      </w:r>
      <w:r w:rsidR="002E0AF1">
        <w:rPr>
          <w:lang w:val="de-DE"/>
        </w:rPr>
        <w:t>jede</w:t>
      </w:r>
      <w:r w:rsidR="00E73724" w:rsidRPr="00912786">
        <w:rPr>
          <w:lang w:val="de-DE"/>
        </w:rPr>
        <w:t xml:space="preserve"> Kante eine spezifische Verbindung. </w:t>
      </w:r>
    </w:p>
    <w:p w14:paraId="52E9C5D9" w14:textId="77777777" w:rsidR="00E73724" w:rsidRPr="00212703" w:rsidRDefault="00E73724" w:rsidP="00E73724">
      <w:pPr>
        <w:pStyle w:val="TextkrperEinzug"/>
        <w:keepNext/>
        <w:ind w:firstLine="0"/>
      </w:pPr>
      <w:r w:rsidRPr="00212703">
        <w:rPr>
          <w:noProof/>
          <w:lang w:val="en-US" w:eastAsia="en-US"/>
        </w:rPr>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994785"/>
                    </a:xfrm>
                    <a:prstGeom prst="rect">
                      <a:avLst/>
                    </a:prstGeom>
                  </pic:spPr>
                </pic:pic>
              </a:graphicData>
            </a:graphic>
          </wp:inline>
        </w:drawing>
      </w:r>
    </w:p>
    <w:p w14:paraId="6D58010D" w14:textId="0F1D01A4" w:rsidR="00E73724" w:rsidRDefault="00E73724" w:rsidP="00E73724">
      <w:pPr>
        <w:pStyle w:val="Beschriftung"/>
        <w:jc w:val="both"/>
      </w:pPr>
      <w:bookmarkStart w:id="205" w:name="_Ref518046183"/>
      <w:bookmarkStart w:id="206" w:name="_Toc511225567"/>
      <w:bookmarkStart w:id="207" w:name="_Toc521311406"/>
      <w:r w:rsidRPr="00212703">
        <w:t xml:space="preserve">Abbildung </w:t>
      </w:r>
      <w:fldSimple w:instr=" SEQ Abbildung \* ARABIC ">
        <w:r w:rsidR="00693A00">
          <w:rPr>
            <w:noProof/>
          </w:rPr>
          <w:t>18</w:t>
        </w:r>
      </w:fldSimple>
      <w:bookmarkEnd w:id="205"/>
      <w:r w:rsidRPr="00212703">
        <w:t>: Die Output JSON-Dateien für die Mini-Topologie</w:t>
      </w:r>
      <w:bookmarkEnd w:id="206"/>
      <w:bookmarkEnd w:id="207"/>
    </w:p>
    <w:p w14:paraId="46779DBA" w14:textId="45676A54" w:rsidR="00E402C7" w:rsidRPr="00A97DEE" w:rsidRDefault="00E402C7" w:rsidP="00E402C7">
      <w:pPr>
        <w:pStyle w:val="TextkrperEinzug"/>
        <w:ind w:firstLine="0"/>
        <w:rPr>
          <w:b/>
          <w:lang w:val="de-DE"/>
        </w:rPr>
      </w:pPr>
      <w:r w:rsidRPr="00A97DEE">
        <w:rPr>
          <w:b/>
          <w:lang w:val="de-DE"/>
        </w:rPr>
        <w:t>„links“</w:t>
      </w:r>
    </w:p>
    <w:p w14:paraId="2B66FAD3" w14:textId="15052928" w:rsidR="00E402C7" w:rsidRDefault="00E402C7" w:rsidP="00E402C7">
      <w:pPr>
        <w:pStyle w:val="TextkrperEinzug"/>
        <w:ind w:firstLine="0"/>
        <w:rPr>
          <w:lang w:val="de-DE"/>
        </w:rPr>
      </w:pPr>
      <w:r>
        <w:rPr>
          <w:lang w:val="de-DE"/>
        </w:rPr>
        <w:t xml:space="preserve">„links“ </w:t>
      </w:r>
      <w:r w:rsidRPr="00912786">
        <w:rPr>
          <w:lang w:val="de-DE"/>
        </w:rPr>
        <w:t>ist ein konzeptioneller Schlüssel, der Eigenschaften enthält, die Teil die Anforderungslistenschlüssel si</w:t>
      </w:r>
      <w:r>
        <w:rPr>
          <w:lang w:val="de-DE"/>
        </w:rPr>
        <w:t xml:space="preserve">nd, die bei Lesen, Schreiben und Aktualisieren von Verbindunginformationen </w:t>
      </w:r>
      <w:r w:rsidRPr="00912786">
        <w:rPr>
          <w:lang w:val="de-DE"/>
        </w:rPr>
        <w:t>verwendet werden. Diese Eigenschaften werden hier zur Vereinfachung getrennt beschrieben</w:t>
      </w:r>
    </w:p>
    <w:p w14:paraId="0208AC71" w14:textId="5FF79F3D" w:rsidR="00A97DEE" w:rsidRDefault="00A97DEE" w:rsidP="00E402C7">
      <w:pPr>
        <w:pStyle w:val="TextkrperEinzug"/>
        <w:ind w:firstLine="0"/>
        <w:rPr>
          <w:lang w:val="de-DE"/>
        </w:rPr>
      </w:pPr>
    </w:p>
    <w:tbl>
      <w:tblPr>
        <w:tblStyle w:val="Listentabelle3Akzent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1555"/>
        <w:gridCol w:w="7512"/>
      </w:tblGrid>
      <w:tr w:rsidR="00A97DEE" w14:paraId="54BE9089" w14:textId="77777777" w:rsidTr="00492E1F">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1555" w:type="dxa"/>
          </w:tcPr>
          <w:p w14:paraId="46DDDC3F" w14:textId="39C40B48" w:rsidR="00A97DEE" w:rsidRPr="00212703" w:rsidRDefault="00E23A31" w:rsidP="0072134C">
            <w:pPr>
              <w:pStyle w:val="TextkrperEinzug"/>
              <w:ind w:firstLine="0"/>
              <w:rPr>
                <w:lang w:val="de-DE"/>
              </w:rPr>
            </w:pPr>
            <w:r>
              <w:rPr>
                <w:lang w:val="de-DE"/>
              </w:rPr>
              <w:t>Schlü</w:t>
            </w:r>
            <w:r w:rsidR="00A97DEE">
              <w:rPr>
                <w:lang w:val="de-DE"/>
              </w:rPr>
              <w:t>ssel</w:t>
            </w:r>
          </w:p>
        </w:tc>
        <w:tc>
          <w:tcPr>
            <w:tcW w:w="7512" w:type="dxa"/>
          </w:tcPr>
          <w:p w14:paraId="485735FA" w14:textId="2965340E" w:rsidR="00A97DEE" w:rsidRDefault="00E23A31"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A97DEE" w:rsidRPr="00212703" w14:paraId="288468DC" w14:textId="77777777" w:rsidTr="00492E1F">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DBBB402" w14:textId="6F371D17" w:rsidR="00A97DEE" w:rsidRPr="00212703" w:rsidRDefault="00A97DEE" w:rsidP="0072134C">
            <w:pPr>
              <w:pStyle w:val="TextkrperEinzug"/>
              <w:ind w:firstLine="0"/>
              <w:rPr>
                <w:lang w:val="de-DE"/>
              </w:rPr>
            </w:pPr>
            <w:r>
              <w:rPr>
                <w:lang w:val="de-DE"/>
              </w:rPr>
              <w:t>from</w:t>
            </w:r>
          </w:p>
        </w:tc>
        <w:tc>
          <w:tcPr>
            <w:tcW w:w="7512" w:type="dxa"/>
            <w:vAlign w:val="center"/>
          </w:tcPr>
          <w:p w14:paraId="14F57B35" w14:textId="7329D61D" w:rsidR="00A97DEE" w:rsidRPr="00212703" w:rsidRDefault="00E23A31" w:rsidP="00721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Systemtag des Quell-Geräts an </w:t>
            </w:r>
          </w:p>
        </w:tc>
      </w:tr>
      <w:tr w:rsidR="00E23A31" w:rsidRPr="00212703" w14:paraId="6B5E4F81" w14:textId="77777777" w:rsidTr="00492E1F">
        <w:trPr>
          <w:trHeight w:val="17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B79A22" w14:textId="4CF2ADD0" w:rsidR="00E23A31" w:rsidRPr="00212703" w:rsidRDefault="00E23A31" w:rsidP="00E23A31">
            <w:pPr>
              <w:pStyle w:val="TextkrperEinzug"/>
              <w:ind w:firstLine="0"/>
              <w:rPr>
                <w:lang w:val="de-DE"/>
              </w:rPr>
            </w:pPr>
            <w:r>
              <w:rPr>
                <w:lang w:val="de-DE"/>
              </w:rPr>
              <w:t>to</w:t>
            </w:r>
          </w:p>
        </w:tc>
        <w:tc>
          <w:tcPr>
            <w:tcW w:w="7512" w:type="dxa"/>
            <w:vAlign w:val="center"/>
          </w:tcPr>
          <w:p w14:paraId="70A0FEDD" w14:textId="53B2DEA0" w:rsidR="00E23A31" w:rsidRPr="00212703" w:rsidRDefault="00E23A31" w:rsidP="00492E1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Systemtag des </w:t>
            </w:r>
            <w:r w:rsidR="00492E1F">
              <w:rPr>
                <w:lang w:val="de-DE"/>
              </w:rPr>
              <w:t>Zie</w:t>
            </w:r>
            <w:r>
              <w:rPr>
                <w:lang w:val="de-DE"/>
              </w:rPr>
              <w:t xml:space="preserve">l-Geräts an </w:t>
            </w:r>
          </w:p>
        </w:tc>
      </w:tr>
      <w:tr w:rsidR="00E23A31" w:rsidRPr="00212703" w14:paraId="2F5F6B08" w14:textId="77777777" w:rsidTr="00492E1F">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C1D055F" w14:textId="3EB409D3" w:rsidR="00E23A31" w:rsidRPr="00212703" w:rsidRDefault="00E23A31" w:rsidP="00E23A31">
            <w:pPr>
              <w:pStyle w:val="TextkrperEinzug"/>
              <w:ind w:firstLine="0"/>
              <w:rPr>
                <w:lang w:val="de-DE"/>
              </w:rPr>
            </w:pPr>
            <w:r>
              <w:rPr>
                <w:lang w:val="de-DE"/>
              </w:rPr>
              <w:t>fromPort</w:t>
            </w:r>
          </w:p>
        </w:tc>
        <w:tc>
          <w:tcPr>
            <w:tcW w:w="7512" w:type="dxa"/>
            <w:vAlign w:val="center"/>
          </w:tcPr>
          <w:p w14:paraId="2063CA95" w14:textId="5343C13D" w:rsidR="00E23A31" w:rsidRPr="00212703" w:rsidRDefault="00492E1F" w:rsidP="001B0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Portkennung des Quell</w:t>
            </w:r>
            <w:r w:rsidR="001B034C">
              <w:rPr>
                <w:lang w:val="de-DE"/>
              </w:rPr>
              <w:t>-G</w:t>
            </w:r>
            <w:r>
              <w:rPr>
                <w:lang w:val="de-DE"/>
              </w:rPr>
              <w:t>erätes</w:t>
            </w:r>
          </w:p>
        </w:tc>
      </w:tr>
      <w:tr w:rsidR="00E23A31" w:rsidRPr="00212703" w14:paraId="5AF6577B" w14:textId="77777777" w:rsidTr="00492E1F">
        <w:trPr>
          <w:trHeight w:val="313"/>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99CE85" w14:textId="695960FF" w:rsidR="00E23A31" w:rsidRPr="00212703" w:rsidRDefault="00E23A31" w:rsidP="00E23A31">
            <w:pPr>
              <w:pStyle w:val="TextkrperEinzug"/>
              <w:ind w:firstLine="0"/>
              <w:rPr>
                <w:lang w:val="de-DE"/>
              </w:rPr>
            </w:pPr>
            <w:r>
              <w:rPr>
                <w:lang w:val="de-DE"/>
              </w:rPr>
              <w:t>toPort</w:t>
            </w:r>
          </w:p>
        </w:tc>
        <w:tc>
          <w:tcPr>
            <w:tcW w:w="7512" w:type="dxa"/>
            <w:vAlign w:val="center"/>
          </w:tcPr>
          <w:p w14:paraId="7994C27E" w14:textId="672BCDAB" w:rsidR="00E23A31" w:rsidRPr="00212703" w:rsidRDefault="00492E1F" w:rsidP="001B034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Portkennung des Ziel</w:t>
            </w:r>
            <w:r w:rsidR="001B034C">
              <w:rPr>
                <w:lang w:val="de-DE"/>
              </w:rPr>
              <w:t>-G</w:t>
            </w:r>
            <w:r>
              <w:rPr>
                <w:lang w:val="de-DE"/>
              </w:rPr>
              <w:t>erätes</w:t>
            </w:r>
          </w:p>
        </w:tc>
      </w:tr>
      <w:tr w:rsidR="00E23A31" w:rsidRPr="00212703" w14:paraId="4449F535" w14:textId="77777777" w:rsidTr="00492E1F">
        <w:trPr>
          <w:cnfStyle w:val="010000000000" w:firstRow="0" w:lastRow="1" w:firstColumn="0" w:lastColumn="0" w:oddVBand="0" w:evenVBand="0" w:oddHBand="0" w:evenHBand="0" w:firstRowFirstColumn="0" w:firstRowLastColumn="0" w:lastRowFirstColumn="0" w:lastRowLastColumn="0"/>
          <w:trHeight w:val="256"/>
        </w:trPr>
        <w:tc>
          <w:tcPr>
            <w:cnfStyle w:val="001000000001" w:firstRow="0" w:lastRow="0" w:firstColumn="1" w:lastColumn="0" w:oddVBand="0" w:evenVBand="0" w:oddHBand="0" w:evenHBand="0" w:firstRowFirstColumn="0" w:firstRowLastColumn="0" w:lastRowFirstColumn="1" w:lastRowLastColumn="0"/>
            <w:tcW w:w="1555" w:type="dxa"/>
            <w:vAlign w:val="center"/>
          </w:tcPr>
          <w:p w14:paraId="3786DF54" w14:textId="6689CC9C" w:rsidR="00E23A31" w:rsidRPr="00212703" w:rsidRDefault="00E23A31" w:rsidP="00E23A31">
            <w:pPr>
              <w:pStyle w:val="TextkrperEinzug"/>
              <w:ind w:firstLine="0"/>
              <w:rPr>
                <w:lang w:val="de-DE"/>
              </w:rPr>
            </w:pPr>
            <w:r>
              <w:rPr>
                <w:lang w:val="de-DE"/>
              </w:rPr>
              <w:t>systemTag</w:t>
            </w:r>
          </w:p>
        </w:tc>
        <w:tc>
          <w:tcPr>
            <w:tcW w:w="7512" w:type="dxa"/>
            <w:vAlign w:val="center"/>
          </w:tcPr>
          <w:p w14:paraId="4C326498" w14:textId="26A18950" w:rsidR="00E23A31" w:rsidRPr="00492E1F" w:rsidRDefault="00A1547F" w:rsidP="00A1547F">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Pr>
                <w:b w:val="0"/>
                <w:lang w:val="de-DE"/>
              </w:rPr>
              <w:t>Biete</w:t>
            </w:r>
            <w:r w:rsidR="00042DE4">
              <w:rPr>
                <w:b w:val="0"/>
                <w:lang w:val="de-DE"/>
              </w:rPr>
              <w:t>t</w:t>
            </w:r>
            <w:r>
              <w:rPr>
                <w:b w:val="0"/>
                <w:lang w:val="de-DE"/>
              </w:rPr>
              <w:t xml:space="preserve"> eine intuitive Zuordnung zwischen der dargestellten Netzwerktopologie und einer Verbindung</w:t>
            </w:r>
            <w:r w:rsidR="00492E1F">
              <w:rPr>
                <w:b w:val="0"/>
                <w:lang w:val="de-DE"/>
              </w:rPr>
              <w:t xml:space="preserve">. </w:t>
            </w:r>
            <w:r w:rsidR="00E23A31" w:rsidRPr="00492E1F">
              <w:rPr>
                <w:b w:val="0"/>
                <w:lang w:val="de-DE"/>
              </w:rPr>
              <w:t>Diese Eigenschaft ist optional</w:t>
            </w:r>
          </w:p>
        </w:tc>
      </w:tr>
    </w:tbl>
    <w:p w14:paraId="39A4D707" w14:textId="5DAD253C" w:rsidR="00A97DEE" w:rsidRDefault="00A97DEE" w:rsidP="00E402C7">
      <w:pPr>
        <w:pStyle w:val="TextkrperEinzug"/>
        <w:ind w:firstLine="0"/>
        <w:rPr>
          <w:lang w:val="de-DE"/>
        </w:rPr>
      </w:pPr>
    </w:p>
    <w:p w14:paraId="567A4BEF" w14:textId="2EBBB268" w:rsidR="00A97DEE" w:rsidRDefault="00A97DEE">
      <w:pPr>
        <w:rPr>
          <w:rFonts w:cs="CMR12"/>
          <w:b w:val="0"/>
          <w:sz w:val="24"/>
        </w:rPr>
      </w:pPr>
      <w:r>
        <w:br w:type="page"/>
      </w:r>
    </w:p>
    <w:p w14:paraId="71B7FD85" w14:textId="77777777" w:rsidR="00A97DEE" w:rsidRPr="00E402C7" w:rsidRDefault="00A97DEE" w:rsidP="00E402C7">
      <w:pPr>
        <w:pStyle w:val="TextkrperEinzug"/>
        <w:ind w:firstLine="0"/>
        <w:rPr>
          <w:lang w:val="de-DE"/>
        </w:rPr>
      </w:pPr>
    </w:p>
    <w:p w14:paraId="3D46A6C7" w14:textId="370FA732" w:rsidR="00912786" w:rsidRDefault="00912786" w:rsidP="00912786">
      <w:pPr>
        <w:pStyle w:val="TextkrperEinzug"/>
        <w:ind w:firstLine="0"/>
        <w:rPr>
          <w:lang w:val="de-DE"/>
        </w:rPr>
      </w:pPr>
      <w:r>
        <w:rPr>
          <w:lang w:val="de-DE"/>
        </w:rPr>
        <w:t>„</w:t>
      </w:r>
      <w:r w:rsidRPr="00912786">
        <w:rPr>
          <w:b/>
          <w:i/>
          <w:lang w:val="de-DE"/>
        </w:rPr>
        <w:t>devices</w:t>
      </w:r>
      <w:r>
        <w:rPr>
          <w:lang w:val="de-DE"/>
        </w:rPr>
        <w:t>“</w:t>
      </w:r>
    </w:p>
    <w:p w14:paraId="6E8DFF7B" w14:textId="41647DC3" w:rsidR="00912786" w:rsidRDefault="00912786" w:rsidP="00912786">
      <w:pPr>
        <w:pStyle w:val="TextkrperEinzug"/>
        <w:ind w:firstLine="0"/>
        <w:rPr>
          <w:lang w:val="de-DE"/>
        </w:rPr>
      </w:pPr>
      <w:r>
        <w:rPr>
          <w:lang w:val="de-DE"/>
        </w:rPr>
        <w:t>„devices“</w:t>
      </w:r>
      <w:r w:rsidRPr="00912786">
        <w:rPr>
          <w:lang w:val="de-DE"/>
        </w:rPr>
        <w:t xml:space="preserve"> ist ein konzeptioneller Schlüssel, der Eigenschaften enthält, die Teil die Anforderungslistenschlüssel si</w:t>
      </w:r>
      <w:r w:rsidR="00E402C7">
        <w:rPr>
          <w:lang w:val="de-DE"/>
        </w:rPr>
        <w:t xml:space="preserve">nd, die bei Lesen, Schreiben und Aktualisieren von Geräteinformationen </w:t>
      </w:r>
      <w:r w:rsidRPr="00912786">
        <w:rPr>
          <w:lang w:val="de-DE"/>
        </w:rPr>
        <w:t>verwendet werden. Diese Eigenschaften werden hier</w:t>
      </w:r>
      <w:r w:rsidR="00A97DEE">
        <w:rPr>
          <w:lang w:val="de-DE"/>
        </w:rPr>
        <w:t xml:space="preserve"> </w:t>
      </w:r>
      <w:r w:rsidR="00A1547F">
        <w:rPr>
          <w:lang w:val="de-DE"/>
        </w:rPr>
        <w:t xml:space="preserve">auch </w:t>
      </w:r>
      <w:r w:rsidR="00A1547F" w:rsidRPr="00912786">
        <w:rPr>
          <w:lang w:val="de-DE"/>
        </w:rPr>
        <w:t>zur</w:t>
      </w:r>
      <w:r w:rsidRPr="00912786">
        <w:rPr>
          <w:lang w:val="de-DE"/>
        </w:rPr>
        <w:t xml:space="preserve"> Vereinfachung getrennt beschrieben</w:t>
      </w:r>
      <w:r>
        <w:rPr>
          <w:lang w:val="de-DE"/>
        </w:rPr>
        <w:t>:</w:t>
      </w:r>
    </w:p>
    <w:p w14:paraId="0D511843" w14:textId="55676F36" w:rsidR="00912786" w:rsidRDefault="00912786" w:rsidP="00912786">
      <w:pPr>
        <w:pStyle w:val="TextkrperEinzug"/>
        <w:ind w:firstLine="0"/>
        <w:rPr>
          <w:lang w:val="de-DE"/>
        </w:rPr>
      </w:pPr>
    </w:p>
    <w:tbl>
      <w:tblPr>
        <w:tblStyle w:val="Listentabelle3Akzent2"/>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5670"/>
      </w:tblGrid>
      <w:tr w:rsidR="00E402C7" w:rsidRPr="00212703" w14:paraId="7B062E69" w14:textId="0AD50A6B" w:rsidTr="001B06E2">
        <w:trPr>
          <w:cnfStyle w:val="100000000000" w:firstRow="1" w:lastRow="0" w:firstColumn="0" w:lastColumn="0" w:oddVBand="0" w:evenVBand="0" w:oddHBand="0" w:evenHBand="0" w:firstRowFirstColumn="0" w:firstRowLastColumn="0" w:lastRowFirstColumn="0" w:lastRowLastColumn="0"/>
          <w:trHeight w:val="248"/>
          <w:jc w:val="center"/>
        </w:trPr>
        <w:tc>
          <w:tcPr>
            <w:cnfStyle w:val="001000000100" w:firstRow="0" w:lastRow="0" w:firstColumn="1" w:lastColumn="0" w:oddVBand="0" w:evenVBand="0" w:oddHBand="0" w:evenHBand="0" w:firstRowFirstColumn="1" w:firstRowLastColumn="0" w:lastRowFirstColumn="0" w:lastRowLastColumn="0"/>
            <w:tcW w:w="3397" w:type="dxa"/>
            <w:vAlign w:val="center"/>
          </w:tcPr>
          <w:p w14:paraId="1E3E9A98" w14:textId="528CEBB4" w:rsidR="00E402C7" w:rsidRPr="00212703" w:rsidRDefault="00E402C7" w:rsidP="0072134C">
            <w:pPr>
              <w:pStyle w:val="TextkrperEinzug"/>
              <w:ind w:firstLine="0"/>
              <w:rPr>
                <w:lang w:val="de-DE"/>
              </w:rPr>
            </w:pPr>
            <w:r>
              <w:rPr>
                <w:lang w:val="de-DE"/>
              </w:rPr>
              <w:t>Schlussel</w:t>
            </w:r>
          </w:p>
        </w:tc>
        <w:tc>
          <w:tcPr>
            <w:tcW w:w="5670" w:type="dxa"/>
            <w:vAlign w:val="center"/>
          </w:tcPr>
          <w:p w14:paraId="29FD744D" w14:textId="7BD6E5BD" w:rsidR="00E402C7" w:rsidRDefault="000E1685"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sidRPr="00402BE9">
              <w:rPr>
                <w:lang w:val="de-DE"/>
              </w:rPr>
              <w:t xml:space="preserve">Beschreibung </w:t>
            </w:r>
          </w:p>
        </w:tc>
      </w:tr>
      <w:tr w:rsidR="00E402C7" w:rsidRPr="00212703" w14:paraId="5681DFAF" w14:textId="7B63881C" w:rsidTr="001B06E2">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72F6EAD" w14:textId="735DD0EC" w:rsidR="00E402C7" w:rsidRPr="00212703" w:rsidRDefault="00E402C7" w:rsidP="0072134C">
            <w:pPr>
              <w:pStyle w:val="TextkrperEinzug"/>
              <w:ind w:firstLine="0"/>
              <w:rPr>
                <w:lang w:val="de-DE"/>
              </w:rPr>
            </w:pPr>
            <w:r>
              <w:rPr>
                <w:lang w:val="de-DE"/>
              </w:rPr>
              <w:t>systemTag</w:t>
            </w:r>
          </w:p>
        </w:tc>
        <w:tc>
          <w:tcPr>
            <w:tcW w:w="5670" w:type="dxa"/>
            <w:vAlign w:val="center"/>
          </w:tcPr>
          <w:p w14:paraId="346987B8" w14:textId="3AEF0618" w:rsidR="00E402C7" w:rsidRPr="00212703" w:rsidRDefault="00A1547F" w:rsidP="001A4ABF">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Wird zur eindeutigen Id</w:t>
            </w:r>
            <w:r w:rsidR="001A4ABF">
              <w:rPr>
                <w:lang w:val="de-DE"/>
              </w:rPr>
              <w:t>entifizierung eines Gerät</w:t>
            </w:r>
            <w:r>
              <w:rPr>
                <w:lang w:val="de-DE"/>
              </w:rPr>
              <w:t xml:space="preserve">s verwendet. In einem fehlerfreien Netzwerk besitzen alle Geräte ein systemTag. Der Wert dieser </w:t>
            </w:r>
            <w:r w:rsidRPr="00A1547F">
              <w:rPr>
                <w:lang w:val="de-DE"/>
              </w:rPr>
              <w:t>Elementeigenschaft</w:t>
            </w:r>
            <w:r>
              <w:rPr>
                <w:lang w:val="de-DE"/>
              </w:rPr>
              <w:t xml:space="preserve"> muss in einer Netzwerktopologie </w:t>
            </w:r>
            <w:r w:rsidR="00042DE4">
              <w:rPr>
                <w:lang w:val="de-DE"/>
              </w:rPr>
              <w:t xml:space="preserve">eindeutig </w:t>
            </w:r>
            <w:r>
              <w:rPr>
                <w:lang w:val="de-DE"/>
              </w:rPr>
              <w:t>sein</w:t>
            </w:r>
            <w:r w:rsidR="002A6A2A">
              <w:rPr>
                <w:lang w:val="de-DE"/>
              </w:rPr>
              <w:t xml:space="preserve">. Um die </w:t>
            </w:r>
            <w:r w:rsidR="001A4ABF">
              <w:rPr>
                <w:lang w:val="de-DE"/>
              </w:rPr>
              <w:t>Eindeutigkeit</w:t>
            </w:r>
            <w:r w:rsidR="002A6A2A">
              <w:rPr>
                <w:lang w:val="de-DE"/>
              </w:rPr>
              <w:t xml:space="preserve"> zu gewährleisten ist dieser Wert</w:t>
            </w:r>
            <w:r w:rsidR="001A4ABF">
              <w:rPr>
                <w:lang w:val="de-DE"/>
              </w:rPr>
              <w:t xml:space="preserve"> als GUID</w:t>
            </w:r>
            <w:r w:rsidR="001A4ABF">
              <w:rPr>
                <w:rStyle w:val="Funotenzeichen"/>
                <w:lang w:val="de-DE"/>
              </w:rPr>
              <w:footnoteReference w:id="37"/>
            </w:r>
            <w:r w:rsidR="001A4ABF">
              <w:rPr>
                <w:lang w:val="de-DE"/>
              </w:rPr>
              <w:t xml:space="preserve"> gegeben.</w:t>
            </w:r>
          </w:p>
        </w:tc>
      </w:tr>
      <w:tr w:rsidR="00E402C7" w:rsidRPr="00212703" w14:paraId="1D6B8A4E" w14:textId="4F8866E6"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F6F0DB9" w14:textId="2252C02D" w:rsidR="00E402C7" w:rsidRPr="00212703" w:rsidRDefault="00E402C7" w:rsidP="0072134C">
            <w:pPr>
              <w:pStyle w:val="TextkrperEinzug"/>
              <w:ind w:firstLine="0"/>
              <w:rPr>
                <w:lang w:val="de-DE"/>
              </w:rPr>
            </w:pPr>
            <w:r>
              <w:rPr>
                <w:lang w:val="de-DE"/>
              </w:rPr>
              <w:t>displayName</w:t>
            </w:r>
          </w:p>
        </w:tc>
        <w:tc>
          <w:tcPr>
            <w:tcW w:w="5670" w:type="dxa"/>
            <w:vAlign w:val="center"/>
          </w:tcPr>
          <w:p w14:paraId="3EE06337" w14:textId="697C01A2" w:rsidR="00E402C7" w:rsidRPr="00212703" w:rsidRDefault="00A1547F" w:rsidP="00A154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den Namen des spezifischen Geräts an. Wenn diese </w:t>
            </w:r>
            <w:r w:rsidRPr="00A1547F">
              <w:rPr>
                <w:lang w:val="de-DE"/>
              </w:rPr>
              <w:t>Elementeigenschaft</w:t>
            </w:r>
            <w:r>
              <w:rPr>
                <w:lang w:val="de-DE"/>
              </w:rPr>
              <w:t xml:space="preserve"> leer ist oder fehlt, ist der systemTag ein vollständig qualifizierter Name des Geräts</w:t>
            </w:r>
            <w:r w:rsidR="00B4658D">
              <w:rPr>
                <w:lang w:val="de-DE"/>
              </w:rPr>
              <w:t>.</w:t>
            </w:r>
          </w:p>
        </w:tc>
      </w:tr>
      <w:tr w:rsidR="00E402C7" w:rsidRPr="00212703" w14:paraId="08354F72" w14:textId="414B10C5"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1A5A5E2" w14:textId="0B41AF99" w:rsidR="00E402C7" w:rsidRPr="00212703" w:rsidRDefault="00E402C7" w:rsidP="0072134C">
            <w:pPr>
              <w:pStyle w:val="TextkrperEinzug"/>
              <w:ind w:firstLine="0"/>
              <w:rPr>
                <w:lang w:val="de-DE"/>
              </w:rPr>
            </w:pPr>
            <w:r>
              <w:rPr>
                <w:lang w:val="de-DE"/>
              </w:rPr>
              <w:t>stationAddress</w:t>
            </w:r>
          </w:p>
        </w:tc>
        <w:tc>
          <w:tcPr>
            <w:tcW w:w="5670" w:type="dxa"/>
            <w:vAlign w:val="center"/>
          </w:tcPr>
          <w:p w14:paraId="77CF1C98" w14:textId="0748DF1E" w:rsidR="00E402C7" w:rsidRPr="00212703" w:rsidRDefault="001B06E2"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Gibt die Station</w:t>
            </w:r>
            <w:r w:rsidR="00B4658D">
              <w:rPr>
                <w:lang w:val="de-DE"/>
              </w:rPr>
              <w:t>sa</w:t>
            </w:r>
            <w:r>
              <w:rPr>
                <w:lang w:val="de-DE"/>
              </w:rPr>
              <w:t>dresse eine</w:t>
            </w:r>
            <w:r w:rsidR="00B4658D">
              <w:rPr>
                <w:lang w:val="de-DE"/>
              </w:rPr>
              <w:t>s</w:t>
            </w:r>
            <w:r>
              <w:rPr>
                <w:lang w:val="de-DE"/>
              </w:rPr>
              <w:t xml:space="preserve"> spezifischen Geräts an</w:t>
            </w:r>
          </w:p>
        </w:tc>
      </w:tr>
      <w:tr w:rsidR="00E402C7" w:rsidRPr="00212703" w14:paraId="6B96C540" w14:textId="5F88FAEA"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035729A" w14:textId="2BFB78F0" w:rsidR="00E402C7" w:rsidRPr="00212703" w:rsidRDefault="00E402C7" w:rsidP="0072134C">
            <w:pPr>
              <w:pStyle w:val="TextkrperEinzug"/>
              <w:ind w:firstLine="0"/>
              <w:rPr>
                <w:lang w:val="de-DE"/>
              </w:rPr>
            </w:pPr>
            <w:r>
              <w:rPr>
                <w:lang w:val="de-DE"/>
              </w:rPr>
              <w:t>type</w:t>
            </w:r>
          </w:p>
        </w:tc>
        <w:tc>
          <w:tcPr>
            <w:tcW w:w="5670" w:type="dxa"/>
            <w:vAlign w:val="center"/>
          </w:tcPr>
          <w:p w14:paraId="250EBB0D" w14:textId="626EAAFE" w:rsidR="00E402C7" w:rsidRPr="00212703" w:rsidRDefault="001A4ABF" w:rsidP="001A4AB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Gibt die unterstützten bzw. erforderlichen Protokolle eine</w:t>
            </w:r>
            <w:r w:rsidR="00AA1A38">
              <w:rPr>
                <w:lang w:val="de-DE"/>
              </w:rPr>
              <w:t>s</w:t>
            </w:r>
            <w:r>
              <w:rPr>
                <w:lang w:val="de-DE"/>
              </w:rPr>
              <w:t xml:space="preserve"> spezifischen Geräts an.</w:t>
            </w:r>
          </w:p>
        </w:tc>
      </w:tr>
      <w:tr w:rsidR="00E402C7" w:rsidRPr="00212703" w14:paraId="0348E631" w14:textId="412AA59C"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21A19B2" w14:textId="650B9283" w:rsidR="00E402C7" w:rsidRPr="00212703" w:rsidRDefault="00E402C7" w:rsidP="0072134C">
            <w:pPr>
              <w:pStyle w:val="TextkrperEinzug"/>
              <w:ind w:firstLine="0"/>
              <w:rPr>
                <w:lang w:val="de-DE"/>
              </w:rPr>
            </w:pPr>
            <w:r>
              <w:rPr>
                <w:lang w:val="de-DE"/>
              </w:rPr>
              <w:t>img</w:t>
            </w:r>
          </w:p>
        </w:tc>
        <w:tc>
          <w:tcPr>
            <w:tcW w:w="5670" w:type="dxa"/>
            <w:vAlign w:val="center"/>
          </w:tcPr>
          <w:p w14:paraId="1C201AE1" w14:textId="51A290E9" w:rsidR="00E402C7" w:rsidRPr="00212703" w:rsidRDefault="001A4ABF"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das </w:t>
            </w:r>
            <w:r w:rsidR="00AA1A38">
              <w:rPr>
                <w:lang w:val="de-DE"/>
              </w:rPr>
              <w:t xml:space="preserve">grafische </w:t>
            </w:r>
            <w:r>
              <w:rPr>
                <w:lang w:val="de-DE"/>
              </w:rPr>
              <w:t>Symbol</w:t>
            </w:r>
            <w:r w:rsidR="00AA1A38">
              <w:rPr>
                <w:lang w:val="de-DE"/>
              </w:rPr>
              <w:t xml:space="preserve"> (Icon, Bitmap)</w:t>
            </w:r>
            <w:r>
              <w:rPr>
                <w:lang w:val="de-DE"/>
              </w:rPr>
              <w:t xml:space="preserve"> eines Geräts an.</w:t>
            </w:r>
          </w:p>
        </w:tc>
      </w:tr>
      <w:tr w:rsidR="00E402C7" w:rsidRPr="00212703" w14:paraId="1454868B" w14:textId="16B3EEFA" w:rsidTr="001B06E2">
        <w:trPr>
          <w:cnfStyle w:val="010000000000" w:firstRow="0" w:lastRow="1" w:firstColumn="0" w:lastColumn="0" w:oddVBand="0" w:evenVBand="0" w:oddHBand="0" w:evenHBand="0" w:firstRowFirstColumn="0" w:firstRowLastColumn="0" w:lastRowFirstColumn="0" w:lastRowLastColumn="0"/>
          <w:trHeight w:val="248"/>
          <w:jc w:val="center"/>
        </w:trPr>
        <w:tc>
          <w:tcPr>
            <w:cnfStyle w:val="001000000001" w:firstRow="0" w:lastRow="0" w:firstColumn="1" w:lastColumn="0" w:oddVBand="0" w:evenVBand="0" w:oddHBand="0" w:evenHBand="0" w:firstRowFirstColumn="0" w:firstRowLastColumn="0" w:lastRowFirstColumn="1" w:lastRowLastColumn="0"/>
            <w:tcW w:w="3397" w:type="dxa"/>
            <w:vAlign w:val="center"/>
          </w:tcPr>
          <w:p w14:paraId="1EB3AA70" w14:textId="7EBB3ED9" w:rsidR="00E402C7" w:rsidRPr="00212703" w:rsidRDefault="00E402C7" w:rsidP="0072134C">
            <w:pPr>
              <w:pStyle w:val="TextkrperEinzug"/>
              <w:ind w:firstLine="0"/>
              <w:rPr>
                <w:lang w:val="de-DE"/>
              </w:rPr>
            </w:pPr>
            <w:r>
              <w:rPr>
                <w:lang w:val="de-DE"/>
              </w:rPr>
              <w:t>ports</w:t>
            </w:r>
          </w:p>
        </w:tc>
        <w:tc>
          <w:tcPr>
            <w:tcW w:w="5670" w:type="dxa"/>
            <w:vAlign w:val="center"/>
          </w:tcPr>
          <w:p w14:paraId="0FE39A01" w14:textId="54F1E10C" w:rsidR="00E402C7" w:rsidRPr="001B06E2" w:rsidRDefault="001B06E2" w:rsidP="00425C73">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sidRPr="001B06E2">
              <w:rPr>
                <w:b w:val="0"/>
                <w:lang w:val="de-DE"/>
              </w:rPr>
              <w:t xml:space="preserve">Gibt alle Ports eines spezifischen Geräts an. </w:t>
            </w:r>
            <w:r w:rsidR="00425C73">
              <w:rPr>
                <w:b w:val="0"/>
                <w:lang w:val="de-DE"/>
              </w:rPr>
              <w:t>Sie</w:t>
            </w:r>
            <w:r w:rsidR="00425C73" w:rsidRPr="001B06E2">
              <w:rPr>
                <w:b w:val="0"/>
                <w:lang w:val="de-DE"/>
              </w:rPr>
              <w:t xml:space="preserve"> </w:t>
            </w:r>
            <w:r w:rsidRPr="001B06E2">
              <w:rPr>
                <w:b w:val="0"/>
                <w:lang w:val="de-DE"/>
              </w:rPr>
              <w:t>ist einer der wichtigsten Elementeigenschaft</w:t>
            </w:r>
            <w:r w:rsidR="00425C73">
              <w:rPr>
                <w:b w:val="0"/>
                <w:lang w:val="de-DE"/>
              </w:rPr>
              <w:t>en</w:t>
            </w:r>
            <w:r w:rsidRPr="001B06E2">
              <w:rPr>
                <w:b w:val="0"/>
                <w:lang w:val="de-DE"/>
              </w:rPr>
              <w:t xml:space="preserve"> der Device, </w:t>
            </w:r>
            <w:r>
              <w:rPr>
                <w:b w:val="0"/>
                <w:lang w:val="de-DE"/>
              </w:rPr>
              <w:t>diese</w:t>
            </w:r>
            <w:r w:rsidRPr="001B06E2">
              <w:rPr>
                <w:b w:val="0"/>
                <w:lang w:val="de-DE"/>
              </w:rPr>
              <w:t xml:space="preserve"> darf nicht leer</w:t>
            </w:r>
            <w:r>
              <w:rPr>
                <w:b w:val="0"/>
                <w:lang w:val="de-DE"/>
              </w:rPr>
              <w:t xml:space="preserve"> oder fehlerhaft sein und  wird durch ein Array repräsentiert</w:t>
            </w:r>
          </w:p>
        </w:tc>
      </w:tr>
    </w:tbl>
    <w:p w14:paraId="7C224726" w14:textId="77777777" w:rsidR="00E402C7" w:rsidRPr="00912786" w:rsidRDefault="00E402C7" w:rsidP="00912786">
      <w:pPr>
        <w:pStyle w:val="TextkrperEinzug"/>
        <w:ind w:firstLine="0"/>
        <w:rPr>
          <w:lang w:val="de-DE"/>
        </w:rPr>
      </w:pPr>
    </w:p>
    <w:p w14:paraId="5EFCC7E8" w14:textId="77777777" w:rsidR="00E73724" w:rsidRPr="00212703" w:rsidRDefault="00E73724" w:rsidP="00E73724"/>
    <w:p w14:paraId="228E0406" w14:textId="174ED30A" w:rsidR="00E73724" w:rsidRPr="00890787" w:rsidRDefault="00E73724" w:rsidP="00E73724">
      <w:pPr>
        <w:pStyle w:val="berschrift2"/>
      </w:pPr>
      <w:bookmarkStart w:id="208" w:name="_Toc517096394"/>
      <w:bookmarkStart w:id="209" w:name="_Toc521311633"/>
      <w:r w:rsidRPr="00890787">
        <w:t>Zukunftsaspekte (evtl. Erweiterungen)</w:t>
      </w:r>
      <w:bookmarkEnd w:id="208"/>
      <w:bookmarkEnd w:id="209"/>
    </w:p>
    <w:p w14:paraId="36826EA0" w14:textId="504E50B2" w:rsidR="003F6189" w:rsidRDefault="00955485" w:rsidP="00605F14">
      <w:pPr>
        <w:pStyle w:val="Textkrper"/>
      </w:pPr>
      <w:r>
        <w:t>In diesem Abschnitt werden die Zukunftstrends für das Plugin zusammengefasst. D</w:t>
      </w:r>
      <w:r w:rsidR="008069EF">
        <w:t>abei liegt d</w:t>
      </w:r>
      <w:r>
        <w:t xml:space="preserve">er </w:t>
      </w:r>
      <w:r w:rsidR="00031326">
        <w:t>Schwerpunkt auf</w:t>
      </w:r>
      <w:r w:rsidR="008069EF">
        <w:t xml:space="preserve"> </w:t>
      </w:r>
      <w:r w:rsidR="002D2F0D">
        <w:t>de</w:t>
      </w:r>
      <w:r w:rsidR="008069EF">
        <w:t>r</w:t>
      </w:r>
      <w:r w:rsidR="002D2F0D">
        <w:t xml:space="preserve"> </w:t>
      </w:r>
      <w:r w:rsidR="00031326">
        <w:t>Performancesteigerung auf</w:t>
      </w:r>
      <w:r w:rsidR="008069EF">
        <w:t xml:space="preserve"> der </w:t>
      </w:r>
      <w:r w:rsidR="00E17DE2">
        <w:t>sichere</w:t>
      </w:r>
      <w:r w:rsidR="008069EF">
        <w:t>n</w:t>
      </w:r>
      <w:r w:rsidR="00E17DE2">
        <w:t xml:space="preserve"> und effiziente</w:t>
      </w:r>
      <w:r w:rsidR="008069EF">
        <w:t>n</w:t>
      </w:r>
      <w:r w:rsidR="00E17DE2">
        <w:t xml:space="preserve"> Benutzbarkeit des</w:t>
      </w:r>
      <w:r w:rsidR="003F6189">
        <w:t xml:space="preserve"> Plugin</w:t>
      </w:r>
      <w:r w:rsidR="00E17DE2">
        <w:t>s</w:t>
      </w:r>
      <w:r w:rsidR="003F6189">
        <w:t>:</w:t>
      </w:r>
    </w:p>
    <w:p w14:paraId="0362FC4D" w14:textId="713522E6" w:rsidR="004C4181" w:rsidRDefault="004C4181" w:rsidP="008C7A6B">
      <w:pPr>
        <w:pStyle w:val="TextkrperEinzug"/>
        <w:numPr>
          <w:ilvl w:val="0"/>
          <w:numId w:val="51"/>
        </w:numPr>
        <w:rPr>
          <w:lang w:val="de-DE"/>
        </w:rPr>
      </w:pPr>
      <w:r w:rsidRPr="003D2724">
        <w:rPr>
          <w:b/>
          <w:lang w:val="de-DE"/>
        </w:rPr>
        <w:t>Übertragungssicherheit</w:t>
      </w:r>
      <w:r w:rsidR="003D2724">
        <w:rPr>
          <w:lang w:val="de-DE"/>
        </w:rPr>
        <w:t xml:space="preserve">: </w:t>
      </w:r>
      <w:r w:rsidR="007E50D7">
        <w:rPr>
          <w:lang w:val="de-DE"/>
        </w:rPr>
        <w:t>das Plugin soll bei Übertragung der Informationeneinheit</w:t>
      </w:r>
      <w:r w:rsidR="002D2F0D">
        <w:rPr>
          <w:lang w:val="de-DE"/>
        </w:rPr>
        <w:t>en eine Sicherheit gewährleisten. D</w:t>
      </w:r>
      <w:r w:rsidR="007E50D7">
        <w:rPr>
          <w:lang w:val="de-DE"/>
        </w:rPr>
        <w:t xml:space="preserve">enkbar wäre hier zum Beispiel die Implementiert der REST-API mit HTTPS anstatt </w:t>
      </w:r>
      <w:r w:rsidR="003D2724">
        <w:rPr>
          <w:lang w:val="de-DE"/>
        </w:rPr>
        <w:t>HTTP</w:t>
      </w:r>
    </w:p>
    <w:p w14:paraId="6866A541" w14:textId="68A21F6B" w:rsidR="007E50D7" w:rsidRDefault="006B5608" w:rsidP="008C7A6B">
      <w:pPr>
        <w:pStyle w:val="TextkrperEinzug"/>
        <w:numPr>
          <w:ilvl w:val="0"/>
          <w:numId w:val="51"/>
        </w:numPr>
        <w:rPr>
          <w:lang w:val="de-DE"/>
        </w:rPr>
      </w:pPr>
      <w:r w:rsidRPr="003D2724">
        <w:rPr>
          <w:b/>
          <w:lang w:val="de-DE"/>
        </w:rPr>
        <w:t>Echtzeitverhalten</w:t>
      </w:r>
      <w:r w:rsidR="003D2724">
        <w:rPr>
          <w:lang w:val="de-DE"/>
        </w:rPr>
        <w:t>:</w:t>
      </w:r>
      <w:r w:rsidR="00F97E61">
        <w:rPr>
          <w:lang w:val="de-DE"/>
        </w:rPr>
        <w:t xml:space="preserve"> Der Topology-Editor soll die Veränderung</w:t>
      </w:r>
      <w:r w:rsidR="00031326">
        <w:rPr>
          <w:lang w:val="de-DE"/>
        </w:rPr>
        <w:t>en</w:t>
      </w:r>
      <w:r w:rsidR="00F97E61">
        <w:rPr>
          <w:lang w:val="de-DE"/>
        </w:rPr>
        <w:t xml:space="preserve"> am physikalischen Netzwerk (Änderung der Geräteverkabelung, Geräteausfall</w:t>
      </w:r>
      <w:r w:rsidR="00031326">
        <w:rPr>
          <w:lang w:val="de-DE"/>
        </w:rPr>
        <w:t>, Kommunikationsstörung</w:t>
      </w:r>
      <w:r w:rsidR="00F97E61">
        <w:rPr>
          <w:lang w:val="de-DE"/>
        </w:rPr>
        <w:t>)</w:t>
      </w:r>
      <w:r w:rsidR="00031326">
        <w:rPr>
          <w:lang w:val="de-DE"/>
        </w:rPr>
        <w:t xml:space="preserve"> innerhalb einer vorbestimmten Zeitspanne erkennen</w:t>
      </w:r>
      <w:r w:rsidR="00F97E61">
        <w:rPr>
          <w:lang w:val="de-DE"/>
        </w:rPr>
        <w:t xml:space="preserve"> </w:t>
      </w:r>
      <w:r w:rsidR="00031326">
        <w:rPr>
          <w:lang w:val="de-DE"/>
        </w:rPr>
        <w:t>und Visualisieren.</w:t>
      </w:r>
    </w:p>
    <w:p w14:paraId="66A30248" w14:textId="3DF3EE99" w:rsidR="006B5608" w:rsidRDefault="006B5608" w:rsidP="008C7A6B">
      <w:pPr>
        <w:pStyle w:val="TextkrperEinzug"/>
        <w:numPr>
          <w:ilvl w:val="0"/>
          <w:numId w:val="51"/>
        </w:numPr>
        <w:rPr>
          <w:lang w:val="de-DE"/>
        </w:rPr>
      </w:pPr>
      <w:r w:rsidRPr="003D2724">
        <w:rPr>
          <w:b/>
          <w:lang w:val="de-DE"/>
        </w:rPr>
        <w:t>Austauschformat</w:t>
      </w:r>
      <w:r w:rsidR="00A944A0">
        <w:rPr>
          <w:lang w:val="de-DE"/>
        </w:rPr>
        <w:t xml:space="preserve">: es </w:t>
      </w:r>
      <w:r>
        <w:rPr>
          <w:lang w:val="de-DE"/>
        </w:rPr>
        <w:t>soll verschiedene Dat</w:t>
      </w:r>
      <w:r w:rsidR="002D2F0D">
        <w:rPr>
          <w:lang w:val="de-DE"/>
        </w:rPr>
        <w:t>en</w:t>
      </w:r>
      <w:r>
        <w:rPr>
          <w:lang w:val="de-DE"/>
        </w:rPr>
        <w:t>format</w:t>
      </w:r>
      <w:r w:rsidR="00A944A0">
        <w:rPr>
          <w:lang w:val="de-DE"/>
        </w:rPr>
        <w:t>e</w:t>
      </w:r>
      <w:r w:rsidR="002D2F0D">
        <w:rPr>
          <w:lang w:val="de-DE"/>
        </w:rPr>
        <w:t xml:space="preserve"> unterstützen,</w:t>
      </w:r>
      <w:r w:rsidR="00DE41AB">
        <w:rPr>
          <w:lang w:val="de-DE"/>
        </w:rPr>
        <w:t xml:space="preserve"> </w:t>
      </w:r>
      <w:r w:rsidR="00955485">
        <w:rPr>
          <w:lang w:val="de-DE"/>
        </w:rPr>
        <w:t>beispielsweise XML</w:t>
      </w:r>
      <w:r w:rsidR="00DE41AB">
        <w:rPr>
          <w:lang w:val="de-DE"/>
        </w:rPr>
        <w:t>-</w:t>
      </w:r>
      <w:r w:rsidR="00A944A0">
        <w:rPr>
          <w:lang w:val="de-DE"/>
        </w:rPr>
        <w:t xml:space="preserve"> bzw.</w:t>
      </w:r>
      <w:r w:rsidR="00DE41AB">
        <w:rPr>
          <w:lang w:val="de-DE"/>
        </w:rPr>
        <w:t xml:space="preserve"> HTML</w:t>
      </w:r>
      <w:r>
        <w:rPr>
          <w:lang w:val="de-DE"/>
        </w:rPr>
        <w:t xml:space="preserve">, so kann ein Topology-Editor-Client eine </w:t>
      </w:r>
      <w:r w:rsidR="00DE41AB">
        <w:rPr>
          <w:lang w:val="de-DE"/>
        </w:rPr>
        <w:t>Ressource</w:t>
      </w:r>
      <w:r>
        <w:rPr>
          <w:lang w:val="de-DE"/>
        </w:rPr>
        <w:t xml:space="preserve"> explizit </w:t>
      </w:r>
      <w:r w:rsidR="00DE41AB">
        <w:rPr>
          <w:lang w:val="de-DE"/>
        </w:rPr>
        <w:t>anfordern.</w:t>
      </w:r>
    </w:p>
    <w:p w14:paraId="08654E92" w14:textId="6D1FFD39" w:rsidR="00DE41AB" w:rsidRPr="00A944A0" w:rsidRDefault="00DE41AB" w:rsidP="008C7A6B">
      <w:pPr>
        <w:pStyle w:val="TextkrperEinzug"/>
        <w:numPr>
          <w:ilvl w:val="0"/>
          <w:numId w:val="51"/>
        </w:numPr>
        <w:rPr>
          <w:lang w:val="de-DE"/>
        </w:rPr>
      </w:pPr>
      <w:r w:rsidRPr="003D2724">
        <w:rPr>
          <w:b/>
          <w:lang w:val="de-DE"/>
        </w:rPr>
        <w:lastRenderedPageBreak/>
        <w:t>Logische Struktu</w:t>
      </w:r>
      <w:r w:rsidR="003D2724" w:rsidRPr="003D2724">
        <w:rPr>
          <w:b/>
          <w:lang w:val="de-DE"/>
        </w:rPr>
        <w:t>r</w:t>
      </w:r>
      <w:r w:rsidR="00A944A0">
        <w:rPr>
          <w:lang w:val="de-DE"/>
        </w:rPr>
        <w:t>: e</w:t>
      </w:r>
      <w:r>
        <w:rPr>
          <w:lang w:val="de-DE"/>
        </w:rPr>
        <w:t xml:space="preserve">s soll ein </w:t>
      </w:r>
      <w:r w:rsidR="004B1CCA">
        <w:rPr>
          <w:lang w:val="de-DE"/>
        </w:rPr>
        <w:t>zusätzliches</w:t>
      </w:r>
      <w:r>
        <w:rPr>
          <w:lang w:val="de-DE"/>
        </w:rPr>
        <w:t xml:space="preserve"> </w:t>
      </w:r>
      <w:r w:rsidR="00A944A0">
        <w:rPr>
          <w:lang w:val="de-DE"/>
        </w:rPr>
        <w:t>Softwarem</w:t>
      </w:r>
      <w:r>
        <w:rPr>
          <w:lang w:val="de-DE"/>
        </w:rPr>
        <w:t>odul implementiert werden, um</w:t>
      </w:r>
      <w:r w:rsidR="00A944A0">
        <w:rPr>
          <w:lang w:val="de-DE"/>
        </w:rPr>
        <w:t xml:space="preserve"> die logische Topologie</w:t>
      </w:r>
      <w:r w:rsidR="002D2F0D">
        <w:rPr>
          <w:lang w:val="de-DE"/>
        </w:rPr>
        <w:t xml:space="preserve"> </w:t>
      </w:r>
      <w:r w:rsidR="00A944A0">
        <w:rPr>
          <w:lang w:val="de-DE"/>
        </w:rPr>
        <w:t xml:space="preserve">(siehe Abschnitt </w:t>
      </w:r>
      <w:r w:rsidR="00A944A0">
        <w:rPr>
          <w:lang w:val="de-DE"/>
        </w:rPr>
        <w:fldChar w:fldCharType="begin"/>
      </w:r>
      <w:r w:rsidR="00A944A0">
        <w:rPr>
          <w:lang w:val="de-DE"/>
        </w:rPr>
        <w:instrText xml:space="preserve"> REF _Ref518040023 \r \h </w:instrText>
      </w:r>
      <w:r w:rsidR="00A944A0">
        <w:rPr>
          <w:lang w:val="de-DE"/>
        </w:rPr>
      </w:r>
      <w:r w:rsidR="00A944A0">
        <w:rPr>
          <w:lang w:val="de-DE"/>
        </w:rPr>
        <w:fldChar w:fldCharType="separate"/>
      </w:r>
      <w:r w:rsidR="00693A00">
        <w:rPr>
          <w:lang w:val="de-DE"/>
        </w:rPr>
        <w:t>2.1</w:t>
      </w:r>
      <w:r w:rsidR="00A944A0">
        <w:rPr>
          <w:lang w:val="de-DE"/>
        </w:rPr>
        <w:fldChar w:fldCharType="end"/>
      </w:r>
      <w:r w:rsidR="00A944A0">
        <w:rPr>
          <w:lang w:val="de-DE"/>
        </w:rPr>
        <w:t>)</w:t>
      </w:r>
      <w:r>
        <w:rPr>
          <w:lang w:val="de-DE"/>
        </w:rPr>
        <w:t xml:space="preserve"> alle</w:t>
      </w:r>
      <w:r w:rsidR="00A944A0">
        <w:rPr>
          <w:lang w:val="de-DE"/>
        </w:rPr>
        <w:t>r</w:t>
      </w:r>
      <w:r>
        <w:rPr>
          <w:lang w:val="de-DE"/>
        </w:rPr>
        <w:t xml:space="preserve"> protokollneutralen </w:t>
      </w:r>
      <w:r w:rsidRPr="00A944A0">
        <w:rPr>
          <w:lang w:val="de-DE"/>
        </w:rPr>
        <w:t>Feldbusse darzustellen</w:t>
      </w:r>
    </w:p>
    <w:p w14:paraId="06EDD849" w14:textId="14AE96E5" w:rsidR="00333A1D" w:rsidRPr="00DC29AA" w:rsidRDefault="003D2724" w:rsidP="008C7A6B">
      <w:pPr>
        <w:pStyle w:val="TextkrperEinzug"/>
        <w:numPr>
          <w:ilvl w:val="0"/>
          <w:numId w:val="51"/>
        </w:numPr>
        <w:rPr>
          <w:lang w:val="de-DE"/>
        </w:rPr>
      </w:pPr>
      <w:r w:rsidRPr="00DC29AA">
        <w:rPr>
          <w:b/>
          <w:lang w:val="de-DE"/>
        </w:rPr>
        <w:t>Datenspeicherung</w:t>
      </w:r>
      <w:r w:rsidR="00A944A0" w:rsidRPr="00DC29AA">
        <w:rPr>
          <w:lang w:val="de-DE"/>
        </w:rPr>
        <w:t xml:space="preserve">: es </w:t>
      </w:r>
      <w:r w:rsidRPr="00DC29AA">
        <w:rPr>
          <w:lang w:val="de-DE"/>
        </w:rPr>
        <w:t>soll mit einer Datenbank realisiert werden, um die</w:t>
      </w:r>
      <w:r w:rsidR="00333A1D" w:rsidRPr="00DC29AA">
        <w:rPr>
          <w:lang w:val="de-DE"/>
        </w:rPr>
        <w:t xml:space="preserve"> steigende </w:t>
      </w:r>
      <w:r w:rsidRPr="00DC29AA">
        <w:rPr>
          <w:lang w:val="de-DE"/>
        </w:rPr>
        <w:t xml:space="preserve">Anzahl der </w:t>
      </w:r>
      <w:r w:rsidR="00333A1D" w:rsidRPr="00DC29AA">
        <w:rPr>
          <w:lang w:val="de-DE"/>
        </w:rPr>
        <w:t xml:space="preserve">Paramater </w:t>
      </w:r>
      <w:r w:rsidRPr="00DC29AA">
        <w:rPr>
          <w:lang w:val="de-DE"/>
        </w:rPr>
        <w:t>des</w:t>
      </w:r>
      <w:r w:rsidR="001A4ABF" w:rsidRPr="00DC29AA">
        <w:rPr>
          <w:lang w:val="de-DE"/>
        </w:rPr>
        <w:t xml:space="preserve"> Gerät</w:t>
      </w:r>
      <w:r w:rsidR="00333A1D" w:rsidRPr="00DC29AA">
        <w:rPr>
          <w:lang w:val="de-DE"/>
        </w:rPr>
        <w:t xml:space="preserve">s </w:t>
      </w:r>
      <w:r w:rsidRPr="00DC29AA">
        <w:rPr>
          <w:lang w:val="de-DE"/>
        </w:rPr>
        <w:t>gerecht zu werden. D</w:t>
      </w:r>
      <w:r w:rsidR="00333A1D" w:rsidRPr="00DC29AA">
        <w:rPr>
          <w:lang w:val="de-DE"/>
        </w:rPr>
        <w:t>enkbar wäre es eine SQL</w:t>
      </w:r>
      <w:r w:rsidR="00333A1D" w:rsidRPr="00DC29AA">
        <w:rPr>
          <w:rStyle w:val="Funotenzeichen"/>
          <w:lang w:val="de-DE"/>
        </w:rPr>
        <w:footnoteReference w:id="38"/>
      </w:r>
      <w:r w:rsidR="00333A1D" w:rsidRPr="00DC29AA">
        <w:rPr>
          <w:lang w:val="de-DE"/>
        </w:rPr>
        <w:t>-Datenbank als Beispiel</w:t>
      </w:r>
    </w:p>
    <w:p w14:paraId="0E18EEE4" w14:textId="12354713" w:rsidR="003F6189" w:rsidRPr="00A944A0" w:rsidRDefault="00333A1D" w:rsidP="008C7A6B">
      <w:pPr>
        <w:pStyle w:val="TextkrperEinzug"/>
        <w:numPr>
          <w:ilvl w:val="0"/>
          <w:numId w:val="51"/>
        </w:numPr>
        <w:rPr>
          <w:lang w:val="de-DE"/>
        </w:rPr>
      </w:pPr>
      <w:r w:rsidRPr="00A944A0">
        <w:rPr>
          <w:b/>
          <w:lang w:val="de-DE"/>
        </w:rPr>
        <w:t>Scan-Mechanismus</w:t>
      </w:r>
      <w:r w:rsidRPr="00A944A0">
        <w:rPr>
          <w:rStyle w:val="Funotenzeichen"/>
          <w:lang w:val="de-DE"/>
        </w:rPr>
        <w:footnoteReference w:id="39"/>
      </w:r>
      <w:r w:rsidRPr="00A944A0">
        <w:rPr>
          <w:lang w:val="de-DE"/>
        </w:rPr>
        <w:t>:  es soll die Scan-Funktionalität unterstützen, damit die physikalischen Geräte-Informationen in Echtzeit zuverlässig angefordert werden können</w:t>
      </w:r>
    </w:p>
    <w:p w14:paraId="63DC2383" w14:textId="48A4DCAF" w:rsidR="00333A1D" w:rsidRDefault="00A944A0" w:rsidP="008C7A6B">
      <w:pPr>
        <w:pStyle w:val="TextkrperEinzug"/>
        <w:numPr>
          <w:ilvl w:val="0"/>
          <w:numId w:val="51"/>
        </w:numPr>
        <w:rPr>
          <w:lang w:val="de-DE"/>
        </w:rPr>
      </w:pPr>
      <w:r w:rsidRPr="009A4A77">
        <w:rPr>
          <w:b/>
          <w:lang w:val="de-DE"/>
        </w:rPr>
        <w:t>Synchronis</w:t>
      </w:r>
      <w:r w:rsidR="00E17DE2">
        <w:rPr>
          <w:b/>
          <w:lang w:val="de-DE"/>
        </w:rPr>
        <w:t>ation</w:t>
      </w:r>
      <w:r w:rsidRPr="00A944A0">
        <w:rPr>
          <w:lang w:val="de-DE"/>
        </w:rPr>
        <w:t>: es soll ein S</w:t>
      </w:r>
      <w:r>
        <w:rPr>
          <w:lang w:val="de-DE"/>
        </w:rPr>
        <w:t>ynchronisation</w:t>
      </w:r>
      <w:r w:rsidR="00E17DE2">
        <w:rPr>
          <w:lang w:val="de-DE"/>
        </w:rPr>
        <w:t>sk</w:t>
      </w:r>
      <w:r w:rsidRPr="00A944A0">
        <w:rPr>
          <w:lang w:val="de-DE"/>
        </w:rPr>
        <w:t>onzept anbieten</w:t>
      </w:r>
      <w:r>
        <w:rPr>
          <w:lang w:val="de-DE"/>
        </w:rPr>
        <w:t xml:space="preserve">, um zwei Instanzen </w:t>
      </w:r>
      <w:r w:rsidR="00247E53">
        <w:rPr>
          <w:lang w:val="de-DE"/>
        </w:rPr>
        <w:t>des</w:t>
      </w:r>
      <w:r w:rsidR="00247E53" w:rsidRPr="00A944A0">
        <w:rPr>
          <w:lang w:val="de-DE"/>
        </w:rPr>
        <w:t xml:space="preserve"> Topology-</w:t>
      </w:r>
      <w:r w:rsidR="00247E53">
        <w:rPr>
          <w:lang w:val="de-DE"/>
        </w:rPr>
        <w:t>Editors-Clients</w:t>
      </w:r>
      <w:r>
        <w:rPr>
          <w:lang w:val="de-DE"/>
        </w:rPr>
        <w:t xml:space="preserve"> automatisch zu synchronisieren </w:t>
      </w:r>
    </w:p>
    <w:p w14:paraId="466E3EC5" w14:textId="1CB606F8" w:rsidR="009A4A77" w:rsidRDefault="009A4A77" w:rsidP="008C7A6B">
      <w:pPr>
        <w:pStyle w:val="TextkrperEinzug"/>
        <w:numPr>
          <w:ilvl w:val="0"/>
          <w:numId w:val="51"/>
        </w:numPr>
        <w:rPr>
          <w:lang w:val="de-DE"/>
        </w:rPr>
      </w:pPr>
      <w:r>
        <w:rPr>
          <w:b/>
          <w:lang w:val="de-DE"/>
        </w:rPr>
        <w:t>Import</w:t>
      </w:r>
      <w:r w:rsidR="00E17DE2">
        <w:rPr>
          <w:b/>
          <w:lang w:val="de-DE"/>
        </w:rPr>
        <w:t>funktion</w:t>
      </w:r>
      <w:r w:rsidRPr="009A4A77">
        <w:rPr>
          <w:lang w:val="de-DE"/>
        </w:rPr>
        <w:t>:</w:t>
      </w:r>
      <w:r>
        <w:rPr>
          <w:lang w:val="de-DE"/>
        </w:rPr>
        <w:t xml:space="preserve"> es soll möglich sein, die dargestellte Topologie als Excel-Datei zu importieren </w:t>
      </w:r>
    </w:p>
    <w:p w14:paraId="7B58A927" w14:textId="1D925D8E" w:rsidR="009A4A77" w:rsidRDefault="00E17DE2" w:rsidP="008C7A6B">
      <w:pPr>
        <w:pStyle w:val="TextkrperEinzug"/>
        <w:numPr>
          <w:ilvl w:val="0"/>
          <w:numId w:val="51"/>
        </w:numPr>
        <w:rPr>
          <w:lang w:val="de-DE"/>
        </w:rPr>
      </w:pPr>
      <w:r>
        <w:rPr>
          <w:b/>
          <w:lang w:val="de-DE"/>
        </w:rPr>
        <w:t>Exportfunktion</w:t>
      </w:r>
      <w:r w:rsidR="009A4A77" w:rsidRPr="009A4A77">
        <w:rPr>
          <w:lang w:val="de-DE"/>
        </w:rPr>
        <w:t>:</w:t>
      </w:r>
      <w:r w:rsidR="009A4A77">
        <w:rPr>
          <w:lang w:val="de-DE"/>
        </w:rPr>
        <w:t xml:space="preserve"> es soll auch möglich</w:t>
      </w:r>
      <w:r w:rsidR="002D2F0D">
        <w:rPr>
          <w:lang w:val="de-DE"/>
        </w:rPr>
        <w:t xml:space="preserve"> sein</w:t>
      </w:r>
      <w:r w:rsidR="009A4A77">
        <w:rPr>
          <w:lang w:val="de-DE"/>
        </w:rPr>
        <w:t xml:space="preserve">, die </w:t>
      </w:r>
      <w:r>
        <w:rPr>
          <w:lang w:val="de-DE"/>
        </w:rPr>
        <w:t>Topologie-Informationen als eine</w:t>
      </w:r>
      <w:r w:rsidR="009A4A77">
        <w:rPr>
          <w:lang w:val="de-DE"/>
        </w:rPr>
        <w:t xml:space="preserve"> Excel-Datei zu exportieren</w:t>
      </w:r>
    </w:p>
    <w:p w14:paraId="212DA2B8" w14:textId="19871505" w:rsidR="003C0C70" w:rsidRDefault="009A4A77" w:rsidP="008C7A6B">
      <w:pPr>
        <w:pStyle w:val="TextkrperEinzug"/>
        <w:numPr>
          <w:ilvl w:val="0"/>
          <w:numId w:val="51"/>
        </w:numPr>
        <w:rPr>
          <w:lang w:val="de-DE"/>
        </w:rPr>
      </w:pPr>
      <w:r w:rsidRPr="003C0C70">
        <w:rPr>
          <w:b/>
          <w:lang w:val="de-DE"/>
        </w:rPr>
        <w:t>User Experience</w:t>
      </w:r>
      <w:r>
        <w:rPr>
          <w:lang w:val="de-DE"/>
        </w:rPr>
        <w:t xml:space="preserve">: neben der </w:t>
      </w:r>
      <w:r w:rsidR="003C0C70">
        <w:rPr>
          <w:lang w:val="de-DE"/>
        </w:rPr>
        <w:t>Übersichtlichkeit</w:t>
      </w:r>
      <w:r>
        <w:rPr>
          <w:lang w:val="de-DE"/>
        </w:rPr>
        <w:t>,</w:t>
      </w:r>
      <w:r w:rsidR="003C0C70">
        <w:rPr>
          <w:lang w:val="de-DE"/>
        </w:rPr>
        <w:t xml:space="preserve"> die in</w:t>
      </w:r>
      <w:r w:rsidR="002D2F0D">
        <w:rPr>
          <w:lang w:val="de-DE"/>
        </w:rPr>
        <w:t xml:space="preserve"> der</w:t>
      </w:r>
      <w:r w:rsidR="003C0C70">
        <w:rPr>
          <w:lang w:val="de-DE"/>
        </w:rPr>
        <w:t xml:space="preserve"> Anforderungsana</w:t>
      </w:r>
      <w:r>
        <w:rPr>
          <w:lang w:val="de-DE"/>
        </w:rPr>
        <w:t>l</w:t>
      </w:r>
      <w:r w:rsidR="003C0C70">
        <w:rPr>
          <w:lang w:val="de-DE"/>
        </w:rPr>
        <w:t>y</w:t>
      </w:r>
      <w:r>
        <w:rPr>
          <w:lang w:val="de-DE"/>
        </w:rPr>
        <w:t xml:space="preserve">se </w:t>
      </w:r>
      <w:r w:rsidR="003C0C70">
        <w:rPr>
          <w:lang w:val="de-DE"/>
        </w:rPr>
        <w:t>gelistet</w:t>
      </w:r>
      <w:r>
        <w:rPr>
          <w:lang w:val="de-DE"/>
        </w:rPr>
        <w:t xml:space="preserve"> </w:t>
      </w:r>
      <w:r w:rsidR="003C0C70">
        <w:rPr>
          <w:lang w:val="de-DE"/>
        </w:rPr>
        <w:t>ist, soll es   zusätzliche Funktionen anbieten wie</w:t>
      </w:r>
    </w:p>
    <w:p w14:paraId="68E12171" w14:textId="7075A889" w:rsidR="009A4A77" w:rsidRDefault="003C0C70" w:rsidP="008C7A6B">
      <w:pPr>
        <w:pStyle w:val="TextkrperEinzug"/>
        <w:numPr>
          <w:ilvl w:val="1"/>
          <w:numId w:val="51"/>
        </w:numPr>
        <w:rPr>
          <w:lang w:val="de-DE"/>
        </w:rPr>
      </w:pPr>
      <w:r>
        <w:rPr>
          <w:lang w:val="de-DE"/>
        </w:rPr>
        <w:t>Gruppierung der dargestellten Geräte,</w:t>
      </w:r>
    </w:p>
    <w:p w14:paraId="4496E362" w14:textId="3584BF79" w:rsidR="003C0C70" w:rsidRDefault="003C0C70" w:rsidP="008C7A6B">
      <w:pPr>
        <w:pStyle w:val="TextkrperEinzug"/>
        <w:numPr>
          <w:ilvl w:val="1"/>
          <w:numId w:val="51"/>
        </w:numPr>
        <w:rPr>
          <w:lang w:val="de-DE"/>
        </w:rPr>
      </w:pPr>
      <w:r>
        <w:rPr>
          <w:lang w:val="de-DE"/>
        </w:rPr>
        <w:t>Einblenden bzw. Ausblenden der Geräte,</w:t>
      </w:r>
    </w:p>
    <w:p w14:paraId="40B2610B" w14:textId="52226AE9" w:rsidR="003C0C70" w:rsidRDefault="003C0C70" w:rsidP="008C7A6B">
      <w:pPr>
        <w:pStyle w:val="TextkrperEinzug"/>
        <w:numPr>
          <w:ilvl w:val="1"/>
          <w:numId w:val="51"/>
        </w:numPr>
        <w:rPr>
          <w:lang w:val="de-DE"/>
        </w:rPr>
      </w:pPr>
      <w:r>
        <w:rPr>
          <w:lang w:val="de-DE"/>
        </w:rPr>
        <w:t>Einblenden bzw. Ausblenden der Verbindungen,</w:t>
      </w:r>
    </w:p>
    <w:p w14:paraId="07CBFA74" w14:textId="01CBB2E3" w:rsidR="003C0C70" w:rsidRPr="009A4A77" w:rsidRDefault="00E17DE2" w:rsidP="008C7A6B">
      <w:pPr>
        <w:pStyle w:val="TextkrperEinzug"/>
        <w:numPr>
          <w:ilvl w:val="1"/>
          <w:numId w:val="51"/>
        </w:numPr>
        <w:rPr>
          <w:lang w:val="de-DE"/>
        </w:rPr>
      </w:pPr>
      <w:r>
        <w:rPr>
          <w:lang w:val="de-DE"/>
        </w:rPr>
        <w:t>Autosave-Funktion</w:t>
      </w:r>
    </w:p>
    <w:p w14:paraId="5BA44F7C" w14:textId="7125C077" w:rsidR="00E73724" w:rsidRPr="00212703" w:rsidRDefault="003F6189" w:rsidP="003C0C70">
      <w:pPr>
        <w:pStyle w:val="Textkrper"/>
      </w:pPr>
      <w:r>
        <w:t xml:space="preserve"> </w:t>
      </w:r>
    </w:p>
    <w:p w14:paraId="0DDD0F42" w14:textId="5997BEEC" w:rsidR="00A15649" w:rsidRPr="00212703" w:rsidRDefault="00B120CB" w:rsidP="00890787">
      <w:pPr>
        <w:pStyle w:val="berschrift2"/>
      </w:pPr>
      <w:bookmarkStart w:id="210" w:name="_Toc517096395"/>
      <w:bookmarkStart w:id="211" w:name="_Toc521311634"/>
      <w:r w:rsidRPr="00212703">
        <w:t>Entwurf</w:t>
      </w:r>
      <w:bookmarkEnd w:id="210"/>
      <w:bookmarkEnd w:id="211"/>
    </w:p>
    <w:p w14:paraId="064AAC9B" w14:textId="71776F7D" w:rsidR="001F13B4" w:rsidRPr="00A4783B" w:rsidRDefault="002C730D" w:rsidP="008325F5">
      <w:pPr>
        <w:pStyle w:val="TextkrperEinzug"/>
        <w:ind w:firstLine="0"/>
        <w:rPr>
          <w:lang w:val="de-DE"/>
        </w:rPr>
      </w:pPr>
      <w:r w:rsidRPr="00212703">
        <w:rPr>
          <w:lang w:val="de-DE"/>
        </w:rPr>
        <w:t xml:space="preserve">In diesem Kapitel wird das zu realisierende </w:t>
      </w:r>
      <w:r w:rsidR="001731F3">
        <w:rPr>
          <w:lang w:val="de-DE"/>
        </w:rPr>
        <w:t>Plugin</w:t>
      </w:r>
      <w:r w:rsidRPr="00212703">
        <w:rPr>
          <w:lang w:val="de-DE"/>
        </w:rPr>
        <w:t xml:space="preserve"> entworfen. Hierfür wird zunächst auf die Architektur </w:t>
      </w:r>
      <w:r w:rsidR="00A8229E">
        <w:rPr>
          <w:lang w:val="de-DE"/>
        </w:rPr>
        <w:t xml:space="preserve">des </w:t>
      </w:r>
      <w:r w:rsidR="001731F3">
        <w:rPr>
          <w:lang w:val="de-DE"/>
        </w:rPr>
        <w:t>Topology-Editor</w:t>
      </w:r>
      <w:r w:rsidRPr="00212703">
        <w:rPr>
          <w:lang w:val="de-DE"/>
        </w:rPr>
        <w:t xml:space="preserve"> eingegangen und anschließend das Datenmodell erläuter</w:t>
      </w:r>
      <w:r w:rsidR="00A8229E">
        <w:rPr>
          <w:lang w:val="de-DE"/>
        </w:rPr>
        <w:t>t</w:t>
      </w:r>
      <w:r w:rsidRPr="00A4783B">
        <w:rPr>
          <w:lang w:val="de-DE"/>
        </w:rPr>
        <w:t xml:space="preserve">. </w:t>
      </w:r>
      <w:r w:rsidRPr="00212703">
        <w:rPr>
          <w:lang w:val="de-DE"/>
        </w:rPr>
        <w:t xml:space="preserve">Ausgehend von den erhobenen funktionalen und nicht funktionalen Anforderungen in </w:t>
      </w:r>
      <w:r w:rsidR="001F13B4" w:rsidRPr="00212703">
        <w:rPr>
          <w:lang w:val="de-DE"/>
        </w:rPr>
        <w:t xml:space="preserve">Abschnitt </w:t>
      </w:r>
      <w:r w:rsidR="00CB2154" w:rsidRPr="00212703">
        <w:rPr>
          <w:lang w:val="de-DE"/>
        </w:rPr>
        <w:t>7.1 und 7</w:t>
      </w:r>
      <w:r w:rsidR="001F13B4" w:rsidRPr="00212703">
        <w:rPr>
          <w:lang w:val="de-DE"/>
        </w:rPr>
        <w:t>.2 entsteht der Entwurf.</w:t>
      </w:r>
    </w:p>
    <w:p w14:paraId="792322D9" w14:textId="77777777" w:rsidR="001F13B4" w:rsidRPr="00212703" w:rsidRDefault="001F13B4" w:rsidP="002C730D">
      <w:pPr>
        <w:pStyle w:val="Textkrper"/>
      </w:pPr>
    </w:p>
    <w:p w14:paraId="7A8239D7" w14:textId="39BB79B1" w:rsidR="002C730D" w:rsidRPr="00212703" w:rsidRDefault="00E73724" w:rsidP="00890787">
      <w:pPr>
        <w:pStyle w:val="berschrift3"/>
      </w:pPr>
      <w:bookmarkStart w:id="212" w:name="_Toc517096396"/>
      <w:bookmarkStart w:id="213" w:name="_Toc521311635"/>
      <w:r w:rsidRPr="00212703">
        <w:t>Architektur de</w:t>
      </w:r>
      <w:r w:rsidR="00A8229E">
        <w:t>s</w:t>
      </w:r>
      <w:r w:rsidRPr="00212703">
        <w:t xml:space="preserve"> </w:t>
      </w:r>
      <w:r w:rsidR="001731F3">
        <w:t>Topology-Editor</w:t>
      </w:r>
      <w:bookmarkEnd w:id="212"/>
      <w:bookmarkEnd w:id="213"/>
    </w:p>
    <w:p w14:paraId="133BA10F" w14:textId="26E4D990" w:rsidR="00AA6FA9" w:rsidRPr="00212703" w:rsidRDefault="001F13B4" w:rsidP="008325F5">
      <w:pPr>
        <w:pStyle w:val="TextkrperEinzug"/>
        <w:ind w:firstLine="0"/>
        <w:rPr>
          <w:lang w:val="de-DE"/>
        </w:rPr>
      </w:pPr>
      <w:r w:rsidRPr="00212703">
        <w:rPr>
          <w:lang w:val="de-DE"/>
        </w:rPr>
        <w:t xml:space="preserve">Die </w:t>
      </w:r>
      <w:r w:rsidR="00AA6FA9" w:rsidRPr="00212703">
        <w:rPr>
          <w:lang w:val="de-DE"/>
        </w:rPr>
        <w:t>Architektur de</w:t>
      </w:r>
      <w:r w:rsidR="00A8229E">
        <w:rPr>
          <w:lang w:val="de-DE"/>
        </w:rPr>
        <w:t>s</w:t>
      </w:r>
      <w:r w:rsidR="00AA6FA9" w:rsidRPr="00212703">
        <w:rPr>
          <w:lang w:val="de-DE"/>
        </w:rPr>
        <w:t xml:space="preserve"> </w:t>
      </w:r>
      <w:r w:rsidR="001731F3">
        <w:rPr>
          <w:lang w:val="de-DE"/>
        </w:rPr>
        <w:t>Topology-Editor</w:t>
      </w:r>
      <w:r w:rsidR="00AA6FA9" w:rsidRPr="00212703">
        <w:rPr>
          <w:lang w:val="de-DE"/>
        </w:rPr>
        <w:t xml:space="preserve"> basiert auf  die Architektur einer SPA</w:t>
      </w:r>
      <w:r w:rsidR="00AA6FA9" w:rsidRPr="00212703">
        <w:rPr>
          <w:rStyle w:val="Funotenzeichen"/>
          <w:lang w:val="de-DE"/>
        </w:rPr>
        <w:footnoteReference w:id="40"/>
      </w:r>
      <w:r w:rsidR="00A8229E">
        <w:rPr>
          <w:lang w:val="de-DE"/>
        </w:rPr>
        <w:t>,</w:t>
      </w:r>
      <w:r w:rsidR="00AA6FA9" w:rsidRPr="00212703">
        <w:rPr>
          <w:lang w:val="de-DE"/>
        </w:rPr>
        <w:t xml:space="preserve"> denn der SPA-Ansatz reduziert die Zeit</w:t>
      </w:r>
      <w:r w:rsidR="00A8229E">
        <w:rPr>
          <w:lang w:val="de-DE"/>
        </w:rPr>
        <w:t>,</w:t>
      </w:r>
      <w:r w:rsidR="00AA6FA9" w:rsidRPr="00212703">
        <w:rPr>
          <w:lang w:val="de-DE"/>
        </w:rPr>
        <w:t xml:space="preserve"> die von der Anwendung für die Reaktion auf  Benutzeraktion </w:t>
      </w:r>
      <w:r w:rsidR="00A8229E">
        <w:rPr>
          <w:lang w:val="de-DE"/>
        </w:rPr>
        <w:t>benötigt wird</w:t>
      </w:r>
      <w:r w:rsidR="00AA6FA9" w:rsidRPr="00212703">
        <w:rPr>
          <w:lang w:val="de-DE"/>
        </w:rPr>
        <w:t xml:space="preserve">, was eine  mehr flüssige Erfahrung </w:t>
      </w:r>
      <w:r w:rsidR="00642F6F">
        <w:rPr>
          <w:lang w:val="de-DE"/>
        </w:rPr>
        <w:t>ermöglicht</w:t>
      </w:r>
      <w:r w:rsidR="00AA6FA9" w:rsidRPr="00212703">
        <w:rPr>
          <w:lang w:val="de-DE"/>
        </w:rPr>
        <w:t>.</w:t>
      </w:r>
    </w:p>
    <w:p w14:paraId="2245D1FB" w14:textId="77777777" w:rsidR="00AA6FA9" w:rsidRPr="00212703" w:rsidRDefault="00AA6FA9" w:rsidP="008325F5">
      <w:pPr>
        <w:pStyle w:val="TextkrperEinzug"/>
        <w:rPr>
          <w:lang w:val="de-DE"/>
        </w:rPr>
      </w:pPr>
    </w:p>
    <w:p w14:paraId="495988EE" w14:textId="417CAA10" w:rsidR="001F13B4" w:rsidRPr="00212703" w:rsidRDefault="00AA6FA9" w:rsidP="004B5E16">
      <w:pPr>
        <w:pStyle w:val="TextkrperEinzug"/>
        <w:ind w:firstLine="0"/>
        <w:rPr>
          <w:lang w:val="de-DE"/>
        </w:rPr>
      </w:pPr>
      <w:r w:rsidRPr="00212703">
        <w:rPr>
          <w:lang w:val="de-DE"/>
        </w:rPr>
        <w:t>In herkömmlichen Webanwendung</w:t>
      </w:r>
      <w:r w:rsidR="00A8229E">
        <w:rPr>
          <w:lang w:val="de-DE"/>
        </w:rPr>
        <w:t>en</w:t>
      </w:r>
      <w:r w:rsidRPr="00212703">
        <w:rPr>
          <w:lang w:val="de-DE"/>
        </w:rPr>
        <w:t xml:space="preserve"> verarbeitet der Server die Anforderung und sendet Sie </w:t>
      </w:r>
      <w:r w:rsidR="00A8229E">
        <w:rPr>
          <w:lang w:val="de-DE"/>
        </w:rPr>
        <w:t>zum</w:t>
      </w:r>
      <w:r w:rsidR="00A8229E" w:rsidRPr="00212703">
        <w:rPr>
          <w:lang w:val="de-DE"/>
        </w:rPr>
        <w:t xml:space="preserve"> </w:t>
      </w:r>
      <w:r w:rsidRPr="00212703">
        <w:rPr>
          <w:lang w:val="de-DE"/>
        </w:rPr>
        <w:t>Browser als Reaktion auf die neue Aktionsanforderung von Client, jedoch bei SPA muss der Browser nur d</w:t>
      </w:r>
      <w:r w:rsidR="00A8229E">
        <w:rPr>
          <w:lang w:val="de-DE"/>
        </w:rPr>
        <w:t>ie</w:t>
      </w:r>
      <w:r w:rsidRPr="00212703">
        <w:rPr>
          <w:lang w:val="de-DE"/>
        </w:rPr>
        <w:t xml:space="preserve"> Bereich</w:t>
      </w:r>
      <w:r w:rsidR="00A8229E">
        <w:rPr>
          <w:lang w:val="de-DE"/>
        </w:rPr>
        <w:t>e</w:t>
      </w:r>
      <w:r w:rsidRPr="00212703">
        <w:rPr>
          <w:lang w:val="de-DE"/>
        </w:rPr>
        <w:t xml:space="preserve"> auf d</w:t>
      </w:r>
      <w:r w:rsidR="00A8229E">
        <w:rPr>
          <w:lang w:val="de-DE"/>
        </w:rPr>
        <w:t>er</w:t>
      </w:r>
      <w:r w:rsidRPr="00212703">
        <w:rPr>
          <w:lang w:val="de-DE"/>
        </w:rPr>
        <w:t xml:space="preserve"> Seite aktualisieren, die geändert wurden; Es ist nicht erforderlich, die gesamte Seite erneut zu laden. </w:t>
      </w:r>
    </w:p>
    <w:p w14:paraId="22E0918A" w14:textId="13522FC5" w:rsidR="00666DAF" w:rsidRDefault="001547AA" w:rsidP="008325F5">
      <w:pPr>
        <w:pStyle w:val="TextkrperEinzug"/>
        <w:ind w:firstLine="0"/>
        <w:rPr>
          <w:lang w:val="de-DE"/>
        </w:rPr>
      </w:pPr>
      <w:r w:rsidRPr="00212703">
        <w:rPr>
          <w:lang w:val="de-DE"/>
        </w:rPr>
        <w:t xml:space="preserve">Die Architektur </w:t>
      </w:r>
      <w:r w:rsidR="00AA6FA9" w:rsidRPr="00212703">
        <w:rPr>
          <w:lang w:val="de-DE"/>
        </w:rPr>
        <w:t xml:space="preserve">von </w:t>
      </w:r>
      <w:r w:rsidR="001731F3">
        <w:rPr>
          <w:lang w:val="de-DE"/>
        </w:rPr>
        <w:t>Topology-Editor</w:t>
      </w:r>
      <w:r w:rsidR="00AA6FA9" w:rsidRPr="00212703">
        <w:rPr>
          <w:lang w:val="de-DE"/>
        </w:rPr>
        <w:t xml:space="preserve"> umfas</w:t>
      </w:r>
      <w:r w:rsidRPr="00212703">
        <w:rPr>
          <w:lang w:val="de-DE"/>
        </w:rPr>
        <w:t>st einige Herausforderungen, die nicht in herkömmlichen Webanwendung</w:t>
      </w:r>
      <w:r w:rsidR="009B5A26">
        <w:rPr>
          <w:lang w:val="de-DE"/>
        </w:rPr>
        <w:t xml:space="preserve"> präsent sind.</w:t>
      </w:r>
      <w:r w:rsidR="00666DAF">
        <w:rPr>
          <w:lang w:val="de-DE"/>
        </w:rPr>
        <w:t xml:space="preserve"> Der Mix der eingesetzten Basistechnologien (</w:t>
      </w:r>
      <w:r w:rsidR="00666DAF" w:rsidRPr="00212703">
        <w:rPr>
          <w:lang w:val="de-DE"/>
        </w:rPr>
        <w:t xml:space="preserve">ASP:NET:Web-API, </w:t>
      </w:r>
      <w:r w:rsidR="00666DAF">
        <w:rPr>
          <w:lang w:val="de-DE"/>
        </w:rPr>
        <w:t>JavaScript</w:t>
      </w:r>
      <w:r w:rsidR="00666DAF" w:rsidRPr="00212703">
        <w:rPr>
          <w:lang w:val="de-DE"/>
        </w:rPr>
        <w:t>-Framewor</w:t>
      </w:r>
      <w:r w:rsidR="00666DAF">
        <w:rPr>
          <w:lang w:val="de-DE"/>
        </w:rPr>
        <w:t>k</w:t>
      </w:r>
      <w:r w:rsidR="00666DAF" w:rsidRPr="00212703">
        <w:rPr>
          <w:lang w:val="de-DE"/>
        </w:rPr>
        <w:t xml:space="preserve"> Angular 5</w:t>
      </w:r>
      <w:r w:rsidR="00666DAF">
        <w:rPr>
          <w:lang w:val="de-DE"/>
        </w:rPr>
        <w:t xml:space="preserve"> </w:t>
      </w:r>
      <w:r w:rsidR="00666DAF" w:rsidRPr="00212703">
        <w:rPr>
          <w:lang w:val="de-DE"/>
        </w:rPr>
        <w:t>(Abschnitt 6.1) und CSS-Framework Bootstrap</w:t>
      </w:r>
      <w:r w:rsidR="00666DAF">
        <w:rPr>
          <w:lang w:val="de-DE"/>
        </w:rPr>
        <w:t xml:space="preserve"> </w:t>
      </w:r>
      <w:r w:rsidR="00666DAF" w:rsidRPr="00212703">
        <w:rPr>
          <w:lang w:val="de-DE"/>
        </w:rPr>
        <w:t>(Abschnitt 6.2)</w:t>
      </w:r>
      <w:r w:rsidR="00666DAF">
        <w:rPr>
          <w:lang w:val="de-DE"/>
        </w:rPr>
        <w:t>) vereinfacht die Umsetzung des Topology-Editors als SPA.</w:t>
      </w:r>
    </w:p>
    <w:p w14:paraId="33E5D507" w14:textId="77777777" w:rsidR="00666DAF" w:rsidRDefault="00666DAF" w:rsidP="008325F5">
      <w:pPr>
        <w:pStyle w:val="TextkrperEinzug"/>
        <w:ind w:firstLine="0"/>
        <w:rPr>
          <w:lang w:val="de-DE"/>
        </w:rPr>
      </w:pPr>
    </w:p>
    <w:p w14:paraId="6D634DC2" w14:textId="79FF924D" w:rsidR="00AA6FA9" w:rsidRPr="00212703" w:rsidRDefault="00AA6FA9" w:rsidP="008325F5">
      <w:pPr>
        <w:pStyle w:val="TextkrperEinzug"/>
        <w:ind w:firstLine="0"/>
        <w:rPr>
          <w:lang w:val="de-DE"/>
        </w:rPr>
      </w:pPr>
    </w:p>
    <w:p w14:paraId="651CFD79" w14:textId="3AD20E65" w:rsidR="008325F5" w:rsidRPr="00212703" w:rsidRDefault="008325F5" w:rsidP="008325F5">
      <w:pPr>
        <w:pStyle w:val="TextkrperEinzug"/>
        <w:rPr>
          <w:lang w:val="de-DE"/>
        </w:rPr>
      </w:pPr>
    </w:p>
    <w:p w14:paraId="293FD1F9" w14:textId="77777777" w:rsidR="004B5E16" w:rsidRPr="00212703" w:rsidRDefault="00026F7A" w:rsidP="004B5E16">
      <w:pPr>
        <w:keepNext/>
      </w:pPr>
      <w:r w:rsidRPr="00212703">
        <w:rPr>
          <w:noProof/>
          <w:lang w:val="en-US" w:eastAsia="en-US"/>
        </w:rPr>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025775"/>
                    </a:xfrm>
                    <a:prstGeom prst="rect">
                      <a:avLst/>
                    </a:prstGeom>
                  </pic:spPr>
                </pic:pic>
              </a:graphicData>
            </a:graphic>
          </wp:inline>
        </w:drawing>
      </w:r>
    </w:p>
    <w:p w14:paraId="47102C72" w14:textId="0B55EA9B" w:rsidR="00D41B57" w:rsidRPr="00212703" w:rsidRDefault="004B5E16" w:rsidP="004B5E16">
      <w:pPr>
        <w:pStyle w:val="Beschriftung"/>
        <w:jc w:val="left"/>
      </w:pPr>
      <w:bookmarkStart w:id="214" w:name="_Toc511225570"/>
      <w:bookmarkStart w:id="215" w:name="_Toc521311407"/>
      <w:r w:rsidRPr="00212703">
        <w:t xml:space="preserve">Abbildung </w:t>
      </w:r>
      <w:fldSimple w:instr=" SEQ Abbildung \* ARABIC ">
        <w:r w:rsidR="00693A00">
          <w:rPr>
            <w:noProof/>
          </w:rPr>
          <w:t>19</w:t>
        </w:r>
      </w:fldSimple>
      <w:r w:rsidRPr="00212703">
        <w:t xml:space="preserve">: Diagramm zeigt den Grundlegenden Entwurf der </w:t>
      </w:r>
      <w:r w:rsidR="001731F3">
        <w:t>Topology-Editor</w:t>
      </w:r>
      <w:bookmarkEnd w:id="214"/>
      <w:bookmarkEnd w:id="215"/>
    </w:p>
    <w:p w14:paraId="1CBF0576" w14:textId="3E9BD7FA" w:rsidR="00B97DA1" w:rsidRPr="00212703" w:rsidRDefault="00B97DA1"/>
    <w:p w14:paraId="7B5DFDAF" w14:textId="2C334584" w:rsidR="00026F7A" w:rsidRPr="00212703" w:rsidRDefault="00026F7A" w:rsidP="00026F7A">
      <w:pPr>
        <w:pStyle w:val="TextkrperEinzug"/>
        <w:ind w:firstLine="0"/>
        <w:rPr>
          <w:lang w:val="de-DE"/>
        </w:rPr>
      </w:pPr>
      <w:r w:rsidRPr="00212703">
        <w:rPr>
          <w:lang w:val="de-DE"/>
        </w:rPr>
        <w:t>Die Abbildung zeigt den Grundentwurf de</w:t>
      </w:r>
      <w:r w:rsidR="00A8229E">
        <w:rPr>
          <w:lang w:val="de-DE"/>
        </w:rPr>
        <w:t>s</w:t>
      </w:r>
      <w:r w:rsidRPr="00212703">
        <w:rPr>
          <w:lang w:val="de-DE"/>
        </w:rPr>
        <w:t xml:space="preserve"> </w:t>
      </w:r>
      <w:r w:rsidR="001731F3">
        <w:rPr>
          <w:lang w:val="de-DE"/>
        </w:rPr>
        <w:t>Topology-Editor</w:t>
      </w:r>
      <w:r w:rsidR="00A8229E">
        <w:rPr>
          <w:lang w:val="de-DE"/>
        </w:rPr>
        <w:t>, der</w:t>
      </w:r>
      <w:r w:rsidRPr="00212703">
        <w:rPr>
          <w:lang w:val="de-DE"/>
        </w:rPr>
        <w:t xml:space="preserve"> im Folgenden erklärt</w:t>
      </w:r>
      <w:r w:rsidR="00A8229E">
        <w:rPr>
          <w:lang w:val="de-DE"/>
        </w:rPr>
        <w:t xml:space="preserve"> wird</w:t>
      </w:r>
      <w:r w:rsidRPr="00212703">
        <w:rPr>
          <w:lang w:val="de-DE"/>
        </w:rPr>
        <w:t>.</w:t>
      </w:r>
    </w:p>
    <w:p w14:paraId="4860D2AD" w14:textId="4AF4BD7B" w:rsidR="004B5E16" w:rsidRPr="00212703" w:rsidRDefault="004B5E16" w:rsidP="00642F6F">
      <w:pPr>
        <w:pStyle w:val="TextkrperEinzug"/>
        <w:rPr>
          <w:lang w:val="de-DE"/>
        </w:rPr>
      </w:pPr>
      <w:r w:rsidRPr="00212703">
        <w:rPr>
          <w:lang w:val="de-DE"/>
        </w:rPr>
        <w:t>Der Client ist das Medium, das die Web-API nutzt (mobile App, Browser usw.). Hier wird der Client als Angular</w:t>
      </w:r>
      <w:r w:rsidR="00A8229E">
        <w:rPr>
          <w:lang w:val="de-DE"/>
        </w:rPr>
        <w:t>-</w:t>
      </w:r>
      <w:r w:rsidRPr="00212703">
        <w:rPr>
          <w:lang w:val="de-DE"/>
        </w:rPr>
        <w:t>App erstellt. D</w:t>
      </w:r>
      <w:r w:rsidR="00A8229E">
        <w:rPr>
          <w:lang w:val="de-DE"/>
        </w:rPr>
        <w:t>ie</w:t>
      </w:r>
      <w:r w:rsidRPr="00212703">
        <w:rPr>
          <w:lang w:val="de-DE"/>
        </w:rPr>
        <w:t xml:space="preserve"> Angular</w:t>
      </w:r>
      <w:r w:rsidR="00A8229E">
        <w:rPr>
          <w:lang w:val="de-DE"/>
        </w:rPr>
        <w:t>-</w:t>
      </w:r>
      <w:r w:rsidRPr="00212703">
        <w:rPr>
          <w:lang w:val="de-DE"/>
        </w:rPr>
        <w:t>App besteht aus 4 Hauptmodulen</w:t>
      </w:r>
      <w:r w:rsidR="00A8229E">
        <w:rPr>
          <w:lang w:val="de-DE"/>
        </w:rPr>
        <w:t>. Diese</w:t>
      </w:r>
      <w:r w:rsidRPr="00212703">
        <w:rPr>
          <w:lang w:val="de-DE"/>
        </w:rPr>
        <w:t xml:space="preserve"> werden als </w:t>
      </w:r>
      <w:r w:rsidR="001731F3">
        <w:rPr>
          <w:lang w:val="de-DE"/>
        </w:rPr>
        <w:t>TypeScript</w:t>
      </w:r>
      <w:r w:rsidRPr="00212703">
        <w:rPr>
          <w:lang w:val="de-DE"/>
        </w:rPr>
        <w:t>-Klassen dargestellt.</w:t>
      </w:r>
    </w:p>
    <w:p w14:paraId="4D4D5487" w14:textId="5694BD64" w:rsidR="004B5E16" w:rsidRPr="00212703" w:rsidRDefault="004B5E16" w:rsidP="00642F6F">
      <w:pPr>
        <w:pStyle w:val="TextkrperEinzug"/>
        <w:rPr>
          <w:lang w:val="de-DE"/>
        </w:rPr>
      </w:pPr>
      <w:r w:rsidRPr="00212703">
        <w:rPr>
          <w:lang w:val="de-DE"/>
        </w:rPr>
        <w:t>Die Modelle sind Objekte, die die Daten in der App darstellen. In diesem Fall sind drei Hauptklassen</w:t>
      </w:r>
      <w:r w:rsidR="00666DAF">
        <w:rPr>
          <w:lang w:val="de-DE"/>
        </w:rPr>
        <w:t xml:space="preserve"> der</w:t>
      </w:r>
      <w:r w:rsidRPr="00212703">
        <w:rPr>
          <w:lang w:val="de-DE"/>
        </w:rPr>
        <w:t xml:space="preserve"> erstellt</w:t>
      </w:r>
      <w:r w:rsidR="00666DAF">
        <w:rPr>
          <w:lang w:val="de-DE"/>
        </w:rPr>
        <w:t>en</w:t>
      </w:r>
      <w:r w:rsidRPr="00212703">
        <w:rPr>
          <w:lang w:val="de-DE"/>
        </w:rPr>
        <w:t xml:space="preserve"> Modelle als C#-Klassen </w:t>
      </w:r>
      <w:r w:rsidR="00F97E61">
        <w:rPr>
          <w:lang w:val="de-DE"/>
        </w:rPr>
        <w:t>umgesetzt</w:t>
      </w:r>
      <w:r w:rsidRPr="00212703">
        <w:rPr>
          <w:lang w:val="de-DE"/>
        </w:rPr>
        <w:t>, die auch als Plain Old C# Object (POCOs) bezeichnet werden.</w:t>
      </w:r>
    </w:p>
    <w:p w14:paraId="2AB0A878" w14:textId="41839E70" w:rsidR="004B5E16" w:rsidRPr="00212703" w:rsidRDefault="004B5E16" w:rsidP="00642F6F">
      <w:pPr>
        <w:pStyle w:val="TextkrperEinzug"/>
        <w:rPr>
          <w:lang w:val="de-DE"/>
        </w:rPr>
      </w:pPr>
      <w:r w:rsidRPr="00212703">
        <w:rPr>
          <w:lang w:val="de-DE"/>
        </w:rPr>
        <w:t>Controller sind Objekte, die HTTP-Anforderungen verarbeite</w:t>
      </w:r>
      <w:r w:rsidR="00A8229E">
        <w:rPr>
          <w:lang w:val="de-DE"/>
        </w:rPr>
        <w:t>n</w:t>
      </w:r>
      <w:r w:rsidRPr="00212703">
        <w:rPr>
          <w:lang w:val="de-DE"/>
        </w:rPr>
        <w:t xml:space="preserve"> und die HTTP-Antwort erstell</w:t>
      </w:r>
      <w:r w:rsidR="00A8229E">
        <w:rPr>
          <w:lang w:val="de-DE"/>
        </w:rPr>
        <w:t>en</w:t>
      </w:r>
      <w:r w:rsidRPr="00212703">
        <w:rPr>
          <w:lang w:val="de-DE"/>
        </w:rPr>
        <w:t>. Sobald eine Anfrage des Clients</w:t>
      </w:r>
      <w:r w:rsidR="00CA1601" w:rsidRPr="00212703">
        <w:rPr>
          <w:lang w:val="de-DE"/>
        </w:rPr>
        <w:t xml:space="preserve"> mit der URI eingeht, wird die verlinkte Funktion in dem betreffenden Controller aufgerufen. Die Controller repräsentieren die Anwendungslogik der Applikation. Sie können mit den Modellen und Wrapper (</w:t>
      </w:r>
      <w:r w:rsidR="00120F11">
        <w:rPr>
          <w:lang w:val="de-DE"/>
        </w:rPr>
        <w:t>DtmApi</w:t>
      </w:r>
      <w:r w:rsidR="00CA1601" w:rsidRPr="00212703">
        <w:rPr>
          <w:lang w:val="de-DE"/>
        </w:rPr>
        <w:t>) interagieren, um insbesondere Daten abzufragen.</w:t>
      </w:r>
    </w:p>
    <w:p w14:paraId="2CE2E529" w14:textId="7517BD80" w:rsidR="00BE206E" w:rsidRDefault="00CA1601" w:rsidP="00BE206E">
      <w:pPr>
        <w:pStyle w:val="TextkrperEinzug"/>
        <w:ind w:firstLine="0"/>
        <w:rPr>
          <w:lang w:val="de-DE"/>
        </w:rPr>
      </w:pPr>
      <w:r w:rsidRPr="00212703">
        <w:rPr>
          <w:lang w:val="de-DE"/>
        </w:rPr>
        <w:t>De</w:t>
      </w:r>
      <w:r w:rsidR="00A8229E">
        <w:rPr>
          <w:lang w:val="de-DE"/>
        </w:rPr>
        <w:t>r</w:t>
      </w:r>
      <w:r w:rsidRPr="00212703">
        <w:rPr>
          <w:lang w:val="de-DE"/>
        </w:rPr>
        <w:t xml:space="preserve"> Wrapper </w:t>
      </w:r>
      <w:r w:rsidR="00120F11">
        <w:rPr>
          <w:lang w:val="de-DE"/>
        </w:rPr>
        <w:t>DtmApi</w:t>
      </w:r>
      <w:r w:rsidRPr="00212703">
        <w:rPr>
          <w:lang w:val="de-DE"/>
        </w:rPr>
        <w:t xml:space="preserve"> ist die Schnittstelle für </w:t>
      </w:r>
      <w:r w:rsidR="00C462EF" w:rsidRPr="00212703">
        <w:rPr>
          <w:lang w:val="de-DE"/>
        </w:rPr>
        <w:t>die feldbusprotokollabhängigen Parameter</w:t>
      </w:r>
      <w:r w:rsidRPr="00212703">
        <w:rPr>
          <w:lang w:val="de-DE"/>
        </w:rPr>
        <w:t xml:space="preserve"> und die Einstellung</w:t>
      </w:r>
      <w:r w:rsidR="00C462EF" w:rsidRPr="00212703">
        <w:rPr>
          <w:lang w:val="de-DE"/>
        </w:rPr>
        <w:t>en</w:t>
      </w:r>
      <w:r w:rsidR="00A8229E">
        <w:rPr>
          <w:lang w:val="de-DE"/>
        </w:rPr>
        <w:t>,</w:t>
      </w:r>
      <w:r w:rsidRPr="00212703">
        <w:rPr>
          <w:lang w:val="de-DE"/>
        </w:rPr>
        <w:t xml:space="preserve"> die hier an der Stelle</w:t>
      </w:r>
      <w:r w:rsidR="00C462EF" w:rsidRPr="00212703">
        <w:rPr>
          <w:lang w:val="de-DE"/>
        </w:rPr>
        <w:t xml:space="preserve"> nicht betrachtet werden sonder</w:t>
      </w:r>
      <w:r w:rsidR="00A8229E">
        <w:rPr>
          <w:lang w:val="de-DE"/>
        </w:rPr>
        <w:t>n</w:t>
      </w:r>
      <w:r w:rsidR="00C462EF" w:rsidRPr="00212703">
        <w:rPr>
          <w:lang w:val="de-DE"/>
        </w:rPr>
        <w:t xml:space="preserve"> als gegeben vorausgesetzt werden.</w:t>
      </w:r>
      <w:r w:rsidR="004B5E16" w:rsidRPr="00212703">
        <w:rPr>
          <w:lang w:val="de-DE"/>
        </w:rPr>
        <w:t xml:space="preserve"> </w:t>
      </w:r>
    </w:p>
    <w:p w14:paraId="406273D8" w14:textId="35F0A70E" w:rsidR="00F77A6E" w:rsidRDefault="00F77A6E" w:rsidP="00BE206E">
      <w:pPr>
        <w:pStyle w:val="TextkrperEinzug"/>
        <w:ind w:firstLine="0"/>
        <w:rPr>
          <w:lang w:val="de-DE"/>
        </w:rPr>
      </w:pPr>
    </w:p>
    <w:p w14:paraId="6C458D4A" w14:textId="0E2727CC" w:rsidR="00F77A6E" w:rsidRPr="00212703" w:rsidRDefault="00F77A6E" w:rsidP="00F77A6E">
      <w:pPr>
        <w:pStyle w:val="berschrift3"/>
      </w:pPr>
      <w:bookmarkStart w:id="216" w:name="_Toc521311636"/>
      <w:r w:rsidRPr="00F77A6E">
        <w:t>Entwurf de</w:t>
      </w:r>
      <w:r w:rsidR="00247E53">
        <w:t xml:space="preserve">r </w:t>
      </w:r>
      <w:r>
        <w:t>Server</w:t>
      </w:r>
      <w:r w:rsidR="00247E53">
        <w:t>komponente</w:t>
      </w:r>
      <w:bookmarkEnd w:id="216"/>
    </w:p>
    <w:p w14:paraId="3ECA1C65" w14:textId="48221260" w:rsidR="00BE206E" w:rsidRDefault="00A8229E" w:rsidP="00BE206E">
      <w:pPr>
        <w:pStyle w:val="TextkrperEinzug"/>
        <w:ind w:firstLine="0"/>
        <w:rPr>
          <w:lang w:val="de-DE"/>
        </w:rPr>
      </w:pPr>
      <w:r>
        <w:rPr>
          <w:lang w:val="de-DE"/>
        </w:rPr>
        <w:t xml:space="preserve">Die </w:t>
      </w:r>
      <w:r w:rsidR="00F77A6E">
        <w:rPr>
          <w:lang w:val="de-DE"/>
        </w:rPr>
        <w:t>Server</w:t>
      </w:r>
      <w:r>
        <w:rPr>
          <w:lang w:val="de-DE"/>
        </w:rPr>
        <w:t>k</w:t>
      </w:r>
      <w:r w:rsidR="00C948B8">
        <w:rPr>
          <w:lang w:val="de-DE"/>
        </w:rPr>
        <w:t>omponente</w:t>
      </w:r>
      <w:r w:rsidR="00F77A6E" w:rsidRPr="00F77A6E">
        <w:rPr>
          <w:lang w:val="de-DE"/>
        </w:rPr>
        <w:t xml:space="preserve"> </w:t>
      </w:r>
      <w:r>
        <w:rPr>
          <w:lang w:val="de-DE"/>
        </w:rPr>
        <w:t xml:space="preserve">des Topology-Editor </w:t>
      </w:r>
      <w:r w:rsidR="00F77A6E" w:rsidRPr="00F77A6E">
        <w:rPr>
          <w:lang w:val="de-DE"/>
        </w:rPr>
        <w:t>wird als binäre</w:t>
      </w:r>
      <w:r>
        <w:rPr>
          <w:lang w:val="de-DE"/>
        </w:rPr>
        <w:t>,</w:t>
      </w:r>
      <w:r w:rsidR="00F77A6E" w:rsidRPr="00F77A6E">
        <w:rPr>
          <w:lang w:val="de-DE"/>
        </w:rPr>
        <w:t xml:space="preserve"> dy</w:t>
      </w:r>
      <w:r w:rsidR="00F77A6E">
        <w:rPr>
          <w:lang w:val="de-DE"/>
        </w:rPr>
        <w:t xml:space="preserve">namisch verknüpfte Bibliothek </w:t>
      </w:r>
      <w:r w:rsidR="00F77A6E" w:rsidRPr="00F77A6E">
        <w:rPr>
          <w:lang w:val="de-DE"/>
        </w:rPr>
        <w:t>geliefert.</w:t>
      </w:r>
      <w:r w:rsidR="00F77A6E">
        <w:rPr>
          <w:lang w:val="de-DE"/>
        </w:rPr>
        <w:t xml:space="preserve"> </w:t>
      </w:r>
      <w:r w:rsidR="00F77A6E">
        <w:rPr>
          <w:lang w:val="de-DE"/>
        </w:rPr>
        <w:fldChar w:fldCharType="begin"/>
      </w:r>
      <w:r w:rsidR="00F77A6E">
        <w:rPr>
          <w:lang w:val="de-DE"/>
        </w:rPr>
        <w:instrText xml:space="preserve"> REF _Ref518384992 \h </w:instrText>
      </w:r>
      <w:r w:rsidR="00F77A6E">
        <w:rPr>
          <w:lang w:val="de-DE"/>
        </w:rPr>
      </w:r>
      <w:r w:rsidR="00F77A6E">
        <w:rPr>
          <w:lang w:val="de-DE"/>
        </w:rPr>
        <w:fldChar w:fldCharType="separate"/>
      </w:r>
      <w:r w:rsidR="00693A00" w:rsidRPr="00EF06A4">
        <w:rPr>
          <w:lang w:val="de-DE"/>
        </w:rPr>
        <w:t xml:space="preserve">Abbildung </w:t>
      </w:r>
      <w:r w:rsidR="00693A00" w:rsidRPr="00EF06A4">
        <w:rPr>
          <w:noProof/>
          <w:lang w:val="de-DE"/>
        </w:rPr>
        <w:t>20</w:t>
      </w:r>
      <w:r w:rsidR="00F77A6E">
        <w:rPr>
          <w:lang w:val="de-DE"/>
        </w:rPr>
        <w:fldChar w:fldCharType="end"/>
      </w:r>
      <w:r w:rsidR="00F77A6E">
        <w:rPr>
          <w:lang w:val="de-DE"/>
        </w:rPr>
        <w:t xml:space="preserve"> zeigt</w:t>
      </w:r>
      <w:r w:rsidR="00C948B8">
        <w:rPr>
          <w:lang w:val="de-DE"/>
        </w:rPr>
        <w:t xml:space="preserve"> die wesentlichen Bibliotheken der Server</w:t>
      </w:r>
      <w:r>
        <w:rPr>
          <w:lang w:val="de-DE"/>
        </w:rPr>
        <w:t>s</w:t>
      </w:r>
      <w:r w:rsidR="00C948B8">
        <w:rPr>
          <w:lang w:val="de-DE"/>
        </w:rPr>
        <w:t xml:space="preserve">. Die grauen Blöcke sind die </w:t>
      </w:r>
      <w:r w:rsidR="00FE6788">
        <w:rPr>
          <w:lang w:val="de-DE"/>
        </w:rPr>
        <w:t xml:space="preserve">Bibliotheken (siehe Abschnitt </w:t>
      </w:r>
      <w:r w:rsidR="00FE6788">
        <w:rPr>
          <w:lang w:val="de-DE"/>
        </w:rPr>
        <w:fldChar w:fldCharType="begin"/>
      </w:r>
      <w:r w:rsidR="00FE6788">
        <w:rPr>
          <w:lang w:val="de-DE"/>
        </w:rPr>
        <w:instrText xml:space="preserve"> REF _Ref518385363 \r \h </w:instrText>
      </w:r>
      <w:r w:rsidR="00FE6788">
        <w:rPr>
          <w:lang w:val="de-DE"/>
        </w:rPr>
      </w:r>
      <w:r w:rsidR="00FE6788">
        <w:rPr>
          <w:lang w:val="de-DE"/>
        </w:rPr>
        <w:fldChar w:fldCharType="separate"/>
      </w:r>
      <w:r w:rsidR="00693A00">
        <w:rPr>
          <w:lang w:val="de-DE"/>
        </w:rPr>
        <w:t>7.3.1</w:t>
      </w:r>
      <w:r w:rsidR="00FE6788">
        <w:rPr>
          <w:lang w:val="de-DE"/>
        </w:rPr>
        <w:fldChar w:fldCharType="end"/>
      </w:r>
      <w:r w:rsidR="00FE6788">
        <w:rPr>
          <w:lang w:val="de-DE"/>
        </w:rPr>
        <w:t xml:space="preserve"> für mehr Information)</w:t>
      </w:r>
      <w:r w:rsidR="00C948B8">
        <w:rPr>
          <w:lang w:val="de-DE"/>
        </w:rPr>
        <w:t>, die zu realisier</w:t>
      </w:r>
      <w:r>
        <w:rPr>
          <w:lang w:val="de-DE"/>
        </w:rPr>
        <w:t>en</w:t>
      </w:r>
      <w:r w:rsidR="00C948B8">
        <w:rPr>
          <w:lang w:val="de-DE"/>
        </w:rPr>
        <w:t xml:space="preserve"> </w:t>
      </w:r>
      <w:r>
        <w:rPr>
          <w:lang w:val="de-DE"/>
        </w:rPr>
        <w:t>sind</w:t>
      </w:r>
      <w:r w:rsidR="00F77A6E" w:rsidRPr="00F77A6E">
        <w:rPr>
          <w:lang w:val="de-DE"/>
        </w:rPr>
        <w:t xml:space="preserve">. Dieser Entwurf </w:t>
      </w:r>
      <w:r w:rsidR="00F77A6E">
        <w:rPr>
          <w:lang w:val="de-DE"/>
        </w:rPr>
        <w:t>dient</w:t>
      </w:r>
      <w:r w:rsidR="00F77A6E" w:rsidRPr="00F77A6E">
        <w:rPr>
          <w:lang w:val="de-DE"/>
        </w:rPr>
        <w:t xml:space="preserve"> nur als Überblick über die Entwicklung </w:t>
      </w:r>
      <w:r w:rsidR="00FE6788">
        <w:rPr>
          <w:lang w:val="de-DE"/>
        </w:rPr>
        <w:t>der</w:t>
      </w:r>
      <w:r w:rsidR="00F77A6E" w:rsidRPr="00F77A6E">
        <w:rPr>
          <w:lang w:val="de-DE"/>
        </w:rPr>
        <w:t xml:space="preserve"> </w:t>
      </w:r>
      <w:r w:rsidR="00FE6788">
        <w:rPr>
          <w:lang w:val="de-DE"/>
        </w:rPr>
        <w:t>Plugin</w:t>
      </w:r>
      <w:r w:rsidR="00F77A6E" w:rsidRPr="00F77A6E">
        <w:rPr>
          <w:lang w:val="de-DE"/>
        </w:rPr>
        <w:t>-Anwendung. Der Entwickler kann diese Muster als Grundlage für zukünftige Arbeiten verwenden.</w:t>
      </w:r>
    </w:p>
    <w:p w14:paraId="691EBA09" w14:textId="77777777" w:rsidR="00F77A6E" w:rsidRDefault="00F77A6E" w:rsidP="00F77A6E">
      <w:pPr>
        <w:pStyle w:val="TextkrperEinzug"/>
        <w:keepNext/>
        <w:ind w:firstLine="0"/>
      </w:pPr>
      <w:r>
        <w:rPr>
          <w:noProof/>
          <w:lang w:val="en-US" w:eastAsia="en-US"/>
        </w:rPr>
        <w:lastRenderedPageBreak/>
        <w:drawing>
          <wp:inline distT="0" distB="0" distL="0" distR="0" wp14:anchorId="65F6ACB9" wp14:editId="54E9FD9F">
            <wp:extent cx="5759450" cy="26695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2669540"/>
                    </a:xfrm>
                    <a:prstGeom prst="rect">
                      <a:avLst/>
                    </a:prstGeom>
                  </pic:spPr>
                </pic:pic>
              </a:graphicData>
            </a:graphic>
          </wp:inline>
        </w:drawing>
      </w:r>
    </w:p>
    <w:p w14:paraId="7035A717" w14:textId="110B2B35" w:rsidR="00F77A6E" w:rsidRPr="00212703" w:rsidRDefault="00F77A6E" w:rsidP="00F77A6E">
      <w:pPr>
        <w:pStyle w:val="Beschriftung"/>
        <w:jc w:val="both"/>
      </w:pPr>
      <w:bookmarkStart w:id="217" w:name="_Ref518384992"/>
      <w:bookmarkStart w:id="218" w:name="_Toc521311408"/>
      <w:r>
        <w:t xml:space="preserve">Abbildung </w:t>
      </w:r>
      <w:fldSimple w:instr=" SEQ Abbildung \* ARABIC ">
        <w:r w:rsidR="00693A00">
          <w:rPr>
            <w:noProof/>
          </w:rPr>
          <w:t>20</w:t>
        </w:r>
      </w:fldSimple>
      <w:bookmarkEnd w:id="217"/>
      <w:r>
        <w:t xml:space="preserve">: </w:t>
      </w:r>
      <w:r w:rsidRPr="00885E8A">
        <w:t>Ko</w:t>
      </w:r>
      <w:r w:rsidR="00DF5747">
        <w:t>mponentenübersicht für Topology</w:t>
      </w:r>
      <w:r w:rsidRPr="00885E8A">
        <w:t>-Editor-Server</w:t>
      </w:r>
      <w:bookmarkEnd w:id="218"/>
    </w:p>
    <w:p w14:paraId="0C9D92D7" w14:textId="139359F0" w:rsidR="00B97DA1" w:rsidRPr="00212703" w:rsidRDefault="00BE206E" w:rsidP="00890787">
      <w:pPr>
        <w:pStyle w:val="berschrift3"/>
      </w:pPr>
      <w:bookmarkStart w:id="219" w:name="_Toc517096397"/>
      <w:bookmarkStart w:id="220" w:name="_Toc521311637"/>
      <w:r w:rsidRPr="00212703">
        <w:t>Datenmodell</w:t>
      </w:r>
      <w:bookmarkEnd w:id="219"/>
      <w:bookmarkEnd w:id="220"/>
    </w:p>
    <w:p w14:paraId="16EE1A57" w14:textId="7A8A2325" w:rsidR="00520614" w:rsidRPr="00212703" w:rsidRDefault="00520614" w:rsidP="00520614">
      <w:pPr>
        <w:pStyle w:val="Textkrper"/>
      </w:pPr>
      <w:r w:rsidRPr="00212703">
        <w:t xml:space="preserve">Aus Gründen der Übersicht wird in diesem Abschnitt nur auf die für die </w:t>
      </w:r>
      <w:r w:rsidR="001731F3">
        <w:t>Plugin</w:t>
      </w:r>
      <w:r w:rsidRPr="00212703">
        <w:t xml:space="preserve"> besonderes relevanten Entitäten der </w:t>
      </w:r>
      <w:r w:rsidR="001731F3">
        <w:t>Topology-Editor</w:t>
      </w:r>
      <w:r w:rsidRPr="00212703">
        <w:t xml:space="preserve"> eingegangen</w:t>
      </w:r>
      <w:r w:rsidR="007A6D64" w:rsidRPr="00212703">
        <w:t xml:space="preserve"> (</w:t>
      </w:r>
      <w:r w:rsidR="007A6D64" w:rsidRPr="00212703">
        <w:fldChar w:fldCharType="begin"/>
      </w:r>
      <w:r w:rsidR="007A6D64" w:rsidRPr="00212703">
        <w:instrText xml:space="preserve"> REF _Ref511034098 \h </w:instrText>
      </w:r>
      <w:r w:rsidR="00212703">
        <w:instrText xml:space="preserve"> \* MERGEFORMAT </w:instrText>
      </w:r>
      <w:r w:rsidR="007A6D64" w:rsidRPr="00212703">
        <w:fldChar w:fldCharType="separate"/>
      </w:r>
      <w:r w:rsidR="00693A00" w:rsidRPr="00212703">
        <w:t xml:space="preserve">Abbildung </w:t>
      </w:r>
      <w:r w:rsidR="00693A00">
        <w:rPr>
          <w:noProof/>
        </w:rPr>
        <w:t>21</w:t>
      </w:r>
      <w:r w:rsidR="007A6D64" w:rsidRPr="00212703">
        <w:fldChar w:fldCharType="end"/>
      </w:r>
      <w:r w:rsidR="007A6D64" w:rsidRPr="00212703">
        <w:t>)</w:t>
      </w:r>
      <w:r w:rsidRPr="00212703">
        <w:t>. Eine vollständige Übersicht befindet sich im angehängte CD.</w:t>
      </w:r>
    </w:p>
    <w:p w14:paraId="23690F6B" w14:textId="04060363" w:rsidR="00025EAB" w:rsidRPr="00212703" w:rsidRDefault="00025EAB" w:rsidP="004D7E9F">
      <w:pPr>
        <w:pStyle w:val="TextkrperEinzug"/>
        <w:rPr>
          <w:lang w:val="de-DE"/>
        </w:rPr>
      </w:pPr>
      <w:r w:rsidRPr="00212703">
        <w:rPr>
          <w:lang w:val="de-DE"/>
        </w:rPr>
        <w:t>Aus den funktionalen Anforderungen ergibt sich direkt das Domänenmodell.</w:t>
      </w:r>
    </w:p>
    <w:p w14:paraId="05D91EB5" w14:textId="77777777" w:rsidR="007A6D64" w:rsidRPr="00212703" w:rsidRDefault="007A6D64" w:rsidP="007A6D64">
      <w:pPr>
        <w:pStyle w:val="TextkrperEinzug"/>
        <w:keepNext/>
        <w:ind w:firstLine="0"/>
      </w:pPr>
      <w:r w:rsidRPr="00212703">
        <w:rPr>
          <w:noProof/>
          <w:lang w:val="en-US" w:eastAsia="en-US"/>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657475"/>
                    </a:xfrm>
                    <a:prstGeom prst="rect">
                      <a:avLst/>
                    </a:prstGeom>
                  </pic:spPr>
                </pic:pic>
              </a:graphicData>
            </a:graphic>
          </wp:inline>
        </w:drawing>
      </w:r>
    </w:p>
    <w:p w14:paraId="75BC95DF" w14:textId="6B14B11A" w:rsidR="007A6D64" w:rsidRPr="00212703" w:rsidRDefault="007A6D64" w:rsidP="007A6D64">
      <w:pPr>
        <w:pStyle w:val="Beschriftung"/>
        <w:jc w:val="both"/>
      </w:pPr>
      <w:bookmarkStart w:id="221" w:name="_Ref511034098"/>
      <w:bookmarkStart w:id="222" w:name="_Toc511225571"/>
      <w:bookmarkStart w:id="223" w:name="_Toc521311409"/>
      <w:r w:rsidRPr="00212703">
        <w:t xml:space="preserve">Abbildung </w:t>
      </w:r>
      <w:fldSimple w:instr=" SEQ Abbildung \* ARABIC ">
        <w:r w:rsidR="00693A00">
          <w:rPr>
            <w:noProof/>
          </w:rPr>
          <w:t>21</w:t>
        </w:r>
      </w:fldSimple>
      <w:bookmarkEnd w:id="221"/>
      <w:r w:rsidRPr="00212703">
        <w:t xml:space="preserve">: Domänenmodell der Elemente des </w:t>
      </w:r>
      <w:r w:rsidR="001731F3">
        <w:t>Topology-Editor</w:t>
      </w:r>
      <w:bookmarkEnd w:id="222"/>
      <w:bookmarkEnd w:id="223"/>
    </w:p>
    <w:p w14:paraId="040A50DF" w14:textId="51CDFC40" w:rsidR="00520614" w:rsidRPr="00212703" w:rsidRDefault="00A94292" w:rsidP="00520614">
      <w:pPr>
        <w:pStyle w:val="TextkrperEinzug"/>
        <w:ind w:firstLine="0"/>
        <w:rPr>
          <w:lang w:val="de-DE"/>
        </w:rPr>
      </w:pPr>
      <w:r w:rsidRPr="00212703">
        <w:rPr>
          <w:lang w:val="de-DE"/>
        </w:rPr>
        <w:t xml:space="preserve">Das Entität </w:t>
      </w:r>
      <w:r w:rsidRPr="00212703">
        <w:rPr>
          <w:i/>
          <w:lang w:val="de-DE"/>
        </w:rPr>
        <w:t>Topology</w:t>
      </w:r>
      <w:r w:rsidRPr="00212703">
        <w:rPr>
          <w:lang w:val="de-DE"/>
        </w:rPr>
        <w:t xml:space="preserve"> repräsentiert die Topologie des bereitgestellten industriellen Netzwerks ohne Berücksichtigung der Verbindungen und enthält wesentliche Merkmale wie etwa die Überschrift </w:t>
      </w:r>
      <w:r w:rsidRPr="00212703">
        <w:rPr>
          <w:i/>
          <w:lang w:val="de-DE"/>
        </w:rPr>
        <w:t xml:space="preserve">Title, </w:t>
      </w:r>
      <w:r w:rsidRPr="00212703">
        <w:rPr>
          <w:lang w:val="de-DE"/>
        </w:rPr>
        <w:t xml:space="preserve">Die Identifikationsnummer </w:t>
      </w:r>
      <w:r w:rsidRPr="00212703">
        <w:rPr>
          <w:i/>
          <w:lang w:val="de-DE"/>
        </w:rPr>
        <w:t>TopologyId</w:t>
      </w:r>
      <w:r w:rsidRPr="00212703">
        <w:rPr>
          <w:lang w:val="de-DE"/>
        </w:rPr>
        <w:t xml:space="preserve"> und vor allen die Liste der Geräte</w:t>
      </w:r>
      <w:r w:rsidR="00521569">
        <w:rPr>
          <w:lang w:val="de-DE"/>
        </w:rPr>
        <w:t>,</w:t>
      </w:r>
      <w:r w:rsidRPr="00212703">
        <w:rPr>
          <w:lang w:val="de-DE"/>
        </w:rPr>
        <w:t xml:space="preserve"> die sich in Netzwerk befinden.</w:t>
      </w:r>
    </w:p>
    <w:p w14:paraId="4EE97CBB" w14:textId="4A2BB0E7" w:rsidR="00A94292" w:rsidRPr="00212703" w:rsidRDefault="00A94292" w:rsidP="00642F6F">
      <w:pPr>
        <w:pStyle w:val="TextkrperEinzug"/>
        <w:rPr>
          <w:lang w:val="de-DE"/>
        </w:rPr>
      </w:pPr>
      <w:r w:rsidRPr="00212703">
        <w:rPr>
          <w:lang w:val="de-DE"/>
        </w:rPr>
        <w:t>Jede</w:t>
      </w:r>
      <w:r w:rsidR="00521569">
        <w:rPr>
          <w:lang w:val="de-DE"/>
        </w:rPr>
        <w:t>s</w:t>
      </w:r>
      <w:r w:rsidRPr="00212703">
        <w:rPr>
          <w:lang w:val="de-DE"/>
        </w:rPr>
        <w:t xml:space="preserve"> Device kann wiederum mehrere Ports besitzen; Ein Port entspricht den Zugangspunkt eine</w:t>
      </w:r>
      <w:r w:rsidR="00521569">
        <w:rPr>
          <w:lang w:val="de-DE"/>
        </w:rPr>
        <w:t>s</w:t>
      </w:r>
      <w:r w:rsidRPr="00212703">
        <w:rPr>
          <w:lang w:val="de-DE"/>
        </w:rPr>
        <w:t xml:space="preserve"> Device </w:t>
      </w:r>
      <w:r w:rsidR="00BF26E0" w:rsidRPr="00212703">
        <w:rPr>
          <w:lang w:val="de-DE"/>
        </w:rPr>
        <w:t>und wird</w:t>
      </w:r>
      <w:r w:rsidRPr="00212703">
        <w:rPr>
          <w:lang w:val="de-DE"/>
        </w:rPr>
        <w:t xml:space="preserve"> von de</w:t>
      </w:r>
      <w:r w:rsidR="00521569">
        <w:rPr>
          <w:lang w:val="de-DE"/>
        </w:rPr>
        <w:t>r</w:t>
      </w:r>
      <w:r w:rsidRPr="00212703">
        <w:rPr>
          <w:lang w:val="de-DE"/>
        </w:rPr>
        <w:t xml:space="preserve"> Entität </w:t>
      </w:r>
      <w:r w:rsidRPr="00212703">
        <w:rPr>
          <w:i/>
          <w:lang w:val="de-DE"/>
        </w:rPr>
        <w:t>Link</w:t>
      </w:r>
      <w:r w:rsidRPr="00212703">
        <w:rPr>
          <w:lang w:val="de-DE"/>
        </w:rPr>
        <w:t xml:space="preserve"> verwende</w:t>
      </w:r>
      <w:r w:rsidR="00521569">
        <w:rPr>
          <w:lang w:val="de-DE"/>
        </w:rPr>
        <w:t>t,</w:t>
      </w:r>
      <w:r w:rsidRPr="00212703">
        <w:rPr>
          <w:lang w:val="de-DE"/>
        </w:rPr>
        <w:t xml:space="preserve"> um die Verbindung herzustellen</w:t>
      </w:r>
      <w:r w:rsidR="00521569">
        <w:rPr>
          <w:lang w:val="de-DE"/>
        </w:rPr>
        <w:t>.</w:t>
      </w:r>
    </w:p>
    <w:p w14:paraId="541223EE" w14:textId="6B953C51" w:rsidR="00BF26E0" w:rsidRPr="00212703" w:rsidRDefault="00BF26E0" w:rsidP="00520614">
      <w:pPr>
        <w:pStyle w:val="TextkrperEinzug"/>
        <w:ind w:firstLine="0"/>
        <w:rPr>
          <w:lang w:val="de-DE"/>
        </w:rPr>
      </w:pPr>
      <w:r w:rsidRPr="00212703">
        <w:rPr>
          <w:lang w:val="de-DE"/>
        </w:rPr>
        <w:t>D</w:t>
      </w:r>
      <w:r w:rsidR="00521569">
        <w:rPr>
          <w:lang w:val="de-DE"/>
        </w:rPr>
        <w:t>ie</w:t>
      </w:r>
      <w:r w:rsidRPr="00212703">
        <w:rPr>
          <w:lang w:val="de-DE"/>
        </w:rPr>
        <w:t xml:space="preserve"> Entität </w:t>
      </w:r>
      <w:r w:rsidRPr="00212703">
        <w:rPr>
          <w:i/>
          <w:lang w:val="de-DE"/>
        </w:rPr>
        <w:t>LinkData</w:t>
      </w:r>
      <w:r w:rsidRPr="00212703">
        <w:rPr>
          <w:lang w:val="de-DE"/>
        </w:rPr>
        <w:t xml:space="preserve"> ist </w:t>
      </w:r>
      <w:r w:rsidR="004F1475" w:rsidRPr="00212703">
        <w:rPr>
          <w:lang w:val="de-DE"/>
        </w:rPr>
        <w:t>verantwortlich</w:t>
      </w:r>
      <w:r w:rsidR="004F1475">
        <w:rPr>
          <w:lang w:val="de-DE"/>
        </w:rPr>
        <w:t>,</w:t>
      </w:r>
      <w:r w:rsidR="004F1475" w:rsidRPr="00212703">
        <w:rPr>
          <w:lang w:val="de-DE"/>
        </w:rPr>
        <w:t xml:space="preserve"> die</w:t>
      </w:r>
      <w:r w:rsidRPr="00212703">
        <w:rPr>
          <w:lang w:val="de-DE"/>
        </w:rPr>
        <w:t xml:space="preserve"> Verbindungen einer Topologie </w:t>
      </w:r>
      <w:r w:rsidR="00521569">
        <w:rPr>
          <w:lang w:val="de-DE"/>
        </w:rPr>
        <w:t>auf</w:t>
      </w:r>
      <w:r w:rsidRPr="00212703">
        <w:rPr>
          <w:lang w:val="de-DE"/>
        </w:rPr>
        <w:t>zulisten und die dazugehöri</w:t>
      </w:r>
      <w:r w:rsidR="00C74DCF" w:rsidRPr="00212703">
        <w:rPr>
          <w:lang w:val="de-DE"/>
        </w:rPr>
        <w:t>ge Topologie zu identifizieren</w:t>
      </w:r>
      <w:r w:rsidR="00521569">
        <w:rPr>
          <w:lang w:val="de-DE"/>
        </w:rPr>
        <w:t>.</w:t>
      </w:r>
      <w:r w:rsidR="00C74DCF" w:rsidRPr="00212703">
        <w:rPr>
          <w:lang w:val="de-DE"/>
        </w:rPr>
        <w:t xml:space="preserve"> </w:t>
      </w:r>
    </w:p>
    <w:p w14:paraId="269016D9" w14:textId="4A5B52B3" w:rsidR="00C74DCF" w:rsidRPr="00212703" w:rsidRDefault="00C74DCF" w:rsidP="00520614">
      <w:pPr>
        <w:pStyle w:val="TextkrperEinzug"/>
        <w:ind w:firstLine="0"/>
        <w:rPr>
          <w:lang w:val="de-DE"/>
        </w:rPr>
      </w:pPr>
    </w:p>
    <w:p w14:paraId="0DEAF74C" w14:textId="77777777" w:rsidR="009C7EF5" w:rsidRPr="00FC3A01" w:rsidRDefault="009C7EF5" w:rsidP="009C7EF5">
      <w:pPr>
        <w:pStyle w:val="TextkrperEinzug"/>
        <w:ind w:firstLine="0"/>
        <w:rPr>
          <w:lang w:val="de-DE"/>
        </w:rPr>
      </w:pPr>
      <w:bookmarkStart w:id="224" w:name="_Toc517096398"/>
    </w:p>
    <w:p w14:paraId="2C808721" w14:textId="7C9A2A5A" w:rsidR="00C74DCF" w:rsidRPr="00212703" w:rsidRDefault="00120F11" w:rsidP="00890787">
      <w:pPr>
        <w:pStyle w:val="berschrift3"/>
      </w:pPr>
      <w:bookmarkStart w:id="225" w:name="_Toc521311638"/>
      <w:r>
        <w:lastRenderedPageBreak/>
        <w:t>DtmApi</w:t>
      </w:r>
      <w:r w:rsidR="00C74DCF" w:rsidRPr="00212703">
        <w:t xml:space="preserve"> Wrapper</w:t>
      </w:r>
      <w:bookmarkEnd w:id="224"/>
      <w:bookmarkEnd w:id="225"/>
    </w:p>
    <w:p w14:paraId="4302DC9D" w14:textId="5CEE20CA" w:rsidR="00C74DCF" w:rsidRPr="00212703" w:rsidRDefault="00120F11" w:rsidP="00C74DCF">
      <w:pPr>
        <w:pStyle w:val="Textkrper"/>
      </w:pPr>
      <w:r>
        <w:t>DtmApi</w:t>
      </w:r>
      <w:r w:rsidR="00C74DCF" w:rsidRPr="00212703">
        <w:t xml:space="preserve"> besteht aus zwei Hauptfassaden nämlich TopologyFassade und LinkFassade, die Methoden und Eigenschaften bereitstellt, die eine Untermenge der Funktionalität des Systems darstellen. Andere Klassen greifen nur noch auf diese Fassaden zu. Dadurch wird die Benutzung der Gruppen von Klassen (sind meisten fel</w:t>
      </w:r>
      <w:r w:rsidR="00513834" w:rsidRPr="00212703">
        <w:t>d</w:t>
      </w:r>
      <w:r w:rsidR="00C74DCF" w:rsidRPr="00212703">
        <w:t>busprotokollabhängig) einfacher und Veränderungen hinter den Fassaden bleib</w:t>
      </w:r>
      <w:r w:rsidR="00521569">
        <w:t>en</w:t>
      </w:r>
      <w:r w:rsidR="00C74DCF" w:rsidRPr="00212703">
        <w:t xml:space="preserve"> ohne Auswirkungen auf die Nutzer der Fassaden. </w:t>
      </w:r>
      <w:r w:rsidR="00513834" w:rsidRPr="00212703">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Pr="00216F37" w:rsidRDefault="00D35407" w:rsidP="00216F37">
      <w:pPr>
        <w:pStyle w:val="Textkrper"/>
      </w:pPr>
      <w:r w:rsidRPr="00212703">
        <w:rPr>
          <w:noProof/>
          <w:lang w:val="en-US" w:eastAsia="en-US"/>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3414395"/>
                    </a:xfrm>
                    <a:prstGeom prst="rect">
                      <a:avLst/>
                    </a:prstGeom>
                  </pic:spPr>
                </pic:pic>
              </a:graphicData>
            </a:graphic>
          </wp:inline>
        </w:drawing>
      </w:r>
      <w:r w:rsidRPr="00212703">
        <w:rPr>
          <w:noProof/>
        </w:rPr>
        <w:t xml:space="preserve"> </w:t>
      </w:r>
    </w:p>
    <w:p w14:paraId="6BB79FCB" w14:textId="737E5572" w:rsidR="000607DE" w:rsidRPr="00212703" w:rsidRDefault="000607DE" w:rsidP="000607DE">
      <w:pPr>
        <w:pStyle w:val="Beschriftung"/>
        <w:jc w:val="both"/>
      </w:pPr>
      <w:bookmarkStart w:id="226" w:name="_Ref511046443"/>
      <w:bookmarkStart w:id="227" w:name="_Toc511225572"/>
      <w:bookmarkStart w:id="228" w:name="_Toc521311410"/>
      <w:r w:rsidRPr="00212703">
        <w:t xml:space="preserve">Abbildung </w:t>
      </w:r>
      <w:fldSimple w:instr=" SEQ Abbildung \* ARABIC ">
        <w:r w:rsidR="00693A00">
          <w:rPr>
            <w:noProof/>
          </w:rPr>
          <w:t>22</w:t>
        </w:r>
      </w:fldSimple>
      <w:bookmarkEnd w:id="226"/>
      <w:r w:rsidRPr="00212703">
        <w:t>: Klassendiagramm eines Beispiel für Fassaden mit feldbusabhängigen Protokollen</w:t>
      </w:r>
      <w:bookmarkEnd w:id="227"/>
      <w:bookmarkEnd w:id="228"/>
    </w:p>
    <w:p w14:paraId="7496ED04" w14:textId="27A1C73C" w:rsidR="000607DE" w:rsidRPr="00212703" w:rsidRDefault="000607DE" w:rsidP="000607DE">
      <w:pPr>
        <w:pStyle w:val="TextkrperEinzug"/>
        <w:ind w:firstLine="0"/>
        <w:rPr>
          <w:lang w:val="de-DE"/>
        </w:rPr>
      </w:pPr>
      <w:r w:rsidRPr="00212703">
        <w:rPr>
          <w:lang w:val="de-DE"/>
        </w:rPr>
        <w:fldChar w:fldCharType="begin"/>
      </w:r>
      <w:r w:rsidRPr="00212703">
        <w:rPr>
          <w:lang w:val="de-DE"/>
        </w:rPr>
        <w:instrText xml:space="preserve"> REF _Ref511046443 \h </w:instrText>
      </w:r>
      <w:r w:rsidR="00212703">
        <w:rPr>
          <w:lang w:val="de-DE"/>
        </w:rPr>
        <w:instrText xml:space="preserve"> \* MERGEFORMAT </w:instrText>
      </w:r>
      <w:r w:rsidRPr="00212703">
        <w:rPr>
          <w:lang w:val="de-DE"/>
        </w:rPr>
      </w:r>
      <w:r w:rsidRPr="00212703">
        <w:rPr>
          <w:lang w:val="de-DE"/>
        </w:rPr>
        <w:fldChar w:fldCharType="separate"/>
      </w:r>
      <w:r w:rsidR="00693A00" w:rsidRPr="00693A00">
        <w:rPr>
          <w:lang w:val="de-DE"/>
        </w:rPr>
        <w:t xml:space="preserve">Abbildung </w:t>
      </w:r>
      <w:r w:rsidR="00693A00" w:rsidRPr="00693A00">
        <w:rPr>
          <w:noProof/>
          <w:lang w:val="de-DE"/>
        </w:rPr>
        <w:t>22</w:t>
      </w:r>
      <w:r w:rsidRPr="00212703">
        <w:rPr>
          <w:lang w:val="de-DE"/>
        </w:rPr>
        <w:fldChar w:fldCharType="end"/>
      </w:r>
      <w:r w:rsidRPr="00212703">
        <w:rPr>
          <w:lang w:val="de-DE"/>
        </w:rPr>
        <w:t xml:space="preserve"> zeigt Controller, die Fassaden als Beobachter</w:t>
      </w:r>
      <w:r w:rsidR="00603DA0" w:rsidRPr="00212703">
        <w:rPr>
          <w:lang w:val="de-DE"/>
        </w:rPr>
        <w:t xml:space="preserve"> für die Tätigkeiten wie </w:t>
      </w:r>
      <w:r w:rsidR="008F2A65" w:rsidRPr="00212703">
        <w:rPr>
          <w:lang w:val="de-DE"/>
        </w:rPr>
        <w:t>(</w:t>
      </w:r>
      <w:r w:rsidR="00603DA0" w:rsidRPr="00212703">
        <w:rPr>
          <w:lang w:val="de-DE"/>
        </w:rPr>
        <w:t xml:space="preserve">zum Beispiel </w:t>
      </w:r>
      <w:r w:rsidR="003C0C09" w:rsidRPr="00212703">
        <w:rPr>
          <w:lang w:val="de-DE"/>
        </w:rPr>
        <w:t>die Add</w:t>
      </w:r>
      <w:r w:rsidR="00603DA0" w:rsidRPr="00212703">
        <w:rPr>
          <w:lang w:val="de-DE"/>
        </w:rPr>
        <w:t>, Remove und Change Device</w:t>
      </w:r>
      <w:r w:rsidR="008F2A65" w:rsidRPr="00212703">
        <w:rPr>
          <w:lang w:val="de-DE"/>
        </w:rPr>
        <w:t>)</w:t>
      </w:r>
      <w:r w:rsidR="00603DA0" w:rsidRPr="00212703">
        <w:rPr>
          <w:lang w:val="de-DE"/>
        </w:rPr>
        <w:t xml:space="preserve"> </w:t>
      </w:r>
      <w:r w:rsidRPr="00212703">
        <w:rPr>
          <w:lang w:val="de-DE"/>
        </w:rPr>
        <w:t>angeme</w:t>
      </w:r>
      <w:r w:rsidR="00094AEA" w:rsidRPr="00212703">
        <w:rPr>
          <w:lang w:val="de-DE"/>
        </w:rPr>
        <w:t>ldet sind. An welchen Konkreten Feldbusklassen sie sich tatsächlich anmelden oder wie dieses Feldbusse intern aufgebaut sind, spielen so für Controller keine Rolle.</w:t>
      </w:r>
    </w:p>
    <w:p w14:paraId="530DEDD8" w14:textId="15B4BF89" w:rsidR="00680402" w:rsidRPr="00212703" w:rsidRDefault="00680402" w:rsidP="00642F6F">
      <w:pPr>
        <w:pStyle w:val="TextkrperEinzug"/>
        <w:rPr>
          <w:lang w:val="de-DE"/>
        </w:rPr>
      </w:pPr>
      <w:r w:rsidRPr="00212703">
        <w:rPr>
          <w:lang w:val="de-DE"/>
        </w:rPr>
        <w:t>Auf Grund der Übersicht wurden die Fassadenklassen sichtbar mit nur jeweils eine</w:t>
      </w:r>
      <w:r w:rsidR="00521569">
        <w:rPr>
          <w:lang w:val="de-DE"/>
        </w:rPr>
        <w:t>r</w:t>
      </w:r>
      <w:r w:rsidRPr="00212703">
        <w:rPr>
          <w:lang w:val="de-DE"/>
        </w:rPr>
        <w:t xml:space="preserve"> Methode gemacht (schwarz </w:t>
      </w:r>
      <w:r w:rsidR="00521569">
        <w:rPr>
          <w:lang w:val="de-DE"/>
        </w:rPr>
        <w:t xml:space="preserve">und </w:t>
      </w:r>
      <w:r w:rsidRPr="00212703">
        <w:rPr>
          <w:lang w:val="de-DE"/>
        </w:rPr>
        <w:t>fett), um die wichtige Rolle der Wrapper zu erklären.</w:t>
      </w:r>
    </w:p>
    <w:p w14:paraId="760A3258" w14:textId="771C9CE6" w:rsidR="00603DA0" w:rsidRPr="00212703" w:rsidRDefault="00603DA0" w:rsidP="000607DE">
      <w:pPr>
        <w:pStyle w:val="TextkrperEinzug"/>
        <w:ind w:firstLine="0"/>
        <w:rPr>
          <w:lang w:val="de-DE"/>
        </w:rPr>
      </w:pPr>
      <w:r w:rsidRPr="00212703">
        <w:rPr>
          <w:lang w:val="de-DE"/>
        </w:rPr>
        <w:t xml:space="preserve">Die </w:t>
      </w:r>
      <w:r w:rsidR="001731F3">
        <w:rPr>
          <w:lang w:val="de-DE"/>
        </w:rPr>
        <w:t>Plugin</w:t>
      </w:r>
      <w:r w:rsidR="008F2A65" w:rsidRPr="00212703">
        <w:rPr>
          <w:lang w:val="de-DE"/>
        </w:rPr>
        <w:t>s-F</w:t>
      </w:r>
      <w:r w:rsidRPr="00212703">
        <w:rPr>
          <w:lang w:val="de-DE"/>
        </w:rPr>
        <w:t xml:space="preserve">eldbusse sind </w:t>
      </w:r>
      <w:r w:rsidR="008F2A65" w:rsidRPr="00212703">
        <w:rPr>
          <w:lang w:val="de-DE"/>
        </w:rPr>
        <w:t>Runde Rechtecke mit rote Rahmen.</w:t>
      </w:r>
    </w:p>
    <w:p w14:paraId="1B98630E" w14:textId="57ACB6CB" w:rsidR="006725B3" w:rsidRPr="00212703" w:rsidRDefault="006725B3" w:rsidP="003875F3">
      <w:pPr>
        <w:pStyle w:val="TextkrperEinzug"/>
        <w:rPr>
          <w:lang w:val="de-DE"/>
        </w:rPr>
      </w:pPr>
    </w:p>
    <w:p w14:paraId="7E446619" w14:textId="77777777" w:rsidR="000B7AFD" w:rsidRPr="00212703" w:rsidRDefault="000B7AFD" w:rsidP="006725B3">
      <w:pPr>
        <w:pStyle w:val="TextkrperEinzug"/>
        <w:ind w:firstLine="0"/>
        <w:rPr>
          <w:lang w:val="de-DE"/>
        </w:rPr>
        <w:sectPr w:rsidR="000B7AFD" w:rsidRPr="00212703" w:rsidSect="00997612">
          <w:headerReference w:type="default" r:id="rId49"/>
          <w:pgSz w:w="11906" w:h="16838" w:code="9"/>
          <w:pgMar w:top="1701" w:right="1418" w:bottom="1134" w:left="1418" w:header="709" w:footer="709" w:gutter="0"/>
          <w:cols w:space="708"/>
          <w:docGrid w:linePitch="360"/>
        </w:sectPr>
      </w:pPr>
    </w:p>
    <w:p w14:paraId="4CC8CCA1" w14:textId="5F73F329" w:rsidR="006725B3" w:rsidRPr="00212703" w:rsidRDefault="006725B3" w:rsidP="006725B3">
      <w:pPr>
        <w:pStyle w:val="TextkrperEinzug"/>
        <w:ind w:firstLine="0"/>
        <w:rPr>
          <w:lang w:val="de-DE"/>
        </w:rPr>
      </w:pPr>
    </w:p>
    <w:p w14:paraId="6A10C6B5" w14:textId="208044FF" w:rsidR="009E2588" w:rsidRPr="00212703" w:rsidRDefault="00CC5BAB" w:rsidP="00CC5BAB">
      <w:pPr>
        <w:pStyle w:val="berschrift1"/>
      </w:pPr>
      <w:bookmarkStart w:id="229" w:name="_Toc517096399"/>
      <w:bookmarkStart w:id="230" w:name="_Toc521311639"/>
      <w:r w:rsidRPr="00212703">
        <w:t>Realisierung</w:t>
      </w:r>
      <w:bookmarkEnd w:id="229"/>
      <w:bookmarkEnd w:id="230"/>
    </w:p>
    <w:p w14:paraId="73E3BCE8" w14:textId="04756025" w:rsidR="000E5E65" w:rsidRPr="00212703" w:rsidRDefault="006725B3" w:rsidP="000E5E65">
      <w:pPr>
        <w:pStyle w:val="Textkrper"/>
      </w:pPr>
      <w:r w:rsidRPr="00212703">
        <w:t>In diesem Kapitel wird kurz auf die Punkte d</w:t>
      </w:r>
      <w:r w:rsidR="00E766D9" w:rsidRPr="00212703">
        <w:t xml:space="preserve">er Implementierung des </w:t>
      </w:r>
      <w:r w:rsidR="001731F3">
        <w:t>Plugin</w:t>
      </w:r>
      <w:r w:rsidR="00E766D9" w:rsidRPr="00212703">
        <w:t xml:space="preserve"> </w:t>
      </w:r>
      <w:r w:rsidR="001731F3">
        <w:t>Topology-Editor</w:t>
      </w:r>
      <w:r w:rsidR="00E766D9" w:rsidRPr="00212703">
        <w:fldChar w:fldCharType="begin"/>
      </w:r>
      <w:r w:rsidR="00E766D9" w:rsidRPr="00212703">
        <w:instrText xml:space="preserve"> XE </w:instrText>
      </w:r>
      <w:r w:rsidR="001731F3">
        <w:instrText>Topology-Editor</w:instrText>
      </w:r>
      <w:r w:rsidR="00E766D9" w:rsidRPr="00212703">
        <w:instrText xml:space="preserve"> </w:instrText>
      </w:r>
      <w:r w:rsidR="00E766D9" w:rsidRPr="00212703">
        <w:fldChar w:fldCharType="end"/>
      </w:r>
      <w:r w:rsidRPr="00212703">
        <w:t xml:space="preserve"> eingegangen. Hierzu gehört die Auswahl der verschiedenen Programmiersprachen und die verwendeten Werkzeuge</w:t>
      </w:r>
      <w:r w:rsidR="007A02FF">
        <w:t>.</w:t>
      </w:r>
    </w:p>
    <w:p w14:paraId="0133272D" w14:textId="4DCEA54F" w:rsidR="006725B3" w:rsidRPr="00212703" w:rsidRDefault="006725B3" w:rsidP="006725B3">
      <w:pPr>
        <w:pStyle w:val="berschrift2"/>
      </w:pPr>
      <w:bookmarkStart w:id="231" w:name="_Toc517096400"/>
      <w:bookmarkStart w:id="232" w:name="_Toc521311640"/>
      <w:r w:rsidRPr="00212703">
        <w:t>Vorgehensweise</w:t>
      </w:r>
      <w:bookmarkEnd w:id="231"/>
      <w:bookmarkEnd w:id="232"/>
    </w:p>
    <w:p w14:paraId="2848AE15" w14:textId="1B20FE92" w:rsidR="0047469D" w:rsidRPr="00212703" w:rsidRDefault="0047469D" w:rsidP="0047469D">
      <w:pPr>
        <w:pStyle w:val="TextkrperEinzug"/>
        <w:ind w:firstLine="0"/>
        <w:rPr>
          <w:u w:val="single"/>
          <w:lang w:val="de-DE"/>
        </w:rPr>
      </w:pPr>
      <w:r w:rsidRPr="00212703">
        <w:rPr>
          <w:lang w:val="de-DE"/>
        </w:rPr>
        <w:t>Beim Un</w:t>
      </w:r>
      <w:r w:rsidR="007A02FF">
        <w:rPr>
          <w:lang w:val="de-DE"/>
        </w:rPr>
        <w:t xml:space="preserve">ternehmen Hilscher </w:t>
      </w:r>
      <w:r w:rsidRPr="00212703">
        <w:rPr>
          <w:lang w:val="de-DE"/>
        </w:rPr>
        <w:t xml:space="preserve">ist das </w:t>
      </w:r>
      <w:r w:rsidRPr="00A132E0">
        <w:rPr>
          <w:lang w:val="de-DE"/>
        </w:rPr>
        <w:t>Scrum</w:t>
      </w:r>
      <w:r w:rsidRPr="00212703">
        <w:rPr>
          <w:rStyle w:val="Funotenzeichen"/>
          <w:i/>
          <w:lang w:val="de-DE"/>
        </w:rPr>
        <w:footnoteReference w:id="41"/>
      </w:r>
      <w:r w:rsidRPr="00212703">
        <w:rPr>
          <w:lang w:val="de-DE"/>
        </w:rPr>
        <w:t xml:space="preserve">-Vorgehensmodell in der Abteilung </w:t>
      </w:r>
      <w:r w:rsidR="007A02FF">
        <w:rPr>
          <w:lang w:val="de-DE"/>
        </w:rPr>
        <w:t xml:space="preserve">Group </w:t>
      </w:r>
      <w:r w:rsidRPr="00212703">
        <w:rPr>
          <w:lang w:val="de-DE"/>
        </w:rPr>
        <w:t xml:space="preserve">User Interface für die Durchführung von Softwareprojekten vorgeschrieben. Da es sich um ein </w:t>
      </w:r>
      <w:r w:rsidR="001731F3">
        <w:rPr>
          <w:lang w:val="de-DE"/>
        </w:rPr>
        <w:t>Plugin</w:t>
      </w:r>
      <w:r w:rsidRPr="00212703">
        <w:rPr>
          <w:lang w:val="de-DE"/>
        </w:rPr>
        <w:t xml:space="preserve"> handelt, wird ein iterativ inkrementelles Vorgehensmodell eingesetzt. Dadurch können die implementieren Module schrittweise in die bestehende Software integriert werden.</w:t>
      </w:r>
    </w:p>
    <w:p w14:paraId="074B1F38" w14:textId="3C8CC45C" w:rsidR="0047469D" w:rsidRPr="00212703" w:rsidRDefault="0047469D" w:rsidP="0047469D">
      <w:pPr>
        <w:pStyle w:val="berschrift2"/>
      </w:pPr>
      <w:bookmarkStart w:id="233" w:name="_Toc515437544"/>
      <w:bookmarkStart w:id="234" w:name="_Toc517096401"/>
      <w:bookmarkStart w:id="235" w:name="_Toc521311641"/>
      <w:r w:rsidRPr="00212703">
        <w:t>Verwendete Werkzeuge</w:t>
      </w:r>
      <w:bookmarkEnd w:id="233"/>
      <w:bookmarkEnd w:id="234"/>
      <w:bookmarkEnd w:id="235"/>
    </w:p>
    <w:p w14:paraId="187F6162" w14:textId="73538ECB" w:rsidR="007A02FF" w:rsidRDefault="007A02FF" w:rsidP="007A02FF">
      <w:pPr>
        <w:pStyle w:val="Textkrper"/>
      </w:pPr>
      <w:bookmarkStart w:id="236" w:name="_Toc515437545"/>
      <w:r w:rsidRPr="001E44FB">
        <w:t>In diesem Kapitel werden</w:t>
      </w:r>
      <w:r>
        <w:t xml:space="preserve"> die</w:t>
      </w:r>
      <w:r w:rsidRPr="001E44FB">
        <w:t xml:space="preserve"> verwendete</w:t>
      </w:r>
      <w:r>
        <w:t>n</w:t>
      </w:r>
      <w:r w:rsidRPr="001E44FB">
        <w:t xml:space="preserve"> Technologi</w:t>
      </w:r>
      <w:r>
        <w:t xml:space="preserve">en und Werkzeuge angesprochen. </w:t>
      </w:r>
      <w:r w:rsidRPr="001E44FB">
        <w:t xml:space="preserve">Auch nichtfunktionale </w:t>
      </w:r>
      <w:r>
        <w:t>Aspekte</w:t>
      </w:r>
      <w:r w:rsidRPr="001E44FB">
        <w:t xml:space="preserve"> wie die Wiederverwendbarkeit des Quell</w:t>
      </w:r>
      <w:r>
        <w:t>c</w:t>
      </w:r>
      <w:r w:rsidRPr="001E44FB">
        <w:t xml:space="preserve">odes oder </w:t>
      </w:r>
      <w:r>
        <w:t xml:space="preserve">der </w:t>
      </w:r>
      <w:r w:rsidRPr="001E44FB">
        <w:t xml:space="preserve">bereits </w:t>
      </w:r>
      <w:r>
        <w:t>verwendeten</w:t>
      </w:r>
      <w:r w:rsidRPr="001E44FB">
        <w:t xml:space="preserve"> Technologien in der Firma spielen eine Rolle. Für die Realisierung des </w:t>
      </w:r>
      <w:r>
        <w:t xml:space="preserve">Plugins </w:t>
      </w:r>
      <w:r w:rsidRPr="001E44FB">
        <w:t xml:space="preserve">wurde als </w:t>
      </w:r>
      <w:r w:rsidRPr="00402BE9">
        <w:t>Haupt</w:t>
      </w:r>
      <w:r w:rsidR="00286F90" w:rsidRPr="00402BE9">
        <w:t>w</w:t>
      </w:r>
      <w:r w:rsidRPr="00402BE9">
        <w:t>erkzeug</w:t>
      </w:r>
      <w:r w:rsidRPr="001E44FB">
        <w:t xml:space="preserve"> </w:t>
      </w:r>
      <w:r>
        <w:t xml:space="preserve">für die serverseitige Umsetzung </w:t>
      </w:r>
      <w:r w:rsidRPr="001E44FB">
        <w:t>die Entwicklungsumgeb</w:t>
      </w:r>
      <w:r>
        <w:t>ung Microsoft Visual Studio 2017</w:t>
      </w:r>
      <w:sdt>
        <w:sdtPr>
          <w:id w:val="736980983"/>
          <w:citation/>
        </w:sdtPr>
        <w:sdtContent>
          <w:r>
            <w:fldChar w:fldCharType="begin"/>
          </w:r>
          <w:r>
            <w:instrText xml:space="preserve"> CITATION Mic181 \l 1031 </w:instrText>
          </w:r>
          <w:r>
            <w:fldChar w:fldCharType="separate"/>
          </w:r>
          <w:r w:rsidR="006A6C0A">
            <w:rPr>
              <w:noProof/>
            </w:rPr>
            <w:t xml:space="preserve"> (Microsoft , 2018)</w:t>
          </w:r>
          <w:r>
            <w:fldChar w:fldCharType="end"/>
          </w:r>
        </w:sdtContent>
      </w:sdt>
      <w:r>
        <w:t xml:space="preserve"> mit der</w:t>
      </w:r>
      <w:r w:rsidRPr="001E44FB">
        <w:t xml:space="preserve"> Programmiersprache C# gewählt</w:t>
      </w:r>
      <w:r>
        <w:t>, für clientseitige Umsetzung der Visual Studio Code</w:t>
      </w:r>
      <w:sdt>
        <w:sdtPr>
          <w:id w:val="1921365193"/>
          <w:citation/>
        </w:sdtPr>
        <w:sdtContent>
          <w:r>
            <w:fldChar w:fldCharType="begin"/>
          </w:r>
          <w:r>
            <w:instrText xml:space="preserve"> CITATION Mic182 \l 1031 </w:instrText>
          </w:r>
          <w:r>
            <w:fldChar w:fldCharType="separate"/>
          </w:r>
          <w:r w:rsidR="006A6C0A">
            <w:rPr>
              <w:noProof/>
            </w:rPr>
            <w:t xml:space="preserve"> (Microsoft, 2018)</w:t>
          </w:r>
          <w:r>
            <w:fldChar w:fldCharType="end"/>
          </w:r>
        </w:sdtContent>
      </w:sdt>
      <w:r w:rsidRPr="001E44FB">
        <w:t>.</w:t>
      </w:r>
      <w:r>
        <w:t xml:space="preserve"> Des Weiteren werden Bootstrap und ASP</w:t>
      </w:r>
      <w:r w:rsidR="00402BE9">
        <w:t>.</w:t>
      </w:r>
      <w:r>
        <w:t xml:space="preserve">NET Core </w:t>
      </w:r>
      <w:r w:rsidRPr="001E44FB">
        <w:t>verwendet, wie bereits in</w:t>
      </w:r>
      <w:r w:rsidR="00B158FE">
        <w:t xml:space="preserve"> Abschnitt </w:t>
      </w:r>
      <w:r w:rsidR="00402BE9">
        <w:t>5.5</w:t>
      </w:r>
      <w:r w:rsidRPr="001E44FB">
        <w:t xml:space="preserve"> erläutert </w:t>
      </w:r>
    </w:p>
    <w:p w14:paraId="63324690" w14:textId="29C3A6A6" w:rsidR="0047469D" w:rsidRPr="00212703" w:rsidRDefault="0047469D" w:rsidP="0047469D">
      <w:pPr>
        <w:pStyle w:val="berschrift2"/>
      </w:pPr>
      <w:bookmarkStart w:id="237" w:name="_Toc517096402"/>
      <w:bookmarkStart w:id="238" w:name="_Toc521311642"/>
      <w:r w:rsidRPr="00212703">
        <w:t>Ausgewählte Implementierungsaspekte</w:t>
      </w:r>
      <w:bookmarkEnd w:id="236"/>
      <w:bookmarkEnd w:id="237"/>
      <w:bookmarkEnd w:id="238"/>
    </w:p>
    <w:p w14:paraId="4168586D" w14:textId="130E5735" w:rsidR="00190EC5" w:rsidRDefault="00F014B2" w:rsidP="0047469D">
      <w:pPr>
        <w:pStyle w:val="Textkrper"/>
      </w:pPr>
      <w:r>
        <w:t xml:space="preserve">In diesem Kapitel werden ausgewählte Teile der Implementierung vorgestellt. Hierbei stehen die Erfassung der Nutzereingaben und die daraus resultierenden Verarbeitungsschritte der entsprechenden Daten bis zur Anzeige der Topologie im Vordergrund. Zunächst wird in Kapitel </w:t>
      </w:r>
      <w:r>
        <w:fldChar w:fldCharType="begin"/>
      </w:r>
      <w:r>
        <w:instrText xml:space="preserve"> REF _Ref511654706 \r \h </w:instrText>
      </w:r>
      <w:r>
        <w:fldChar w:fldCharType="separate"/>
      </w:r>
      <w:r w:rsidR="00693A00">
        <w:t>7.3.3</w:t>
      </w:r>
      <w:r>
        <w:fldChar w:fldCharType="end"/>
      </w:r>
      <w:r>
        <w:t xml:space="preserve"> darauf eingegangen, wie verschiedene Geräte- und Verbindungsinformationen übertragen werden</w:t>
      </w:r>
      <w:r w:rsidR="0047469D" w:rsidRPr="00212703">
        <w:t>.</w:t>
      </w:r>
    </w:p>
    <w:p w14:paraId="19E1D318" w14:textId="79A5A1C6" w:rsidR="0047469D" w:rsidRPr="00212703" w:rsidRDefault="0047469D" w:rsidP="00190EC5">
      <w:pPr>
        <w:pStyle w:val="Textkrper"/>
        <w:ind w:firstLine="709"/>
      </w:pPr>
      <w:r w:rsidRPr="00212703">
        <w:t xml:space="preserve">Anschließend wird in Kapitel </w:t>
      </w:r>
      <w:r w:rsidRPr="00212703">
        <w:fldChar w:fldCharType="begin"/>
      </w:r>
      <w:r w:rsidRPr="00212703">
        <w:instrText xml:space="preserve"> REF _Ref511654730 \r \h </w:instrText>
      </w:r>
      <w:r w:rsidR="00212703">
        <w:instrText xml:space="preserve"> \* MERGEFORMAT </w:instrText>
      </w:r>
      <w:r w:rsidRPr="00212703">
        <w:fldChar w:fldCharType="separate"/>
      </w:r>
      <w:r w:rsidR="00693A00">
        <w:t>7.3.4</w:t>
      </w:r>
      <w:r w:rsidRPr="00212703">
        <w:fldChar w:fldCharType="end"/>
      </w:r>
      <w:r w:rsidRPr="00212703">
        <w:t xml:space="preserve"> gezeigt, wie anhand dieser Informationen eine Top</w:t>
      </w:r>
      <w:r w:rsidR="00F014B2">
        <w:t>ologie a</w:t>
      </w:r>
      <w:r w:rsidRPr="00212703">
        <w:t>ktualisiert wird und geei</w:t>
      </w:r>
      <w:r w:rsidR="00F014B2">
        <w:t>gnete Daten gefunden werden. Danach</w:t>
      </w:r>
      <w:r w:rsidRPr="00212703">
        <w:t xml:space="preserve"> wird betrachtet, wie mit Hilfe der gefundenen Daten die Topologie erstellt wird. Abschließend wird die graﬁsche Umsetzung der Darstellung und die Auswertung erläutert.</w:t>
      </w:r>
    </w:p>
    <w:p w14:paraId="076BFA17" w14:textId="77777777" w:rsidR="0047469D" w:rsidRPr="00212703" w:rsidRDefault="0047469D" w:rsidP="0047469D">
      <w:pPr>
        <w:pStyle w:val="TextkrperEinzug"/>
        <w:ind w:firstLine="0"/>
        <w:rPr>
          <w:lang w:val="de-DE"/>
        </w:rPr>
      </w:pPr>
    </w:p>
    <w:p w14:paraId="54660AF0" w14:textId="77777777" w:rsidR="0047469D" w:rsidRPr="00212703" w:rsidRDefault="0047469D" w:rsidP="0047469D">
      <w:pPr>
        <w:pStyle w:val="berschrift3"/>
      </w:pPr>
      <w:bookmarkStart w:id="239" w:name="_Toc515437546"/>
      <w:bookmarkStart w:id="240" w:name="_Toc517096403"/>
      <w:bookmarkStart w:id="241" w:name="_Ref518385347"/>
      <w:bookmarkStart w:id="242" w:name="_Ref518385363"/>
      <w:bookmarkStart w:id="243" w:name="_Toc521311643"/>
      <w:r w:rsidRPr="00212703">
        <w:lastRenderedPageBreak/>
        <w:t>Realisierung der Server-Applikation</w:t>
      </w:r>
      <w:bookmarkEnd w:id="239"/>
      <w:bookmarkEnd w:id="240"/>
      <w:bookmarkEnd w:id="241"/>
      <w:bookmarkEnd w:id="242"/>
      <w:bookmarkEnd w:id="243"/>
      <w:r w:rsidRPr="00212703">
        <w:t xml:space="preserve"> </w:t>
      </w:r>
    </w:p>
    <w:p w14:paraId="69BE7712" w14:textId="77777777" w:rsidR="0047469D" w:rsidRPr="00212703" w:rsidRDefault="0047469D" w:rsidP="0047469D">
      <w:pPr>
        <w:pStyle w:val="TextkrperEinzug"/>
        <w:rPr>
          <w:lang w:val="de-DE"/>
        </w:rPr>
      </w:pPr>
    </w:p>
    <w:p w14:paraId="05A0DDB1" w14:textId="4C1035BC" w:rsidR="0047469D" w:rsidRPr="00212703" w:rsidRDefault="0047469D" w:rsidP="0047469D">
      <w:pPr>
        <w:pStyle w:val="Textkrper"/>
      </w:pPr>
      <w:r w:rsidRPr="00212703">
        <w:t>Der Server ist ASP.Net Core basiert, mit der Vorlage Web-API. Er besteht aus drei wesentlichen Komponenten nämlich Hilscher.TopologyEditor, Hilscher.TopologyEditor.AspNet und die Hilscher.Web.API</w:t>
      </w:r>
      <w:r w:rsidR="003F3F58">
        <w:t xml:space="preserve">. </w:t>
      </w:r>
      <w:r w:rsidRPr="00212703">
        <w:t>Die</w:t>
      </w:r>
      <w:r w:rsidR="00F675D4">
        <w:t>se drei Komponente</w:t>
      </w:r>
      <w:r w:rsidRPr="00212703">
        <w:t xml:space="preserve"> unterstütz</w:t>
      </w:r>
      <w:r w:rsidR="00F675D4">
        <w:t>en</w:t>
      </w:r>
      <w:r w:rsidRPr="00212703">
        <w:t xml:space="preserve"> die Software </w:t>
      </w:r>
      <w:r w:rsidR="00F675D4">
        <w:t>Com</w:t>
      </w:r>
      <w:r w:rsidR="001731F3">
        <w:t>Studio</w:t>
      </w:r>
      <w:r w:rsidRPr="00212703">
        <w:t xml:space="preserve"> dabei, alle Netzwerk-Protokolle für Web-Services mithilfe des Model-View-Contr</w:t>
      </w:r>
      <w:r w:rsidR="00F675D4">
        <w:t xml:space="preserve">oller-Musters zu kommunizieren. Sie wurden </w:t>
      </w:r>
      <w:r w:rsidRPr="00212703">
        <w:t>jedoch momentan hauptsächlich für PROFINET IRT entwickelt, die aus einzelnen, funktional vollständigen Teilen bestehen, die zusammen eine einzelne integrierte Schnittstelle bilden. Die Topology</w:t>
      </w:r>
      <w:r w:rsidR="00554BD4">
        <w:t>-</w:t>
      </w:r>
      <w:r w:rsidRPr="00212703">
        <w:t>Editor-Library beschleunigt die Entwicklung von Anwendungen mit bewährten Entwurfsmustern.</w:t>
      </w:r>
    </w:p>
    <w:p w14:paraId="07657658" w14:textId="0AA5D66A" w:rsidR="0047469D" w:rsidRDefault="0047469D" w:rsidP="0047469D">
      <w:pPr>
        <w:pStyle w:val="TextkrperEinzug"/>
        <w:ind w:firstLine="0"/>
        <w:rPr>
          <w:lang w:val="de-DE"/>
        </w:rPr>
      </w:pPr>
    </w:p>
    <w:p w14:paraId="171F5569" w14:textId="77777777" w:rsidR="003F3F58" w:rsidRPr="00212703" w:rsidRDefault="003F3F58" w:rsidP="0047469D">
      <w:pPr>
        <w:pStyle w:val="TextkrperEinzug"/>
        <w:ind w:firstLine="0"/>
        <w:rPr>
          <w:lang w:val="de-DE"/>
        </w:rPr>
      </w:pPr>
    </w:p>
    <w:p w14:paraId="5A79B36E" w14:textId="77777777" w:rsidR="0047469D" w:rsidRPr="00212703" w:rsidRDefault="0047469D" w:rsidP="001E792B">
      <w:pPr>
        <w:pStyle w:val="Textkrper"/>
      </w:pPr>
      <w:r w:rsidRPr="00212703">
        <w:rPr>
          <w:noProof/>
          <w:lang w:val="en-US" w:eastAsia="en-US"/>
        </w:rPr>
        <w:drawing>
          <wp:inline distT="0" distB="0" distL="0" distR="0" wp14:anchorId="1AF48691" wp14:editId="31DB241D">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1484630"/>
                    </a:xfrm>
                    <a:prstGeom prst="rect">
                      <a:avLst/>
                    </a:prstGeom>
                  </pic:spPr>
                </pic:pic>
              </a:graphicData>
            </a:graphic>
          </wp:inline>
        </w:drawing>
      </w:r>
    </w:p>
    <w:p w14:paraId="09E57C46" w14:textId="7B9AE10D" w:rsidR="0047469D" w:rsidRPr="00212703" w:rsidRDefault="0047469D" w:rsidP="0047469D">
      <w:pPr>
        <w:pStyle w:val="Beschriftung"/>
        <w:jc w:val="both"/>
      </w:pPr>
      <w:bookmarkStart w:id="244" w:name="_Toc521311411"/>
      <w:r w:rsidRPr="00212703">
        <w:t xml:space="preserve">Abbildung </w:t>
      </w:r>
      <w:fldSimple w:instr=" SEQ Abbildung \* ARABIC ">
        <w:r w:rsidR="00693A00">
          <w:rPr>
            <w:noProof/>
          </w:rPr>
          <w:t>23</w:t>
        </w:r>
      </w:fldSimple>
      <w:r w:rsidRPr="00212703">
        <w:t>: Zusammengesetzte Anwendungsarchitektur mit häufig verwendeten Paketen</w:t>
      </w:r>
      <w:bookmarkEnd w:id="244"/>
    </w:p>
    <w:p w14:paraId="43DD3FD4" w14:textId="5420B244" w:rsidR="0047469D" w:rsidRDefault="0047469D" w:rsidP="0047469D">
      <w:pPr>
        <w:pStyle w:val="TextkrperEinzug"/>
        <w:ind w:firstLine="0"/>
        <w:rPr>
          <w:lang w:val="de-DE"/>
        </w:rPr>
      </w:pPr>
    </w:p>
    <w:p w14:paraId="0563AA5B" w14:textId="77777777" w:rsidR="003F3F58" w:rsidRPr="00212703" w:rsidRDefault="003F3F58" w:rsidP="0047469D">
      <w:pPr>
        <w:pStyle w:val="TextkrperEinzug"/>
        <w:ind w:firstLine="0"/>
        <w:rPr>
          <w:lang w:val="de-DE"/>
        </w:rPr>
      </w:pPr>
    </w:p>
    <w:p w14:paraId="19E67CE9" w14:textId="3329DB2D" w:rsidR="0047469D" w:rsidRPr="00212703" w:rsidRDefault="0047469D" w:rsidP="0047469D">
      <w:pPr>
        <w:pStyle w:val="TextkrperEinzug"/>
        <w:ind w:firstLine="0"/>
        <w:rPr>
          <w:lang w:val="de-DE"/>
        </w:rPr>
      </w:pPr>
      <w:r w:rsidRPr="00A4783B">
        <w:rPr>
          <w:b/>
          <w:lang w:val="de-DE"/>
        </w:rPr>
        <w:t>Hilscher.TopologyEditor</w:t>
      </w:r>
      <w:r w:rsidRPr="00A4783B">
        <w:rPr>
          <w:lang w:val="de-DE"/>
        </w:rPr>
        <w:t xml:space="preserve"> </w:t>
      </w:r>
      <w:r w:rsidRPr="00212703">
        <w:rPr>
          <w:lang w:val="de-DE"/>
        </w:rPr>
        <w:t>enthält die Kernfunktionalität von Topology</w:t>
      </w:r>
      <w:r w:rsidR="00554BD4">
        <w:rPr>
          <w:lang w:val="de-DE"/>
        </w:rPr>
        <w:t>-</w:t>
      </w:r>
      <w:r w:rsidRPr="00212703">
        <w:rPr>
          <w:lang w:val="de-DE"/>
        </w:rPr>
        <w:t>Editor und ist für die Integration der feldbusprotokollabhängigen Parameter. Das beinhaltet:</w:t>
      </w:r>
    </w:p>
    <w:p w14:paraId="3A52C8C4" w14:textId="11456C64" w:rsidR="0047469D" w:rsidRPr="00212703" w:rsidRDefault="0047469D" w:rsidP="008C7A6B">
      <w:pPr>
        <w:pStyle w:val="TextkrperEinzug"/>
        <w:numPr>
          <w:ilvl w:val="0"/>
          <w:numId w:val="40"/>
        </w:numPr>
        <w:rPr>
          <w:lang w:val="de-DE"/>
        </w:rPr>
      </w:pPr>
      <w:r w:rsidRPr="00212703">
        <w:rPr>
          <w:b/>
          <w:lang w:val="de-DE"/>
        </w:rPr>
        <w:t>Modellklassen</w:t>
      </w:r>
      <w:r w:rsidR="006B14B5">
        <w:rPr>
          <w:lang w:val="de-DE"/>
        </w:rPr>
        <w:t>:</w:t>
      </w:r>
      <w:r w:rsidRPr="00212703">
        <w:rPr>
          <w:lang w:val="de-DE"/>
        </w:rPr>
        <w:t xml:space="preserve"> wie Node, Link, Toplogy, die unter anderem die spezifischen DTMs und Einstellung repräsentieren.</w:t>
      </w:r>
    </w:p>
    <w:p w14:paraId="14ECE40B" w14:textId="05F0D717" w:rsidR="0047469D" w:rsidRPr="00212703" w:rsidRDefault="0047469D" w:rsidP="008C7A6B">
      <w:pPr>
        <w:pStyle w:val="TextkrperEinzug"/>
        <w:numPr>
          <w:ilvl w:val="0"/>
          <w:numId w:val="40"/>
        </w:numPr>
        <w:rPr>
          <w:lang w:val="de-DE"/>
        </w:rPr>
      </w:pPr>
      <w:r w:rsidRPr="00212703">
        <w:rPr>
          <w:b/>
          <w:lang w:val="de-DE"/>
        </w:rPr>
        <w:t>Events</w:t>
      </w:r>
      <w:r w:rsidRPr="00212703">
        <w:rPr>
          <w:lang w:val="de-DE"/>
        </w:rPr>
        <w:t xml:space="preserve"> stellt einen Ereignishandler bereit, der das Auftreten einer Aktion wie „Das Laden von Parameter beenden“ signalisiert.</w:t>
      </w:r>
    </w:p>
    <w:p w14:paraId="5EF52F7E" w14:textId="3FDB81D6" w:rsidR="0047469D" w:rsidRPr="00212703" w:rsidRDefault="0047469D" w:rsidP="008C7A6B">
      <w:pPr>
        <w:pStyle w:val="TextkrperEinzug"/>
        <w:numPr>
          <w:ilvl w:val="0"/>
          <w:numId w:val="40"/>
        </w:numPr>
        <w:rPr>
          <w:lang w:val="de-DE"/>
        </w:rPr>
      </w:pPr>
      <w:r w:rsidRPr="00212703">
        <w:rPr>
          <w:b/>
          <w:lang w:val="de-DE"/>
        </w:rPr>
        <w:t>Interfaces</w:t>
      </w:r>
      <w:r w:rsidRPr="00212703">
        <w:rPr>
          <w:lang w:val="de-DE"/>
        </w:rPr>
        <w:t>: stellt die Schnittstellen zur Kommunikation mit physikalischen Geräten beziehungsweise DTM-Geräten bereit. Zu dieser Schnittstelle gehören beispielerweise IDataAccess, IDtmDataAccess. Außerdem definiert sie die Schnittstellen INodeManger und ILinkManger zur Verwaltung von Node und Link</w:t>
      </w:r>
    </w:p>
    <w:p w14:paraId="7F2BE922" w14:textId="77777777" w:rsidR="0047469D" w:rsidRPr="00212703" w:rsidRDefault="0047469D" w:rsidP="0047469D">
      <w:pPr>
        <w:pStyle w:val="TextkrperEinzug"/>
        <w:ind w:firstLine="0"/>
        <w:rPr>
          <w:lang w:val="de-DE"/>
        </w:rPr>
      </w:pPr>
    </w:p>
    <w:p w14:paraId="529BC0ED" w14:textId="1712DFD7" w:rsidR="0047469D" w:rsidRPr="00212703" w:rsidRDefault="0047469D" w:rsidP="0047469D">
      <w:pPr>
        <w:pStyle w:val="TextkrperEinzug"/>
        <w:ind w:firstLine="0"/>
        <w:rPr>
          <w:lang w:val="de-DE"/>
        </w:rPr>
      </w:pPr>
      <w:r w:rsidRPr="00A4783B">
        <w:rPr>
          <w:b/>
          <w:lang w:val="de-DE"/>
        </w:rPr>
        <w:t>Hilscher.TopologyEditor.AspNet</w:t>
      </w:r>
      <w:r w:rsidRPr="00212703">
        <w:rPr>
          <w:b/>
          <w:lang w:val="de-DE"/>
        </w:rPr>
        <w:t xml:space="preserve"> </w:t>
      </w:r>
      <w:r w:rsidRPr="00212703">
        <w:rPr>
          <w:lang w:val="de-DE"/>
        </w:rPr>
        <w:t>stellt Klassenkomponente bereit, um ASP.NET mit Topology</w:t>
      </w:r>
      <w:r w:rsidR="00554BD4">
        <w:rPr>
          <w:lang w:val="de-DE"/>
        </w:rPr>
        <w:t>-</w:t>
      </w:r>
      <w:r w:rsidRPr="00212703">
        <w:rPr>
          <w:lang w:val="de-DE"/>
        </w:rPr>
        <w:t xml:space="preserve">Editor Library zu verwenden. Zu diesen Komponenten gehört die tatsächliche Implementierung von allen Schnittstellen von Interfaces und vieler Hilfeklassen </w:t>
      </w:r>
    </w:p>
    <w:p w14:paraId="3C451C70" w14:textId="1C68DB0C" w:rsidR="0047469D" w:rsidRPr="00212703" w:rsidRDefault="008C302B" w:rsidP="008C7A6B">
      <w:pPr>
        <w:pStyle w:val="TextkrperEinzug"/>
        <w:numPr>
          <w:ilvl w:val="0"/>
          <w:numId w:val="41"/>
        </w:numPr>
        <w:rPr>
          <w:lang w:val="de-DE"/>
        </w:rPr>
      </w:pPr>
      <w:r>
        <w:rPr>
          <w:b/>
          <w:lang w:val="de-DE"/>
        </w:rPr>
        <w:t>Faca</w:t>
      </w:r>
      <w:r w:rsidR="0047469D" w:rsidRPr="00212703">
        <w:rPr>
          <w:b/>
          <w:lang w:val="de-DE"/>
        </w:rPr>
        <w:t>des</w:t>
      </w:r>
      <w:r w:rsidR="0047469D" w:rsidRPr="00212703">
        <w:rPr>
          <w:lang w:val="de-DE"/>
        </w:rPr>
        <w:t xml:space="preserve"> sind für die Konkrete Klassen zur Kommunikation mit DTM-Geräte verantwortlich, darin befindet sich Beispiel TopologyDataAccess</w:t>
      </w:r>
    </w:p>
    <w:p w14:paraId="4260D472" w14:textId="65DC3C8E" w:rsidR="0047469D" w:rsidRPr="00212703" w:rsidRDefault="0047469D" w:rsidP="008C7A6B">
      <w:pPr>
        <w:pStyle w:val="TextkrperEinzug"/>
        <w:numPr>
          <w:ilvl w:val="0"/>
          <w:numId w:val="41"/>
        </w:numPr>
        <w:rPr>
          <w:lang w:val="de-DE"/>
        </w:rPr>
      </w:pPr>
      <w:r w:rsidRPr="00212703">
        <w:rPr>
          <w:b/>
          <w:lang w:val="de-DE"/>
        </w:rPr>
        <w:t>Managers</w:t>
      </w:r>
      <w:r w:rsidRPr="00212703">
        <w:rPr>
          <w:lang w:val="de-DE"/>
        </w:rPr>
        <w:t>: beinhaltet die konkreten Implementierungen von Managers-Schnittstellen aus Interfaces. Dazu gehören NodeManger, LinkManager</w:t>
      </w:r>
    </w:p>
    <w:p w14:paraId="17C2F880" w14:textId="480AB265" w:rsidR="0047469D" w:rsidRPr="00212703" w:rsidRDefault="0047469D" w:rsidP="008C7A6B">
      <w:pPr>
        <w:pStyle w:val="TextkrperEinzug"/>
        <w:numPr>
          <w:ilvl w:val="0"/>
          <w:numId w:val="41"/>
        </w:numPr>
        <w:rPr>
          <w:lang w:val="de-DE"/>
        </w:rPr>
      </w:pPr>
      <w:r w:rsidRPr="00212703">
        <w:rPr>
          <w:b/>
          <w:lang w:val="de-DE"/>
        </w:rPr>
        <w:t>Utils</w:t>
      </w:r>
      <w:r w:rsidRPr="00212703">
        <w:rPr>
          <w:lang w:val="de-DE"/>
        </w:rPr>
        <w:t xml:space="preserve"> umfasst statischen Klassen, die das</w:t>
      </w:r>
      <w:r w:rsidR="008C302B">
        <w:rPr>
          <w:lang w:val="de-DE"/>
        </w:rPr>
        <w:t xml:space="preserve"> </w:t>
      </w:r>
      <w:r w:rsidRPr="00212703">
        <w:rPr>
          <w:lang w:val="de-DE"/>
        </w:rPr>
        <w:t>Erstellen von Modell</w:t>
      </w:r>
      <w:r w:rsidR="008C302B">
        <w:rPr>
          <w:lang w:val="de-DE"/>
        </w:rPr>
        <w:t xml:space="preserve">kassen erleichtern sollen </w:t>
      </w:r>
      <w:r w:rsidRPr="00212703">
        <w:rPr>
          <w:lang w:val="de-DE"/>
        </w:rPr>
        <w:t>und definier</w:t>
      </w:r>
      <w:r w:rsidR="008C302B">
        <w:rPr>
          <w:lang w:val="de-DE"/>
        </w:rPr>
        <w:t>en</w:t>
      </w:r>
      <w:r w:rsidRPr="00212703">
        <w:rPr>
          <w:lang w:val="de-DE"/>
        </w:rPr>
        <w:t xml:space="preserve"> statische schreibgeschützte Eigenschaften, um spezifische </w:t>
      </w:r>
      <w:r w:rsidR="00646F9F" w:rsidRPr="00212703">
        <w:rPr>
          <w:lang w:val="de-DE"/>
        </w:rPr>
        <w:t>Parameter zugänglich</w:t>
      </w:r>
      <w:r w:rsidRPr="00212703">
        <w:rPr>
          <w:lang w:val="de-DE"/>
        </w:rPr>
        <w:t xml:space="preserve"> zu machen.</w:t>
      </w:r>
    </w:p>
    <w:p w14:paraId="2DC40D3C" w14:textId="77777777" w:rsidR="0047469D" w:rsidRPr="00212703" w:rsidRDefault="0047469D" w:rsidP="0047469D">
      <w:pPr>
        <w:pStyle w:val="TextkrperEinzug"/>
        <w:ind w:firstLine="0"/>
        <w:rPr>
          <w:lang w:val="de-DE"/>
        </w:rPr>
      </w:pPr>
    </w:p>
    <w:p w14:paraId="7BBCD3CE" w14:textId="77777777" w:rsidR="00646F9F" w:rsidRPr="0080700B" w:rsidRDefault="00646F9F" w:rsidP="00646F9F">
      <w:pPr>
        <w:pStyle w:val="TextkrperEinzug"/>
        <w:ind w:firstLine="0"/>
        <w:rPr>
          <w:lang w:val="de-DE"/>
        </w:rPr>
      </w:pPr>
      <w:bookmarkStart w:id="245" w:name="_Toc515437547"/>
      <w:r w:rsidRPr="00BD4644">
        <w:rPr>
          <w:b/>
          <w:lang w:val="de-DE"/>
        </w:rPr>
        <w:lastRenderedPageBreak/>
        <w:t>Hilscher.TopologyEditor</w:t>
      </w:r>
      <w:r w:rsidRPr="008F59B4">
        <w:rPr>
          <w:b/>
          <w:lang w:val="de-DE"/>
        </w:rPr>
        <w:t>.Web.API</w:t>
      </w:r>
      <w:r w:rsidRPr="0080700B">
        <w:rPr>
          <w:lang w:val="de-DE"/>
        </w:rPr>
        <w:t xml:space="preserve"> ist eine Sammlung von Controller</w:t>
      </w:r>
      <w:r>
        <w:rPr>
          <w:lang w:val="de-DE"/>
        </w:rPr>
        <w:t>n,</w:t>
      </w:r>
      <w:r w:rsidRPr="0080700B">
        <w:rPr>
          <w:lang w:val="de-DE"/>
        </w:rPr>
        <w:t xml:space="preserve"> die HTTP-Anforderungen verarbeitet und </w:t>
      </w:r>
      <w:r>
        <w:rPr>
          <w:lang w:val="de-DE"/>
        </w:rPr>
        <w:t>entsprechende</w:t>
      </w:r>
      <w:r w:rsidRPr="0080700B">
        <w:rPr>
          <w:lang w:val="de-DE"/>
        </w:rPr>
        <w:t xml:space="preserve"> HTTP-Antwort</w:t>
      </w:r>
      <w:r>
        <w:rPr>
          <w:lang w:val="de-DE"/>
        </w:rPr>
        <w:t>en</w:t>
      </w:r>
      <w:r w:rsidRPr="0080700B">
        <w:rPr>
          <w:lang w:val="de-DE"/>
        </w:rPr>
        <w:t xml:space="preserve"> </w:t>
      </w:r>
      <w:r>
        <w:rPr>
          <w:lang w:val="de-DE"/>
        </w:rPr>
        <w:t>generiert</w:t>
      </w:r>
      <w:r w:rsidRPr="0080700B">
        <w:rPr>
          <w:lang w:val="de-DE"/>
        </w:rPr>
        <w:t>.</w:t>
      </w:r>
      <w:r>
        <w:rPr>
          <w:lang w:val="de-DE"/>
        </w:rPr>
        <w:t xml:space="preserve"> Sie verwendet die zwei vorgestellten </w:t>
      </w:r>
      <w:r w:rsidRPr="0066554D">
        <w:rPr>
          <w:lang w:val="de-DE"/>
        </w:rPr>
        <w:t>Assemblies</w:t>
      </w:r>
      <w:r>
        <w:rPr>
          <w:lang w:val="de-DE"/>
        </w:rPr>
        <w:t>. Diese Komponente hat zwei Controller, der eine verarbeitet die Device-Anfragen und der andere die Verbindungen-Anfragen.</w:t>
      </w:r>
    </w:p>
    <w:p w14:paraId="0C77B211" w14:textId="77777777" w:rsidR="0047469D" w:rsidRPr="00212703" w:rsidRDefault="0047469D" w:rsidP="0047469D">
      <w:pPr>
        <w:pStyle w:val="berschrift3"/>
      </w:pPr>
      <w:bookmarkStart w:id="246" w:name="_Toc517096404"/>
      <w:bookmarkStart w:id="247" w:name="_Toc521311644"/>
      <w:r w:rsidRPr="00212703">
        <w:t>Realisierung der Client-Applikation</w:t>
      </w:r>
      <w:bookmarkEnd w:id="245"/>
      <w:bookmarkEnd w:id="246"/>
      <w:bookmarkEnd w:id="247"/>
    </w:p>
    <w:p w14:paraId="0CEBD8CE" w14:textId="77777777" w:rsidR="003F3F58" w:rsidRDefault="0047469D" w:rsidP="003F3F58">
      <w:pPr>
        <w:pStyle w:val="Textkrper"/>
      </w:pPr>
      <w:r w:rsidRPr="00212703">
        <w:t>Wie bereits erwähnt, hab</w:t>
      </w:r>
      <w:r w:rsidR="00646F9F">
        <w:t xml:space="preserve">en die benutzten Technologien, </w:t>
      </w:r>
      <w:r w:rsidRPr="00212703">
        <w:t xml:space="preserve">die zum Teil nach der Evaluation der </w:t>
      </w:r>
      <w:r w:rsidR="001731F3">
        <w:t>JavaScript</w:t>
      </w:r>
      <w:r w:rsidR="00646F9F">
        <w:t>-Frameworks</w:t>
      </w:r>
      <w:r w:rsidRPr="00212703">
        <w:t xml:space="preserve"> gewählt wurden und zum Teil durch die Problemstellung vorgegeben waren, beeinflussen sehr stark das Endprodukt und Entwicklung hinsichtlich der Client-Applikation.</w:t>
      </w:r>
    </w:p>
    <w:p w14:paraId="76A71588" w14:textId="1914C837" w:rsidR="003F3F58" w:rsidRDefault="0047469D" w:rsidP="003F3F58">
      <w:pPr>
        <w:pStyle w:val="Textkrper"/>
        <w:ind w:firstLine="709"/>
      </w:pPr>
      <w:r w:rsidRPr="00212703">
        <w:t>Um einen Einblick in das Software-Modul Client-Topology</w:t>
      </w:r>
      <w:r w:rsidR="00646F9F">
        <w:t>-</w:t>
      </w:r>
      <w:r w:rsidRPr="00212703">
        <w:t>Editor selbst zu geben und aufzuzeigen wird das Modul-Diagramm mit Klassen von Client-Topology</w:t>
      </w:r>
      <w:r w:rsidR="00554BD4">
        <w:t>-</w:t>
      </w:r>
      <w:r w:rsidRPr="00212703">
        <w:t>Editor besprochen und dabei eine Übersicht über die Rolle von JSON-Dateien als Informationsquelle von Topology</w:t>
      </w:r>
      <w:r w:rsidR="00646F9F">
        <w:t>-</w:t>
      </w:r>
      <w:r w:rsidRPr="00212703">
        <w:t>Editor gegeben.</w:t>
      </w:r>
    </w:p>
    <w:p w14:paraId="3304570C" w14:textId="590F7DAA" w:rsidR="003F3F58" w:rsidRDefault="0047469D" w:rsidP="003F3F58">
      <w:pPr>
        <w:pStyle w:val="Textkrper"/>
        <w:ind w:firstLine="709"/>
      </w:pPr>
      <w:r w:rsidRPr="00A42B6F">
        <w:t>Zur Veranschaulichung der eigens für Client-Topology</w:t>
      </w:r>
      <w:r w:rsidR="00C30D85" w:rsidRPr="00A42B6F">
        <w:t>-</w:t>
      </w:r>
      <w:r w:rsidRPr="00A42B6F">
        <w:t xml:space="preserve">Editor und der aus Angular-Framework und GoJs-Bibliothek verwendeten Klassen </w:t>
      </w:r>
      <w:r w:rsidR="00A42B6F" w:rsidRPr="00A42B6F">
        <w:t xml:space="preserve">wurde das Diagramm in </w:t>
      </w:r>
      <w:r w:rsidR="00A42B6F" w:rsidRPr="00A42B6F">
        <w:fldChar w:fldCharType="begin"/>
      </w:r>
      <w:r w:rsidR="00A42B6F" w:rsidRPr="00A42B6F">
        <w:instrText xml:space="preserve"> REF _Ref516737349 \h </w:instrText>
      </w:r>
      <w:r w:rsidR="00A42B6F" w:rsidRPr="00A42B6F">
        <w:fldChar w:fldCharType="separate"/>
      </w:r>
      <w:r w:rsidR="00693A00">
        <w:t xml:space="preserve">Abbildung </w:t>
      </w:r>
      <w:r w:rsidR="00693A00">
        <w:rPr>
          <w:noProof/>
        </w:rPr>
        <w:t>24</w:t>
      </w:r>
      <w:r w:rsidR="00A42B6F" w:rsidRPr="00A42B6F">
        <w:fldChar w:fldCharType="end"/>
      </w:r>
      <w:r w:rsidR="00A42B6F" w:rsidRPr="00A42B6F">
        <w:t xml:space="preserve"> </w:t>
      </w:r>
      <w:r w:rsidRPr="00A42B6F">
        <w:t xml:space="preserve">erstellt. Es zeigt das AppModule in der Mitte, um das sich alle </w:t>
      </w:r>
      <w:r w:rsidR="00A42B6F">
        <w:t>Klassen</w:t>
      </w:r>
      <w:r w:rsidRPr="00A42B6F">
        <w:t xml:space="preserve"> von Client Topology Editor anordnen. Als Einstieg in das Diagramm können </w:t>
      </w:r>
      <w:r w:rsidR="00A42B6F">
        <w:t xml:space="preserve">die </w:t>
      </w:r>
      <w:r w:rsidRPr="00A42B6F">
        <w:t xml:space="preserve">Komponente-Klassen und </w:t>
      </w:r>
      <w:r w:rsidR="00760D7F">
        <w:t>Module</w:t>
      </w:r>
      <w:r w:rsidRPr="00A42B6F">
        <w:t xml:space="preserve">-Klassen angesehen werden. Angular-Komponenten repräsentieren jeweils eine Ansicht in der App. Sicherlich startet man die Client-App als User nicht in irgendeiner Ansicht, sondern mit der Ansicht zum </w:t>
      </w:r>
      <w:r w:rsidR="00760D7F" w:rsidRPr="00A42B6F">
        <w:t>Editor</w:t>
      </w:r>
      <w:r w:rsidRPr="00A42B6F">
        <w:t>, der „Topology Editor.html“.</w:t>
      </w:r>
    </w:p>
    <w:p w14:paraId="76E46E26" w14:textId="505A4B37" w:rsidR="0047469D" w:rsidRPr="00A42B6F" w:rsidRDefault="0047469D" w:rsidP="003F3F58">
      <w:pPr>
        <w:pStyle w:val="Textkrper"/>
        <w:ind w:firstLine="709"/>
      </w:pPr>
      <w:r w:rsidRPr="00A42B6F">
        <w:t xml:space="preserve">Wie bereits angedeutet, wird eine Ansicht einer Angular-App zunächst als Component implementiert, dem man ein Template und ein CSS-File zuweist. Sobald das System </w:t>
      </w:r>
      <w:r w:rsidR="00A42B6F" w:rsidRPr="00A42B6F">
        <w:t>eine Ansicht</w:t>
      </w:r>
      <w:r w:rsidRPr="00A42B6F">
        <w:t xml:space="preserve"> anzeigen soll, wird der Hauptteil der Funktionalität zu entsprechenden Service delegieren, da in Service die Hauptteile der Funktionalitäten umgesetzt wurden. Dadurch werden die Anwendungslogik und Präsentationlogik getrennt.</w:t>
      </w:r>
    </w:p>
    <w:p w14:paraId="675AD89C" w14:textId="333EF2DA" w:rsidR="00A42B6F" w:rsidRDefault="00A42B6F" w:rsidP="0047469D">
      <w:pPr>
        <w:pStyle w:val="TextkrperEinzug"/>
        <w:ind w:firstLine="0"/>
        <w:rPr>
          <w:lang w:val="de-DE"/>
        </w:rPr>
      </w:pPr>
    </w:p>
    <w:p w14:paraId="07580EB3" w14:textId="4D1956C9" w:rsidR="00A42B6F" w:rsidRPr="00FC3A01" w:rsidRDefault="00A42B6F" w:rsidP="00A42B6F">
      <w:pPr>
        <w:pStyle w:val="TextkrperEinzug"/>
        <w:keepNext/>
        <w:ind w:firstLine="0"/>
        <w:rPr>
          <w:lang w:val="de-DE"/>
        </w:rPr>
      </w:pPr>
      <w:r>
        <w:rPr>
          <w:noProof/>
          <w:lang w:val="en-US" w:eastAsia="en-US"/>
        </w:rPr>
        <w:drawing>
          <wp:inline distT="0" distB="0" distL="0" distR="0" wp14:anchorId="28BC8CF5" wp14:editId="175099CB">
            <wp:extent cx="5759450" cy="24860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2486025"/>
                    </a:xfrm>
                    <a:prstGeom prst="rect">
                      <a:avLst/>
                    </a:prstGeom>
                  </pic:spPr>
                </pic:pic>
              </a:graphicData>
            </a:graphic>
          </wp:inline>
        </w:drawing>
      </w:r>
      <w:r w:rsidRPr="00FC3A01">
        <w:rPr>
          <w:noProof/>
          <w:lang w:val="de-DE"/>
        </w:rPr>
        <w:t xml:space="preserve"> </w:t>
      </w:r>
    </w:p>
    <w:p w14:paraId="10F76D17" w14:textId="592F22AF" w:rsidR="00A42B6F" w:rsidRPr="00212703" w:rsidRDefault="00A42B6F" w:rsidP="00A42B6F">
      <w:pPr>
        <w:pStyle w:val="Beschriftung"/>
        <w:jc w:val="both"/>
      </w:pPr>
      <w:bookmarkStart w:id="248" w:name="_Ref516737349"/>
      <w:bookmarkStart w:id="249" w:name="_Toc521311412"/>
      <w:r>
        <w:t xml:space="preserve">Abbildung </w:t>
      </w:r>
      <w:fldSimple w:instr=" SEQ Abbildung \* ARABIC ">
        <w:r w:rsidR="00693A00">
          <w:rPr>
            <w:noProof/>
          </w:rPr>
          <w:t>24</w:t>
        </w:r>
      </w:fldSimple>
      <w:bookmarkEnd w:id="248"/>
      <w:r>
        <w:t xml:space="preserve">: </w:t>
      </w:r>
      <w:r w:rsidRPr="002D6442">
        <w:t>Vereinfachtes Diagramm für die Umsetzung der clientseitigen Anwendung</w:t>
      </w:r>
      <w:bookmarkEnd w:id="249"/>
    </w:p>
    <w:p w14:paraId="34629CB2" w14:textId="77777777" w:rsidR="0047469D" w:rsidRPr="00212703" w:rsidRDefault="0047469D" w:rsidP="0047469D">
      <w:pPr>
        <w:pStyle w:val="TextkrperEinzug"/>
        <w:ind w:firstLine="0"/>
        <w:rPr>
          <w:lang w:val="de-DE"/>
        </w:rPr>
      </w:pPr>
    </w:p>
    <w:p w14:paraId="462219ED" w14:textId="6A8050CF" w:rsidR="0047469D" w:rsidRPr="00212703" w:rsidRDefault="0047469D" w:rsidP="0047469D">
      <w:pPr>
        <w:pStyle w:val="TextkrperEinzug"/>
        <w:ind w:firstLine="0"/>
        <w:rPr>
          <w:lang w:val="de-DE"/>
        </w:rPr>
      </w:pPr>
      <w:r w:rsidRPr="00212703">
        <w:rPr>
          <w:lang w:val="de-DE"/>
        </w:rPr>
        <w:t>Die Ganze Funktionalität, die einen Einfluss auf den Ausbau und die dynamische Anpassung der Ansicht hat, wird in Topology Editor unter einem Thread ausgeführt. Das ist deshalb nötig, weil die Kommunikation mit UI-Elementen nur auf dem Hauptthread auch UI-Thread genannt.</w:t>
      </w:r>
    </w:p>
    <w:p w14:paraId="25497AF5" w14:textId="77777777" w:rsidR="0047469D" w:rsidRPr="00212703" w:rsidRDefault="0047469D" w:rsidP="0047469D">
      <w:pPr>
        <w:pStyle w:val="TextkrperEinzug"/>
        <w:ind w:firstLine="0"/>
        <w:rPr>
          <w:lang w:val="de-DE"/>
        </w:rPr>
      </w:pPr>
    </w:p>
    <w:p w14:paraId="6DB72533" w14:textId="5122E4FD" w:rsidR="003F3F58" w:rsidRDefault="0047469D" w:rsidP="0047469D">
      <w:pPr>
        <w:pStyle w:val="TextkrperEinzug"/>
        <w:ind w:firstLine="0"/>
        <w:rPr>
          <w:lang w:val="de-DE"/>
        </w:rPr>
      </w:pPr>
      <w:r w:rsidRPr="00212703">
        <w:rPr>
          <w:lang w:val="de-DE"/>
        </w:rPr>
        <w:lastRenderedPageBreak/>
        <w:t xml:space="preserve">Manche Anweisungen, wie zum Beispiel http-Anfragen, können mitunter zu lange dauern und den UI-Thread blockieren. Um diese zu umgehen, müssen diese Funktionen in einem vordefinierter Verfahren von Angular-Framework ausgelagert werden. Dieses Verfahren wurde zum Senden und Empfangen der Topologie-Informationen im System im Rahmen </w:t>
      </w:r>
      <w:r w:rsidR="00760D7F">
        <w:rPr>
          <w:lang w:val="de-DE"/>
        </w:rPr>
        <w:t>des CRUD</w:t>
      </w:r>
      <w:r w:rsidR="000F5583">
        <w:rPr>
          <w:rStyle w:val="Funotenzeichen"/>
          <w:lang w:val="de-DE"/>
        </w:rPr>
        <w:footnoteReference w:id="42"/>
      </w:r>
      <w:r w:rsidR="00760D7F">
        <w:rPr>
          <w:lang w:val="de-DE"/>
        </w:rPr>
        <w:t xml:space="preserve">-Operators in NET.Core 2.0 </w:t>
      </w:r>
      <w:sdt>
        <w:sdtPr>
          <w:rPr>
            <w:lang w:val="de-DE"/>
          </w:rPr>
          <w:id w:val="183791541"/>
          <w:citation/>
        </w:sdtPr>
        <w:sdtContent>
          <w:r w:rsidR="00760D7F">
            <w:rPr>
              <w:lang w:val="de-DE"/>
            </w:rPr>
            <w:fldChar w:fldCharType="begin"/>
          </w:r>
          <w:r w:rsidR="00760D7F">
            <w:rPr>
              <w:lang w:val="de-DE"/>
            </w:rPr>
            <w:instrText xml:space="preserve"> CITATION Mic183 \l 1031 </w:instrText>
          </w:r>
          <w:r w:rsidR="00760D7F">
            <w:rPr>
              <w:lang w:val="de-DE"/>
            </w:rPr>
            <w:fldChar w:fldCharType="separate"/>
          </w:r>
          <w:r w:rsidR="006A6C0A">
            <w:rPr>
              <w:noProof/>
              <w:lang w:val="de-DE"/>
            </w:rPr>
            <w:t>(Microsoft, 2018)</w:t>
          </w:r>
          <w:r w:rsidR="00760D7F">
            <w:rPr>
              <w:lang w:val="de-DE"/>
            </w:rPr>
            <w:fldChar w:fldCharType="end"/>
          </w:r>
        </w:sdtContent>
      </w:sdt>
      <w:r w:rsidR="00760D7F">
        <w:rPr>
          <w:lang w:val="de-DE"/>
        </w:rPr>
        <w:t xml:space="preserve"> </w:t>
      </w:r>
      <w:r w:rsidRPr="00212703">
        <w:rPr>
          <w:lang w:val="de-DE"/>
        </w:rPr>
        <w:t>umgesetzt.</w:t>
      </w:r>
    </w:p>
    <w:p w14:paraId="39C3B91E" w14:textId="53B7DCA1" w:rsidR="0047469D" w:rsidRPr="00212703" w:rsidRDefault="0047469D" w:rsidP="003F3F58">
      <w:pPr>
        <w:pStyle w:val="TextkrperEinzug"/>
        <w:rPr>
          <w:lang w:val="de-DE"/>
        </w:rPr>
      </w:pPr>
      <w:r w:rsidRPr="00212703">
        <w:rPr>
          <w:lang w:val="de-DE"/>
        </w:rPr>
        <w:t xml:space="preserve">Weitere Funktionalität, die auch über das Beenden der </w:t>
      </w:r>
      <w:r w:rsidR="001731F3">
        <w:rPr>
          <w:lang w:val="de-DE"/>
        </w:rPr>
        <w:t>Plugin</w:t>
      </w:r>
      <w:r w:rsidRPr="00212703">
        <w:rPr>
          <w:lang w:val="de-DE"/>
        </w:rPr>
        <w:t xml:space="preserve"> hinaus agieren kann, wird unter </w:t>
      </w:r>
      <w:r w:rsidR="000F5583">
        <w:rPr>
          <w:lang w:val="de-DE"/>
        </w:rPr>
        <w:t>Angular als Angular Resolver</w:t>
      </w:r>
      <w:sdt>
        <w:sdtPr>
          <w:rPr>
            <w:lang w:val="de-DE"/>
          </w:rPr>
          <w:id w:val="-501361302"/>
          <w:citation/>
        </w:sdtPr>
        <w:sdtContent>
          <w:r w:rsidR="000F5583">
            <w:rPr>
              <w:lang w:val="de-DE"/>
            </w:rPr>
            <w:fldChar w:fldCharType="begin"/>
          </w:r>
          <w:r w:rsidR="000F5583">
            <w:rPr>
              <w:lang w:val="de-DE"/>
            </w:rPr>
            <w:instrText xml:space="preserve"> CITATION Goo10 \l 1031 </w:instrText>
          </w:r>
          <w:r w:rsidR="000F5583">
            <w:rPr>
              <w:lang w:val="de-DE"/>
            </w:rPr>
            <w:fldChar w:fldCharType="separate"/>
          </w:r>
          <w:r w:rsidR="006A6C0A">
            <w:rPr>
              <w:noProof/>
              <w:lang w:val="de-DE"/>
            </w:rPr>
            <w:t xml:space="preserve"> (Google, 2010)</w:t>
          </w:r>
          <w:r w:rsidR="000F5583">
            <w:rPr>
              <w:lang w:val="de-DE"/>
            </w:rPr>
            <w:fldChar w:fldCharType="end"/>
          </w:r>
        </w:sdtContent>
      </w:sdt>
      <w:r w:rsidRPr="00212703">
        <w:rPr>
          <w:lang w:val="de-DE"/>
        </w:rPr>
        <w:t xml:space="preserve"> implementiert. Die Angular Resolver wird hauptsächlich von der Komponentenklasse verwendet. Dennoch ist ein Resolver nicht zum Auslagern aufwändiger Berechnungen geeignet, sondern muss als eigenständiger Teil des Programms angesehen werden. </w:t>
      </w:r>
    </w:p>
    <w:p w14:paraId="24A1942F" w14:textId="33C82D06" w:rsidR="0047469D" w:rsidRPr="00212703" w:rsidRDefault="0047469D" w:rsidP="008B3BD1">
      <w:pPr>
        <w:pStyle w:val="TextkrperEinzug"/>
        <w:rPr>
          <w:lang w:val="de-DE"/>
        </w:rPr>
      </w:pPr>
      <w:r w:rsidRPr="00212703">
        <w:rPr>
          <w:lang w:val="de-DE"/>
        </w:rPr>
        <w:t>Sofern ein neues DTM in das FDT-Projekt hinzugeführt wird, schickt der ComStudio eine Notifikation an der Client-App, die darauf hinweist, dass es ein neues Device (repräsentiert durch ein DTM) in System gibt; mit Hilfe des Service kann der Client der Topology Edithor.html aktualisieren. Diese Anweisung wird in der updateTopology()-Methode umgesetzt.</w:t>
      </w:r>
    </w:p>
    <w:p w14:paraId="65BE9235" w14:textId="3F6D4650" w:rsidR="0047469D" w:rsidRPr="00212703" w:rsidRDefault="0047469D" w:rsidP="0047469D">
      <w:pPr>
        <w:pStyle w:val="TextkrperEinzug"/>
        <w:ind w:firstLine="0"/>
        <w:rPr>
          <w:lang w:val="de-DE"/>
        </w:rPr>
      </w:pPr>
      <w:r w:rsidRPr="00212703">
        <w:rPr>
          <w:lang w:val="de-DE"/>
        </w:rPr>
        <w:t>Die am häufigsten verwendeten Services sind.</w:t>
      </w:r>
    </w:p>
    <w:p w14:paraId="5AFBF1DD" w14:textId="158184DF" w:rsidR="0047469D" w:rsidRPr="00212703" w:rsidRDefault="0047469D" w:rsidP="008C7A6B">
      <w:pPr>
        <w:pStyle w:val="TextkrperEinzug"/>
        <w:numPr>
          <w:ilvl w:val="0"/>
          <w:numId w:val="28"/>
        </w:numPr>
        <w:rPr>
          <w:lang w:val="de-DE"/>
        </w:rPr>
      </w:pPr>
      <w:r w:rsidRPr="00212703">
        <w:rPr>
          <w:lang w:val="de-DE"/>
        </w:rPr>
        <w:t>„TopologieService.ts</w:t>
      </w:r>
      <w:r w:rsidR="00DF5747" w:rsidRPr="00212703">
        <w:rPr>
          <w:lang w:val="de-DE"/>
        </w:rPr>
        <w:t>“:</w:t>
      </w:r>
      <w:r w:rsidRPr="00212703">
        <w:rPr>
          <w:lang w:val="de-DE"/>
        </w:rPr>
        <w:t xml:space="preserve"> liefert die Topologie der gewünschten Netzwerke als ein Objekt, welches GoJs-Bibliothek verwenden kann.</w:t>
      </w:r>
    </w:p>
    <w:p w14:paraId="0E7A99BC" w14:textId="6A15ACC8" w:rsidR="0047469D" w:rsidRPr="00212703" w:rsidRDefault="0047469D" w:rsidP="008C7A6B">
      <w:pPr>
        <w:pStyle w:val="TextkrperEinzug"/>
        <w:numPr>
          <w:ilvl w:val="0"/>
          <w:numId w:val="28"/>
        </w:numPr>
        <w:rPr>
          <w:lang w:val="de-DE"/>
        </w:rPr>
      </w:pPr>
      <w:r w:rsidRPr="00212703">
        <w:rPr>
          <w:lang w:val="de-DE"/>
        </w:rPr>
        <w:t xml:space="preserve">„DeviceService.ts“: liefert die Liste der Geräte und wird von </w:t>
      </w:r>
      <w:r w:rsidR="000F5583" w:rsidRPr="00212703">
        <w:rPr>
          <w:lang w:val="de-DE"/>
        </w:rPr>
        <w:t>TopologyService konsumiert</w:t>
      </w:r>
    </w:p>
    <w:p w14:paraId="10686ABC" w14:textId="025F2808" w:rsidR="0047469D" w:rsidRPr="00212703" w:rsidRDefault="0047469D" w:rsidP="008C7A6B">
      <w:pPr>
        <w:pStyle w:val="TextkrperEinzug"/>
        <w:numPr>
          <w:ilvl w:val="0"/>
          <w:numId w:val="28"/>
        </w:numPr>
        <w:rPr>
          <w:lang w:val="de-DE"/>
        </w:rPr>
      </w:pPr>
      <w:r w:rsidRPr="00212703">
        <w:rPr>
          <w:lang w:val="de-DE"/>
        </w:rPr>
        <w:t>„LinkService.ts“: liefert die Liste der Verbindungen, die zur gewählten Topologie gehört.</w:t>
      </w:r>
    </w:p>
    <w:p w14:paraId="10D372EF" w14:textId="77777777" w:rsidR="0047469D" w:rsidRPr="00212703" w:rsidRDefault="0047469D" w:rsidP="0047469D">
      <w:pPr>
        <w:pStyle w:val="TextkrperEinzug"/>
        <w:ind w:left="720" w:firstLine="0"/>
        <w:rPr>
          <w:lang w:val="de-DE"/>
        </w:rPr>
      </w:pPr>
    </w:p>
    <w:p w14:paraId="1AECFCFD" w14:textId="10BDC773" w:rsidR="0047469D" w:rsidRPr="00212703" w:rsidRDefault="0047469D" w:rsidP="008B3BD1">
      <w:pPr>
        <w:pStyle w:val="TextkrperEinzug"/>
        <w:ind w:firstLine="360"/>
        <w:rPr>
          <w:lang w:val="de-DE"/>
        </w:rPr>
      </w:pPr>
      <w:r w:rsidRPr="00212703">
        <w:rPr>
          <w:lang w:val="de-DE"/>
        </w:rPr>
        <w:t>Für die Kommunikation mit den beiden JSON-Dateien sind noch die Klassen „DeviceService.ts“ und „LinkService.ts“ verantwortlich. Sie verfügen über einem großen Satz an Methoden, um entsprechende JSON-Dateien im System zu manipulieren, weshalb sie eine zentrale Rolle in den Modulen spielen. Die beiden Klasse</w:t>
      </w:r>
      <w:r w:rsidR="000F5583">
        <w:rPr>
          <w:lang w:val="de-DE"/>
        </w:rPr>
        <w:t>n sind im Singleton-Pattern</w:t>
      </w:r>
      <w:r w:rsidR="000F5583">
        <w:rPr>
          <w:rStyle w:val="Funotenzeichen"/>
          <w:lang w:val="de-DE"/>
        </w:rPr>
        <w:footnoteReference w:id="43"/>
      </w:r>
      <w:r w:rsidRPr="00212703">
        <w:rPr>
          <w:lang w:val="de-DE"/>
        </w:rPr>
        <w:t xml:space="preserve"> erstellt worden und wurden in entsprechenden Komponenten integriert.</w:t>
      </w:r>
    </w:p>
    <w:p w14:paraId="10B2384D" w14:textId="1EA5A496" w:rsidR="0047469D" w:rsidRPr="00212703" w:rsidRDefault="0047469D" w:rsidP="0047469D">
      <w:pPr>
        <w:pStyle w:val="berschrift3"/>
      </w:pPr>
      <w:bookmarkStart w:id="250" w:name="_Ref511654706"/>
      <w:bookmarkStart w:id="251" w:name="_Toc515437548"/>
      <w:bookmarkStart w:id="252" w:name="_Toc517096405"/>
      <w:bookmarkStart w:id="253" w:name="_Toc521311645"/>
      <w:r w:rsidRPr="00212703">
        <w:t>Systemvorbereitung und Erstellen eines FDT-Projekt</w:t>
      </w:r>
      <w:bookmarkEnd w:id="250"/>
      <w:bookmarkEnd w:id="251"/>
      <w:bookmarkEnd w:id="252"/>
      <w:r w:rsidR="008D3B13">
        <w:t>s</w:t>
      </w:r>
      <w:bookmarkEnd w:id="253"/>
    </w:p>
    <w:p w14:paraId="202692E7" w14:textId="48B8B215" w:rsidR="0047469D" w:rsidRPr="00212703" w:rsidRDefault="0047469D" w:rsidP="0047469D">
      <w:pPr>
        <w:pStyle w:val="Textkrper"/>
      </w:pPr>
      <w:r w:rsidRPr="00212703">
        <w:t xml:space="preserve">Um das </w:t>
      </w:r>
      <w:r w:rsidR="001731F3">
        <w:t>Plugin</w:t>
      </w:r>
      <w:r w:rsidRPr="00212703">
        <w:t xml:space="preserve"> zu nutzen, muss der Nutzer vor allem die Softwa</w:t>
      </w:r>
      <w:r w:rsidR="00764CDE">
        <w:t>re Com</w:t>
      </w:r>
      <w:r w:rsidRPr="00212703">
        <w:t xml:space="preserve">Studio starten. Dabei wird der Server für </w:t>
      </w:r>
      <w:r w:rsidRPr="00554BD4">
        <w:t>das Topology</w:t>
      </w:r>
      <w:r w:rsidR="00554BD4" w:rsidRPr="00554BD4">
        <w:t>-</w:t>
      </w:r>
      <w:r w:rsidRPr="00554BD4">
        <w:t>Editor</w:t>
      </w:r>
      <w:r w:rsidRPr="00212703">
        <w:t xml:space="preserve">   automatisch gestartet. Der Nutzer legt ein FDT-Projekt (siehe Abschnitt 6.1) über einen vordefinierten Mechanismus der ComStudio an. Danach wird einige Geräte in diesem Projekt eingeführt. Nach dem Beenden dieser Schritte werden die getätigten Eingaben gespeichert. Dafür wird das C# Objekt </w:t>
      </w:r>
      <w:r w:rsidRPr="00212703">
        <w:rPr>
          <w:i/>
        </w:rPr>
        <w:t>IProject</w:t>
      </w:r>
      <w:r w:rsidRPr="00212703">
        <w:t xml:space="preserve"> verwendet, das in ComStudio vordefiniert wurde. Dieses C# Objekt bietet den Vorteil, dass es einfach über die Methode   Build() zu einer ITopologyRoot konvertiert und so übertragen werden kann. </w:t>
      </w:r>
    </w:p>
    <w:p w14:paraId="02DE72DA" w14:textId="77777777" w:rsidR="0047469D" w:rsidRPr="00212703" w:rsidRDefault="0047469D" w:rsidP="0047469D">
      <w:pPr>
        <w:pStyle w:val="TextkrperEinzug"/>
        <w:ind w:firstLine="0"/>
        <w:rPr>
          <w:lang w:val="de-DE"/>
        </w:rPr>
      </w:pPr>
    </w:p>
    <w:p w14:paraId="2AE8BAE3" w14:textId="77777777" w:rsidR="0047469D" w:rsidRPr="00212703" w:rsidRDefault="0047469D" w:rsidP="0047469D">
      <w:pPr>
        <w:pStyle w:val="TextkrperEinzug"/>
        <w:keepNext/>
        <w:ind w:firstLine="0"/>
        <w:rPr>
          <w:noProof/>
          <w:lang w:val="de-DE"/>
        </w:rPr>
      </w:pPr>
    </w:p>
    <w:p w14:paraId="3D5657F4" w14:textId="77777777" w:rsidR="0047469D" w:rsidRPr="00212703" w:rsidRDefault="0047469D" w:rsidP="0047469D">
      <w:pPr>
        <w:pStyle w:val="TextkrperEinzug"/>
        <w:keepNext/>
        <w:ind w:firstLine="0"/>
      </w:pPr>
      <w:r w:rsidRPr="00212703">
        <w:rPr>
          <w:noProof/>
          <w:lang w:val="en-US" w:eastAsia="en-US"/>
        </w:rPr>
        <w:drawing>
          <wp:inline distT="0" distB="0" distL="0" distR="0" wp14:anchorId="3F054015" wp14:editId="47782D69">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1837055"/>
                    </a:xfrm>
                    <a:prstGeom prst="rect">
                      <a:avLst/>
                    </a:prstGeom>
                  </pic:spPr>
                </pic:pic>
              </a:graphicData>
            </a:graphic>
          </wp:inline>
        </w:drawing>
      </w:r>
    </w:p>
    <w:p w14:paraId="3479130B" w14:textId="66FD20D0" w:rsidR="0047469D" w:rsidRPr="00212703" w:rsidRDefault="0047469D" w:rsidP="0047469D">
      <w:pPr>
        <w:pStyle w:val="Beschriftung"/>
        <w:jc w:val="both"/>
      </w:pPr>
      <w:bookmarkStart w:id="254" w:name="_Toc521311413"/>
      <w:r w:rsidRPr="00212703">
        <w:t xml:space="preserve">Abbildung </w:t>
      </w:r>
      <w:fldSimple w:instr=" SEQ Abbildung \* ARABIC ">
        <w:r w:rsidR="00693A00">
          <w:rPr>
            <w:noProof/>
          </w:rPr>
          <w:t>25</w:t>
        </w:r>
      </w:fldSimple>
      <w:r w:rsidRPr="00212703">
        <w:t>: Erstellen eines FDT-Projekt</w:t>
      </w:r>
      <w:bookmarkEnd w:id="254"/>
    </w:p>
    <w:p w14:paraId="23DC59F3" w14:textId="33BCA0CB" w:rsidR="0047469D" w:rsidRPr="00212703" w:rsidRDefault="0047469D" w:rsidP="003F3F58">
      <w:pPr>
        <w:pStyle w:val="TextkrperEinzug"/>
        <w:ind w:firstLine="0"/>
        <w:rPr>
          <w:lang w:val="de-DE"/>
        </w:rPr>
      </w:pPr>
      <w:r w:rsidRPr="00212703">
        <w:rPr>
          <w:lang w:val="de-DE"/>
        </w:rPr>
        <w:t xml:space="preserve">Um die Eingaben des Nutzers für das Erstellen des FDT-Projekt speichern zu können und später die Topologie darzustellen, bietet das IProject verschiedene Eigenschaften an, wie </w:t>
      </w:r>
      <w:r w:rsidR="00120F11">
        <w:rPr>
          <w:lang w:val="de-DE"/>
        </w:rPr>
        <w:t>systemTag</w:t>
      </w:r>
      <w:r w:rsidRPr="00212703">
        <w:rPr>
          <w:lang w:val="de-DE"/>
        </w:rPr>
        <w:t>, Items und weitere. Diese Eigenschaften repräsentieren die Filter, nach denen Topology</w:t>
      </w:r>
      <w:r w:rsidR="00554BD4">
        <w:rPr>
          <w:lang w:val="de-DE"/>
        </w:rPr>
        <w:t>-</w:t>
      </w:r>
      <w:r w:rsidRPr="00212703">
        <w:rPr>
          <w:lang w:val="de-DE"/>
        </w:rPr>
        <w:t xml:space="preserve">Editor Server ein Topologie-Modell erstellen kann.  Eine besondere Rolle spielen hierbei die Eigenschaften Children vom Typ List&lt;ITopologyItem&gt;, Da sie die Liste der Root-Geräte darstellt. Hierfür wird jedes Element der Liste an das Topology-API übergeben, um das Topologie Model zu konstruieren. Die Eigenschaft </w:t>
      </w:r>
      <w:r w:rsidR="00120F11">
        <w:rPr>
          <w:i/>
          <w:lang w:val="de-DE"/>
        </w:rPr>
        <w:t>systemTag</w:t>
      </w:r>
      <w:r w:rsidRPr="00212703">
        <w:rPr>
          <w:lang w:val="de-DE"/>
        </w:rPr>
        <w:t xml:space="preserve"> das Element identifiziert eindeutig jedes Element in dem gesamten System. Er ist als GUID-String codiert. </w:t>
      </w:r>
    </w:p>
    <w:p w14:paraId="577387A8" w14:textId="77777777" w:rsidR="0047469D" w:rsidRPr="00212703" w:rsidRDefault="0047469D" w:rsidP="0047469D">
      <w:pPr>
        <w:pStyle w:val="berschrift3"/>
      </w:pPr>
      <w:bookmarkStart w:id="255" w:name="_Ref511654730"/>
      <w:bookmarkStart w:id="256" w:name="_Toc515437549"/>
      <w:bookmarkStart w:id="257" w:name="_Toc517096406"/>
      <w:bookmarkStart w:id="258" w:name="_Toc521311646"/>
      <w:r w:rsidRPr="00212703">
        <w:t>Anzeigen einer Topologie</w:t>
      </w:r>
      <w:bookmarkEnd w:id="255"/>
      <w:bookmarkEnd w:id="256"/>
      <w:bookmarkEnd w:id="257"/>
      <w:bookmarkEnd w:id="258"/>
    </w:p>
    <w:p w14:paraId="062823B5" w14:textId="072345C2" w:rsidR="0047469D" w:rsidRPr="00212703" w:rsidRDefault="0047469D" w:rsidP="0047469D">
      <w:pPr>
        <w:pStyle w:val="Textkrper"/>
      </w:pPr>
      <w:r w:rsidRPr="00212703">
        <w:t xml:space="preserve">Nachdem wir das System initialisiert haben, können wir nun die Software nutzen. Wir werden nur die Topologie für einzelne Master-Geräte darstellen nicht </w:t>
      </w:r>
      <w:r w:rsidRPr="00402BE9">
        <w:t>abe</w:t>
      </w:r>
      <w:r w:rsidR="000E1685" w:rsidRPr="00402BE9">
        <w:t>r</w:t>
      </w:r>
      <w:r w:rsidRPr="00212703">
        <w:t xml:space="preserve"> für das gesamte Projekt da es nicht Teil der Aufgabe ist.</w:t>
      </w:r>
    </w:p>
    <w:p w14:paraId="55DE9327" w14:textId="08810FCA" w:rsidR="003F3F58" w:rsidRDefault="0047469D" w:rsidP="003F3F58">
      <w:pPr>
        <w:pStyle w:val="TextkrperEinzug"/>
        <w:rPr>
          <w:lang w:val="de-DE"/>
        </w:rPr>
      </w:pPr>
      <w:r w:rsidRPr="00212703">
        <w:rPr>
          <w:lang w:val="de-DE"/>
        </w:rPr>
        <w:t>Der Nutzer kann entweder das Topology</w:t>
      </w:r>
      <w:r w:rsidR="00554BD4">
        <w:rPr>
          <w:lang w:val="de-DE"/>
        </w:rPr>
        <w:t>-</w:t>
      </w:r>
      <w:r w:rsidRPr="00212703">
        <w:rPr>
          <w:lang w:val="de-DE"/>
        </w:rPr>
        <w:t>Editor-Client in einem Browser laufen lassen oder direkt in ComStudio, siehe Abbildung, öffnen.</w:t>
      </w:r>
    </w:p>
    <w:p w14:paraId="7653A9F0" w14:textId="68FD3B73" w:rsidR="0047469D" w:rsidRPr="00212703" w:rsidRDefault="0047469D" w:rsidP="003F3F58">
      <w:pPr>
        <w:pStyle w:val="TextkrperEinzug"/>
        <w:rPr>
          <w:lang w:val="de-DE"/>
        </w:rPr>
      </w:pPr>
      <w:r w:rsidRPr="00212703">
        <w:rPr>
          <w:lang w:val="de-DE"/>
        </w:rPr>
        <w:t xml:space="preserve">Die Rohdaten werden nun vom Server als http-Antwort an den Client gesendet. Es werden zwei Antworten parallel geschickt: Die Rohinformationen für die Liste der beteiligten Geräte und   für die Liste der dazugehörigen Verbindungen. Der Client empfängt diese Informationen als JSON-Objekte, bereitet sie mit Hilfe von HTML und </w:t>
      </w:r>
      <w:r w:rsidR="001731F3">
        <w:rPr>
          <w:lang w:val="de-DE"/>
        </w:rPr>
        <w:t>TypeScript</w:t>
      </w:r>
      <w:r w:rsidRPr="00212703">
        <w:rPr>
          <w:lang w:val="de-DE"/>
        </w:rPr>
        <w:t xml:space="preserve"> grafisch auf und stellt sie dar. Zur Darstellung der Symbole wird die CSS-Bibliothek GoJs (Siehe Abschnitt 5.3) verwendet.</w:t>
      </w:r>
    </w:p>
    <w:p w14:paraId="02AB5D38" w14:textId="77777777" w:rsidR="0047469D" w:rsidRPr="00212703" w:rsidRDefault="0047469D" w:rsidP="0047469D">
      <w:pPr>
        <w:pStyle w:val="TextkrperEinzug"/>
        <w:ind w:firstLine="0"/>
        <w:rPr>
          <w:lang w:val="de-DE"/>
        </w:rPr>
      </w:pPr>
    </w:p>
    <w:p w14:paraId="0323D8BB" w14:textId="77777777" w:rsidR="0047469D" w:rsidRPr="00212703" w:rsidRDefault="0047469D" w:rsidP="0047469D">
      <w:pPr>
        <w:keepNext/>
      </w:pPr>
      <w:r w:rsidRPr="00212703">
        <w:rPr>
          <w:noProof/>
          <w:lang w:val="en-US" w:eastAsia="en-US"/>
        </w:rPr>
        <w:lastRenderedPageBreak/>
        <w:drawing>
          <wp:inline distT="0" distB="0" distL="0" distR="0" wp14:anchorId="6872EF6E" wp14:editId="1C584A72">
            <wp:extent cx="5759450" cy="30829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3082925"/>
                    </a:xfrm>
                    <a:prstGeom prst="rect">
                      <a:avLst/>
                    </a:prstGeom>
                  </pic:spPr>
                </pic:pic>
              </a:graphicData>
            </a:graphic>
          </wp:inline>
        </w:drawing>
      </w:r>
    </w:p>
    <w:p w14:paraId="0DB17522" w14:textId="3C6C191D" w:rsidR="00D63D02" w:rsidRDefault="0047469D" w:rsidP="0047469D">
      <w:pPr>
        <w:pStyle w:val="Beschriftung"/>
        <w:jc w:val="left"/>
      </w:pPr>
      <w:bookmarkStart w:id="259" w:name="_Ref515440024"/>
      <w:bookmarkStart w:id="260" w:name="_Toc521311414"/>
      <w:r w:rsidRPr="00212703">
        <w:t xml:space="preserve">Abbildung </w:t>
      </w:r>
      <w:fldSimple w:instr=" SEQ Abbildung \* ARABIC ">
        <w:r w:rsidR="00693A00">
          <w:rPr>
            <w:noProof/>
          </w:rPr>
          <w:t>26</w:t>
        </w:r>
      </w:fldSimple>
      <w:bookmarkEnd w:id="259"/>
      <w:r w:rsidR="001E792B">
        <w:t>: ComS</w:t>
      </w:r>
      <w:r w:rsidRPr="00212703">
        <w:t>tudio mit Topology Editor im Einsatz</w:t>
      </w:r>
      <w:bookmarkEnd w:id="260"/>
    </w:p>
    <w:p w14:paraId="70448309" w14:textId="46469C5D" w:rsidR="005C3FED" w:rsidRDefault="005C3FED" w:rsidP="005C3FED">
      <w:pPr>
        <w:pStyle w:val="TextkrperEinzug"/>
        <w:ind w:firstLine="0"/>
        <w:rPr>
          <w:lang w:val="de-DE"/>
        </w:rPr>
      </w:pPr>
    </w:p>
    <w:p w14:paraId="1DE97A46" w14:textId="77777777" w:rsidR="003F3F58" w:rsidRDefault="003F3F58" w:rsidP="005C3FED">
      <w:pPr>
        <w:pStyle w:val="TextkrperEinzug"/>
        <w:ind w:firstLine="0"/>
        <w:rPr>
          <w:lang w:val="de-DE"/>
        </w:rPr>
      </w:pPr>
    </w:p>
    <w:p w14:paraId="7CB1F93A" w14:textId="1A79EF16" w:rsidR="005C3FED" w:rsidRPr="005C3FED" w:rsidRDefault="005C3FED" w:rsidP="005C3FED">
      <w:pPr>
        <w:pStyle w:val="TextkrperEinzug"/>
        <w:ind w:firstLine="0"/>
        <w:rPr>
          <w:lang w:val="de-DE"/>
        </w:rPr>
      </w:pPr>
      <w:r w:rsidRPr="005C3FED">
        <w:rPr>
          <w:lang w:val="de-DE"/>
        </w:rPr>
        <w:t>Der Benutzer muss im Editor zum Erstellen und Anpassen einer Topologie je nach Anzahl der Devices scrollen, um alle Information einsehen und bearbeiten zu können. In der Abbildung ist die detaillierte Information über ein Device bzw. eine Verbindung rechts im Fenster Properties dargestellt</w:t>
      </w:r>
      <w:r>
        <w:rPr>
          <w:lang w:val="de-DE"/>
        </w:rPr>
        <w:t>.</w:t>
      </w:r>
    </w:p>
    <w:p w14:paraId="1463A144" w14:textId="1C785C77" w:rsidR="00D63D02" w:rsidRPr="00212703" w:rsidRDefault="00D63D02"/>
    <w:p w14:paraId="2F7EFC9E" w14:textId="77777777" w:rsidR="000B7AFD" w:rsidRPr="00212703" w:rsidRDefault="000B7AFD" w:rsidP="00D63D02">
      <w:pPr>
        <w:pStyle w:val="TextkrperEinzug"/>
        <w:ind w:firstLine="0"/>
        <w:rPr>
          <w:lang w:val="de-DE"/>
        </w:rPr>
        <w:sectPr w:rsidR="000B7AFD" w:rsidRPr="00212703" w:rsidSect="00997612">
          <w:headerReference w:type="default" r:id="rId54"/>
          <w:pgSz w:w="11906" w:h="16838" w:code="9"/>
          <w:pgMar w:top="1701" w:right="1418" w:bottom="1134" w:left="1418" w:header="709" w:footer="709" w:gutter="0"/>
          <w:cols w:space="708"/>
          <w:docGrid w:linePitch="360"/>
        </w:sectPr>
      </w:pPr>
    </w:p>
    <w:p w14:paraId="00F402F1" w14:textId="103DD772" w:rsidR="00D63D02" w:rsidRPr="00212703" w:rsidRDefault="00D63D02" w:rsidP="00D63D02">
      <w:pPr>
        <w:pStyle w:val="TextkrperEinzug"/>
        <w:ind w:firstLine="0"/>
        <w:rPr>
          <w:lang w:val="de-DE"/>
        </w:rPr>
      </w:pPr>
    </w:p>
    <w:p w14:paraId="73CB5A48" w14:textId="7A750F27" w:rsidR="008F318E" w:rsidRPr="00212703" w:rsidRDefault="008F318E" w:rsidP="008F318E">
      <w:pPr>
        <w:pStyle w:val="berschrift1"/>
      </w:pPr>
      <w:bookmarkStart w:id="261" w:name="_Toc517096407"/>
      <w:bookmarkStart w:id="262" w:name="_Toc521311647"/>
      <w:r w:rsidRPr="00212703">
        <w:t>Zusammenfassung und Ausblick</w:t>
      </w:r>
      <w:bookmarkEnd w:id="261"/>
      <w:bookmarkEnd w:id="262"/>
    </w:p>
    <w:p w14:paraId="07573388" w14:textId="4C8161E9" w:rsidR="00817E5F" w:rsidRPr="00212703" w:rsidRDefault="00817E5F" w:rsidP="00817E5F">
      <w:pPr>
        <w:pStyle w:val="Textkrper"/>
      </w:pPr>
      <w:r>
        <w:t>I</w:t>
      </w:r>
      <w:r w:rsidRPr="00212703">
        <w:t xml:space="preserve">n diesem Kapitel </w:t>
      </w:r>
      <w:r>
        <w:t xml:space="preserve">werden </w:t>
      </w:r>
      <w:r w:rsidRPr="00212703">
        <w:t xml:space="preserve">die vorgestellten Inhalte zusammengefasst und Ansatzpunkte für die zukünftige Weiterentwicklung des </w:t>
      </w:r>
      <w:r w:rsidRPr="00817E5F">
        <w:t>Topology-Editors</w:t>
      </w:r>
      <w:r w:rsidRPr="00212703">
        <w:t xml:space="preserve"> in einem Ausblick gegeben.</w:t>
      </w:r>
    </w:p>
    <w:p w14:paraId="67FA8311" w14:textId="21ADBD3A" w:rsidR="003103A6" w:rsidRPr="00212703" w:rsidRDefault="00CC5BAB" w:rsidP="00CC5BAB">
      <w:pPr>
        <w:pStyle w:val="berschrift2"/>
      </w:pPr>
      <w:bookmarkStart w:id="263" w:name="_Toc517096408"/>
      <w:bookmarkStart w:id="264" w:name="_Toc521311648"/>
      <w:r w:rsidRPr="00212703">
        <w:t>Zusammenfassung</w:t>
      </w:r>
      <w:bookmarkEnd w:id="263"/>
      <w:bookmarkEnd w:id="264"/>
    </w:p>
    <w:p w14:paraId="2CADB294" w14:textId="71B43D7E" w:rsidR="00A23055" w:rsidRPr="00212703" w:rsidRDefault="00231DB6" w:rsidP="00231DB6">
      <w:pPr>
        <w:pStyle w:val="TextkrperEinzug"/>
        <w:ind w:firstLine="0"/>
        <w:rPr>
          <w:rFonts w:cs="Times New Roman"/>
          <w:lang w:val="de-DE"/>
        </w:rPr>
      </w:pPr>
      <w:r w:rsidRPr="00212703">
        <w:rPr>
          <w:rFonts w:cs="Times New Roman"/>
          <w:lang w:val="de-DE"/>
        </w:rPr>
        <w:t xml:space="preserve">Nach einer Übersicht über alle Topologie-Arten, wurde der Ist-Zustand hinsichtlich der ComStudio dargestellt und die Anforderungen </w:t>
      </w:r>
      <w:r w:rsidR="00817E5F">
        <w:rPr>
          <w:rFonts w:cs="Times New Roman"/>
          <w:lang w:val="de-DE"/>
        </w:rPr>
        <w:t xml:space="preserve">für das </w:t>
      </w:r>
      <w:r w:rsidR="001731F3">
        <w:rPr>
          <w:rFonts w:cs="Times New Roman"/>
          <w:lang w:val="de-DE"/>
        </w:rPr>
        <w:t>Plugin</w:t>
      </w:r>
      <w:r w:rsidR="00817E5F">
        <w:rPr>
          <w:rFonts w:cs="Times New Roman"/>
          <w:lang w:val="de-DE"/>
        </w:rPr>
        <w:t xml:space="preserve"> wurden</w:t>
      </w:r>
      <w:r w:rsidRPr="00212703">
        <w:rPr>
          <w:rFonts w:cs="Times New Roman"/>
          <w:lang w:val="de-DE"/>
        </w:rPr>
        <w:t xml:space="preserve"> analysiert. Dabei konnten mehre</w:t>
      </w:r>
      <w:r w:rsidR="00817E5F">
        <w:rPr>
          <w:rFonts w:cs="Times New Roman"/>
          <w:lang w:val="de-DE"/>
        </w:rPr>
        <w:t xml:space="preserve">re Schwachstellen bezüglich des </w:t>
      </w:r>
      <w:r w:rsidR="00817E5F" w:rsidRPr="00402BE9">
        <w:rPr>
          <w:rFonts w:cs="Times New Roman"/>
          <w:lang w:val="de-DE"/>
        </w:rPr>
        <w:t>Konfiguration</w:t>
      </w:r>
      <w:r w:rsidR="000E1685" w:rsidRPr="00402BE9">
        <w:rPr>
          <w:rFonts w:cs="Times New Roman"/>
          <w:lang w:val="de-DE"/>
        </w:rPr>
        <w:t>s</w:t>
      </w:r>
      <w:r w:rsidR="00817E5F" w:rsidRPr="00402BE9">
        <w:rPr>
          <w:rFonts w:cs="Times New Roman"/>
          <w:lang w:val="de-DE"/>
        </w:rPr>
        <w:t>p</w:t>
      </w:r>
      <w:r w:rsidRPr="00402BE9">
        <w:rPr>
          <w:rFonts w:cs="Times New Roman"/>
          <w:lang w:val="de-DE"/>
        </w:rPr>
        <w:t>rozess</w:t>
      </w:r>
      <w:r w:rsidR="00817E5F" w:rsidRPr="00402BE9">
        <w:rPr>
          <w:rFonts w:cs="Times New Roman"/>
          <w:lang w:val="de-DE"/>
        </w:rPr>
        <w:t>es</w:t>
      </w:r>
      <w:r w:rsidRPr="00212703">
        <w:rPr>
          <w:rFonts w:cs="Times New Roman"/>
          <w:lang w:val="de-DE"/>
        </w:rPr>
        <w:t xml:space="preserve"> </w:t>
      </w:r>
      <w:r w:rsidR="006A3309" w:rsidRPr="00212703">
        <w:rPr>
          <w:rFonts w:cs="Times New Roman"/>
          <w:lang w:val="de-DE"/>
        </w:rPr>
        <w:t xml:space="preserve">mit dem bestehenden </w:t>
      </w:r>
      <w:r w:rsidR="00937130" w:rsidRPr="00212703">
        <w:rPr>
          <w:rFonts w:cs="Times New Roman"/>
          <w:lang w:val="de-DE"/>
        </w:rPr>
        <w:t>Konfigurator fest</w:t>
      </w:r>
      <w:r w:rsidR="00D26D9D">
        <w:rPr>
          <w:rFonts w:cs="Times New Roman"/>
          <w:lang w:val="de-DE"/>
        </w:rPr>
        <w:t>ge</w:t>
      </w:r>
      <w:r w:rsidR="00937130" w:rsidRPr="00212703">
        <w:rPr>
          <w:rFonts w:cs="Times New Roman"/>
          <w:lang w:val="de-DE"/>
        </w:rPr>
        <w:t>stell</w:t>
      </w:r>
      <w:r w:rsidR="00817E5F">
        <w:rPr>
          <w:rFonts w:cs="Times New Roman"/>
          <w:lang w:val="de-DE"/>
        </w:rPr>
        <w:t xml:space="preserve">t werden. </w:t>
      </w:r>
      <w:r w:rsidR="00937130" w:rsidRPr="00212703">
        <w:rPr>
          <w:rFonts w:cs="Times New Roman"/>
          <w:lang w:val="de-DE"/>
        </w:rPr>
        <w:t>Die Analyse</w:t>
      </w:r>
      <w:r w:rsidR="00817E5F">
        <w:rPr>
          <w:rFonts w:cs="Times New Roman"/>
          <w:lang w:val="de-DE"/>
        </w:rPr>
        <w:t>n</w:t>
      </w:r>
      <w:r w:rsidR="00937130" w:rsidRPr="00212703">
        <w:rPr>
          <w:rFonts w:cs="Times New Roman"/>
          <w:lang w:val="de-DE"/>
        </w:rPr>
        <w:t xml:space="preserve"> de</w:t>
      </w:r>
      <w:r w:rsidR="00817E5F">
        <w:rPr>
          <w:rFonts w:cs="Times New Roman"/>
          <w:lang w:val="de-DE"/>
        </w:rPr>
        <w:t>r logischen Verbindungen und des</w:t>
      </w:r>
      <w:r w:rsidR="00937130" w:rsidRPr="00212703">
        <w:rPr>
          <w:rFonts w:cs="Times New Roman"/>
          <w:lang w:val="de-DE"/>
        </w:rPr>
        <w:t xml:space="preserve"> Echtzeitverhalten</w:t>
      </w:r>
      <w:r w:rsidR="00817E5F">
        <w:rPr>
          <w:rFonts w:cs="Times New Roman"/>
          <w:lang w:val="de-DE"/>
        </w:rPr>
        <w:t>s</w:t>
      </w:r>
      <w:r w:rsidR="00937130" w:rsidRPr="00212703">
        <w:rPr>
          <w:rFonts w:cs="Times New Roman"/>
          <w:lang w:val="de-DE"/>
        </w:rPr>
        <w:t xml:space="preserve"> waren nicht Bestandteile</w:t>
      </w:r>
      <w:r w:rsidR="00A23055" w:rsidRPr="00212703">
        <w:rPr>
          <w:rFonts w:cs="Times New Roman"/>
          <w:lang w:val="de-DE"/>
        </w:rPr>
        <w:t xml:space="preserve"> dieser Arbeit.</w:t>
      </w:r>
    </w:p>
    <w:p w14:paraId="48B7278C" w14:textId="5DFED932" w:rsidR="00817E5F" w:rsidRPr="00817E5F" w:rsidRDefault="00817E5F" w:rsidP="008B3BD1">
      <w:pPr>
        <w:pStyle w:val="TextkrperEinzug"/>
        <w:rPr>
          <w:lang w:val="de-DE"/>
        </w:rPr>
      </w:pPr>
      <w:r w:rsidRPr="00817E5F">
        <w:rPr>
          <w:lang w:val="de-DE"/>
        </w:rPr>
        <w:t xml:space="preserve">Der Aufbau des </w:t>
      </w:r>
      <w:r>
        <w:rPr>
          <w:lang w:val="de-DE"/>
        </w:rPr>
        <w:t>Topology</w:t>
      </w:r>
      <w:r w:rsidRPr="00817E5F">
        <w:rPr>
          <w:lang w:val="de-DE"/>
        </w:rPr>
        <w:t>-Editors und die grafische Repräsentation der Geräte samt deren semantischen Informationen erlaubt es dem Inbetriebnehmer, Hilscher-Kunden wie Hilscher-Ingenieuren, einfach und mit wenig Aufwand Netzwerke zu konfigurieren</w:t>
      </w:r>
      <w:r>
        <w:rPr>
          <w:lang w:val="de-DE"/>
        </w:rPr>
        <w:t>.</w:t>
      </w:r>
    </w:p>
    <w:p w14:paraId="475BB2BA" w14:textId="00C23D9A" w:rsidR="00817E5F" w:rsidRPr="00FC3A01" w:rsidRDefault="00817E5F" w:rsidP="00817E5F">
      <w:pPr>
        <w:pStyle w:val="TextkrperEinzug"/>
        <w:rPr>
          <w:lang w:val="de-DE"/>
        </w:rPr>
      </w:pPr>
      <w:r w:rsidRPr="00212703">
        <w:rPr>
          <w:rFonts w:cs="Times New Roman"/>
          <w:lang w:val="de-DE"/>
        </w:rPr>
        <w:t xml:space="preserve">Die </w:t>
      </w:r>
      <w:r>
        <w:rPr>
          <w:rFonts w:cs="Times New Roman"/>
          <w:lang w:val="de-DE"/>
        </w:rPr>
        <w:t xml:space="preserve">Darstellung der </w:t>
      </w:r>
      <w:r w:rsidRPr="00212703">
        <w:rPr>
          <w:rFonts w:cs="Times New Roman"/>
          <w:lang w:val="de-DE"/>
        </w:rPr>
        <w:t>Verbindungen</w:t>
      </w:r>
      <w:r>
        <w:rPr>
          <w:rFonts w:cs="Times New Roman"/>
          <w:lang w:val="de-DE"/>
        </w:rPr>
        <w:t xml:space="preserve"> zwischen den Geräten bietet</w:t>
      </w:r>
      <w:r w:rsidRPr="00212703">
        <w:rPr>
          <w:rFonts w:cs="Times New Roman"/>
          <w:lang w:val="de-DE"/>
        </w:rPr>
        <w:t xml:space="preserve"> eine </w:t>
      </w:r>
      <w:r>
        <w:rPr>
          <w:rFonts w:cs="Times New Roman"/>
          <w:lang w:val="de-DE"/>
        </w:rPr>
        <w:t>1:1 Sicht auf die physikalische Verkabelung / Vernetzung der F</w:t>
      </w:r>
      <w:r w:rsidRPr="00212703">
        <w:rPr>
          <w:rFonts w:cs="Times New Roman"/>
          <w:lang w:val="de-DE"/>
        </w:rPr>
        <w:t>eldbus</w:t>
      </w:r>
      <w:r>
        <w:rPr>
          <w:rFonts w:cs="Times New Roman"/>
          <w:lang w:val="de-DE"/>
        </w:rPr>
        <w:t>g</w:t>
      </w:r>
      <w:r w:rsidRPr="00212703">
        <w:rPr>
          <w:rFonts w:cs="Times New Roman"/>
          <w:lang w:val="de-DE"/>
        </w:rPr>
        <w:t xml:space="preserve">eräte in </w:t>
      </w:r>
      <w:r>
        <w:rPr>
          <w:rFonts w:cs="Times New Roman"/>
          <w:lang w:val="de-DE"/>
        </w:rPr>
        <w:t>eine</w:t>
      </w:r>
      <w:r w:rsidRPr="00212703">
        <w:rPr>
          <w:rFonts w:cs="Times New Roman"/>
          <w:lang w:val="de-DE"/>
        </w:rPr>
        <w:t>m Netzwerk. Dadurch k</w:t>
      </w:r>
      <w:r>
        <w:rPr>
          <w:rFonts w:cs="Times New Roman"/>
          <w:lang w:val="de-DE"/>
        </w:rPr>
        <w:t>ann der Anwender</w:t>
      </w:r>
      <w:r w:rsidRPr="00212703">
        <w:rPr>
          <w:rFonts w:cs="Times New Roman"/>
          <w:lang w:val="de-DE"/>
        </w:rPr>
        <w:t xml:space="preserve"> </w:t>
      </w:r>
      <w:r>
        <w:rPr>
          <w:rFonts w:cs="Times New Roman"/>
          <w:lang w:val="de-DE"/>
        </w:rPr>
        <w:t xml:space="preserve">die </w:t>
      </w:r>
      <w:r w:rsidRPr="00212703">
        <w:rPr>
          <w:rFonts w:cs="Times New Roman"/>
          <w:lang w:val="de-DE"/>
        </w:rPr>
        <w:t>Beziehung</w:t>
      </w:r>
      <w:r>
        <w:rPr>
          <w:rFonts w:cs="Times New Roman"/>
          <w:lang w:val="de-DE"/>
        </w:rPr>
        <w:t>en</w:t>
      </w:r>
      <w:r w:rsidRPr="00212703">
        <w:rPr>
          <w:rFonts w:cs="Times New Roman"/>
          <w:lang w:val="de-DE"/>
        </w:rPr>
        <w:t xml:space="preserve"> zwischen </w:t>
      </w:r>
      <w:r>
        <w:rPr>
          <w:rFonts w:cs="Times New Roman"/>
          <w:lang w:val="de-DE"/>
        </w:rPr>
        <w:t>den Kommunikationst</w:t>
      </w:r>
      <w:r w:rsidRPr="00212703">
        <w:rPr>
          <w:rFonts w:cs="Times New Roman"/>
          <w:lang w:val="de-DE"/>
        </w:rPr>
        <w:t xml:space="preserve">eilnehmern </w:t>
      </w:r>
      <w:r>
        <w:rPr>
          <w:rFonts w:cs="Times New Roman"/>
          <w:lang w:val="de-DE"/>
        </w:rPr>
        <w:t>schnell erfassen</w:t>
      </w:r>
      <w:r w:rsidRPr="00212703">
        <w:rPr>
          <w:rFonts w:cs="Times New Roman"/>
          <w:lang w:val="de-DE"/>
        </w:rPr>
        <w:t xml:space="preserve">. </w:t>
      </w:r>
      <w:r>
        <w:rPr>
          <w:rFonts w:cs="Times New Roman"/>
          <w:lang w:val="de-DE"/>
        </w:rPr>
        <w:t>So einfach und sicher zu bedienendes Plugin</w:t>
      </w:r>
      <w:r w:rsidRPr="00212703">
        <w:rPr>
          <w:rFonts w:cs="Times New Roman"/>
          <w:lang w:val="de-DE"/>
        </w:rPr>
        <w:t xml:space="preserve">-Modul </w:t>
      </w:r>
      <w:r w:rsidR="00381335">
        <w:rPr>
          <w:rFonts w:cs="Times New Roman"/>
          <w:lang w:val="de-DE"/>
        </w:rPr>
        <w:t>Topology</w:t>
      </w:r>
      <w:r w:rsidRPr="00212703">
        <w:rPr>
          <w:rFonts w:cs="Times New Roman"/>
          <w:lang w:val="de-DE"/>
        </w:rPr>
        <w:t>-Editor</w:t>
      </w:r>
      <w:r>
        <w:rPr>
          <w:rFonts w:cs="Times New Roman"/>
          <w:lang w:val="de-DE"/>
        </w:rPr>
        <w:t xml:space="preserve"> ist</w:t>
      </w:r>
      <w:r w:rsidRPr="00212703">
        <w:rPr>
          <w:rFonts w:cs="Times New Roman"/>
          <w:lang w:val="de-DE"/>
        </w:rPr>
        <w:t xml:space="preserve"> vollkommen geeignet für</w:t>
      </w:r>
      <w:r>
        <w:rPr>
          <w:rFonts w:cs="Times New Roman"/>
          <w:lang w:val="de-DE"/>
        </w:rPr>
        <w:t xml:space="preserve"> die Einsparung der Engineering-Zeit und somit für</w:t>
      </w:r>
      <w:r w:rsidRPr="00212703">
        <w:rPr>
          <w:rFonts w:cs="Times New Roman"/>
          <w:lang w:val="de-DE"/>
        </w:rPr>
        <w:t xml:space="preserve"> eine Kostenreduktion </w:t>
      </w:r>
      <w:r>
        <w:rPr>
          <w:rFonts w:cs="Times New Roman"/>
          <w:lang w:val="de-DE"/>
        </w:rPr>
        <w:t xml:space="preserve">bei der Inbetriebnahme der Anlagen. </w:t>
      </w:r>
    </w:p>
    <w:p w14:paraId="187DE10D" w14:textId="1258BA1E" w:rsidR="00937130" w:rsidRPr="00212703" w:rsidRDefault="00300267" w:rsidP="003F3F58">
      <w:pPr>
        <w:pStyle w:val="TextkrperEinzug"/>
        <w:rPr>
          <w:rFonts w:cs="Times New Roman"/>
          <w:lang w:val="de-DE"/>
        </w:rPr>
      </w:pPr>
      <w:r w:rsidRPr="00212703">
        <w:rPr>
          <w:rFonts w:cs="Times New Roman"/>
          <w:lang w:val="de-DE"/>
        </w:rPr>
        <w:t>Da der Mensch diese Art der visuellen Informationen am schnellsten Erfassen und Verstehen kann, ist es sicherlich von Vorteil für den Einsatz beim Projektieren eines Feldbussystems.</w:t>
      </w:r>
    </w:p>
    <w:p w14:paraId="0403EEB2" w14:textId="42F048D1" w:rsidR="00937130" w:rsidRPr="00212703" w:rsidRDefault="00937130" w:rsidP="008B3BD1">
      <w:pPr>
        <w:pStyle w:val="TextkrperEinzug"/>
        <w:rPr>
          <w:rFonts w:cs="Times New Roman"/>
          <w:lang w:val="de-DE"/>
        </w:rPr>
      </w:pPr>
      <w:r w:rsidRPr="00212703">
        <w:rPr>
          <w:rFonts w:cs="Times New Roman"/>
          <w:lang w:val="de-DE"/>
        </w:rPr>
        <w:t>Die Erstellung von Desktop- und Web-Anwendungen aus einer gemeinsame</w:t>
      </w:r>
      <w:r w:rsidR="00D26D9D">
        <w:rPr>
          <w:rFonts w:cs="Times New Roman"/>
          <w:lang w:val="de-DE"/>
        </w:rPr>
        <w:t>n</w:t>
      </w:r>
      <w:r w:rsidRPr="00212703">
        <w:rPr>
          <w:rFonts w:cs="Times New Roman"/>
          <w:lang w:val="de-DE"/>
        </w:rPr>
        <w:t xml:space="preserve"> Codebasis lässt sich mit dem </w:t>
      </w:r>
      <w:r w:rsidR="001731F3">
        <w:rPr>
          <w:rFonts w:cs="Times New Roman"/>
          <w:lang w:val="de-DE"/>
        </w:rPr>
        <w:t>JavaScript</w:t>
      </w:r>
      <w:r w:rsidRPr="00212703">
        <w:rPr>
          <w:rFonts w:cs="Times New Roman"/>
          <w:lang w:val="de-DE"/>
        </w:rPr>
        <w:t xml:space="preserve">-Framework Angular 2 umsetzen. Die Realisierung mit diesem Framework erlaubt </w:t>
      </w:r>
      <w:r w:rsidR="00D26D9D">
        <w:rPr>
          <w:rFonts w:cs="Times New Roman"/>
          <w:lang w:val="de-DE"/>
        </w:rPr>
        <w:t xml:space="preserve">es </w:t>
      </w:r>
      <w:r w:rsidRPr="00212703">
        <w:rPr>
          <w:rFonts w:cs="Times New Roman"/>
          <w:lang w:val="de-DE"/>
        </w:rPr>
        <w:t>im Verglich mit den anderen Optionen aus Kapitel 5 den größten Grad der Wiederverwendung des Quellcodes für die Plattformen und Webbrowsers.</w:t>
      </w:r>
    </w:p>
    <w:p w14:paraId="58CC021A" w14:textId="430D8002" w:rsidR="00B2581B" w:rsidRPr="00212703" w:rsidRDefault="00937130" w:rsidP="003F3F58">
      <w:pPr>
        <w:pStyle w:val="TextkrperEinzug"/>
        <w:rPr>
          <w:rFonts w:cs="Times New Roman"/>
          <w:lang w:val="de-DE"/>
        </w:rPr>
      </w:pPr>
      <w:r w:rsidRPr="00212703">
        <w:rPr>
          <w:rFonts w:cs="Times New Roman"/>
          <w:lang w:val="de-DE"/>
        </w:rPr>
        <w:t xml:space="preserve">Durch die Wiederverwendung </w:t>
      </w:r>
      <w:r w:rsidR="00B2581B" w:rsidRPr="00212703">
        <w:rPr>
          <w:rFonts w:cs="Times New Roman"/>
          <w:lang w:val="de-DE"/>
        </w:rPr>
        <w:t>des Quellc</w:t>
      </w:r>
      <w:r w:rsidRPr="00212703">
        <w:rPr>
          <w:rFonts w:cs="Times New Roman"/>
          <w:lang w:val="de-DE"/>
        </w:rPr>
        <w:t xml:space="preserve">odes für </w:t>
      </w:r>
      <w:r w:rsidR="00B2581B" w:rsidRPr="00212703">
        <w:rPr>
          <w:rFonts w:cs="Times New Roman"/>
          <w:lang w:val="de-DE"/>
        </w:rPr>
        <w:t>Desktop-Anwendung und Web-Anwendung fällt insgesamt ein geringerer Entwicklungs- und Wartungsaufwand an. Das Framework Angular bietet zudem eine Reihe von Konzepte</w:t>
      </w:r>
      <w:r w:rsidR="00D26D9D">
        <w:rPr>
          <w:rFonts w:cs="Times New Roman"/>
          <w:lang w:val="de-DE"/>
        </w:rPr>
        <w:t>n</w:t>
      </w:r>
      <w:r w:rsidR="00B2581B" w:rsidRPr="00212703">
        <w:rPr>
          <w:rFonts w:cs="Times New Roman"/>
          <w:lang w:val="de-DE"/>
        </w:rPr>
        <w:t xml:space="preserve"> zur Strukturierung des Quellcodes</w:t>
      </w:r>
      <w:r w:rsidR="00D26D9D">
        <w:rPr>
          <w:rFonts w:cs="Times New Roman"/>
          <w:lang w:val="de-DE"/>
        </w:rPr>
        <w:t>,</w:t>
      </w:r>
      <w:r w:rsidR="00B2581B" w:rsidRPr="00212703">
        <w:rPr>
          <w:rFonts w:cs="Times New Roman"/>
          <w:lang w:val="de-DE"/>
        </w:rPr>
        <w:t xml:space="preserve"> welche sich über die verbesserte Modularität und Wiederverwendbarkeit positiv auf die Wartbarkeit der Codebasis auswirken. Neben diesen Konzepten aus dem Abschnitt</w:t>
      </w:r>
      <w:r w:rsidR="00554BD4">
        <w:rPr>
          <w:rFonts w:cs="Times New Roman"/>
          <w:lang w:val="de-DE"/>
        </w:rPr>
        <w:t xml:space="preserve"> </w:t>
      </w:r>
      <w:r w:rsidR="00554BD4">
        <w:rPr>
          <w:rFonts w:cs="Times New Roman"/>
          <w:lang w:val="de-DE"/>
        </w:rPr>
        <w:fldChar w:fldCharType="begin"/>
      </w:r>
      <w:r w:rsidR="00554BD4">
        <w:rPr>
          <w:rFonts w:cs="Times New Roman"/>
          <w:lang w:val="de-DE"/>
        </w:rPr>
        <w:instrText xml:space="preserve"> REF _Ref519083430 \r \h </w:instrText>
      </w:r>
      <w:r w:rsidR="00554BD4">
        <w:rPr>
          <w:rFonts w:cs="Times New Roman"/>
          <w:lang w:val="de-DE"/>
        </w:rPr>
      </w:r>
      <w:r w:rsidR="00554BD4">
        <w:rPr>
          <w:rFonts w:cs="Times New Roman"/>
          <w:lang w:val="de-DE"/>
        </w:rPr>
        <w:fldChar w:fldCharType="separate"/>
      </w:r>
      <w:r w:rsidR="00693A00">
        <w:rPr>
          <w:rFonts w:cs="Times New Roman"/>
          <w:lang w:val="de-DE"/>
        </w:rPr>
        <w:t>6.1</w:t>
      </w:r>
      <w:r w:rsidR="00554BD4">
        <w:rPr>
          <w:rFonts w:cs="Times New Roman"/>
          <w:lang w:val="de-DE"/>
        </w:rPr>
        <w:fldChar w:fldCharType="end"/>
      </w:r>
      <w:r w:rsidR="00B2581B" w:rsidRPr="00212703">
        <w:rPr>
          <w:rFonts w:cs="Times New Roman"/>
          <w:lang w:val="de-DE"/>
        </w:rPr>
        <w:t xml:space="preserve"> gibt es auch das MVC-Architekturmuster eine bestimmte Struktur während der Kodierung vor. Dadurch müssen von Entwicklerseite keine eigenen Konzepte zur Strukturierung entwickelt und eingehalten werden, sondern es wird eine bestimmte Anwendungsarchitektur vorgegeben.</w:t>
      </w:r>
    </w:p>
    <w:p w14:paraId="7D202576" w14:textId="58241944" w:rsidR="00937130" w:rsidRPr="00212703" w:rsidRDefault="00B2581B" w:rsidP="003F3F58">
      <w:pPr>
        <w:pStyle w:val="TextkrperEinzug"/>
        <w:rPr>
          <w:rFonts w:cs="Times New Roman"/>
          <w:lang w:val="de-DE"/>
        </w:rPr>
      </w:pPr>
      <w:r w:rsidRPr="00212703">
        <w:rPr>
          <w:rFonts w:cs="Times New Roman"/>
          <w:lang w:val="de-DE"/>
        </w:rPr>
        <w:t>Durch die Verwendung von Visual Studio Code (</w:t>
      </w:r>
      <w:r w:rsidR="00D26D9D">
        <w:rPr>
          <w:rFonts w:cs="Times New Roman"/>
          <w:lang w:val="de-DE"/>
        </w:rPr>
        <w:t>s</w:t>
      </w:r>
      <w:r w:rsidRPr="00212703">
        <w:rPr>
          <w:rFonts w:cs="Times New Roman"/>
          <w:lang w:val="de-DE"/>
        </w:rPr>
        <w:t xml:space="preserve">iehe Abschnitt 8.2) mittels Transpiler lassen sich viele Probleme der </w:t>
      </w:r>
      <w:r w:rsidR="00510A5A" w:rsidRPr="00212703">
        <w:rPr>
          <w:rFonts w:cs="Times New Roman"/>
          <w:lang w:val="de-DE"/>
        </w:rPr>
        <w:t>Programmiersprache</w:t>
      </w:r>
      <w:r w:rsidRPr="00212703">
        <w:rPr>
          <w:rFonts w:cs="Times New Roman"/>
          <w:lang w:val="de-DE"/>
        </w:rPr>
        <w:t xml:space="preserve"> </w:t>
      </w:r>
      <w:r w:rsidR="001731F3">
        <w:rPr>
          <w:rFonts w:cs="Times New Roman"/>
          <w:lang w:val="de-DE"/>
        </w:rPr>
        <w:t>JavaScript</w:t>
      </w:r>
      <w:r w:rsidRPr="00212703">
        <w:rPr>
          <w:rFonts w:cs="Times New Roman"/>
          <w:lang w:val="de-DE"/>
        </w:rPr>
        <w:t xml:space="preserve"> beheben und die Syntax unter anderem um </w:t>
      </w:r>
      <w:r w:rsidR="00510A5A" w:rsidRPr="00212703">
        <w:rPr>
          <w:rFonts w:cs="Times New Roman"/>
          <w:lang w:val="de-DE"/>
        </w:rPr>
        <w:t xml:space="preserve">Sprachkonstrukte für klassenbasierte Objektorientierung erweitern. Dies verringert den Wartungsaufwand von </w:t>
      </w:r>
      <w:r w:rsidR="001731F3">
        <w:rPr>
          <w:rFonts w:cs="Times New Roman"/>
          <w:lang w:val="de-DE"/>
        </w:rPr>
        <w:t>JavaScript</w:t>
      </w:r>
      <w:r w:rsidR="00510A5A" w:rsidRPr="00212703">
        <w:rPr>
          <w:rFonts w:cs="Times New Roman"/>
          <w:lang w:val="de-DE"/>
        </w:rPr>
        <w:t xml:space="preserve">-Anwendungen und ermöglicht Entwicklern einen </w:t>
      </w:r>
      <w:r w:rsidR="00510A5A" w:rsidRPr="00212703">
        <w:rPr>
          <w:rFonts w:cs="Times New Roman"/>
          <w:lang w:val="de-DE"/>
        </w:rPr>
        <w:lastRenderedPageBreak/>
        <w:t xml:space="preserve">leichteren Zugang zur objektorientierten Entwicklung mit </w:t>
      </w:r>
      <w:r w:rsidR="001731F3">
        <w:rPr>
          <w:rFonts w:cs="Times New Roman"/>
          <w:lang w:val="de-DE"/>
        </w:rPr>
        <w:t>JavaScript</w:t>
      </w:r>
      <w:r w:rsidR="00510A5A" w:rsidRPr="00212703">
        <w:rPr>
          <w:rFonts w:cs="Times New Roman"/>
          <w:lang w:val="de-DE"/>
        </w:rPr>
        <w:t xml:space="preserve"> und damit eine bessere Modularität der Systems.</w:t>
      </w:r>
    </w:p>
    <w:p w14:paraId="5FCFA4F9" w14:textId="109763DD" w:rsidR="00510A5A" w:rsidRPr="00212703" w:rsidRDefault="001731F3" w:rsidP="003F3F58">
      <w:pPr>
        <w:pStyle w:val="TextkrperEinzug"/>
        <w:ind w:firstLine="576"/>
        <w:rPr>
          <w:rFonts w:cs="Times New Roman"/>
          <w:lang w:val="de-DE"/>
        </w:rPr>
      </w:pPr>
      <w:r>
        <w:rPr>
          <w:rFonts w:cs="Times New Roman"/>
          <w:lang w:val="de-DE"/>
        </w:rPr>
        <w:t>TypeScript</w:t>
      </w:r>
      <w:r w:rsidR="00510A5A" w:rsidRPr="00212703">
        <w:rPr>
          <w:rFonts w:cs="Times New Roman"/>
          <w:lang w:val="de-DE"/>
        </w:rPr>
        <w:t xml:space="preserve"> verbessert die Wartbarkeit von </w:t>
      </w:r>
      <w:r>
        <w:rPr>
          <w:rFonts w:cs="Times New Roman"/>
          <w:lang w:val="de-DE"/>
        </w:rPr>
        <w:t>JavaScript</w:t>
      </w:r>
      <w:r w:rsidR="00510A5A" w:rsidRPr="00212703">
        <w:rPr>
          <w:rFonts w:cs="Times New Roman"/>
          <w:lang w:val="de-DE"/>
        </w:rPr>
        <w:t xml:space="preserve"> zusätzlich, indem dieses um eine statische Typisierung ergänzt wird. Ein zusätzlicher Kompilierschritt ermöglicht die Prüfung des Quellcodes, um den Entwickler im Umgang mit fehlerträchtigen Eigenschaften der Programmiersprache zu unterstützen, </w:t>
      </w:r>
      <w:r w:rsidR="00340813" w:rsidRPr="00212703">
        <w:rPr>
          <w:rFonts w:cs="Times New Roman"/>
          <w:lang w:val="de-DE"/>
        </w:rPr>
        <w:t>beispielsweise</w:t>
      </w:r>
      <w:r w:rsidR="00510A5A" w:rsidRPr="00212703">
        <w:rPr>
          <w:rFonts w:cs="Times New Roman"/>
          <w:lang w:val="de-DE"/>
        </w:rPr>
        <w:t xml:space="preserve"> der permissiven Fehlerbehandlung oder </w:t>
      </w:r>
      <w:r w:rsidR="00340813" w:rsidRPr="00212703">
        <w:rPr>
          <w:rFonts w:cs="Times New Roman"/>
          <w:lang w:val="de-DE"/>
        </w:rPr>
        <w:t>automatischen</w:t>
      </w:r>
      <w:r w:rsidR="00510A5A" w:rsidRPr="00212703">
        <w:rPr>
          <w:rFonts w:cs="Times New Roman"/>
          <w:lang w:val="de-DE"/>
        </w:rPr>
        <w:t xml:space="preserve"> </w:t>
      </w:r>
      <w:r w:rsidR="00817E5F">
        <w:rPr>
          <w:rFonts w:cs="Times New Roman"/>
          <w:lang w:val="de-DE"/>
        </w:rPr>
        <w:t>Type-</w:t>
      </w:r>
      <w:r w:rsidR="00340813" w:rsidRPr="00212703">
        <w:rPr>
          <w:rFonts w:cs="Times New Roman"/>
          <w:lang w:val="de-DE"/>
        </w:rPr>
        <w:t>Konvertierungen</w:t>
      </w:r>
      <w:r w:rsidR="00510A5A" w:rsidRPr="00212703">
        <w:rPr>
          <w:rFonts w:cs="Times New Roman"/>
          <w:lang w:val="de-DE"/>
        </w:rPr>
        <w:t xml:space="preserve">. Dies verbessert in erster Linie </w:t>
      </w:r>
      <w:r w:rsidR="00340813" w:rsidRPr="00212703">
        <w:rPr>
          <w:rFonts w:cs="Times New Roman"/>
          <w:lang w:val="de-DE"/>
        </w:rPr>
        <w:t>die Analysierbarkeit</w:t>
      </w:r>
      <w:r w:rsidR="00510A5A" w:rsidRPr="00212703">
        <w:rPr>
          <w:rFonts w:cs="Times New Roman"/>
          <w:lang w:val="de-DE"/>
        </w:rPr>
        <w:t xml:space="preserve"> und dadurch die Änderbarkeit der Codes.  </w:t>
      </w:r>
    </w:p>
    <w:p w14:paraId="553AFD84" w14:textId="4A6F344D" w:rsidR="00CC5BAB" w:rsidRPr="00212703" w:rsidRDefault="00CC5BAB" w:rsidP="00CC5BAB">
      <w:pPr>
        <w:pStyle w:val="berschrift2"/>
      </w:pPr>
      <w:bookmarkStart w:id="265" w:name="_Toc517096409"/>
      <w:bookmarkStart w:id="266" w:name="_Toc521311649"/>
      <w:r w:rsidRPr="00212703">
        <w:t>Ausblick</w:t>
      </w:r>
      <w:bookmarkEnd w:id="265"/>
      <w:bookmarkEnd w:id="266"/>
    </w:p>
    <w:p w14:paraId="7490798C" w14:textId="4F31B1F7" w:rsidR="00817E5F" w:rsidRDefault="00817E5F" w:rsidP="00817E5F">
      <w:pPr>
        <w:pStyle w:val="Textkrper"/>
      </w:pPr>
      <w:r w:rsidRPr="00212703">
        <w:t xml:space="preserve">Während der Entwicklung des </w:t>
      </w:r>
      <w:r>
        <w:t>Plugin</w:t>
      </w:r>
      <w:r w:rsidRPr="00212703">
        <w:t xml:space="preserve">s wurde deutlich, dass vor allem die Zeit zwischen Anfragen und Antworten ein nicht zu unterschätzendes Problem ist. Dauert die Verarbeitung der feldbusprotokollabhängigen Informationen zu lange und die Antwort wird als Resultat dessen nicht gesendet, läuft der Browser beziehungsweise browserfähige Control unter Umständen in einer sogenannte </w:t>
      </w:r>
      <w:r w:rsidRPr="00212703">
        <w:rPr>
          <w:i/>
        </w:rPr>
        <w:t>Connection Timeout</w:t>
      </w:r>
      <w:r w:rsidR="0029122A">
        <w:t xml:space="preserve">. </w:t>
      </w:r>
      <w:r w:rsidRPr="00212703">
        <w:t xml:space="preserve">Das Problem wird mit der Zeit immer größer, da die Anforderungen an </w:t>
      </w:r>
      <w:r w:rsidRPr="00402BE9">
        <w:t>Netzwerk</w:t>
      </w:r>
      <w:r w:rsidR="002C189B" w:rsidRPr="00402BE9">
        <w:t>performance</w:t>
      </w:r>
      <w:r w:rsidR="002C189B">
        <w:t xml:space="preserve"> und Gerätekomplexität</w:t>
      </w:r>
      <w:r w:rsidR="00C924F0">
        <w:t xml:space="preserve"> </w:t>
      </w:r>
      <w:r w:rsidRPr="00212703">
        <w:t xml:space="preserve">steigen stetig. </w:t>
      </w:r>
      <w:r w:rsidR="002C189B">
        <w:t>D</w:t>
      </w:r>
      <w:r w:rsidRPr="00212703">
        <w:t xml:space="preserve">ie Übertragungsgeschwindigkeit der Daten </w:t>
      </w:r>
      <w:r w:rsidR="002C189B">
        <w:t xml:space="preserve">wurde </w:t>
      </w:r>
      <w:r w:rsidRPr="00212703">
        <w:t xml:space="preserve">nicht betrachtet, </w:t>
      </w:r>
      <w:r w:rsidR="002C189B">
        <w:t>sie soll im weiteren Ausbauschritt des Plugins adressiert werden</w:t>
      </w:r>
      <w:r w:rsidRPr="00212703">
        <w:t>.</w:t>
      </w:r>
    </w:p>
    <w:p w14:paraId="77B1D5C8" w14:textId="349A33A8" w:rsidR="00817E5F" w:rsidRDefault="00817E5F" w:rsidP="00817E5F">
      <w:pPr>
        <w:pStyle w:val="Textkrper"/>
        <w:ind w:firstLine="709"/>
      </w:pPr>
      <w:r w:rsidRPr="00212703">
        <w:t>Das Einführen de</w:t>
      </w:r>
      <w:r w:rsidR="003D793E">
        <w:t>r</w:t>
      </w:r>
      <w:r w:rsidRPr="00212703">
        <w:t xml:space="preserve"> Single</w:t>
      </w:r>
      <w:r>
        <w:t xml:space="preserve"> </w:t>
      </w:r>
      <w:r w:rsidRPr="00212703">
        <w:t xml:space="preserve">Page App (Siehe Abschnitt 7.1) war ein erster </w:t>
      </w:r>
      <w:r w:rsidR="003D793E">
        <w:t>richtiger</w:t>
      </w:r>
      <w:r w:rsidR="003D793E" w:rsidRPr="00212703">
        <w:t xml:space="preserve"> </w:t>
      </w:r>
      <w:r w:rsidRPr="00212703">
        <w:t>Schritt in die richtige Richtung</w:t>
      </w:r>
      <w:r w:rsidR="00D91763">
        <w:t>,</w:t>
      </w:r>
      <w:r>
        <w:t xml:space="preserve"> um die </w:t>
      </w:r>
      <w:r w:rsidR="00D91763">
        <w:t>Übertagungszeit zu reduzieren.</w:t>
      </w:r>
      <w:r w:rsidRPr="00212703">
        <w:t xml:space="preserve"> Sie spart viele tausende Abfragen der Daten pro erstellter Netzwerk-Topologie, was bisher</w:t>
      </w:r>
      <w:r w:rsidR="003D793E">
        <w:t>igen</w:t>
      </w:r>
      <w:r w:rsidRPr="00212703">
        <w:t xml:space="preserve"> zeitlichen Aufwand ungefähr halbiert hat.</w:t>
      </w:r>
    </w:p>
    <w:p w14:paraId="474A0CBD" w14:textId="307037C8" w:rsidR="00817E5F" w:rsidRPr="00212703" w:rsidRDefault="00817E5F" w:rsidP="00D91763">
      <w:pPr>
        <w:pStyle w:val="Textkrper"/>
        <w:ind w:firstLine="709"/>
      </w:pPr>
      <w:r w:rsidRPr="00212703">
        <w:t xml:space="preserve">Bei </w:t>
      </w:r>
      <w:r>
        <w:t>dem Topology-Engineering-Tool</w:t>
      </w:r>
      <w:r w:rsidRPr="00212703">
        <w:t xml:space="preserve"> geht es vor allem darum, die Verknüpfung der Geräte </w:t>
      </w:r>
      <w:r w:rsidR="00D91763" w:rsidRPr="00212703">
        <w:t>ein</w:t>
      </w:r>
      <w:r w:rsidR="00D91763">
        <w:t>es</w:t>
      </w:r>
      <w:r w:rsidR="00D91763" w:rsidRPr="00212703">
        <w:t xml:space="preserve"> industriellen Netzwerks</w:t>
      </w:r>
      <w:r w:rsidRPr="00212703">
        <w:t xml:space="preserve"> darzustellen.</w:t>
      </w:r>
      <w:r w:rsidR="00D91763">
        <w:t xml:space="preserve"> Eine sinnvolle, künftige Erweiterungsmöglichkeit wäre die</w:t>
      </w:r>
      <w:r w:rsidRPr="00212703">
        <w:t xml:space="preserve"> logische Darstellung des Datenflusses </w:t>
      </w:r>
      <w:r w:rsidR="00D91763">
        <w:t>im Netzwerk</w:t>
      </w:r>
      <w:r w:rsidRPr="00212703">
        <w:t>. Ebenfalls könnten die Anzeige</w:t>
      </w:r>
      <w:r w:rsidR="003D793E">
        <w:t>n</w:t>
      </w:r>
      <w:r w:rsidRPr="00212703">
        <w:t xml:space="preserve"> der </w:t>
      </w:r>
      <w:r w:rsidR="003D793E">
        <w:t>unterlagerten Netzwerke über die entsprechenden</w:t>
      </w:r>
      <w:r w:rsidRPr="00212703">
        <w:t xml:space="preserve"> Kommunikationsinfrastrukturgerät</w:t>
      </w:r>
      <w:r w:rsidR="003D793E">
        <w:t>e</w:t>
      </w:r>
      <w:r w:rsidRPr="00212703">
        <w:t xml:space="preserve"> (Gateway</w:t>
      </w:r>
      <w:r w:rsidR="003D793E">
        <w:t>s</w:t>
      </w:r>
      <w:r w:rsidRPr="00212703">
        <w:t xml:space="preserve">) </w:t>
      </w:r>
      <w:r w:rsidR="003D793E">
        <w:t>flexibilisiert werden</w:t>
      </w:r>
      <w:r w:rsidRPr="00212703">
        <w:t>.</w:t>
      </w:r>
    </w:p>
    <w:p w14:paraId="24ACFF0B" w14:textId="77777777" w:rsidR="00D91763" w:rsidRDefault="00817E5F" w:rsidP="00DF5747">
      <w:pPr>
        <w:pStyle w:val="TextkrperEinzug"/>
        <w:rPr>
          <w:lang w:val="de-DE"/>
        </w:rPr>
      </w:pPr>
      <w:r w:rsidRPr="00212703">
        <w:rPr>
          <w:lang w:val="de-DE"/>
        </w:rPr>
        <w:t>Man könnte auch die Linien in der Topologie kontextuell verbessern, indem man</w:t>
      </w:r>
      <w:r>
        <w:rPr>
          <w:lang w:val="de-DE"/>
        </w:rPr>
        <w:t xml:space="preserve"> sie</w:t>
      </w:r>
      <w:r w:rsidRPr="00212703">
        <w:rPr>
          <w:lang w:val="de-DE"/>
        </w:rPr>
        <w:t xml:space="preserve"> farblich je nach Protokoll kennzeichnet. </w:t>
      </w:r>
    </w:p>
    <w:p w14:paraId="7A1AD1E5" w14:textId="5C6113EC" w:rsidR="00817E5F" w:rsidRPr="00212703" w:rsidRDefault="00817E5F" w:rsidP="00D91763">
      <w:pPr>
        <w:pStyle w:val="TextkrperEinzug"/>
        <w:rPr>
          <w:lang w:val="de-DE"/>
        </w:rPr>
      </w:pPr>
      <w:r w:rsidRPr="00212703">
        <w:rPr>
          <w:lang w:val="de-DE"/>
        </w:rPr>
        <w:t>Eine andere umsetzbare Erweiterung für den Topolog</w:t>
      </w:r>
      <w:r w:rsidR="0079576D">
        <w:rPr>
          <w:lang w:val="de-DE"/>
        </w:rPr>
        <w:t>y</w:t>
      </w:r>
      <w:r w:rsidRPr="00212703">
        <w:rPr>
          <w:lang w:val="de-DE"/>
        </w:rPr>
        <w:t>-Editor wäre die Übertragungssicherheit</w:t>
      </w:r>
      <w:r>
        <w:rPr>
          <w:lang w:val="de-DE"/>
        </w:rPr>
        <w:t>,</w:t>
      </w:r>
      <w:r w:rsidRPr="00212703">
        <w:rPr>
          <w:lang w:val="de-DE"/>
        </w:rPr>
        <w:t xml:space="preserve"> was in der industriellen Kommunikation einer großen </w:t>
      </w:r>
      <w:r w:rsidR="003D793E">
        <w:rPr>
          <w:lang w:val="de-DE"/>
        </w:rPr>
        <w:t>Rolle spielt</w:t>
      </w:r>
      <w:r w:rsidRPr="00212703">
        <w:rPr>
          <w:lang w:val="de-DE"/>
        </w:rPr>
        <w:t>.</w:t>
      </w:r>
    </w:p>
    <w:p w14:paraId="71F34A01" w14:textId="0158F08F" w:rsidR="00817E5F" w:rsidRDefault="00817E5F" w:rsidP="00DF5747">
      <w:pPr>
        <w:pStyle w:val="TextkrperEinzug"/>
        <w:rPr>
          <w:lang w:val="de-DE"/>
        </w:rPr>
      </w:pPr>
      <w:r>
        <w:rPr>
          <w:lang w:val="de-DE"/>
        </w:rPr>
        <w:t xml:space="preserve">Der </w:t>
      </w:r>
      <w:r w:rsidRPr="00212703">
        <w:rPr>
          <w:lang w:val="de-DE"/>
        </w:rPr>
        <w:t>Topolog</w:t>
      </w:r>
      <w:r w:rsidR="0079576D">
        <w:rPr>
          <w:lang w:val="de-DE"/>
        </w:rPr>
        <w:t>y</w:t>
      </w:r>
      <w:r w:rsidRPr="00212703">
        <w:rPr>
          <w:lang w:val="de-DE"/>
        </w:rPr>
        <w:t xml:space="preserve">-Editor </w:t>
      </w:r>
      <w:r>
        <w:rPr>
          <w:lang w:val="de-DE"/>
        </w:rPr>
        <w:t xml:space="preserve">kann auch </w:t>
      </w:r>
      <w:r w:rsidRPr="00212703">
        <w:rPr>
          <w:lang w:val="de-DE"/>
        </w:rPr>
        <w:t xml:space="preserve">als interaktives Hilfsmittel beim Lernen der verschiedenen Topologie-Arten </w:t>
      </w:r>
      <w:r>
        <w:rPr>
          <w:lang w:val="de-DE"/>
        </w:rPr>
        <w:t>eingesetzt werden</w:t>
      </w:r>
      <w:r w:rsidRPr="00212703">
        <w:rPr>
          <w:lang w:val="de-DE"/>
        </w:rPr>
        <w:t xml:space="preserve">. Man könnte das </w:t>
      </w:r>
      <w:r>
        <w:rPr>
          <w:lang w:val="de-DE"/>
        </w:rPr>
        <w:t>Plugin</w:t>
      </w:r>
      <w:r w:rsidRPr="00212703">
        <w:rPr>
          <w:lang w:val="de-DE"/>
        </w:rPr>
        <w:t xml:space="preserve"> um die Möglichkei</w:t>
      </w:r>
      <w:r>
        <w:rPr>
          <w:lang w:val="de-DE"/>
        </w:rPr>
        <w:t>t erweitern, dass ein Benutzer d</w:t>
      </w:r>
      <w:r w:rsidRPr="00212703">
        <w:rPr>
          <w:lang w:val="de-DE"/>
        </w:rPr>
        <w:t>ie Topologie-Arten</w:t>
      </w:r>
      <w:r>
        <w:rPr>
          <w:lang w:val="de-DE"/>
        </w:rPr>
        <w:t>, siehe</w:t>
      </w:r>
      <w:r w:rsidRPr="00212703">
        <w:rPr>
          <w:lang w:val="de-DE"/>
        </w:rPr>
        <w:t xml:space="preserve"> Abschnitt 2.2</w:t>
      </w:r>
      <w:r>
        <w:rPr>
          <w:lang w:val="de-DE"/>
        </w:rPr>
        <w:t>,</w:t>
      </w:r>
      <w:r w:rsidRPr="00212703">
        <w:rPr>
          <w:lang w:val="de-DE"/>
        </w:rPr>
        <w:t xml:space="preserve"> </w:t>
      </w:r>
      <w:r>
        <w:rPr>
          <w:lang w:val="de-DE"/>
        </w:rPr>
        <w:t>umschalten kann.</w:t>
      </w:r>
    </w:p>
    <w:p w14:paraId="4C1146A3" w14:textId="5215D3C1" w:rsidR="0029122A" w:rsidRPr="00212703" w:rsidRDefault="0029122A" w:rsidP="00DF5747">
      <w:pPr>
        <w:pStyle w:val="TextkrperEinzug"/>
        <w:rPr>
          <w:lang w:val="de-DE"/>
        </w:rPr>
      </w:pPr>
      <w:r w:rsidRPr="0029122A">
        <w:rPr>
          <w:lang w:val="de-DE"/>
        </w:rPr>
        <w:t xml:space="preserve">In Zukunft wird es immer mehr darum gehen, die technischen Möglichkeiten sinnvoll miteinander zu verknüpfen um die Anwendung für den </w:t>
      </w:r>
      <w:r>
        <w:rPr>
          <w:lang w:val="de-DE"/>
        </w:rPr>
        <w:t>Endn</w:t>
      </w:r>
      <w:r w:rsidRPr="0029122A">
        <w:rPr>
          <w:lang w:val="de-DE"/>
        </w:rPr>
        <w:t>utzer intuitiv und adaptierbar zu gestalten und ihm die Informationen zur Verfügung zu stellen, die er benötigt.</w:t>
      </w:r>
    </w:p>
    <w:p w14:paraId="2DE3F80C" w14:textId="77777777" w:rsidR="00817E5F" w:rsidRPr="00212703" w:rsidRDefault="00817E5F" w:rsidP="00817E5F">
      <w:pPr>
        <w:pStyle w:val="TextkrperEinzug"/>
        <w:ind w:firstLine="0"/>
        <w:rPr>
          <w:lang w:val="de-DE"/>
        </w:rPr>
      </w:pPr>
    </w:p>
    <w:p w14:paraId="565A5AFD" w14:textId="77777777" w:rsidR="000B7AFD" w:rsidRPr="00212703" w:rsidRDefault="000B7AFD"/>
    <w:p w14:paraId="4DCBE2D7" w14:textId="77777777" w:rsidR="000B7AFD" w:rsidRPr="00212703" w:rsidRDefault="000B7AFD"/>
    <w:p w14:paraId="207EE889" w14:textId="77777777" w:rsidR="000B7AFD" w:rsidRPr="00212703" w:rsidRDefault="000B7AFD">
      <w:pPr>
        <w:rPr>
          <w:rFonts w:cs="CMR12"/>
          <w:b w:val="0"/>
          <w:sz w:val="24"/>
        </w:rPr>
        <w:sectPr w:rsidR="000B7AFD" w:rsidRPr="00212703" w:rsidSect="00997612">
          <w:headerReference w:type="default" r:id="rId55"/>
          <w:pgSz w:w="11906" w:h="16838" w:code="9"/>
          <w:pgMar w:top="1701" w:right="1418" w:bottom="1134" w:left="1418" w:header="709" w:footer="709" w:gutter="0"/>
          <w:cols w:space="708"/>
          <w:docGrid w:linePitch="360"/>
        </w:sectPr>
      </w:pPr>
    </w:p>
    <w:p w14:paraId="1D5DC1A9" w14:textId="77C6CBA1" w:rsidR="00300267" w:rsidRPr="00212703" w:rsidRDefault="00300267">
      <w:pPr>
        <w:rPr>
          <w:rFonts w:cs="CMR12"/>
          <w:b w:val="0"/>
          <w:sz w:val="24"/>
        </w:rPr>
      </w:pPr>
    </w:p>
    <w:p w14:paraId="4524C658" w14:textId="180CC5AC" w:rsidR="00F32163" w:rsidRPr="00212703" w:rsidRDefault="000B7AFD" w:rsidP="00EB508B">
      <w:pPr>
        <w:pStyle w:val="berschrift1ohneEintraginInhaltsverzeichnis"/>
      </w:pPr>
      <w:r w:rsidRPr="00212703">
        <w:t xml:space="preserve">Anhang: </w:t>
      </w:r>
      <w:r w:rsidR="00300267" w:rsidRPr="00212703">
        <w:t>Use Cases</w:t>
      </w:r>
    </w:p>
    <w:p w14:paraId="101FDE8A" w14:textId="17D9CD3F" w:rsidR="00300267" w:rsidRPr="00212703" w:rsidRDefault="00300267" w:rsidP="00FB505C">
      <w:pPr>
        <w:pStyle w:val="TextkrperEinzug"/>
        <w:ind w:firstLine="0"/>
        <w:rPr>
          <w:b/>
          <w:lang w:val="de-DE"/>
        </w:rPr>
      </w:pPr>
    </w:p>
    <w:p w14:paraId="19A3A8E7" w14:textId="77777777" w:rsidR="00E317CF" w:rsidRPr="00212703" w:rsidRDefault="00E317CF" w:rsidP="00FB505C">
      <w:pPr>
        <w:pStyle w:val="TextkrperEinzug"/>
        <w:ind w:firstLine="0"/>
        <w:rPr>
          <w:b/>
          <w:lang w:val="de-DE"/>
        </w:rPr>
      </w:pPr>
    </w:p>
    <w:p w14:paraId="058F7301" w14:textId="0E5144F8" w:rsidR="00300267" w:rsidRPr="00212703" w:rsidRDefault="00300267" w:rsidP="00FB505C">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8235CE" w:rsidRPr="00212703" w14:paraId="7E64EA71" w14:textId="77777777" w:rsidTr="00823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F1A315D" w14:textId="3A0A275C" w:rsidR="008235CE" w:rsidRPr="00212703" w:rsidRDefault="008235CE" w:rsidP="00FB505C">
            <w:pPr>
              <w:pStyle w:val="TextkrperEinzug"/>
              <w:ind w:firstLine="0"/>
              <w:rPr>
                <w:b w:val="0"/>
                <w:lang w:val="de-DE"/>
              </w:rPr>
            </w:pPr>
            <w:r w:rsidRPr="00212703">
              <w:rPr>
                <w:b w:val="0"/>
                <w:lang w:val="de-DE"/>
              </w:rPr>
              <w:t xml:space="preserve">Use Case </w:t>
            </w:r>
          </w:p>
        </w:tc>
        <w:tc>
          <w:tcPr>
            <w:tcW w:w="4530" w:type="dxa"/>
          </w:tcPr>
          <w:p w14:paraId="0AE49641" w14:textId="2F3E8B9C" w:rsidR="008235CE" w:rsidRPr="00212703" w:rsidRDefault="008235CE" w:rsidP="004958BE">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4958BE" w:rsidRPr="00212703">
              <w:rPr>
                <w:b w:val="0"/>
                <w:lang w:val="de-DE"/>
              </w:rPr>
              <w:t>erstellen und anzeigen</w:t>
            </w:r>
          </w:p>
        </w:tc>
      </w:tr>
      <w:tr w:rsidR="008235CE" w:rsidRPr="00212703" w14:paraId="0069727C"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82DF0D" w14:textId="61680A6C" w:rsidR="008235CE" w:rsidRPr="00212703" w:rsidRDefault="008235CE" w:rsidP="00FB505C">
            <w:pPr>
              <w:pStyle w:val="TextkrperEinzug"/>
              <w:ind w:firstLine="0"/>
              <w:rPr>
                <w:b w:val="0"/>
                <w:lang w:val="de-DE"/>
              </w:rPr>
            </w:pPr>
            <w:r w:rsidRPr="00212703">
              <w:rPr>
                <w:b w:val="0"/>
                <w:lang w:val="de-DE"/>
              </w:rPr>
              <w:t>ID</w:t>
            </w:r>
          </w:p>
        </w:tc>
        <w:tc>
          <w:tcPr>
            <w:tcW w:w="4530" w:type="dxa"/>
          </w:tcPr>
          <w:p w14:paraId="37B39BB6" w14:textId="2BA757E0" w:rsidR="008235CE" w:rsidRPr="00212703" w:rsidRDefault="008235CE" w:rsidP="00FB505C">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#01</w:t>
            </w:r>
          </w:p>
        </w:tc>
      </w:tr>
      <w:tr w:rsidR="008235CE" w:rsidRPr="00212703" w14:paraId="29F2DF93"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6859A40F" w14:textId="423EF74A" w:rsidR="008235CE" w:rsidRPr="00212703" w:rsidRDefault="008235CE" w:rsidP="00FB505C">
            <w:pPr>
              <w:pStyle w:val="TextkrperEinzug"/>
              <w:ind w:firstLine="0"/>
              <w:rPr>
                <w:b w:val="0"/>
                <w:lang w:val="de-DE"/>
              </w:rPr>
            </w:pPr>
            <w:r w:rsidRPr="00212703">
              <w:rPr>
                <w:b w:val="0"/>
                <w:lang w:val="de-DE"/>
              </w:rPr>
              <w:t>Beschreibung</w:t>
            </w:r>
          </w:p>
        </w:tc>
        <w:tc>
          <w:tcPr>
            <w:tcW w:w="4530" w:type="dxa"/>
          </w:tcPr>
          <w:p w14:paraId="493C369C" w14:textId="3F504861" w:rsidR="008235CE" w:rsidRPr="00212703" w:rsidRDefault="0013357D"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w:t>
            </w:r>
            <w:r w:rsidR="004958BE" w:rsidRPr="00212703">
              <w:rPr>
                <w:lang w:val="de-DE"/>
              </w:rPr>
              <w:t xml:space="preserve"> Nutzer kann zu jeder Zeit eine Topologie erstellen sobald der Topologie-Editor-Server in ComStudio läuft</w:t>
            </w:r>
            <w:r w:rsidR="00C924F0">
              <w:rPr>
                <w:lang w:val="de-DE"/>
              </w:rPr>
              <w:t>,</w:t>
            </w:r>
            <w:r w:rsidR="004958BE" w:rsidRPr="00212703">
              <w:rPr>
                <w:lang w:val="de-DE"/>
              </w:rPr>
              <w:t xml:space="preserve"> d.h</w:t>
            </w:r>
            <w:r w:rsidR="00C924F0">
              <w:rPr>
                <w:lang w:val="de-DE"/>
              </w:rPr>
              <w:t>.,</w:t>
            </w:r>
            <w:r w:rsidR="004958BE" w:rsidRPr="00212703">
              <w:rPr>
                <w:lang w:val="de-DE"/>
              </w:rPr>
              <w:t xml:space="preserve"> ComStudio starte</w:t>
            </w:r>
            <w:r w:rsidR="00C924F0">
              <w:rPr>
                <w:lang w:val="de-DE"/>
              </w:rPr>
              <w:t>n</w:t>
            </w:r>
            <w:r w:rsidR="004958BE" w:rsidRPr="00212703">
              <w:rPr>
                <w:lang w:val="de-DE"/>
              </w:rPr>
              <w:t>, neue</w:t>
            </w:r>
            <w:r w:rsidR="00C924F0">
              <w:rPr>
                <w:lang w:val="de-DE"/>
              </w:rPr>
              <w:t>s</w:t>
            </w:r>
            <w:r w:rsidR="004958BE" w:rsidRPr="00212703">
              <w:rPr>
                <w:lang w:val="de-DE"/>
              </w:rPr>
              <w:t xml:space="preserve"> Feld</w:t>
            </w:r>
            <w:r w:rsidR="00C924F0">
              <w:rPr>
                <w:lang w:val="de-DE"/>
              </w:rPr>
              <w:t>b</w:t>
            </w:r>
            <w:r w:rsidR="004958BE" w:rsidRPr="00212703">
              <w:rPr>
                <w:lang w:val="de-DE"/>
              </w:rPr>
              <w:t>us</w:t>
            </w:r>
            <w:r w:rsidR="00C924F0">
              <w:rPr>
                <w:lang w:val="de-DE"/>
              </w:rPr>
              <w:t>-</w:t>
            </w:r>
            <w:r w:rsidR="004958BE" w:rsidRPr="00212703">
              <w:rPr>
                <w:lang w:val="de-DE"/>
              </w:rPr>
              <w:t>Projekt anlegen, ein Master-Device einfügen, ein oder mehre Slave-Device</w:t>
            </w:r>
            <w:r w:rsidR="00C924F0">
              <w:rPr>
                <w:lang w:val="de-DE"/>
              </w:rPr>
              <w:t>s</w:t>
            </w:r>
            <w:r w:rsidR="004958BE" w:rsidRPr="00212703">
              <w:rPr>
                <w:lang w:val="de-DE"/>
              </w:rPr>
              <w:t xml:space="preserve"> einfügen.</w:t>
            </w:r>
          </w:p>
          <w:p w14:paraId="01FC38E9" w14:textId="4B4554D6" w:rsidR="004958BE" w:rsidRDefault="004958BE" w:rsidP="00C924F0">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Eine Topologie an</w:t>
            </w:r>
            <w:r w:rsidR="00C924F0">
              <w:rPr>
                <w:lang w:val="de-DE"/>
              </w:rPr>
              <w:t>zu</w:t>
            </w:r>
            <w:r w:rsidRPr="00212703">
              <w:rPr>
                <w:lang w:val="de-DE"/>
              </w:rPr>
              <w:t xml:space="preserve">zeigen bedeutet, </w:t>
            </w:r>
            <w:r w:rsidR="00881BBC" w:rsidRPr="00212703">
              <w:rPr>
                <w:lang w:val="de-DE"/>
              </w:rPr>
              <w:t>ein</w:t>
            </w:r>
            <w:r w:rsidR="00881BBC">
              <w:rPr>
                <w:lang w:val="de-DE"/>
              </w:rPr>
              <w:t>en</w:t>
            </w:r>
            <w:r w:rsidR="00881BBC" w:rsidRPr="00212703">
              <w:rPr>
                <w:lang w:val="de-DE"/>
              </w:rPr>
              <w:t xml:space="preserve"> Graphen</w:t>
            </w:r>
            <w:r w:rsidRPr="00212703">
              <w:rPr>
                <w:lang w:val="de-DE"/>
              </w:rPr>
              <w:t xml:space="preserve"> i</w:t>
            </w:r>
            <w:r w:rsidR="00C924F0">
              <w:rPr>
                <w:lang w:val="de-DE"/>
              </w:rPr>
              <w:t>m</w:t>
            </w:r>
            <w:r w:rsidRPr="00212703">
              <w:rPr>
                <w:lang w:val="de-DE"/>
              </w:rPr>
              <w:t xml:space="preserve"> Topologie-Editor </w:t>
            </w:r>
            <w:r w:rsidR="00C924F0" w:rsidRPr="00212703">
              <w:rPr>
                <w:lang w:val="de-DE"/>
              </w:rPr>
              <w:t xml:space="preserve">mit den </w:t>
            </w:r>
            <w:r w:rsidR="00C924F0">
              <w:rPr>
                <w:lang w:val="de-DE"/>
              </w:rPr>
              <w:t>entsprechenden</w:t>
            </w:r>
            <w:r w:rsidR="00C924F0" w:rsidRPr="00212703">
              <w:rPr>
                <w:lang w:val="de-DE"/>
              </w:rPr>
              <w:t xml:space="preserve"> Geräten </w:t>
            </w:r>
            <w:r w:rsidRPr="00212703">
              <w:rPr>
                <w:lang w:val="de-DE"/>
              </w:rPr>
              <w:t>an</w:t>
            </w:r>
            <w:r w:rsidR="00C924F0">
              <w:rPr>
                <w:lang w:val="de-DE"/>
              </w:rPr>
              <w:t>zu</w:t>
            </w:r>
            <w:r w:rsidRPr="00212703">
              <w:rPr>
                <w:lang w:val="de-DE"/>
              </w:rPr>
              <w:t>zeigen.</w:t>
            </w:r>
          </w:p>
          <w:p w14:paraId="694E4B2F" w14:textId="77777777" w:rsidR="00881BBC" w:rsidRDefault="00881BBC" w:rsidP="00C924F0">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p w14:paraId="1B450142" w14:textId="77777777" w:rsidR="008C2AB4" w:rsidRDefault="008C2AB4" w:rsidP="00C924F0">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Ablauf:</w:t>
            </w:r>
          </w:p>
          <w:p w14:paraId="2FD60D39" w14:textId="3DD47427" w:rsidR="008C2AB4" w:rsidRDefault="00881BBC" w:rsidP="00881BBC">
            <w:pPr>
              <w:pStyle w:val="TextkrperEinzug"/>
              <w:numPr>
                <w:ilvl w:val="0"/>
                <w:numId w:val="55"/>
              </w:numPr>
              <w:cnfStyle w:val="000000000000" w:firstRow="0" w:lastRow="0" w:firstColumn="0" w:lastColumn="0" w:oddVBand="0" w:evenVBand="0" w:oddHBand="0" w:evenHBand="0" w:firstRowFirstColumn="0" w:firstRowLastColumn="0" w:lastRowFirstColumn="0" w:lastRowLastColumn="0"/>
              <w:rPr>
                <w:lang w:val="de-DE"/>
              </w:rPr>
            </w:pPr>
            <w:r>
              <w:rPr>
                <w:lang w:val="de-DE"/>
              </w:rPr>
              <w:t>Starten ComStudio</w:t>
            </w:r>
          </w:p>
          <w:p w14:paraId="1A78D0EA" w14:textId="03DC128F" w:rsidR="00881BBC" w:rsidRDefault="00881BBC" w:rsidP="00881BBC">
            <w:pPr>
              <w:pStyle w:val="TextkrperEinzug"/>
              <w:numPr>
                <w:ilvl w:val="0"/>
                <w:numId w:val="55"/>
              </w:numPr>
              <w:cnfStyle w:val="000000000000" w:firstRow="0" w:lastRow="0" w:firstColumn="0" w:lastColumn="0" w:oddVBand="0" w:evenVBand="0" w:oddHBand="0" w:evenHBand="0" w:firstRowFirstColumn="0" w:firstRowLastColumn="0" w:lastRowFirstColumn="0" w:lastRowLastColumn="0"/>
              <w:rPr>
                <w:lang w:val="de-DE"/>
              </w:rPr>
            </w:pPr>
            <w:r>
              <w:rPr>
                <w:lang w:val="de-DE"/>
              </w:rPr>
              <w:t>Erstellt ein Solution-Ordner</w:t>
            </w:r>
          </w:p>
          <w:p w14:paraId="5220501D" w14:textId="5F5DFA58" w:rsidR="00881BBC" w:rsidRDefault="006A10DA" w:rsidP="00881BBC">
            <w:pPr>
              <w:pStyle w:val="TextkrperEinzug"/>
              <w:numPr>
                <w:ilvl w:val="0"/>
                <w:numId w:val="55"/>
              </w:num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Einfügen ein </w:t>
            </w:r>
            <w:r w:rsidR="00881BBC">
              <w:rPr>
                <w:lang w:val="de-DE"/>
              </w:rPr>
              <w:t>Projekt</w:t>
            </w:r>
          </w:p>
          <w:p w14:paraId="7A9CAF3B" w14:textId="3CAE9EC1" w:rsidR="00881BBC" w:rsidRDefault="00881BBC" w:rsidP="00881BBC">
            <w:pPr>
              <w:pStyle w:val="TextkrperEinzug"/>
              <w:numPr>
                <w:ilvl w:val="0"/>
                <w:numId w:val="55"/>
              </w:numPr>
              <w:cnfStyle w:val="000000000000" w:firstRow="0" w:lastRow="0" w:firstColumn="0" w:lastColumn="0" w:oddVBand="0" w:evenVBand="0" w:oddHBand="0" w:evenHBand="0" w:firstRowFirstColumn="0" w:firstRowLastColumn="0" w:lastRowFirstColumn="0" w:lastRowLastColumn="0"/>
              <w:rPr>
                <w:lang w:val="de-DE"/>
              </w:rPr>
            </w:pPr>
            <w:r>
              <w:rPr>
                <w:lang w:val="de-DE"/>
              </w:rPr>
              <w:t>Einf</w:t>
            </w:r>
            <w:r w:rsidR="006A10DA">
              <w:rPr>
                <w:lang w:val="de-DE"/>
              </w:rPr>
              <w:t xml:space="preserve">ügen ein Master-Gerät </w:t>
            </w:r>
          </w:p>
          <w:p w14:paraId="1E754064" w14:textId="617FD157" w:rsidR="006A10DA" w:rsidRDefault="006A10DA" w:rsidP="00881BBC">
            <w:pPr>
              <w:pStyle w:val="TextkrperEinzug"/>
              <w:numPr>
                <w:ilvl w:val="0"/>
                <w:numId w:val="55"/>
              </w:numPr>
              <w:cnfStyle w:val="000000000000" w:firstRow="0" w:lastRow="0" w:firstColumn="0" w:lastColumn="0" w:oddVBand="0" w:evenVBand="0" w:oddHBand="0" w:evenHBand="0" w:firstRowFirstColumn="0" w:firstRowLastColumn="0" w:lastRowFirstColumn="0" w:lastRowLastColumn="0"/>
              <w:rPr>
                <w:lang w:val="de-DE"/>
              </w:rPr>
            </w:pPr>
            <w:r>
              <w:rPr>
                <w:lang w:val="de-DE"/>
              </w:rPr>
              <w:t>Speichern das gesamte Projekt</w:t>
            </w:r>
          </w:p>
          <w:p w14:paraId="7F8ECF78" w14:textId="1C4F2759" w:rsidR="006A10DA" w:rsidRDefault="006A10DA" w:rsidP="00881BBC">
            <w:pPr>
              <w:pStyle w:val="TextkrperEinzug"/>
              <w:numPr>
                <w:ilvl w:val="0"/>
                <w:numId w:val="55"/>
              </w:numPr>
              <w:cnfStyle w:val="000000000000" w:firstRow="0" w:lastRow="0" w:firstColumn="0" w:lastColumn="0" w:oddVBand="0" w:evenVBand="0" w:oddHBand="0" w:evenHBand="0" w:firstRowFirstColumn="0" w:firstRowLastColumn="0" w:lastRowFirstColumn="0" w:lastRowLastColumn="0"/>
              <w:rPr>
                <w:lang w:val="de-DE"/>
              </w:rPr>
            </w:pPr>
            <w:r>
              <w:rPr>
                <w:lang w:val="de-DE"/>
              </w:rPr>
              <w:t>Klick „Topology-Editor“ um die Topologie anzuzeigen</w:t>
            </w:r>
          </w:p>
          <w:p w14:paraId="128CDA1C" w14:textId="77777777" w:rsidR="00881BBC" w:rsidRDefault="00881BBC" w:rsidP="00C924F0">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p w14:paraId="585E3F8E" w14:textId="77777777" w:rsidR="00881BBC" w:rsidRDefault="00881BBC" w:rsidP="00C924F0">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p w14:paraId="51F7C950" w14:textId="7B02A738" w:rsidR="00881BBC" w:rsidRPr="00212703" w:rsidRDefault="00881BBC" w:rsidP="00C924F0">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8235CE" w:rsidRPr="00212703" w14:paraId="18B8590D"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577D840" w14:textId="01A6BB86" w:rsidR="008235CE" w:rsidRPr="00212703" w:rsidRDefault="004958BE" w:rsidP="00FB505C">
            <w:pPr>
              <w:pStyle w:val="TextkrperEinzug"/>
              <w:ind w:firstLine="0"/>
              <w:rPr>
                <w:b w:val="0"/>
                <w:lang w:val="de-DE"/>
              </w:rPr>
            </w:pPr>
            <w:r w:rsidRPr="00212703">
              <w:rPr>
                <w:b w:val="0"/>
                <w:lang w:val="de-DE"/>
              </w:rPr>
              <w:t>Beteiligte Akteure</w:t>
            </w:r>
          </w:p>
        </w:tc>
        <w:tc>
          <w:tcPr>
            <w:tcW w:w="4530" w:type="dxa"/>
            <w:shd w:val="clear" w:color="auto" w:fill="auto"/>
          </w:tcPr>
          <w:p w14:paraId="41B004E3" w14:textId="69E3995A" w:rsidR="008235CE" w:rsidRPr="00212703" w:rsidRDefault="004958BE" w:rsidP="004958BE">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8235CE" w:rsidRPr="00212703" w14:paraId="7931F972"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733D005E" w14:textId="3F5FBC33" w:rsidR="008235CE" w:rsidRPr="00212703" w:rsidRDefault="004958BE" w:rsidP="00FB505C">
            <w:pPr>
              <w:pStyle w:val="TextkrperEinzug"/>
              <w:ind w:firstLine="0"/>
              <w:rPr>
                <w:b w:val="0"/>
                <w:lang w:val="de-DE"/>
              </w:rPr>
            </w:pPr>
            <w:r w:rsidRPr="00212703">
              <w:rPr>
                <w:b w:val="0"/>
                <w:lang w:val="de-DE"/>
              </w:rPr>
              <w:t>Vorbedingung</w:t>
            </w:r>
          </w:p>
        </w:tc>
        <w:tc>
          <w:tcPr>
            <w:tcW w:w="4530" w:type="dxa"/>
          </w:tcPr>
          <w:p w14:paraId="0643FC48" w14:textId="0F9ECD51" w:rsidR="008235CE" w:rsidRPr="00212703" w:rsidRDefault="004958BE"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ComStudio läuft mit einer Projekt</w:t>
            </w:r>
          </w:p>
        </w:tc>
      </w:tr>
      <w:tr w:rsidR="008235CE" w:rsidRPr="00212703" w14:paraId="0BD60FB6"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0D3B7976" w14:textId="6B8F1FD5" w:rsidR="008235CE" w:rsidRPr="00212703" w:rsidRDefault="004958BE" w:rsidP="00FB505C">
            <w:pPr>
              <w:pStyle w:val="TextkrperEinzug"/>
              <w:ind w:firstLine="0"/>
              <w:rPr>
                <w:b w:val="0"/>
                <w:lang w:val="de-DE"/>
              </w:rPr>
            </w:pPr>
            <w:r w:rsidRPr="00212703">
              <w:rPr>
                <w:b w:val="0"/>
                <w:lang w:val="de-DE"/>
              </w:rPr>
              <w:t>Trigger</w:t>
            </w:r>
          </w:p>
        </w:tc>
        <w:tc>
          <w:tcPr>
            <w:tcW w:w="4530" w:type="dxa"/>
            <w:shd w:val="clear" w:color="auto" w:fill="auto"/>
          </w:tcPr>
          <w:p w14:paraId="3DAF5ED6" w14:textId="06E7B6A9" w:rsidR="008235CE" w:rsidRPr="00212703" w:rsidRDefault="004958BE"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8235CE" w:rsidRPr="00212703" w14:paraId="76732670"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2E257609" w14:textId="71A776E7" w:rsidR="008235CE" w:rsidRPr="00212703" w:rsidRDefault="004958BE" w:rsidP="00FB505C">
            <w:pPr>
              <w:pStyle w:val="TextkrperEinzug"/>
              <w:ind w:firstLine="0"/>
              <w:rPr>
                <w:b w:val="0"/>
                <w:lang w:val="de-DE"/>
              </w:rPr>
            </w:pPr>
            <w:r w:rsidRPr="00212703">
              <w:rPr>
                <w:b w:val="0"/>
                <w:lang w:val="de-DE"/>
              </w:rPr>
              <w:t>Nachbedingung</w:t>
            </w:r>
          </w:p>
        </w:tc>
        <w:tc>
          <w:tcPr>
            <w:tcW w:w="4530" w:type="dxa"/>
          </w:tcPr>
          <w:p w14:paraId="6E2E0498" w14:textId="77777777" w:rsidR="008235CE" w:rsidRPr="00212703" w:rsidRDefault="008235CE" w:rsidP="00FB505C">
            <w:pPr>
              <w:pStyle w:val="TextkrperEinzug"/>
              <w:ind w:firstLine="0"/>
              <w:cnfStyle w:val="000000000000" w:firstRow="0" w:lastRow="0" w:firstColumn="0" w:lastColumn="0" w:oddVBand="0" w:evenVBand="0" w:oddHBand="0" w:evenHBand="0" w:firstRowFirstColumn="0" w:firstRowLastColumn="0" w:lastRowFirstColumn="0" w:lastRowLastColumn="0"/>
              <w:rPr>
                <w:b/>
                <w:lang w:val="de-DE"/>
              </w:rPr>
            </w:pPr>
          </w:p>
        </w:tc>
      </w:tr>
      <w:tr w:rsidR="008235CE" w:rsidRPr="00212703" w14:paraId="09AF55B3"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969431" w14:textId="49C83B76" w:rsidR="008235CE" w:rsidRPr="00212703" w:rsidRDefault="00116771" w:rsidP="00FB505C">
            <w:pPr>
              <w:pStyle w:val="TextkrperEinzug"/>
              <w:ind w:firstLine="0"/>
              <w:rPr>
                <w:b w:val="0"/>
                <w:lang w:val="de-DE"/>
              </w:rPr>
            </w:pPr>
            <w:r w:rsidRPr="00212703">
              <w:rPr>
                <w:b w:val="0"/>
                <w:lang w:val="de-DE"/>
              </w:rPr>
              <w:t>Komplexität</w:t>
            </w:r>
          </w:p>
        </w:tc>
        <w:tc>
          <w:tcPr>
            <w:tcW w:w="4530" w:type="dxa"/>
            <w:shd w:val="clear" w:color="auto" w:fill="auto"/>
          </w:tcPr>
          <w:p w14:paraId="3DBFFF3B" w14:textId="5A7B9B94" w:rsidR="008235CE" w:rsidRPr="00212703" w:rsidRDefault="00116771"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p>
        </w:tc>
      </w:tr>
      <w:tr w:rsidR="004958BE" w:rsidRPr="00212703" w14:paraId="5F963ECF" w14:textId="77777777" w:rsidTr="008235CE">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5689215" w14:textId="442CD8D4" w:rsidR="004958BE" w:rsidRPr="00212703" w:rsidRDefault="00116771" w:rsidP="00FB505C">
            <w:pPr>
              <w:pStyle w:val="TextkrperEinzug"/>
              <w:ind w:firstLine="0"/>
              <w:rPr>
                <w:b w:val="0"/>
                <w:lang w:val="de-DE"/>
              </w:rPr>
            </w:pPr>
            <w:r w:rsidRPr="00212703">
              <w:rPr>
                <w:b w:val="0"/>
                <w:lang w:val="de-DE"/>
              </w:rPr>
              <w:t>Priorität</w:t>
            </w:r>
          </w:p>
        </w:tc>
        <w:tc>
          <w:tcPr>
            <w:tcW w:w="4530" w:type="dxa"/>
            <w:shd w:val="clear" w:color="auto" w:fill="auto"/>
          </w:tcPr>
          <w:p w14:paraId="07B90234" w14:textId="2B6F9F52" w:rsidR="004958BE" w:rsidRPr="00212703" w:rsidRDefault="00116771"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p>
        </w:tc>
      </w:tr>
      <w:tr w:rsidR="004958BE" w:rsidRPr="00212703" w14:paraId="0286EB6B"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4E9A9A" w14:textId="3440CB49" w:rsidR="004958BE" w:rsidRPr="00212703" w:rsidRDefault="00116771" w:rsidP="00FB505C">
            <w:pPr>
              <w:pStyle w:val="TextkrperEinzug"/>
              <w:ind w:firstLine="0"/>
              <w:rPr>
                <w:b w:val="0"/>
                <w:lang w:val="de-DE"/>
              </w:rPr>
            </w:pPr>
            <w:r w:rsidRPr="00212703">
              <w:rPr>
                <w:b w:val="0"/>
                <w:lang w:val="de-DE"/>
              </w:rPr>
              <w:t>GUI</w:t>
            </w:r>
          </w:p>
        </w:tc>
        <w:tc>
          <w:tcPr>
            <w:tcW w:w="4530" w:type="dxa"/>
            <w:shd w:val="clear" w:color="auto" w:fill="auto"/>
          </w:tcPr>
          <w:p w14:paraId="748DE494" w14:textId="151BCEEE" w:rsidR="004958BE" w:rsidRPr="00212703" w:rsidRDefault="001905B8" w:rsidP="00116771">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fldChar w:fldCharType="begin"/>
            </w:r>
            <w:r w:rsidRPr="00212703">
              <w:rPr>
                <w:lang w:val="de-DE"/>
              </w:rPr>
              <w:instrText xml:space="preserve"> REF _Ref515440024 \h </w:instrText>
            </w:r>
            <w:r w:rsidR="00212703">
              <w:rPr>
                <w:lang w:val="de-DE"/>
              </w:rPr>
              <w:instrText xml:space="preserve"> \* MERGEFORMAT </w:instrText>
            </w:r>
            <w:r w:rsidRPr="00212703">
              <w:rPr>
                <w:lang w:val="de-DE"/>
              </w:rPr>
            </w:r>
            <w:r w:rsidRPr="00212703">
              <w:rPr>
                <w:lang w:val="de-DE"/>
              </w:rPr>
              <w:fldChar w:fldCharType="separate"/>
            </w:r>
            <w:r w:rsidR="00693A00" w:rsidRPr="00212703">
              <w:t xml:space="preserve">Abbildung </w:t>
            </w:r>
            <w:r w:rsidR="00693A00">
              <w:rPr>
                <w:noProof/>
              </w:rPr>
              <w:t>26</w:t>
            </w:r>
            <w:r w:rsidRPr="00212703">
              <w:rPr>
                <w:lang w:val="de-DE"/>
              </w:rPr>
              <w:fldChar w:fldCharType="end"/>
            </w:r>
          </w:p>
        </w:tc>
      </w:tr>
    </w:tbl>
    <w:p w14:paraId="5ECF95C4" w14:textId="088C403C" w:rsidR="00300267" w:rsidRPr="00212703" w:rsidRDefault="00116771" w:rsidP="00116771">
      <w:pPr>
        <w:pStyle w:val="Beschriftung"/>
      </w:pPr>
      <w:bookmarkStart w:id="267" w:name="_Toc521311657"/>
      <w:r w:rsidRPr="00212703">
        <w:t xml:space="preserve">Tabelle </w:t>
      </w:r>
      <w:fldSimple w:instr=" SEQ Tabelle \* ARABIC ">
        <w:r w:rsidR="00693A00">
          <w:rPr>
            <w:noProof/>
          </w:rPr>
          <w:t>4</w:t>
        </w:r>
      </w:fldSimple>
      <w:r w:rsidRPr="00212703">
        <w:t>: Use Case #1</w:t>
      </w:r>
      <w:bookmarkEnd w:id="267"/>
    </w:p>
    <w:p w14:paraId="17761438" w14:textId="4E39ECBB" w:rsidR="0029122A" w:rsidRDefault="0029122A">
      <w:pPr>
        <w:rPr>
          <w:rFonts w:cs="CMR12"/>
          <w:sz w:val="24"/>
        </w:rPr>
      </w:pPr>
      <w:r>
        <w:rPr>
          <w:b w:val="0"/>
        </w:rPr>
        <w:br w:type="page"/>
      </w:r>
    </w:p>
    <w:p w14:paraId="1F3B9495" w14:textId="77777777" w:rsidR="00FF2FCB" w:rsidRPr="00212703" w:rsidRDefault="00FF2FCB" w:rsidP="00FF2FCB">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FF2FCB" w:rsidRPr="00212703" w14:paraId="49C7CE19" w14:textId="77777777" w:rsidTr="00FF2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F27393" w14:textId="77777777" w:rsidR="00FF2FCB" w:rsidRPr="00212703" w:rsidRDefault="00FF2FCB" w:rsidP="00FF2FCB">
            <w:pPr>
              <w:pStyle w:val="TextkrperEinzug"/>
              <w:ind w:firstLine="0"/>
              <w:rPr>
                <w:b w:val="0"/>
                <w:lang w:val="de-DE"/>
              </w:rPr>
            </w:pPr>
            <w:r w:rsidRPr="00212703">
              <w:rPr>
                <w:b w:val="0"/>
                <w:lang w:val="de-DE"/>
              </w:rPr>
              <w:t xml:space="preserve">Use Case </w:t>
            </w:r>
          </w:p>
        </w:tc>
        <w:tc>
          <w:tcPr>
            <w:tcW w:w="4530" w:type="dxa"/>
          </w:tcPr>
          <w:p w14:paraId="1B488FF8" w14:textId="77DB482B" w:rsidR="00FF2FCB" w:rsidRPr="00212703" w:rsidRDefault="00FF2FCB" w:rsidP="00FF2FCB">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bearbeiten</w:t>
            </w:r>
          </w:p>
        </w:tc>
      </w:tr>
      <w:tr w:rsidR="00FF2FCB" w:rsidRPr="00212703" w14:paraId="358607C3"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3A66FB" w14:textId="77777777" w:rsidR="00FF2FCB" w:rsidRPr="00212703" w:rsidRDefault="00FF2FCB" w:rsidP="00FF2FCB">
            <w:pPr>
              <w:pStyle w:val="TextkrperEinzug"/>
              <w:ind w:firstLine="0"/>
              <w:rPr>
                <w:b w:val="0"/>
                <w:lang w:val="de-DE"/>
              </w:rPr>
            </w:pPr>
            <w:r w:rsidRPr="00212703">
              <w:rPr>
                <w:b w:val="0"/>
                <w:lang w:val="de-DE"/>
              </w:rPr>
              <w:t>ID</w:t>
            </w:r>
          </w:p>
        </w:tc>
        <w:tc>
          <w:tcPr>
            <w:tcW w:w="4530" w:type="dxa"/>
          </w:tcPr>
          <w:p w14:paraId="088D731E" w14:textId="487372D2"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E317CF" w:rsidRPr="00212703">
              <w:rPr>
                <w:b/>
                <w:lang w:val="de-DE"/>
              </w:rPr>
              <w:t>2</w:t>
            </w:r>
          </w:p>
        </w:tc>
      </w:tr>
      <w:tr w:rsidR="00FF2FCB" w:rsidRPr="00212703" w14:paraId="0EAEECCB"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71E490B7" w14:textId="77777777" w:rsidR="00FF2FCB" w:rsidRPr="00212703" w:rsidRDefault="00FF2FCB" w:rsidP="00FF2FCB">
            <w:pPr>
              <w:pStyle w:val="TextkrperEinzug"/>
              <w:ind w:firstLine="0"/>
              <w:rPr>
                <w:b w:val="0"/>
                <w:lang w:val="de-DE"/>
              </w:rPr>
            </w:pPr>
            <w:r w:rsidRPr="00212703">
              <w:rPr>
                <w:b w:val="0"/>
                <w:lang w:val="de-DE"/>
              </w:rPr>
              <w:t>Beschreibung</w:t>
            </w:r>
          </w:p>
        </w:tc>
        <w:tc>
          <w:tcPr>
            <w:tcW w:w="4530" w:type="dxa"/>
          </w:tcPr>
          <w:p w14:paraId="514D3D34" w14:textId="55108F28" w:rsidR="00FF2FCB" w:rsidRDefault="00FF2FCB"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Der Nutzer kann eine Topologie fast zu jeder Zeit bearbeiten, d.h. den Namen eines Geräts ändern, die Verbindungen tauschen oder sogar ein neues Gerät in der bestehenden Topologie einfügen. Die Topologie kann nur geändert werden, </w:t>
            </w:r>
            <w:r w:rsidR="00C924F0">
              <w:rPr>
                <w:lang w:val="de-DE"/>
              </w:rPr>
              <w:t>wenn</w:t>
            </w:r>
            <w:r w:rsidR="00C924F0" w:rsidRPr="00212703">
              <w:rPr>
                <w:lang w:val="de-DE"/>
              </w:rPr>
              <w:t xml:space="preserve"> </w:t>
            </w:r>
            <w:r w:rsidRPr="00212703">
              <w:rPr>
                <w:lang w:val="de-DE"/>
              </w:rPr>
              <w:t>ComStudio nicht in Online-Modu</w:t>
            </w:r>
            <w:r w:rsidR="005D4D2D">
              <w:rPr>
                <w:lang w:val="de-DE"/>
              </w:rPr>
              <w:t>s</w:t>
            </w:r>
            <w:r w:rsidRPr="00212703">
              <w:rPr>
                <w:lang w:val="de-DE"/>
              </w:rPr>
              <w:t xml:space="preserve"> </w:t>
            </w:r>
            <w:r w:rsidR="005D4D2D">
              <w:rPr>
                <w:lang w:val="de-DE"/>
              </w:rPr>
              <w:t>i</w:t>
            </w:r>
            <w:r w:rsidRPr="00212703">
              <w:rPr>
                <w:lang w:val="de-DE"/>
              </w:rPr>
              <w:t>st.</w:t>
            </w:r>
          </w:p>
          <w:p w14:paraId="7750C3B9" w14:textId="77777777" w:rsidR="00375A49" w:rsidRDefault="00375A49"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p w14:paraId="1B31D23A" w14:textId="77777777" w:rsidR="00375A49" w:rsidRDefault="00375A49" w:rsidP="00375A4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Ablauf:</w:t>
            </w:r>
          </w:p>
          <w:p w14:paraId="615AC8D8" w14:textId="77777777" w:rsidR="00375A49" w:rsidRDefault="00375A49" w:rsidP="00375A49">
            <w:pPr>
              <w:pStyle w:val="TextkrperEinzug"/>
              <w:numPr>
                <w:ilvl w:val="0"/>
                <w:numId w:val="56"/>
              </w:numPr>
              <w:cnfStyle w:val="000000000000" w:firstRow="0" w:lastRow="0" w:firstColumn="0" w:lastColumn="0" w:oddVBand="0" w:evenVBand="0" w:oddHBand="0" w:evenHBand="0" w:firstRowFirstColumn="0" w:firstRowLastColumn="0" w:lastRowFirstColumn="0" w:lastRowLastColumn="0"/>
              <w:rPr>
                <w:lang w:val="de-DE"/>
              </w:rPr>
            </w:pPr>
            <w:r>
              <w:rPr>
                <w:lang w:val="de-DE"/>
              </w:rPr>
              <w:t>Starten ComStudio</w:t>
            </w:r>
          </w:p>
          <w:p w14:paraId="72D7F523" w14:textId="77777777" w:rsidR="00375A49" w:rsidRDefault="00375A49" w:rsidP="00375A49">
            <w:pPr>
              <w:pStyle w:val="TextkrperEinzug"/>
              <w:numPr>
                <w:ilvl w:val="0"/>
                <w:numId w:val="56"/>
              </w:numPr>
              <w:cnfStyle w:val="000000000000" w:firstRow="0" w:lastRow="0" w:firstColumn="0" w:lastColumn="0" w:oddVBand="0" w:evenVBand="0" w:oddHBand="0" w:evenHBand="0" w:firstRowFirstColumn="0" w:firstRowLastColumn="0" w:lastRowFirstColumn="0" w:lastRowLastColumn="0"/>
              <w:rPr>
                <w:lang w:val="de-DE"/>
              </w:rPr>
            </w:pPr>
            <w:r>
              <w:rPr>
                <w:lang w:val="de-DE"/>
              </w:rPr>
              <w:t>Erstellt ein Solution-Ordner</w:t>
            </w:r>
          </w:p>
          <w:p w14:paraId="61E4246B" w14:textId="77777777" w:rsidR="00375A49" w:rsidRDefault="00375A49" w:rsidP="00375A49">
            <w:pPr>
              <w:pStyle w:val="TextkrperEinzug"/>
              <w:numPr>
                <w:ilvl w:val="0"/>
                <w:numId w:val="56"/>
              </w:numPr>
              <w:cnfStyle w:val="000000000000" w:firstRow="0" w:lastRow="0" w:firstColumn="0" w:lastColumn="0" w:oddVBand="0" w:evenVBand="0" w:oddHBand="0" w:evenHBand="0" w:firstRowFirstColumn="0" w:firstRowLastColumn="0" w:lastRowFirstColumn="0" w:lastRowLastColumn="0"/>
              <w:rPr>
                <w:lang w:val="de-DE"/>
              </w:rPr>
            </w:pPr>
            <w:r>
              <w:rPr>
                <w:lang w:val="de-DE"/>
              </w:rPr>
              <w:t>Einfügen ein Projekt</w:t>
            </w:r>
          </w:p>
          <w:p w14:paraId="0855FB82" w14:textId="77777777" w:rsidR="00375A49" w:rsidRDefault="00375A49" w:rsidP="00375A49">
            <w:pPr>
              <w:pStyle w:val="TextkrperEinzug"/>
              <w:numPr>
                <w:ilvl w:val="0"/>
                <w:numId w:val="56"/>
              </w:num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Einfügen ein Master-Gerät </w:t>
            </w:r>
          </w:p>
          <w:p w14:paraId="659E6D83" w14:textId="77777777" w:rsidR="00375A49" w:rsidRDefault="00375A49" w:rsidP="00375A49">
            <w:pPr>
              <w:pStyle w:val="TextkrperEinzug"/>
              <w:numPr>
                <w:ilvl w:val="0"/>
                <w:numId w:val="56"/>
              </w:numPr>
              <w:cnfStyle w:val="000000000000" w:firstRow="0" w:lastRow="0" w:firstColumn="0" w:lastColumn="0" w:oddVBand="0" w:evenVBand="0" w:oddHBand="0" w:evenHBand="0" w:firstRowFirstColumn="0" w:firstRowLastColumn="0" w:lastRowFirstColumn="0" w:lastRowLastColumn="0"/>
              <w:rPr>
                <w:lang w:val="de-DE"/>
              </w:rPr>
            </w:pPr>
            <w:r>
              <w:rPr>
                <w:lang w:val="de-DE"/>
              </w:rPr>
              <w:t>Speichern das gesamte Projekt</w:t>
            </w:r>
          </w:p>
          <w:p w14:paraId="09DC18C7" w14:textId="76811F03" w:rsidR="00375A49" w:rsidRDefault="00375A49" w:rsidP="00375A49">
            <w:pPr>
              <w:pStyle w:val="TextkrperEinzug"/>
              <w:numPr>
                <w:ilvl w:val="0"/>
                <w:numId w:val="56"/>
              </w:numPr>
              <w:cnfStyle w:val="000000000000" w:firstRow="0" w:lastRow="0" w:firstColumn="0" w:lastColumn="0" w:oddVBand="0" w:evenVBand="0" w:oddHBand="0" w:evenHBand="0" w:firstRowFirstColumn="0" w:firstRowLastColumn="0" w:lastRowFirstColumn="0" w:lastRowLastColumn="0"/>
              <w:rPr>
                <w:lang w:val="de-DE"/>
              </w:rPr>
            </w:pPr>
            <w:r>
              <w:rPr>
                <w:lang w:val="de-DE"/>
              </w:rPr>
              <w:t>Anzeigen die Topologie</w:t>
            </w:r>
          </w:p>
          <w:p w14:paraId="528FBEC2" w14:textId="0B7D90DB" w:rsidR="00375A49" w:rsidRDefault="00375A49" w:rsidP="00375A49">
            <w:pPr>
              <w:pStyle w:val="TextkrperEinzug"/>
              <w:numPr>
                <w:ilvl w:val="0"/>
                <w:numId w:val="56"/>
              </w:numPr>
              <w:cnfStyle w:val="000000000000" w:firstRow="0" w:lastRow="0" w:firstColumn="0" w:lastColumn="0" w:oddVBand="0" w:evenVBand="0" w:oddHBand="0" w:evenHBand="0" w:firstRowFirstColumn="0" w:firstRowLastColumn="0" w:lastRowFirstColumn="0" w:lastRowLastColumn="0"/>
              <w:rPr>
                <w:lang w:val="de-DE"/>
              </w:rPr>
            </w:pPr>
            <w:r>
              <w:rPr>
                <w:lang w:val="de-DE"/>
              </w:rPr>
              <w:t>Ändern das Master-gerät Name</w:t>
            </w:r>
          </w:p>
          <w:p w14:paraId="6B2AEB5C" w14:textId="0789D25D" w:rsidR="00375A49" w:rsidRDefault="00375A49" w:rsidP="00375A49">
            <w:pPr>
              <w:pStyle w:val="TextkrperEinzug"/>
              <w:numPr>
                <w:ilvl w:val="0"/>
                <w:numId w:val="56"/>
              </w:numPr>
              <w:cnfStyle w:val="000000000000" w:firstRow="0" w:lastRow="0" w:firstColumn="0" w:lastColumn="0" w:oddVBand="0" w:evenVBand="0" w:oddHBand="0" w:evenHBand="0" w:firstRowFirstColumn="0" w:firstRowLastColumn="0" w:lastRowFirstColumn="0" w:lastRowLastColumn="0"/>
              <w:rPr>
                <w:lang w:val="de-DE"/>
              </w:rPr>
            </w:pPr>
            <w:r>
              <w:rPr>
                <w:lang w:val="de-DE"/>
              </w:rPr>
              <w:t>Speichern</w:t>
            </w:r>
          </w:p>
          <w:p w14:paraId="4D57E132" w14:textId="44EDAA14" w:rsidR="00375A49" w:rsidRDefault="00375A49" w:rsidP="00375A49">
            <w:pPr>
              <w:pStyle w:val="TextkrperEinzug"/>
              <w:numPr>
                <w:ilvl w:val="0"/>
                <w:numId w:val="56"/>
              </w:numPr>
              <w:cnfStyle w:val="000000000000" w:firstRow="0" w:lastRow="0" w:firstColumn="0" w:lastColumn="0" w:oddVBand="0" w:evenVBand="0" w:oddHBand="0" w:evenHBand="0" w:firstRowFirstColumn="0" w:firstRowLastColumn="0" w:lastRowFirstColumn="0" w:lastRowLastColumn="0"/>
              <w:rPr>
                <w:lang w:val="de-DE"/>
              </w:rPr>
            </w:pPr>
            <w:r>
              <w:rPr>
                <w:lang w:val="de-DE"/>
              </w:rPr>
              <w:t>Einfügen ein neues Gerät</w:t>
            </w:r>
          </w:p>
          <w:p w14:paraId="6CA28FB7" w14:textId="609621A6" w:rsidR="00375A49" w:rsidRDefault="00375A49" w:rsidP="00375A49">
            <w:pPr>
              <w:pStyle w:val="TextkrperEinzug"/>
              <w:numPr>
                <w:ilvl w:val="0"/>
                <w:numId w:val="56"/>
              </w:numPr>
              <w:cnfStyle w:val="000000000000" w:firstRow="0" w:lastRow="0" w:firstColumn="0" w:lastColumn="0" w:oddVBand="0" w:evenVBand="0" w:oddHBand="0" w:evenHBand="0" w:firstRowFirstColumn="0" w:firstRowLastColumn="0" w:lastRowFirstColumn="0" w:lastRowLastColumn="0"/>
              <w:rPr>
                <w:lang w:val="de-DE"/>
              </w:rPr>
            </w:pPr>
            <w:r>
              <w:rPr>
                <w:lang w:val="de-DE"/>
              </w:rPr>
              <w:t>Verbinden die beiden Geräte</w:t>
            </w:r>
            <w:bookmarkStart w:id="268" w:name="_GoBack"/>
            <w:bookmarkEnd w:id="268"/>
          </w:p>
          <w:p w14:paraId="0FFA417C" w14:textId="33D36EC5" w:rsidR="00375A49" w:rsidRPr="00212703" w:rsidRDefault="00375A49"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FF2FCB" w:rsidRPr="00212703" w14:paraId="7844CAE2"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7BEEACE" w14:textId="77777777" w:rsidR="00FF2FCB" w:rsidRPr="00212703" w:rsidRDefault="00FF2FCB" w:rsidP="00FF2FCB">
            <w:pPr>
              <w:pStyle w:val="TextkrperEinzug"/>
              <w:ind w:firstLine="0"/>
              <w:rPr>
                <w:b w:val="0"/>
                <w:lang w:val="de-DE"/>
              </w:rPr>
            </w:pPr>
            <w:r w:rsidRPr="00212703">
              <w:rPr>
                <w:b w:val="0"/>
                <w:lang w:val="de-DE"/>
              </w:rPr>
              <w:t>Beteiligte Akteure</w:t>
            </w:r>
          </w:p>
        </w:tc>
        <w:tc>
          <w:tcPr>
            <w:tcW w:w="4530" w:type="dxa"/>
            <w:shd w:val="clear" w:color="auto" w:fill="auto"/>
          </w:tcPr>
          <w:p w14:paraId="2242D07B" w14:textId="77777777"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FF2FCB" w:rsidRPr="00212703" w14:paraId="5EDF2151"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022835E5" w14:textId="77777777" w:rsidR="00FF2FCB" w:rsidRPr="00212703" w:rsidRDefault="00FF2FCB" w:rsidP="00FF2FCB">
            <w:pPr>
              <w:pStyle w:val="TextkrperEinzug"/>
              <w:ind w:firstLine="0"/>
              <w:rPr>
                <w:b w:val="0"/>
                <w:lang w:val="de-DE"/>
              </w:rPr>
            </w:pPr>
            <w:r w:rsidRPr="00212703">
              <w:rPr>
                <w:b w:val="0"/>
                <w:lang w:val="de-DE"/>
              </w:rPr>
              <w:t>Vorbedingung</w:t>
            </w:r>
          </w:p>
        </w:tc>
        <w:tc>
          <w:tcPr>
            <w:tcW w:w="4530" w:type="dxa"/>
          </w:tcPr>
          <w:p w14:paraId="5BA833FC" w14:textId="2C7B6E8D" w:rsidR="00FF2FCB" w:rsidRPr="00212703" w:rsidRDefault="00FF2FCB" w:rsidP="009B660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ComStudio  und Topologie-Editor–Server l</w:t>
            </w:r>
            <w:r w:rsidR="005D4D2D">
              <w:rPr>
                <w:lang w:val="de-DE"/>
              </w:rPr>
              <w:t>a</w:t>
            </w:r>
            <w:r w:rsidRPr="00212703">
              <w:rPr>
                <w:lang w:val="de-DE"/>
              </w:rPr>
              <w:t xml:space="preserve">ufen und </w:t>
            </w:r>
            <w:r w:rsidR="009B6603">
              <w:rPr>
                <w:lang w:val="de-DE"/>
              </w:rPr>
              <w:t xml:space="preserve">in </w:t>
            </w:r>
            <w:r w:rsidRPr="00212703">
              <w:rPr>
                <w:lang w:val="de-DE"/>
              </w:rPr>
              <w:t xml:space="preserve">ComStudio </w:t>
            </w:r>
            <w:r w:rsidR="009B6603">
              <w:rPr>
                <w:lang w:val="de-DE"/>
              </w:rPr>
              <w:t>steht</w:t>
            </w:r>
            <w:r w:rsidR="009B6603" w:rsidRPr="00212703">
              <w:rPr>
                <w:lang w:val="de-DE"/>
              </w:rPr>
              <w:t xml:space="preserve"> </w:t>
            </w:r>
            <w:r w:rsidRPr="00212703">
              <w:rPr>
                <w:lang w:val="de-DE"/>
              </w:rPr>
              <w:t xml:space="preserve">mindestens </w:t>
            </w:r>
            <w:r w:rsidR="00E317CF" w:rsidRPr="00212703">
              <w:rPr>
                <w:lang w:val="de-DE"/>
              </w:rPr>
              <w:t xml:space="preserve">ein FDT-Projekt zur Verfügung </w:t>
            </w:r>
            <w:r w:rsidRPr="00212703">
              <w:rPr>
                <w:lang w:val="de-DE"/>
              </w:rPr>
              <w:t xml:space="preserve"> </w:t>
            </w:r>
          </w:p>
        </w:tc>
      </w:tr>
      <w:tr w:rsidR="00FF2FCB" w:rsidRPr="00212703" w14:paraId="5DC76DA7"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10DF7F1" w14:textId="77777777" w:rsidR="00FF2FCB" w:rsidRPr="00212703" w:rsidRDefault="00FF2FCB" w:rsidP="00FF2FCB">
            <w:pPr>
              <w:pStyle w:val="TextkrperEinzug"/>
              <w:ind w:firstLine="0"/>
              <w:rPr>
                <w:b w:val="0"/>
                <w:lang w:val="de-DE"/>
              </w:rPr>
            </w:pPr>
            <w:r w:rsidRPr="00212703">
              <w:rPr>
                <w:b w:val="0"/>
                <w:lang w:val="de-DE"/>
              </w:rPr>
              <w:t>Trigger</w:t>
            </w:r>
          </w:p>
        </w:tc>
        <w:tc>
          <w:tcPr>
            <w:tcW w:w="4530" w:type="dxa"/>
            <w:shd w:val="clear" w:color="auto" w:fill="auto"/>
          </w:tcPr>
          <w:p w14:paraId="7FEDB861" w14:textId="166BBD7E"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w:t>
            </w:r>
            <w:r w:rsidR="005D4D2D">
              <w:rPr>
                <w:lang w:val="de-DE"/>
              </w:rPr>
              <w:t>y</w:t>
            </w:r>
            <w:r w:rsidRPr="00212703">
              <w:rPr>
                <w:lang w:val="de-DE"/>
              </w:rPr>
              <w:t>-Editor“</w:t>
            </w:r>
          </w:p>
        </w:tc>
      </w:tr>
      <w:tr w:rsidR="00FF2FCB" w:rsidRPr="00212703" w14:paraId="01794FA5"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46C688CB" w14:textId="77777777" w:rsidR="00FF2FCB" w:rsidRPr="00212703" w:rsidRDefault="00FF2FCB" w:rsidP="00FF2FCB">
            <w:pPr>
              <w:pStyle w:val="TextkrperEinzug"/>
              <w:ind w:firstLine="0"/>
              <w:rPr>
                <w:b w:val="0"/>
                <w:lang w:val="de-DE"/>
              </w:rPr>
            </w:pPr>
            <w:r w:rsidRPr="00212703">
              <w:rPr>
                <w:b w:val="0"/>
                <w:lang w:val="de-DE"/>
              </w:rPr>
              <w:t>Nachbedingung</w:t>
            </w:r>
          </w:p>
        </w:tc>
        <w:tc>
          <w:tcPr>
            <w:tcW w:w="4530" w:type="dxa"/>
          </w:tcPr>
          <w:p w14:paraId="497AA784" w14:textId="0299D39D" w:rsidR="00FF2FCB" w:rsidRPr="00212703" w:rsidRDefault="00E317CF"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w:t>
            </w:r>
            <w:r w:rsidR="005D4D2D">
              <w:rPr>
                <w:lang w:val="de-DE"/>
              </w:rPr>
              <w:t>n</w:t>
            </w:r>
            <w:r w:rsidRPr="00212703">
              <w:rPr>
                <w:lang w:val="de-DE"/>
              </w:rPr>
              <w:t xml:space="preserve"> Daten der Topologie werden  zu Topolog</w:t>
            </w:r>
            <w:r w:rsidR="005D4D2D">
              <w:rPr>
                <w:lang w:val="de-DE"/>
              </w:rPr>
              <w:t>y</w:t>
            </w:r>
            <w:r w:rsidRPr="00212703">
              <w:rPr>
                <w:lang w:val="de-DE"/>
              </w:rPr>
              <w:t>-Editor-Server gesendet und bewertet, um festzustellen ob die Aktion zulässig ist oder nicht.</w:t>
            </w:r>
          </w:p>
        </w:tc>
      </w:tr>
      <w:tr w:rsidR="00FF2FCB" w:rsidRPr="00212703" w14:paraId="6E2F46C5"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5F11481" w14:textId="77777777" w:rsidR="00FF2FCB" w:rsidRPr="00212703" w:rsidRDefault="00FF2FCB" w:rsidP="00FF2FCB">
            <w:pPr>
              <w:pStyle w:val="TextkrperEinzug"/>
              <w:ind w:firstLine="0"/>
              <w:rPr>
                <w:b w:val="0"/>
                <w:lang w:val="de-DE"/>
              </w:rPr>
            </w:pPr>
            <w:r w:rsidRPr="00212703">
              <w:rPr>
                <w:b w:val="0"/>
                <w:lang w:val="de-DE"/>
              </w:rPr>
              <w:t>Komplexität</w:t>
            </w:r>
          </w:p>
        </w:tc>
        <w:tc>
          <w:tcPr>
            <w:tcW w:w="4530" w:type="dxa"/>
            <w:shd w:val="clear" w:color="auto" w:fill="auto"/>
          </w:tcPr>
          <w:p w14:paraId="2CAC6F1C" w14:textId="208E7BF4"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r w:rsidR="00E317CF" w:rsidRPr="00212703">
              <w:rPr>
                <w:lang w:val="de-DE"/>
              </w:rPr>
              <w:t xml:space="preserve"> Die GUI zum Bearbeiten aller Daten der Topologie ist komplex. Auch Client-Server-Kommunikation beinhaltet komplexe Mechanismen. </w:t>
            </w:r>
          </w:p>
        </w:tc>
      </w:tr>
      <w:tr w:rsidR="00FF2FCB" w:rsidRPr="00212703" w14:paraId="07E264E0" w14:textId="77777777" w:rsidTr="00FF2FCB">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6BAE19A" w14:textId="77777777" w:rsidR="00FF2FCB" w:rsidRPr="00212703" w:rsidRDefault="00FF2FCB" w:rsidP="00FF2FCB">
            <w:pPr>
              <w:pStyle w:val="TextkrperEinzug"/>
              <w:ind w:firstLine="0"/>
              <w:rPr>
                <w:b w:val="0"/>
                <w:lang w:val="de-DE"/>
              </w:rPr>
            </w:pPr>
            <w:r w:rsidRPr="00212703">
              <w:rPr>
                <w:b w:val="0"/>
                <w:lang w:val="de-DE"/>
              </w:rPr>
              <w:t>Priorität</w:t>
            </w:r>
          </w:p>
        </w:tc>
        <w:tc>
          <w:tcPr>
            <w:tcW w:w="4530" w:type="dxa"/>
            <w:shd w:val="clear" w:color="auto" w:fill="auto"/>
          </w:tcPr>
          <w:p w14:paraId="6A6D8DB6" w14:textId="00208CCB" w:rsidR="00FF2FCB" w:rsidRPr="00212703" w:rsidRDefault="00FF2FCB"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r w:rsidR="00E317CF" w:rsidRPr="00212703">
              <w:rPr>
                <w:lang w:val="de-DE"/>
              </w:rPr>
              <w:t xml:space="preserve">, da die </w:t>
            </w:r>
            <w:r w:rsidR="005D4D2D">
              <w:rPr>
                <w:lang w:val="de-DE"/>
              </w:rPr>
              <w:t>sie</w:t>
            </w:r>
            <w:r w:rsidR="005D4D2D" w:rsidRPr="00212703">
              <w:rPr>
                <w:lang w:val="de-DE"/>
              </w:rPr>
              <w:t xml:space="preserve"> </w:t>
            </w:r>
            <w:r w:rsidR="00E317CF" w:rsidRPr="00212703">
              <w:rPr>
                <w:lang w:val="de-DE"/>
              </w:rPr>
              <w:t xml:space="preserve">häufig genutzt wird </w:t>
            </w:r>
          </w:p>
        </w:tc>
      </w:tr>
    </w:tbl>
    <w:p w14:paraId="3AFE67C0" w14:textId="33A2B861" w:rsidR="00FF2FCB" w:rsidRPr="00212703" w:rsidRDefault="00E317CF" w:rsidP="00E317CF">
      <w:pPr>
        <w:pStyle w:val="Beschriftung"/>
      </w:pPr>
      <w:bookmarkStart w:id="269" w:name="_Toc521311658"/>
      <w:r w:rsidRPr="00212703">
        <w:t xml:space="preserve">Tabelle </w:t>
      </w:r>
      <w:fldSimple w:instr=" SEQ Tabelle \* ARABIC ">
        <w:r w:rsidR="00693A00">
          <w:rPr>
            <w:noProof/>
          </w:rPr>
          <w:t>5</w:t>
        </w:r>
      </w:fldSimple>
      <w:r w:rsidRPr="00212703">
        <w:t>: Use Case #2</w:t>
      </w:r>
      <w:bookmarkEnd w:id="269"/>
    </w:p>
    <w:p w14:paraId="7704232B" w14:textId="759C52A8" w:rsidR="00E317CF" w:rsidRPr="00212703" w:rsidRDefault="00E317CF" w:rsidP="00E317CF">
      <w:pPr>
        <w:pStyle w:val="TextkrperEinzug"/>
        <w:ind w:firstLine="0"/>
        <w:rPr>
          <w:b/>
          <w:lang w:val="de-DE"/>
        </w:rPr>
      </w:pPr>
    </w:p>
    <w:p w14:paraId="091BEA20" w14:textId="1BC8AE41" w:rsidR="0029122A" w:rsidRDefault="0029122A">
      <w:pPr>
        <w:rPr>
          <w:rFonts w:cs="CMR12"/>
          <w:sz w:val="24"/>
        </w:rPr>
      </w:pPr>
      <w:r>
        <w:rPr>
          <w:b w:val="0"/>
        </w:rPr>
        <w:br w:type="page"/>
      </w:r>
    </w:p>
    <w:p w14:paraId="7CD1C608" w14:textId="77777777" w:rsidR="00574081" w:rsidRPr="00212703" w:rsidRDefault="00574081" w:rsidP="00E317CF">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E317CF" w:rsidRPr="00212703" w14:paraId="3E7F12ED"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C62D51" w14:textId="77777777" w:rsidR="00E317CF" w:rsidRPr="00212703" w:rsidRDefault="00E317CF" w:rsidP="00134E21">
            <w:pPr>
              <w:pStyle w:val="TextkrperEinzug"/>
              <w:ind w:firstLine="0"/>
              <w:rPr>
                <w:b w:val="0"/>
                <w:lang w:val="de-DE"/>
              </w:rPr>
            </w:pPr>
            <w:r w:rsidRPr="00212703">
              <w:rPr>
                <w:b w:val="0"/>
                <w:lang w:val="de-DE"/>
              </w:rPr>
              <w:t xml:space="preserve">Use Case </w:t>
            </w:r>
          </w:p>
        </w:tc>
        <w:tc>
          <w:tcPr>
            <w:tcW w:w="4530" w:type="dxa"/>
          </w:tcPr>
          <w:p w14:paraId="71C570A3" w14:textId="77F670F6" w:rsidR="00E317CF" w:rsidRPr="00212703" w:rsidRDefault="00E317CF" w:rsidP="00265526">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13357D" w:rsidRPr="00212703">
              <w:rPr>
                <w:b w:val="0"/>
                <w:lang w:val="de-DE"/>
              </w:rPr>
              <w:t>Fehler</w:t>
            </w:r>
            <w:r w:rsidR="00CC5A82" w:rsidRPr="00212703">
              <w:rPr>
                <w:b w:val="0"/>
                <w:lang w:val="de-DE"/>
              </w:rPr>
              <w:t xml:space="preserve"> erkennen/-</w:t>
            </w:r>
            <w:r w:rsidR="0013357D" w:rsidRPr="00212703">
              <w:rPr>
                <w:b w:val="0"/>
                <w:lang w:val="de-DE"/>
              </w:rPr>
              <w:t>b</w:t>
            </w:r>
            <w:r w:rsidR="00CC5A82" w:rsidRPr="00212703">
              <w:rPr>
                <w:b w:val="0"/>
                <w:lang w:val="de-DE"/>
              </w:rPr>
              <w:t>ehandeln</w:t>
            </w:r>
          </w:p>
        </w:tc>
      </w:tr>
      <w:tr w:rsidR="00E317CF" w:rsidRPr="00212703" w14:paraId="415FF432"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05F5BA" w14:textId="77777777" w:rsidR="00E317CF" w:rsidRPr="00212703" w:rsidRDefault="00E317CF" w:rsidP="00134E21">
            <w:pPr>
              <w:pStyle w:val="TextkrperEinzug"/>
              <w:ind w:firstLine="0"/>
              <w:rPr>
                <w:b w:val="0"/>
                <w:lang w:val="de-DE"/>
              </w:rPr>
            </w:pPr>
            <w:r w:rsidRPr="00212703">
              <w:rPr>
                <w:b w:val="0"/>
                <w:lang w:val="de-DE"/>
              </w:rPr>
              <w:t>ID</w:t>
            </w:r>
          </w:p>
        </w:tc>
        <w:tc>
          <w:tcPr>
            <w:tcW w:w="4530" w:type="dxa"/>
          </w:tcPr>
          <w:p w14:paraId="7BB09C0F" w14:textId="5F7A52A0"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265526" w:rsidRPr="00212703">
              <w:rPr>
                <w:b/>
                <w:lang w:val="de-DE"/>
              </w:rPr>
              <w:t>3</w:t>
            </w:r>
          </w:p>
        </w:tc>
      </w:tr>
      <w:tr w:rsidR="00E317CF" w:rsidRPr="00212703" w14:paraId="020E6EDF"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927E8AD" w14:textId="77777777" w:rsidR="00E317CF" w:rsidRPr="00212703" w:rsidRDefault="00E317CF" w:rsidP="00134E21">
            <w:pPr>
              <w:pStyle w:val="TextkrperEinzug"/>
              <w:ind w:firstLine="0"/>
              <w:rPr>
                <w:b w:val="0"/>
                <w:lang w:val="de-DE"/>
              </w:rPr>
            </w:pPr>
            <w:r w:rsidRPr="00212703">
              <w:rPr>
                <w:b w:val="0"/>
                <w:lang w:val="de-DE"/>
              </w:rPr>
              <w:t>Beschreibung</w:t>
            </w:r>
          </w:p>
        </w:tc>
        <w:tc>
          <w:tcPr>
            <w:tcW w:w="4530" w:type="dxa"/>
          </w:tcPr>
          <w:p w14:paraId="2B15E567" w14:textId="5E4D5904" w:rsidR="00E317CF" w:rsidRPr="00212703" w:rsidRDefault="00CC5A82"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 Nutzer muss zu jeder Zeit die Fehler bei Nutzung de</w:t>
            </w:r>
            <w:r w:rsidR="005D4D2D">
              <w:rPr>
                <w:lang w:val="de-DE"/>
              </w:rPr>
              <w:t>s</w:t>
            </w:r>
            <w:r w:rsidRPr="00212703">
              <w:rPr>
                <w:lang w:val="de-DE"/>
              </w:rPr>
              <w:t xml:space="preserve"> </w:t>
            </w:r>
            <w:r w:rsidR="001731F3">
              <w:rPr>
                <w:lang w:val="de-DE"/>
              </w:rPr>
              <w:t>Plugin</w:t>
            </w:r>
            <w:r w:rsidR="005D4D2D">
              <w:rPr>
                <w:lang w:val="de-DE"/>
              </w:rPr>
              <w:t>s</w:t>
            </w:r>
            <w:r w:rsidRPr="00212703">
              <w:rPr>
                <w:lang w:val="de-DE"/>
              </w:rPr>
              <w:t xml:space="preserve"> erkennen und behandeln. Beispielsweise wenn ein </w:t>
            </w:r>
            <w:r w:rsidR="00996E29" w:rsidRPr="00212703">
              <w:rPr>
                <w:lang w:val="de-DE"/>
              </w:rPr>
              <w:t xml:space="preserve">Kommunikationsfehler zwischen Client und Server in Form eines Netzwerkausfalls zustande kommt, soll das </w:t>
            </w:r>
            <w:r w:rsidR="001731F3">
              <w:rPr>
                <w:lang w:val="de-DE"/>
              </w:rPr>
              <w:t>Plugin</w:t>
            </w:r>
            <w:r w:rsidR="00996E29" w:rsidRPr="00212703">
              <w:rPr>
                <w:lang w:val="de-DE"/>
              </w:rPr>
              <w:t xml:space="preserve"> d</w:t>
            </w:r>
            <w:r w:rsidR="005D4D2D">
              <w:rPr>
                <w:lang w:val="de-DE"/>
              </w:rPr>
              <w:t>en</w:t>
            </w:r>
            <w:r w:rsidR="00996E29" w:rsidRPr="00212703">
              <w:rPr>
                <w:lang w:val="de-DE"/>
              </w:rPr>
              <w:t xml:space="preserve"> Fehler erkennen und behandeln können. Bei Netzwerkausfall zeigt </w:t>
            </w:r>
            <w:r w:rsidR="009B6603">
              <w:rPr>
                <w:lang w:val="de-DE"/>
              </w:rPr>
              <w:t xml:space="preserve"> der </w:t>
            </w:r>
            <w:r w:rsidR="00996E29" w:rsidRPr="00212703">
              <w:rPr>
                <w:lang w:val="de-DE"/>
              </w:rPr>
              <w:t>Editor ein</w:t>
            </w:r>
            <w:r w:rsidR="005D4D2D">
              <w:rPr>
                <w:lang w:val="de-DE"/>
              </w:rPr>
              <w:t>en</w:t>
            </w:r>
            <w:r w:rsidR="00996E29" w:rsidRPr="00212703">
              <w:rPr>
                <w:lang w:val="de-DE"/>
              </w:rPr>
              <w:t xml:space="preserve"> rote</w:t>
            </w:r>
            <w:r w:rsidR="005D4D2D">
              <w:rPr>
                <w:lang w:val="de-DE"/>
              </w:rPr>
              <w:t>n</w:t>
            </w:r>
            <w:r w:rsidR="00996E29" w:rsidRPr="00212703">
              <w:rPr>
                <w:lang w:val="de-DE"/>
              </w:rPr>
              <w:t xml:space="preserve"> Hintergrund und ComStudio zeigt die dazu</w:t>
            </w:r>
            <w:r w:rsidR="005D4D2D">
              <w:rPr>
                <w:lang w:val="de-DE"/>
              </w:rPr>
              <w:t>ge</w:t>
            </w:r>
            <w:r w:rsidR="00996E29" w:rsidRPr="00212703">
              <w:rPr>
                <w:lang w:val="de-DE"/>
              </w:rPr>
              <w:t xml:space="preserve">hörige </w:t>
            </w:r>
            <w:r w:rsidR="005D4D2D" w:rsidRPr="00212703">
              <w:rPr>
                <w:lang w:val="de-DE"/>
              </w:rPr>
              <w:t xml:space="preserve">textuelle </w:t>
            </w:r>
            <w:r w:rsidR="00996E29" w:rsidRPr="00212703">
              <w:rPr>
                <w:lang w:val="de-DE"/>
              </w:rPr>
              <w:t>Fehlermeldung in dem Output-Frame</w:t>
            </w:r>
          </w:p>
        </w:tc>
      </w:tr>
      <w:tr w:rsidR="00E317CF" w:rsidRPr="00212703" w14:paraId="170FA713"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C01B4D" w14:textId="77777777" w:rsidR="00E317CF" w:rsidRPr="00212703" w:rsidRDefault="00E317CF" w:rsidP="00134E21">
            <w:pPr>
              <w:pStyle w:val="TextkrperEinzug"/>
              <w:ind w:firstLine="0"/>
              <w:rPr>
                <w:b w:val="0"/>
                <w:lang w:val="de-DE"/>
              </w:rPr>
            </w:pPr>
            <w:r w:rsidRPr="00212703">
              <w:rPr>
                <w:b w:val="0"/>
                <w:lang w:val="de-DE"/>
              </w:rPr>
              <w:t>Beteiligte Akteure</w:t>
            </w:r>
          </w:p>
        </w:tc>
        <w:tc>
          <w:tcPr>
            <w:tcW w:w="4530" w:type="dxa"/>
            <w:shd w:val="clear" w:color="auto" w:fill="auto"/>
          </w:tcPr>
          <w:p w14:paraId="2AE46551"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E317CF" w:rsidRPr="00212703" w14:paraId="1F0EAF77"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4E8944CA" w14:textId="77777777" w:rsidR="00E317CF" w:rsidRPr="00212703" w:rsidRDefault="00E317CF" w:rsidP="00134E21">
            <w:pPr>
              <w:pStyle w:val="TextkrperEinzug"/>
              <w:ind w:firstLine="0"/>
              <w:rPr>
                <w:b w:val="0"/>
                <w:lang w:val="de-DE"/>
              </w:rPr>
            </w:pPr>
            <w:r w:rsidRPr="00212703">
              <w:rPr>
                <w:b w:val="0"/>
                <w:lang w:val="de-DE"/>
              </w:rPr>
              <w:t>Vorbedingung</w:t>
            </w:r>
          </w:p>
        </w:tc>
        <w:tc>
          <w:tcPr>
            <w:tcW w:w="4530" w:type="dxa"/>
          </w:tcPr>
          <w:p w14:paraId="0320DEC4" w14:textId="50D31B77" w:rsidR="00E317CF" w:rsidRPr="00212703" w:rsidRDefault="00E317CF" w:rsidP="009B660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ComStudio  und </w:t>
            </w:r>
            <w:r w:rsidR="008A5135">
              <w:rPr>
                <w:lang w:val="de-DE"/>
              </w:rPr>
              <w:t>Topology</w:t>
            </w:r>
            <w:r w:rsidRPr="00212703">
              <w:rPr>
                <w:lang w:val="de-DE"/>
              </w:rPr>
              <w:t>-Editor–Server l</w:t>
            </w:r>
            <w:r w:rsidR="005D4D2D">
              <w:rPr>
                <w:lang w:val="de-DE"/>
              </w:rPr>
              <w:t>a</w:t>
            </w:r>
            <w:r w:rsidRPr="00212703">
              <w:rPr>
                <w:lang w:val="de-DE"/>
              </w:rPr>
              <w:t xml:space="preserve">ufen und </w:t>
            </w:r>
            <w:r w:rsidR="009B6603">
              <w:rPr>
                <w:lang w:val="de-DE"/>
              </w:rPr>
              <w:t xml:space="preserve">in </w:t>
            </w:r>
            <w:r w:rsidRPr="00212703">
              <w:rPr>
                <w:lang w:val="de-DE"/>
              </w:rPr>
              <w:t xml:space="preserve">ComStudio </w:t>
            </w:r>
            <w:r w:rsidR="009B6603">
              <w:rPr>
                <w:lang w:val="de-DE"/>
              </w:rPr>
              <w:t>steht</w:t>
            </w:r>
            <w:r w:rsidR="009B6603" w:rsidRPr="00212703">
              <w:rPr>
                <w:lang w:val="de-DE"/>
              </w:rPr>
              <w:t xml:space="preserve"> </w:t>
            </w:r>
            <w:r w:rsidRPr="00212703">
              <w:rPr>
                <w:lang w:val="de-DE"/>
              </w:rPr>
              <w:t xml:space="preserve">mindestens ein FDT-Projekt zur Verfügung </w:t>
            </w:r>
          </w:p>
        </w:tc>
      </w:tr>
      <w:tr w:rsidR="00E317CF" w:rsidRPr="00212703" w14:paraId="3EF0B65B"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16E2CCC" w14:textId="77777777" w:rsidR="00E317CF" w:rsidRPr="00212703" w:rsidRDefault="00E317CF" w:rsidP="00134E21">
            <w:pPr>
              <w:pStyle w:val="TextkrperEinzug"/>
              <w:ind w:firstLine="0"/>
              <w:rPr>
                <w:b w:val="0"/>
                <w:lang w:val="de-DE"/>
              </w:rPr>
            </w:pPr>
            <w:r w:rsidRPr="00212703">
              <w:rPr>
                <w:b w:val="0"/>
                <w:lang w:val="de-DE"/>
              </w:rPr>
              <w:t>Trigger</w:t>
            </w:r>
          </w:p>
        </w:tc>
        <w:tc>
          <w:tcPr>
            <w:tcW w:w="4530" w:type="dxa"/>
            <w:shd w:val="clear" w:color="auto" w:fill="auto"/>
          </w:tcPr>
          <w:p w14:paraId="4AB939F1" w14:textId="645061FB"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p>
        </w:tc>
      </w:tr>
      <w:tr w:rsidR="00E317CF" w:rsidRPr="00212703" w14:paraId="14A06486"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339098CD" w14:textId="77777777" w:rsidR="00E317CF" w:rsidRPr="00212703" w:rsidRDefault="00E317CF" w:rsidP="00134E21">
            <w:pPr>
              <w:pStyle w:val="TextkrperEinzug"/>
              <w:ind w:firstLine="0"/>
              <w:rPr>
                <w:b w:val="0"/>
                <w:lang w:val="de-DE"/>
              </w:rPr>
            </w:pPr>
            <w:r w:rsidRPr="00212703">
              <w:rPr>
                <w:b w:val="0"/>
                <w:lang w:val="de-DE"/>
              </w:rPr>
              <w:t>Nachbedingung</w:t>
            </w:r>
          </w:p>
        </w:tc>
        <w:tc>
          <w:tcPr>
            <w:tcW w:w="4530" w:type="dxa"/>
          </w:tcPr>
          <w:p w14:paraId="4D42BED9" w14:textId="1AB61BD7" w:rsidR="00E317CF" w:rsidRPr="00212703" w:rsidRDefault="00E317CF"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w:t>
            </w:r>
            <w:r w:rsidR="00996E29" w:rsidRPr="00212703">
              <w:rPr>
                <w:lang w:val="de-DE"/>
              </w:rPr>
              <w:t>de</w:t>
            </w:r>
            <w:r w:rsidR="005D4D2D">
              <w:rPr>
                <w:lang w:val="de-DE"/>
              </w:rPr>
              <w:t>n</w:t>
            </w:r>
            <w:r w:rsidR="00996E29" w:rsidRPr="00212703">
              <w:rPr>
                <w:lang w:val="de-DE"/>
              </w:rPr>
              <w:t xml:space="preserve"> Daten der Topologie werden  behalten </w:t>
            </w:r>
          </w:p>
        </w:tc>
      </w:tr>
      <w:tr w:rsidR="00E317CF" w:rsidRPr="00212703" w14:paraId="0F20F28F"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83D2C6A" w14:textId="77777777" w:rsidR="00E317CF" w:rsidRPr="00212703" w:rsidRDefault="00E317CF" w:rsidP="00134E21">
            <w:pPr>
              <w:pStyle w:val="TextkrperEinzug"/>
              <w:ind w:firstLine="0"/>
              <w:rPr>
                <w:b w:val="0"/>
                <w:lang w:val="de-DE"/>
              </w:rPr>
            </w:pPr>
            <w:r w:rsidRPr="00212703">
              <w:rPr>
                <w:b w:val="0"/>
                <w:lang w:val="de-DE"/>
              </w:rPr>
              <w:t>Komplexität</w:t>
            </w:r>
          </w:p>
        </w:tc>
        <w:tc>
          <w:tcPr>
            <w:tcW w:w="4530" w:type="dxa"/>
            <w:shd w:val="clear" w:color="auto" w:fill="auto"/>
          </w:tcPr>
          <w:p w14:paraId="0DDDC025"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 xml:space="preserve">Hoch: Die GUI zum Bearbeiten aller Daten der Topologie ist komplex. Auch Client-Server-Kommunikation beinhaltet komplexe Mechanismen. </w:t>
            </w:r>
          </w:p>
        </w:tc>
      </w:tr>
      <w:tr w:rsidR="00E317CF" w:rsidRPr="00212703" w14:paraId="687B1C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060461" w14:textId="77777777" w:rsidR="00E317CF" w:rsidRPr="00212703" w:rsidRDefault="00E317CF" w:rsidP="00134E21">
            <w:pPr>
              <w:pStyle w:val="TextkrperEinzug"/>
              <w:ind w:firstLine="0"/>
              <w:rPr>
                <w:b w:val="0"/>
                <w:lang w:val="de-DE"/>
              </w:rPr>
            </w:pPr>
            <w:r w:rsidRPr="00212703">
              <w:rPr>
                <w:b w:val="0"/>
                <w:lang w:val="de-DE"/>
              </w:rPr>
              <w:t>Priorität</w:t>
            </w:r>
          </w:p>
        </w:tc>
        <w:tc>
          <w:tcPr>
            <w:tcW w:w="4530" w:type="dxa"/>
            <w:shd w:val="clear" w:color="auto" w:fill="auto"/>
          </w:tcPr>
          <w:p w14:paraId="47E2F26D" w14:textId="48F4F490" w:rsidR="00E317CF" w:rsidRPr="00212703" w:rsidRDefault="00996E29" w:rsidP="00024C5A">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Hoch: </w:t>
            </w:r>
            <w:r w:rsidR="00024C5A" w:rsidRPr="00212703">
              <w:rPr>
                <w:lang w:val="de-DE"/>
              </w:rPr>
              <w:t>Die Funktion</w:t>
            </w:r>
            <w:r w:rsidRPr="00212703">
              <w:rPr>
                <w:lang w:val="de-DE"/>
              </w:rPr>
              <w:t>, dass ein Nutzer datenfehlerfrei Information in das System übertragen ist essentiell für den Erfolg des Systems.</w:t>
            </w:r>
            <w:r w:rsidR="00E317CF" w:rsidRPr="00212703">
              <w:rPr>
                <w:lang w:val="de-DE"/>
              </w:rPr>
              <w:t xml:space="preserve"> </w:t>
            </w:r>
          </w:p>
        </w:tc>
      </w:tr>
    </w:tbl>
    <w:p w14:paraId="56EFB559" w14:textId="57877078" w:rsidR="00E317CF" w:rsidRPr="00212703" w:rsidRDefault="00024C5A" w:rsidP="00024C5A">
      <w:pPr>
        <w:pStyle w:val="Beschriftung"/>
      </w:pPr>
      <w:bookmarkStart w:id="270" w:name="_Toc521311659"/>
      <w:r w:rsidRPr="00212703">
        <w:t xml:space="preserve">Tabelle </w:t>
      </w:r>
      <w:fldSimple w:instr=" SEQ Tabelle \* ARABIC ">
        <w:r w:rsidR="00693A00">
          <w:rPr>
            <w:noProof/>
          </w:rPr>
          <w:t>6</w:t>
        </w:r>
      </w:fldSimple>
      <w:r w:rsidRPr="00212703">
        <w:t>: Use Case #3</w:t>
      </w:r>
      <w:bookmarkEnd w:id="270"/>
    </w:p>
    <w:p w14:paraId="53525882" w14:textId="34749FC4" w:rsidR="000252AD" w:rsidRPr="00212703" w:rsidRDefault="000252AD" w:rsidP="000252AD">
      <w:pPr>
        <w:pStyle w:val="TextkrperEinzug"/>
        <w:rPr>
          <w:lang w:val="de-DE"/>
        </w:rPr>
      </w:pPr>
    </w:p>
    <w:p w14:paraId="7921ED81" w14:textId="2EB701C2" w:rsidR="000252AD" w:rsidRPr="00212703" w:rsidRDefault="000252AD" w:rsidP="000252AD">
      <w:pPr>
        <w:pStyle w:val="TextkrperEinzug"/>
        <w:rPr>
          <w:lang w:val="de-DE"/>
        </w:rPr>
      </w:pPr>
    </w:p>
    <w:p w14:paraId="3DCB469E" w14:textId="0DBDB186" w:rsidR="000252AD" w:rsidRPr="00212703" w:rsidRDefault="000252AD" w:rsidP="000252AD">
      <w:pPr>
        <w:pStyle w:val="TextkrperEinzug"/>
        <w:rPr>
          <w:lang w:val="de-DE"/>
        </w:rPr>
      </w:pPr>
    </w:p>
    <w:p w14:paraId="415016BB" w14:textId="02BEB780" w:rsidR="000252AD" w:rsidRPr="00212703" w:rsidRDefault="000252AD" w:rsidP="000252AD">
      <w:pPr>
        <w:pStyle w:val="TextkrperEinzug"/>
        <w:rPr>
          <w:lang w:val="de-DE"/>
        </w:rPr>
      </w:pPr>
    </w:p>
    <w:p w14:paraId="69925555" w14:textId="39740D9E" w:rsidR="000252AD" w:rsidRPr="00212703" w:rsidRDefault="000252AD" w:rsidP="000252AD">
      <w:pPr>
        <w:pStyle w:val="TextkrperEinzug"/>
        <w:rPr>
          <w:lang w:val="de-DE"/>
        </w:rPr>
      </w:pPr>
    </w:p>
    <w:p w14:paraId="343B3B12" w14:textId="4F8425B2" w:rsidR="000252AD" w:rsidRPr="00212703" w:rsidRDefault="000252AD" w:rsidP="000252AD">
      <w:pPr>
        <w:pStyle w:val="TextkrperEinzug"/>
        <w:rPr>
          <w:lang w:val="de-DE"/>
        </w:rPr>
      </w:pPr>
    </w:p>
    <w:p w14:paraId="1BA6F974" w14:textId="67DB2524" w:rsidR="000252AD" w:rsidRPr="00212703" w:rsidRDefault="000252AD" w:rsidP="000252AD">
      <w:pPr>
        <w:pStyle w:val="TextkrperEinzug"/>
        <w:rPr>
          <w:lang w:val="de-DE"/>
        </w:rPr>
      </w:pPr>
    </w:p>
    <w:p w14:paraId="5D2CD59B" w14:textId="7232D012" w:rsidR="000252AD" w:rsidRPr="00212703" w:rsidRDefault="000252AD" w:rsidP="000252AD">
      <w:pPr>
        <w:pStyle w:val="TextkrperEinzug"/>
        <w:rPr>
          <w:lang w:val="de-DE"/>
        </w:rPr>
      </w:pPr>
    </w:p>
    <w:p w14:paraId="226531A9" w14:textId="6076EF7A" w:rsidR="000252AD" w:rsidRPr="00212703" w:rsidRDefault="000252AD" w:rsidP="000252AD">
      <w:pPr>
        <w:pStyle w:val="TextkrperEinzug"/>
        <w:rPr>
          <w:lang w:val="de-DE"/>
        </w:rPr>
      </w:pPr>
    </w:p>
    <w:p w14:paraId="4DCDF948" w14:textId="61D0EAF5" w:rsidR="0029122A" w:rsidRDefault="0029122A">
      <w:pPr>
        <w:rPr>
          <w:rFonts w:cs="CMR12"/>
          <w:b w:val="0"/>
          <w:sz w:val="24"/>
        </w:rPr>
      </w:pPr>
      <w:r>
        <w:br w:type="page"/>
      </w:r>
    </w:p>
    <w:p w14:paraId="26D2AAAC" w14:textId="77777777" w:rsidR="000252AD" w:rsidRPr="00212703" w:rsidRDefault="000252AD" w:rsidP="000252AD">
      <w:pPr>
        <w:pStyle w:val="TextkrperEinzug"/>
        <w:rPr>
          <w:lang w:val="de-DE"/>
        </w:rPr>
      </w:pPr>
    </w:p>
    <w:p w14:paraId="057399D1" w14:textId="77777777" w:rsidR="00024C5A" w:rsidRPr="00212703" w:rsidRDefault="00024C5A" w:rsidP="00024C5A">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024C5A" w:rsidRPr="00212703" w14:paraId="12DCFA56"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E09276" w14:textId="77777777" w:rsidR="00024C5A" w:rsidRPr="00212703" w:rsidRDefault="00024C5A" w:rsidP="00134E21">
            <w:pPr>
              <w:pStyle w:val="TextkrperEinzug"/>
              <w:ind w:firstLine="0"/>
              <w:rPr>
                <w:b w:val="0"/>
                <w:lang w:val="de-DE"/>
              </w:rPr>
            </w:pPr>
            <w:r w:rsidRPr="00212703">
              <w:rPr>
                <w:b w:val="0"/>
                <w:lang w:val="de-DE"/>
              </w:rPr>
              <w:t xml:space="preserve">Use Case </w:t>
            </w:r>
          </w:p>
        </w:tc>
        <w:tc>
          <w:tcPr>
            <w:tcW w:w="4530" w:type="dxa"/>
          </w:tcPr>
          <w:p w14:paraId="485F80CC" w14:textId="314D335A" w:rsidR="00024C5A" w:rsidRPr="00212703" w:rsidRDefault="00024C5A" w:rsidP="00024C5A">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ausdrucken</w:t>
            </w:r>
          </w:p>
        </w:tc>
      </w:tr>
      <w:tr w:rsidR="00024C5A" w:rsidRPr="00212703" w14:paraId="2358D64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7C821E" w14:textId="77777777" w:rsidR="00024C5A" w:rsidRPr="00212703" w:rsidRDefault="00024C5A" w:rsidP="00134E21">
            <w:pPr>
              <w:pStyle w:val="TextkrperEinzug"/>
              <w:ind w:firstLine="0"/>
              <w:rPr>
                <w:b w:val="0"/>
                <w:lang w:val="de-DE"/>
              </w:rPr>
            </w:pPr>
            <w:r w:rsidRPr="00212703">
              <w:rPr>
                <w:b w:val="0"/>
                <w:lang w:val="de-DE"/>
              </w:rPr>
              <w:t>ID</w:t>
            </w:r>
          </w:p>
        </w:tc>
        <w:tc>
          <w:tcPr>
            <w:tcW w:w="4530" w:type="dxa"/>
          </w:tcPr>
          <w:p w14:paraId="3D98A0AD" w14:textId="14DC16AE" w:rsidR="00024C5A" w:rsidRPr="00212703" w:rsidRDefault="00574081"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#04</w:t>
            </w:r>
          </w:p>
        </w:tc>
      </w:tr>
      <w:tr w:rsidR="00024C5A" w:rsidRPr="00212703" w14:paraId="0BEAA0A3"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22213BEF" w14:textId="77777777" w:rsidR="00024C5A" w:rsidRPr="00212703" w:rsidRDefault="00024C5A" w:rsidP="00134E21">
            <w:pPr>
              <w:pStyle w:val="TextkrperEinzug"/>
              <w:ind w:firstLine="0"/>
              <w:rPr>
                <w:b w:val="0"/>
                <w:lang w:val="de-DE"/>
              </w:rPr>
            </w:pPr>
            <w:r w:rsidRPr="00212703">
              <w:rPr>
                <w:b w:val="0"/>
                <w:lang w:val="de-DE"/>
              </w:rPr>
              <w:t>Beschreibung</w:t>
            </w:r>
          </w:p>
        </w:tc>
        <w:tc>
          <w:tcPr>
            <w:tcW w:w="4530" w:type="dxa"/>
          </w:tcPr>
          <w:p w14:paraId="70050701" w14:textId="6191CA18" w:rsidR="00024C5A" w:rsidRPr="00212703"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Direkt nach dem Erstellen eine</w:t>
            </w:r>
            <w:r w:rsidR="000252AD" w:rsidRPr="00212703">
              <w:rPr>
                <w:lang w:val="de-DE"/>
              </w:rPr>
              <w:t>r</w:t>
            </w:r>
            <w:r w:rsidRPr="00212703">
              <w:rPr>
                <w:lang w:val="de-DE"/>
              </w:rPr>
              <w:t xml:space="preserve"> Topologie </w:t>
            </w:r>
            <w:r w:rsidR="000252AD" w:rsidRPr="00212703">
              <w:rPr>
                <w:lang w:val="de-DE"/>
              </w:rPr>
              <w:t xml:space="preserve">erhält der Nutzer einen Überblick mit </w:t>
            </w:r>
            <w:r w:rsidR="00574081" w:rsidRPr="00212703">
              <w:rPr>
                <w:lang w:val="de-DE"/>
              </w:rPr>
              <w:t>der wichtigsten Information</w:t>
            </w:r>
            <w:r w:rsidR="000252AD" w:rsidRPr="00212703">
              <w:rPr>
                <w:lang w:val="de-DE"/>
              </w:rPr>
              <w:t xml:space="preserve"> zu </w:t>
            </w:r>
            <w:r w:rsidR="00574081" w:rsidRPr="00212703">
              <w:rPr>
                <w:lang w:val="de-DE"/>
              </w:rPr>
              <w:t>der laufenden Topologie</w:t>
            </w:r>
            <w:r w:rsidR="000252AD" w:rsidRPr="00212703">
              <w:rPr>
                <w:lang w:val="de-DE"/>
              </w:rPr>
              <w:t xml:space="preserve"> als </w:t>
            </w:r>
            <w:r w:rsidR="005D4D2D">
              <w:rPr>
                <w:lang w:val="de-DE"/>
              </w:rPr>
              <w:t xml:space="preserve">einen </w:t>
            </w:r>
            <w:r w:rsidR="000252AD" w:rsidRPr="00212703">
              <w:rPr>
                <w:lang w:val="de-DE"/>
              </w:rPr>
              <w:t>Graph</w:t>
            </w:r>
            <w:r w:rsidR="005D4D2D">
              <w:rPr>
                <w:lang w:val="de-DE"/>
              </w:rPr>
              <w:t>en</w:t>
            </w:r>
            <w:r w:rsidR="000252AD" w:rsidRPr="00212703">
              <w:rPr>
                <w:lang w:val="de-DE"/>
              </w:rPr>
              <w:t>. Von hier kann er leicht die dargestellte Topologie ausdrucken.</w:t>
            </w:r>
            <w:r w:rsidRPr="00212703">
              <w:rPr>
                <w:lang w:val="de-DE"/>
              </w:rPr>
              <w:t xml:space="preserve"> </w:t>
            </w:r>
          </w:p>
        </w:tc>
      </w:tr>
      <w:tr w:rsidR="00024C5A" w:rsidRPr="00212703" w14:paraId="17E69780"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432136A6" w14:textId="77777777" w:rsidR="00024C5A" w:rsidRPr="00212703" w:rsidRDefault="00024C5A" w:rsidP="00134E21">
            <w:pPr>
              <w:pStyle w:val="TextkrperEinzug"/>
              <w:ind w:firstLine="0"/>
              <w:rPr>
                <w:b w:val="0"/>
                <w:lang w:val="de-DE"/>
              </w:rPr>
            </w:pPr>
            <w:r w:rsidRPr="00212703">
              <w:rPr>
                <w:b w:val="0"/>
                <w:lang w:val="de-DE"/>
              </w:rPr>
              <w:t>Beteiligte Akteure</w:t>
            </w:r>
          </w:p>
        </w:tc>
        <w:tc>
          <w:tcPr>
            <w:tcW w:w="4530" w:type="dxa"/>
            <w:shd w:val="clear" w:color="auto" w:fill="auto"/>
          </w:tcPr>
          <w:p w14:paraId="6C3A694D" w14:textId="3AD4932D" w:rsidR="00024C5A" w:rsidRPr="00212703"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Kunde</w:t>
            </w:r>
          </w:p>
        </w:tc>
      </w:tr>
      <w:tr w:rsidR="00024C5A" w:rsidRPr="00212703" w14:paraId="60B4394B"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044ECBF7" w14:textId="77777777" w:rsidR="00024C5A" w:rsidRPr="00212703" w:rsidRDefault="00024C5A" w:rsidP="00134E21">
            <w:pPr>
              <w:pStyle w:val="TextkrperEinzug"/>
              <w:ind w:firstLine="0"/>
              <w:rPr>
                <w:b w:val="0"/>
                <w:lang w:val="de-DE"/>
              </w:rPr>
            </w:pPr>
            <w:r w:rsidRPr="00212703">
              <w:rPr>
                <w:b w:val="0"/>
                <w:lang w:val="de-DE"/>
              </w:rPr>
              <w:t>Vorbedingung</w:t>
            </w:r>
          </w:p>
        </w:tc>
        <w:tc>
          <w:tcPr>
            <w:tcW w:w="4530" w:type="dxa"/>
          </w:tcPr>
          <w:p w14:paraId="5DF37AA0" w14:textId="2CEA1191" w:rsidR="00024C5A" w:rsidRPr="00212703" w:rsidRDefault="000252AD"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Topologie ist erstellt. Bzw. aufgerufen</w:t>
            </w:r>
            <w:r w:rsidR="00024C5A" w:rsidRPr="00212703">
              <w:rPr>
                <w:lang w:val="de-DE"/>
              </w:rPr>
              <w:t xml:space="preserve">  </w:t>
            </w:r>
          </w:p>
        </w:tc>
      </w:tr>
      <w:tr w:rsidR="00024C5A" w:rsidRPr="00212703" w14:paraId="28D8C5D1"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D06E508" w14:textId="77777777" w:rsidR="00024C5A" w:rsidRPr="00212703" w:rsidRDefault="00024C5A" w:rsidP="00134E21">
            <w:pPr>
              <w:pStyle w:val="TextkrperEinzug"/>
              <w:ind w:firstLine="0"/>
              <w:rPr>
                <w:b w:val="0"/>
                <w:lang w:val="de-DE"/>
              </w:rPr>
            </w:pPr>
            <w:r w:rsidRPr="00212703">
              <w:rPr>
                <w:b w:val="0"/>
                <w:lang w:val="de-DE"/>
              </w:rPr>
              <w:t>Trigger</w:t>
            </w:r>
          </w:p>
        </w:tc>
        <w:tc>
          <w:tcPr>
            <w:tcW w:w="4530" w:type="dxa"/>
            <w:shd w:val="clear" w:color="auto" w:fill="auto"/>
          </w:tcPr>
          <w:p w14:paraId="0C8D6E9A" w14:textId="67BC4D33" w:rsidR="00024C5A" w:rsidRPr="00212703" w:rsidRDefault="00024C5A"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r w:rsidR="000252AD" w:rsidRPr="00212703">
              <w:rPr>
                <w:lang w:val="de-DE"/>
              </w:rPr>
              <w:t>- Print</w:t>
            </w:r>
            <w:r w:rsidRPr="00212703">
              <w:rPr>
                <w:lang w:val="de-DE"/>
              </w:rPr>
              <w:t>“</w:t>
            </w:r>
            <w:r w:rsidR="000252AD" w:rsidRPr="00212703">
              <w:rPr>
                <w:lang w:val="de-DE"/>
              </w:rPr>
              <w:t xml:space="preserve"> oder navigiert zu der  Tab </w:t>
            </w:r>
            <w:r w:rsidR="005D4D2D">
              <w:rPr>
                <w:lang w:val="de-DE"/>
              </w:rPr>
              <w:t>„</w:t>
            </w:r>
            <w:r w:rsidR="000252AD" w:rsidRPr="00212703">
              <w:rPr>
                <w:lang w:val="de-DE"/>
              </w:rPr>
              <w:t>Topologie</w:t>
            </w:r>
            <w:r w:rsidR="005D4D2D">
              <w:rPr>
                <w:lang w:val="de-DE"/>
              </w:rPr>
              <w:t>“</w:t>
            </w:r>
            <w:r w:rsidR="000252AD" w:rsidRPr="00212703">
              <w:rPr>
                <w:lang w:val="de-DE"/>
              </w:rPr>
              <w:t xml:space="preserve"> in den Ribbon-Frame von ComStudio</w:t>
            </w:r>
          </w:p>
        </w:tc>
      </w:tr>
      <w:tr w:rsidR="00024C5A" w:rsidRPr="00212703" w14:paraId="17CC656C"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F299B6D" w14:textId="77777777" w:rsidR="00024C5A" w:rsidRPr="00212703" w:rsidRDefault="00024C5A" w:rsidP="00134E21">
            <w:pPr>
              <w:pStyle w:val="TextkrperEinzug"/>
              <w:ind w:firstLine="0"/>
              <w:rPr>
                <w:b w:val="0"/>
                <w:lang w:val="de-DE"/>
              </w:rPr>
            </w:pPr>
            <w:r w:rsidRPr="00212703">
              <w:rPr>
                <w:b w:val="0"/>
                <w:lang w:val="de-DE"/>
              </w:rPr>
              <w:t>Nachbedingung</w:t>
            </w:r>
          </w:p>
        </w:tc>
        <w:tc>
          <w:tcPr>
            <w:tcW w:w="4530" w:type="dxa"/>
          </w:tcPr>
          <w:p w14:paraId="1A3C566D" w14:textId="0AA62112" w:rsidR="00024C5A" w:rsidRPr="00212703" w:rsidRDefault="00024C5A"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w:t>
            </w:r>
            <w:r w:rsidR="005D4D2D">
              <w:rPr>
                <w:lang w:val="de-DE"/>
              </w:rPr>
              <w:t>n</w:t>
            </w:r>
            <w:r w:rsidRPr="00212703">
              <w:rPr>
                <w:lang w:val="de-DE"/>
              </w:rPr>
              <w:t xml:space="preserve"> Daten der Topologie werden  behalten </w:t>
            </w:r>
          </w:p>
        </w:tc>
      </w:tr>
      <w:tr w:rsidR="00024C5A" w:rsidRPr="00212703" w14:paraId="1515591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75BA133" w14:textId="77777777" w:rsidR="00024C5A" w:rsidRPr="00212703" w:rsidRDefault="00024C5A" w:rsidP="00134E21">
            <w:pPr>
              <w:pStyle w:val="TextkrperEinzug"/>
              <w:ind w:firstLine="0"/>
              <w:rPr>
                <w:b w:val="0"/>
                <w:lang w:val="de-DE"/>
              </w:rPr>
            </w:pPr>
            <w:r w:rsidRPr="00212703">
              <w:rPr>
                <w:b w:val="0"/>
                <w:lang w:val="de-DE"/>
              </w:rPr>
              <w:t>Komplexität</w:t>
            </w:r>
          </w:p>
        </w:tc>
        <w:tc>
          <w:tcPr>
            <w:tcW w:w="4530" w:type="dxa"/>
            <w:shd w:val="clear" w:color="auto" w:fill="auto"/>
          </w:tcPr>
          <w:p w14:paraId="3143E783" w14:textId="7B281355" w:rsidR="00024C5A" w:rsidRPr="00212703" w:rsidRDefault="000252AD"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Niedrig</w:t>
            </w:r>
            <w:r w:rsidR="00024C5A" w:rsidRPr="00212703">
              <w:rPr>
                <w:lang w:val="de-DE"/>
              </w:rPr>
              <w:t xml:space="preserve">: </w:t>
            </w:r>
            <w:r w:rsidRPr="00212703">
              <w:rPr>
                <w:lang w:val="de-DE"/>
              </w:rPr>
              <w:t>Sowohl d</w:t>
            </w:r>
            <w:r w:rsidR="00024C5A" w:rsidRPr="00212703">
              <w:rPr>
                <w:lang w:val="de-DE"/>
              </w:rPr>
              <w:t xml:space="preserve">ie </w:t>
            </w:r>
            <w:r w:rsidRPr="00212703">
              <w:rPr>
                <w:lang w:val="de-DE"/>
              </w:rPr>
              <w:t>GUI als auch die Kommunikation mit dem Server sind wenig komplex</w:t>
            </w:r>
            <w:r w:rsidR="00024C5A" w:rsidRPr="00212703">
              <w:rPr>
                <w:lang w:val="de-DE"/>
              </w:rPr>
              <w:t xml:space="preserve">. </w:t>
            </w:r>
          </w:p>
        </w:tc>
      </w:tr>
      <w:tr w:rsidR="00024C5A" w:rsidRPr="00212703" w14:paraId="413867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F07B2A6" w14:textId="77777777" w:rsidR="00024C5A" w:rsidRPr="00212703" w:rsidRDefault="00024C5A" w:rsidP="00134E21">
            <w:pPr>
              <w:pStyle w:val="TextkrperEinzug"/>
              <w:ind w:firstLine="0"/>
              <w:rPr>
                <w:b w:val="0"/>
                <w:lang w:val="de-DE"/>
              </w:rPr>
            </w:pPr>
            <w:r w:rsidRPr="00212703">
              <w:rPr>
                <w:b w:val="0"/>
                <w:lang w:val="de-DE"/>
              </w:rPr>
              <w:t>Priorität</w:t>
            </w:r>
          </w:p>
        </w:tc>
        <w:tc>
          <w:tcPr>
            <w:tcW w:w="4530" w:type="dxa"/>
            <w:shd w:val="clear" w:color="auto" w:fill="auto"/>
          </w:tcPr>
          <w:p w14:paraId="155D8EB5" w14:textId="7B8ED955" w:rsidR="00024C5A" w:rsidRPr="00212703" w:rsidRDefault="000252AD" w:rsidP="00574081">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r w:rsidR="00024C5A" w:rsidRPr="00212703">
              <w:rPr>
                <w:lang w:val="de-DE"/>
              </w:rPr>
              <w:t xml:space="preserve">: </w:t>
            </w:r>
            <w:r w:rsidRPr="00212703">
              <w:rPr>
                <w:lang w:val="de-DE"/>
              </w:rPr>
              <w:t>Das Ausdrucken de</w:t>
            </w:r>
            <w:r w:rsidR="005D4D2D">
              <w:rPr>
                <w:lang w:val="de-DE"/>
              </w:rPr>
              <w:t>r</w:t>
            </w:r>
            <w:r w:rsidRPr="00212703">
              <w:rPr>
                <w:lang w:val="de-DE"/>
              </w:rPr>
              <w:t xml:space="preserve"> Topologie ist nicht essentiell für die Abläufe im System</w:t>
            </w:r>
            <w:r w:rsidR="00024C5A" w:rsidRPr="00212703">
              <w:rPr>
                <w:lang w:val="de-DE"/>
              </w:rPr>
              <w:t xml:space="preserve"> </w:t>
            </w:r>
          </w:p>
        </w:tc>
      </w:tr>
    </w:tbl>
    <w:p w14:paraId="79D35D8E" w14:textId="48D3AE39" w:rsidR="00024C5A" w:rsidRPr="00212703" w:rsidRDefault="00574081" w:rsidP="00574081">
      <w:pPr>
        <w:pStyle w:val="Beschriftung"/>
      </w:pPr>
      <w:bookmarkStart w:id="271" w:name="_Toc521311660"/>
      <w:r w:rsidRPr="00212703">
        <w:t xml:space="preserve">Tabelle </w:t>
      </w:r>
      <w:fldSimple w:instr=" SEQ Tabelle \* ARABIC ">
        <w:r w:rsidR="00693A00">
          <w:rPr>
            <w:noProof/>
          </w:rPr>
          <w:t>7</w:t>
        </w:r>
      </w:fldSimple>
      <w:r w:rsidRPr="00212703">
        <w:t>: Use Case #4</w:t>
      </w:r>
      <w:bookmarkEnd w:id="271"/>
    </w:p>
    <w:p w14:paraId="7E8C8CEA" w14:textId="77777777" w:rsidR="000B7AFD" w:rsidRPr="00212703" w:rsidRDefault="000B7AFD"/>
    <w:p w14:paraId="32733CF5" w14:textId="77777777" w:rsidR="000B7AFD" w:rsidRPr="00212703" w:rsidRDefault="000B7AFD"/>
    <w:p w14:paraId="4F230731" w14:textId="77777777" w:rsidR="000B7AFD" w:rsidRPr="00212703" w:rsidRDefault="000B7AFD"/>
    <w:p w14:paraId="69DBE7F0" w14:textId="1840EDC9" w:rsidR="00300267" w:rsidRPr="00212703" w:rsidRDefault="00300267">
      <w:pPr>
        <w:rPr>
          <w:rFonts w:cs="CMR12"/>
          <w:b w:val="0"/>
          <w:sz w:val="24"/>
        </w:rPr>
      </w:pPr>
    </w:p>
    <w:p w14:paraId="3E70562A" w14:textId="77777777" w:rsidR="000B7AFD" w:rsidRPr="00212703" w:rsidRDefault="000B7AFD" w:rsidP="00FB505C">
      <w:pPr>
        <w:pStyle w:val="TextkrperEinzug"/>
        <w:ind w:firstLine="0"/>
        <w:rPr>
          <w:lang w:val="de-DE"/>
        </w:rPr>
        <w:sectPr w:rsidR="000B7AFD" w:rsidRPr="00212703" w:rsidSect="00997612">
          <w:headerReference w:type="default" r:id="rId56"/>
          <w:pgSz w:w="11906" w:h="16838" w:code="9"/>
          <w:pgMar w:top="1701" w:right="1418" w:bottom="1134" w:left="1418" w:header="709" w:footer="709" w:gutter="0"/>
          <w:cols w:space="708"/>
          <w:docGrid w:linePitch="360"/>
        </w:sectPr>
      </w:pPr>
    </w:p>
    <w:p w14:paraId="248B1D30" w14:textId="6D38FDDF" w:rsidR="00300267" w:rsidRPr="00212703" w:rsidRDefault="00300267" w:rsidP="00FB505C">
      <w:pPr>
        <w:pStyle w:val="TextkrperEinzug"/>
        <w:ind w:firstLine="0"/>
        <w:rPr>
          <w:lang w:val="de-DE"/>
        </w:rPr>
      </w:pPr>
    </w:p>
    <w:p w14:paraId="7417AB08" w14:textId="78509E0B" w:rsidR="00F06E2C" w:rsidRPr="00212703" w:rsidRDefault="00F06E2C" w:rsidP="00F06E2C">
      <w:pPr>
        <w:pStyle w:val="TextkrperEinzug"/>
        <w:ind w:left="-1069" w:firstLine="0"/>
        <w:rPr>
          <w:lang w:val="de-DE"/>
        </w:rPr>
      </w:pPr>
    </w:p>
    <w:bookmarkStart w:id="272" w:name="_Toc521311650" w:displacedByCustomXml="next"/>
    <w:bookmarkStart w:id="273" w:name="_Toc517096410" w:displacedByCustomXml="next"/>
    <w:sdt>
      <w:sdtPr>
        <w:rPr>
          <w:b w:val="0"/>
          <w:sz w:val="24"/>
        </w:rPr>
        <w:id w:val="-1475443121"/>
        <w:docPartObj>
          <w:docPartGallery w:val="Bibliographies"/>
          <w:docPartUnique/>
        </w:docPartObj>
      </w:sdtPr>
      <w:sdtContent>
        <w:p w14:paraId="3C61FEFB" w14:textId="7522C9DF" w:rsidR="00716919" w:rsidRPr="00FC3A01" w:rsidRDefault="00716919" w:rsidP="005B3440">
          <w:pPr>
            <w:pStyle w:val="berschriftmitEintraginsInhaltsverzeichnis"/>
          </w:pPr>
          <w:r w:rsidRPr="00212703">
            <w:t>Literatur</w:t>
          </w:r>
          <w:bookmarkEnd w:id="273"/>
          <w:bookmarkEnd w:id="272"/>
        </w:p>
        <w:sdt>
          <w:sdtPr>
            <w:rPr>
              <w:b/>
            </w:rPr>
            <w:id w:val="-282572696"/>
            <w:bibliography/>
          </w:sdtPr>
          <w:sdtEndPr>
            <w:rPr>
              <w:b w:val="0"/>
            </w:rPr>
          </w:sdtEndPr>
          <w:sdtContent>
            <w:p w14:paraId="0FC83C73" w14:textId="77777777" w:rsidR="006A6C0A" w:rsidRDefault="00716919" w:rsidP="006A6C0A">
              <w:pPr>
                <w:pStyle w:val="Literaturverzeichnis"/>
                <w:ind w:left="720" w:hanging="720"/>
                <w:rPr>
                  <w:noProof/>
                  <w:szCs w:val="24"/>
                </w:rPr>
              </w:pPr>
              <w:r w:rsidRPr="00212703">
                <w:fldChar w:fldCharType="begin"/>
              </w:r>
              <w:r w:rsidRPr="00FC3A01">
                <w:instrText>BIBLIOGRAPHY</w:instrText>
              </w:r>
              <w:r w:rsidRPr="00212703">
                <w:fldChar w:fldCharType="separate"/>
              </w:r>
              <w:r w:rsidR="006A6C0A">
                <w:rPr>
                  <w:noProof/>
                </w:rPr>
                <w:t xml:space="preserve">AG, S. (01 2018). </w:t>
              </w:r>
              <w:r w:rsidR="006A6C0A">
                <w:rPr>
                  <w:i/>
                  <w:iCs/>
                  <w:noProof/>
                </w:rPr>
                <w:t>SIEMENS</w:t>
              </w:r>
              <w:r w:rsidR="006A6C0A">
                <w:rPr>
                  <w:noProof/>
                </w:rPr>
                <w:t>. Abgerufen am 01. 03 2018 von http://w3.siemens.com/mcms/automation/de/industrielle-kommunikation/profibus/Seiten/Default.aspx</w:t>
              </w:r>
            </w:p>
            <w:p w14:paraId="0FC3B93C" w14:textId="77777777" w:rsidR="006A6C0A" w:rsidRDefault="006A6C0A" w:rsidP="006A6C0A">
              <w:pPr>
                <w:pStyle w:val="Literaturverzeichnis"/>
                <w:ind w:left="720" w:hanging="720"/>
                <w:rPr>
                  <w:noProof/>
                </w:rPr>
              </w:pPr>
              <w:r>
                <w:rPr>
                  <w:noProof/>
                </w:rPr>
                <w:t xml:space="preserve">Alexandroff, Paul, Hopf, Heinz. (1945). </w:t>
              </w:r>
              <w:r>
                <w:rPr>
                  <w:i/>
                  <w:iCs/>
                  <w:noProof/>
                </w:rPr>
                <w:t>Topologie.</w:t>
              </w:r>
              <w:r>
                <w:rPr>
                  <w:noProof/>
                </w:rPr>
                <w:t xml:space="preserve"> Digitalisierungsprojekts Springer Book Archives.</w:t>
              </w:r>
            </w:p>
            <w:p w14:paraId="62A5E1C6" w14:textId="77777777" w:rsidR="006A6C0A" w:rsidRDefault="006A6C0A" w:rsidP="006A6C0A">
              <w:pPr>
                <w:pStyle w:val="Literaturverzeichnis"/>
                <w:ind w:left="720" w:hanging="720"/>
                <w:rPr>
                  <w:noProof/>
                </w:rPr>
              </w:pPr>
              <w:r>
                <w:rPr>
                  <w:noProof/>
                </w:rPr>
                <w:t xml:space="preserve">cmb-systeme. (05 2004). </w:t>
              </w:r>
              <w:r>
                <w:rPr>
                  <w:i/>
                  <w:iCs/>
                  <w:noProof/>
                </w:rPr>
                <w:t>CMB SYSTEME</w:t>
              </w:r>
              <w:r>
                <w:rPr>
                  <w:noProof/>
                </w:rPr>
                <w:t>. Abgerufen am 19. 01 2018 von https://www.cmb-systeme.de/technikwissen/was-bedeutet-ethernet</w:t>
              </w:r>
            </w:p>
            <w:p w14:paraId="10D364DD" w14:textId="77777777" w:rsidR="006A6C0A" w:rsidRDefault="006A6C0A" w:rsidP="006A6C0A">
              <w:pPr>
                <w:pStyle w:val="Literaturverzeichnis"/>
                <w:ind w:left="720" w:hanging="720"/>
                <w:rPr>
                  <w:noProof/>
                </w:rPr>
              </w:pPr>
              <w:r>
                <w:rPr>
                  <w:noProof/>
                </w:rPr>
                <w:t xml:space="preserve">Conrads, D. D. (2014). Telekommunikation. In </w:t>
              </w:r>
              <w:r>
                <w:rPr>
                  <w:i/>
                  <w:iCs/>
                  <w:noProof/>
                </w:rPr>
                <w:t>Grundlagen, Verfahren, Netze, Ausgabe 5</w:t>
              </w:r>
              <w:r>
                <w:rPr>
                  <w:noProof/>
                </w:rPr>
                <w:t xml:space="preserve"> (S. 13-15). Wiesbaden: Vieweg &amp; Sohn Verlag.</w:t>
              </w:r>
            </w:p>
            <w:p w14:paraId="18D13666" w14:textId="77777777" w:rsidR="006A6C0A" w:rsidRDefault="006A6C0A" w:rsidP="006A6C0A">
              <w:pPr>
                <w:pStyle w:val="Literaturverzeichnis"/>
                <w:ind w:left="720" w:hanging="720"/>
                <w:rPr>
                  <w:noProof/>
                </w:rPr>
              </w:pPr>
              <w:r>
                <w:rPr>
                  <w:noProof/>
                </w:rPr>
                <w:t>Facebook. (02 2018). Von https://reactjs.org/ abgerufen</w:t>
              </w:r>
            </w:p>
            <w:p w14:paraId="2D209ECE" w14:textId="77777777" w:rsidR="006A6C0A" w:rsidRDefault="006A6C0A" w:rsidP="006A6C0A">
              <w:pPr>
                <w:pStyle w:val="Literaturverzeichnis"/>
                <w:ind w:left="720" w:hanging="720"/>
                <w:rPr>
                  <w:noProof/>
                </w:rPr>
              </w:pPr>
              <w:r>
                <w:rPr>
                  <w:noProof/>
                </w:rPr>
                <w:t xml:space="preserve">Facebook Inc. (2018). </w:t>
              </w:r>
              <w:r>
                <w:rPr>
                  <w:i/>
                  <w:iCs/>
                  <w:noProof/>
                </w:rPr>
                <w:t>React</w:t>
              </w:r>
              <w:r>
                <w:rPr>
                  <w:noProof/>
                </w:rPr>
                <w:t>. Abgerufen am 05. 05 2018 von https://reactjs.org/</w:t>
              </w:r>
            </w:p>
            <w:p w14:paraId="5778FDB5" w14:textId="77777777" w:rsidR="006A6C0A" w:rsidRDefault="006A6C0A" w:rsidP="006A6C0A">
              <w:pPr>
                <w:pStyle w:val="Literaturverzeichnis"/>
                <w:ind w:left="720" w:hanging="720"/>
                <w:rPr>
                  <w:noProof/>
                </w:rPr>
              </w:pPr>
              <w:r w:rsidRPr="00EF06A4">
                <w:rPr>
                  <w:noProof/>
                  <w:lang w:val="en-US"/>
                </w:rPr>
                <w:t xml:space="preserve">Facebook Inc. (2018). </w:t>
              </w:r>
              <w:r w:rsidRPr="00EF06A4">
                <w:rPr>
                  <w:i/>
                  <w:iCs/>
                  <w:noProof/>
                  <w:lang w:val="en-US"/>
                </w:rPr>
                <w:t>React Native</w:t>
              </w:r>
              <w:r w:rsidRPr="00EF06A4">
                <w:rPr>
                  <w:noProof/>
                  <w:lang w:val="en-US"/>
                </w:rPr>
                <w:t xml:space="preserve">. (React) Abgerufen am 05. </w:t>
              </w:r>
              <w:r>
                <w:rPr>
                  <w:noProof/>
                </w:rPr>
                <w:t>05 2018 von https://facebook.github.io/react-native/</w:t>
              </w:r>
            </w:p>
            <w:p w14:paraId="57A9DD6C" w14:textId="77777777" w:rsidR="006A6C0A" w:rsidRDefault="006A6C0A" w:rsidP="006A6C0A">
              <w:pPr>
                <w:pStyle w:val="Literaturverzeichnis"/>
                <w:ind w:left="720" w:hanging="720"/>
                <w:rPr>
                  <w:noProof/>
                </w:rPr>
              </w:pPr>
              <w:r w:rsidRPr="00EF06A4">
                <w:rPr>
                  <w:noProof/>
                  <w:lang w:val="en-US"/>
                </w:rPr>
                <w:t xml:space="preserve">Facebook OpenSource. (2018). </w:t>
              </w:r>
              <w:r w:rsidRPr="00EF06A4">
                <w:rPr>
                  <w:i/>
                  <w:iCs/>
                  <w:noProof/>
                  <w:lang w:val="en-US"/>
                </w:rPr>
                <w:t>React</w:t>
              </w:r>
              <w:r w:rsidRPr="00EF06A4">
                <w:rPr>
                  <w:noProof/>
                  <w:lang w:val="en-US"/>
                </w:rPr>
                <w:t xml:space="preserve">. (Facebook Inc.) </w:t>
              </w:r>
              <w:r>
                <w:rPr>
                  <w:noProof/>
                </w:rPr>
                <w:t>Abgerufen am 01. 03 2018 von https://reactjs.org/docs/introducing-jsx.html</w:t>
              </w:r>
            </w:p>
            <w:p w14:paraId="2AA05BD1" w14:textId="77777777" w:rsidR="006A6C0A" w:rsidRDefault="006A6C0A" w:rsidP="006A6C0A">
              <w:pPr>
                <w:pStyle w:val="Literaturverzeichnis"/>
                <w:ind w:left="720" w:hanging="720"/>
                <w:rPr>
                  <w:noProof/>
                </w:rPr>
              </w:pPr>
              <w:r>
                <w:rPr>
                  <w:noProof/>
                </w:rPr>
                <w:t xml:space="preserve">Facebook/React. (2018). </w:t>
              </w:r>
              <w:r>
                <w:rPr>
                  <w:i/>
                  <w:iCs/>
                  <w:noProof/>
                </w:rPr>
                <w:t>Github</w:t>
              </w:r>
              <w:r>
                <w:rPr>
                  <w:noProof/>
                </w:rPr>
                <w:t>. Abgerufen am 05. 05 2018 von https://github.com/facebook/react/releases/tag/v16.3.2</w:t>
              </w:r>
            </w:p>
            <w:p w14:paraId="64EF23C3" w14:textId="77777777" w:rsidR="006A6C0A" w:rsidRPr="00EF06A4" w:rsidRDefault="006A6C0A" w:rsidP="006A6C0A">
              <w:pPr>
                <w:pStyle w:val="Literaturverzeichnis"/>
                <w:ind w:left="720" w:hanging="720"/>
                <w:rPr>
                  <w:noProof/>
                  <w:lang w:val="en-US"/>
                </w:rPr>
              </w:pPr>
              <w:r w:rsidRPr="00EF06A4">
                <w:rPr>
                  <w:noProof/>
                  <w:lang w:val="en-US"/>
                </w:rPr>
                <w:t xml:space="preserve">FDT Group AISBL. (2012). FDT2.0 Technical Specification, Version 1.00. Document No. 0001-0008-000. In </w:t>
              </w:r>
              <w:r w:rsidRPr="00EF06A4">
                <w:rPr>
                  <w:i/>
                  <w:iCs/>
                  <w:noProof/>
                  <w:lang w:val="en-US"/>
                </w:rPr>
                <w:t>FDT2_Specification v1.00.pdf.</w:t>
              </w:r>
              <w:r w:rsidRPr="00EF06A4">
                <w:rPr>
                  <w:noProof/>
                  <w:lang w:val="en-US"/>
                </w:rPr>
                <w:t xml:space="preserve"> </w:t>
              </w:r>
            </w:p>
            <w:p w14:paraId="453BCA94" w14:textId="77777777" w:rsidR="006A6C0A" w:rsidRDefault="006A6C0A" w:rsidP="006A6C0A">
              <w:pPr>
                <w:pStyle w:val="Literaturverzeichnis"/>
                <w:ind w:left="720" w:hanging="720"/>
                <w:rPr>
                  <w:noProof/>
                </w:rPr>
              </w:pPr>
              <w:r w:rsidRPr="00EF06A4">
                <w:rPr>
                  <w:noProof/>
                  <w:lang w:val="en-US"/>
                </w:rPr>
                <w:t xml:space="preserve">Google. (01 2010). </w:t>
              </w:r>
              <w:r w:rsidRPr="00EF06A4">
                <w:rPr>
                  <w:i/>
                  <w:iCs/>
                  <w:noProof/>
                  <w:lang w:val="en-US"/>
                </w:rPr>
                <w:t>Angular- Resolve</w:t>
              </w:r>
              <w:r w:rsidRPr="00EF06A4">
                <w:rPr>
                  <w:noProof/>
                  <w:lang w:val="en-US"/>
                </w:rPr>
                <w:t xml:space="preserve">. </w:t>
              </w:r>
              <w:r>
                <w:rPr>
                  <w:noProof/>
                </w:rPr>
                <w:t>Abgerufen am 11. 02 2018 von https://angular.io/api/router/Resolve</w:t>
              </w:r>
            </w:p>
            <w:p w14:paraId="21D76855" w14:textId="77777777" w:rsidR="006A6C0A" w:rsidRDefault="006A6C0A" w:rsidP="006A6C0A">
              <w:pPr>
                <w:pStyle w:val="Literaturverzeichnis"/>
                <w:ind w:left="720" w:hanging="720"/>
                <w:rPr>
                  <w:noProof/>
                </w:rPr>
              </w:pPr>
              <w:r>
                <w:rPr>
                  <w:noProof/>
                </w:rPr>
                <w:t>Google. (02 2018). Von https://angular.io/ abgerufen</w:t>
              </w:r>
            </w:p>
            <w:p w14:paraId="5FCA532D" w14:textId="77777777" w:rsidR="006A6C0A" w:rsidRDefault="006A6C0A" w:rsidP="006A6C0A">
              <w:pPr>
                <w:pStyle w:val="Literaturverzeichnis"/>
                <w:ind w:left="720" w:hanging="720"/>
                <w:rPr>
                  <w:noProof/>
                </w:rPr>
              </w:pPr>
              <w:r>
                <w:rPr>
                  <w:noProof/>
                </w:rPr>
                <w:t xml:space="preserve">Google. (2018). </w:t>
              </w:r>
              <w:r>
                <w:rPr>
                  <w:i/>
                  <w:iCs/>
                  <w:noProof/>
                </w:rPr>
                <w:t>Angular</w:t>
              </w:r>
              <w:r>
                <w:rPr>
                  <w:noProof/>
                </w:rPr>
                <w:t>. (Google ) Abgerufen am 05. 05 2018 von https://angular.io/guide/architecture-services</w:t>
              </w:r>
            </w:p>
            <w:p w14:paraId="6FE5DE6E" w14:textId="77777777" w:rsidR="006A6C0A" w:rsidRDefault="006A6C0A" w:rsidP="006A6C0A">
              <w:pPr>
                <w:pStyle w:val="Literaturverzeichnis"/>
                <w:ind w:left="720" w:hanging="720"/>
                <w:rPr>
                  <w:noProof/>
                </w:rPr>
              </w:pPr>
              <w:r>
                <w:rPr>
                  <w:noProof/>
                </w:rPr>
                <w:t xml:space="preserve">Gottfried Vossen, K.-U. W. (2016). </w:t>
              </w:r>
              <w:r>
                <w:rPr>
                  <w:i/>
                  <w:iCs/>
                  <w:noProof/>
                </w:rPr>
                <w:t>Grundkurs Theoretische Informatik.</w:t>
              </w:r>
              <w:r>
                <w:rPr>
                  <w:noProof/>
                </w:rPr>
                <w:t xml:space="preserve"> Trier: Vieweg+Teubner Verlag .</w:t>
              </w:r>
            </w:p>
            <w:p w14:paraId="6093102E" w14:textId="77777777" w:rsidR="006A6C0A" w:rsidRDefault="006A6C0A" w:rsidP="006A6C0A">
              <w:pPr>
                <w:pStyle w:val="Literaturverzeichnis"/>
                <w:ind w:left="720" w:hanging="720"/>
                <w:rPr>
                  <w:noProof/>
                </w:rPr>
              </w:pPr>
              <w:r>
                <w:rPr>
                  <w:noProof/>
                </w:rPr>
                <w:t xml:space="preserve">Heinrich Hippenmeyer, T. M. (2016). </w:t>
              </w:r>
              <w:r>
                <w:rPr>
                  <w:i/>
                  <w:iCs/>
                  <w:noProof/>
                </w:rPr>
                <w:t>Automatische Identifikation für Industrie 4.0.</w:t>
              </w:r>
              <w:r>
                <w:rPr>
                  <w:noProof/>
                </w:rPr>
                <w:t xml:space="preserve"> Berlin, Heidelberg: Springer Vieweg.</w:t>
              </w:r>
            </w:p>
            <w:p w14:paraId="04E0960C" w14:textId="77777777" w:rsidR="006A6C0A" w:rsidRDefault="006A6C0A" w:rsidP="006A6C0A">
              <w:pPr>
                <w:pStyle w:val="Literaturverzeichnis"/>
                <w:ind w:left="720" w:hanging="720"/>
                <w:rPr>
                  <w:noProof/>
                </w:rPr>
              </w:pPr>
              <w:r>
                <w:rPr>
                  <w:noProof/>
                </w:rPr>
                <w:t xml:space="preserve">Heinrich Hübscher, H.-J. P. (2011). </w:t>
              </w:r>
              <w:r>
                <w:rPr>
                  <w:i/>
                  <w:iCs/>
                  <w:noProof/>
                </w:rPr>
                <w:t>IT-Handbuch.</w:t>
              </w:r>
              <w:r>
                <w:rPr>
                  <w:noProof/>
                </w:rPr>
                <w:t xml:space="preserve"> Braunschweig: Westermann Schroedel Diesterweg Schöningh Winklers GmbH.</w:t>
              </w:r>
            </w:p>
            <w:p w14:paraId="36E8FBF6" w14:textId="77777777" w:rsidR="006A6C0A" w:rsidRDefault="006A6C0A" w:rsidP="006A6C0A">
              <w:pPr>
                <w:pStyle w:val="Literaturverzeichnis"/>
                <w:ind w:left="720" w:hanging="720"/>
                <w:rPr>
                  <w:noProof/>
                </w:rPr>
              </w:pPr>
              <w:r>
                <w:rPr>
                  <w:noProof/>
                </w:rPr>
                <w:t xml:space="preserve">Hilscher Gesellschaft für Systemautomation mbH. (02 2016). </w:t>
              </w:r>
              <w:r>
                <w:rPr>
                  <w:i/>
                  <w:iCs/>
                  <w:noProof/>
                </w:rPr>
                <w:t>Hilscher Gesellschaft für Systemautomation mbH</w:t>
              </w:r>
              <w:r>
                <w:rPr>
                  <w:noProof/>
                </w:rPr>
                <w:t>. (netX) Abgerufen am 02. 02 2018 von https://www.hilscher.com/de/netx/einfuehrung/</w:t>
              </w:r>
            </w:p>
            <w:p w14:paraId="2316EFA6" w14:textId="77777777" w:rsidR="006A6C0A" w:rsidRDefault="006A6C0A" w:rsidP="006A6C0A">
              <w:pPr>
                <w:pStyle w:val="Literaturverzeichnis"/>
                <w:ind w:left="720" w:hanging="720"/>
                <w:rPr>
                  <w:noProof/>
                </w:rPr>
              </w:pPr>
              <w:r>
                <w:rPr>
                  <w:noProof/>
                </w:rPr>
                <w:t xml:space="preserve">Hilscher GmbH. (01. 10 2017). </w:t>
              </w:r>
              <w:r>
                <w:rPr>
                  <w:i/>
                  <w:iCs/>
                  <w:noProof/>
                </w:rPr>
                <w:t>Portal Hilscher</w:t>
              </w:r>
              <w:r>
                <w:rPr>
                  <w:noProof/>
                </w:rPr>
                <w:t>. Von https://kb.hilscher.com/display/COMSTUDIO/2017-06-02+Topology+in+Communication+Studio abgerufen</w:t>
              </w:r>
            </w:p>
            <w:p w14:paraId="41F480A2" w14:textId="77777777" w:rsidR="006A6C0A" w:rsidRDefault="006A6C0A" w:rsidP="006A6C0A">
              <w:pPr>
                <w:pStyle w:val="Literaturverzeichnis"/>
                <w:ind w:left="720" w:hanging="720"/>
                <w:rPr>
                  <w:noProof/>
                </w:rPr>
              </w:pPr>
              <w:r>
                <w:rPr>
                  <w:noProof/>
                </w:rPr>
                <w:t>HMS. (2015). (HMS Industrial Networks) Abgerufen am 05. 05 2018 von http://www.feldbusse.de/Profinet/profinet.shtml</w:t>
              </w:r>
            </w:p>
            <w:p w14:paraId="5BF78BB6" w14:textId="77777777" w:rsidR="006A6C0A" w:rsidRDefault="006A6C0A" w:rsidP="006A6C0A">
              <w:pPr>
                <w:pStyle w:val="Literaturverzeichnis"/>
                <w:ind w:left="720" w:hanging="720"/>
                <w:rPr>
                  <w:noProof/>
                </w:rPr>
              </w:pPr>
              <w:r>
                <w:rPr>
                  <w:noProof/>
                </w:rPr>
                <w:lastRenderedPageBreak/>
                <w:t xml:space="preserve">IT Wissen Info. (2001). </w:t>
              </w:r>
              <w:r>
                <w:rPr>
                  <w:i/>
                  <w:iCs/>
                  <w:noProof/>
                </w:rPr>
                <w:t>IT Wissen Info</w:t>
              </w:r>
              <w:r>
                <w:rPr>
                  <w:noProof/>
                </w:rPr>
                <w:t>. (2018) Abgerufen am 02. 02 2018 von https://www.itwissen.info/Ethernet-Ethernet.html</w:t>
              </w:r>
            </w:p>
            <w:p w14:paraId="42B79C2F" w14:textId="77777777" w:rsidR="006A6C0A" w:rsidRDefault="006A6C0A" w:rsidP="006A6C0A">
              <w:pPr>
                <w:pStyle w:val="Literaturverzeichnis"/>
                <w:ind w:left="720" w:hanging="720"/>
                <w:rPr>
                  <w:noProof/>
                </w:rPr>
              </w:pPr>
              <w:r>
                <w:rPr>
                  <w:noProof/>
                </w:rPr>
                <w:t xml:space="preserve">Kersken, S. ( 2013). </w:t>
              </w:r>
              <w:r>
                <w:rPr>
                  <w:i/>
                  <w:iCs/>
                  <w:noProof/>
                </w:rPr>
                <w:t>IT-Handbuch für Fachinformatiker.</w:t>
              </w:r>
              <w:r>
                <w:rPr>
                  <w:noProof/>
                </w:rPr>
                <w:t xml:space="preserve"> Bonn: Galileo Press.</w:t>
              </w:r>
            </w:p>
            <w:p w14:paraId="18EF9377" w14:textId="77777777" w:rsidR="006A6C0A" w:rsidRDefault="006A6C0A" w:rsidP="006A6C0A">
              <w:pPr>
                <w:pStyle w:val="Literaturverzeichnis"/>
                <w:ind w:left="720" w:hanging="720"/>
                <w:rPr>
                  <w:noProof/>
                </w:rPr>
              </w:pPr>
              <w:r>
                <w:rPr>
                  <w:noProof/>
                </w:rPr>
                <w:t xml:space="preserve">KUNBUS GmbH. (2016). </w:t>
              </w:r>
              <w:r>
                <w:rPr>
                  <w:i/>
                  <w:iCs/>
                  <w:noProof/>
                </w:rPr>
                <w:t>KUNBUS</w:t>
              </w:r>
              <w:r>
                <w:rPr>
                  <w:noProof/>
                </w:rPr>
                <w:t>. ( ) Abgerufen am 01. 03 2018 von https://www.kunbus.de/feldbus.html</w:t>
              </w:r>
            </w:p>
            <w:p w14:paraId="39F8EE49" w14:textId="77777777" w:rsidR="006A6C0A" w:rsidRDefault="006A6C0A" w:rsidP="006A6C0A">
              <w:pPr>
                <w:pStyle w:val="Literaturverzeichnis"/>
                <w:ind w:left="720" w:hanging="720"/>
                <w:rPr>
                  <w:noProof/>
                </w:rPr>
              </w:pPr>
              <w:r>
                <w:rPr>
                  <w:noProof/>
                </w:rPr>
                <w:t xml:space="preserve">LinkedIn. (2018). </w:t>
              </w:r>
              <w:r>
                <w:rPr>
                  <w:i/>
                  <w:iCs/>
                  <w:noProof/>
                </w:rPr>
                <w:t>LinkedIn</w:t>
              </w:r>
              <w:r>
                <w:rPr>
                  <w:noProof/>
                </w:rPr>
                <w:t>. Abgerufen am 05. 05 2018 von https://www.linkedin.com/in/evanyou/de</w:t>
              </w:r>
            </w:p>
            <w:p w14:paraId="1DDA26E3" w14:textId="77777777" w:rsidR="006A6C0A" w:rsidRDefault="006A6C0A" w:rsidP="006A6C0A">
              <w:pPr>
                <w:pStyle w:val="Literaturverzeichnis"/>
                <w:ind w:left="720" w:hanging="720"/>
                <w:rPr>
                  <w:noProof/>
                </w:rPr>
              </w:pPr>
              <w:r>
                <w:rPr>
                  <w:noProof/>
                </w:rPr>
                <w:t xml:space="preserve">MDN web docs. (01 2005). </w:t>
              </w:r>
              <w:r>
                <w:rPr>
                  <w:i/>
                  <w:iCs/>
                  <w:noProof/>
                </w:rPr>
                <w:t>Web API Referenz</w:t>
              </w:r>
              <w:r>
                <w:rPr>
                  <w:noProof/>
                </w:rPr>
                <w:t>. Abgerufen am 01. 03 2018 von https://developer.mozilla.org/de/docs/Web/API</w:t>
              </w:r>
            </w:p>
            <w:p w14:paraId="55128710" w14:textId="77777777" w:rsidR="006A6C0A" w:rsidRDefault="006A6C0A" w:rsidP="006A6C0A">
              <w:pPr>
                <w:pStyle w:val="Literaturverzeichnis"/>
                <w:ind w:left="720" w:hanging="720"/>
                <w:rPr>
                  <w:noProof/>
                </w:rPr>
              </w:pPr>
              <w:r>
                <w:rPr>
                  <w:noProof/>
                </w:rPr>
                <w:t xml:space="preserve">Microsoft . (02 2018). </w:t>
              </w:r>
              <w:r>
                <w:rPr>
                  <w:i/>
                  <w:iCs/>
                  <w:noProof/>
                </w:rPr>
                <w:t>Visual Studio-IDE</w:t>
              </w:r>
              <w:r>
                <w:rPr>
                  <w:noProof/>
                </w:rPr>
                <w:t>. Abgerufen am 04. 04 2018 von https://www.visualstudio.com/de/vs/</w:t>
              </w:r>
            </w:p>
            <w:p w14:paraId="42D45E48" w14:textId="77777777" w:rsidR="006A6C0A" w:rsidRDefault="006A6C0A" w:rsidP="006A6C0A">
              <w:pPr>
                <w:pStyle w:val="Literaturverzeichnis"/>
                <w:ind w:left="720" w:hanging="720"/>
                <w:rPr>
                  <w:noProof/>
                </w:rPr>
              </w:pPr>
              <w:r>
                <w:rPr>
                  <w:noProof/>
                </w:rPr>
                <w:t xml:space="preserve">Microsoft. (05 2018). </w:t>
              </w:r>
              <w:r>
                <w:rPr>
                  <w:i/>
                  <w:iCs/>
                  <w:noProof/>
                </w:rPr>
                <w:t>https://msdn.microsoft.com/de-de/library/bb979128.aspx</w:t>
              </w:r>
              <w:r>
                <w:rPr>
                  <w:noProof/>
                </w:rPr>
                <w:t>. Von MSDN: https://msdn.microsoft.com/de-de/library/bb979128.aspx abgerufen</w:t>
              </w:r>
            </w:p>
            <w:p w14:paraId="6831D874" w14:textId="77777777" w:rsidR="006A6C0A" w:rsidRDefault="006A6C0A" w:rsidP="006A6C0A">
              <w:pPr>
                <w:pStyle w:val="Literaturverzeichnis"/>
                <w:ind w:left="720" w:hanging="720"/>
                <w:rPr>
                  <w:noProof/>
                </w:rPr>
              </w:pPr>
              <w:r>
                <w:rPr>
                  <w:noProof/>
                </w:rPr>
                <w:t xml:space="preserve">Microsoft. (01 2018). </w:t>
              </w:r>
              <w:r>
                <w:rPr>
                  <w:i/>
                  <w:iCs/>
                  <w:noProof/>
                </w:rPr>
                <w:t>mplementieren grundlegende CRUD-Funktionalität mit Entity Framework in ASP.NET MVC-Anwendung</w:t>
              </w:r>
              <w:r>
                <w:rPr>
                  <w:noProof/>
                </w:rPr>
                <w:t>. Abgerufen am 12. 04 2018 von https://docs.microsoft.com/de-de/aspnet/mvc/overview/getting-started/getting-started-with-ef-using-mvc/implementing-basic-crud-functionality-with-the-entity-framework-in-asp-net-mvc-application</w:t>
              </w:r>
            </w:p>
            <w:p w14:paraId="5B49D459" w14:textId="77777777" w:rsidR="006A6C0A" w:rsidRDefault="006A6C0A" w:rsidP="006A6C0A">
              <w:pPr>
                <w:pStyle w:val="Literaturverzeichnis"/>
                <w:ind w:left="720" w:hanging="720"/>
                <w:rPr>
                  <w:noProof/>
                </w:rPr>
              </w:pPr>
              <w:r w:rsidRPr="00EF06A4">
                <w:rPr>
                  <w:noProof/>
                  <w:lang w:val="en-US"/>
                </w:rPr>
                <w:t xml:space="preserve">Microsoft. (01 2018). </w:t>
              </w:r>
              <w:r w:rsidRPr="00EF06A4">
                <w:rPr>
                  <w:i/>
                  <w:iCs/>
                  <w:noProof/>
                  <w:lang w:val="en-US"/>
                </w:rPr>
                <w:t>Visual Studio Code - Code Editing</w:t>
              </w:r>
              <w:r w:rsidRPr="00EF06A4">
                <w:rPr>
                  <w:noProof/>
                  <w:lang w:val="en-US"/>
                </w:rPr>
                <w:t xml:space="preserve">. </w:t>
              </w:r>
              <w:r>
                <w:rPr>
                  <w:noProof/>
                </w:rPr>
                <w:t>Abgerufen am 04. 04 2018 von https://code.visualstudio.com</w:t>
              </w:r>
            </w:p>
            <w:p w14:paraId="3A643DFD" w14:textId="77777777" w:rsidR="006A6C0A" w:rsidRDefault="006A6C0A" w:rsidP="006A6C0A">
              <w:pPr>
                <w:pStyle w:val="Literaturverzeichnis"/>
                <w:ind w:left="720" w:hanging="720"/>
                <w:rPr>
                  <w:noProof/>
                </w:rPr>
              </w:pPr>
              <w:r>
                <w:rPr>
                  <w:noProof/>
                </w:rPr>
                <w:t xml:space="preserve">Microsoft Corporation. (2018). </w:t>
              </w:r>
              <w:r>
                <w:rPr>
                  <w:i/>
                  <w:iCs/>
                  <w:noProof/>
                </w:rPr>
                <w:t xml:space="preserve">Microsoft </w:t>
              </w:r>
              <w:r>
                <w:rPr>
                  <w:noProof/>
                </w:rPr>
                <w:t>. (ASP.NET Core) Abgerufen am 04 2018 von https://docs.microsoft.com/de-de/aspnet/</w:t>
              </w:r>
            </w:p>
            <w:p w14:paraId="32AADCB7" w14:textId="77777777" w:rsidR="006A6C0A" w:rsidRDefault="006A6C0A" w:rsidP="006A6C0A">
              <w:pPr>
                <w:pStyle w:val="Literaturverzeichnis"/>
                <w:ind w:left="720" w:hanging="720"/>
                <w:rPr>
                  <w:noProof/>
                </w:rPr>
              </w:pPr>
              <w:r>
                <w:rPr>
                  <w:i/>
                  <w:iCs/>
                  <w:noProof/>
                </w:rPr>
                <w:t>Northwoods Software</w:t>
              </w:r>
              <w:r>
                <w:rPr>
                  <w:noProof/>
                </w:rPr>
                <w:t>. (01. 01 1998). (GOJS) Abgerufen am 05. 04 2018 von https://www.nwoods.com/store/p-82-gojs-oem.aspx</w:t>
              </w:r>
            </w:p>
            <w:p w14:paraId="5FE22F19" w14:textId="77777777" w:rsidR="006A6C0A" w:rsidRDefault="006A6C0A" w:rsidP="006A6C0A">
              <w:pPr>
                <w:pStyle w:val="Literaturverzeichnis"/>
                <w:ind w:left="720" w:hanging="720"/>
                <w:rPr>
                  <w:noProof/>
                </w:rPr>
              </w:pPr>
              <w:r>
                <w:rPr>
                  <w:noProof/>
                </w:rPr>
                <w:t xml:space="preserve">Northwoods Software. (01. 01 1998). </w:t>
              </w:r>
              <w:r>
                <w:rPr>
                  <w:i/>
                  <w:iCs/>
                  <w:noProof/>
                </w:rPr>
                <w:t>GoJS</w:t>
              </w:r>
              <w:r>
                <w:rPr>
                  <w:noProof/>
                </w:rPr>
                <w:t>. Abgerufen am 04. 04 2018 von https://gojs.net/latest/index.html</w:t>
              </w:r>
            </w:p>
            <w:p w14:paraId="0335AB07" w14:textId="77777777" w:rsidR="006A6C0A" w:rsidRDefault="006A6C0A" w:rsidP="006A6C0A">
              <w:pPr>
                <w:pStyle w:val="Literaturverzeichnis"/>
                <w:ind w:left="720" w:hanging="720"/>
                <w:rPr>
                  <w:noProof/>
                </w:rPr>
              </w:pPr>
              <w:r>
                <w:rPr>
                  <w:noProof/>
                </w:rPr>
                <w:t xml:space="preserve">Olbrich, A. (2003). </w:t>
              </w:r>
              <w:r>
                <w:rPr>
                  <w:i/>
                  <w:iCs/>
                  <w:noProof/>
                </w:rPr>
                <w:t>Netze — Protokolle — Spezifikationen.</w:t>
              </w:r>
              <w:r>
                <w:rPr>
                  <w:noProof/>
                </w:rPr>
                <w:t xml:space="preserve"> Wiesbaden: Vieweg &amp; Sohn.</w:t>
              </w:r>
            </w:p>
            <w:p w14:paraId="3CEECFF5" w14:textId="77777777" w:rsidR="006A6C0A" w:rsidRDefault="006A6C0A" w:rsidP="006A6C0A">
              <w:pPr>
                <w:pStyle w:val="Literaturverzeichnis"/>
                <w:ind w:left="720" w:hanging="720"/>
                <w:rPr>
                  <w:noProof/>
                </w:rPr>
              </w:pPr>
              <w:r>
                <w:rPr>
                  <w:noProof/>
                </w:rPr>
                <w:t xml:space="preserve">Plenk, P. D.-I. (2017). </w:t>
              </w:r>
              <w:r>
                <w:rPr>
                  <w:i/>
                  <w:iCs/>
                  <w:noProof/>
                </w:rPr>
                <w:t>Angewandte Netzwerktechnik kompakt.</w:t>
              </w:r>
              <w:r>
                <w:rPr>
                  <w:noProof/>
                </w:rPr>
                <w:t xml:space="preserve"> Wiesbaden: Springer Fachmedien Wiesbaden GmbH.</w:t>
              </w:r>
            </w:p>
            <w:p w14:paraId="30ACCE7D" w14:textId="77777777" w:rsidR="006A6C0A" w:rsidRDefault="006A6C0A" w:rsidP="006A6C0A">
              <w:pPr>
                <w:pStyle w:val="Literaturverzeichnis"/>
                <w:ind w:left="720" w:hanging="720"/>
                <w:rPr>
                  <w:noProof/>
                </w:rPr>
              </w:pPr>
              <w:r>
                <w:rPr>
                  <w:noProof/>
                </w:rPr>
                <w:t xml:space="preserve">Popp, M. (2016). </w:t>
              </w:r>
              <w:r>
                <w:rPr>
                  <w:i/>
                  <w:iCs/>
                  <w:noProof/>
                </w:rPr>
                <w:t>Industrielle Kommunikation mit PROFINET.</w:t>
              </w:r>
              <w:r>
                <w:rPr>
                  <w:noProof/>
                </w:rPr>
                <w:t xml:space="preserve"> Karlsruhe: ProfiBus Nutzerorganisation e.V.(PNO).</w:t>
              </w:r>
            </w:p>
            <w:p w14:paraId="707A4BC7" w14:textId="77777777" w:rsidR="006A6C0A" w:rsidRDefault="006A6C0A" w:rsidP="006A6C0A">
              <w:pPr>
                <w:pStyle w:val="Literaturverzeichnis"/>
                <w:ind w:left="720" w:hanging="720"/>
                <w:rPr>
                  <w:noProof/>
                </w:rPr>
              </w:pPr>
              <w:r w:rsidRPr="00EF06A4">
                <w:rPr>
                  <w:noProof/>
                  <w:lang w:val="en-US"/>
                </w:rPr>
                <w:t xml:space="preserve">Progress Software Corporation . (2018). </w:t>
              </w:r>
              <w:r w:rsidRPr="00EF06A4">
                <w:rPr>
                  <w:i/>
                  <w:iCs/>
                  <w:noProof/>
                  <w:lang w:val="en-US"/>
                </w:rPr>
                <w:t>www.progress.com</w:t>
              </w:r>
              <w:r w:rsidRPr="00EF06A4">
                <w:rPr>
                  <w:noProof/>
                  <w:lang w:val="en-US"/>
                </w:rPr>
                <w:t xml:space="preserve">. (Progress Software Corporation ) Abgerufen am 05. </w:t>
              </w:r>
              <w:r>
                <w:rPr>
                  <w:noProof/>
                </w:rPr>
                <w:t>05 2018 von https://www.progress.com/kendo-ui</w:t>
              </w:r>
            </w:p>
            <w:p w14:paraId="1EB9FE3E" w14:textId="77777777" w:rsidR="006A6C0A" w:rsidRDefault="006A6C0A" w:rsidP="006A6C0A">
              <w:pPr>
                <w:pStyle w:val="Literaturverzeichnis"/>
                <w:ind w:left="720" w:hanging="720"/>
                <w:rPr>
                  <w:noProof/>
                </w:rPr>
              </w:pPr>
              <w:r>
                <w:rPr>
                  <w:noProof/>
                </w:rPr>
                <w:t xml:space="preserve">René Simon, T. K. (2003). </w:t>
              </w:r>
              <w:r>
                <w:rPr>
                  <w:i/>
                  <w:iCs/>
                  <w:noProof/>
                </w:rPr>
                <w:t>Field Device Tool - FDT.</w:t>
              </w:r>
              <w:r>
                <w:rPr>
                  <w:noProof/>
                </w:rPr>
                <w:t xml:space="preserve"> München : Oldenbourg Wissenschaftsverlag.</w:t>
              </w:r>
            </w:p>
            <w:p w14:paraId="605B4832" w14:textId="77777777" w:rsidR="006A6C0A" w:rsidRPr="00EF06A4" w:rsidRDefault="006A6C0A" w:rsidP="006A6C0A">
              <w:pPr>
                <w:pStyle w:val="Literaturverzeichnis"/>
                <w:ind w:left="720" w:hanging="720"/>
                <w:rPr>
                  <w:noProof/>
                  <w:lang w:val="en-US"/>
                </w:rPr>
              </w:pPr>
              <w:r>
                <w:rPr>
                  <w:noProof/>
                </w:rPr>
                <w:t xml:space="preserve">Ringhand, Z. (2010). IT- Handbuch. In </w:t>
              </w:r>
              <w:r>
                <w:rPr>
                  <w:i/>
                  <w:iCs/>
                  <w:noProof/>
                </w:rPr>
                <w:t>IT-Systemelektroniker/-in Fachinformatiker/-in</w:t>
              </w:r>
              <w:r>
                <w:rPr>
                  <w:noProof/>
                </w:rPr>
                <w:t xml:space="preserve"> (S. 314-315). </w:t>
              </w:r>
              <w:r w:rsidRPr="00EF06A4">
                <w:rPr>
                  <w:noProof/>
                  <w:lang w:val="en-US"/>
                </w:rPr>
                <w:t>München: Westermann.</w:t>
              </w:r>
            </w:p>
            <w:p w14:paraId="28ED7E6E" w14:textId="77777777" w:rsidR="006A6C0A" w:rsidRDefault="006A6C0A" w:rsidP="006A6C0A">
              <w:pPr>
                <w:pStyle w:val="Literaturverzeichnis"/>
                <w:ind w:left="720" w:hanging="720"/>
                <w:rPr>
                  <w:noProof/>
                </w:rPr>
              </w:pPr>
              <w:r w:rsidRPr="00EF06A4">
                <w:rPr>
                  <w:noProof/>
                  <w:lang w:val="en-US"/>
                </w:rPr>
                <w:t xml:space="preserve">SAP. (01 2018). </w:t>
              </w:r>
              <w:r w:rsidRPr="00EF06A4">
                <w:rPr>
                  <w:i/>
                  <w:iCs/>
                  <w:noProof/>
                  <w:lang w:val="en-US"/>
                </w:rPr>
                <w:t>UI5 Demo Kit - UI Development Toolkit for HTML5</w:t>
              </w:r>
              <w:r w:rsidRPr="00EF06A4">
                <w:rPr>
                  <w:noProof/>
                  <w:lang w:val="en-US"/>
                </w:rPr>
                <w:t xml:space="preserve">. </w:t>
              </w:r>
              <w:r>
                <w:rPr>
                  <w:noProof/>
                </w:rPr>
                <w:t>(UI5) Abgerufen am . 03 2018 von https://sapui5.hana.ondemand.com</w:t>
              </w:r>
            </w:p>
            <w:p w14:paraId="3A181AC0" w14:textId="77777777" w:rsidR="006A6C0A" w:rsidRDefault="006A6C0A" w:rsidP="006A6C0A">
              <w:pPr>
                <w:pStyle w:val="Literaturverzeichnis"/>
                <w:ind w:left="720" w:hanging="720"/>
                <w:rPr>
                  <w:noProof/>
                </w:rPr>
              </w:pPr>
              <w:r>
                <w:rPr>
                  <w:noProof/>
                </w:rPr>
                <w:t xml:space="preserve">Schnabel, P. (2018). </w:t>
              </w:r>
              <w:r>
                <w:rPr>
                  <w:i/>
                  <w:iCs/>
                  <w:noProof/>
                </w:rPr>
                <w:t>Elektronik-Kompendium.de - Elektronik einfach und leicht verständlich</w:t>
              </w:r>
              <w:r>
                <w:rPr>
                  <w:noProof/>
                </w:rPr>
                <w:t>. Von https://www.elektronik-kompendium.de/sites/net/0503281.htm abgerufen</w:t>
              </w:r>
            </w:p>
            <w:p w14:paraId="49C71AF4" w14:textId="77777777" w:rsidR="006A6C0A" w:rsidRPr="00EF06A4" w:rsidRDefault="006A6C0A" w:rsidP="006A6C0A">
              <w:pPr>
                <w:pStyle w:val="Literaturverzeichnis"/>
                <w:ind w:left="720" w:hanging="720"/>
                <w:rPr>
                  <w:noProof/>
                  <w:lang w:val="en-US"/>
                </w:rPr>
              </w:pPr>
              <w:r>
                <w:rPr>
                  <w:noProof/>
                </w:rPr>
                <w:t xml:space="preserve">Sommerville, I. (2007). </w:t>
              </w:r>
              <w:r w:rsidRPr="00EF06A4">
                <w:rPr>
                  <w:i/>
                  <w:iCs/>
                  <w:noProof/>
                  <w:lang w:val="en-US"/>
                </w:rPr>
                <w:t>IT Informatik Software Engineering.</w:t>
              </w:r>
              <w:r w:rsidRPr="00EF06A4">
                <w:rPr>
                  <w:noProof/>
                  <w:lang w:val="en-US"/>
                </w:rPr>
                <w:t xml:space="preserve"> Pearson.</w:t>
              </w:r>
            </w:p>
            <w:p w14:paraId="7661EF5C" w14:textId="77777777" w:rsidR="006A6C0A" w:rsidRDefault="006A6C0A" w:rsidP="006A6C0A">
              <w:pPr>
                <w:pStyle w:val="Literaturverzeichnis"/>
                <w:ind w:left="720" w:hanging="720"/>
                <w:rPr>
                  <w:noProof/>
                </w:rPr>
              </w:pPr>
              <w:r>
                <w:rPr>
                  <w:noProof/>
                </w:rPr>
                <w:t xml:space="preserve">Twitter. (01 2010). </w:t>
              </w:r>
              <w:r>
                <w:rPr>
                  <w:i/>
                  <w:iCs/>
                  <w:noProof/>
                </w:rPr>
                <w:t>GetBootstrap</w:t>
              </w:r>
              <w:r>
                <w:rPr>
                  <w:noProof/>
                </w:rPr>
                <w:t>. (Bootstrap) Abgerufen am 02 2018 von https://getbootstrap.com</w:t>
              </w:r>
            </w:p>
            <w:p w14:paraId="26288BC4" w14:textId="77777777" w:rsidR="006A6C0A" w:rsidRDefault="006A6C0A" w:rsidP="006A6C0A">
              <w:pPr>
                <w:pStyle w:val="Literaturverzeichnis"/>
                <w:ind w:left="720" w:hanging="720"/>
                <w:rPr>
                  <w:noProof/>
                </w:rPr>
              </w:pPr>
              <w:r>
                <w:rPr>
                  <w:noProof/>
                </w:rPr>
                <w:t xml:space="preserve">Vue.Js, G. (2018). </w:t>
              </w:r>
              <w:r>
                <w:rPr>
                  <w:i/>
                  <w:iCs/>
                  <w:noProof/>
                </w:rPr>
                <w:t>GitHub</w:t>
              </w:r>
              <w:r>
                <w:rPr>
                  <w:noProof/>
                </w:rPr>
                <w:t>. Abgerufen am 05. 05 2018 von https://github.com/vuejs/vue/releases/tag/v2.5.16</w:t>
              </w:r>
            </w:p>
            <w:p w14:paraId="7C86B50B" w14:textId="77777777" w:rsidR="006A6C0A" w:rsidRDefault="006A6C0A" w:rsidP="006A6C0A">
              <w:pPr>
                <w:pStyle w:val="Literaturverzeichnis"/>
                <w:ind w:left="720" w:hanging="720"/>
                <w:rPr>
                  <w:noProof/>
                </w:rPr>
              </w:pPr>
              <w:r w:rsidRPr="00EF06A4">
                <w:rPr>
                  <w:noProof/>
                  <w:lang w:val="en-US"/>
                </w:rPr>
                <w:t xml:space="preserve">w3schools.com. (01 1999). </w:t>
              </w:r>
              <w:r w:rsidRPr="00EF06A4">
                <w:rPr>
                  <w:i/>
                  <w:iCs/>
                  <w:noProof/>
                  <w:lang w:val="en-US"/>
                </w:rPr>
                <w:t>W3.CSS Templates</w:t>
              </w:r>
              <w:r w:rsidRPr="00EF06A4">
                <w:rPr>
                  <w:noProof/>
                  <w:lang w:val="en-US"/>
                </w:rPr>
                <w:t xml:space="preserve">. </w:t>
              </w:r>
              <w:r>
                <w:rPr>
                  <w:noProof/>
                </w:rPr>
                <w:t>Abgerufen am 03. 03 2018 von https://www.w3schools.com/w3css/w3css_templates.asp</w:t>
              </w:r>
            </w:p>
            <w:p w14:paraId="56DC54D7" w14:textId="77777777" w:rsidR="006A6C0A" w:rsidRDefault="006A6C0A" w:rsidP="006A6C0A">
              <w:pPr>
                <w:pStyle w:val="Literaturverzeichnis"/>
                <w:ind w:left="720" w:hanging="720"/>
                <w:rPr>
                  <w:noProof/>
                </w:rPr>
              </w:pPr>
              <w:r>
                <w:rPr>
                  <w:noProof/>
                </w:rPr>
                <w:t xml:space="preserve">Weebly. (01 2016). </w:t>
              </w:r>
              <w:r>
                <w:rPr>
                  <w:i/>
                  <w:iCs/>
                  <w:noProof/>
                </w:rPr>
                <w:t>netzwerk-topologien.weebly</w:t>
              </w:r>
              <w:r>
                <w:rPr>
                  <w:noProof/>
                </w:rPr>
                <w:t>. Abgerufen am 01. 03 2018 von https://netzwerk-topologien.weebly.com/grad.html</w:t>
              </w:r>
            </w:p>
            <w:p w14:paraId="5DAFA108" w14:textId="77777777" w:rsidR="006A6C0A" w:rsidRDefault="006A6C0A" w:rsidP="006A6C0A">
              <w:pPr>
                <w:pStyle w:val="Literaturverzeichnis"/>
                <w:ind w:left="720" w:hanging="720"/>
                <w:rPr>
                  <w:noProof/>
                </w:rPr>
              </w:pPr>
              <w:r>
                <w:rPr>
                  <w:noProof/>
                </w:rPr>
                <w:lastRenderedPageBreak/>
                <w:t>You, E. (02 2018). Von https://vuejs.org/ abgerufen</w:t>
              </w:r>
            </w:p>
            <w:p w14:paraId="35C1A372" w14:textId="77777777" w:rsidR="006A6C0A" w:rsidRDefault="006A6C0A" w:rsidP="006A6C0A">
              <w:pPr>
                <w:pStyle w:val="Literaturverzeichnis"/>
                <w:ind w:left="720" w:hanging="720"/>
                <w:rPr>
                  <w:noProof/>
                </w:rPr>
              </w:pPr>
              <w:r>
                <w:rPr>
                  <w:noProof/>
                </w:rPr>
                <w:t xml:space="preserve">You, E. (2018). </w:t>
              </w:r>
              <w:r>
                <w:rPr>
                  <w:i/>
                  <w:iCs/>
                  <w:noProof/>
                </w:rPr>
                <w:t>VueJS</w:t>
              </w:r>
              <w:r>
                <w:rPr>
                  <w:noProof/>
                </w:rPr>
                <w:t>. Abgerufen am 05. 05 2018 von https://vuejs.org</w:t>
              </w:r>
            </w:p>
            <w:p w14:paraId="043EC20C" w14:textId="15E829A4" w:rsidR="00716919" w:rsidRPr="00212703" w:rsidRDefault="00716919" w:rsidP="006A6C0A">
              <w:pPr>
                <w:pStyle w:val="Textkrper"/>
              </w:pPr>
              <w:r w:rsidRPr="00212703">
                <w:rPr>
                  <w:b/>
                </w:rPr>
                <w:fldChar w:fldCharType="end"/>
              </w:r>
            </w:p>
          </w:sdtContent>
        </w:sdt>
      </w:sdtContent>
    </w:sdt>
    <w:p w14:paraId="76A6F70F" w14:textId="77777777" w:rsidR="00F46B17" w:rsidRPr="00212703" w:rsidRDefault="00F46B17">
      <w:pPr>
        <w:pStyle w:val="berschriftmitEintraginsInhaltsverzeichnis"/>
        <w:rPr>
          <w:lang w:val="it-IT"/>
        </w:rPr>
      </w:pPr>
    </w:p>
    <w:p w14:paraId="7E60FD32" w14:textId="77777777" w:rsidR="00F738DF" w:rsidRPr="00212703" w:rsidRDefault="00F738DF" w:rsidP="00F738DF">
      <w:pPr>
        <w:pStyle w:val="Textkrper"/>
        <w:rPr>
          <w:lang w:val="it-IT"/>
        </w:rPr>
        <w:sectPr w:rsidR="00F738DF" w:rsidRPr="00212703" w:rsidSect="00997612">
          <w:headerReference w:type="default" r:id="rId57"/>
          <w:pgSz w:w="11906" w:h="16838" w:code="9"/>
          <w:pgMar w:top="1701" w:right="1418" w:bottom="1134" w:left="1418" w:header="709" w:footer="709" w:gutter="0"/>
          <w:cols w:space="708"/>
          <w:docGrid w:linePitch="360"/>
        </w:sectPr>
      </w:pPr>
    </w:p>
    <w:p w14:paraId="69DE6604" w14:textId="3EAC00AF" w:rsidR="00367D86" w:rsidRPr="00A4783B" w:rsidRDefault="00367D86" w:rsidP="00147862">
      <w:pPr>
        <w:pStyle w:val="berschriftmitEintraginsInhaltsverzeichnis"/>
        <w:rPr>
          <w:lang w:val="en-US"/>
        </w:rPr>
      </w:pPr>
      <w:bookmarkStart w:id="274" w:name="_Toc517096411"/>
      <w:bookmarkStart w:id="275" w:name="_Toc521311651"/>
      <w:r w:rsidRPr="00A4783B">
        <w:rPr>
          <w:lang w:val="en-US"/>
        </w:rPr>
        <w:t>Index</w:t>
      </w:r>
      <w:bookmarkEnd w:id="274"/>
      <w:bookmarkEnd w:id="275"/>
    </w:p>
    <w:p w14:paraId="61E39879" w14:textId="77777777" w:rsidR="006A6C0A" w:rsidRDefault="00367D86">
      <w:pPr>
        <w:pStyle w:val="Textkrper"/>
        <w:rPr>
          <w:noProof/>
        </w:rPr>
        <w:sectPr w:rsidR="006A6C0A" w:rsidSect="006A6C0A">
          <w:headerReference w:type="default" r:id="rId58"/>
          <w:type w:val="continuous"/>
          <w:pgSz w:w="11906" w:h="16838" w:code="9"/>
          <w:pgMar w:top="1701" w:right="1418" w:bottom="1134" w:left="1418" w:header="709" w:footer="709" w:gutter="0"/>
          <w:cols w:space="708"/>
          <w:docGrid w:linePitch="360"/>
        </w:sectPr>
      </w:pPr>
      <w:r w:rsidRPr="00212703">
        <w:fldChar w:fldCharType="begin"/>
      </w:r>
      <w:r w:rsidRPr="00212703">
        <w:instrText xml:space="preserve"> INDEX \e "</w:instrText>
      </w:r>
      <w:r w:rsidRPr="00212703">
        <w:tab/>
        <w:instrText xml:space="preserve">" \h "A" \c "2" \z "1031" </w:instrText>
      </w:r>
      <w:r w:rsidRPr="00212703">
        <w:fldChar w:fldCharType="separate"/>
      </w:r>
    </w:p>
    <w:p w14:paraId="735D555C"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A</w:t>
      </w:r>
    </w:p>
    <w:p w14:paraId="5EA0B0D7" w14:textId="77777777" w:rsidR="006A6C0A" w:rsidRDefault="006A6C0A">
      <w:pPr>
        <w:pStyle w:val="Index1"/>
        <w:rPr>
          <w:noProof/>
        </w:rPr>
      </w:pPr>
      <w:r>
        <w:rPr>
          <w:noProof/>
        </w:rPr>
        <w:t>Angular</w:t>
      </w:r>
      <w:r>
        <w:rPr>
          <w:noProof/>
        </w:rPr>
        <w:tab/>
        <w:t>25</w:t>
      </w:r>
    </w:p>
    <w:p w14:paraId="55AD2336" w14:textId="77777777" w:rsidR="006A6C0A" w:rsidRDefault="006A6C0A">
      <w:pPr>
        <w:pStyle w:val="Index1"/>
        <w:rPr>
          <w:noProof/>
        </w:rPr>
      </w:pPr>
      <w:r>
        <w:rPr>
          <w:noProof/>
        </w:rPr>
        <w:t>ASP.NET Core 2.0</w:t>
      </w:r>
      <w:r>
        <w:rPr>
          <w:noProof/>
        </w:rPr>
        <w:tab/>
        <w:t>33</w:t>
      </w:r>
    </w:p>
    <w:p w14:paraId="6E2CB92A"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B</w:t>
      </w:r>
    </w:p>
    <w:p w14:paraId="44C86556" w14:textId="77777777" w:rsidR="006A6C0A" w:rsidRDefault="006A6C0A">
      <w:pPr>
        <w:pStyle w:val="Index1"/>
        <w:rPr>
          <w:noProof/>
        </w:rPr>
      </w:pPr>
      <w:r>
        <w:rPr>
          <w:noProof/>
        </w:rPr>
        <w:t>Baum-Topologie</w:t>
      </w:r>
      <w:r>
        <w:rPr>
          <w:noProof/>
        </w:rPr>
        <w:tab/>
        <w:t>11</w:t>
      </w:r>
    </w:p>
    <w:p w14:paraId="56E46F6E" w14:textId="77777777" w:rsidR="006A6C0A" w:rsidRDefault="006A6C0A">
      <w:pPr>
        <w:pStyle w:val="Index1"/>
        <w:rPr>
          <w:noProof/>
        </w:rPr>
      </w:pPr>
      <w:r w:rsidRPr="00761C22">
        <w:rPr>
          <w:noProof/>
        </w:rPr>
        <w:t>Bootstrap</w:t>
      </w:r>
      <w:r>
        <w:rPr>
          <w:noProof/>
        </w:rPr>
        <w:tab/>
        <w:t>31</w:t>
      </w:r>
    </w:p>
    <w:p w14:paraId="1493AAFA"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C</w:t>
      </w:r>
    </w:p>
    <w:p w14:paraId="0012EE66" w14:textId="77777777" w:rsidR="006A6C0A" w:rsidRDefault="006A6C0A">
      <w:pPr>
        <w:pStyle w:val="Index1"/>
        <w:rPr>
          <w:noProof/>
        </w:rPr>
      </w:pPr>
      <w:r w:rsidRPr="00761C22">
        <w:rPr>
          <w:noProof/>
        </w:rPr>
        <w:t>Communication</w:t>
      </w:r>
      <w:r>
        <w:rPr>
          <w:noProof/>
        </w:rPr>
        <w:tab/>
        <w:t>16, 17</w:t>
      </w:r>
    </w:p>
    <w:p w14:paraId="71506DA8" w14:textId="77777777" w:rsidR="006A6C0A" w:rsidRDefault="006A6C0A">
      <w:pPr>
        <w:pStyle w:val="Index1"/>
        <w:rPr>
          <w:noProof/>
        </w:rPr>
      </w:pPr>
      <w:r w:rsidRPr="00761C22">
        <w:rPr>
          <w:b/>
          <w:noProof/>
        </w:rPr>
        <w:t>Component</w:t>
      </w:r>
      <w:r>
        <w:rPr>
          <w:noProof/>
        </w:rPr>
        <w:tab/>
        <w:t>25</w:t>
      </w:r>
    </w:p>
    <w:p w14:paraId="358BC57D"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D</w:t>
      </w:r>
    </w:p>
    <w:p w14:paraId="4E240C79" w14:textId="77777777" w:rsidR="006A6C0A" w:rsidRDefault="006A6C0A">
      <w:pPr>
        <w:pStyle w:val="Index1"/>
        <w:rPr>
          <w:noProof/>
        </w:rPr>
      </w:pPr>
      <w:r w:rsidRPr="00761C22">
        <w:rPr>
          <w:b/>
          <w:noProof/>
        </w:rPr>
        <w:t>Device</w:t>
      </w:r>
      <w:r>
        <w:rPr>
          <w:noProof/>
        </w:rPr>
        <w:tab/>
        <w:t>7</w:t>
      </w:r>
    </w:p>
    <w:p w14:paraId="57FF6369"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E</w:t>
      </w:r>
    </w:p>
    <w:p w14:paraId="7B958ABB" w14:textId="77777777" w:rsidR="006A6C0A" w:rsidRDefault="006A6C0A">
      <w:pPr>
        <w:pStyle w:val="Index1"/>
        <w:rPr>
          <w:noProof/>
        </w:rPr>
      </w:pPr>
      <w:r>
        <w:rPr>
          <w:noProof/>
        </w:rPr>
        <w:t>Echtzeitverhalten</w:t>
      </w:r>
      <w:r>
        <w:rPr>
          <w:noProof/>
        </w:rPr>
        <w:tab/>
        <w:t>1</w:t>
      </w:r>
    </w:p>
    <w:p w14:paraId="32F8351A" w14:textId="77777777" w:rsidR="006A6C0A" w:rsidRDefault="006A6C0A">
      <w:pPr>
        <w:pStyle w:val="Index1"/>
        <w:rPr>
          <w:noProof/>
        </w:rPr>
      </w:pPr>
      <w:r w:rsidRPr="00761C22">
        <w:rPr>
          <w:b/>
          <w:noProof/>
        </w:rPr>
        <w:t>Ethernet–Technik</w:t>
      </w:r>
      <w:r>
        <w:rPr>
          <w:noProof/>
        </w:rPr>
        <w:tab/>
        <w:t>6</w:t>
      </w:r>
    </w:p>
    <w:p w14:paraId="7719E203"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F</w:t>
      </w:r>
    </w:p>
    <w:p w14:paraId="37007671" w14:textId="77777777" w:rsidR="006A6C0A" w:rsidRDefault="006A6C0A">
      <w:pPr>
        <w:pStyle w:val="Index1"/>
        <w:rPr>
          <w:noProof/>
        </w:rPr>
      </w:pPr>
      <w:r w:rsidRPr="00761C22">
        <w:rPr>
          <w:noProof/>
        </w:rPr>
        <w:t>FDT</w:t>
      </w:r>
      <w:r>
        <w:rPr>
          <w:noProof/>
        </w:rPr>
        <w:tab/>
        <w:t>16</w:t>
      </w:r>
    </w:p>
    <w:p w14:paraId="27CC8F84" w14:textId="77777777" w:rsidR="006A6C0A" w:rsidRDefault="006A6C0A">
      <w:pPr>
        <w:pStyle w:val="Index1"/>
        <w:rPr>
          <w:noProof/>
        </w:rPr>
      </w:pPr>
      <w:r>
        <w:rPr>
          <w:noProof/>
        </w:rPr>
        <w:t>funktionalen Anforderungen</w:t>
      </w:r>
      <w:r>
        <w:rPr>
          <w:noProof/>
        </w:rPr>
        <w:tab/>
        <w:t>20</w:t>
      </w:r>
    </w:p>
    <w:p w14:paraId="6DAA72D9"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G</w:t>
      </w:r>
    </w:p>
    <w:p w14:paraId="3F04DC01" w14:textId="77777777" w:rsidR="006A6C0A" w:rsidRDefault="006A6C0A">
      <w:pPr>
        <w:pStyle w:val="Index1"/>
        <w:rPr>
          <w:noProof/>
        </w:rPr>
      </w:pPr>
      <w:r w:rsidRPr="00761C22">
        <w:rPr>
          <w:noProof/>
        </w:rPr>
        <w:t>GET</w:t>
      </w:r>
      <w:r>
        <w:rPr>
          <w:noProof/>
        </w:rPr>
        <w:tab/>
        <w:t>33</w:t>
      </w:r>
    </w:p>
    <w:p w14:paraId="3878DEDE" w14:textId="77777777" w:rsidR="006A6C0A" w:rsidRDefault="006A6C0A">
      <w:pPr>
        <w:pStyle w:val="Index1"/>
        <w:rPr>
          <w:noProof/>
        </w:rPr>
      </w:pPr>
      <w:r>
        <w:rPr>
          <w:noProof/>
        </w:rPr>
        <w:t>GoJS</w:t>
      </w:r>
      <w:r>
        <w:rPr>
          <w:noProof/>
        </w:rPr>
        <w:tab/>
        <w:t>28</w:t>
      </w:r>
    </w:p>
    <w:p w14:paraId="100AAF96"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K</w:t>
      </w:r>
    </w:p>
    <w:p w14:paraId="04FEC52B" w14:textId="77777777" w:rsidR="006A6C0A" w:rsidRDefault="006A6C0A">
      <w:pPr>
        <w:pStyle w:val="Index1"/>
        <w:rPr>
          <w:noProof/>
        </w:rPr>
      </w:pPr>
      <w:r>
        <w:rPr>
          <w:noProof/>
        </w:rPr>
        <w:t>Kendo UI</w:t>
      </w:r>
      <w:r>
        <w:rPr>
          <w:noProof/>
        </w:rPr>
        <w:tab/>
        <w:t>27</w:t>
      </w:r>
    </w:p>
    <w:p w14:paraId="3CDEB486"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L</w:t>
      </w:r>
    </w:p>
    <w:p w14:paraId="46C05178" w14:textId="77777777" w:rsidR="006A6C0A" w:rsidRDefault="006A6C0A">
      <w:pPr>
        <w:pStyle w:val="Index1"/>
        <w:rPr>
          <w:noProof/>
        </w:rPr>
      </w:pPr>
      <w:r>
        <w:rPr>
          <w:noProof/>
        </w:rPr>
        <w:t>Linien-Topologie</w:t>
      </w:r>
      <w:r>
        <w:rPr>
          <w:noProof/>
        </w:rPr>
        <w:tab/>
        <w:t>8</w:t>
      </w:r>
    </w:p>
    <w:p w14:paraId="5B024BCC"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M</w:t>
      </w:r>
    </w:p>
    <w:p w14:paraId="0222BDD6" w14:textId="77777777" w:rsidR="006A6C0A" w:rsidRDefault="006A6C0A">
      <w:pPr>
        <w:pStyle w:val="Index1"/>
        <w:rPr>
          <w:noProof/>
        </w:rPr>
      </w:pPr>
      <w:r w:rsidRPr="00761C22">
        <w:rPr>
          <w:b/>
          <w:noProof/>
        </w:rPr>
        <w:t>Module</w:t>
      </w:r>
      <w:r>
        <w:rPr>
          <w:noProof/>
        </w:rPr>
        <w:tab/>
        <w:t>25</w:t>
      </w:r>
    </w:p>
    <w:p w14:paraId="09D95D5D"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N</w:t>
      </w:r>
    </w:p>
    <w:p w14:paraId="72DF691D" w14:textId="77777777" w:rsidR="006A6C0A" w:rsidRDefault="006A6C0A">
      <w:pPr>
        <w:pStyle w:val="Index1"/>
        <w:rPr>
          <w:noProof/>
        </w:rPr>
      </w:pPr>
      <w:r w:rsidRPr="00761C22">
        <w:rPr>
          <w:b/>
          <w:noProof/>
        </w:rPr>
        <w:t>Netzwerk</w:t>
      </w:r>
      <w:r>
        <w:rPr>
          <w:noProof/>
        </w:rPr>
        <w:tab/>
        <w:t>6</w:t>
      </w:r>
    </w:p>
    <w:p w14:paraId="7FD0746F" w14:textId="77777777" w:rsidR="006A6C0A" w:rsidRDefault="006A6C0A">
      <w:pPr>
        <w:pStyle w:val="Index1"/>
        <w:rPr>
          <w:noProof/>
        </w:rPr>
      </w:pPr>
      <w:r w:rsidRPr="00761C22">
        <w:rPr>
          <w:b/>
          <w:noProof/>
        </w:rPr>
        <w:t>Netzwerkprotokoll</w:t>
      </w:r>
      <w:r>
        <w:rPr>
          <w:noProof/>
        </w:rPr>
        <w:tab/>
        <w:t>6</w:t>
      </w:r>
    </w:p>
    <w:p w14:paraId="7B0FC16E" w14:textId="77777777" w:rsidR="006A6C0A" w:rsidRDefault="006A6C0A">
      <w:pPr>
        <w:pStyle w:val="Index1"/>
        <w:rPr>
          <w:noProof/>
        </w:rPr>
      </w:pPr>
      <w:r>
        <w:rPr>
          <w:noProof/>
        </w:rPr>
        <w:t>Nichtfunktionale Anforderungen</w:t>
      </w:r>
      <w:r>
        <w:rPr>
          <w:noProof/>
        </w:rPr>
        <w:tab/>
        <w:t>22</w:t>
      </w:r>
    </w:p>
    <w:p w14:paraId="267C8396"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O</w:t>
      </w:r>
    </w:p>
    <w:p w14:paraId="11D0D741" w14:textId="77777777" w:rsidR="006A6C0A" w:rsidRDefault="006A6C0A">
      <w:pPr>
        <w:pStyle w:val="Index1"/>
        <w:rPr>
          <w:noProof/>
        </w:rPr>
      </w:pPr>
      <w:r w:rsidRPr="00761C22">
        <w:rPr>
          <w:b/>
          <w:noProof/>
        </w:rPr>
        <w:t>OSI-Referenzmodell</w:t>
      </w:r>
      <w:r>
        <w:rPr>
          <w:noProof/>
        </w:rPr>
        <w:tab/>
        <w:t>7</w:t>
      </w:r>
    </w:p>
    <w:p w14:paraId="13DE9037"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P</w:t>
      </w:r>
    </w:p>
    <w:p w14:paraId="5C4F38EA" w14:textId="77777777" w:rsidR="006A6C0A" w:rsidRDefault="006A6C0A">
      <w:pPr>
        <w:pStyle w:val="Index1"/>
        <w:rPr>
          <w:noProof/>
        </w:rPr>
      </w:pPr>
      <w:r w:rsidRPr="00761C22">
        <w:rPr>
          <w:noProof/>
        </w:rPr>
        <w:t>Plugin</w:t>
      </w:r>
      <w:r>
        <w:rPr>
          <w:noProof/>
        </w:rPr>
        <w:tab/>
        <w:t>2</w:t>
      </w:r>
    </w:p>
    <w:p w14:paraId="664745EB" w14:textId="77777777" w:rsidR="006A6C0A" w:rsidRDefault="006A6C0A">
      <w:pPr>
        <w:pStyle w:val="Index1"/>
        <w:rPr>
          <w:noProof/>
        </w:rPr>
      </w:pPr>
      <w:r w:rsidRPr="00761C22">
        <w:rPr>
          <w:noProof/>
        </w:rPr>
        <w:t>POST</w:t>
      </w:r>
      <w:r>
        <w:rPr>
          <w:noProof/>
        </w:rPr>
        <w:tab/>
        <w:t>33</w:t>
      </w:r>
    </w:p>
    <w:p w14:paraId="57522B33" w14:textId="77777777" w:rsidR="006A6C0A" w:rsidRDefault="006A6C0A">
      <w:pPr>
        <w:pStyle w:val="Index1"/>
        <w:rPr>
          <w:noProof/>
        </w:rPr>
      </w:pPr>
      <w:r w:rsidRPr="00761C22">
        <w:rPr>
          <w:b/>
          <w:noProof/>
        </w:rPr>
        <w:t>PROFIBUS-FMS</w:t>
      </w:r>
      <w:r>
        <w:rPr>
          <w:noProof/>
        </w:rPr>
        <w:tab/>
        <w:t>14</w:t>
      </w:r>
    </w:p>
    <w:p w14:paraId="065033C6" w14:textId="77777777" w:rsidR="006A6C0A" w:rsidRDefault="006A6C0A">
      <w:pPr>
        <w:pStyle w:val="Index1"/>
        <w:rPr>
          <w:noProof/>
        </w:rPr>
      </w:pPr>
      <w:r>
        <w:rPr>
          <w:noProof/>
        </w:rPr>
        <w:t>Programmierkonzept</w:t>
      </w:r>
      <w:r>
        <w:rPr>
          <w:noProof/>
        </w:rPr>
        <w:tab/>
        <w:t>29</w:t>
      </w:r>
    </w:p>
    <w:p w14:paraId="4DDEEA27"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R</w:t>
      </w:r>
    </w:p>
    <w:p w14:paraId="7BC9AEFC" w14:textId="77777777" w:rsidR="006A6C0A" w:rsidRDefault="006A6C0A">
      <w:pPr>
        <w:pStyle w:val="Index1"/>
        <w:rPr>
          <w:noProof/>
        </w:rPr>
      </w:pPr>
      <w:r>
        <w:rPr>
          <w:noProof/>
        </w:rPr>
        <w:t>React</w:t>
      </w:r>
      <w:r>
        <w:rPr>
          <w:noProof/>
        </w:rPr>
        <w:tab/>
        <w:t>26</w:t>
      </w:r>
    </w:p>
    <w:p w14:paraId="034AEB11" w14:textId="77777777" w:rsidR="006A6C0A" w:rsidRDefault="006A6C0A">
      <w:pPr>
        <w:pStyle w:val="Index1"/>
        <w:rPr>
          <w:noProof/>
        </w:rPr>
      </w:pPr>
      <w:r w:rsidRPr="00761C22">
        <w:rPr>
          <w:noProof/>
        </w:rPr>
        <w:t>REST</w:t>
      </w:r>
      <w:r>
        <w:rPr>
          <w:noProof/>
        </w:rPr>
        <w:tab/>
        <w:t>32</w:t>
      </w:r>
    </w:p>
    <w:p w14:paraId="6C28A5D8" w14:textId="77777777" w:rsidR="006A6C0A" w:rsidRDefault="006A6C0A">
      <w:pPr>
        <w:pStyle w:val="Index1"/>
        <w:rPr>
          <w:noProof/>
        </w:rPr>
      </w:pPr>
      <w:r>
        <w:rPr>
          <w:noProof/>
        </w:rPr>
        <w:t>Ring-Topologie</w:t>
      </w:r>
      <w:r>
        <w:rPr>
          <w:noProof/>
        </w:rPr>
        <w:tab/>
        <w:t>9</w:t>
      </w:r>
    </w:p>
    <w:p w14:paraId="6E6F31ED"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S</w:t>
      </w:r>
    </w:p>
    <w:p w14:paraId="3ADB3594" w14:textId="77777777" w:rsidR="006A6C0A" w:rsidRDefault="006A6C0A">
      <w:pPr>
        <w:pStyle w:val="Index1"/>
        <w:rPr>
          <w:noProof/>
        </w:rPr>
      </w:pPr>
      <w:r w:rsidRPr="00761C22">
        <w:rPr>
          <w:noProof/>
        </w:rPr>
        <w:t>Software</w:t>
      </w:r>
      <w:r>
        <w:rPr>
          <w:noProof/>
        </w:rPr>
        <w:tab/>
        <w:t>2</w:t>
      </w:r>
    </w:p>
    <w:p w14:paraId="06A33893" w14:textId="77777777" w:rsidR="006A6C0A" w:rsidRDefault="006A6C0A">
      <w:pPr>
        <w:pStyle w:val="Index1"/>
        <w:rPr>
          <w:noProof/>
        </w:rPr>
      </w:pPr>
      <w:r w:rsidRPr="00761C22">
        <w:rPr>
          <w:noProof/>
        </w:rPr>
        <w:t>Stern-Topologie</w:t>
      </w:r>
      <w:r>
        <w:rPr>
          <w:noProof/>
        </w:rPr>
        <w:tab/>
        <w:t>10</w:t>
      </w:r>
    </w:p>
    <w:p w14:paraId="3EBE0FA8" w14:textId="77777777" w:rsidR="006A6C0A" w:rsidRDefault="006A6C0A">
      <w:pPr>
        <w:pStyle w:val="Index1"/>
        <w:rPr>
          <w:noProof/>
        </w:rPr>
      </w:pPr>
      <w:r w:rsidRPr="00761C22">
        <w:rPr>
          <w:b/>
          <w:noProof/>
        </w:rPr>
        <w:t>Supervisor</w:t>
      </w:r>
      <w:r>
        <w:rPr>
          <w:noProof/>
        </w:rPr>
        <w:tab/>
        <w:t>7</w:t>
      </w:r>
    </w:p>
    <w:p w14:paraId="1C6B78F9"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lastRenderedPageBreak/>
        <w:t>T</w:t>
      </w:r>
    </w:p>
    <w:p w14:paraId="620CB33C" w14:textId="77777777" w:rsidR="006A6C0A" w:rsidRDefault="006A6C0A">
      <w:pPr>
        <w:pStyle w:val="Index1"/>
        <w:rPr>
          <w:noProof/>
        </w:rPr>
      </w:pPr>
      <w:r w:rsidRPr="00761C22">
        <w:rPr>
          <w:b/>
          <w:noProof/>
        </w:rPr>
        <w:t>Template</w:t>
      </w:r>
      <w:r>
        <w:rPr>
          <w:noProof/>
        </w:rPr>
        <w:tab/>
        <w:t>25</w:t>
      </w:r>
    </w:p>
    <w:p w14:paraId="1C44E947" w14:textId="77777777" w:rsidR="006A6C0A" w:rsidRDefault="006A6C0A">
      <w:pPr>
        <w:pStyle w:val="Index1"/>
        <w:rPr>
          <w:noProof/>
        </w:rPr>
      </w:pPr>
      <w:r>
        <w:rPr>
          <w:noProof/>
        </w:rPr>
        <w:t>Topology-Editor</w:t>
      </w:r>
      <w:r>
        <w:rPr>
          <w:noProof/>
        </w:rPr>
        <w:tab/>
        <w:t>34, 45</w:t>
      </w:r>
    </w:p>
    <w:p w14:paraId="1AB61286"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U</w:t>
      </w:r>
    </w:p>
    <w:p w14:paraId="55F16E54" w14:textId="77777777" w:rsidR="006A6C0A" w:rsidRDefault="006A6C0A">
      <w:pPr>
        <w:pStyle w:val="Index1"/>
        <w:rPr>
          <w:noProof/>
        </w:rPr>
      </w:pPr>
      <w:r>
        <w:rPr>
          <w:noProof/>
        </w:rPr>
        <w:t>Übertragungssicherheit</w:t>
      </w:r>
      <w:r>
        <w:rPr>
          <w:noProof/>
        </w:rPr>
        <w:tab/>
        <w:t>1</w:t>
      </w:r>
    </w:p>
    <w:p w14:paraId="2A226994" w14:textId="77777777" w:rsidR="006A6C0A" w:rsidRDefault="006A6C0A">
      <w:pPr>
        <w:pStyle w:val="Index1"/>
        <w:rPr>
          <w:noProof/>
        </w:rPr>
      </w:pPr>
      <w:r w:rsidRPr="00761C22">
        <w:rPr>
          <w:noProof/>
        </w:rPr>
        <w:t>URL</w:t>
      </w:r>
      <w:r>
        <w:rPr>
          <w:noProof/>
        </w:rPr>
        <w:tab/>
        <w:t>32</w:t>
      </w:r>
    </w:p>
    <w:p w14:paraId="05391D2C"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V</w:t>
      </w:r>
    </w:p>
    <w:p w14:paraId="7B20E29E" w14:textId="77777777" w:rsidR="006A6C0A" w:rsidRDefault="006A6C0A">
      <w:pPr>
        <w:pStyle w:val="Index1"/>
        <w:rPr>
          <w:noProof/>
        </w:rPr>
      </w:pPr>
      <w:r>
        <w:rPr>
          <w:noProof/>
        </w:rPr>
        <w:t>vollvermaschte Topologie</w:t>
      </w:r>
      <w:r>
        <w:rPr>
          <w:noProof/>
        </w:rPr>
        <w:tab/>
        <w:t>12</w:t>
      </w:r>
    </w:p>
    <w:p w14:paraId="37A2CC19" w14:textId="77777777" w:rsidR="006A6C0A" w:rsidRDefault="006A6C0A">
      <w:pPr>
        <w:pStyle w:val="Index1"/>
        <w:rPr>
          <w:noProof/>
        </w:rPr>
      </w:pPr>
      <w:r w:rsidRPr="00761C22">
        <w:rPr>
          <w:noProof/>
        </w:rPr>
        <w:t>Vue</w:t>
      </w:r>
      <w:r>
        <w:rPr>
          <w:noProof/>
        </w:rPr>
        <w:tab/>
        <w:t>26</w:t>
      </w:r>
    </w:p>
    <w:p w14:paraId="20D5BCD2" w14:textId="42B98301" w:rsidR="006A6C0A" w:rsidRDefault="006A6C0A">
      <w:pPr>
        <w:pStyle w:val="Textkrper"/>
        <w:rPr>
          <w:noProof/>
        </w:rPr>
        <w:sectPr w:rsidR="006A6C0A" w:rsidSect="006A6C0A">
          <w:type w:val="continuous"/>
          <w:pgSz w:w="11906" w:h="16838" w:code="9"/>
          <w:pgMar w:top="1701" w:right="1418" w:bottom="1134" w:left="1418" w:header="709" w:footer="709" w:gutter="0"/>
          <w:cols w:num="2" w:space="720"/>
          <w:docGrid w:linePitch="360"/>
        </w:sectPr>
      </w:pPr>
    </w:p>
    <w:p w14:paraId="6DE98101" w14:textId="7131DC1A" w:rsidR="00367D86" w:rsidRPr="00212703" w:rsidRDefault="00367D86">
      <w:pPr>
        <w:pStyle w:val="Textkrper"/>
      </w:pPr>
      <w:r w:rsidRPr="00212703">
        <w:fldChar w:fldCharType="end"/>
      </w:r>
    </w:p>
    <w:p w14:paraId="3206EB24" w14:textId="77777777" w:rsidR="00F738DF" w:rsidRPr="00212703" w:rsidRDefault="00F738DF">
      <w:pPr>
        <w:pStyle w:val="berschriftmitEintraginsInhaltsverzeichnis"/>
      </w:pPr>
    </w:p>
    <w:p w14:paraId="4E778D95" w14:textId="77777777" w:rsidR="00F738DF" w:rsidRPr="00212703" w:rsidRDefault="00F738DF" w:rsidP="00F738DF">
      <w:pPr>
        <w:pStyle w:val="Textkrper"/>
        <w:sectPr w:rsidR="00F738DF" w:rsidRPr="00212703" w:rsidSect="006A6C0A">
          <w:type w:val="continuous"/>
          <w:pgSz w:w="11906" w:h="16838" w:code="9"/>
          <w:pgMar w:top="1701" w:right="1418" w:bottom="1134" w:left="1418" w:header="709" w:footer="709" w:gutter="0"/>
          <w:cols w:space="708"/>
          <w:docGrid w:linePitch="360"/>
        </w:sectPr>
      </w:pPr>
    </w:p>
    <w:p w14:paraId="5B7F6E3C" w14:textId="77777777" w:rsidR="00367D86" w:rsidRPr="00212703" w:rsidRDefault="00367D86" w:rsidP="00147862">
      <w:pPr>
        <w:pStyle w:val="berschriftmitEintraginsInhaltsverzeichnis"/>
      </w:pPr>
      <w:bookmarkStart w:id="276" w:name="_Toc517096412"/>
      <w:bookmarkStart w:id="277" w:name="_Toc521311652"/>
      <w:r w:rsidRPr="00212703">
        <w:lastRenderedPageBreak/>
        <w:t>Glossar</w:t>
      </w:r>
      <w:bookmarkEnd w:id="276"/>
      <w:bookmarkEnd w:id="277"/>
    </w:p>
    <w:tbl>
      <w:tblPr>
        <w:tblW w:w="5000" w:type="pct"/>
        <w:tblLook w:val="01E0" w:firstRow="1" w:lastRow="1" w:firstColumn="1" w:lastColumn="1" w:noHBand="0" w:noVBand="0"/>
      </w:tblPr>
      <w:tblGrid>
        <w:gridCol w:w="1364"/>
        <w:gridCol w:w="7706"/>
      </w:tblGrid>
      <w:tr w:rsidR="001346DF" w:rsidRPr="00212703" w14:paraId="394DF342" w14:textId="77777777" w:rsidTr="00702849">
        <w:tc>
          <w:tcPr>
            <w:tcW w:w="752" w:type="pct"/>
          </w:tcPr>
          <w:p w14:paraId="56FF3DE4" w14:textId="77777777" w:rsidR="001346DF" w:rsidRPr="00212703" w:rsidRDefault="001346DF" w:rsidP="00D446C3">
            <w:pPr>
              <w:pStyle w:val="TextkrperGlossar"/>
              <w:spacing w:line="360" w:lineRule="auto"/>
            </w:pPr>
            <w:r w:rsidRPr="00212703">
              <w:t>API</w:t>
            </w:r>
          </w:p>
        </w:tc>
        <w:tc>
          <w:tcPr>
            <w:tcW w:w="4248" w:type="pct"/>
          </w:tcPr>
          <w:p w14:paraId="18F63B4F"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Application Programming Interface</w:t>
            </w:r>
          </w:p>
        </w:tc>
      </w:tr>
      <w:tr w:rsidR="001346DF" w:rsidRPr="00EF06A4" w14:paraId="56E8819C" w14:textId="77777777" w:rsidTr="00702849">
        <w:tc>
          <w:tcPr>
            <w:tcW w:w="752" w:type="pct"/>
          </w:tcPr>
          <w:p w14:paraId="7E79EF3C" w14:textId="2B59E027" w:rsidR="001346DF" w:rsidRPr="00212703" w:rsidRDefault="0036309C" w:rsidP="00D446C3">
            <w:pPr>
              <w:pStyle w:val="TextkrperGlossar"/>
              <w:spacing w:line="360" w:lineRule="auto"/>
            </w:pPr>
            <w:r>
              <w:t>CANopen</w:t>
            </w:r>
          </w:p>
        </w:tc>
        <w:tc>
          <w:tcPr>
            <w:tcW w:w="4248" w:type="pct"/>
          </w:tcPr>
          <w:p w14:paraId="26DBBCD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Controller Area Network, the Open Communication Solution Dissemination Project </w:t>
            </w:r>
          </w:p>
        </w:tc>
      </w:tr>
      <w:tr w:rsidR="001346DF" w:rsidRPr="00212703" w14:paraId="7A7741D7" w14:textId="77777777" w:rsidTr="00702849">
        <w:tc>
          <w:tcPr>
            <w:tcW w:w="752" w:type="pct"/>
          </w:tcPr>
          <w:p w14:paraId="30C12107" w14:textId="77777777" w:rsidR="001346DF" w:rsidRPr="00212703" w:rsidRDefault="001346DF" w:rsidP="00D446C3">
            <w:pPr>
              <w:pStyle w:val="TextkrperGlossar"/>
              <w:spacing w:line="360" w:lineRule="auto"/>
            </w:pPr>
            <w:r w:rsidRPr="00212703">
              <w:t>ComStudio</w:t>
            </w:r>
          </w:p>
        </w:tc>
        <w:tc>
          <w:tcPr>
            <w:tcW w:w="4248" w:type="pct"/>
          </w:tcPr>
          <w:p w14:paraId="7C1CDDD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Communication Studio</w:t>
            </w:r>
          </w:p>
        </w:tc>
      </w:tr>
      <w:tr w:rsidR="001346DF" w:rsidRPr="00EF06A4" w14:paraId="762AFE45" w14:textId="77777777" w:rsidTr="00702849">
        <w:tc>
          <w:tcPr>
            <w:tcW w:w="752" w:type="pct"/>
          </w:tcPr>
          <w:p w14:paraId="4C25D2E9" w14:textId="77777777" w:rsidR="001346DF" w:rsidRPr="00212703" w:rsidRDefault="001346DF" w:rsidP="00D446C3">
            <w:pPr>
              <w:pStyle w:val="TextkrperGlossar"/>
              <w:spacing w:line="360" w:lineRule="auto"/>
            </w:pPr>
            <w:r w:rsidRPr="00212703">
              <w:t>CSMA/CD</w:t>
            </w:r>
          </w:p>
        </w:tc>
        <w:tc>
          <w:tcPr>
            <w:tcW w:w="4248" w:type="pct"/>
          </w:tcPr>
          <w:p w14:paraId="62190D9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Carrier Sense Multiple Access/Collision Detection</w:t>
            </w:r>
          </w:p>
        </w:tc>
      </w:tr>
      <w:tr w:rsidR="001346DF" w:rsidRPr="00212703" w14:paraId="2995CD60" w14:textId="77777777" w:rsidTr="00702849">
        <w:tc>
          <w:tcPr>
            <w:tcW w:w="752" w:type="pct"/>
          </w:tcPr>
          <w:p w14:paraId="6A69818B" w14:textId="77777777" w:rsidR="001346DF" w:rsidRPr="00212703" w:rsidRDefault="001346DF" w:rsidP="00D446C3">
            <w:pPr>
              <w:pStyle w:val="TextkrperGlossar"/>
              <w:spacing w:line="360" w:lineRule="auto"/>
            </w:pPr>
            <w:r w:rsidRPr="00212703">
              <w:t>CSS</w:t>
            </w:r>
          </w:p>
        </w:tc>
        <w:tc>
          <w:tcPr>
            <w:tcW w:w="4248" w:type="pct"/>
          </w:tcPr>
          <w:p w14:paraId="6C9BA1A9" w14:textId="77777777" w:rsidR="001346DF" w:rsidRPr="00212703" w:rsidRDefault="001346DF" w:rsidP="00CB334A">
            <w:pPr>
              <w:pStyle w:val="TextkrperGlossar"/>
              <w:spacing w:line="360" w:lineRule="auto"/>
            </w:pPr>
            <w:r w:rsidRPr="00212703">
              <w:t>Cascading Style Sheets</w:t>
            </w:r>
          </w:p>
        </w:tc>
      </w:tr>
      <w:tr w:rsidR="001346DF" w:rsidRPr="00212703" w14:paraId="3D5B5E05" w14:textId="77777777" w:rsidTr="00702849">
        <w:tc>
          <w:tcPr>
            <w:tcW w:w="752" w:type="pct"/>
          </w:tcPr>
          <w:p w14:paraId="72F4B4D0" w14:textId="77777777" w:rsidR="001346DF" w:rsidRPr="00212703" w:rsidRDefault="001346DF" w:rsidP="00D446C3">
            <w:pPr>
              <w:pStyle w:val="TextkrperGlossar"/>
              <w:spacing w:line="360" w:lineRule="auto"/>
            </w:pPr>
            <w:r w:rsidRPr="00212703">
              <w:t>DOM</w:t>
            </w:r>
          </w:p>
        </w:tc>
        <w:tc>
          <w:tcPr>
            <w:tcW w:w="4248" w:type="pct"/>
          </w:tcPr>
          <w:p w14:paraId="30C980B5" w14:textId="77777777" w:rsidR="001346DF" w:rsidRPr="00212703" w:rsidRDefault="001346DF" w:rsidP="00CB334A">
            <w:pPr>
              <w:pStyle w:val="TextkrperGlossar"/>
              <w:spacing w:line="360" w:lineRule="auto"/>
            </w:pPr>
            <w:r w:rsidRPr="00212703">
              <w:t>Document Object Model</w:t>
            </w:r>
          </w:p>
        </w:tc>
      </w:tr>
      <w:tr w:rsidR="001346DF" w:rsidRPr="00212703" w14:paraId="1A8A1107" w14:textId="77777777" w:rsidTr="00702849">
        <w:tc>
          <w:tcPr>
            <w:tcW w:w="752" w:type="pct"/>
          </w:tcPr>
          <w:p w14:paraId="7532BD7B" w14:textId="77777777" w:rsidR="001346DF" w:rsidRPr="00212703" w:rsidRDefault="001346DF" w:rsidP="00D446C3">
            <w:pPr>
              <w:pStyle w:val="TextkrperGlossar"/>
              <w:spacing w:line="360" w:lineRule="auto"/>
            </w:pPr>
            <w:r w:rsidRPr="00212703">
              <w:t>DTM</w:t>
            </w:r>
          </w:p>
        </w:tc>
        <w:tc>
          <w:tcPr>
            <w:tcW w:w="4248" w:type="pct"/>
          </w:tcPr>
          <w:p w14:paraId="369C0574" w14:textId="77777777" w:rsidR="001346DF" w:rsidRPr="00212703" w:rsidRDefault="001346DF" w:rsidP="00A041EC">
            <w:pPr>
              <w:pStyle w:val="TextkrperGlossar"/>
              <w:spacing w:line="360" w:lineRule="auto"/>
              <w:rPr>
                <w:rFonts w:ascii="CMR12" w:hAnsi="CMR12" w:cs="CMR12"/>
              </w:rPr>
            </w:pPr>
            <w:r w:rsidRPr="00212703">
              <w:t>Device Type Manager</w:t>
            </w:r>
          </w:p>
        </w:tc>
      </w:tr>
      <w:tr w:rsidR="001346DF" w:rsidRPr="00212703" w14:paraId="5DFD7F73" w14:textId="77777777" w:rsidTr="00702849">
        <w:tc>
          <w:tcPr>
            <w:tcW w:w="752" w:type="pct"/>
          </w:tcPr>
          <w:p w14:paraId="3DBC03DF" w14:textId="77777777" w:rsidR="001346DF" w:rsidRPr="00212703" w:rsidRDefault="001346DF" w:rsidP="00D446C3">
            <w:pPr>
              <w:pStyle w:val="TextkrperGlossar"/>
              <w:spacing w:line="360" w:lineRule="auto"/>
            </w:pPr>
            <w:r w:rsidRPr="00212703">
              <w:t>FDT</w:t>
            </w:r>
          </w:p>
        </w:tc>
        <w:tc>
          <w:tcPr>
            <w:tcW w:w="4248" w:type="pct"/>
          </w:tcPr>
          <w:p w14:paraId="70ED630B" w14:textId="4DE31DDC" w:rsidR="001346DF" w:rsidRPr="00212703" w:rsidRDefault="001346DF" w:rsidP="00A041EC">
            <w:pPr>
              <w:pStyle w:val="TextkrperGlossar"/>
              <w:spacing w:line="360" w:lineRule="auto"/>
              <w:rPr>
                <w:rFonts w:ascii="CMR12" w:hAnsi="CMR12" w:cs="CMR12"/>
              </w:rPr>
            </w:pPr>
            <w:r w:rsidRPr="00212703">
              <w:t>Field Device T</w:t>
            </w:r>
            <w:r w:rsidR="008055E8">
              <w:t>echnologie</w:t>
            </w:r>
          </w:p>
        </w:tc>
      </w:tr>
      <w:tr w:rsidR="001346DF" w:rsidRPr="00212703" w14:paraId="032E98E2" w14:textId="77777777" w:rsidTr="00702849">
        <w:tc>
          <w:tcPr>
            <w:tcW w:w="752" w:type="pct"/>
          </w:tcPr>
          <w:p w14:paraId="610F52B1" w14:textId="77777777" w:rsidR="001346DF" w:rsidRPr="00212703" w:rsidRDefault="001346DF" w:rsidP="00D446C3">
            <w:pPr>
              <w:pStyle w:val="TextkrperGlossar"/>
              <w:spacing w:line="360" w:lineRule="auto"/>
            </w:pPr>
            <w:r w:rsidRPr="00212703">
              <w:t>FR</w:t>
            </w:r>
          </w:p>
        </w:tc>
        <w:tc>
          <w:tcPr>
            <w:tcW w:w="4248" w:type="pct"/>
          </w:tcPr>
          <w:p w14:paraId="23E42A11" w14:textId="77777777" w:rsidR="001346DF" w:rsidRPr="00212703" w:rsidRDefault="001346DF" w:rsidP="00A041EC">
            <w:pPr>
              <w:pStyle w:val="TextkrperGlossar"/>
              <w:spacing w:line="360" w:lineRule="auto"/>
            </w:pPr>
            <w:r w:rsidRPr="00212703">
              <w:t>Functional Requirement</w:t>
            </w:r>
          </w:p>
        </w:tc>
      </w:tr>
      <w:tr w:rsidR="001346DF" w:rsidRPr="00212703" w14:paraId="6A6E71B8" w14:textId="77777777" w:rsidTr="00702849">
        <w:tc>
          <w:tcPr>
            <w:tcW w:w="752" w:type="pct"/>
          </w:tcPr>
          <w:p w14:paraId="2DABCD40" w14:textId="77777777" w:rsidR="001346DF" w:rsidRPr="00212703" w:rsidRDefault="001346DF" w:rsidP="00D446C3">
            <w:pPr>
              <w:pStyle w:val="TextkrperGlossar"/>
              <w:spacing w:line="360" w:lineRule="auto"/>
            </w:pPr>
            <w:r w:rsidRPr="00212703">
              <w:t>GUI</w:t>
            </w:r>
          </w:p>
        </w:tc>
        <w:tc>
          <w:tcPr>
            <w:tcW w:w="4248" w:type="pct"/>
          </w:tcPr>
          <w:p w14:paraId="32EDDE1B" w14:textId="77777777" w:rsidR="001346DF" w:rsidRPr="00212703" w:rsidRDefault="001346DF" w:rsidP="00A041EC">
            <w:pPr>
              <w:pStyle w:val="TextkrperGlossar"/>
              <w:spacing w:line="360" w:lineRule="auto"/>
              <w:rPr>
                <w:rFonts w:ascii="CMR12" w:hAnsi="CMR12" w:cs="CMR12"/>
              </w:rPr>
            </w:pPr>
            <w:r w:rsidRPr="00212703">
              <w:t>Graphic User Interface</w:t>
            </w:r>
          </w:p>
        </w:tc>
      </w:tr>
      <w:tr w:rsidR="001346DF" w:rsidRPr="00212703" w14:paraId="341D3FB0" w14:textId="77777777" w:rsidTr="00702849">
        <w:tc>
          <w:tcPr>
            <w:tcW w:w="752" w:type="pct"/>
          </w:tcPr>
          <w:p w14:paraId="2A0D9DBA" w14:textId="77777777" w:rsidR="001346DF" w:rsidRPr="00212703" w:rsidRDefault="001346DF" w:rsidP="00D446C3">
            <w:pPr>
              <w:pStyle w:val="TextkrperGlossar"/>
              <w:spacing w:line="360" w:lineRule="auto"/>
            </w:pPr>
            <w:r w:rsidRPr="00212703">
              <w:t>HART</w:t>
            </w:r>
          </w:p>
        </w:tc>
        <w:tc>
          <w:tcPr>
            <w:tcW w:w="4248" w:type="pct"/>
          </w:tcPr>
          <w:p w14:paraId="6768A20A" w14:textId="77777777" w:rsidR="001346DF" w:rsidRPr="00212703" w:rsidRDefault="001346DF" w:rsidP="00A041EC">
            <w:pPr>
              <w:pStyle w:val="TextkrperGlossar"/>
              <w:spacing w:line="360" w:lineRule="auto"/>
            </w:pPr>
            <w:r w:rsidRPr="00212703">
              <w:t xml:space="preserve">Highway Addressable Remote Transducer </w:t>
            </w:r>
          </w:p>
        </w:tc>
      </w:tr>
      <w:tr w:rsidR="001346DF" w:rsidRPr="00212703" w14:paraId="5D47D603" w14:textId="77777777" w:rsidTr="00702849">
        <w:tc>
          <w:tcPr>
            <w:tcW w:w="752" w:type="pct"/>
          </w:tcPr>
          <w:p w14:paraId="6121058C" w14:textId="77777777" w:rsidR="001346DF" w:rsidRPr="00212703" w:rsidRDefault="001346DF" w:rsidP="00D446C3">
            <w:pPr>
              <w:pStyle w:val="TextkrperGlossar"/>
              <w:spacing w:line="360" w:lineRule="auto"/>
            </w:pPr>
            <w:r w:rsidRPr="00212703">
              <w:t>HTML</w:t>
            </w:r>
          </w:p>
        </w:tc>
        <w:tc>
          <w:tcPr>
            <w:tcW w:w="4248" w:type="pct"/>
          </w:tcPr>
          <w:p w14:paraId="4ADEB80E" w14:textId="77777777" w:rsidR="001346DF" w:rsidRPr="00212703" w:rsidRDefault="001346DF" w:rsidP="00A041EC">
            <w:pPr>
              <w:pStyle w:val="TextkrperGlossar"/>
              <w:spacing w:line="360" w:lineRule="auto"/>
            </w:pPr>
            <w:r w:rsidRPr="00212703">
              <w:t>Hypertext Mark-up Language</w:t>
            </w:r>
          </w:p>
        </w:tc>
      </w:tr>
      <w:tr w:rsidR="001346DF" w:rsidRPr="00212703" w14:paraId="0492B83E" w14:textId="77777777" w:rsidTr="00702849">
        <w:tc>
          <w:tcPr>
            <w:tcW w:w="752" w:type="pct"/>
          </w:tcPr>
          <w:p w14:paraId="27EA24A2" w14:textId="77777777" w:rsidR="001346DF" w:rsidRPr="00212703" w:rsidRDefault="001346DF" w:rsidP="00D446C3">
            <w:pPr>
              <w:pStyle w:val="TextkrperGlossar"/>
              <w:spacing w:line="360" w:lineRule="auto"/>
            </w:pPr>
            <w:r w:rsidRPr="00212703">
              <w:t>IEC</w:t>
            </w:r>
          </w:p>
        </w:tc>
        <w:tc>
          <w:tcPr>
            <w:tcW w:w="4248" w:type="pct"/>
          </w:tcPr>
          <w:p w14:paraId="5C8C11C6" w14:textId="77777777" w:rsidR="001346DF" w:rsidRPr="00212703" w:rsidRDefault="001346DF" w:rsidP="00CB334A">
            <w:pPr>
              <w:pStyle w:val="TextkrperGlossar"/>
              <w:spacing w:line="360" w:lineRule="auto"/>
            </w:pPr>
            <w:r w:rsidRPr="00212703">
              <w:t>International Electrotechnical Commission</w:t>
            </w:r>
          </w:p>
        </w:tc>
      </w:tr>
      <w:tr w:rsidR="001346DF" w:rsidRPr="00212703" w14:paraId="0DD68041" w14:textId="77777777" w:rsidTr="00702849">
        <w:tc>
          <w:tcPr>
            <w:tcW w:w="752" w:type="pct"/>
          </w:tcPr>
          <w:p w14:paraId="0BB2D7CD" w14:textId="77777777" w:rsidR="001346DF" w:rsidRPr="00212703" w:rsidRDefault="001346DF" w:rsidP="00D446C3">
            <w:pPr>
              <w:pStyle w:val="TextkrperGlossar"/>
              <w:spacing w:line="360" w:lineRule="auto"/>
            </w:pPr>
            <w:r w:rsidRPr="00212703">
              <w:t>IP</w:t>
            </w:r>
          </w:p>
        </w:tc>
        <w:tc>
          <w:tcPr>
            <w:tcW w:w="4248" w:type="pct"/>
          </w:tcPr>
          <w:p w14:paraId="670D8C91" w14:textId="77777777" w:rsidR="001346DF" w:rsidRPr="00212703" w:rsidRDefault="001346DF" w:rsidP="00CB334A">
            <w:pPr>
              <w:pStyle w:val="TextkrperGlossar"/>
              <w:spacing w:line="360" w:lineRule="auto"/>
            </w:pPr>
            <w:r w:rsidRPr="00212703">
              <w:t>Internet Protocol</w:t>
            </w:r>
          </w:p>
        </w:tc>
      </w:tr>
      <w:tr w:rsidR="001346DF" w:rsidRPr="00212703" w14:paraId="44AA58D6" w14:textId="77777777" w:rsidTr="00702849">
        <w:tc>
          <w:tcPr>
            <w:tcW w:w="752" w:type="pct"/>
          </w:tcPr>
          <w:p w14:paraId="7902EE77" w14:textId="77777777" w:rsidR="001346DF" w:rsidRPr="00212703" w:rsidRDefault="001346DF" w:rsidP="00D446C3">
            <w:pPr>
              <w:pStyle w:val="TextkrperGlossar"/>
              <w:spacing w:line="360" w:lineRule="auto"/>
            </w:pPr>
            <w:r w:rsidRPr="00212703">
              <w:t>IRT</w:t>
            </w:r>
          </w:p>
        </w:tc>
        <w:tc>
          <w:tcPr>
            <w:tcW w:w="4248" w:type="pct"/>
          </w:tcPr>
          <w:p w14:paraId="0083358F" w14:textId="77777777" w:rsidR="001346DF" w:rsidRPr="00212703" w:rsidRDefault="001346DF" w:rsidP="00CB334A">
            <w:pPr>
              <w:pStyle w:val="TextkrperGlossar"/>
              <w:spacing w:line="360" w:lineRule="auto"/>
            </w:pPr>
            <w:r w:rsidRPr="00212703">
              <w:t>Isochronous Real Time</w:t>
            </w:r>
          </w:p>
        </w:tc>
      </w:tr>
      <w:tr w:rsidR="001346DF" w:rsidRPr="00212703" w14:paraId="61CD01FD" w14:textId="77777777" w:rsidTr="00702849">
        <w:tc>
          <w:tcPr>
            <w:tcW w:w="752" w:type="pct"/>
          </w:tcPr>
          <w:p w14:paraId="561ED1D3" w14:textId="77777777" w:rsidR="001346DF" w:rsidRPr="00212703" w:rsidRDefault="001346DF" w:rsidP="00D446C3">
            <w:pPr>
              <w:pStyle w:val="TextkrperGlossar"/>
              <w:spacing w:line="360" w:lineRule="auto"/>
            </w:pPr>
            <w:r w:rsidRPr="00212703">
              <w:t>ISO</w:t>
            </w:r>
          </w:p>
        </w:tc>
        <w:tc>
          <w:tcPr>
            <w:tcW w:w="4248" w:type="pct"/>
          </w:tcPr>
          <w:p w14:paraId="776466E9" w14:textId="77777777" w:rsidR="001346DF" w:rsidRPr="00212703" w:rsidRDefault="001346DF" w:rsidP="00CB334A">
            <w:pPr>
              <w:pStyle w:val="TextkrperGlossar"/>
              <w:spacing w:line="360" w:lineRule="auto"/>
            </w:pPr>
            <w:r w:rsidRPr="00212703">
              <w:t>International Organization for Standardization</w:t>
            </w:r>
          </w:p>
        </w:tc>
      </w:tr>
      <w:tr w:rsidR="001346DF" w:rsidRPr="00212703" w14:paraId="29174278" w14:textId="77777777" w:rsidTr="00702849">
        <w:tc>
          <w:tcPr>
            <w:tcW w:w="752" w:type="pct"/>
          </w:tcPr>
          <w:p w14:paraId="10D21ECE" w14:textId="77777777" w:rsidR="001346DF" w:rsidRPr="00212703" w:rsidRDefault="001346DF" w:rsidP="00D446C3">
            <w:pPr>
              <w:pStyle w:val="TextkrperGlossar"/>
              <w:spacing w:line="360" w:lineRule="auto"/>
            </w:pPr>
            <w:r w:rsidRPr="00212703">
              <w:t>JSON</w:t>
            </w:r>
          </w:p>
        </w:tc>
        <w:tc>
          <w:tcPr>
            <w:tcW w:w="4248" w:type="pct"/>
          </w:tcPr>
          <w:p w14:paraId="67F47AC8" w14:textId="43A26ED3" w:rsidR="001346DF" w:rsidRPr="00212703" w:rsidRDefault="001731F3" w:rsidP="00CB334A">
            <w:pPr>
              <w:pStyle w:val="TextkrperGlossar"/>
              <w:spacing w:line="360" w:lineRule="auto"/>
            </w:pPr>
            <w:r>
              <w:t>JavaScript</w:t>
            </w:r>
            <w:r w:rsidR="001346DF" w:rsidRPr="00212703">
              <w:t xml:space="preserve"> Object Notation</w:t>
            </w:r>
          </w:p>
        </w:tc>
      </w:tr>
      <w:tr w:rsidR="001346DF" w:rsidRPr="00212703" w14:paraId="680E7B43" w14:textId="77777777" w:rsidTr="00702849">
        <w:tc>
          <w:tcPr>
            <w:tcW w:w="752" w:type="pct"/>
          </w:tcPr>
          <w:p w14:paraId="7C5DBA13" w14:textId="77777777" w:rsidR="001346DF" w:rsidRPr="00212703" w:rsidRDefault="001346DF" w:rsidP="00D446C3">
            <w:pPr>
              <w:pStyle w:val="TextkrperGlossar"/>
              <w:spacing w:line="360" w:lineRule="auto"/>
            </w:pPr>
            <w:r w:rsidRPr="00212703">
              <w:t>LAN</w:t>
            </w:r>
          </w:p>
        </w:tc>
        <w:tc>
          <w:tcPr>
            <w:tcW w:w="4248" w:type="pct"/>
          </w:tcPr>
          <w:p w14:paraId="32B86BDB" w14:textId="77777777" w:rsidR="001346DF" w:rsidRPr="00212703" w:rsidRDefault="001346DF" w:rsidP="00CB334A">
            <w:pPr>
              <w:pStyle w:val="TextkrperGlossar"/>
              <w:spacing w:line="360" w:lineRule="auto"/>
            </w:pPr>
            <w:r w:rsidRPr="00212703">
              <w:t>Local Area Network</w:t>
            </w:r>
          </w:p>
        </w:tc>
      </w:tr>
      <w:tr w:rsidR="001346DF" w:rsidRPr="00212703" w14:paraId="7A7056A1" w14:textId="77777777" w:rsidTr="00702849">
        <w:tc>
          <w:tcPr>
            <w:tcW w:w="752" w:type="pct"/>
          </w:tcPr>
          <w:p w14:paraId="0E9B96DB" w14:textId="77777777" w:rsidR="001346DF" w:rsidRPr="00212703" w:rsidRDefault="001346DF" w:rsidP="00D446C3">
            <w:pPr>
              <w:pStyle w:val="TextkrperGlossar"/>
              <w:spacing w:line="360" w:lineRule="auto"/>
            </w:pPr>
            <w:r w:rsidRPr="00212703">
              <w:t>MVC</w:t>
            </w:r>
          </w:p>
        </w:tc>
        <w:tc>
          <w:tcPr>
            <w:tcW w:w="4248" w:type="pct"/>
          </w:tcPr>
          <w:p w14:paraId="01F6F70D" w14:textId="77777777" w:rsidR="001346DF" w:rsidRPr="00212703" w:rsidRDefault="001346DF" w:rsidP="00CB334A">
            <w:pPr>
              <w:pStyle w:val="TextkrperGlossar"/>
              <w:spacing w:line="360" w:lineRule="auto"/>
            </w:pPr>
            <w:r w:rsidRPr="00212703">
              <w:t>Model View Controller</w:t>
            </w:r>
          </w:p>
        </w:tc>
      </w:tr>
      <w:tr w:rsidR="001346DF" w:rsidRPr="00212703" w14:paraId="39C2454E" w14:textId="77777777" w:rsidTr="00702849">
        <w:tc>
          <w:tcPr>
            <w:tcW w:w="752" w:type="pct"/>
          </w:tcPr>
          <w:p w14:paraId="42B86570" w14:textId="77777777" w:rsidR="001346DF" w:rsidRPr="00212703" w:rsidRDefault="001346DF" w:rsidP="00D446C3">
            <w:pPr>
              <w:pStyle w:val="TextkrperGlossar"/>
              <w:spacing w:line="360" w:lineRule="auto"/>
            </w:pPr>
            <w:r w:rsidRPr="00212703">
              <w:t>MVVM</w:t>
            </w:r>
          </w:p>
        </w:tc>
        <w:tc>
          <w:tcPr>
            <w:tcW w:w="4248" w:type="pct"/>
          </w:tcPr>
          <w:p w14:paraId="37184956" w14:textId="77777777" w:rsidR="001346DF" w:rsidRPr="00212703" w:rsidRDefault="001346DF" w:rsidP="00080737">
            <w:pPr>
              <w:pStyle w:val="TextkrperGlossar"/>
              <w:spacing w:line="360" w:lineRule="auto"/>
              <w:rPr>
                <w:color w:val="222222"/>
                <w:shd w:val="clear" w:color="auto" w:fill="FFFFFF"/>
              </w:rPr>
            </w:pPr>
            <w:r w:rsidRPr="00212703">
              <w:rPr>
                <w:color w:val="222222"/>
                <w:shd w:val="clear" w:color="auto" w:fill="FFFFFF"/>
              </w:rPr>
              <w:t xml:space="preserve">Model View Viewmodel </w:t>
            </w:r>
          </w:p>
        </w:tc>
      </w:tr>
      <w:tr w:rsidR="001346DF" w:rsidRPr="00212703" w14:paraId="3BB966BB" w14:textId="77777777" w:rsidTr="00702849">
        <w:tc>
          <w:tcPr>
            <w:tcW w:w="752" w:type="pct"/>
          </w:tcPr>
          <w:p w14:paraId="6CE98BBD" w14:textId="77777777" w:rsidR="001346DF" w:rsidRPr="00212703" w:rsidRDefault="001346DF" w:rsidP="00D446C3">
            <w:pPr>
              <w:pStyle w:val="TextkrperGlossar"/>
              <w:spacing w:line="360" w:lineRule="auto"/>
            </w:pPr>
            <w:r w:rsidRPr="00212703">
              <w:t>NFR</w:t>
            </w:r>
          </w:p>
        </w:tc>
        <w:tc>
          <w:tcPr>
            <w:tcW w:w="4248" w:type="pct"/>
          </w:tcPr>
          <w:p w14:paraId="56A2B9A9" w14:textId="77777777" w:rsidR="001346DF" w:rsidRPr="00212703" w:rsidRDefault="001346DF" w:rsidP="00A041EC">
            <w:pPr>
              <w:pStyle w:val="TextkrperGlossar"/>
              <w:spacing w:line="360" w:lineRule="auto"/>
            </w:pPr>
            <w:r w:rsidRPr="00212703">
              <w:t xml:space="preserve">Non-functional Requirement </w:t>
            </w:r>
          </w:p>
        </w:tc>
      </w:tr>
      <w:tr w:rsidR="001346DF" w:rsidRPr="00212703" w14:paraId="62E1D2F0" w14:textId="77777777" w:rsidTr="00702849">
        <w:tc>
          <w:tcPr>
            <w:tcW w:w="752" w:type="pct"/>
          </w:tcPr>
          <w:p w14:paraId="52A6E1B5" w14:textId="77777777" w:rsidR="001346DF" w:rsidRPr="00212703" w:rsidRDefault="001346DF" w:rsidP="00D446C3">
            <w:pPr>
              <w:pStyle w:val="TextkrperGlossar"/>
              <w:spacing w:line="360" w:lineRule="auto"/>
            </w:pPr>
            <w:r w:rsidRPr="00212703">
              <w:t>OEM</w:t>
            </w:r>
          </w:p>
        </w:tc>
        <w:tc>
          <w:tcPr>
            <w:tcW w:w="4248" w:type="pct"/>
          </w:tcPr>
          <w:p w14:paraId="672DCB6C" w14:textId="77777777" w:rsidR="001346DF" w:rsidRPr="00212703" w:rsidRDefault="001346DF" w:rsidP="00A041EC">
            <w:pPr>
              <w:pStyle w:val="TextkrperGlossar"/>
              <w:spacing w:line="360" w:lineRule="auto"/>
            </w:pPr>
            <w:r w:rsidRPr="00212703">
              <w:rPr>
                <w:color w:val="222222"/>
                <w:shd w:val="clear" w:color="auto" w:fill="FFFFFF"/>
              </w:rPr>
              <w:t>Original Equipment Manufacturer</w:t>
            </w:r>
          </w:p>
        </w:tc>
      </w:tr>
      <w:tr w:rsidR="001346DF" w:rsidRPr="00212703" w14:paraId="52C7695F" w14:textId="77777777" w:rsidTr="00702849">
        <w:tc>
          <w:tcPr>
            <w:tcW w:w="752" w:type="pct"/>
          </w:tcPr>
          <w:p w14:paraId="0C661FD3" w14:textId="77777777" w:rsidR="001346DF" w:rsidRPr="00212703" w:rsidRDefault="001346DF" w:rsidP="00D446C3">
            <w:pPr>
              <w:pStyle w:val="TextkrperGlossar"/>
              <w:spacing w:line="360" w:lineRule="auto"/>
            </w:pPr>
            <w:r w:rsidRPr="00212703">
              <w:t>OLE</w:t>
            </w:r>
          </w:p>
        </w:tc>
        <w:tc>
          <w:tcPr>
            <w:tcW w:w="4248" w:type="pct"/>
          </w:tcPr>
          <w:p w14:paraId="44DFA4F0"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Object Linking and Embedding</w:t>
            </w:r>
          </w:p>
        </w:tc>
      </w:tr>
      <w:tr w:rsidR="001346DF" w:rsidRPr="00EF06A4" w14:paraId="130ED880" w14:textId="77777777" w:rsidTr="00702849">
        <w:tc>
          <w:tcPr>
            <w:tcW w:w="752" w:type="pct"/>
          </w:tcPr>
          <w:p w14:paraId="472247B7" w14:textId="77777777" w:rsidR="001346DF" w:rsidRPr="00212703" w:rsidRDefault="001346DF" w:rsidP="00D446C3">
            <w:pPr>
              <w:pStyle w:val="TextkrperGlossar"/>
              <w:spacing w:line="360" w:lineRule="auto"/>
            </w:pPr>
            <w:r w:rsidRPr="00212703">
              <w:t>OPC UA</w:t>
            </w:r>
          </w:p>
        </w:tc>
        <w:tc>
          <w:tcPr>
            <w:tcW w:w="4248" w:type="pct"/>
          </w:tcPr>
          <w:p w14:paraId="0926080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OLE for Process Control Unified Architecture </w:t>
            </w:r>
          </w:p>
        </w:tc>
      </w:tr>
      <w:tr w:rsidR="001346DF" w:rsidRPr="00212703" w14:paraId="36B81EE3" w14:textId="77777777" w:rsidTr="00702849">
        <w:tc>
          <w:tcPr>
            <w:tcW w:w="752" w:type="pct"/>
          </w:tcPr>
          <w:p w14:paraId="3B9465D1" w14:textId="77777777" w:rsidR="001346DF" w:rsidRPr="00212703" w:rsidRDefault="001346DF" w:rsidP="00D446C3">
            <w:pPr>
              <w:pStyle w:val="TextkrperGlossar"/>
              <w:spacing w:line="360" w:lineRule="auto"/>
            </w:pPr>
            <w:r w:rsidRPr="00212703">
              <w:t>PC</w:t>
            </w:r>
          </w:p>
        </w:tc>
        <w:tc>
          <w:tcPr>
            <w:tcW w:w="4248" w:type="pct"/>
          </w:tcPr>
          <w:p w14:paraId="4712C90F" w14:textId="77777777" w:rsidR="001346DF" w:rsidRPr="00212703" w:rsidRDefault="001346DF" w:rsidP="00A041EC">
            <w:pPr>
              <w:pStyle w:val="TextkrperGlossar"/>
              <w:spacing w:line="360" w:lineRule="auto"/>
            </w:pPr>
            <w:r w:rsidRPr="00212703">
              <w:t>Personal  Compute</w:t>
            </w:r>
          </w:p>
        </w:tc>
      </w:tr>
      <w:tr w:rsidR="001346DF" w:rsidRPr="00212703" w14:paraId="48D024AB" w14:textId="77777777" w:rsidTr="00702849">
        <w:tc>
          <w:tcPr>
            <w:tcW w:w="752" w:type="pct"/>
          </w:tcPr>
          <w:p w14:paraId="5085CD85" w14:textId="77777777" w:rsidR="001346DF" w:rsidRPr="00212703" w:rsidRDefault="001346DF" w:rsidP="00D446C3">
            <w:pPr>
              <w:pStyle w:val="TextkrperGlossar"/>
              <w:spacing w:line="360" w:lineRule="auto"/>
            </w:pPr>
            <w:r w:rsidRPr="00212703">
              <w:t>PLC</w:t>
            </w:r>
          </w:p>
        </w:tc>
        <w:tc>
          <w:tcPr>
            <w:tcW w:w="4248" w:type="pct"/>
          </w:tcPr>
          <w:p w14:paraId="382A461A"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Programmable Logic Controller  </w:t>
            </w:r>
          </w:p>
        </w:tc>
      </w:tr>
      <w:tr w:rsidR="001346DF" w:rsidRPr="00212703" w14:paraId="29821EDC" w14:textId="77777777" w:rsidTr="00702849">
        <w:tc>
          <w:tcPr>
            <w:tcW w:w="752" w:type="pct"/>
          </w:tcPr>
          <w:p w14:paraId="741B8A10" w14:textId="77777777" w:rsidR="001346DF" w:rsidRPr="00212703" w:rsidRDefault="001346DF" w:rsidP="00D446C3">
            <w:pPr>
              <w:pStyle w:val="TextkrperGlossar"/>
              <w:spacing w:line="360" w:lineRule="auto"/>
            </w:pPr>
            <w:r w:rsidRPr="00212703">
              <w:lastRenderedPageBreak/>
              <w:t>PROFIBUS</w:t>
            </w:r>
          </w:p>
        </w:tc>
        <w:tc>
          <w:tcPr>
            <w:tcW w:w="4248" w:type="pct"/>
          </w:tcPr>
          <w:p w14:paraId="5F8C6EC3" w14:textId="77777777" w:rsidR="001346DF" w:rsidRPr="00212703" w:rsidRDefault="001346DF" w:rsidP="00CB334A">
            <w:pPr>
              <w:pStyle w:val="TextkrperGlossar"/>
              <w:spacing w:line="360" w:lineRule="auto"/>
            </w:pPr>
            <w:r w:rsidRPr="00212703">
              <w:t>Process Field Bus</w:t>
            </w:r>
          </w:p>
        </w:tc>
      </w:tr>
      <w:tr w:rsidR="001346DF" w:rsidRPr="00212703" w14:paraId="5C261317" w14:textId="77777777" w:rsidTr="00702849">
        <w:tc>
          <w:tcPr>
            <w:tcW w:w="752" w:type="pct"/>
          </w:tcPr>
          <w:p w14:paraId="7FE6A699" w14:textId="77777777" w:rsidR="001346DF" w:rsidRPr="00212703" w:rsidRDefault="001346DF" w:rsidP="00D446C3">
            <w:pPr>
              <w:pStyle w:val="TextkrperGlossar"/>
              <w:spacing w:line="360" w:lineRule="auto"/>
            </w:pPr>
            <w:r w:rsidRPr="00212703">
              <w:t>PROFINET</w:t>
            </w:r>
          </w:p>
        </w:tc>
        <w:tc>
          <w:tcPr>
            <w:tcW w:w="4248" w:type="pct"/>
          </w:tcPr>
          <w:p w14:paraId="4E924320" w14:textId="77777777" w:rsidR="001346DF" w:rsidRPr="00212703" w:rsidRDefault="001346DF" w:rsidP="00CB334A">
            <w:pPr>
              <w:pStyle w:val="TextkrperGlossar"/>
              <w:spacing w:line="360" w:lineRule="auto"/>
            </w:pPr>
            <w:r w:rsidRPr="00212703">
              <w:t>Process Field Network</w:t>
            </w:r>
          </w:p>
        </w:tc>
      </w:tr>
      <w:tr w:rsidR="001346DF" w:rsidRPr="00212703" w14:paraId="5E43BF29" w14:textId="77777777" w:rsidTr="00702849">
        <w:tc>
          <w:tcPr>
            <w:tcW w:w="752" w:type="pct"/>
          </w:tcPr>
          <w:p w14:paraId="3BB74BD9" w14:textId="77777777" w:rsidR="001346DF" w:rsidRPr="00212703" w:rsidRDefault="001346DF" w:rsidP="00D446C3">
            <w:pPr>
              <w:pStyle w:val="TextkrperGlossar"/>
              <w:spacing w:line="360" w:lineRule="auto"/>
            </w:pPr>
            <w:r w:rsidRPr="00212703">
              <w:t>REST</w:t>
            </w:r>
          </w:p>
        </w:tc>
        <w:tc>
          <w:tcPr>
            <w:tcW w:w="4248" w:type="pct"/>
          </w:tcPr>
          <w:p w14:paraId="01E58C4B" w14:textId="77777777" w:rsidR="001346DF" w:rsidRPr="00212703" w:rsidRDefault="001346DF" w:rsidP="00CB334A">
            <w:pPr>
              <w:pStyle w:val="TextkrperGlossar"/>
              <w:spacing w:line="360" w:lineRule="auto"/>
            </w:pPr>
            <w:r w:rsidRPr="00212703">
              <w:t>Representational State Transfer</w:t>
            </w:r>
          </w:p>
        </w:tc>
      </w:tr>
      <w:tr w:rsidR="001346DF" w:rsidRPr="00212703" w14:paraId="3C6986CF" w14:textId="77777777" w:rsidTr="00702849">
        <w:tc>
          <w:tcPr>
            <w:tcW w:w="752" w:type="pct"/>
          </w:tcPr>
          <w:p w14:paraId="68095E49" w14:textId="77777777" w:rsidR="001346DF" w:rsidRPr="00212703" w:rsidRDefault="001346DF" w:rsidP="00D446C3">
            <w:pPr>
              <w:pStyle w:val="TextkrperGlossar"/>
              <w:spacing w:line="360" w:lineRule="auto"/>
            </w:pPr>
            <w:r w:rsidRPr="00212703">
              <w:t>SPA</w:t>
            </w:r>
          </w:p>
        </w:tc>
        <w:tc>
          <w:tcPr>
            <w:tcW w:w="4248" w:type="pct"/>
          </w:tcPr>
          <w:p w14:paraId="4A7317EC" w14:textId="77777777" w:rsidR="001346DF" w:rsidRPr="00212703" w:rsidRDefault="001346DF" w:rsidP="00CB334A">
            <w:pPr>
              <w:pStyle w:val="TextkrperGlossar"/>
              <w:spacing w:line="360" w:lineRule="auto"/>
            </w:pPr>
            <w:r w:rsidRPr="00212703">
              <w:t>Single Page Application</w:t>
            </w:r>
          </w:p>
        </w:tc>
      </w:tr>
      <w:tr w:rsidR="001346DF" w:rsidRPr="00212703" w14:paraId="2C1BC0A3" w14:textId="77777777" w:rsidTr="00702849">
        <w:tc>
          <w:tcPr>
            <w:tcW w:w="752" w:type="pct"/>
          </w:tcPr>
          <w:p w14:paraId="37659761" w14:textId="77777777" w:rsidR="001346DF" w:rsidRPr="00212703" w:rsidRDefault="001346DF" w:rsidP="00D446C3">
            <w:pPr>
              <w:pStyle w:val="TextkrperGlossar"/>
              <w:spacing w:line="360" w:lineRule="auto"/>
            </w:pPr>
            <w:r w:rsidRPr="00212703">
              <w:t>UI</w:t>
            </w:r>
          </w:p>
        </w:tc>
        <w:tc>
          <w:tcPr>
            <w:tcW w:w="4248" w:type="pct"/>
          </w:tcPr>
          <w:p w14:paraId="4F6D3875" w14:textId="77777777" w:rsidR="001346DF" w:rsidRPr="00212703" w:rsidRDefault="001346DF" w:rsidP="00CB334A">
            <w:pPr>
              <w:pStyle w:val="TextkrperGlossar"/>
              <w:spacing w:line="360" w:lineRule="auto"/>
            </w:pPr>
            <w:r w:rsidRPr="00212703">
              <w:t>User Interface</w:t>
            </w:r>
          </w:p>
        </w:tc>
      </w:tr>
      <w:tr w:rsidR="001346DF" w:rsidRPr="00212703" w14:paraId="27DEF05A" w14:textId="77777777" w:rsidTr="00702849">
        <w:tc>
          <w:tcPr>
            <w:tcW w:w="752" w:type="pct"/>
          </w:tcPr>
          <w:p w14:paraId="3FBA08C7" w14:textId="77777777" w:rsidR="001346DF" w:rsidRPr="00212703" w:rsidRDefault="001346DF" w:rsidP="00D446C3">
            <w:pPr>
              <w:pStyle w:val="TextkrperGlossar"/>
              <w:spacing w:line="360" w:lineRule="auto"/>
            </w:pPr>
            <w:r w:rsidRPr="00212703">
              <w:t>XML</w:t>
            </w:r>
          </w:p>
        </w:tc>
        <w:tc>
          <w:tcPr>
            <w:tcW w:w="4248" w:type="pct"/>
          </w:tcPr>
          <w:p w14:paraId="5EEF92C8" w14:textId="77777777" w:rsidR="001346DF" w:rsidRPr="00212703" w:rsidRDefault="001346DF" w:rsidP="00A041EC">
            <w:pPr>
              <w:pStyle w:val="TextkrperGlossar"/>
              <w:spacing w:line="360" w:lineRule="auto"/>
            </w:pPr>
            <w:r w:rsidRPr="00212703">
              <w:t>Extensible Mark-up Language</w:t>
            </w:r>
          </w:p>
        </w:tc>
      </w:tr>
      <w:tr w:rsidR="001346DF" w:rsidRPr="00212703" w14:paraId="5476C7D0" w14:textId="77777777" w:rsidTr="00702849">
        <w:tc>
          <w:tcPr>
            <w:tcW w:w="752" w:type="pct"/>
          </w:tcPr>
          <w:p w14:paraId="2EB7838A" w14:textId="77777777" w:rsidR="001346DF" w:rsidRPr="00212703" w:rsidRDefault="001346DF" w:rsidP="00D446C3">
            <w:pPr>
              <w:pStyle w:val="TextkrperGlossar"/>
              <w:spacing w:line="360" w:lineRule="auto"/>
            </w:pPr>
            <w:r w:rsidRPr="00212703">
              <w:t>XSD</w:t>
            </w:r>
          </w:p>
        </w:tc>
        <w:tc>
          <w:tcPr>
            <w:tcW w:w="4248" w:type="pct"/>
          </w:tcPr>
          <w:p w14:paraId="513E0C9D"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XML Schema Definition</w:t>
            </w:r>
          </w:p>
        </w:tc>
      </w:tr>
    </w:tbl>
    <w:p w14:paraId="0B560A76" w14:textId="77777777" w:rsidR="00367D86" w:rsidRPr="00212703" w:rsidRDefault="00367D86">
      <w:pPr>
        <w:pStyle w:val="Textkrper"/>
        <w:rPr>
          <w:lang w:val="en-GB"/>
        </w:rPr>
      </w:pPr>
    </w:p>
    <w:p w14:paraId="7EDBF5E1" w14:textId="77777777" w:rsidR="00E628F1" w:rsidRPr="00212703" w:rsidRDefault="00E628F1" w:rsidP="00FB7D26">
      <w:pPr>
        <w:pStyle w:val="berschrift2"/>
        <w:rPr>
          <w:lang w:val="en-GB"/>
        </w:rPr>
        <w:sectPr w:rsidR="00E628F1" w:rsidRPr="00212703" w:rsidSect="00F738DF">
          <w:headerReference w:type="default" r:id="rId59"/>
          <w:pgSz w:w="11906" w:h="16838" w:code="9"/>
          <w:pgMar w:top="1701" w:right="1418" w:bottom="1134" w:left="1418" w:header="709" w:footer="709" w:gutter="0"/>
          <w:cols w:space="708"/>
          <w:docGrid w:linePitch="360"/>
        </w:sectPr>
      </w:pPr>
    </w:p>
    <w:p w14:paraId="5774AE99" w14:textId="4115C7A3" w:rsidR="00473AE1" w:rsidRPr="00212703" w:rsidRDefault="00473AE1" w:rsidP="00147862">
      <w:pPr>
        <w:pStyle w:val="berschriftmitEintraginsInhaltsverzeichnis"/>
      </w:pPr>
      <w:bookmarkStart w:id="278" w:name="_Toc517096413"/>
      <w:bookmarkStart w:id="279" w:name="_Toc521311653"/>
      <w:r w:rsidRPr="00212703">
        <w:lastRenderedPageBreak/>
        <w:t>Erklärung der Kandidatin / des Kandidaten</w:t>
      </w:r>
      <w:bookmarkEnd w:id="278"/>
      <w:bookmarkEnd w:id="279"/>
    </w:p>
    <w:p w14:paraId="325B1925" w14:textId="77777777" w:rsidR="00473AE1" w:rsidRPr="00212703" w:rsidRDefault="00473AE1" w:rsidP="00A914F6">
      <w:pPr>
        <w:pStyle w:val="Textkrper"/>
      </w:pPr>
    </w:p>
    <w:p w14:paraId="6BE07A0E" w14:textId="77777777" w:rsidR="00A914F6" w:rsidRPr="00212703" w:rsidRDefault="00A914F6" w:rsidP="003F1886">
      <w:pPr>
        <w:pStyle w:val="Textkrper"/>
        <w:numPr>
          <w:ilvl w:val="0"/>
          <w:numId w:val="3"/>
        </w:numPr>
      </w:pPr>
      <w:r w:rsidRPr="00212703">
        <w:t>Die Arbeit habe ich selbst</w:t>
      </w:r>
      <w:r w:rsidR="00EB1F87" w:rsidRPr="00212703">
        <w:t>st</w:t>
      </w:r>
      <w:r w:rsidRPr="00212703">
        <w:t>ändig verfasst und keine anderen als die angegebenen Quellen- und Hilfsmittel verwendet.</w:t>
      </w:r>
    </w:p>
    <w:p w14:paraId="1DB74E38" w14:textId="77777777" w:rsidR="00E16BB8" w:rsidRPr="00212703" w:rsidRDefault="00E16BB8" w:rsidP="00E16BB8">
      <w:pPr>
        <w:pStyle w:val="TextkrperEinzug"/>
        <w:rPr>
          <w:lang w:val="de-DE"/>
        </w:rPr>
      </w:pPr>
    </w:p>
    <w:p w14:paraId="1C4079CF" w14:textId="77777777" w:rsidR="00A914F6" w:rsidRPr="00212703" w:rsidRDefault="008A40C7" w:rsidP="003F1886">
      <w:pPr>
        <w:pStyle w:val="TextkrperEinzug"/>
        <w:numPr>
          <w:ilvl w:val="0"/>
          <w:numId w:val="3"/>
        </w:numPr>
        <w:rPr>
          <w:lang w:val="de-DE"/>
        </w:rPr>
      </w:pPr>
      <w:r w:rsidRPr="00212703">
        <w:rPr>
          <w:lang w:val="de-DE"/>
        </w:rPr>
        <w:t>Die Arbeit wurde als Gruppenarbeit angefertigt. Meine eigene Leistung ist im Kapitel „Verantwortliche“ zu Beginn der Dokumentation aufgeführt.</w:t>
      </w:r>
    </w:p>
    <w:p w14:paraId="708DCE44" w14:textId="77777777" w:rsidR="00A914F6" w:rsidRPr="00212703" w:rsidRDefault="00A914F6" w:rsidP="00A914F6">
      <w:pPr>
        <w:pStyle w:val="TextkrperEinzug"/>
        <w:rPr>
          <w:lang w:val="de-DE"/>
        </w:rPr>
      </w:pPr>
    </w:p>
    <w:p w14:paraId="0B2EFF44" w14:textId="77777777" w:rsidR="00433CA4" w:rsidRPr="00212703" w:rsidRDefault="00A914F6" w:rsidP="00A914F6">
      <w:pPr>
        <w:pStyle w:val="TextkrperEinzug"/>
        <w:rPr>
          <w:lang w:val="de-DE"/>
        </w:rPr>
      </w:pPr>
      <w:r w:rsidRPr="00212703">
        <w:rPr>
          <w:lang w:val="de-DE"/>
        </w:rPr>
        <w:t>Diesen Teil habe ich selbst</w:t>
      </w:r>
      <w:r w:rsidR="00EB1F87" w:rsidRPr="00212703">
        <w:rPr>
          <w:lang w:val="de-DE"/>
        </w:rPr>
        <w:t>st</w:t>
      </w:r>
      <w:r w:rsidRPr="00212703">
        <w:rPr>
          <w:lang w:val="de-DE"/>
        </w:rPr>
        <w:t xml:space="preserve">ändig verfasst und keine anderen als die angegebenen </w:t>
      </w:r>
      <w:r w:rsidR="00BE0B78" w:rsidRPr="00212703">
        <w:rPr>
          <w:lang w:val="de-DE"/>
        </w:rPr>
        <w:br/>
      </w:r>
      <w:r w:rsidR="00BE0B78" w:rsidRPr="00212703">
        <w:rPr>
          <w:lang w:val="de-DE"/>
        </w:rPr>
        <w:tab/>
      </w:r>
      <w:r w:rsidRPr="00212703">
        <w:rPr>
          <w:lang w:val="de-DE"/>
        </w:rPr>
        <w:t>Quellen und Hilfsmitte</w:t>
      </w:r>
      <w:r w:rsidR="00433CA4" w:rsidRPr="00212703">
        <w:rPr>
          <w:lang w:val="de-DE"/>
        </w:rPr>
        <w:t>l</w:t>
      </w:r>
      <w:r w:rsidRPr="00212703">
        <w:rPr>
          <w:lang w:val="de-DE"/>
        </w:rPr>
        <w:t xml:space="preserve"> verwendet.</w:t>
      </w:r>
    </w:p>
    <w:p w14:paraId="25039139" w14:textId="77777777" w:rsidR="00A914F6" w:rsidRPr="00212703" w:rsidRDefault="00433CA4" w:rsidP="00A914F6">
      <w:pPr>
        <w:pStyle w:val="TextkrperEinzug"/>
        <w:rPr>
          <w:lang w:val="de-DE"/>
        </w:rPr>
      </w:pPr>
      <w:r w:rsidRPr="00212703">
        <w:rPr>
          <w:lang w:val="de-DE"/>
        </w:rPr>
        <w:br/>
      </w:r>
      <w:r w:rsidR="00BE0B78" w:rsidRPr="00212703">
        <w:rPr>
          <w:lang w:val="de-DE"/>
        </w:rPr>
        <w:tab/>
      </w:r>
      <w:r w:rsidR="00A914F6" w:rsidRPr="00212703">
        <w:rPr>
          <w:lang w:val="de-DE"/>
        </w:rPr>
        <w:t>Name der Mitverfasser: ....................................................................................................</w:t>
      </w:r>
      <w:r w:rsidR="00BE0B78" w:rsidRPr="00212703">
        <w:rPr>
          <w:lang w:val="de-DE"/>
        </w:rPr>
        <w:br/>
      </w:r>
      <w:r w:rsidR="00BE0B78" w:rsidRPr="00212703">
        <w:rPr>
          <w:lang w:val="de-DE"/>
        </w:rPr>
        <w:tab/>
      </w:r>
      <w:r w:rsidR="00A914F6" w:rsidRPr="00212703">
        <w:rPr>
          <w:lang w:val="de-DE"/>
        </w:rPr>
        <w:t>...........................................................................................................................................</w:t>
      </w:r>
    </w:p>
    <w:p w14:paraId="14E6F00E" w14:textId="77777777" w:rsidR="00A914F6" w:rsidRPr="00212703" w:rsidRDefault="00A914F6" w:rsidP="00A914F6">
      <w:pPr>
        <w:pStyle w:val="TextkrperEinzug"/>
        <w:rPr>
          <w:lang w:val="de-DE"/>
        </w:rPr>
      </w:pPr>
    </w:p>
    <w:p w14:paraId="7A941356" w14:textId="77777777" w:rsidR="00A914F6" w:rsidRPr="00212703" w:rsidRDefault="00A914F6" w:rsidP="00A914F6">
      <w:pPr>
        <w:pStyle w:val="TextkrperEinzug"/>
        <w:rPr>
          <w:lang w:val="de-DE"/>
        </w:rPr>
      </w:pPr>
    </w:p>
    <w:p w14:paraId="1DB6CAAC" w14:textId="77777777" w:rsidR="002D2921" w:rsidRPr="00212703" w:rsidRDefault="002D2921" w:rsidP="00A914F6">
      <w:pPr>
        <w:pStyle w:val="TextkrperEinzug"/>
        <w:rPr>
          <w:lang w:val="de-DE"/>
        </w:rPr>
      </w:pPr>
      <w:r w:rsidRPr="00212703">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212703" w:rsidRDefault="002D2921" w:rsidP="00152896">
            <w:pPr>
              <w:pStyle w:val="TextkrperEinzug"/>
              <w:ind w:firstLine="0"/>
              <w:jc w:val="center"/>
              <w:rPr>
                <w:lang w:val="de-DE"/>
              </w:rPr>
            </w:pPr>
            <w:r w:rsidRPr="00212703">
              <w:rPr>
                <w:lang w:val="de-DE"/>
              </w:rPr>
              <w:t>Datum</w:t>
            </w:r>
          </w:p>
        </w:tc>
        <w:tc>
          <w:tcPr>
            <w:tcW w:w="3314" w:type="dxa"/>
            <w:tcBorders>
              <w:top w:val="nil"/>
              <w:left w:val="nil"/>
              <w:bottom w:val="nil"/>
              <w:right w:val="nil"/>
            </w:tcBorders>
          </w:tcPr>
          <w:p w14:paraId="2DB6A7CC" w14:textId="77777777" w:rsidR="002D2921" w:rsidRPr="00212703"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212703">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60"/>
      <w:pgSz w:w="11906" w:h="16838" w:code="9"/>
      <w:pgMar w:top="1701"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Renato da Silva Goncalves" w:date="2018-07-23T08:04:00Z" w:initials="RdSG">
    <w:p w14:paraId="77F09B84" w14:textId="45531E40" w:rsidR="00D01B63" w:rsidRDefault="00D01B63">
      <w:pPr>
        <w:pStyle w:val="Kommentartext"/>
      </w:pPr>
      <w:r>
        <w:rPr>
          <w:rStyle w:val="Kommentarzeichen"/>
        </w:rPr>
        <w:annotationRef/>
      </w:r>
      <w:r>
        <w:t>Was ist die Binärkomponente?</w:t>
      </w:r>
    </w:p>
  </w:comment>
  <w:comment w:id="16" w:author="Renato da Silva Goncalves" w:date="2018-07-23T08:05:00Z" w:initials="RdSG">
    <w:p w14:paraId="032A1C59" w14:textId="2440D078" w:rsidR="00D01B63" w:rsidRDefault="00D01B63">
      <w:pPr>
        <w:pStyle w:val="Kommentartext"/>
      </w:pPr>
      <w:r>
        <w:rPr>
          <w:rStyle w:val="Kommentarzeichen"/>
        </w:rPr>
        <w:annotationRef/>
      </w:r>
      <w:r>
        <w:t>Schreibt man das nicht zusammen?</w:t>
      </w:r>
    </w:p>
  </w:comment>
  <w:comment w:id="21" w:author="Renato da Silva Goncalves" w:date="2018-07-23T08:08:00Z" w:initials="RdSG">
    <w:p w14:paraId="1D604411" w14:textId="5176E62C" w:rsidR="00D01B63" w:rsidRDefault="00D01B63">
      <w:pPr>
        <w:pStyle w:val="Kommentartext"/>
      </w:pPr>
      <w:r>
        <w:rPr>
          <w:rStyle w:val="Kommentarzeichen"/>
        </w:rPr>
        <w:annotationRef/>
      </w:r>
      <w:r>
        <w:t>Zusätlich benötigte Resourcen?</w:t>
      </w:r>
    </w:p>
    <w:p w14:paraId="596912B4" w14:textId="2CB3D8E2" w:rsidR="00D01B63" w:rsidRDefault="00D01B63">
      <w:pPr>
        <w:pStyle w:val="Kommentartext"/>
      </w:pPr>
      <w:r>
        <w:t>Da kann man den „Student“ vielleicht komplett weg lassen</w:t>
      </w:r>
    </w:p>
  </w:comment>
  <w:comment w:id="28" w:author="Renato da Silva Goncalves" w:date="2018-07-23T08:09:00Z" w:initials="RdSG">
    <w:p w14:paraId="6DE2FD79" w14:textId="77777777" w:rsidR="00D01B63" w:rsidRDefault="00D01B63">
      <w:pPr>
        <w:pStyle w:val="Kommentartext"/>
      </w:pPr>
      <w:r>
        <w:rPr>
          <w:rStyle w:val="Kommentarzeichen"/>
        </w:rPr>
        <w:annotationRef/>
      </w:r>
      <w:r>
        <w:t>Ich bin es eher gewohnt die Firmenvorstellung am Anfang zu sehen. Also eins der ersten Kapitel. Hier sind wir schon beim 4. Unterkapitel.</w:t>
      </w:r>
    </w:p>
    <w:p w14:paraId="4A929B21" w14:textId="77777777" w:rsidR="00D01B63" w:rsidRDefault="00D01B63">
      <w:pPr>
        <w:pStyle w:val="Kommentartext"/>
      </w:pPr>
    </w:p>
    <w:p w14:paraId="09AF3536" w14:textId="65FF36B5" w:rsidR="00D01B63" w:rsidRDefault="00D01B63">
      <w:pPr>
        <w:pStyle w:val="Kommentartext"/>
      </w:pPr>
      <w:r>
        <w:t>Wie gesagt…. Ich bin es nicht gewohnt das so spät zu sehen…</w:t>
      </w:r>
    </w:p>
  </w:comment>
  <w:comment w:id="29" w:author="Renato da Silva Goncalves" w:date="2018-07-23T08:11:00Z" w:initials="RdSG">
    <w:p w14:paraId="02AC41DA" w14:textId="7815601D" w:rsidR="00D01B63" w:rsidRDefault="00D01B63">
      <w:pPr>
        <w:pStyle w:val="Kommentartext"/>
      </w:pPr>
      <w:r>
        <w:rPr>
          <w:rStyle w:val="Kommentarzeichen"/>
        </w:rPr>
        <w:annotationRef/>
      </w:r>
      <w:r>
        <w:t>Was bringt diese Information in Klammern</w:t>
      </w:r>
    </w:p>
  </w:comment>
  <w:comment w:id="40" w:author="Renato da Silva Goncalves" w:date="2018-07-23T08:15:00Z" w:initials="RdSG">
    <w:p w14:paraId="7E00932E" w14:textId="34ACA268" w:rsidR="00D01B63" w:rsidRDefault="00D01B63">
      <w:pPr>
        <w:pStyle w:val="Kommentartext"/>
      </w:pPr>
      <w:r>
        <w:rPr>
          <w:rStyle w:val="Kommentarzeichen"/>
        </w:rPr>
        <w:annotationRef/>
      </w:r>
      <w:r>
        <w:t>Geräte</w:t>
      </w:r>
    </w:p>
  </w:comment>
  <w:comment w:id="41" w:author="Renato da Silva Goncalves" w:date="2018-07-23T08:15:00Z" w:initials="RdSG">
    <w:p w14:paraId="6FDDAA64" w14:textId="1070DBD7" w:rsidR="00D01B63" w:rsidRDefault="00D01B63">
      <w:pPr>
        <w:pStyle w:val="Kommentartext"/>
      </w:pPr>
      <w:r>
        <w:rPr>
          <w:rStyle w:val="Kommentarzeichen"/>
        </w:rPr>
        <w:annotationRef/>
      </w:r>
      <w:r>
        <w:t>Geräten</w:t>
      </w:r>
    </w:p>
  </w:comment>
  <w:comment w:id="42" w:author="Renato da Silva Goncalves" w:date="2018-07-23T08:16:00Z" w:initials="RdSG">
    <w:p w14:paraId="0643A35F" w14:textId="76967F20" w:rsidR="00D01B63" w:rsidRDefault="00D01B63">
      <w:pPr>
        <w:pStyle w:val="Kommentartext"/>
      </w:pPr>
      <w:r>
        <w:rPr>
          <w:rStyle w:val="Kommentarzeichen"/>
        </w:rPr>
        <w:annotationRef/>
      </w:r>
      <w:r>
        <w:t>Den Punkt hier vielleicht vor Supervisor setzen weil du es dort benutzt.</w:t>
      </w:r>
    </w:p>
  </w:comment>
  <w:comment w:id="52" w:author="Renato da Silva Goncalves" w:date="2018-07-23T08:27:00Z" w:initials="RdSG">
    <w:p w14:paraId="6630BD2F" w14:textId="36DE237A" w:rsidR="00D01B63" w:rsidRDefault="00D01B63">
      <w:pPr>
        <w:pStyle w:val="Kommentartext"/>
      </w:pPr>
      <w:r>
        <w:rPr>
          <w:rStyle w:val="Kommentarzeichen"/>
        </w:rPr>
        <w:annotationRef/>
      </w:r>
      <w:r>
        <w:t>Der Satz hört sich nicht komplett an.</w:t>
      </w:r>
    </w:p>
  </w:comment>
  <w:comment w:id="53" w:author="Renato da Silva Goncalves" w:date="2018-07-23T08:27:00Z" w:initials="RdSG">
    <w:p w14:paraId="4C2F9FFC" w14:textId="109327A4" w:rsidR="00D01B63" w:rsidRDefault="00D01B63">
      <w:pPr>
        <w:pStyle w:val="Kommentartext"/>
      </w:pPr>
      <w:r>
        <w:rPr>
          <w:rStyle w:val="Kommentarzeichen"/>
        </w:rPr>
        <w:annotationRef/>
      </w:r>
      <w:r>
        <w:t>Hört sich auch nicht fertig an</w:t>
      </w:r>
    </w:p>
  </w:comment>
  <w:comment w:id="65" w:author="Renato da Silva Goncalves" w:date="2018-07-23T08:18:00Z" w:initials="RdSG">
    <w:p w14:paraId="411BCCB1" w14:textId="1B0C2958" w:rsidR="00D01B63" w:rsidRDefault="00D01B63">
      <w:pPr>
        <w:pStyle w:val="Kommentartext"/>
      </w:pPr>
      <w:r>
        <w:rPr>
          <w:rStyle w:val="Kommentarzeichen"/>
        </w:rPr>
        <w:annotationRef/>
      </w:r>
      <w:r>
        <w:t>Auf die nächste Seite setzen. Sonst ist das von den Punkten zu sehr getrennt.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F09B84" w15:done="0"/>
  <w15:commentEx w15:paraId="032A1C59" w15:done="0"/>
  <w15:commentEx w15:paraId="596912B4" w15:done="0"/>
  <w15:commentEx w15:paraId="09AF3536" w15:done="0"/>
  <w15:commentEx w15:paraId="02AC41DA" w15:done="0"/>
  <w15:commentEx w15:paraId="7E00932E" w15:done="0"/>
  <w15:commentEx w15:paraId="6FDDAA64" w15:done="0"/>
  <w15:commentEx w15:paraId="0643A35F" w15:done="0"/>
  <w15:commentEx w15:paraId="6630BD2F" w15:done="0"/>
  <w15:commentEx w15:paraId="4C2F9FFC" w15:done="0"/>
  <w15:commentEx w15:paraId="411BCCB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F09B84" w16cid:durableId="1F34FB55"/>
  <w16cid:commentId w16cid:paraId="032A1C59" w16cid:durableId="1F34FB56"/>
  <w16cid:commentId w16cid:paraId="596912B4" w16cid:durableId="1F34FB57"/>
  <w16cid:commentId w16cid:paraId="09AF3536" w16cid:durableId="1F34FB58"/>
  <w16cid:commentId w16cid:paraId="02AC41DA" w16cid:durableId="1F34FB59"/>
  <w16cid:commentId w16cid:paraId="7E00932E" w16cid:durableId="1F34FB5A"/>
  <w16cid:commentId w16cid:paraId="6FDDAA64" w16cid:durableId="1F34FB5B"/>
  <w16cid:commentId w16cid:paraId="0643A35F" w16cid:durableId="1F34FB5C"/>
  <w16cid:commentId w16cid:paraId="6630BD2F" w16cid:durableId="1F34FB5D"/>
  <w16cid:commentId w16cid:paraId="4C2F9FFC" w16cid:durableId="1F34FB5E"/>
  <w16cid:commentId w16cid:paraId="411BCCB1" w16cid:durableId="1F34FB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40C22F" w14:textId="77777777" w:rsidR="00EE5184" w:rsidRDefault="00EE5184">
      <w:r>
        <w:separator/>
      </w:r>
    </w:p>
  </w:endnote>
  <w:endnote w:type="continuationSeparator" w:id="0">
    <w:p w14:paraId="1AE4193C" w14:textId="77777777" w:rsidR="00EE5184" w:rsidRDefault="00EE5184">
      <w:r>
        <w:continuationSeparator/>
      </w:r>
    </w:p>
  </w:endnote>
  <w:endnote w:type="continuationNotice" w:id="1">
    <w:p w14:paraId="5909CC37" w14:textId="77777777" w:rsidR="00EE5184" w:rsidRDefault="00EE51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5906390"/>
      <w:docPartObj>
        <w:docPartGallery w:val="Page Numbers (Bottom of Page)"/>
        <w:docPartUnique/>
      </w:docPartObj>
    </w:sdtPr>
    <w:sdtContent>
      <w:p w14:paraId="54F6AF0C" w14:textId="7E8E8028" w:rsidR="00D01B63" w:rsidRDefault="00D01B63">
        <w:pPr>
          <w:pStyle w:val="Fuzeile"/>
          <w:jc w:val="right"/>
        </w:pPr>
        <w:r>
          <w:fldChar w:fldCharType="begin"/>
        </w:r>
        <w:r>
          <w:instrText>PAGE   \* MERGEFORMAT</w:instrText>
        </w:r>
        <w:r>
          <w:fldChar w:fldCharType="separate"/>
        </w:r>
        <w:r>
          <w:rPr>
            <w:noProof/>
          </w:rPr>
          <w:t>2</w:t>
        </w:r>
        <w:r>
          <w:fldChar w:fldCharType="end"/>
        </w:r>
      </w:p>
    </w:sdtContent>
  </w:sdt>
  <w:p w14:paraId="6A752F46" w14:textId="77777777" w:rsidR="00D01B63" w:rsidRDefault="00D01B6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26698"/>
      <w:docPartObj>
        <w:docPartGallery w:val="Page Numbers (Bottom of Page)"/>
        <w:docPartUnique/>
      </w:docPartObj>
    </w:sdtPr>
    <w:sdtContent>
      <w:p w14:paraId="3524ED93" w14:textId="39C3114C" w:rsidR="00D01B63" w:rsidRDefault="00D01B63">
        <w:pPr>
          <w:pStyle w:val="Fuzeile"/>
          <w:jc w:val="right"/>
        </w:pPr>
        <w:r>
          <w:fldChar w:fldCharType="begin"/>
        </w:r>
        <w:r>
          <w:instrText>PAGE   \* MERGEFORMAT</w:instrText>
        </w:r>
        <w:r>
          <w:fldChar w:fldCharType="separate"/>
        </w:r>
        <w:r>
          <w:rPr>
            <w:noProof/>
          </w:rPr>
          <w:t>iv</w:t>
        </w:r>
        <w:r>
          <w:fldChar w:fldCharType="end"/>
        </w:r>
      </w:p>
    </w:sdtContent>
  </w:sdt>
  <w:p w14:paraId="64BADF91" w14:textId="4AFEE36A" w:rsidR="00D01B63" w:rsidRDefault="00D01B63" w:rsidP="007D49C9">
    <w:pPr>
      <w:pStyle w:val="Fuzeile"/>
      <w:tabs>
        <w:tab w:val="clear" w:pos="4536"/>
        <w:tab w:val="clear" w:pos="9072"/>
        <w:tab w:val="left" w:pos="3585"/>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092619"/>
      <w:docPartObj>
        <w:docPartGallery w:val="Page Numbers (Bottom of Page)"/>
        <w:docPartUnique/>
      </w:docPartObj>
    </w:sdtPr>
    <w:sdtContent>
      <w:p w14:paraId="076E8648" w14:textId="1ADF00D5" w:rsidR="00D01B63" w:rsidRDefault="00D01B63">
        <w:pPr>
          <w:pStyle w:val="Fuzeile"/>
          <w:jc w:val="right"/>
        </w:pPr>
        <w:r>
          <w:fldChar w:fldCharType="begin"/>
        </w:r>
        <w:r>
          <w:instrText>PAGE   \* MERGEFORMAT</w:instrText>
        </w:r>
        <w:r>
          <w:fldChar w:fldCharType="separate"/>
        </w:r>
        <w:r>
          <w:rPr>
            <w:noProof/>
          </w:rPr>
          <w:t>vii</w:t>
        </w:r>
        <w:r>
          <w:fldChar w:fldCharType="end"/>
        </w:r>
      </w:p>
    </w:sdtContent>
  </w:sdt>
  <w:p w14:paraId="362236F2" w14:textId="77777777" w:rsidR="00D01B63" w:rsidRDefault="00D01B63" w:rsidP="007D49C9">
    <w:pPr>
      <w:pStyle w:val="Fuzeile"/>
      <w:tabs>
        <w:tab w:val="clear" w:pos="4536"/>
        <w:tab w:val="clear" w:pos="9072"/>
        <w:tab w:val="left" w:pos="3585"/>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2473778"/>
      <w:docPartObj>
        <w:docPartGallery w:val="Page Numbers (Bottom of Page)"/>
        <w:docPartUnique/>
      </w:docPartObj>
    </w:sdtPr>
    <w:sdtContent>
      <w:p w14:paraId="1A83E17E" w14:textId="4640FF87" w:rsidR="00D01B63" w:rsidRDefault="00D01B63">
        <w:pPr>
          <w:pStyle w:val="Fuzeile"/>
          <w:jc w:val="right"/>
        </w:pPr>
        <w:r>
          <w:fldChar w:fldCharType="begin"/>
        </w:r>
        <w:r>
          <w:instrText>PAGE   \* MERGEFORMAT</w:instrText>
        </w:r>
        <w:r>
          <w:fldChar w:fldCharType="separate"/>
        </w:r>
        <w:r>
          <w:rPr>
            <w:noProof/>
          </w:rPr>
          <w:t>30</w:t>
        </w:r>
        <w:r>
          <w:fldChar w:fldCharType="end"/>
        </w:r>
      </w:p>
    </w:sdtContent>
  </w:sdt>
  <w:p w14:paraId="506E53C0" w14:textId="77777777" w:rsidR="00D01B63" w:rsidRDefault="00D01B6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5FC1B0" w14:textId="77777777" w:rsidR="00EE5184" w:rsidRDefault="00EE5184">
      <w:r>
        <w:separator/>
      </w:r>
    </w:p>
  </w:footnote>
  <w:footnote w:type="continuationSeparator" w:id="0">
    <w:p w14:paraId="4E5CB39D" w14:textId="77777777" w:rsidR="00EE5184" w:rsidRDefault="00EE5184">
      <w:r>
        <w:continuationSeparator/>
      </w:r>
    </w:p>
  </w:footnote>
  <w:footnote w:type="continuationNotice" w:id="1">
    <w:p w14:paraId="626C6458" w14:textId="77777777" w:rsidR="00EE5184" w:rsidRDefault="00EE5184"/>
  </w:footnote>
  <w:footnote w:id="2">
    <w:p w14:paraId="3338359C" w14:textId="1120C57F" w:rsidR="00D01B63" w:rsidRDefault="00D01B63">
      <w:pPr>
        <w:pStyle w:val="Funotentext"/>
      </w:pPr>
      <w:r>
        <w:rPr>
          <w:rStyle w:val="Funotenzeichen"/>
        </w:rPr>
        <w:footnoteRef/>
      </w:r>
      <w:r>
        <w:t xml:space="preserve"> </w:t>
      </w:r>
      <w:r w:rsidRPr="00C22511">
        <w:t>Plugin ist ein Softwaremodul in der Softwaretechnik, das eine bestehende Software erweitert, um spezifische Aufgaben zu erledigen.</w:t>
      </w:r>
    </w:p>
  </w:footnote>
  <w:footnote w:id="3">
    <w:p w14:paraId="678AD283" w14:textId="67C261E8" w:rsidR="00D01B63" w:rsidRDefault="00D01B63">
      <w:pPr>
        <w:pStyle w:val="Funotentext"/>
      </w:pPr>
      <w:r>
        <w:rPr>
          <w:rStyle w:val="Funotenzeichen"/>
        </w:rPr>
        <w:footnoteRef/>
      </w:r>
      <w:r>
        <w:t xml:space="preserve"> </w:t>
      </w:r>
      <w:r w:rsidRPr="00F305A1">
        <w:t xml:space="preserve">ist </w:t>
      </w:r>
      <w:r>
        <w:t>die</w:t>
      </w:r>
      <w:r w:rsidRPr="00F305A1">
        <w:t xml:space="preserve"> Komponente</w:t>
      </w:r>
      <w:r>
        <w:t xml:space="preserve">, die topologische Informationen optimiert speichert. Sie </w:t>
      </w:r>
      <w:r w:rsidRPr="00F305A1">
        <w:t>enthält Dateien, die keine Textdatei sind.</w:t>
      </w:r>
    </w:p>
  </w:footnote>
  <w:footnote w:id="4">
    <w:p w14:paraId="3365ECAA" w14:textId="77777777" w:rsidR="00D01B63" w:rsidRPr="008F1C31" w:rsidRDefault="00D01B63" w:rsidP="009A5CA1">
      <w:pPr>
        <w:pStyle w:val="Funotentext"/>
      </w:pPr>
      <w:r>
        <w:rPr>
          <w:rStyle w:val="Funotenzeichen"/>
        </w:rPr>
        <w:footnoteRef/>
      </w:r>
      <w:r>
        <w:t xml:space="preserve"> PC steht für </w:t>
      </w:r>
      <w:r w:rsidRPr="008F1C31">
        <w:t>Personal Computer</w:t>
      </w:r>
    </w:p>
  </w:footnote>
  <w:footnote w:id="5">
    <w:p w14:paraId="683515F7" w14:textId="77777777" w:rsidR="00D01B63" w:rsidRPr="00EF06A4" w:rsidRDefault="00D01B63" w:rsidP="009A5CA1">
      <w:pPr>
        <w:pStyle w:val="Funotentext"/>
        <w:rPr>
          <w:lang w:val="en-US"/>
        </w:rPr>
      </w:pPr>
      <w:r>
        <w:rPr>
          <w:rStyle w:val="Funotenzeichen"/>
        </w:rPr>
        <w:footnoteRef/>
      </w:r>
      <w:r w:rsidRPr="00EF06A4">
        <w:rPr>
          <w:lang w:val="en-US"/>
        </w:rPr>
        <w:t xml:space="preserve"> OEM steht für Original Equipment Manufacturer</w:t>
      </w:r>
    </w:p>
  </w:footnote>
  <w:footnote w:id="6">
    <w:p w14:paraId="2E5D46D5" w14:textId="7D557641" w:rsidR="00D01B63" w:rsidRPr="00EF06A4" w:rsidRDefault="00D01B63">
      <w:pPr>
        <w:pStyle w:val="Funotentext"/>
        <w:rPr>
          <w:lang w:val="en-US"/>
        </w:rPr>
      </w:pPr>
      <w:r>
        <w:rPr>
          <w:rStyle w:val="Funotenzeichen"/>
        </w:rPr>
        <w:footnoteRef/>
      </w:r>
      <w:r w:rsidRPr="00EF06A4">
        <w:rPr>
          <w:lang w:val="en-US"/>
        </w:rPr>
        <w:t xml:space="preserve"> IIoT steht für Industrial Internet of Thing</w:t>
      </w:r>
    </w:p>
  </w:footnote>
  <w:footnote w:id="7">
    <w:p w14:paraId="45383149" w14:textId="6B9BABDE" w:rsidR="00D01B63" w:rsidRPr="00EF06A4" w:rsidRDefault="00D01B63">
      <w:pPr>
        <w:pStyle w:val="Funotentext"/>
        <w:rPr>
          <w:lang w:val="en-US"/>
        </w:rPr>
      </w:pPr>
      <w:r>
        <w:rPr>
          <w:rStyle w:val="Funotenzeichen"/>
        </w:rPr>
        <w:footnoteRef/>
      </w:r>
      <w:r w:rsidRPr="00EF06A4">
        <w:rPr>
          <w:lang w:val="en-US"/>
        </w:rPr>
        <w:t xml:space="preserve"> TCP steht für Transmission Control Protocol</w:t>
      </w:r>
    </w:p>
  </w:footnote>
  <w:footnote w:id="8">
    <w:p w14:paraId="25E75E44" w14:textId="2C082C1D" w:rsidR="00D01B63" w:rsidRPr="00EF06A4" w:rsidRDefault="00D01B63">
      <w:pPr>
        <w:pStyle w:val="Funotentext"/>
        <w:rPr>
          <w:lang w:val="en-US"/>
        </w:rPr>
      </w:pPr>
      <w:r>
        <w:rPr>
          <w:rStyle w:val="Funotenzeichen"/>
        </w:rPr>
        <w:footnoteRef/>
      </w:r>
      <w:r w:rsidRPr="00EF06A4">
        <w:rPr>
          <w:lang w:val="en-US"/>
        </w:rPr>
        <w:t xml:space="preserve"> IP steht für Internet Protocol</w:t>
      </w:r>
    </w:p>
  </w:footnote>
  <w:footnote w:id="9">
    <w:p w14:paraId="6C41FEFC" w14:textId="6F96004F" w:rsidR="00D01B63" w:rsidRPr="00EF06A4" w:rsidRDefault="00D01B63" w:rsidP="00A203E5">
      <w:pPr>
        <w:pStyle w:val="Funotentext"/>
        <w:rPr>
          <w:lang w:val="en-US"/>
        </w:rPr>
      </w:pPr>
      <w:r>
        <w:rPr>
          <w:rStyle w:val="Funotenzeichen"/>
        </w:rPr>
        <w:footnoteRef/>
      </w:r>
      <w:r w:rsidRPr="00EF06A4">
        <w:rPr>
          <w:lang w:val="en-US"/>
        </w:rPr>
        <w:t xml:space="preserve"> OSI steht für Open Systems Interconnection</w:t>
      </w:r>
    </w:p>
  </w:footnote>
  <w:footnote w:id="10">
    <w:p w14:paraId="1908335B" w14:textId="2C53FBE0" w:rsidR="00D01B63" w:rsidRDefault="00D01B63">
      <w:pPr>
        <w:pStyle w:val="Funotentext"/>
      </w:pPr>
      <w:r>
        <w:rPr>
          <w:rStyle w:val="Funotenzeichen"/>
        </w:rPr>
        <w:footnoteRef/>
      </w:r>
      <w:r>
        <w:t xml:space="preserve"> T-Stücke sind </w:t>
      </w:r>
      <w:r w:rsidRPr="007614D8">
        <w:t>Verbindungsglieder, die drei Anschlüsse besitzen</w:t>
      </w:r>
    </w:p>
  </w:footnote>
  <w:footnote w:id="11">
    <w:p w14:paraId="445B0151" w14:textId="204179E6" w:rsidR="00D01B63" w:rsidRDefault="00D01B63">
      <w:pPr>
        <w:pStyle w:val="Funotentext"/>
      </w:pPr>
      <w:r>
        <w:rPr>
          <w:rStyle w:val="Funotenzeichen"/>
        </w:rPr>
        <w:footnoteRef/>
      </w:r>
      <w:r>
        <w:t xml:space="preserve"> </w:t>
      </w:r>
      <w:r w:rsidRPr="007614D8">
        <w:t>Reflektionen sind ungewollte elektrische Wellen, die auf eine Übertragungsleitung entstehen.</w:t>
      </w:r>
    </w:p>
  </w:footnote>
  <w:footnote w:id="12">
    <w:p w14:paraId="2C552012" w14:textId="59D91534" w:rsidR="00D01B63" w:rsidRDefault="00D01B63">
      <w:pPr>
        <w:pStyle w:val="Funotentext"/>
      </w:pPr>
      <w:r>
        <w:rPr>
          <w:rStyle w:val="Funotenzeichen"/>
        </w:rPr>
        <w:footnoteRef/>
      </w:r>
      <w:r>
        <w:t xml:space="preserve"> </w:t>
      </w:r>
      <w:r w:rsidRPr="003B7702">
        <w:t>Datenkollisionen bezeichnet man die unerwünschten Umstände, dass Daten verloren gehen, wenn zwei oder mehrere Stationen gleichzeitig über das gemeinsame Medium senden</w:t>
      </w:r>
    </w:p>
  </w:footnote>
  <w:footnote w:id="13">
    <w:p w14:paraId="5572A438" w14:textId="46A3468F" w:rsidR="00D01B63" w:rsidRDefault="00D01B63">
      <w:pPr>
        <w:pStyle w:val="Funotentext"/>
      </w:pPr>
      <w:r>
        <w:rPr>
          <w:rStyle w:val="Funotenzeichen"/>
        </w:rPr>
        <w:footnoteRef/>
      </w:r>
      <w:r>
        <w:t xml:space="preserve"> </w:t>
      </w:r>
      <w:r w:rsidRPr="00036AF9">
        <w:t>Übertragungsbandbreite ist eine Kenngröße</w:t>
      </w:r>
      <w:r>
        <w:t>,</w:t>
      </w:r>
      <w:r w:rsidRPr="00036AF9">
        <w:t xml:space="preserve"> die sich aus in einer Zeiteinheit zu übertragende</w:t>
      </w:r>
      <w:r>
        <w:t>n</w:t>
      </w:r>
      <w:r w:rsidRPr="00036AF9">
        <w:t xml:space="preserve"> Datenmengen ergibt</w:t>
      </w:r>
    </w:p>
  </w:footnote>
  <w:footnote w:id="14">
    <w:p w14:paraId="15E2AF08" w14:textId="3E52D202" w:rsidR="00D01B63" w:rsidRDefault="00D01B63">
      <w:pPr>
        <w:pStyle w:val="Funotentext"/>
      </w:pPr>
      <w:r>
        <w:rPr>
          <w:rStyle w:val="Funotenzeichen"/>
        </w:rPr>
        <w:footnoteRef/>
      </w:r>
      <w:r>
        <w:t xml:space="preserve"> Durchmesser versteht man die maximale direkte Entfernung, die zwischen zwei Stationen besteht</w:t>
      </w:r>
    </w:p>
  </w:footnote>
  <w:footnote w:id="15">
    <w:p w14:paraId="1C3E4EE6" w14:textId="77777777" w:rsidR="00D01B63" w:rsidRDefault="00D01B63">
      <w:pPr>
        <w:pStyle w:val="Funotentext"/>
      </w:pPr>
      <w:r>
        <w:rPr>
          <w:rStyle w:val="Funotenzeichen"/>
        </w:rPr>
        <w:footnoteRef/>
      </w:r>
      <w:r>
        <w:t xml:space="preserve"> </w:t>
      </w:r>
      <w:r w:rsidRPr="00FD33D7">
        <w:t>Switch ist ein elektronisches Gerät zur Verbindung mehrerer Stationen in einem lokalen Netzwerk (LAN).</w:t>
      </w:r>
    </w:p>
  </w:footnote>
  <w:footnote w:id="16">
    <w:p w14:paraId="20677BE4" w14:textId="77777777" w:rsidR="00D01B63" w:rsidRDefault="00D01B63">
      <w:pPr>
        <w:pStyle w:val="Funotentext"/>
      </w:pPr>
      <w:r>
        <w:rPr>
          <w:rStyle w:val="Funotenzeichen"/>
        </w:rPr>
        <w:footnoteRef/>
      </w:r>
      <w:r>
        <w:t xml:space="preserve"> </w:t>
      </w:r>
      <w:r w:rsidRPr="00FE6134">
        <w:t>Broadcast ist eine Nachricht, die von einer spezifischen Station zu allen Teilnehmern gleichzeitig übertragen wird.</w:t>
      </w:r>
    </w:p>
  </w:footnote>
  <w:footnote w:id="17">
    <w:p w14:paraId="3D70380B" w14:textId="26CDD1CC" w:rsidR="00D01B63" w:rsidRDefault="00D01B63">
      <w:pPr>
        <w:pStyle w:val="Funotentext"/>
      </w:pPr>
      <w:r>
        <w:rPr>
          <w:rStyle w:val="Funotenzeichen"/>
        </w:rPr>
        <w:footnoteRef/>
      </w:r>
      <w:r w:rsidRPr="00E15B1E">
        <w:t xml:space="preserve"> Routin</w:t>
      </w:r>
      <w:r>
        <w:t>g</w:t>
      </w:r>
      <w:r w:rsidRPr="00E15B1E">
        <w:t xml:space="preserve"> bezeichnet man als Vorgang, der den Weg zur nächsten Station von Daten bestimmt</w:t>
      </w:r>
    </w:p>
  </w:footnote>
  <w:footnote w:id="18">
    <w:p w14:paraId="3484DEB7" w14:textId="3CC3074D" w:rsidR="00D01B63" w:rsidRDefault="00D01B63">
      <w:pPr>
        <w:pStyle w:val="Funotentext"/>
      </w:pPr>
      <w:r>
        <w:rPr>
          <w:rStyle w:val="Funotenzeichen"/>
        </w:rPr>
        <w:footnoteRef/>
      </w:r>
      <w:r>
        <w:t xml:space="preserve"> </w:t>
      </w:r>
      <w:r w:rsidRPr="00FA6824">
        <w:t>widmet sich der technischen Forschung und Entwicklung, sowie der Produkt</w:t>
      </w:r>
      <w:r>
        <w:t>ionstechnik in der industriellen</w:t>
      </w:r>
      <w:r w:rsidRPr="00FA6824">
        <w:t xml:space="preserve"> Kommunikation auf naturwissenschaftlicher Grundlage</w:t>
      </w:r>
    </w:p>
  </w:footnote>
  <w:footnote w:id="19">
    <w:p w14:paraId="3B3D9E8D" w14:textId="3AAF2B76" w:rsidR="00D01B63" w:rsidRDefault="00D01B63">
      <w:pPr>
        <w:pStyle w:val="Funotentext"/>
      </w:pPr>
      <w:r>
        <w:rPr>
          <w:rStyle w:val="Funotenzeichen"/>
        </w:rPr>
        <w:footnoteRef/>
      </w:r>
      <w:r>
        <w:t xml:space="preserve"> C# </w:t>
      </w:r>
      <w:r w:rsidRPr="00974411">
        <w:t>ist eine objektorientierte Programmiersprache von der Firma Microsoft und ist plattformunabhängig.</w:t>
      </w:r>
    </w:p>
  </w:footnote>
  <w:footnote w:id="20">
    <w:p w14:paraId="0BDE8988" w14:textId="539FF60D" w:rsidR="00D01B63" w:rsidRDefault="00D01B63">
      <w:pPr>
        <w:pStyle w:val="Funotentext"/>
      </w:pPr>
      <w:r>
        <w:rPr>
          <w:rStyle w:val="Funotenzeichen"/>
        </w:rPr>
        <w:footnoteRef/>
      </w:r>
      <w:r>
        <w:t xml:space="preserve"> WPF </w:t>
      </w:r>
      <w:r w:rsidRPr="00974411">
        <w:t>ist eine Klassenbibliothek zur Entwicklung von grafischen Benutzeroberflächen</w:t>
      </w:r>
      <w:r>
        <w:t>.</w:t>
      </w:r>
    </w:p>
  </w:footnote>
  <w:footnote w:id="21">
    <w:p w14:paraId="0254257D" w14:textId="0EC77172" w:rsidR="00D01B63" w:rsidRPr="00EF06A4" w:rsidRDefault="00D01B63" w:rsidP="009F6D64">
      <w:pPr>
        <w:pStyle w:val="Funotentext"/>
        <w:rPr>
          <w:lang w:val="en-US"/>
        </w:rPr>
      </w:pPr>
      <w:r>
        <w:rPr>
          <w:rStyle w:val="Funotenzeichen"/>
        </w:rPr>
        <w:footnoteRef/>
      </w:r>
      <w:r w:rsidRPr="00EF06A4">
        <w:rPr>
          <w:lang w:val="en-US"/>
        </w:rPr>
        <w:t xml:space="preserve"> Functional Requirement</w:t>
      </w:r>
    </w:p>
  </w:footnote>
  <w:footnote w:id="22">
    <w:p w14:paraId="6E9CB684" w14:textId="7B997991" w:rsidR="00D01B63" w:rsidRPr="00D111CD" w:rsidRDefault="00D01B63" w:rsidP="00B66996">
      <w:pPr>
        <w:pStyle w:val="Funotentext"/>
        <w:rPr>
          <w:lang w:val="en-US"/>
        </w:rPr>
      </w:pPr>
      <w:r>
        <w:rPr>
          <w:rStyle w:val="Funotenzeichen"/>
        </w:rPr>
        <w:footnoteRef/>
      </w:r>
      <w:r w:rsidRPr="00D111CD">
        <w:rPr>
          <w:lang w:val="en-US"/>
        </w:rPr>
        <w:t xml:space="preserve"> NFR steht für Nonfunctional Requirement</w:t>
      </w:r>
    </w:p>
  </w:footnote>
  <w:footnote w:id="23">
    <w:p w14:paraId="3D514221" w14:textId="3990A690" w:rsidR="00D01B63" w:rsidRPr="00D111CD" w:rsidRDefault="00D01B63">
      <w:pPr>
        <w:pStyle w:val="Funotentext"/>
      </w:pPr>
      <w:r>
        <w:rPr>
          <w:rStyle w:val="Funotenzeichen"/>
        </w:rPr>
        <w:footnoteRef/>
      </w:r>
      <w:r w:rsidRPr="00D111CD">
        <w:t xml:space="preserve"> XML steht für eXtensible Markup Language und ist ein</w:t>
      </w:r>
      <w:r>
        <w:t xml:space="preserve"> textbasiertes Datenformat</w:t>
      </w:r>
      <w:r w:rsidRPr="00D111CD">
        <w:t xml:space="preserve"> zur Darstellung hierarchisch strukturierter Daten ähnlich wie JSON.</w:t>
      </w:r>
    </w:p>
  </w:footnote>
  <w:footnote w:id="24">
    <w:p w14:paraId="1F197F0E" w14:textId="110928B3" w:rsidR="00D01B63" w:rsidRDefault="00D01B63">
      <w:pPr>
        <w:pStyle w:val="Funotentext"/>
      </w:pPr>
      <w:r>
        <w:rPr>
          <w:rStyle w:val="Funotenzeichen"/>
        </w:rPr>
        <w:footnoteRef/>
      </w:r>
      <w:r>
        <w:t xml:space="preserve"> </w:t>
      </w:r>
      <w:r w:rsidRPr="00517733">
        <w:t xml:space="preserve">JSON </w:t>
      </w:r>
      <w:r>
        <w:t>steht für JavaScript Object Notation</w:t>
      </w:r>
    </w:p>
  </w:footnote>
  <w:footnote w:id="25">
    <w:p w14:paraId="6FFDC5CB" w14:textId="3997BD7E" w:rsidR="00D01B63" w:rsidRDefault="00D01B63">
      <w:pPr>
        <w:pStyle w:val="Funotentext"/>
      </w:pPr>
      <w:r>
        <w:rPr>
          <w:rStyle w:val="Funotenzeichen"/>
        </w:rPr>
        <w:footnoteRef/>
      </w:r>
      <w:r>
        <w:t xml:space="preserve"> </w:t>
      </w:r>
      <w:r w:rsidRPr="00B11BB0">
        <w:t>bes</w:t>
      </w:r>
      <w:r>
        <w:t>chreibt ein Computerprogramm, das</w:t>
      </w:r>
      <w:r w:rsidRPr="00B11BB0">
        <w:t xml:space="preserve"> Dienste von einem Server abruft</w:t>
      </w:r>
    </w:p>
  </w:footnote>
  <w:footnote w:id="26">
    <w:p w14:paraId="1DCD78AC" w14:textId="77777777" w:rsidR="00D01B63" w:rsidRDefault="00D01B63" w:rsidP="004F5684">
      <w:pPr>
        <w:pStyle w:val="Funotentext"/>
      </w:pPr>
      <w:r>
        <w:rPr>
          <w:rStyle w:val="Funotenzeichen"/>
        </w:rPr>
        <w:footnoteRef/>
      </w:r>
      <w:r>
        <w:t xml:space="preserve"> beschreibt ein Computerprogramm, welches auf einem zentralen Computer ausgeführt wird</w:t>
      </w:r>
    </w:p>
  </w:footnote>
  <w:footnote w:id="27">
    <w:p w14:paraId="701903E7" w14:textId="77777777" w:rsidR="00D01B63" w:rsidRDefault="00D01B63" w:rsidP="008519E0">
      <w:pPr>
        <w:pStyle w:val="Funotentext"/>
      </w:pPr>
      <w:r>
        <w:rPr>
          <w:rStyle w:val="Funotenzeichen"/>
        </w:rPr>
        <w:footnoteRef/>
      </w:r>
      <w:r>
        <w:t xml:space="preserve"> </w:t>
      </w:r>
      <w:r w:rsidRPr="003D7953">
        <w:t>sind Seiten zur Strukturierung digitaler Dokumente mit Inhalten wie Hyperlinks, Bildern usw.</w:t>
      </w:r>
    </w:p>
  </w:footnote>
  <w:footnote w:id="28">
    <w:p w14:paraId="7AE7FFA2" w14:textId="298070FD" w:rsidR="00D01B63" w:rsidRDefault="00D01B63">
      <w:pPr>
        <w:pStyle w:val="Funotentext"/>
      </w:pPr>
      <w:r>
        <w:rPr>
          <w:rStyle w:val="Funotenzeichen"/>
        </w:rPr>
        <w:footnoteRef/>
      </w:r>
      <w:r>
        <w:t xml:space="preserve"> </w:t>
      </w:r>
      <w:r w:rsidRPr="005A482E">
        <w:t>ist ein Architekturmuster</w:t>
      </w:r>
      <w:r>
        <w:t xml:space="preserve"> </w:t>
      </w:r>
      <w:r w:rsidRPr="005A482E">
        <w:t>zur Trennung von Software in drei Komponenten (Datenmodell, Ansicht und Programmsteuerung)</w:t>
      </w:r>
    </w:p>
  </w:footnote>
  <w:footnote w:id="29">
    <w:p w14:paraId="5AEE46E6" w14:textId="242DB51E" w:rsidR="00D01B63" w:rsidRPr="00F4046D" w:rsidRDefault="00D01B63" w:rsidP="00F4046D">
      <w:pPr>
        <w:pStyle w:val="Funotentext"/>
      </w:pPr>
      <w:r>
        <w:rPr>
          <w:rStyle w:val="Funotenzeichen"/>
        </w:rPr>
        <w:footnoteRef/>
      </w:r>
      <w:r>
        <w:t xml:space="preserve"> </w:t>
      </w:r>
      <w:r w:rsidRPr="00F4046D">
        <w:t>ist ein HTML-Anweisung in spitzen Klammern</w:t>
      </w:r>
    </w:p>
  </w:footnote>
  <w:footnote w:id="30">
    <w:p w14:paraId="2B7D4937" w14:textId="69A3E9D8" w:rsidR="00D01B63" w:rsidRDefault="00D01B63">
      <w:pPr>
        <w:pStyle w:val="Funotentext"/>
      </w:pPr>
      <w:r>
        <w:rPr>
          <w:rStyle w:val="Funotenzeichen"/>
        </w:rPr>
        <w:footnoteRef/>
      </w:r>
      <w:r>
        <w:t xml:space="preserve"> steht für Single-Page A</w:t>
      </w:r>
      <w:r w:rsidRPr="00F4046D">
        <w:t>pplication</w:t>
      </w:r>
    </w:p>
  </w:footnote>
  <w:footnote w:id="31">
    <w:p w14:paraId="5BAB631D" w14:textId="50BBF634" w:rsidR="00D01B63" w:rsidRDefault="00D01B63">
      <w:pPr>
        <w:pStyle w:val="Funotentext"/>
      </w:pPr>
      <w:r>
        <w:rPr>
          <w:rStyle w:val="Funotenzeichen"/>
        </w:rPr>
        <w:footnoteRef/>
      </w:r>
      <w:r>
        <w:t xml:space="preserve"> Steht für User Interface</w:t>
      </w:r>
    </w:p>
  </w:footnote>
  <w:footnote w:id="32">
    <w:p w14:paraId="56F1094B" w14:textId="5D099793" w:rsidR="00D01B63" w:rsidRPr="0084014F" w:rsidRDefault="00D01B63" w:rsidP="00B66996">
      <w:pPr>
        <w:pStyle w:val="Funotentext"/>
      </w:pPr>
      <w:r>
        <w:rPr>
          <w:rStyle w:val="Funotenzeichen"/>
        </w:rPr>
        <w:footnoteRef/>
      </w:r>
      <w:r>
        <w:t xml:space="preserve"> </w:t>
      </w:r>
      <w:r w:rsidRPr="0084014F">
        <w:t xml:space="preserve">ist eine Komponente   zur Darstellung von Web-Inhalten, z.B. HTML-Dateien mit </w:t>
      </w:r>
      <w:r>
        <w:t>JavaScript</w:t>
      </w:r>
      <w:r w:rsidRPr="0084014F">
        <w:t xml:space="preserve"> und CSS</w:t>
      </w:r>
    </w:p>
  </w:footnote>
  <w:footnote w:id="33">
    <w:p w14:paraId="77FE56FD" w14:textId="77777777" w:rsidR="00D01B63" w:rsidRDefault="00D01B63" w:rsidP="00B66996">
      <w:pPr>
        <w:pStyle w:val="Funotentext"/>
      </w:pPr>
      <w:r>
        <w:rPr>
          <w:rStyle w:val="Funotenzeichen"/>
        </w:rPr>
        <w:footnoteRef/>
      </w:r>
      <w:r>
        <w:t xml:space="preserve"> </w:t>
      </w:r>
      <w:r w:rsidRPr="0073341D">
        <w:t>ist eine Komponente eines grafischen Fenstersystems</w:t>
      </w:r>
      <w:r>
        <w:t>.</w:t>
      </w:r>
    </w:p>
  </w:footnote>
  <w:footnote w:id="34">
    <w:p w14:paraId="52ADAA53" w14:textId="14B60FDB" w:rsidR="00D01B63" w:rsidRPr="00FC3A01" w:rsidRDefault="00D01B63" w:rsidP="00BF0976">
      <w:pPr>
        <w:pStyle w:val="Funotentext"/>
        <w:rPr>
          <w:lang w:val="en-US"/>
        </w:rPr>
      </w:pPr>
      <w:r>
        <w:rPr>
          <w:rStyle w:val="Funotenzeichen"/>
        </w:rPr>
        <w:footnoteRef/>
      </w:r>
      <w:r w:rsidRPr="00FC3A01">
        <w:rPr>
          <w:lang w:val="en-US"/>
        </w:rPr>
        <w:t xml:space="preserve"> Representational State Transfer</w:t>
      </w:r>
    </w:p>
  </w:footnote>
  <w:footnote w:id="35">
    <w:p w14:paraId="6B6C14D5" w14:textId="77E231C3" w:rsidR="00D01B63" w:rsidRPr="00FC3A01" w:rsidRDefault="00D01B63" w:rsidP="00BF0976">
      <w:pPr>
        <w:pStyle w:val="Funotentext"/>
        <w:rPr>
          <w:lang w:val="en-US"/>
        </w:rPr>
      </w:pPr>
      <w:r>
        <w:rPr>
          <w:rStyle w:val="Funotenzeichen"/>
        </w:rPr>
        <w:footnoteRef/>
      </w:r>
      <w:r w:rsidRPr="00FC3A01">
        <w:rPr>
          <w:lang w:val="en-US"/>
        </w:rPr>
        <w:t xml:space="preserve"> Simple Object Access Protocol: Protokoll zum Austausch strukturierter Informationen</w:t>
      </w:r>
    </w:p>
  </w:footnote>
  <w:footnote w:id="36">
    <w:p w14:paraId="2C6811B0" w14:textId="77777777" w:rsidR="00D01B63" w:rsidRPr="00A4783B" w:rsidRDefault="00D01B63" w:rsidP="00BF0976">
      <w:pPr>
        <w:pStyle w:val="Funotentext"/>
        <w:rPr>
          <w:lang w:val="en-US"/>
        </w:rPr>
      </w:pPr>
      <w:r>
        <w:rPr>
          <w:rStyle w:val="Funotenzeichen"/>
        </w:rPr>
        <w:footnoteRef/>
      </w:r>
      <w:r w:rsidRPr="00A4783B">
        <w:rPr>
          <w:lang w:val="en-US"/>
        </w:rPr>
        <w:t xml:space="preserve"> Uniform Resource Identifier</w:t>
      </w:r>
    </w:p>
  </w:footnote>
  <w:footnote w:id="37">
    <w:p w14:paraId="75D49F44" w14:textId="29A4217C" w:rsidR="00D01B63" w:rsidRPr="00FC3A01" w:rsidRDefault="00D01B63">
      <w:pPr>
        <w:pStyle w:val="Funotentext"/>
        <w:rPr>
          <w:lang w:val="en-US"/>
        </w:rPr>
      </w:pPr>
      <w:r>
        <w:rPr>
          <w:rStyle w:val="Funotenzeichen"/>
        </w:rPr>
        <w:footnoteRef/>
      </w:r>
      <w:r w:rsidRPr="00FC3A01">
        <w:rPr>
          <w:lang w:val="en-US"/>
        </w:rPr>
        <w:t xml:space="preserve"> GUID steht für Globally Unique Identifier</w:t>
      </w:r>
      <w:sdt>
        <w:sdtPr>
          <w:id w:val="256098757"/>
          <w:citation/>
        </w:sdtPr>
        <w:sdtContent>
          <w:r>
            <w:fldChar w:fldCharType="begin"/>
          </w:r>
          <w:r w:rsidRPr="00FC3A01">
            <w:rPr>
              <w:lang w:val="en-US"/>
            </w:rPr>
            <w:instrText xml:space="preserve"> CITATION Mic184 \l 1031 </w:instrText>
          </w:r>
          <w:r>
            <w:fldChar w:fldCharType="separate"/>
          </w:r>
          <w:r w:rsidRPr="00FC3A01">
            <w:rPr>
              <w:noProof/>
              <w:lang w:val="en-US"/>
            </w:rPr>
            <w:t xml:space="preserve"> (Microsoft, 2018)</w:t>
          </w:r>
          <w:r>
            <w:fldChar w:fldCharType="end"/>
          </w:r>
        </w:sdtContent>
      </w:sdt>
    </w:p>
  </w:footnote>
  <w:footnote w:id="38">
    <w:p w14:paraId="5FA23FC2" w14:textId="3CC5D612" w:rsidR="00D01B63" w:rsidRPr="00FC3A01" w:rsidRDefault="00D01B63">
      <w:pPr>
        <w:pStyle w:val="Funotentext"/>
        <w:rPr>
          <w:lang w:val="en-US"/>
        </w:rPr>
      </w:pPr>
      <w:r>
        <w:rPr>
          <w:rStyle w:val="Funotenzeichen"/>
        </w:rPr>
        <w:footnoteRef/>
      </w:r>
      <w:r w:rsidRPr="00FC3A01">
        <w:rPr>
          <w:lang w:val="en-US"/>
        </w:rPr>
        <w:t xml:space="preserve"> SQL steht für Structured Query Language </w:t>
      </w:r>
    </w:p>
  </w:footnote>
  <w:footnote w:id="39">
    <w:p w14:paraId="20F453C9" w14:textId="324758D7" w:rsidR="00D01B63" w:rsidRDefault="00D01B63">
      <w:pPr>
        <w:pStyle w:val="Funotentext"/>
      </w:pPr>
      <w:r>
        <w:rPr>
          <w:rStyle w:val="Funotenzeichen"/>
        </w:rPr>
        <w:footnoteRef/>
      </w:r>
      <w:r>
        <w:t xml:space="preserve"> Scan-Mechanismus ist nicht Teil des Projektumfangs, prinzipiell ist ein Mechanismus um ein physikalisches Netzwerk online zu scannen</w:t>
      </w:r>
    </w:p>
  </w:footnote>
  <w:footnote w:id="40">
    <w:p w14:paraId="674481DC" w14:textId="157CA16F" w:rsidR="00D01B63" w:rsidRPr="00FC3A01" w:rsidRDefault="00D01B63">
      <w:pPr>
        <w:pStyle w:val="Funotentext"/>
      </w:pPr>
      <w:r>
        <w:rPr>
          <w:rStyle w:val="Funotenzeichen"/>
        </w:rPr>
        <w:footnoteRef/>
      </w:r>
      <w:r w:rsidRPr="00FC3A01">
        <w:t xml:space="preserve"> Single Page Application</w:t>
      </w:r>
    </w:p>
  </w:footnote>
  <w:footnote w:id="41">
    <w:p w14:paraId="2013BC12" w14:textId="77777777" w:rsidR="00D01B63" w:rsidRDefault="00D01B63" w:rsidP="0047469D">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 w:id="42">
    <w:p w14:paraId="14DE5857" w14:textId="5B5F66CA" w:rsidR="00D01B63" w:rsidRDefault="00D01B63">
      <w:pPr>
        <w:pStyle w:val="Funotentext"/>
      </w:pPr>
      <w:r>
        <w:rPr>
          <w:rStyle w:val="Funotenzeichen"/>
        </w:rPr>
        <w:footnoteRef/>
      </w:r>
      <w:r>
        <w:t xml:space="preserve"> CRUD steht für Create, Read, Update, Delete</w:t>
      </w:r>
    </w:p>
  </w:footnote>
  <w:footnote w:id="43">
    <w:p w14:paraId="5B99353B" w14:textId="647874F8" w:rsidR="00D01B63" w:rsidRDefault="00D01B63">
      <w:pPr>
        <w:pStyle w:val="Funotentext"/>
      </w:pPr>
      <w:r>
        <w:rPr>
          <w:rStyle w:val="Funotenzeichen"/>
        </w:rPr>
        <w:footnoteRef/>
      </w:r>
      <w:r>
        <w:t xml:space="preserve"> </w:t>
      </w:r>
      <w:r w:rsidRPr="000F5583">
        <w:t>Ein Singleton-Pattern sorgt dafür, dass es von einer Klasse nur eine einzige Instanz gibt und diese global zugänglich ist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57168" w14:textId="77777777" w:rsidR="00D01B63" w:rsidRDefault="00D01B63">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89FD5" w14:textId="3BAB4953" w:rsidR="00D01B63" w:rsidRPr="00B75D78" w:rsidRDefault="00D01B63" w:rsidP="00B75D78">
    <w:pPr>
      <w:pStyle w:val="Kopfzeile"/>
    </w:pPr>
    <w:r>
      <w:t>Anforderungsanalyse</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4C0812" w14:textId="4448460C" w:rsidR="00D01B63" w:rsidRPr="00B75D78" w:rsidRDefault="00D01B63" w:rsidP="00B75D78">
    <w:pPr>
      <w:pStyle w:val="Kopfzeile"/>
    </w:pPr>
    <w:r>
      <w:t>Evaluation der Technologien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BF87E" w14:textId="4E05E5F3" w:rsidR="00D01B63" w:rsidRPr="00B75D78" w:rsidRDefault="00D01B63" w:rsidP="00B75D78">
    <w:pPr>
      <w:pStyle w:val="Kopfzeile"/>
    </w:pPr>
    <w:r>
      <w:t>Entwurf</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AC4C5" w14:textId="12FF3912" w:rsidR="00D01B63" w:rsidRPr="003E0AB1" w:rsidRDefault="00D01B63" w:rsidP="003E0AB1">
    <w:pPr>
      <w:pStyle w:val="Kopfzeile"/>
    </w:pPr>
    <w:r>
      <w:t>Realisierung</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CA054F" w14:textId="2E84378D" w:rsidR="00D01B63" w:rsidRPr="00A801AB" w:rsidRDefault="00D01B63" w:rsidP="00A801AB">
    <w:pPr>
      <w:pStyle w:val="Kopfzeile"/>
    </w:pPr>
    <w:r w:rsidRPr="00A801AB">
      <w:t>Zusammenfassung und Ausblick</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D3B701" w14:textId="586CECCA" w:rsidR="00D01B63" w:rsidRPr="00A801AB" w:rsidRDefault="00D01B63" w:rsidP="00A801AB">
    <w:pPr>
      <w:pStyle w:val="Kopfzeile"/>
    </w:pPr>
    <w:r>
      <w:t>Anhang: Use Cases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1630B" w14:textId="40267BFA" w:rsidR="00D01B63" w:rsidRPr="00A801AB" w:rsidRDefault="00D01B63" w:rsidP="00A801AB">
    <w:pPr>
      <w:pStyle w:val="Kopfzeile"/>
    </w:pPr>
    <w:r>
      <w:t>Literatur</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D4D1B" w14:textId="1E6287C5" w:rsidR="00D01B63" w:rsidRPr="000B7AFD" w:rsidRDefault="00D01B63" w:rsidP="000B7AFD">
    <w:pPr>
      <w:pStyle w:val="Kopfzeile"/>
    </w:pPr>
    <w:r>
      <w:t>Index</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1188A2" w14:textId="62CC1DC1" w:rsidR="00D01B63" w:rsidRPr="000B7AFD" w:rsidRDefault="00D01B63" w:rsidP="000B7AFD">
    <w:pPr>
      <w:pStyle w:val="Kopfzeile"/>
    </w:pPr>
    <w:r>
      <w:t>Glossar</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F7376" w14:textId="67ACE1BB" w:rsidR="00D01B63" w:rsidRDefault="00D01B63">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Pr>
        <w:noProof/>
      </w:rPr>
      <w:t>63</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0C3AF" w14:textId="59893F81" w:rsidR="00D01B63" w:rsidRPr="00B75D78" w:rsidRDefault="00D01B63" w:rsidP="00B75D78">
    <w:pPr>
      <w:pStyle w:val="Kopfzeile"/>
    </w:pPr>
    <w:r>
      <w:t>Vorwort und Danksagung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857EE" w14:textId="77777777" w:rsidR="00D01B63" w:rsidRPr="00B75D78" w:rsidRDefault="00D01B63" w:rsidP="00B75D78">
    <w:pPr>
      <w:pStyle w:val="Kopfzeile"/>
    </w:pPr>
    <w:r>
      <w:t>Kurzfassung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6C25B" w14:textId="08087472" w:rsidR="00D01B63" w:rsidRPr="00B75D78" w:rsidRDefault="00D01B63" w:rsidP="00B75D78">
    <w:pPr>
      <w:pStyle w:val="Kopfzeile"/>
    </w:pPr>
    <w:r>
      <w:t>Inhaltsverzeichnis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7ADDD" w14:textId="77272DFF" w:rsidR="00D01B63" w:rsidRPr="00B75D78" w:rsidRDefault="00D01B63" w:rsidP="00B75D78">
    <w:pPr>
      <w:pStyle w:val="Kopfzeile"/>
    </w:pPr>
    <w:r w:rsidRPr="007D49C9">
      <w:t>Abbildungsverzeichnis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EFC788" w14:textId="77777777" w:rsidR="00D01B63" w:rsidRPr="007D49C9" w:rsidRDefault="00D01B63" w:rsidP="007D49C9">
    <w:pPr>
      <w:pStyle w:val="Kopfzeile"/>
    </w:pPr>
    <w:r>
      <w:t>Tabellenverzeichnis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E6E5A1" w14:textId="61D86602" w:rsidR="00D01B63" w:rsidRPr="00B75D78" w:rsidRDefault="00D01B63" w:rsidP="00B75D78">
    <w:pPr>
      <w:pStyle w:val="Kopfzeile"/>
    </w:pPr>
    <w:r>
      <w:t>Einleitung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55F645" w14:textId="1347933B" w:rsidR="00D01B63" w:rsidRPr="00B75D78" w:rsidRDefault="00D01B63" w:rsidP="00B75D78">
    <w:pPr>
      <w:pStyle w:val="Kopfzeile"/>
    </w:pPr>
    <w:r>
      <w:t>Grundlagen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DE9CB" w14:textId="60E6A837" w:rsidR="00D01B63" w:rsidRPr="00B75D78" w:rsidRDefault="00D01B63" w:rsidP="00B75D78">
    <w:pPr>
      <w:pStyle w:val="Kopfzeile"/>
    </w:pPr>
    <w:r>
      <w:t>Ausgangssituation(Istzustand)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C12C9E"/>
    <w:multiLevelType w:val="hybridMultilevel"/>
    <w:tmpl w:val="D696D1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E667FFA"/>
    <w:multiLevelType w:val="multilevel"/>
    <w:tmpl w:val="00F03C20"/>
    <w:lvl w:ilvl="0">
      <w:start w:val="1"/>
      <w:numFmt w:val="decimal"/>
      <w:pStyle w:val="berschrift1"/>
      <w:lvlText w:val="%1"/>
      <w:lvlJc w:val="left"/>
      <w:pPr>
        <w:tabs>
          <w:tab w:val="num" w:pos="432"/>
        </w:tabs>
        <w:ind w:left="432" w:hanging="432"/>
      </w:pPr>
      <w:rPr>
        <w:rFonts w:ascii="Times New Roman" w:hAnsi="Times New Roman" w:hint="default"/>
        <w:i w:val="0"/>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6" w15:restartNumberingAfterBreak="0">
    <w:nsid w:val="0FB13BAF"/>
    <w:multiLevelType w:val="hybridMultilevel"/>
    <w:tmpl w:val="E4F8A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F874D1"/>
    <w:multiLevelType w:val="hybridMultilevel"/>
    <w:tmpl w:val="4356A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D8007A"/>
    <w:multiLevelType w:val="hybridMultilevel"/>
    <w:tmpl w:val="FD58C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84D0873"/>
    <w:multiLevelType w:val="hybridMultilevel"/>
    <w:tmpl w:val="ADB21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A902A6A"/>
    <w:multiLevelType w:val="hybridMultilevel"/>
    <w:tmpl w:val="E460E8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FF190D"/>
    <w:multiLevelType w:val="hybridMultilevel"/>
    <w:tmpl w:val="5636B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2584031"/>
    <w:multiLevelType w:val="hybridMultilevel"/>
    <w:tmpl w:val="BDF87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3EE0E07"/>
    <w:multiLevelType w:val="hybridMultilevel"/>
    <w:tmpl w:val="5D085E7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8" w15:restartNumberingAfterBreak="0">
    <w:nsid w:val="24F055CD"/>
    <w:multiLevelType w:val="hybridMultilevel"/>
    <w:tmpl w:val="B15EFA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97C28CC"/>
    <w:multiLevelType w:val="hybridMultilevel"/>
    <w:tmpl w:val="E0EA0A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98B7577"/>
    <w:multiLevelType w:val="hybridMultilevel"/>
    <w:tmpl w:val="C4EC3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4AD7D33"/>
    <w:multiLevelType w:val="hybridMultilevel"/>
    <w:tmpl w:val="BC70BF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5634E69"/>
    <w:multiLevelType w:val="hybridMultilevel"/>
    <w:tmpl w:val="C3504E6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3A1C72DA"/>
    <w:multiLevelType w:val="hybridMultilevel"/>
    <w:tmpl w:val="CC405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B52055D"/>
    <w:multiLevelType w:val="hybridMultilevel"/>
    <w:tmpl w:val="B5D071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09727D9"/>
    <w:multiLevelType w:val="hybridMultilevel"/>
    <w:tmpl w:val="C3504E6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45B748D3"/>
    <w:multiLevelType w:val="hybridMultilevel"/>
    <w:tmpl w:val="253233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7C221AE"/>
    <w:multiLevelType w:val="hybridMultilevel"/>
    <w:tmpl w:val="60BEE5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5" w15:restartNumberingAfterBreak="0">
    <w:nsid w:val="4AAF6B09"/>
    <w:multiLevelType w:val="hybridMultilevel"/>
    <w:tmpl w:val="0F2C5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9" w15:restartNumberingAfterBreak="0">
    <w:nsid w:val="4FAE04D8"/>
    <w:multiLevelType w:val="hybridMultilevel"/>
    <w:tmpl w:val="1EE6DFF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40" w15:restartNumberingAfterBreak="0">
    <w:nsid w:val="547F4A51"/>
    <w:multiLevelType w:val="hybridMultilevel"/>
    <w:tmpl w:val="DD2EC84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1"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5E0F1F54"/>
    <w:multiLevelType w:val="hybridMultilevel"/>
    <w:tmpl w:val="51E63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5F2F5E5D"/>
    <w:multiLevelType w:val="hybridMultilevel"/>
    <w:tmpl w:val="AA52B5FC"/>
    <w:lvl w:ilvl="0" w:tplc="04070001">
      <w:start w:val="1"/>
      <w:numFmt w:val="bullet"/>
      <w:lvlText w:val=""/>
      <w:lvlJc w:val="left"/>
      <w:pPr>
        <w:ind w:left="1429" w:hanging="360"/>
      </w:pPr>
      <w:rPr>
        <w:rFonts w:ascii="Symbol" w:hAnsi="Symbol" w:hint="default"/>
      </w:rPr>
    </w:lvl>
    <w:lvl w:ilvl="1" w:tplc="04070003">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4"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6EEA5965"/>
    <w:multiLevelType w:val="hybridMultilevel"/>
    <w:tmpl w:val="95D0B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3136363"/>
    <w:multiLevelType w:val="hybridMultilevel"/>
    <w:tmpl w:val="2696AF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767E0F96"/>
    <w:multiLevelType w:val="hybridMultilevel"/>
    <w:tmpl w:val="65FCE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76CC456B"/>
    <w:multiLevelType w:val="hybridMultilevel"/>
    <w:tmpl w:val="C908CC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7C8E208C"/>
    <w:multiLevelType w:val="hybridMultilevel"/>
    <w:tmpl w:val="BB867C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5"/>
  </w:num>
  <w:num w:numId="2">
    <w:abstractNumId w:val="24"/>
  </w:num>
  <w:num w:numId="3">
    <w:abstractNumId w:val="45"/>
  </w:num>
  <w:num w:numId="4">
    <w:abstractNumId w:val="22"/>
  </w:num>
  <w:num w:numId="5">
    <w:abstractNumId w:val="34"/>
  </w:num>
  <w:num w:numId="6">
    <w:abstractNumId w:val="0"/>
  </w:num>
  <w:num w:numId="7">
    <w:abstractNumId w:val="48"/>
  </w:num>
  <w:num w:numId="8">
    <w:abstractNumId w:val="4"/>
  </w:num>
  <w:num w:numId="9">
    <w:abstractNumId w:val="44"/>
  </w:num>
  <w:num w:numId="10">
    <w:abstractNumId w:val="13"/>
  </w:num>
  <w:num w:numId="11">
    <w:abstractNumId w:val="16"/>
  </w:num>
  <w:num w:numId="12">
    <w:abstractNumId w:val="1"/>
  </w:num>
  <w:num w:numId="13">
    <w:abstractNumId w:val="41"/>
  </w:num>
  <w:num w:numId="14">
    <w:abstractNumId w:val="29"/>
  </w:num>
  <w:num w:numId="15">
    <w:abstractNumId w:val="37"/>
  </w:num>
  <w:num w:numId="16">
    <w:abstractNumId w:val="14"/>
  </w:num>
  <w:num w:numId="17">
    <w:abstractNumId w:val="46"/>
  </w:num>
  <w:num w:numId="18">
    <w:abstractNumId w:val="36"/>
  </w:num>
  <w:num w:numId="19">
    <w:abstractNumId w:val="38"/>
  </w:num>
  <w:num w:numId="20">
    <w:abstractNumId w:val="23"/>
  </w:num>
  <w:num w:numId="21">
    <w:abstractNumId w:val="3"/>
  </w:num>
  <w:num w:numId="22">
    <w:abstractNumId w:val="50"/>
  </w:num>
  <w:num w:numId="23">
    <w:abstractNumId w:val="21"/>
  </w:num>
  <w:num w:numId="24">
    <w:abstractNumId w:val="11"/>
  </w:num>
  <w:num w:numId="25">
    <w:abstractNumId w:val="49"/>
  </w:num>
  <w:num w:numId="26">
    <w:abstractNumId w:val="55"/>
  </w:num>
  <w:num w:numId="27">
    <w:abstractNumId w:val="25"/>
  </w:num>
  <w:num w:numId="28">
    <w:abstractNumId w:val="8"/>
  </w:num>
  <w:num w:numId="29">
    <w:abstractNumId w:val="42"/>
  </w:num>
  <w:num w:numId="30">
    <w:abstractNumId w:val="17"/>
  </w:num>
  <w:num w:numId="31">
    <w:abstractNumId w:val="39"/>
  </w:num>
  <w:num w:numId="32">
    <w:abstractNumId w:val="33"/>
  </w:num>
  <w:num w:numId="33">
    <w:abstractNumId w:val="51"/>
  </w:num>
  <w:num w:numId="34">
    <w:abstractNumId w:val="2"/>
  </w:num>
  <w:num w:numId="35">
    <w:abstractNumId w:val="52"/>
  </w:num>
  <w:num w:numId="36">
    <w:abstractNumId w:val="26"/>
  </w:num>
  <w:num w:numId="37">
    <w:abstractNumId w:val="53"/>
  </w:num>
  <w:num w:numId="38">
    <w:abstractNumId w:val="20"/>
  </w:num>
  <w:num w:numId="39">
    <w:abstractNumId w:val="10"/>
  </w:num>
  <w:num w:numId="40">
    <w:abstractNumId w:val="54"/>
  </w:num>
  <w:num w:numId="41">
    <w:abstractNumId w:val="7"/>
  </w:num>
  <w:num w:numId="42">
    <w:abstractNumId w:val="15"/>
  </w:num>
  <w:num w:numId="43">
    <w:abstractNumId w:val="19"/>
  </w:num>
  <w:num w:numId="44">
    <w:abstractNumId w:val="35"/>
  </w:num>
  <w:num w:numId="45">
    <w:abstractNumId w:val="6"/>
  </w:num>
  <w:num w:numId="46">
    <w:abstractNumId w:val="9"/>
  </w:num>
  <w:num w:numId="47">
    <w:abstractNumId w:val="18"/>
  </w:num>
  <w:num w:numId="48">
    <w:abstractNumId w:val="30"/>
  </w:num>
  <w:num w:numId="49">
    <w:abstractNumId w:val="12"/>
  </w:num>
  <w:num w:numId="50">
    <w:abstractNumId w:val="28"/>
  </w:num>
  <w:num w:numId="51">
    <w:abstractNumId w:val="43"/>
  </w:num>
  <w:num w:numId="52">
    <w:abstractNumId w:val="40"/>
  </w:num>
  <w:num w:numId="53">
    <w:abstractNumId w:val="47"/>
  </w:num>
  <w:num w:numId="54">
    <w:abstractNumId w:val="32"/>
  </w:num>
  <w:num w:numId="55">
    <w:abstractNumId w:val="31"/>
  </w:num>
  <w:num w:numId="56">
    <w:abstractNumId w:val="27"/>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hislain Zeleu">
    <w15:presenceInfo w15:providerId="AD" w15:userId="S-1-5-21-1451388413-3727164234-794746174-4225"/>
  </w15:person>
  <w15:person w15:author="Renato da Silva Goncalves">
    <w15:presenceInfo w15:providerId="AD" w15:userId="S-1-5-21-1451388413-3727164234-794746174-3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B5D"/>
    <w:rsid w:val="000005A4"/>
    <w:rsid w:val="000020EB"/>
    <w:rsid w:val="00002A65"/>
    <w:rsid w:val="00002ABF"/>
    <w:rsid w:val="000037AA"/>
    <w:rsid w:val="000041FC"/>
    <w:rsid w:val="0000460B"/>
    <w:rsid w:val="00004C00"/>
    <w:rsid w:val="00004E09"/>
    <w:rsid w:val="000067C0"/>
    <w:rsid w:val="00006B2C"/>
    <w:rsid w:val="00011809"/>
    <w:rsid w:val="000121AE"/>
    <w:rsid w:val="0001517C"/>
    <w:rsid w:val="000153FE"/>
    <w:rsid w:val="00016CB0"/>
    <w:rsid w:val="00016EA7"/>
    <w:rsid w:val="00020B07"/>
    <w:rsid w:val="00022662"/>
    <w:rsid w:val="00023668"/>
    <w:rsid w:val="00023E15"/>
    <w:rsid w:val="000246D7"/>
    <w:rsid w:val="00024C5A"/>
    <w:rsid w:val="00024DAD"/>
    <w:rsid w:val="000252AD"/>
    <w:rsid w:val="00025978"/>
    <w:rsid w:val="00025C7D"/>
    <w:rsid w:val="00025EAB"/>
    <w:rsid w:val="000269CD"/>
    <w:rsid w:val="00026D0D"/>
    <w:rsid w:val="00026D31"/>
    <w:rsid w:val="00026DC0"/>
    <w:rsid w:val="00026F7A"/>
    <w:rsid w:val="0002756A"/>
    <w:rsid w:val="00027ED6"/>
    <w:rsid w:val="0003115D"/>
    <w:rsid w:val="0003123C"/>
    <w:rsid w:val="00031326"/>
    <w:rsid w:val="000316AD"/>
    <w:rsid w:val="000322EF"/>
    <w:rsid w:val="0003284B"/>
    <w:rsid w:val="000329EE"/>
    <w:rsid w:val="00032FA0"/>
    <w:rsid w:val="00034D92"/>
    <w:rsid w:val="00035ABF"/>
    <w:rsid w:val="00036AF9"/>
    <w:rsid w:val="00040599"/>
    <w:rsid w:val="00040648"/>
    <w:rsid w:val="00041408"/>
    <w:rsid w:val="0004228B"/>
    <w:rsid w:val="00042DE4"/>
    <w:rsid w:val="00044DFB"/>
    <w:rsid w:val="00046611"/>
    <w:rsid w:val="000469BD"/>
    <w:rsid w:val="00046DC7"/>
    <w:rsid w:val="00050123"/>
    <w:rsid w:val="000511B8"/>
    <w:rsid w:val="0005307D"/>
    <w:rsid w:val="00053584"/>
    <w:rsid w:val="00053FC7"/>
    <w:rsid w:val="0005586A"/>
    <w:rsid w:val="000561FE"/>
    <w:rsid w:val="00056933"/>
    <w:rsid w:val="00057F21"/>
    <w:rsid w:val="00060433"/>
    <w:rsid w:val="000607DE"/>
    <w:rsid w:val="000607E5"/>
    <w:rsid w:val="00060875"/>
    <w:rsid w:val="00060ABE"/>
    <w:rsid w:val="000617BB"/>
    <w:rsid w:val="00061BE3"/>
    <w:rsid w:val="0006497C"/>
    <w:rsid w:val="00065852"/>
    <w:rsid w:val="00067105"/>
    <w:rsid w:val="000675AB"/>
    <w:rsid w:val="00067AAA"/>
    <w:rsid w:val="0007066B"/>
    <w:rsid w:val="000717A2"/>
    <w:rsid w:val="000730EB"/>
    <w:rsid w:val="00073276"/>
    <w:rsid w:val="00073DAF"/>
    <w:rsid w:val="00074640"/>
    <w:rsid w:val="000749B5"/>
    <w:rsid w:val="00074BFF"/>
    <w:rsid w:val="0007535A"/>
    <w:rsid w:val="00075BB7"/>
    <w:rsid w:val="00076C7F"/>
    <w:rsid w:val="00080737"/>
    <w:rsid w:val="00081239"/>
    <w:rsid w:val="00081F68"/>
    <w:rsid w:val="00082880"/>
    <w:rsid w:val="00083594"/>
    <w:rsid w:val="0008381D"/>
    <w:rsid w:val="00083EB5"/>
    <w:rsid w:val="00085177"/>
    <w:rsid w:val="00086491"/>
    <w:rsid w:val="000906D6"/>
    <w:rsid w:val="00090803"/>
    <w:rsid w:val="00092AFE"/>
    <w:rsid w:val="00093AEE"/>
    <w:rsid w:val="00094704"/>
    <w:rsid w:val="00094AD1"/>
    <w:rsid w:val="00094AEA"/>
    <w:rsid w:val="00095A7C"/>
    <w:rsid w:val="00096763"/>
    <w:rsid w:val="000A0E9A"/>
    <w:rsid w:val="000A1BE0"/>
    <w:rsid w:val="000A28AB"/>
    <w:rsid w:val="000A2CD0"/>
    <w:rsid w:val="000A5DA7"/>
    <w:rsid w:val="000A62DF"/>
    <w:rsid w:val="000A639F"/>
    <w:rsid w:val="000A7EAC"/>
    <w:rsid w:val="000B0401"/>
    <w:rsid w:val="000B067B"/>
    <w:rsid w:val="000B10A5"/>
    <w:rsid w:val="000B1538"/>
    <w:rsid w:val="000B20C4"/>
    <w:rsid w:val="000B430F"/>
    <w:rsid w:val="000B48A1"/>
    <w:rsid w:val="000B53B9"/>
    <w:rsid w:val="000B7AFD"/>
    <w:rsid w:val="000C165B"/>
    <w:rsid w:val="000C40DE"/>
    <w:rsid w:val="000C48D1"/>
    <w:rsid w:val="000C624E"/>
    <w:rsid w:val="000C78C4"/>
    <w:rsid w:val="000C7FDD"/>
    <w:rsid w:val="000D11A3"/>
    <w:rsid w:val="000D161A"/>
    <w:rsid w:val="000D66F3"/>
    <w:rsid w:val="000E1147"/>
    <w:rsid w:val="000E1685"/>
    <w:rsid w:val="000E191D"/>
    <w:rsid w:val="000E1A37"/>
    <w:rsid w:val="000E1F00"/>
    <w:rsid w:val="000E202F"/>
    <w:rsid w:val="000E2431"/>
    <w:rsid w:val="000E2E0C"/>
    <w:rsid w:val="000E4B52"/>
    <w:rsid w:val="000E4B57"/>
    <w:rsid w:val="000E546A"/>
    <w:rsid w:val="000E5904"/>
    <w:rsid w:val="000E5E65"/>
    <w:rsid w:val="000E67EE"/>
    <w:rsid w:val="000F377E"/>
    <w:rsid w:val="000F4707"/>
    <w:rsid w:val="000F4C85"/>
    <w:rsid w:val="000F4F3A"/>
    <w:rsid w:val="000F5583"/>
    <w:rsid w:val="00100029"/>
    <w:rsid w:val="00100E67"/>
    <w:rsid w:val="0010138F"/>
    <w:rsid w:val="0010267C"/>
    <w:rsid w:val="00102754"/>
    <w:rsid w:val="00106431"/>
    <w:rsid w:val="001078E9"/>
    <w:rsid w:val="001116A0"/>
    <w:rsid w:val="00113F0C"/>
    <w:rsid w:val="00115F6E"/>
    <w:rsid w:val="001163BE"/>
    <w:rsid w:val="00116771"/>
    <w:rsid w:val="00117AFD"/>
    <w:rsid w:val="00120200"/>
    <w:rsid w:val="0012021C"/>
    <w:rsid w:val="00120B66"/>
    <w:rsid w:val="00120F11"/>
    <w:rsid w:val="00121C04"/>
    <w:rsid w:val="0012266E"/>
    <w:rsid w:val="00123EB1"/>
    <w:rsid w:val="001259C2"/>
    <w:rsid w:val="00125E45"/>
    <w:rsid w:val="00125F34"/>
    <w:rsid w:val="0012600F"/>
    <w:rsid w:val="00126ACB"/>
    <w:rsid w:val="00126DF7"/>
    <w:rsid w:val="00127189"/>
    <w:rsid w:val="00127438"/>
    <w:rsid w:val="0013101A"/>
    <w:rsid w:val="0013357D"/>
    <w:rsid w:val="001335C7"/>
    <w:rsid w:val="00134213"/>
    <w:rsid w:val="0013438F"/>
    <w:rsid w:val="0013462F"/>
    <w:rsid w:val="001346DF"/>
    <w:rsid w:val="00134E21"/>
    <w:rsid w:val="00135CB8"/>
    <w:rsid w:val="00136BB2"/>
    <w:rsid w:val="00137E18"/>
    <w:rsid w:val="001437EA"/>
    <w:rsid w:val="00143FF7"/>
    <w:rsid w:val="001441AB"/>
    <w:rsid w:val="0014441C"/>
    <w:rsid w:val="00144D8C"/>
    <w:rsid w:val="00147862"/>
    <w:rsid w:val="00152775"/>
    <w:rsid w:val="00152896"/>
    <w:rsid w:val="001529AD"/>
    <w:rsid w:val="00152B60"/>
    <w:rsid w:val="00152D56"/>
    <w:rsid w:val="0015313B"/>
    <w:rsid w:val="0015387F"/>
    <w:rsid w:val="00153D9F"/>
    <w:rsid w:val="00154422"/>
    <w:rsid w:val="001547AA"/>
    <w:rsid w:val="001549BC"/>
    <w:rsid w:val="00154CF9"/>
    <w:rsid w:val="00155C6E"/>
    <w:rsid w:val="00155F17"/>
    <w:rsid w:val="001560B1"/>
    <w:rsid w:val="00156888"/>
    <w:rsid w:val="00157397"/>
    <w:rsid w:val="00157461"/>
    <w:rsid w:val="00157514"/>
    <w:rsid w:val="00160149"/>
    <w:rsid w:val="0016267D"/>
    <w:rsid w:val="00163B6D"/>
    <w:rsid w:val="00167565"/>
    <w:rsid w:val="001703B4"/>
    <w:rsid w:val="00170B87"/>
    <w:rsid w:val="00171C80"/>
    <w:rsid w:val="001731F3"/>
    <w:rsid w:val="001769D1"/>
    <w:rsid w:val="001821FD"/>
    <w:rsid w:val="00182222"/>
    <w:rsid w:val="00183960"/>
    <w:rsid w:val="001839BF"/>
    <w:rsid w:val="00184BB7"/>
    <w:rsid w:val="00185D7A"/>
    <w:rsid w:val="00187FEE"/>
    <w:rsid w:val="001905B8"/>
    <w:rsid w:val="00190EC5"/>
    <w:rsid w:val="001910EA"/>
    <w:rsid w:val="0019179E"/>
    <w:rsid w:val="00192610"/>
    <w:rsid w:val="00192D95"/>
    <w:rsid w:val="00193728"/>
    <w:rsid w:val="00194FB0"/>
    <w:rsid w:val="00196AD0"/>
    <w:rsid w:val="00197211"/>
    <w:rsid w:val="001A23BB"/>
    <w:rsid w:val="001A3315"/>
    <w:rsid w:val="001A4ABF"/>
    <w:rsid w:val="001A4F03"/>
    <w:rsid w:val="001A5A76"/>
    <w:rsid w:val="001A6357"/>
    <w:rsid w:val="001A694F"/>
    <w:rsid w:val="001A7553"/>
    <w:rsid w:val="001A7CA8"/>
    <w:rsid w:val="001B034C"/>
    <w:rsid w:val="001B06E2"/>
    <w:rsid w:val="001B09B5"/>
    <w:rsid w:val="001B17B7"/>
    <w:rsid w:val="001B18E7"/>
    <w:rsid w:val="001B2BD7"/>
    <w:rsid w:val="001B2D1A"/>
    <w:rsid w:val="001B3C01"/>
    <w:rsid w:val="001B44F2"/>
    <w:rsid w:val="001B4EA0"/>
    <w:rsid w:val="001B50DE"/>
    <w:rsid w:val="001C01C2"/>
    <w:rsid w:val="001C249B"/>
    <w:rsid w:val="001C2726"/>
    <w:rsid w:val="001C7055"/>
    <w:rsid w:val="001D234F"/>
    <w:rsid w:val="001D246D"/>
    <w:rsid w:val="001D2C4A"/>
    <w:rsid w:val="001D3C17"/>
    <w:rsid w:val="001D4AC4"/>
    <w:rsid w:val="001D4D56"/>
    <w:rsid w:val="001D5E4E"/>
    <w:rsid w:val="001D6F7E"/>
    <w:rsid w:val="001E02D3"/>
    <w:rsid w:val="001E0F51"/>
    <w:rsid w:val="001E2EFB"/>
    <w:rsid w:val="001E3666"/>
    <w:rsid w:val="001E44FB"/>
    <w:rsid w:val="001E4540"/>
    <w:rsid w:val="001E689F"/>
    <w:rsid w:val="001E792B"/>
    <w:rsid w:val="001F09B2"/>
    <w:rsid w:val="001F0C73"/>
    <w:rsid w:val="001F0FEA"/>
    <w:rsid w:val="001F13B4"/>
    <w:rsid w:val="001F1F8B"/>
    <w:rsid w:val="001F24E3"/>
    <w:rsid w:val="001F33C8"/>
    <w:rsid w:val="001F4411"/>
    <w:rsid w:val="001F57A4"/>
    <w:rsid w:val="001F6429"/>
    <w:rsid w:val="001F7BFF"/>
    <w:rsid w:val="001F7D68"/>
    <w:rsid w:val="00200B78"/>
    <w:rsid w:val="00204085"/>
    <w:rsid w:val="0020446A"/>
    <w:rsid w:val="002055C4"/>
    <w:rsid w:val="00205D00"/>
    <w:rsid w:val="00206654"/>
    <w:rsid w:val="002067BE"/>
    <w:rsid w:val="002072FC"/>
    <w:rsid w:val="00207940"/>
    <w:rsid w:val="00207CCB"/>
    <w:rsid w:val="00210994"/>
    <w:rsid w:val="00211E7F"/>
    <w:rsid w:val="00212703"/>
    <w:rsid w:val="00216F37"/>
    <w:rsid w:val="0021712A"/>
    <w:rsid w:val="002179BA"/>
    <w:rsid w:val="0022028D"/>
    <w:rsid w:val="0022035D"/>
    <w:rsid w:val="00222B76"/>
    <w:rsid w:val="00223C9F"/>
    <w:rsid w:val="00226355"/>
    <w:rsid w:val="002267B4"/>
    <w:rsid w:val="00227004"/>
    <w:rsid w:val="00227608"/>
    <w:rsid w:val="00227951"/>
    <w:rsid w:val="00231DB6"/>
    <w:rsid w:val="00233F61"/>
    <w:rsid w:val="00235B4C"/>
    <w:rsid w:val="00235E17"/>
    <w:rsid w:val="00236EAC"/>
    <w:rsid w:val="00241608"/>
    <w:rsid w:val="00242BD0"/>
    <w:rsid w:val="00243295"/>
    <w:rsid w:val="0024419D"/>
    <w:rsid w:val="00244D9F"/>
    <w:rsid w:val="002452E6"/>
    <w:rsid w:val="00247A79"/>
    <w:rsid w:val="00247E53"/>
    <w:rsid w:val="002515B1"/>
    <w:rsid w:val="00251CFC"/>
    <w:rsid w:val="00252290"/>
    <w:rsid w:val="002530C4"/>
    <w:rsid w:val="002531FD"/>
    <w:rsid w:val="00254C29"/>
    <w:rsid w:val="0025636D"/>
    <w:rsid w:val="00256F70"/>
    <w:rsid w:val="00257B97"/>
    <w:rsid w:val="00257EEF"/>
    <w:rsid w:val="002605AB"/>
    <w:rsid w:val="00261301"/>
    <w:rsid w:val="002620F0"/>
    <w:rsid w:val="00264C51"/>
    <w:rsid w:val="00265526"/>
    <w:rsid w:val="00265A1F"/>
    <w:rsid w:val="00265EF6"/>
    <w:rsid w:val="002663BE"/>
    <w:rsid w:val="00270C4D"/>
    <w:rsid w:val="00270D51"/>
    <w:rsid w:val="0027263E"/>
    <w:rsid w:val="00272E8E"/>
    <w:rsid w:val="002778BA"/>
    <w:rsid w:val="00277A46"/>
    <w:rsid w:val="002807A0"/>
    <w:rsid w:val="002813BE"/>
    <w:rsid w:val="002823BA"/>
    <w:rsid w:val="00284668"/>
    <w:rsid w:val="00286F90"/>
    <w:rsid w:val="00287C35"/>
    <w:rsid w:val="00290019"/>
    <w:rsid w:val="002910B5"/>
    <w:rsid w:val="0029122A"/>
    <w:rsid w:val="00291EC7"/>
    <w:rsid w:val="002924DC"/>
    <w:rsid w:val="0029356E"/>
    <w:rsid w:val="002947E5"/>
    <w:rsid w:val="002953B1"/>
    <w:rsid w:val="00295E13"/>
    <w:rsid w:val="002961AB"/>
    <w:rsid w:val="00296BF4"/>
    <w:rsid w:val="00297B07"/>
    <w:rsid w:val="002A076C"/>
    <w:rsid w:val="002A0FF8"/>
    <w:rsid w:val="002A1E05"/>
    <w:rsid w:val="002A391C"/>
    <w:rsid w:val="002A5E04"/>
    <w:rsid w:val="002A6A2A"/>
    <w:rsid w:val="002A6BC3"/>
    <w:rsid w:val="002A7573"/>
    <w:rsid w:val="002B0713"/>
    <w:rsid w:val="002B073F"/>
    <w:rsid w:val="002B0838"/>
    <w:rsid w:val="002B0E23"/>
    <w:rsid w:val="002B1A37"/>
    <w:rsid w:val="002B1E22"/>
    <w:rsid w:val="002B5CD2"/>
    <w:rsid w:val="002B609A"/>
    <w:rsid w:val="002B65DF"/>
    <w:rsid w:val="002B7997"/>
    <w:rsid w:val="002C189B"/>
    <w:rsid w:val="002C41D6"/>
    <w:rsid w:val="002C4287"/>
    <w:rsid w:val="002C4C4A"/>
    <w:rsid w:val="002C529C"/>
    <w:rsid w:val="002C6114"/>
    <w:rsid w:val="002C6149"/>
    <w:rsid w:val="002C730D"/>
    <w:rsid w:val="002C76CE"/>
    <w:rsid w:val="002C777F"/>
    <w:rsid w:val="002D00AA"/>
    <w:rsid w:val="002D2921"/>
    <w:rsid w:val="002D2F0D"/>
    <w:rsid w:val="002D3AC9"/>
    <w:rsid w:val="002D3BB6"/>
    <w:rsid w:val="002D5728"/>
    <w:rsid w:val="002D5A7B"/>
    <w:rsid w:val="002D6582"/>
    <w:rsid w:val="002D66BB"/>
    <w:rsid w:val="002D6E2F"/>
    <w:rsid w:val="002D6F71"/>
    <w:rsid w:val="002D7A77"/>
    <w:rsid w:val="002E0AF1"/>
    <w:rsid w:val="002E0E31"/>
    <w:rsid w:val="002E3908"/>
    <w:rsid w:val="002E4E3E"/>
    <w:rsid w:val="002E5E12"/>
    <w:rsid w:val="002E617E"/>
    <w:rsid w:val="002E6C6C"/>
    <w:rsid w:val="002E741C"/>
    <w:rsid w:val="002E7C04"/>
    <w:rsid w:val="002F0D49"/>
    <w:rsid w:val="002F50CB"/>
    <w:rsid w:val="00300267"/>
    <w:rsid w:val="0030214C"/>
    <w:rsid w:val="00305D7E"/>
    <w:rsid w:val="00306A73"/>
    <w:rsid w:val="003071B3"/>
    <w:rsid w:val="003103A6"/>
    <w:rsid w:val="00311292"/>
    <w:rsid w:val="00311904"/>
    <w:rsid w:val="00312670"/>
    <w:rsid w:val="00312F99"/>
    <w:rsid w:val="003141B4"/>
    <w:rsid w:val="0031469D"/>
    <w:rsid w:val="003148EF"/>
    <w:rsid w:val="00315292"/>
    <w:rsid w:val="00315F41"/>
    <w:rsid w:val="00316F31"/>
    <w:rsid w:val="003178D7"/>
    <w:rsid w:val="0032133C"/>
    <w:rsid w:val="003223D8"/>
    <w:rsid w:val="00323240"/>
    <w:rsid w:val="003242FF"/>
    <w:rsid w:val="00324721"/>
    <w:rsid w:val="00324B49"/>
    <w:rsid w:val="00325427"/>
    <w:rsid w:val="00325D21"/>
    <w:rsid w:val="00326AA7"/>
    <w:rsid w:val="00327AE0"/>
    <w:rsid w:val="00333A1D"/>
    <w:rsid w:val="003343B3"/>
    <w:rsid w:val="00336F72"/>
    <w:rsid w:val="00337078"/>
    <w:rsid w:val="00337456"/>
    <w:rsid w:val="0033771A"/>
    <w:rsid w:val="0033784E"/>
    <w:rsid w:val="0034056E"/>
    <w:rsid w:val="00340813"/>
    <w:rsid w:val="00340BC2"/>
    <w:rsid w:val="00344E13"/>
    <w:rsid w:val="00347E84"/>
    <w:rsid w:val="00350D10"/>
    <w:rsid w:val="003510F4"/>
    <w:rsid w:val="003517EA"/>
    <w:rsid w:val="00353B8B"/>
    <w:rsid w:val="003567C3"/>
    <w:rsid w:val="00356EB9"/>
    <w:rsid w:val="00357385"/>
    <w:rsid w:val="00357506"/>
    <w:rsid w:val="003577D6"/>
    <w:rsid w:val="00357AF0"/>
    <w:rsid w:val="0036268D"/>
    <w:rsid w:val="0036309C"/>
    <w:rsid w:val="00363440"/>
    <w:rsid w:val="00363BA5"/>
    <w:rsid w:val="00364F6C"/>
    <w:rsid w:val="0036526B"/>
    <w:rsid w:val="00366243"/>
    <w:rsid w:val="00366ACC"/>
    <w:rsid w:val="00367D86"/>
    <w:rsid w:val="00373685"/>
    <w:rsid w:val="0037408D"/>
    <w:rsid w:val="003744D9"/>
    <w:rsid w:val="00375A49"/>
    <w:rsid w:val="00376109"/>
    <w:rsid w:val="0037657D"/>
    <w:rsid w:val="003766DB"/>
    <w:rsid w:val="00377C80"/>
    <w:rsid w:val="00377E3C"/>
    <w:rsid w:val="00381335"/>
    <w:rsid w:val="00381565"/>
    <w:rsid w:val="003818B9"/>
    <w:rsid w:val="003835C6"/>
    <w:rsid w:val="0038619B"/>
    <w:rsid w:val="00386257"/>
    <w:rsid w:val="003875F3"/>
    <w:rsid w:val="00387F7B"/>
    <w:rsid w:val="00390276"/>
    <w:rsid w:val="0039029B"/>
    <w:rsid w:val="0039254C"/>
    <w:rsid w:val="00394312"/>
    <w:rsid w:val="0039694F"/>
    <w:rsid w:val="00396DE8"/>
    <w:rsid w:val="003A098E"/>
    <w:rsid w:val="003A2812"/>
    <w:rsid w:val="003A2BDE"/>
    <w:rsid w:val="003A2BFB"/>
    <w:rsid w:val="003A519E"/>
    <w:rsid w:val="003A54B8"/>
    <w:rsid w:val="003A558E"/>
    <w:rsid w:val="003A74DB"/>
    <w:rsid w:val="003A7DE0"/>
    <w:rsid w:val="003B0240"/>
    <w:rsid w:val="003B1537"/>
    <w:rsid w:val="003B1CA6"/>
    <w:rsid w:val="003B2FF2"/>
    <w:rsid w:val="003B3CA0"/>
    <w:rsid w:val="003B4AAC"/>
    <w:rsid w:val="003B64F9"/>
    <w:rsid w:val="003B6E0D"/>
    <w:rsid w:val="003B7702"/>
    <w:rsid w:val="003C0C09"/>
    <w:rsid w:val="003C0C70"/>
    <w:rsid w:val="003C0C98"/>
    <w:rsid w:val="003C1793"/>
    <w:rsid w:val="003C217D"/>
    <w:rsid w:val="003C229F"/>
    <w:rsid w:val="003C2833"/>
    <w:rsid w:val="003C37AE"/>
    <w:rsid w:val="003C4376"/>
    <w:rsid w:val="003C4406"/>
    <w:rsid w:val="003C5C5D"/>
    <w:rsid w:val="003C5F76"/>
    <w:rsid w:val="003D0F2D"/>
    <w:rsid w:val="003D2724"/>
    <w:rsid w:val="003D6A53"/>
    <w:rsid w:val="003D793E"/>
    <w:rsid w:val="003D7953"/>
    <w:rsid w:val="003E0AB1"/>
    <w:rsid w:val="003E0D04"/>
    <w:rsid w:val="003E2ED7"/>
    <w:rsid w:val="003E43F8"/>
    <w:rsid w:val="003E48E8"/>
    <w:rsid w:val="003E48F0"/>
    <w:rsid w:val="003E7D62"/>
    <w:rsid w:val="003F1886"/>
    <w:rsid w:val="003F2822"/>
    <w:rsid w:val="003F3F58"/>
    <w:rsid w:val="003F41DB"/>
    <w:rsid w:val="003F51BF"/>
    <w:rsid w:val="003F6189"/>
    <w:rsid w:val="003F61EB"/>
    <w:rsid w:val="004007DB"/>
    <w:rsid w:val="00401DA7"/>
    <w:rsid w:val="00402BE9"/>
    <w:rsid w:val="0040479E"/>
    <w:rsid w:val="00404D84"/>
    <w:rsid w:val="00404E4A"/>
    <w:rsid w:val="00405DED"/>
    <w:rsid w:val="00406159"/>
    <w:rsid w:val="004076A2"/>
    <w:rsid w:val="00407B48"/>
    <w:rsid w:val="0041111C"/>
    <w:rsid w:val="00411388"/>
    <w:rsid w:val="00413120"/>
    <w:rsid w:val="00414A35"/>
    <w:rsid w:val="00415268"/>
    <w:rsid w:val="00416117"/>
    <w:rsid w:val="0041662A"/>
    <w:rsid w:val="00416AAA"/>
    <w:rsid w:val="00417C6A"/>
    <w:rsid w:val="00420C8C"/>
    <w:rsid w:val="004212DE"/>
    <w:rsid w:val="004213F9"/>
    <w:rsid w:val="00422041"/>
    <w:rsid w:val="00423860"/>
    <w:rsid w:val="00424038"/>
    <w:rsid w:val="00424E00"/>
    <w:rsid w:val="00425B6D"/>
    <w:rsid w:val="00425C73"/>
    <w:rsid w:val="00427021"/>
    <w:rsid w:val="0042724B"/>
    <w:rsid w:val="00427C36"/>
    <w:rsid w:val="00432443"/>
    <w:rsid w:val="00432A26"/>
    <w:rsid w:val="00433CA4"/>
    <w:rsid w:val="00434FE4"/>
    <w:rsid w:val="00435A8A"/>
    <w:rsid w:val="00435E16"/>
    <w:rsid w:val="004418EB"/>
    <w:rsid w:val="00442D4B"/>
    <w:rsid w:val="004430CB"/>
    <w:rsid w:val="0044421C"/>
    <w:rsid w:val="004445A7"/>
    <w:rsid w:val="004449A2"/>
    <w:rsid w:val="00446345"/>
    <w:rsid w:val="00446629"/>
    <w:rsid w:val="0044713D"/>
    <w:rsid w:val="0044760C"/>
    <w:rsid w:val="00447BDA"/>
    <w:rsid w:val="00450CA0"/>
    <w:rsid w:val="00450CF4"/>
    <w:rsid w:val="004513D8"/>
    <w:rsid w:val="00453BF3"/>
    <w:rsid w:val="004545EB"/>
    <w:rsid w:val="00454EFA"/>
    <w:rsid w:val="00456548"/>
    <w:rsid w:val="00456CC8"/>
    <w:rsid w:val="0045716A"/>
    <w:rsid w:val="0046001C"/>
    <w:rsid w:val="0046090C"/>
    <w:rsid w:val="00462443"/>
    <w:rsid w:val="004625FA"/>
    <w:rsid w:val="00464542"/>
    <w:rsid w:val="00464A7C"/>
    <w:rsid w:val="00465459"/>
    <w:rsid w:val="004663DA"/>
    <w:rsid w:val="00466E75"/>
    <w:rsid w:val="00466E90"/>
    <w:rsid w:val="00467CCC"/>
    <w:rsid w:val="004711FD"/>
    <w:rsid w:val="004719DD"/>
    <w:rsid w:val="00472E8E"/>
    <w:rsid w:val="00473AE1"/>
    <w:rsid w:val="0047469D"/>
    <w:rsid w:val="00474D6B"/>
    <w:rsid w:val="00475642"/>
    <w:rsid w:val="00475E13"/>
    <w:rsid w:val="00475FBA"/>
    <w:rsid w:val="004779BF"/>
    <w:rsid w:val="00477C0E"/>
    <w:rsid w:val="00480073"/>
    <w:rsid w:val="004808D0"/>
    <w:rsid w:val="004809AE"/>
    <w:rsid w:val="00480EDF"/>
    <w:rsid w:val="00482C4E"/>
    <w:rsid w:val="00484B52"/>
    <w:rsid w:val="004864B8"/>
    <w:rsid w:val="004879F4"/>
    <w:rsid w:val="00491407"/>
    <w:rsid w:val="00492372"/>
    <w:rsid w:val="00492E1F"/>
    <w:rsid w:val="00493082"/>
    <w:rsid w:val="004936FA"/>
    <w:rsid w:val="00494805"/>
    <w:rsid w:val="004949CE"/>
    <w:rsid w:val="00494BD9"/>
    <w:rsid w:val="00495434"/>
    <w:rsid w:val="004958BE"/>
    <w:rsid w:val="00497672"/>
    <w:rsid w:val="004A206C"/>
    <w:rsid w:val="004A30A9"/>
    <w:rsid w:val="004A3437"/>
    <w:rsid w:val="004A4C11"/>
    <w:rsid w:val="004B01A3"/>
    <w:rsid w:val="004B0697"/>
    <w:rsid w:val="004B07DF"/>
    <w:rsid w:val="004B1CCA"/>
    <w:rsid w:val="004B2267"/>
    <w:rsid w:val="004B2E7F"/>
    <w:rsid w:val="004B3889"/>
    <w:rsid w:val="004B5124"/>
    <w:rsid w:val="004B5AC4"/>
    <w:rsid w:val="004B5C7E"/>
    <w:rsid w:val="004B5E16"/>
    <w:rsid w:val="004B65DD"/>
    <w:rsid w:val="004C2582"/>
    <w:rsid w:val="004C2800"/>
    <w:rsid w:val="004C4181"/>
    <w:rsid w:val="004C42AE"/>
    <w:rsid w:val="004C5DCD"/>
    <w:rsid w:val="004C6D9D"/>
    <w:rsid w:val="004C77AD"/>
    <w:rsid w:val="004D022B"/>
    <w:rsid w:val="004D25FB"/>
    <w:rsid w:val="004D2B70"/>
    <w:rsid w:val="004D5363"/>
    <w:rsid w:val="004D6314"/>
    <w:rsid w:val="004D69E4"/>
    <w:rsid w:val="004D7709"/>
    <w:rsid w:val="004D7E9F"/>
    <w:rsid w:val="004E0062"/>
    <w:rsid w:val="004E0522"/>
    <w:rsid w:val="004E198F"/>
    <w:rsid w:val="004E1F94"/>
    <w:rsid w:val="004E3451"/>
    <w:rsid w:val="004E35CB"/>
    <w:rsid w:val="004E3726"/>
    <w:rsid w:val="004E59B0"/>
    <w:rsid w:val="004E5A0E"/>
    <w:rsid w:val="004E5CA9"/>
    <w:rsid w:val="004E5CAF"/>
    <w:rsid w:val="004F07C1"/>
    <w:rsid w:val="004F1475"/>
    <w:rsid w:val="004F3BD4"/>
    <w:rsid w:val="004F4786"/>
    <w:rsid w:val="004F5684"/>
    <w:rsid w:val="004F6482"/>
    <w:rsid w:val="004F74A3"/>
    <w:rsid w:val="004F7B1F"/>
    <w:rsid w:val="00500102"/>
    <w:rsid w:val="005009CA"/>
    <w:rsid w:val="00500C81"/>
    <w:rsid w:val="00500E44"/>
    <w:rsid w:val="00502296"/>
    <w:rsid w:val="00505913"/>
    <w:rsid w:val="005061DB"/>
    <w:rsid w:val="0050636C"/>
    <w:rsid w:val="005102A5"/>
    <w:rsid w:val="00510A5A"/>
    <w:rsid w:val="00511478"/>
    <w:rsid w:val="00511D14"/>
    <w:rsid w:val="00511F6B"/>
    <w:rsid w:val="00512E10"/>
    <w:rsid w:val="0051331E"/>
    <w:rsid w:val="00513834"/>
    <w:rsid w:val="00513F66"/>
    <w:rsid w:val="005141E6"/>
    <w:rsid w:val="00514812"/>
    <w:rsid w:val="00515CA6"/>
    <w:rsid w:val="00517733"/>
    <w:rsid w:val="00520614"/>
    <w:rsid w:val="00521569"/>
    <w:rsid w:val="00522350"/>
    <w:rsid w:val="00523FA6"/>
    <w:rsid w:val="00524E76"/>
    <w:rsid w:val="00527FD1"/>
    <w:rsid w:val="00530A44"/>
    <w:rsid w:val="00534628"/>
    <w:rsid w:val="005347A4"/>
    <w:rsid w:val="00536493"/>
    <w:rsid w:val="00541D85"/>
    <w:rsid w:val="00546605"/>
    <w:rsid w:val="005468F7"/>
    <w:rsid w:val="005502E7"/>
    <w:rsid w:val="00552317"/>
    <w:rsid w:val="005523CC"/>
    <w:rsid w:val="00552C66"/>
    <w:rsid w:val="005532D0"/>
    <w:rsid w:val="00553FFB"/>
    <w:rsid w:val="00554BD4"/>
    <w:rsid w:val="005557DE"/>
    <w:rsid w:val="005560D2"/>
    <w:rsid w:val="00556257"/>
    <w:rsid w:val="0055768A"/>
    <w:rsid w:val="00557CBC"/>
    <w:rsid w:val="00557CED"/>
    <w:rsid w:val="0056050F"/>
    <w:rsid w:val="00560A71"/>
    <w:rsid w:val="00563476"/>
    <w:rsid w:val="00564391"/>
    <w:rsid w:val="0056515B"/>
    <w:rsid w:val="0056516E"/>
    <w:rsid w:val="00566401"/>
    <w:rsid w:val="00567B7B"/>
    <w:rsid w:val="00572149"/>
    <w:rsid w:val="00572553"/>
    <w:rsid w:val="00572D59"/>
    <w:rsid w:val="00573975"/>
    <w:rsid w:val="00574081"/>
    <w:rsid w:val="0057428D"/>
    <w:rsid w:val="0057587E"/>
    <w:rsid w:val="00576227"/>
    <w:rsid w:val="005766B9"/>
    <w:rsid w:val="0057675C"/>
    <w:rsid w:val="00576F90"/>
    <w:rsid w:val="00577189"/>
    <w:rsid w:val="005777C9"/>
    <w:rsid w:val="0058185B"/>
    <w:rsid w:val="00581B28"/>
    <w:rsid w:val="0058316D"/>
    <w:rsid w:val="00586942"/>
    <w:rsid w:val="00587C2B"/>
    <w:rsid w:val="005902E1"/>
    <w:rsid w:val="00593B5C"/>
    <w:rsid w:val="005A03A1"/>
    <w:rsid w:val="005A05DA"/>
    <w:rsid w:val="005A0811"/>
    <w:rsid w:val="005A0DB1"/>
    <w:rsid w:val="005A1AE8"/>
    <w:rsid w:val="005A304C"/>
    <w:rsid w:val="005A4672"/>
    <w:rsid w:val="005A482E"/>
    <w:rsid w:val="005A4D8E"/>
    <w:rsid w:val="005A4E06"/>
    <w:rsid w:val="005A5D22"/>
    <w:rsid w:val="005A68C9"/>
    <w:rsid w:val="005A7A02"/>
    <w:rsid w:val="005B1B49"/>
    <w:rsid w:val="005B3440"/>
    <w:rsid w:val="005B55B7"/>
    <w:rsid w:val="005B6134"/>
    <w:rsid w:val="005B6E8B"/>
    <w:rsid w:val="005B6FF5"/>
    <w:rsid w:val="005B7CCA"/>
    <w:rsid w:val="005C24FE"/>
    <w:rsid w:val="005C2BA3"/>
    <w:rsid w:val="005C35F4"/>
    <w:rsid w:val="005C3FED"/>
    <w:rsid w:val="005C7AD3"/>
    <w:rsid w:val="005D0545"/>
    <w:rsid w:val="005D0867"/>
    <w:rsid w:val="005D1B01"/>
    <w:rsid w:val="005D22FB"/>
    <w:rsid w:val="005D4A80"/>
    <w:rsid w:val="005D4D2D"/>
    <w:rsid w:val="005D6838"/>
    <w:rsid w:val="005D6E5C"/>
    <w:rsid w:val="005D7050"/>
    <w:rsid w:val="005E111B"/>
    <w:rsid w:val="005E177C"/>
    <w:rsid w:val="005E226F"/>
    <w:rsid w:val="005E3F79"/>
    <w:rsid w:val="005E45EC"/>
    <w:rsid w:val="005E5A22"/>
    <w:rsid w:val="005F0518"/>
    <w:rsid w:val="005F23B8"/>
    <w:rsid w:val="005F5D24"/>
    <w:rsid w:val="005F77CF"/>
    <w:rsid w:val="005F7DD8"/>
    <w:rsid w:val="006008BF"/>
    <w:rsid w:val="00600958"/>
    <w:rsid w:val="00600B74"/>
    <w:rsid w:val="00600F71"/>
    <w:rsid w:val="00603042"/>
    <w:rsid w:val="0060380A"/>
    <w:rsid w:val="00603DA0"/>
    <w:rsid w:val="00603E5D"/>
    <w:rsid w:val="006040A5"/>
    <w:rsid w:val="006045B7"/>
    <w:rsid w:val="00605F14"/>
    <w:rsid w:val="00607612"/>
    <w:rsid w:val="00607BAF"/>
    <w:rsid w:val="006101A7"/>
    <w:rsid w:val="00610B8F"/>
    <w:rsid w:val="00612DD3"/>
    <w:rsid w:val="00612EFA"/>
    <w:rsid w:val="0061310C"/>
    <w:rsid w:val="006167C9"/>
    <w:rsid w:val="00616E1D"/>
    <w:rsid w:val="006174F3"/>
    <w:rsid w:val="00617F57"/>
    <w:rsid w:val="006213ED"/>
    <w:rsid w:val="00621F77"/>
    <w:rsid w:val="00622481"/>
    <w:rsid w:val="00622765"/>
    <w:rsid w:val="00622906"/>
    <w:rsid w:val="00625792"/>
    <w:rsid w:val="00625F3E"/>
    <w:rsid w:val="006263D9"/>
    <w:rsid w:val="00627684"/>
    <w:rsid w:val="00627EFB"/>
    <w:rsid w:val="006300CB"/>
    <w:rsid w:val="00630551"/>
    <w:rsid w:val="006309E4"/>
    <w:rsid w:val="00632D12"/>
    <w:rsid w:val="00632D66"/>
    <w:rsid w:val="006341EA"/>
    <w:rsid w:val="00635A7F"/>
    <w:rsid w:val="00636A6E"/>
    <w:rsid w:val="0063714C"/>
    <w:rsid w:val="00637F10"/>
    <w:rsid w:val="0064031C"/>
    <w:rsid w:val="00640A7E"/>
    <w:rsid w:val="00642F6F"/>
    <w:rsid w:val="00643BE6"/>
    <w:rsid w:val="00646F9F"/>
    <w:rsid w:val="006503A3"/>
    <w:rsid w:val="0065061F"/>
    <w:rsid w:val="006515CA"/>
    <w:rsid w:val="00652873"/>
    <w:rsid w:val="00653AE8"/>
    <w:rsid w:val="0065498A"/>
    <w:rsid w:val="006556DE"/>
    <w:rsid w:val="00655AAD"/>
    <w:rsid w:val="0065609F"/>
    <w:rsid w:val="006608BB"/>
    <w:rsid w:val="0066492F"/>
    <w:rsid w:val="00664DE2"/>
    <w:rsid w:val="006652B1"/>
    <w:rsid w:val="0066554D"/>
    <w:rsid w:val="00666DAF"/>
    <w:rsid w:val="00667198"/>
    <w:rsid w:val="00667846"/>
    <w:rsid w:val="006707A6"/>
    <w:rsid w:val="00670F01"/>
    <w:rsid w:val="00671C75"/>
    <w:rsid w:val="00672176"/>
    <w:rsid w:val="006725B3"/>
    <w:rsid w:val="0067380F"/>
    <w:rsid w:val="0067446B"/>
    <w:rsid w:val="006750EA"/>
    <w:rsid w:val="00675DB1"/>
    <w:rsid w:val="00676749"/>
    <w:rsid w:val="00676CC4"/>
    <w:rsid w:val="00677509"/>
    <w:rsid w:val="0068024A"/>
    <w:rsid w:val="0068029B"/>
    <w:rsid w:val="00680402"/>
    <w:rsid w:val="00681778"/>
    <w:rsid w:val="006842E2"/>
    <w:rsid w:val="00684E7D"/>
    <w:rsid w:val="006859E9"/>
    <w:rsid w:val="00686D59"/>
    <w:rsid w:val="006900D7"/>
    <w:rsid w:val="0069044D"/>
    <w:rsid w:val="00691962"/>
    <w:rsid w:val="00692188"/>
    <w:rsid w:val="00693A00"/>
    <w:rsid w:val="00693F6F"/>
    <w:rsid w:val="00694996"/>
    <w:rsid w:val="00694E30"/>
    <w:rsid w:val="0069570F"/>
    <w:rsid w:val="00695D54"/>
    <w:rsid w:val="0069629F"/>
    <w:rsid w:val="00696E14"/>
    <w:rsid w:val="00697417"/>
    <w:rsid w:val="00697727"/>
    <w:rsid w:val="006978A9"/>
    <w:rsid w:val="006A003E"/>
    <w:rsid w:val="006A10DA"/>
    <w:rsid w:val="006A1358"/>
    <w:rsid w:val="006A2DCA"/>
    <w:rsid w:val="006A2F37"/>
    <w:rsid w:val="006A3309"/>
    <w:rsid w:val="006A3D23"/>
    <w:rsid w:val="006A4B53"/>
    <w:rsid w:val="006A5142"/>
    <w:rsid w:val="006A648C"/>
    <w:rsid w:val="006A6A80"/>
    <w:rsid w:val="006A6C0A"/>
    <w:rsid w:val="006A7758"/>
    <w:rsid w:val="006B0C57"/>
    <w:rsid w:val="006B146D"/>
    <w:rsid w:val="006B14B5"/>
    <w:rsid w:val="006B2879"/>
    <w:rsid w:val="006B3F8A"/>
    <w:rsid w:val="006B4C16"/>
    <w:rsid w:val="006B54BA"/>
    <w:rsid w:val="006B54CD"/>
    <w:rsid w:val="006B5608"/>
    <w:rsid w:val="006C2D6D"/>
    <w:rsid w:val="006C2EC2"/>
    <w:rsid w:val="006C4F9E"/>
    <w:rsid w:val="006C56FC"/>
    <w:rsid w:val="006D0619"/>
    <w:rsid w:val="006D22F5"/>
    <w:rsid w:val="006D5014"/>
    <w:rsid w:val="006D6383"/>
    <w:rsid w:val="006D6926"/>
    <w:rsid w:val="006E2C15"/>
    <w:rsid w:val="006E5C1C"/>
    <w:rsid w:val="006E5F4B"/>
    <w:rsid w:val="006E675F"/>
    <w:rsid w:val="006E6C51"/>
    <w:rsid w:val="006E6CFA"/>
    <w:rsid w:val="006E6ED3"/>
    <w:rsid w:val="006E7C43"/>
    <w:rsid w:val="006F09D0"/>
    <w:rsid w:val="006F158D"/>
    <w:rsid w:val="006F1986"/>
    <w:rsid w:val="006F1EFF"/>
    <w:rsid w:val="006F21BD"/>
    <w:rsid w:val="006F27B6"/>
    <w:rsid w:val="006F2E57"/>
    <w:rsid w:val="006F34E3"/>
    <w:rsid w:val="006F3578"/>
    <w:rsid w:val="006F56E4"/>
    <w:rsid w:val="006F6CFF"/>
    <w:rsid w:val="006F7C7B"/>
    <w:rsid w:val="0070075C"/>
    <w:rsid w:val="00701140"/>
    <w:rsid w:val="007018EF"/>
    <w:rsid w:val="00702849"/>
    <w:rsid w:val="00703D2F"/>
    <w:rsid w:val="0070465F"/>
    <w:rsid w:val="00704C0F"/>
    <w:rsid w:val="00705314"/>
    <w:rsid w:val="0070563D"/>
    <w:rsid w:val="007065D9"/>
    <w:rsid w:val="00707EBF"/>
    <w:rsid w:val="00712BF8"/>
    <w:rsid w:val="0071337B"/>
    <w:rsid w:val="0071338B"/>
    <w:rsid w:val="00713B51"/>
    <w:rsid w:val="00713E0D"/>
    <w:rsid w:val="0071482D"/>
    <w:rsid w:val="007167B9"/>
    <w:rsid w:val="00716919"/>
    <w:rsid w:val="0072134C"/>
    <w:rsid w:val="00721FF0"/>
    <w:rsid w:val="00724C61"/>
    <w:rsid w:val="00725826"/>
    <w:rsid w:val="007269C1"/>
    <w:rsid w:val="0072732B"/>
    <w:rsid w:val="00727E32"/>
    <w:rsid w:val="00731978"/>
    <w:rsid w:val="00732985"/>
    <w:rsid w:val="0073341D"/>
    <w:rsid w:val="0073349F"/>
    <w:rsid w:val="00734015"/>
    <w:rsid w:val="0073452C"/>
    <w:rsid w:val="00734903"/>
    <w:rsid w:val="00736BA2"/>
    <w:rsid w:val="00737272"/>
    <w:rsid w:val="00737EC6"/>
    <w:rsid w:val="00740839"/>
    <w:rsid w:val="00741D5F"/>
    <w:rsid w:val="00742AEA"/>
    <w:rsid w:val="007457C0"/>
    <w:rsid w:val="00746430"/>
    <w:rsid w:val="00750885"/>
    <w:rsid w:val="007522D2"/>
    <w:rsid w:val="00752F1C"/>
    <w:rsid w:val="007560CD"/>
    <w:rsid w:val="0075727E"/>
    <w:rsid w:val="007574CD"/>
    <w:rsid w:val="00760D45"/>
    <w:rsid w:val="00760D7F"/>
    <w:rsid w:val="007612AA"/>
    <w:rsid w:val="007614D8"/>
    <w:rsid w:val="007621D0"/>
    <w:rsid w:val="00762C75"/>
    <w:rsid w:val="00764617"/>
    <w:rsid w:val="00764CDE"/>
    <w:rsid w:val="0076530D"/>
    <w:rsid w:val="00765936"/>
    <w:rsid w:val="00766C82"/>
    <w:rsid w:val="007675BF"/>
    <w:rsid w:val="0077139A"/>
    <w:rsid w:val="007715E6"/>
    <w:rsid w:val="00774BF5"/>
    <w:rsid w:val="00775B75"/>
    <w:rsid w:val="00776B4D"/>
    <w:rsid w:val="00776DDA"/>
    <w:rsid w:val="00777EBB"/>
    <w:rsid w:val="007802C9"/>
    <w:rsid w:val="00781E20"/>
    <w:rsid w:val="00782A42"/>
    <w:rsid w:val="007849E5"/>
    <w:rsid w:val="00785DD2"/>
    <w:rsid w:val="0078751E"/>
    <w:rsid w:val="00787A2C"/>
    <w:rsid w:val="007909AC"/>
    <w:rsid w:val="007914E6"/>
    <w:rsid w:val="007919AB"/>
    <w:rsid w:val="0079228B"/>
    <w:rsid w:val="00792668"/>
    <w:rsid w:val="00792746"/>
    <w:rsid w:val="00792932"/>
    <w:rsid w:val="00792BDE"/>
    <w:rsid w:val="00792C00"/>
    <w:rsid w:val="00793D40"/>
    <w:rsid w:val="00793D82"/>
    <w:rsid w:val="00793DDC"/>
    <w:rsid w:val="00794455"/>
    <w:rsid w:val="007947EB"/>
    <w:rsid w:val="0079576D"/>
    <w:rsid w:val="007A02FF"/>
    <w:rsid w:val="007A0745"/>
    <w:rsid w:val="007A21F6"/>
    <w:rsid w:val="007A27BF"/>
    <w:rsid w:val="007A27FA"/>
    <w:rsid w:val="007A28E3"/>
    <w:rsid w:val="007A5CE8"/>
    <w:rsid w:val="007A6D64"/>
    <w:rsid w:val="007B059C"/>
    <w:rsid w:val="007B0846"/>
    <w:rsid w:val="007B0961"/>
    <w:rsid w:val="007B2AB7"/>
    <w:rsid w:val="007B3328"/>
    <w:rsid w:val="007B562C"/>
    <w:rsid w:val="007B71FC"/>
    <w:rsid w:val="007C06B6"/>
    <w:rsid w:val="007C0BCB"/>
    <w:rsid w:val="007C0C3C"/>
    <w:rsid w:val="007C2932"/>
    <w:rsid w:val="007C2A97"/>
    <w:rsid w:val="007C76A5"/>
    <w:rsid w:val="007C78CE"/>
    <w:rsid w:val="007D301C"/>
    <w:rsid w:val="007D314D"/>
    <w:rsid w:val="007D3BB4"/>
    <w:rsid w:val="007D48F8"/>
    <w:rsid w:val="007D49C9"/>
    <w:rsid w:val="007D4A2C"/>
    <w:rsid w:val="007D5A38"/>
    <w:rsid w:val="007E3072"/>
    <w:rsid w:val="007E3B29"/>
    <w:rsid w:val="007E3BB1"/>
    <w:rsid w:val="007E50D7"/>
    <w:rsid w:val="007F25A2"/>
    <w:rsid w:val="008000A5"/>
    <w:rsid w:val="00800C2D"/>
    <w:rsid w:val="00800F3E"/>
    <w:rsid w:val="008026B5"/>
    <w:rsid w:val="008035AA"/>
    <w:rsid w:val="008055E8"/>
    <w:rsid w:val="008069EF"/>
    <w:rsid w:val="0080700B"/>
    <w:rsid w:val="008124DA"/>
    <w:rsid w:val="0081287E"/>
    <w:rsid w:val="00812939"/>
    <w:rsid w:val="00813027"/>
    <w:rsid w:val="00813591"/>
    <w:rsid w:val="00814153"/>
    <w:rsid w:val="00814897"/>
    <w:rsid w:val="00815C90"/>
    <w:rsid w:val="00816451"/>
    <w:rsid w:val="008172EF"/>
    <w:rsid w:val="00817C38"/>
    <w:rsid w:val="00817E5F"/>
    <w:rsid w:val="00820078"/>
    <w:rsid w:val="00821FE7"/>
    <w:rsid w:val="00822B5C"/>
    <w:rsid w:val="00822D6D"/>
    <w:rsid w:val="00822F1A"/>
    <w:rsid w:val="008235C9"/>
    <w:rsid w:val="008235CE"/>
    <w:rsid w:val="00824A66"/>
    <w:rsid w:val="0082580C"/>
    <w:rsid w:val="008273B0"/>
    <w:rsid w:val="00831AF5"/>
    <w:rsid w:val="008325F5"/>
    <w:rsid w:val="00835E13"/>
    <w:rsid w:val="00836C38"/>
    <w:rsid w:val="0084014F"/>
    <w:rsid w:val="00840234"/>
    <w:rsid w:val="00841D4F"/>
    <w:rsid w:val="0084391B"/>
    <w:rsid w:val="00844B18"/>
    <w:rsid w:val="00845833"/>
    <w:rsid w:val="00846DEC"/>
    <w:rsid w:val="008472AF"/>
    <w:rsid w:val="008519E0"/>
    <w:rsid w:val="008521BB"/>
    <w:rsid w:val="008521DC"/>
    <w:rsid w:val="0085232A"/>
    <w:rsid w:val="0085282D"/>
    <w:rsid w:val="008530FE"/>
    <w:rsid w:val="008549A4"/>
    <w:rsid w:val="008574EF"/>
    <w:rsid w:val="00860B1E"/>
    <w:rsid w:val="00860ED0"/>
    <w:rsid w:val="00863AA6"/>
    <w:rsid w:val="00864A0D"/>
    <w:rsid w:val="00865539"/>
    <w:rsid w:val="008661D0"/>
    <w:rsid w:val="00866367"/>
    <w:rsid w:val="0086650F"/>
    <w:rsid w:val="008670F3"/>
    <w:rsid w:val="008721FC"/>
    <w:rsid w:val="008726AB"/>
    <w:rsid w:val="008729E8"/>
    <w:rsid w:val="00874220"/>
    <w:rsid w:val="00874F32"/>
    <w:rsid w:val="00875808"/>
    <w:rsid w:val="00876869"/>
    <w:rsid w:val="00881BBC"/>
    <w:rsid w:val="00882132"/>
    <w:rsid w:val="00885069"/>
    <w:rsid w:val="0088563B"/>
    <w:rsid w:val="00890497"/>
    <w:rsid w:val="008906B1"/>
    <w:rsid w:val="00890787"/>
    <w:rsid w:val="00890833"/>
    <w:rsid w:val="008914A2"/>
    <w:rsid w:val="0089180B"/>
    <w:rsid w:val="008918D6"/>
    <w:rsid w:val="00891FD0"/>
    <w:rsid w:val="0089262F"/>
    <w:rsid w:val="00892BCB"/>
    <w:rsid w:val="008951CA"/>
    <w:rsid w:val="00895CB9"/>
    <w:rsid w:val="008973D9"/>
    <w:rsid w:val="008A0613"/>
    <w:rsid w:val="008A1F08"/>
    <w:rsid w:val="008A393B"/>
    <w:rsid w:val="008A3951"/>
    <w:rsid w:val="008A3C00"/>
    <w:rsid w:val="008A40C7"/>
    <w:rsid w:val="008A5135"/>
    <w:rsid w:val="008A6EBE"/>
    <w:rsid w:val="008A73AB"/>
    <w:rsid w:val="008A7BDA"/>
    <w:rsid w:val="008A7C2E"/>
    <w:rsid w:val="008A7D8F"/>
    <w:rsid w:val="008A7F8E"/>
    <w:rsid w:val="008B042B"/>
    <w:rsid w:val="008B082E"/>
    <w:rsid w:val="008B1FAF"/>
    <w:rsid w:val="008B2B11"/>
    <w:rsid w:val="008B2EA1"/>
    <w:rsid w:val="008B3BD1"/>
    <w:rsid w:val="008B43E8"/>
    <w:rsid w:val="008B517C"/>
    <w:rsid w:val="008B51C3"/>
    <w:rsid w:val="008B6BB4"/>
    <w:rsid w:val="008B7132"/>
    <w:rsid w:val="008B75ED"/>
    <w:rsid w:val="008C04DB"/>
    <w:rsid w:val="008C0513"/>
    <w:rsid w:val="008C1855"/>
    <w:rsid w:val="008C1ACE"/>
    <w:rsid w:val="008C1BF6"/>
    <w:rsid w:val="008C21F6"/>
    <w:rsid w:val="008C2701"/>
    <w:rsid w:val="008C2A2D"/>
    <w:rsid w:val="008C2AB4"/>
    <w:rsid w:val="008C2DC0"/>
    <w:rsid w:val="008C302B"/>
    <w:rsid w:val="008C3222"/>
    <w:rsid w:val="008C3825"/>
    <w:rsid w:val="008C38A0"/>
    <w:rsid w:val="008C5646"/>
    <w:rsid w:val="008C7A6B"/>
    <w:rsid w:val="008D075D"/>
    <w:rsid w:val="008D2048"/>
    <w:rsid w:val="008D3B13"/>
    <w:rsid w:val="008D56D8"/>
    <w:rsid w:val="008D66FB"/>
    <w:rsid w:val="008D6D53"/>
    <w:rsid w:val="008E1D5A"/>
    <w:rsid w:val="008E2C8E"/>
    <w:rsid w:val="008E2D15"/>
    <w:rsid w:val="008E69B0"/>
    <w:rsid w:val="008E7616"/>
    <w:rsid w:val="008E7A24"/>
    <w:rsid w:val="008F0C38"/>
    <w:rsid w:val="008F1BA3"/>
    <w:rsid w:val="008F1C31"/>
    <w:rsid w:val="008F2942"/>
    <w:rsid w:val="008F29FF"/>
    <w:rsid w:val="008F2A65"/>
    <w:rsid w:val="008F318E"/>
    <w:rsid w:val="008F59B4"/>
    <w:rsid w:val="009007BD"/>
    <w:rsid w:val="0090105D"/>
    <w:rsid w:val="009016D9"/>
    <w:rsid w:val="00901AE3"/>
    <w:rsid w:val="00901FEE"/>
    <w:rsid w:val="009024BE"/>
    <w:rsid w:val="009029D3"/>
    <w:rsid w:val="009032ED"/>
    <w:rsid w:val="00903982"/>
    <w:rsid w:val="00903B35"/>
    <w:rsid w:val="00903E32"/>
    <w:rsid w:val="00906CDA"/>
    <w:rsid w:val="00907367"/>
    <w:rsid w:val="009077AA"/>
    <w:rsid w:val="00907B0E"/>
    <w:rsid w:val="009104CA"/>
    <w:rsid w:val="00911ECD"/>
    <w:rsid w:val="00912462"/>
    <w:rsid w:val="009124F6"/>
    <w:rsid w:val="00912786"/>
    <w:rsid w:val="009127FD"/>
    <w:rsid w:val="00912D5E"/>
    <w:rsid w:val="00912F62"/>
    <w:rsid w:val="0091496D"/>
    <w:rsid w:val="0091498D"/>
    <w:rsid w:val="0091507F"/>
    <w:rsid w:val="00916B44"/>
    <w:rsid w:val="00920CD2"/>
    <w:rsid w:val="00920E76"/>
    <w:rsid w:val="009211DB"/>
    <w:rsid w:val="00924BEB"/>
    <w:rsid w:val="00924FBE"/>
    <w:rsid w:val="009251AF"/>
    <w:rsid w:val="00925C6F"/>
    <w:rsid w:val="00925CF7"/>
    <w:rsid w:val="00927522"/>
    <w:rsid w:val="00927FBF"/>
    <w:rsid w:val="00930AE2"/>
    <w:rsid w:val="00932AD2"/>
    <w:rsid w:val="00933061"/>
    <w:rsid w:val="00933D6B"/>
    <w:rsid w:val="00933F2F"/>
    <w:rsid w:val="009344E9"/>
    <w:rsid w:val="00934A5C"/>
    <w:rsid w:val="0093566D"/>
    <w:rsid w:val="0093586D"/>
    <w:rsid w:val="00935EE6"/>
    <w:rsid w:val="00935FB0"/>
    <w:rsid w:val="0093655C"/>
    <w:rsid w:val="00937130"/>
    <w:rsid w:val="00937560"/>
    <w:rsid w:val="00937B2D"/>
    <w:rsid w:val="00940D82"/>
    <w:rsid w:val="00941A21"/>
    <w:rsid w:val="009439BF"/>
    <w:rsid w:val="00943F03"/>
    <w:rsid w:val="009450EA"/>
    <w:rsid w:val="00945BE9"/>
    <w:rsid w:val="00950387"/>
    <w:rsid w:val="00953CEC"/>
    <w:rsid w:val="00954C61"/>
    <w:rsid w:val="00954DFF"/>
    <w:rsid w:val="00955007"/>
    <w:rsid w:val="00955485"/>
    <w:rsid w:val="009572F6"/>
    <w:rsid w:val="0095750A"/>
    <w:rsid w:val="0095765E"/>
    <w:rsid w:val="00957CB3"/>
    <w:rsid w:val="00960D6C"/>
    <w:rsid w:val="0096109A"/>
    <w:rsid w:val="009674C5"/>
    <w:rsid w:val="00974411"/>
    <w:rsid w:val="00974C38"/>
    <w:rsid w:val="0097509B"/>
    <w:rsid w:val="0097572D"/>
    <w:rsid w:val="00976744"/>
    <w:rsid w:val="009778F6"/>
    <w:rsid w:val="00977D2E"/>
    <w:rsid w:val="009829A0"/>
    <w:rsid w:val="00982AEE"/>
    <w:rsid w:val="009847F9"/>
    <w:rsid w:val="00986A7A"/>
    <w:rsid w:val="00990239"/>
    <w:rsid w:val="00990358"/>
    <w:rsid w:val="00992B46"/>
    <w:rsid w:val="00992C0B"/>
    <w:rsid w:val="009938BD"/>
    <w:rsid w:val="00995900"/>
    <w:rsid w:val="00996336"/>
    <w:rsid w:val="00996E29"/>
    <w:rsid w:val="0099705C"/>
    <w:rsid w:val="00997180"/>
    <w:rsid w:val="00997612"/>
    <w:rsid w:val="00997BF2"/>
    <w:rsid w:val="009A0BA3"/>
    <w:rsid w:val="009A1147"/>
    <w:rsid w:val="009A176E"/>
    <w:rsid w:val="009A3535"/>
    <w:rsid w:val="009A4A77"/>
    <w:rsid w:val="009A5CA1"/>
    <w:rsid w:val="009A67E2"/>
    <w:rsid w:val="009A6EF2"/>
    <w:rsid w:val="009B0EA5"/>
    <w:rsid w:val="009B1B43"/>
    <w:rsid w:val="009B1D73"/>
    <w:rsid w:val="009B22EA"/>
    <w:rsid w:val="009B45CC"/>
    <w:rsid w:val="009B5A26"/>
    <w:rsid w:val="009B5F9D"/>
    <w:rsid w:val="009B622B"/>
    <w:rsid w:val="009B6603"/>
    <w:rsid w:val="009B7DC7"/>
    <w:rsid w:val="009C0436"/>
    <w:rsid w:val="009C2906"/>
    <w:rsid w:val="009C2DA8"/>
    <w:rsid w:val="009C5191"/>
    <w:rsid w:val="009C6940"/>
    <w:rsid w:val="009C6A99"/>
    <w:rsid w:val="009C76B7"/>
    <w:rsid w:val="009C7EF5"/>
    <w:rsid w:val="009D168C"/>
    <w:rsid w:val="009D2616"/>
    <w:rsid w:val="009D2DCB"/>
    <w:rsid w:val="009D360D"/>
    <w:rsid w:val="009D3F3B"/>
    <w:rsid w:val="009D4CB0"/>
    <w:rsid w:val="009D5A38"/>
    <w:rsid w:val="009D717D"/>
    <w:rsid w:val="009D7535"/>
    <w:rsid w:val="009E0EC5"/>
    <w:rsid w:val="009E1568"/>
    <w:rsid w:val="009E2588"/>
    <w:rsid w:val="009E3054"/>
    <w:rsid w:val="009E503F"/>
    <w:rsid w:val="009E5CB4"/>
    <w:rsid w:val="009E711E"/>
    <w:rsid w:val="009E75E2"/>
    <w:rsid w:val="009E79F6"/>
    <w:rsid w:val="009F0B47"/>
    <w:rsid w:val="009F1F56"/>
    <w:rsid w:val="009F23BA"/>
    <w:rsid w:val="009F3520"/>
    <w:rsid w:val="009F440C"/>
    <w:rsid w:val="009F4CAB"/>
    <w:rsid w:val="009F6D64"/>
    <w:rsid w:val="009F725B"/>
    <w:rsid w:val="00A03801"/>
    <w:rsid w:val="00A03BB5"/>
    <w:rsid w:val="00A03BBA"/>
    <w:rsid w:val="00A03D95"/>
    <w:rsid w:val="00A041EC"/>
    <w:rsid w:val="00A0469D"/>
    <w:rsid w:val="00A063F6"/>
    <w:rsid w:val="00A10451"/>
    <w:rsid w:val="00A11B52"/>
    <w:rsid w:val="00A11D0C"/>
    <w:rsid w:val="00A12AAB"/>
    <w:rsid w:val="00A132E0"/>
    <w:rsid w:val="00A13EDF"/>
    <w:rsid w:val="00A1547F"/>
    <w:rsid w:val="00A15649"/>
    <w:rsid w:val="00A15A98"/>
    <w:rsid w:val="00A16FA2"/>
    <w:rsid w:val="00A170BF"/>
    <w:rsid w:val="00A203E5"/>
    <w:rsid w:val="00A20DA8"/>
    <w:rsid w:val="00A23055"/>
    <w:rsid w:val="00A23325"/>
    <w:rsid w:val="00A27101"/>
    <w:rsid w:val="00A302B1"/>
    <w:rsid w:val="00A320A3"/>
    <w:rsid w:val="00A34039"/>
    <w:rsid w:val="00A343D5"/>
    <w:rsid w:val="00A34C54"/>
    <w:rsid w:val="00A35B37"/>
    <w:rsid w:val="00A35E86"/>
    <w:rsid w:val="00A36E53"/>
    <w:rsid w:val="00A37439"/>
    <w:rsid w:val="00A37C6F"/>
    <w:rsid w:val="00A41338"/>
    <w:rsid w:val="00A4160E"/>
    <w:rsid w:val="00A42407"/>
    <w:rsid w:val="00A426A8"/>
    <w:rsid w:val="00A42B6F"/>
    <w:rsid w:val="00A42CF6"/>
    <w:rsid w:val="00A43525"/>
    <w:rsid w:val="00A43D5C"/>
    <w:rsid w:val="00A43ED9"/>
    <w:rsid w:val="00A45304"/>
    <w:rsid w:val="00A455A1"/>
    <w:rsid w:val="00A46315"/>
    <w:rsid w:val="00A4783B"/>
    <w:rsid w:val="00A479E4"/>
    <w:rsid w:val="00A5024C"/>
    <w:rsid w:val="00A50B7E"/>
    <w:rsid w:val="00A5104F"/>
    <w:rsid w:val="00A5110B"/>
    <w:rsid w:val="00A512EC"/>
    <w:rsid w:val="00A51374"/>
    <w:rsid w:val="00A548B1"/>
    <w:rsid w:val="00A54B91"/>
    <w:rsid w:val="00A54C9F"/>
    <w:rsid w:val="00A55B80"/>
    <w:rsid w:val="00A600D2"/>
    <w:rsid w:val="00A6077C"/>
    <w:rsid w:val="00A61222"/>
    <w:rsid w:val="00A6170B"/>
    <w:rsid w:val="00A6256B"/>
    <w:rsid w:val="00A630E6"/>
    <w:rsid w:val="00A63576"/>
    <w:rsid w:val="00A63E6B"/>
    <w:rsid w:val="00A645D5"/>
    <w:rsid w:val="00A6655A"/>
    <w:rsid w:val="00A6746C"/>
    <w:rsid w:val="00A67B38"/>
    <w:rsid w:val="00A71EC3"/>
    <w:rsid w:val="00A729F1"/>
    <w:rsid w:val="00A73FFE"/>
    <w:rsid w:val="00A742A2"/>
    <w:rsid w:val="00A7460A"/>
    <w:rsid w:val="00A75232"/>
    <w:rsid w:val="00A76ED9"/>
    <w:rsid w:val="00A779AE"/>
    <w:rsid w:val="00A77AD4"/>
    <w:rsid w:val="00A801AB"/>
    <w:rsid w:val="00A8229E"/>
    <w:rsid w:val="00A82969"/>
    <w:rsid w:val="00A82A22"/>
    <w:rsid w:val="00A82A37"/>
    <w:rsid w:val="00A83901"/>
    <w:rsid w:val="00A85A50"/>
    <w:rsid w:val="00A87036"/>
    <w:rsid w:val="00A87DFA"/>
    <w:rsid w:val="00A87EBE"/>
    <w:rsid w:val="00A90206"/>
    <w:rsid w:val="00A90E27"/>
    <w:rsid w:val="00A914F6"/>
    <w:rsid w:val="00A92315"/>
    <w:rsid w:val="00A92414"/>
    <w:rsid w:val="00A92768"/>
    <w:rsid w:val="00A92BDA"/>
    <w:rsid w:val="00A935AE"/>
    <w:rsid w:val="00A94292"/>
    <w:rsid w:val="00A944A0"/>
    <w:rsid w:val="00A97490"/>
    <w:rsid w:val="00A9771B"/>
    <w:rsid w:val="00A97DEE"/>
    <w:rsid w:val="00AA0FEB"/>
    <w:rsid w:val="00AA1A38"/>
    <w:rsid w:val="00AA23CD"/>
    <w:rsid w:val="00AA2D1F"/>
    <w:rsid w:val="00AA2F08"/>
    <w:rsid w:val="00AA5656"/>
    <w:rsid w:val="00AA66B9"/>
    <w:rsid w:val="00AA68C2"/>
    <w:rsid w:val="00AA6FA9"/>
    <w:rsid w:val="00AA7BAE"/>
    <w:rsid w:val="00AB20C7"/>
    <w:rsid w:val="00AB215E"/>
    <w:rsid w:val="00AB29D2"/>
    <w:rsid w:val="00AB3B24"/>
    <w:rsid w:val="00AB3C47"/>
    <w:rsid w:val="00AB45BA"/>
    <w:rsid w:val="00AB4B47"/>
    <w:rsid w:val="00AB5236"/>
    <w:rsid w:val="00AB53ED"/>
    <w:rsid w:val="00AB70AC"/>
    <w:rsid w:val="00AC00ED"/>
    <w:rsid w:val="00AC0220"/>
    <w:rsid w:val="00AC4A89"/>
    <w:rsid w:val="00AC57F7"/>
    <w:rsid w:val="00AD0687"/>
    <w:rsid w:val="00AD2755"/>
    <w:rsid w:val="00AD3DB8"/>
    <w:rsid w:val="00AE116F"/>
    <w:rsid w:val="00AE1934"/>
    <w:rsid w:val="00AE1B2A"/>
    <w:rsid w:val="00AE25A3"/>
    <w:rsid w:val="00AE31E2"/>
    <w:rsid w:val="00AE3ACA"/>
    <w:rsid w:val="00AE3EAA"/>
    <w:rsid w:val="00AE4618"/>
    <w:rsid w:val="00AE5709"/>
    <w:rsid w:val="00AE7F0A"/>
    <w:rsid w:val="00AE7F74"/>
    <w:rsid w:val="00AF02D3"/>
    <w:rsid w:val="00AF0989"/>
    <w:rsid w:val="00AF0F26"/>
    <w:rsid w:val="00AF16C0"/>
    <w:rsid w:val="00AF18D5"/>
    <w:rsid w:val="00AF3975"/>
    <w:rsid w:val="00AF42A8"/>
    <w:rsid w:val="00AF4BED"/>
    <w:rsid w:val="00AF5599"/>
    <w:rsid w:val="00AF7C30"/>
    <w:rsid w:val="00B00EBE"/>
    <w:rsid w:val="00B030DA"/>
    <w:rsid w:val="00B034AA"/>
    <w:rsid w:val="00B037A4"/>
    <w:rsid w:val="00B03B27"/>
    <w:rsid w:val="00B04B9E"/>
    <w:rsid w:val="00B05206"/>
    <w:rsid w:val="00B05559"/>
    <w:rsid w:val="00B069B3"/>
    <w:rsid w:val="00B105C5"/>
    <w:rsid w:val="00B10961"/>
    <w:rsid w:val="00B10BF5"/>
    <w:rsid w:val="00B11BB0"/>
    <w:rsid w:val="00B120CB"/>
    <w:rsid w:val="00B154F5"/>
    <w:rsid w:val="00B158FE"/>
    <w:rsid w:val="00B15FBD"/>
    <w:rsid w:val="00B17BA0"/>
    <w:rsid w:val="00B17D11"/>
    <w:rsid w:val="00B200BD"/>
    <w:rsid w:val="00B22338"/>
    <w:rsid w:val="00B232A5"/>
    <w:rsid w:val="00B246B2"/>
    <w:rsid w:val="00B24F14"/>
    <w:rsid w:val="00B24FBC"/>
    <w:rsid w:val="00B2581B"/>
    <w:rsid w:val="00B26060"/>
    <w:rsid w:val="00B27A63"/>
    <w:rsid w:val="00B3067F"/>
    <w:rsid w:val="00B30AC2"/>
    <w:rsid w:val="00B311C9"/>
    <w:rsid w:val="00B3131B"/>
    <w:rsid w:val="00B31F07"/>
    <w:rsid w:val="00B32752"/>
    <w:rsid w:val="00B33212"/>
    <w:rsid w:val="00B346D8"/>
    <w:rsid w:val="00B34946"/>
    <w:rsid w:val="00B355AC"/>
    <w:rsid w:val="00B3566A"/>
    <w:rsid w:val="00B35B9D"/>
    <w:rsid w:val="00B35CEA"/>
    <w:rsid w:val="00B362A8"/>
    <w:rsid w:val="00B36A46"/>
    <w:rsid w:val="00B37408"/>
    <w:rsid w:val="00B374BE"/>
    <w:rsid w:val="00B37BCD"/>
    <w:rsid w:val="00B40B6B"/>
    <w:rsid w:val="00B40C6F"/>
    <w:rsid w:val="00B41198"/>
    <w:rsid w:val="00B43071"/>
    <w:rsid w:val="00B4498C"/>
    <w:rsid w:val="00B449F1"/>
    <w:rsid w:val="00B4658D"/>
    <w:rsid w:val="00B46DAC"/>
    <w:rsid w:val="00B47911"/>
    <w:rsid w:val="00B50E14"/>
    <w:rsid w:val="00B528FB"/>
    <w:rsid w:val="00B52F7B"/>
    <w:rsid w:val="00B5317E"/>
    <w:rsid w:val="00B55A18"/>
    <w:rsid w:val="00B60020"/>
    <w:rsid w:val="00B615A8"/>
    <w:rsid w:val="00B62E74"/>
    <w:rsid w:val="00B6302B"/>
    <w:rsid w:val="00B656FA"/>
    <w:rsid w:val="00B65AB2"/>
    <w:rsid w:val="00B65E15"/>
    <w:rsid w:val="00B6642A"/>
    <w:rsid w:val="00B66821"/>
    <w:rsid w:val="00B66996"/>
    <w:rsid w:val="00B704EC"/>
    <w:rsid w:val="00B70546"/>
    <w:rsid w:val="00B70A25"/>
    <w:rsid w:val="00B734D1"/>
    <w:rsid w:val="00B74F18"/>
    <w:rsid w:val="00B7567C"/>
    <w:rsid w:val="00B75BB8"/>
    <w:rsid w:val="00B75D78"/>
    <w:rsid w:val="00B7790B"/>
    <w:rsid w:val="00B82230"/>
    <w:rsid w:val="00B82CEE"/>
    <w:rsid w:val="00B83223"/>
    <w:rsid w:val="00B837F8"/>
    <w:rsid w:val="00B8413D"/>
    <w:rsid w:val="00B86987"/>
    <w:rsid w:val="00B87AB0"/>
    <w:rsid w:val="00B9048D"/>
    <w:rsid w:val="00B9114F"/>
    <w:rsid w:val="00B91350"/>
    <w:rsid w:val="00B927EE"/>
    <w:rsid w:val="00B92BF7"/>
    <w:rsid w:val="00B93B77"/>
    <w:rsid w:val="00B94615"/>
    <w:rsid w:val="00B95F56"/>
    <w:rsid w:val="00B96794"/>
    <w:rsid w:val="00B97232"/>
    <w:rsid w:val="00B974E6"/>
    <w:rsid w:val="00B97DA1"/>
    <w:rsid w:val="00BA1DBC"/>
    <w:rsid w:val="00BA23B6"/>
    <w:rsid w:val="00BA4D74"/>
    <w:rsid w:val="00BA4DF7"/>
    <w:rsid w:val="00BA5805"/>
    <w:rsid w:val="00BA5FC4"/>
    <w:rsid w:val="00BA780E"/>
    <w:rsid w:val="00BB03E0"/>
    <w:rsid w:val="00BB12A1"/>
    <w:rsid w:val="00BB13AE"/>
    <w:rsid w:val="00BB1C71"/>
    <w:rsid w:val="00BB2094"/>
    <w:rsid w:val="00BB22B7"/>
    <w:rsid w:val="00BB3492"/>
    <w:rsid w:val="00BB5D27"/>
    <w:rsid w:val="00BB6F06"/>
    <w:rsid w:val="00BC0A94"/>
    <w:rsid w:val="00BC4D3B"/>
    <w:rsid w:val="00BC5713"/>
    <w:rsid w:val="00BC5EC7"/>
    <w:rsid w:val="00BC77F4"/>
    <w:rsid w:val="00BD2D35"/>
    <w:rsid w:val="00BD3AC1"/>
    <w:rsid w:val="00BD4644"/>
    <w:rsid w:val="00BD64C3"/>
    <w:rsid w:val="00BD666C"/>
    <w:rsid w:val="00BE0B78"/>
    <w:rsid w:val="00BE1D39"/>
    <w:rsid w:val="00BE206E"/>
    <w:rsid w:val="00BE2243"/>
    <w:rsid w:val="00BE3499"/>
    <w:rsid w:val="00BE3A7E"/>
    <w:rsid w:val="00BE6A60"/>
    <w:rsid w:val="00BE6F3B"/>
    <w:rsid w:val="00BF0976"/>
    <w:rsid w:val="00BF13FE"/>
    <w:rsid w:val="00BF26E0"/>
    <w:rsid w:val="00BF3468"/>
    <w:rsid w:val="00BF3CAE"/>
    <w:rsid w:val="00BF444C"/>
    <w:rsid w:val="00BF62ED"/>
    <w:rsid w:val="00BF7DEF"/>
    <w:rsid w:val="00C00E6E"/>
    <w:rsid w:val="00C01F49"/>
    <w:rsid w:val="00C02BD3"/>
    <w:rsid w:val="00C02C69"/>
    <w:rsid w:val="00C03D78"/>
    <w:rsid w:val="00C12CDC"/>
    <w:rsid w:val="00C17066"/>
    <w:rsid w:val="00C17247"/>
    <w:rsid w:val="00C17323"/>
    <w:rsid w:val="00C20169"/>
    <w:rsid w:val="00C20A7B"/>
    <w:rsid w:val="00C20D9A"/>
    <w:rsid w:val="00C21F6B"/>
    <w:rsid w:val="00C22511"/>
    <w:rsid w:val="00C228B5"/>
    <w:rsid w:val="00C2389E"/>
    <w:rsid w:val="00C23D89"/>
    <w:rsid w:val="00C24BD4"/>
    <w:rsid w:val="00C26F5B"/>
    <w:rsid w:val="00C30D85"/>
    <w:rsid w:val="00C30EF7"/>
    <w:rsid w:val="00C329E6"/>
    <w:rsid w:val="00C32C1B"/>
    <w:rsid w:val="00C32E99"/>
    <w:rsid w:val="00C374C7"/>
    <w:rsid w:val="00C37944"/>
    <w:rsid w:val="00C4221D"/>
    <w:rsid w:val="00C45B0B"/>
    <w:rsid w:val="00C462EF"/>
    <w:rsid w:val="00C4769E"/>
    <w:rsid w:val="00C47B8C"/>
    <w:rsid w:val="00C50304"/>
    <w:rsid w:val="00C51B78"/>
    <w:rsid w:val="00C5226C"/>
    <w:rsid w:val="00C53826"/>
    <w:rsid w:val="00C53DC5"/>
    <w:rsid w:val="00C56716"/>
    <w:rsid w:val="00C57F6F"/>
    <w:rsid w:val="00C60362"/>
    <w:rsid w:val="00C6237A"/>
    <w:rsid w:val="00C62BFE"/>
    <w:rsid w:val="00C62FB7"/>
    <w:rsid w:val="00C63587"/>
    <w:rsid w:val="00C668F1"/>
    <w:rsid w:val="00C66B85"/>
    <w:rsid w:val="00C66F9C"/>
    <w:rsid w:val="00C67756"/>
    <w:rsid w:val="00C67835"/>
    <w:rsid w:val="00C7037C"/>
    <w:rsid w:val="00C706DA"/>
    <w:rsid w:val="00C70FA3"/>
    <w:rsid w:val="00C716AF"/>
    <w:rsid w:val="00C73BD6"/>
    <w:rsid w:val="00C74DCF"/>
    <w:rsid w:val="00C75BD5"/>
    <w:rsid w:val="00C7779A"/>
    <w:rsid w:val="00C81DCD"/>
    <w:rsid w:val="00C82369"/>
    <w:rsid w:val="00C82C06"/>
    <w:rsid w:val="00C846DD"/>
    <w:rsid w:val="00C85054"/>
    <w:rsid w:val="00C850E3"/>
    <w:rsid w:val="00C85E3A"/>
    <w:rsid w:val="00C86C74"/>
    <w:rsid w:val="00C86D85"/>
    <w:rsid w:val="00C86EA7"/>
    <w:rsid w:val="00C87994"/>
    <w:rsid w:val="00C90C12"/>
    <w:rsid w:val="00C90FBD"/>
    <w:rsid w:val="00C924F0"/>
    <w:rsid w:val="00C938CA"/>
    <w:rsid w:val="00C942B0"/>
    <w:rsid w:val="00C948B8"/>
    <w:rsid w:val="00C96392"/>
    <w:rsid w:val="00CA10B2"/>
    <w:rsid w:val="00CA1601"/>
    <w:rsid w:val="00CA1C2C"/>
    <w:rsid w:val="00CA20CF"/>
    <w:rsid w:val="00CA2D3C"/>
    <w:rsid w:val="00CA37B0"/>
    <w:rsid w:val="00CA3859"/>
    <w:rsid w:val="00CA5FAB"/>
    <w:rsid w:val="00CA663A"/>
    <w:rsid w:val="00CA7A09"/>
    <w:rsid w:val="00CB2154"/>
    <w:rsid w:val="00CB2CBF"/>
    <w:rsid w:val="00CB334A"/>
    <w:rsid w:val="00CB38DE"/>
    <w:rsid w:val="00CB558B"/>
    <w:rsid w:val="00CB5654"/>
    <w:rsid w:val="00CB5DEF"/>
    <w:rsid w:val="00CB6331"/>
    <w:rsid w:val="00CB6E05"/>
    <w:rsid w:val="00CB7468"/>
    <w:rsid w:val="00CC0580"/>
    <w:rsid w:val="00CC0698"/>
    <w:rsid w:val="00CC2897"/>
    <w:rsid w:val="00CC2F38"/>
    <w:rsid w:val="00CC4170"/>
    <w:rsid w:val="00CC4A3B"/>
    <w:rsid w:val="00CC4F47"/>
    <w:rsid w:val="00CC5A82"/>
    <w:rsid w:val="00CC5BAB"/>
    <w:rsid w:val="00CC5EF8"/>
    <w:rsid w:val="00CC618B"/>
    <w:rsid w:val="00CC63CC"/>
    <w:rsid w:val="00CC7E68"/>
    <w:rsid w:val="00CD0913"/>
    <w:rsid w:val="00CD30B8"/>
    <w:rsid w:val="00CD30EB"/>
    <w:rsid w:val="00CD3FFD"/>
    <w:rsid w:val="00CD68DB"/>
    <w:rsid w:val="00CD6D56"/>
    <w:rsid w:val="00CD7824"/>
    <w:rsid w:val="00CE06BB"/>
    <w:rsid w:val="00CE16EA"/>
    <w:rsid w:val="00CE1AC1"/>
    <w:rsid w:val="00CE2209"/>
    <w:rsid w:val="00CE308A"/>
    <w:rsid w:val="00CE3B5D"/>
    <w:rsid w:val="00CE5071"/>
    <w:rsid w:val="00CE69E7"/>
    <w:rsid w:val="00CF0200"/>
    <w:rsid w:val="00CF0ABF"/>
    <w:rsid w:val="00CF1B56"/>
    <w:rsid w:val="00CF200D"/>
    <w:rsid w:val="00CF2C65"/>
    <w:rsid w:val="00CF342C"/>
    <w:rsid w:val="00CF39B7"/>
    <w:rsid w:val="00CF5A41"/>
    <w:rsid w:val="00CF61A1"/>
    <w:rsid w:val="00CF6CA4"/>
    <w:rsid w:val="00D01775"/>
    <w:rsid w:val="00D01B63"/>
    <w:rsid w:val="00D03283"/>
    <w:rsid w:val="00D03D58"/>
    <w:rsid w:val="00D03D96"/>
    <w:rsid w:val="00D04A8F"/>
    <w:rsid w:val="00D05A39"/>
    <w:rsid w:val="00D06ABD"/>
    <w:rsid w:val="00D101C3"/>
    <w:rsid w:val="00D111CD"/>
    <w:rsid w:val="00D1281A"/>
    <w:rsid w:val="00D1328E"/>
    <w:rsid w:val="00D13330"/>
    <w:rsid w:val="00D13C70"/>
    <w:rsid w:val="00D165D6"/>
    <w:rsid w:val="00D2113E"/>
    <w:rsid w:val="00D21458"/>
    <w:rsid w:val="00D217BC"/>
    <w:rsid w:val="00D22ABE"/>
    <w:rsid w:val="00D24B02"/>
    <w:rsid w:val="00D25972"/>
    <w:rsid w:val="00D25E01"/>
    <w:rsid w:val="00D26D9D"/>
    <w:rsid w:val="00D30E68"/>
    <w:rsid w:val="00D32063"/>
    <w:rsid w:val="00D33907"/>
    <w:rsid w:val="00D33CE3"/>
    <w:rsid w:val="00D34866"/>
    <w:rsid w:val="00D35407"/>
    <w:rsid w:val="00D35DB0"/>
    <w:rsid w:val="00D36853"/>
    <w:rsid w:val="00D4173A"/>
    <w:rsid w:val="00D41B57"/>
    <w:rsid w:val="00D41FE1"/>
    <w:rsid w:val="00D4315B"/>
    <w:rsid w:val="00D434AC"/>
    <w:rsid w:val="00D43E3E"/>
    <w:rsid w:val="00D446C3"/>
    <w:rsid w:val="00D47FD3"/>
    <w:rsid w:val="00D50EAE"/>
    <w:rsid w:val="00D516DF"/>
    <w:rsid w:val="00D572DE"/>
    <w:rsid w:val="00D57A95"/>
    <w:rsid w:val="00D61EBF"/>
    <w:rsid w:val="00D626B1"/>
    <w:rsid w:val="00D635AB"/>
    <w:rsid w:val="00D63D02"/>
    <w:rsid w:val="00D645B9"/>
    <w:rsid w:val="00D652CA"/>
    <w:rsid w:val="00D6762A"/>
    <w:rsid w:val="00D70839"/>
    <w:rsid w:val="00D70DA1"/>
    <w:rsid w:val="00D71F0C"/>
    <w:rsid w:val="00D723DE"/>
    <w:rsid w:val="00D746D5"/>
    <w:rsid w:val="00D75377"/>
    <w:rsid w:val="00D7728C"/>
    <w:rsid w:val="00D77BA6"/>
    <w:rsid w:val="00D81A5F"/>
    <w:rsid w:val="00D81F58"/>
    <w:rsid w:val="00D82584"/>
    <w:rsid w:val="00D8290B"/>
    <w:rsid w:val="00D82E96"/>
    <w:rsid w:val="00D868F5"/>
    <w:rsid w:val="00D869CB"/>
    <w:rsid w:val="00D87359"/>
    <w:rsid w:val="00D91763"/>
    <w:rsid w:val="00D91931"/>
    <w:rsid w:val="00D9193B"/>
    <w:rsid w:val="00D931DD"/>
    <w:rsid w:val="00D93419"/>
    <w:rsid w:val="00D946B4"/>
    <w:rsid w:val="00D94862"/>
    <w:rsid w:val="00D949E6"/>
    <w:rsid w:val="00D95DDC"/>
    <w:rsid w:val="00D962FF"/>
    <w:rsid w:val="00D965D2"/>
    <w:rsid w:val="00D96DC8"/>
    <w:rsid w:val="00D970E0"/>
    <w:rsid w:val="00D971BC"/>
    <w:rsid w:val="00D97537"/>
    <w:rsid w:val="00DA12F5"/>
    <w:rsid w:val="00DA132E"/>
    <w:rsid w:val="00DA1C4D"/>
    <w:rsid w:val="00DA44D9"/>
    <w:rsid w:val="00DA4C5C"/>
    <w:rsid w:val="00DA6953"/>
    <w:rsid w:val="00DA699C"/>
    <w:rsid w:val="00DA6F58"/>
    <w:rsid w:val="00DA7AD0"/>
    <w:rsid w:val="00DB012E"/>
    <w:rsid w:val="00DB0A0D"/>
    <w:rsid w:val="00DB292F"/>
    <w:rsid w:val="00DB2D5F"/>
    <w:rsid w:val="00DB31DE"/>
    <w:rsid w:val="00DB3684"/>
    <w:rsid w:val="00DB6282"/>
    <w:rsid w:val="00DB7008"/>
    <w:rsid w:val="00DC1531"/>
    <w:rsid w:val="00DC211C"/>
    <w:rsid w:val="00DC29AA"/>
    <w:rsid w:val="00DC4423"/>
    <w:rsid w:val="00DC4751"/>
    <w:rsid w:val="00DC503B"/>
    <w:rsid w:val="00DC5E73"/>
    <w:rsid w:val="00DC6A57"/>
    <w:rsid w:val="00DD0D6D"/>
    <w:rsid w:val="00DD16D5"/>
    <w:rsid w:val="00DD1E2E"/>
    <w:rsid w:val="00DD1EE8"/>
    <w:rsid w:val="00DD29F0"/>
    <w:rsid w:val="00DD390F"/>
    <w:rsid w:val="00DD3E1A"/>
    <w:rsid w:val="00DD4AE1"/>
    <w:rsid w:val="00DD53D6"/>
    <w:rsid w:val="00DE1342"/>
    <w:rsid w:val="00DE21AC"/>
    <w:rsid w:val="00DE278E"/>
    <w:rsid w:val="00DE3CB4"/>
    <w:rsid w:val="00DE41AB"/>
    <w:rsid w:val="00DE4B05"/>
    <w:rsid w:val="00DE677E"/>
    <w:rsid w:val="00DE7787"/>
    <w:rsid w:val="00DF279B"/>
    <w:rsid w:val="00DF2C87"/>
    <w:rsid w:val="00DF3620"/>
    <w:rsid w:val="00DF3696"/>
    <w:rsid w:val="00DF5747"/>
    <w:rsid w:val="00DF66EC"/>
    <w:rsid w:val="00DF6890"/>
    <w:rsid w:val="00DF6BE5"/>
    <w:rsid w:val="00DF7223"/>
    <w:rsid w:val="00DF75C1"/>
    <w:rsid w:val="00DF7DC5"/>
    <w:rsid w:val="00E0047C"/>
    <w:rsid w:val="00E02420"/>
    <w:rsid w:val="00E04993"/>
    <w:rsid w:val="00E04D57"/>
    <w:rsid w:val="00E05F99"/>
    <w:rsid w:val="00E06510"/>
    <w:rsid w:val="00E06CA8"/>
    <w:rsid w:val="00E078D7"/>
    <w:rsid w:val="00E07D5B"/>
    <w:rsid w:val="00E1064A"/>
    <w:rsid w:val="00E13164"/>
    <w:rsid w:val="00E14716"/>
    <w:rsid w:val="00E148AE"/>
    <w:rsid w:val="00E14B40"/>
    <w:rsid w:val="00E15B1E"/>
    <w:rsid w:val="00E1608A"/>
    <w:rsid w:val="00E16882"/>
    <w:rsid w:val="00E16BB8"/>
    <w:rsid w:val="00E16ECE"/>
    <w:rsid w:val="00E17DE2"/>
    <w:rsid w:val="00E20765"/>
    <w:rsid w:val="00E20935"/>
    <w:rsid w:val="00E22023"/>
    <w:rsid w:val="00E22652"/>
    <w:rsid w:val="00E23A31"/>
    <w:rsid w:val="00E24E84"/>
    <w:rsid w:val="00E2733B"/>
    <w:rsid w:val="00E316DA"/>
    <w:rsid w:val="00E317CF"/>
    <w:rsid w:val="00E3350F"/>
    <w:rsid w:val="00E35F0C"/>
    <w:rsid w:val="00E36C08"/>
    <w:rsid w:val="00E37573"/>
    <w:rsid w:val="00E402C7"/>
    <w:rsid w:val="00E40A34"/>
    <w:rsid w:val="00E40C23"/>
    <w:rsid w:val="00E42663"/>
    <w:rsid w:val="00E4270A"/>
    <w:rsid w:val="00E4565F"/>
    <w:rsid w:val="00E458B8"/>
    <w:rsid w:val="00E4738B"/>
    <w:rsid w:val="00E4743E"/>
    <w:rsid w:val="00E479E1"/>
    <w:rsid w:val="00E50F88"/>
    <w:rsid w:val="00E51BED"/>
    <w:rsid w:val="00E52A56"/>
    <w:rsid w:val="00E5450D"/>
    <w:rsid w:val="00E54765"/>
    <w:rsid w:val="00E563A7"/>
    <w:rsid w:val="00E56C25"/>
    <w:rsid w:val="00E57A2B"/>
    <w:rsid w:val="00E60335"/>
    <w:rsid w:val="00E61E9A"/>
    <w:rsid w:val="00E628F1"/>
    <w:rsid w:val="00E629CF"/>
    <w:rsid w:val="00E640BF"/>
    <w:rsid w:val="00E659C0"/>
    <w:rsid w:val="00E70B1E"/>
    <w:rsid w:val="00E71848"/>
    <w:rsid w:val="00E71B4A"/>
    <w:rsid w:val="00E734FB"/>
    <w:rsid w:val="00E73724"/>
    <w:rsid w:val="00E73FDA"/>
    <w:rsid w:val="00E75747"/>
    <w:rsid w:val="00E766D9"/>
    <w:rsid w:val="00E7705D"/>
    <w:rsid w:val="00E7745F"/>
    <w:rsid w:val="00E8299B"/>
    <w:rsid w:val="00E82D10"/>
    <w:rsid w:val="00E86459"/>
    <w:rsid w:val="00E8786E"/>
    <w:rsid w:val="00E9335B"/>
    <w:rsid w:val="00E94AE5"/>
    <w:rsid w:val="00E9660F"/>
    <w:rsid w:val="00E968A0"/>
    <w:rsid w:val="00E9768E"/>
    <w:rsid w:val="00E978CB"/>
    <w:rsid w:val="00EA14BA"/>
    <w:rsid w:val="00EA1AB0"/>
    <w:rsid w:val="00EA1FCC"/>
    <w:rsid w:val="00EA2930"/>
    <w:rsid w:val="00EA29BE"/>
    <w:rsid w:val="00EA30B6"/>
    <w:rsid w:val="00EB02EA"/>
    <w:rsid w:val="00EB0C0A"/>
    <w:rsid w:val="00EB1F87"/>
    <w:rsid w:val="00EB35A1"/>
    <w:rsid w:val="00EB3B8F"/>
    <w:rsid w:val="00EB417B"/>
    <w:rsid w:val="00EB49B0"/>
    <w:rsid w:val="00EB508B"/>
    <w:rsid w:val="00EB57D0"/>
    <w:rsid w:val="00EB5EC0"/>
    <w:rsid w:val="00EB6577"/>
    <w:rsid w:val="00EC2940"/>
    <w:rsid w:val="00EC2A42"/>
    <w:rsid w:val="00EC3276"/>
    <w:rsid w:val="00EC3593"/>
    <w:rsid w:val="00EC68CF"/>
    <w:rsid w:val="00EC7252"/>
    <w:rsid w:val="00ED1D93"/>
    <w:rsid w:val="00ED2A8D"/>
    <w:rsid w:val="00ED4F7B"/>
    <w:rsid w:val="00ED6519"/>
    <w:rsid w:val="00ED749C"/>
    <w:rsid w:val="00ED75C6"/>
    <w:rsid w:val="00EE10EE"/>
    <w:rsid w:val="00EE1AC5"/>
    <w:rsid w:val="00EE21A7"/>
    <w:rsid w:val="00EE5184"/>
    <w:rsid w:val="00EE64EF"/>
    <w:rsid w:val="00EF0270"/>
    <w:rsid w:val="00EF06A4"/>
    <w:rsid w:val="00EF1177"/>
    <w:rsid w:val="00EF3B52"/>
    <w:rsid w:val="00EF3D46"/>
    <w:rsid w:val="00EF46E2"/>
    <w:rsid w:val="00EF4B07"/>
    <w:rsid w:val="00EF54C0"/>
    <w:rsid w:val="00EF6C33"/>
    <w:rsid w:val="00EF7A00"/>
    <w:rsid w:val="00F0052E"/>
    <w:rsid w:val="00F014B2"/>
    <w:rsid w:val="00F032BF"/>
    <w:rsid w:val="00F0516B"/>
    <w:rsid w:val="00F059D2"/>
    <w:rsid w:val="00F06E2C"/>
    <w:rsid w:val="00F11E38"/>
    <w:rsid w:val="00F12B8B"/>
    <w:rsid w:val="00F13161"/>
    <w:rsid w:val="00F142E4"/>
    <w:rsid w:val="00F14563"/>
    <w:rsid w:val="00F148B0"/>
    <w:rsid w:val="00F1746F"/>
    <w:rsid w:val="00F20920"/>
    <w:rsid w:val="00F2271A"/>
    <w:rsid w:val="00F25AB1"/>
    <w:rsid w:val="00F26976"/>
    <w:rsid w:val="00F275BE"/>
    <w:rsid w:val="00F277D7"/>
    <w:rsid w:val="00F27D5B"/>
    <w:rsid w:val="00F302FD"/>
    <w:rsid w:val="00F303D8"/>
    <w:rsid w:val="00F305A1"/>
    <w:rsid w:val="00F310A4"/>
    <w:rsid w:val="00F31F85"/>
    <w:rsid w:val="00F32163"/>
    <w:rsid w:val="00F333F4"/>
    <w:rsid w:val="00F33F88"/>
    <w:rsid w:val="00F35AE8"/>
    <w:rsid w:val="00F36125"/>
    <w:rsid w:val="00F371B3"/>
    <w:rsid w:val="00F37848"/>
    <w:rsid w:val="00F4046D"/>
    <w:rsid w:val="00F430D8"/>
    <w:rsid w:val="00F4591E"/>
    <w:rsid w:val="00F45DA2"/>
    <w:rsid w:val="00F45E83"/>
    <w:rsid w:val="00F460DA"/>
    <w:rsid w:val="00F466F6"/>
    <w:rsid w:val="00F46B17"/>
    <w:rsid w:val="00F476A1"/>
    <w:rsid w:val="00F51C03"/>
    <w:rsid w:val="00F52BFE"/>
    <w:rsid w:val="00F55AF8"/>
    <w:rsid w:val="00F570A1"/>
    <w:rsid w:val="00F5771A"/>
    <w:rsid w:val="00F57982"/>
    <w:rsid w:val="00F57DCB"/>
    <w:rsid w:val="00F60D0A"/>
    <w:rsid w:val="00F60D6D"/>
    <w:rsid w:val="00F619E8"/>
    <w:rsid w:val="00F62499"/>
    <w:rsid w:val="00F64591"/>
    <w:rsid w:val="00F66F6A"/>
    <w:rsid w:val="00F6719F"/>
    <w:rsid w:val="00F675D4"/>
    <w:rsid w:val="00F703B1"/>
    <w:rsid w:val="00F71CC6"/>
    <w:rsid w:val="00F7296C"/>
    <w:rsid w:val="00F72CFC"/>
    <w:rsid w:val="00F7388F"/>
    <w:rsid w:val="00F738DF"/>
    <w:rsid w:val="00F744FC"/>
    <w:rsid w:val="00F74A69"/>
    <w:rsid w:val="00F75775"/>
    <w:rsid w:val="00F75FDB"/>
    <w:rsid w:val="00F76372"/>
    <w:rsid w:val="00F77A6E"/>
    <w:rsid w:val="00F80614"/>
    <w:rsid w:val="00F81F8B"/>
    <w:rsid w:val="00F82AFE"/>
    <w:rsid w:val="00F838CF"/>
    <w:rsid w:val="00F84780"/>
    <w:rsid w:val="00F8481B"/>
    <w:rsid w:val="00F8515D"/>
    <w:rsid w:val="00F85311"/>
    <w:rsid w:val="00F9073E"/>
    <w:rsid w:val="00F921AB"/>
    <w:rsid w:val="00F93A8A"/>
    <w:rsid w:val="00F95F08"/>
    <w:rsid w:val="00F9655C"/>
    <w:rsid w:val="00F97E61"/>
    <w:rsid w:val="00FA01E0"/>
    <w:rsid w:val="00FA11CD"/>
    <w:rsid w:val="00FA1B44"/>
    <w:rsid w:val="00FA48FA"/>
    <w:rsid w:val="00FA5CEE"/>
    <w:rsid w:val="00FA6824"/>
    <w:rsid w:val="00FA7785"/>
    <w:rsid w:val="00FA7E5A"/>
    <w:rsid w:val="00FB1B77"/>
    <w:rsid w:val="00FB259C"/>
    <w:rsid w:val="00FB2A46"/>
    <w:rsid w:val="00FB43A3"/>
    <w:rsid w:val="00FB4C83"/>
    <w:rsid w:val="00FB505C"/>
    <w:rsid w:val="00FB70A8"/>
    <w:rsid w:val="00FB7D26"/>
    <w:rsid w:val="00FC12B6"/>
    <w:rsid w:val="00FC1F3C"/>
    <w:rsid w:val="00FC292E"/>
    <w:rsid w:val="00FC3A01"/>
    <w:rsid w:val="00FC505C"/>
    <w:rsid w:val="00FC53C6"/>
    <w:rsid w:val="00FC69E1"/>
    <w:rsid w:val="00FC69FC"/>
    <w:rsid w:val="00FC7BD9"/>
    <w:rsid w:val="00FC7E81"/>
    <w:rsid w:val="00FD33D7"/>
    <w:rsid w:val="00FD773A"/>
    <w:rsid w:val="00FE0BE9"/>
    <w:rsid w:val="00FE15C3"/>
    <w:rsid w:val="00FE23AE"/>
    <w:rsid w:val="00FE2CD1"/>
    <w:rsid w:val="00FE3581"/>
    <w:rsid w:val="00FE3B62"/>
    <w:rsid w:val="00FE49C7"/>
    <w:rsid w:val="00FE50AA"/>
    <w:rsid w:val="00FE6134"/>
    <w:rsid w:val="00FE632E"/>
    <w:rsid w:val="00FE6788"/>
    <w:rsid w:val="00FE7141"/>
    <w:rsid w:val="00FE750A"/>
    <w:rsid w:val="00FE7D92"/>
    <w:rsid w:val="00FF2314"/>
    <w:rsid w:val="00FF287E"/>
    <w:rsid w:val="00FF2881"/>
    <w:rsid w:val="00FF2FCB"/>
    <w:rsid w:val="00FF3EA2"/>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B38514DE-FF31-4456-B257-6AF8104C2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rsid w:val="009344E9"/>
    <w:pPr>
      <w:tabs>
        <w:tab w:val="right" w:leader="dot" w:pos="4165"/>
      </w:tabs>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link w:val="FunotentextZchn"/>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4"/>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 w:type="table" w:styleId="Gitternetztabelle5dunkelAkzent2">
    <w:name w:val="Grid Table 5 Dark Accent 2"/>
    <w:basedOn w:val="NormaleTabelle"/>
    <w:uiPriority w:val="50"/>
    <w:rsid w:val="008235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AC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531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531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531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531C" w:themeFill="accent2"/>
      </w:tcPr>
    </w:tblStylePr>
    <w:tblStylePr w:type="band1Vert">
      <w:tblPr/>
      <w:tcPr>
        <w:shd w:val="clear" w:color="auto" w:fill="F0B699" w:themeFill="accent2" w:themeFillTint="66"/>
      </w:tcPr>
    </w:tblStylePr>
    <w:tblStylePr w:type="band1Horz">
      <w:tblPr/>
      <w:tcPr>
        <w:shd w:val="clear" w:color="auto" w:fill="F0B699" w:themeFill="accent2" w:themeFillTint="66"/>
      </w:tcPr>
    </w:tblStylePr>
  </w:style>
  <w:style w:type="table" w:styleId="Listentabelle4Akzent2">
    <w:name w:val="List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tcBorders>
        <w:shd w:val="clear" w:color="auto" w:fill="BE531C" w:themeFill="accent2"/>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6farbigAkzent2">
    <w:name w:val="Grid Table 6 Colorful Accent 2"/>
    <w:basedOn w:val="NormaleTabelle"/>
    <w:uiPriority w:val="51"/>
    <w:rsid w:val="008235CE"/>
    <w:rPr>
      <w:color w:val="8E3D15" w:themeColor="accent2" w:themeShade="BF"/>
    </w:rPr>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rPr>
      <w:tblPr/>
      <w:tcPr>
        <w:tcBorders>
          <w:bottom w:val="single" w:sz="12" w:space="0" w:color="E89266" w:themeColor="accent2" w:themeTint="99"/>
        </w:tcBorders>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2Akzent2">
    <w:name w:val="Grid Table 2 Accent 2"/>
    <w:basedOn w:val="NormaleTabelle"/>
    <w:uiPriority w:val="47"/>
    <w:rsid w:val="008235CE"/>
    <w:tblPr>
      <w:tblStyleRowBandSize w:val="1"/>
      <w:tblStyleColBandSize w:val="1"/>
      <w:tblBorders>
        <w:top w:val="single" w:sz="2" w:space="0" w:color="E89266" w:themeColor="accent2" w:themeTint="99"/>
        <w:bottom w:val="single" w:sz="2" w:space="0" w:color="E89266" w:themeColor="accent2" w:themeTint="99"/>
        <w:insideH w:val="single" w:sz="2" w:space="0" w:color="E89266" w:themeColor="accent2" w:themeTint="99"/>
        <w:insideV w:val="single" w:sz="2" w:space="0" w:color="E89266" w:themeColor="accent2" w:themeTint="99"/>
      </w:tblBorders>
    </w:tblPr>
    <w:tblStylePr w:type="firstRow">
      <w:rPr>
        <w:b/>
        <w:bCs/>
      </w:rPr>
      <w:tblPr/>
      <w:tcPr>
        <w:tcBorders>
          <w:top w:val="nil"/>
          <w:bottom w:val="single" w:sz="12" w:space="0" w:color="E89266" w:themeColor="accent2" w:themeTint="99"/>
          <w:insideH w:val="nil"/>
          <w:insideV w:val="nil"/>
        </w:tcBorders>
        <w:shd w:val="clear" w:color="auto" w:fill="FFFFFF" w:themeFill="background1"/>
      </w:tcPr>
    </w:tblStylePr>
    <w:tblStylePr w:type="lastRow">
      <w:rPr>
        <w:b/>
        <w:bCs/>
      </w:rPr>
      <w:tblPr/>
      <w:tcPr>
        <w:tcBorders>
          <w:top w:val="double" w:sz="2" w:space="0" w:color="E892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4Akzent2">
    <w:name w:val="Grid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insideV w:val="nil"/>
        </w:tcBorders>
        <w:shd w:val="clear" w:color="auto" w:fill="BE531C" w:themeFill="accent2"/>
      </w:tcPr>
    </w:tblStylePr>
    <w:tblStylePr w:type="lastRow">
      <w:rPr>
        <w:b/>
        <w:bCs/>
      </w:rPr>
      <w:tblPr/>
      <w:tcPr>
        <w:tcBorders>
          <w:top w:val="double" w:sz="4" w:space="0" w:color="BE531C" w:themeColor="accent2"/>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character" w:customStyle="1" w:styleId="FunotentextZchn">
    <w:name w:val="Fußnotentext Zchn"/>
    <w:basedOn w:val="Absatz-Standardschriftart"/>
    <w:link w:val="Funotentext"/>
    <w:semiHidden/>
    <w:rsid w:val="009F6D64"/>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93">
      <w:bodyDiv w:val="1"/>
      <w:marLeft w:val="0"/>
      <w:marRight w:val="0"/>
      <w:marTop w:val="0"/>
      <w:marBottom w:val="0"/>
      <w:divBdr>
        <w:top w:val="none" w:sz="0" w:space="0" w:color="auto"/>
        <w:left w:val="none" w:sz="0" w:space="0" w:color="auto"/>
        <w:bottom w:val="none" w:sz="0" w:space="0" w:color="auto"/>
        <w:right w:val="none" w:sz="0" w:space="0" w:color="auto"/>
      </w:divBdr>
    </w:div>
    <w:div w:id="1709428">
      <w:bodyDiv w:val="1"/>
      <w:marLeft w:val="0"/>
      <w:marRight w:val="0"/>
      <w:marTop w:val="0"/>
      <w:marBottom w:val="0"/>
      <w:divBdr>
        <w:top w:val="none" w:sz="0" w:space="0" w:color="auto"/>
        <w:left w:val="none" w:sz="0" w:space="0" w:color="auto"/>
        <w:bottom w:val="none" w:sz="0" w:space="0" w:color="auto"/>
        <w:right w:val="none" w:sz="0" w:space="0" w:color="auto"/>
      </w:divBdr>
    </w:div>
    <w:div w:id="3214625">
      <w:bodyDiv w:val="1"/>
      <w:marLeft w:val="0"/>
      <w:marRight w:val="0"/>
      <w:marTop w:val="0"/>
      <w:marBottom w:val="0"/>
      <w:divBdr>
        <w:top w:val="none" w:sz="0" w:space="0" w:color="auto"/>
        <w:left w:val="none" w:sz="0" w:space="0" w:color="auto"/>
        <w:bottom w:val="none" w:sz="0" w:space="0" w:color="auto"/>
        <w:right w:val="none" w:sz="0" w:space="0" w:color="auto"/>
      </w:divBdr>
    </w:div>
    <w:div w:id="3290404">
      <w:bodyDiv w:val="1"/>
      <w:marLeft w:val="0"/>
      <w:marRight w:val="0"/>
      <w:marTop w:val="0"/>
      <w:marBottom w:val="0"/>
      <w:divBdr>
        <w:top w:val="none" w:sz="0" w:space="0" w:color="auto"/>
        <w:left w:val="none" w:sz="0" w:space="0" w:color="auto"/>
        <w:bottom w:val="none" w:sz="0" w:space="0" w:color="auto"/>
        <w:right w:val="none" w:sz="0" w:space="0" w:color="auto"/>
      </w:divBdr>
    </w:div>
    <w:div w:id="3943599">
      <w:bodyDiv w:val="1"/>
      <w:marLeft w:val="0"/>
      <w:marRight w:val="0"/>
      <w:marTop w:val="0"/>
      <w:marBottom w:val="0"/>
      <w:divBdr>
        <w:top w:val="none" w:sz="0" w:space="0" w:color="auto"/>
        <w:left w:val="none" w:sz="0" w:space="0" w:color="auto"/>
        <w:bottom w:val="none" w:sz="0" w:space="0" w:color="auto"/>
        <w:right w:val="none" w:sz="0" w:space="0" w:color="auto"/>
      </w:divBdr>
    </w:div>
    <w:div w:id="4017816">
      <w:bodyDiv w:val="1"/>
      <w:marLeft w:val="0"/>
      <w:marRight w:val="0"/>
      <w:marTop w:val="0"/>
      <w:marBottom w:val="0"/>
      <w:divBdr>
        <w:top w:val="none" w:sz="0" w:space="0" w:color="auto"/>
        <w:left w:val="none" w:sz="0" w:space="0" w:color="auto"/>
        <w:bottom w:val="none" w:sz="0" w:space="0" w:color="auto"/>
        <w:right w:val="none" w:sz="0" w:space="0" w:color="auto"/>
      </w:divBdr>
    </w:div>
    <w:div w:id="4139062">
      <w:bodyDiv w:val="1"/>
      <w:marLeft w:val="0"/>
      <w:marRight w:val="0"/>
      <w:marTop w:val="0"/>
      <w:marBottom w:val="0"/>
      <w:divBdr>
        <w:top w:val="none" w:sz="0" w:space="0" w:color="auto"/>
        <w:left w:val="none" w:sz="0" w:space="0" w:color="auto"/>
        <w:bottom w:val="none" w:sz="0" w:space="0" w:color="auto"/>
        <w:right w:val="none" w:sz="0" w:space="0" w:color="auto"/>
      </w:divBdr>
    </w:div>
    <w:div w:id="5640898">
      <w:bodyDiv w:val="1"/>
      <w:marLeft w:val="0"/>
      <w:marRight w:val="0"/>
      <w:marTop w:val="0"/>
      <w:marBottom w:val="0"/>
      <w:divBdr>
        <w:top w:val="none" w:sz="0" w:space="0" w:color="auto"/>
        <w:left w:val="none" w:sz="0" w:space="0" w:color="auto"/>
        <w:bottom w:val="none" w:sz="0" w:space="0" w:color="auto"/>
        <w:right w:val="none" w:sz="0" w:space="0" w:color="auto"/>
      </w:divBdr>
    </w:div>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6492865">
      <w:bodyDiv w:val="1"/>
      <w:marLeft w:val="0"/>
      <w:marRight w:val="0"/>
      <w:marTop w:val="0"/>
      <w:marBottom w:val="0"/>
      <w:divBdr>
        <w:top w:val="none" w:sz="0" w:space="0" w:color="auto"/>
        <w:left w:val="none" w:sz="0" w:space="0" w:color="auto"/>
        <w:bottom w:val="none" w:sz="0" w:space="0" w:color="auto"/>
        <w:right w:val="none" w:sz="0" w:space="0" w:color="auto"/>
      </w:divBdr>
    </w:div>
    <w:div w:id="6635599">
      <w:bodyDiv w:val="1"/>
      <w:marLeft w:val="0"/>
      <w:marRight w:val="0"/>
      <w:marTop w:val="0"/>
      <w:marBottom w:val="0"/>
      <w:divBdr>
        <w:top w:val="none" w:sz="0" w:space="0" w:color="auto"/>
        <w:left w:val="none" w:sz="0" w:space="0" w:color="auto"/>
        <w:bottom w:val="none" w:sz="0" w:space="0" w:color="auto"/>
        <w:right w:val="none" w:sz="0" w:space="0" w:color="auto"/>
      </w:divBdr>
    </w:div>
    <w:div w:id="7215170">
      <w:bodyDiv w:val="1"/>
      <w:marLeft w:val="0"/>
      <w:marRight w:val="0"/>
      <w:marTop w:val="0"/>
      <w:marBottom w:val="0"/>
      <w:divBdr>
        <w:top w:val="none" w:sz="0" w:space="0" w:color="auto"/>
        <w:left w:val="none" w:sz="0" w:space="0" w:color="auto"/>
        <w:bottom w:val="none" w:sz="0" w:space="0" w:color="auto"/>
        <w:right w:val="none" w:sz="0" w:space="0" w:color="auto"/>
      </w:divBdr>
    </w:div>
    <w:div w:id="7223429">
      <w:bodyDiv w:val="1"/>
      <w:marLeft w:val="0"/>
      <w:marRight w:val="0"/>
      <w:marTop w:val="0"/>
      <w:marBottom w:val="0"/>
      <w:divBdr>
        <w:top w:val="none" w:sz="0" w:space="0" w:color="auto"/>
        <w:left w:val="none" w:sz="0" w:space="0" w:color="auto"/>
        <w:bottom w:val="none" w:sz="0" w:space="0" w:color="auto"/>
        <w:right w:val="none" w:sz="0" w:space="0" w:color="auto"/>
      </w:divBdr>
    </w:div>
    <w:div w:id="8526462">
      <w:bodyDiv w:val="1"/>
      <w:marLeft w:val="0"/>
      <w:marRight w:val="0"/>
      <w:marTop w:val="0"/>
      <w:marBottom w:val="0"/>
      <w:divBdr>
        <w:top w:val="none" w:sz="0" w:space="0" w:color="auto"/>
        <w:left w:val="none" w:sz="0" w:space="0" w:color="auto"/>
        <w:bottom w:val="none" w:sz="0" w:space="0" w:color="auto"/>
        <w:right w:val="none" w:sz="0" w:space="0" w:color="auto"/>
      </w:divBdr>
    </w:div>
    <w:div w:id="9333469">
      <w:bodyDiv w:val="1"/>
      <w:marLeft w:val="0"/>
      <w:marRight w:val="0"/>
      <w:marTop w:val="0"/>
      <w:marBottom w:val="0"/>
      <w:divBdr>
        <w:top w:val="none" w:sz="0" w:space="0" w:color="auto"/>
        <w:left w:val="none" w:sz="0" w:space="0" w:color="auto"/>
        <w:bottom w:val="none" w:sz="0" w:space="0" w:color="auto"/>
        <w:right w:val="none" w:sz="0" w:space="0" w:color="auto"/>
      </w:divBdr>
    </w:div>
    <w:div w:id="10451705">
      <w:bodyDiv w:val="1"/>
      <w:marLeft w:val="0"/>
      <w:marRight w:val="0"/>
      <w:marTop w:val="0"/>
      <w:marBottom w:val="0"/>
      <w:divBdr>
        <w:top w:val="none" w:sz="0" w:space="0" w:color="auto"/>
        <w:left w:val="none" w:sz="0" w:space="0" w:color="auto"/>
        <w:bottom w:val="none" w:sz="0" w:space="0" w:color="auto"/>
        <w:right w:val="none" w:sz="0" w:space="0" w:color="auto"/>
      </w:divBdr>
    </w:div>
    <w:div w:id="11149481">
      <w:bodyDiv w:val="1"/>
      <w:marLeft w:val="0"/>
      <w:marRight w:val="0"/>
      <w:marTop w:val="0"/>
      <w:marBottom w:val="0"/>
      <w:divBdr>
        <w:top w:val="none" w:sz="0" w:space="0" w:color="auto"/>
        <w:left w:val="none" w:sz="0" w:space="0" w:color="auto"/>
        <w:bottom w:val="none" w:sz="0" w:space="0" w:color="auto"/>
        <w:right w:val="none" w:sz="0" w:space="0" w:color="auto"/>
      </w:divBdr>
    </w:div>
    <w:div w:id="13310310">
      <w:bodyDiv w:val="1"/>
      <w:marLeft w:val="0"/>
      <w:marRight w:val="0"/>
      <w:marTop w:val="0"/>
      <w:marBottom w:val="0"/>
      <w:divBdr>
        <w:top w:val="none" w:sz="0" w:space="0" w:color="auto"/>
        <w:left w:val="none" w:sz="0" w:space="0" w:color="auto"/>
        <w:bottom w:val="none" w:sz="0" w:space="0" w:color="auto"/>
        <w:right w:val="none" w:sz="0" w:space="0" w:color="auto"/>
      </w:divBdr>
    </w:div>
    <w:div w:id="21130625">
      <w:bodyDiv w:val="1"/>
      <w:marLeft w:val="0"/>
      <w:marRight w:val="0"/>
      <w:marTop w:val="0"/>
      <w:marBottom w:val="0"/>
      <w:divBdr>
        <w:top w:val="none" w:sz="0" w:space="0" w:color="auto"/>
        <w:left w:val="none" w:sz="0" w:space="0" w:color="auto"/>
        <w:bottom w:val="none" w:sz="0" w:space="0" w:color="auto"/>
        <w:right w:val="none" w:sz="0" w:space="0" w:color="auto"/>
      </w:divBdr>
    </w:div>
    <w:div w:id="21709104">
      <w:bodyDiv w:val="1"/>
      <w:marLeft w:val="0"/>
      <w:marRight w:val="0"/>
      <w:marTop w:val="0"/>
      <w:marBottom w:val="0"/>
      <w:divBdr>
        <w:top w:val="none" w:sz="0" w:space="0" w:color="auto"/>
        <w:left w:val="none" w:sz="0" w:space="0" w:color="auto"/>
        <w:bottom w:val="none" w:sz="0" w:space="0" w:color="auto"/>
        <w:right w:val="none" w:sz="0" w:space="0" w:color="auto"/>
      </w:divBdr>
    </w:div>
    <w:div w:id="22875063">
      <w:bodyDiv w:val="1"/>
      <w:marLeft w:val="0"/>
      <w:marRight w:val="0"/>
      <w:marTop w:val="0"/>
      <w:marBottom w:val="0"/>
      <w:divBdr>
        <w:top w:val="none" w:sz="0" w:space="0" w:color="auto"/>
        <w:left w:val="none" w:sz="0" w:space="0" w:color="auto"/>
        <w:bottom w:val="none" w:sz="0" w:space="0" w:color="auto"/>
        <w:right w:val="none" w:sz="0" w:space="0" w:color="auto"/>
      </w:divBdr>
    </w:div>
    <w:div w:id="23403848">
      <w:bodyDiv w:val="1"/>
      <w:marLeft w:val="0"/>
      <w:marRight w:val="0"/>
      <w:marTop w:val="0"/>
      <w:marBottom w:val="0"/>
      <w:divBdr>
        <w:top w:val="none" w:sz="0" w:space="0" w:color="auto"/>
        <w:left w:val="none" w:sz="0" w:space="0" w:color="auto"/>
        <w:bottom w:val="none" w:sz="0" w:space="0" w:color="auto"/>
        <w:right w:val="none" w:sz="0" w:space="0" w:color="auto"/>
      </w:divBdr>
    </w:div>
    <w:div w:id="23407565">
      <w:bodyDiv w:val="1"/>
      <w:marLeft w:val="0"/>
      <w:marRight w:val="0"/>
      <w:marTop w:val="0"/>
      <w:marBottom w:val="0"/>
      <w:divBdr>
        <w:top w:val="none" w:sz="0" w:space="0" w:color="auto"/>
        <w:left w:val="none" w:sz="0" w:space="0" w:color="auto"/>
        <w:bottom w:val="none" w:sz="0" w:space="0" w:color="auto"/>
        <w:right w:val="none" w:sz="0" w:space="0" w:color="auto"/>
      </w:divBdr>
    </w:div>
    <w:div w:id="27990588">
      <w:bodyDiv w:val="1"/>
      <w:marLeft w:val="0"/>
      <w:marRight w:val="0"/>
      <w:marTop w:val="0"/>
      <w:marBottom w:val="0"/>
      <w:divBdr>
        <w:top w:val="none" w:sz="0" w:space="0" w:color="auto"/>
        <w:left w:val="none" w:sz="0" w:space="0" w:color="auto"/>
        <w:bottom w:val="none" w:sz="0" w:space="0" w:color="auto"/>
        <w:right w:val="none" w:sz="0" w:space="0" w:color="auto"/>
      </w:divBdr>
    </w:div>
    <w:div w:id="31655990">
      <w:bodyDiv w:val="1"/>
      <w:marLeft w:val="0"/>
      <w:marRight w:val="0"/>
      <w:marTop w:val="0"/>
      <w:marBottom w:val="0"/>
      <w:divBdr>
        <w:top w:val="none" w:sz="0" w:space="0" w:color="auto"/>
        <w:left w:val="none" w:sz="0" w:space="0" w:color="auto"/>
        <w:bottom w:val="none" w:sz="0" w:space="0" w:color="auto"/>
        <w:right w:val="none" w:sz="0" w:space="0" w:color="auto"/>
      </w:divBdr>
    </w:div>
    <w:div w:id="32271413">
      <w:bodyDiv w:val="1"/>
      <w:marLeft w:val="0"/>
      <w:marRight w:val="0"/>
      <w:marTop w:val="0"/>
      <w:marBottom w:val="0"/>
      <w:divBdr>
        <w:top w:val="none" w:sz="0" w:space="0" w:color="auto"/>
        <w:left w:val="none" w:sz="0" w:space="0" w:color="auto"/>
        <w:bottom w:val="none" w:sz="0" w:space="0" w:color="auto"/>
        <w:right w:val="none" w:sz="0" w:space="0" w:color="auto"/>
      </w:divBdr>
    </w:div>
    <w:div w:id="32460784">
      <w:bodyDiv w:val="1"/>
      <w:marLeft w:val="0"/>
      <w:marRight w:val="0"/>
      <w:marTop w:val="0"/>
      <w:marBottom w:val="0"/>
      <w:divBdr>
        <w:top w:val="none" w:sz="0" w:space="0" w:color="auto"/>
        <w:left w:val="none" w:sz="0" w:space="0" w:color="auto"/>
        <w:bottom w:val="none" w:sz="0" w:space="0" w:color="auto"/>
        <w:right w:val="none" w:sz="0" w:space="0" w:color="auto"/>
      </w:divBdr>
    </w:div>
    <w:div w:id="32465002">
      <w:bodyDiv w:val="1"/>
      <w:marLeft w:val="0"/>
      <w:marRight w:val="0"/>
      <w:marTop w:val="0"/>
      <w:marBottom w:val="0"/>
      <w:divBdr>
        <w:top w:val="none" w:sz="0" w:space="0" w:color="auto"/>
        <w:left w:val="none" w:sz="0" w:space="0" w:color="auto"/>
        <w:bottom w:val="none" w:sz="0" w:space="0" w:color="auto"/>
        <w:right w:val="none" w:sz="0" w:space="0" w:color="auto"/>
      </w:divBdr>
    </w:div>
    <w:div w:id="37821301">
      <w:bodyDiv w:val="1"/>
      <w:marLeft w:val="0"/>
      <w:marRight w:val="0"/>
      <w:marTop w:val="0"/>
      <w:marBottom w:val="0"/>
      <w:divBdr>
        <w:top w:val="none" w:sz="0" w:space="0" w:color="auto"/>
        <w:left w:val="none" w:sz="0" w:space="0" w:color="auto"/>
        <w:bottom w:val="none" w:sz="0" w:space="0" w:color="auto"/>
        <w:right w:val="none" w:sz="0" w:space="0" w:color="auto"/>
      </w:divBdr>
    </w:div>
    <w:div w:id="38017554">
      <w:bodyDiv w:val="1"/>
      <w:marLeft w:val="0"/>
      <w:marRight w:val="0"/>
      <w:marTop w:val="0"/>
      <w:marBottom w:val="0"/>
      <w:divBdr>
        <w:top w:val="none" w:sz="0" w:space="0" w:color="auto"/>
        <w:left w:val="none" w:sz="0" w:space="0" w:color="auto"/>
        <w:bottom w:val="none" w:sz="0" w:space="0" w:color="auto"/>
        <w:right w:val="none" w:sz="0" w:space="0" w:color="auto"/>
      </w:divBdr>
    </w:div>
    <w:div w:id="38020831">
      <w:bodyDiv w:val="1"/>
      <w:marLeft w:val="0"/>
      <w:marRight w:val="0"/>
      <w:marTop w:val="0"/>
      <w:marBottom w:val="0"/>
      <w:divBdr>
        <w:top w:val="none" w:sz="0" w:space="0" w:color="auto"/>
        <w:left w:val="none" w:sz="0" w:space="0" w:color="auto"/>
        <w:bottom w:val="none" w:sz="0" w:space="0" w:color="auto"/>
        <w:right w:val="none" w:sz="0" w:space="0" w:color="auto"/>
      </w:divBdr>
    </w:div>
    <w:div w:id="38169043">
      <w:bodyDiv w:val="1"/>
      <w:marLeft w:val="0"/>
      <w:marRight w:val="0"/>
      <w:marTop w:val="0"/>
      <w:marBottom w:val="0"/>
      <w:divBdr>
        <w:top w:val="none" w:sz="0" w:space="0" w:color="auto"/>
        <w:left w:val="none" w:sz="0" w:space="0" w:color="auto"/>
        <w:bottom w:val="none" w:sz="0" w:space="0" w:color="auto"/>
        <w:right w:val="none" w:sz="0" w:space="0" w:color="auto"/>
      </w:divBdr>
    </w:div>
    <w:div w:id="38365902">
      <w:bodyDiv w:val="1"/>
      <w:marLeft w:val="0"/>
      <w:marRight w:val="0"/>
      <w:marTop w:val="0"/>
      <w:marBottom w:val="0"/>
      <w:divBdr>
        <w:top w:val="none" w:sz="0" w:space="0" w:color="auto"/>
        <w:left w:val="none" w:sz="0" w:space="0" w:color="auto"/>
        <w:bottom w:val="none" w:sz="0" w:space="0" w:color="auto"/>
        <w:right w:val="none" w:sz="0" w:space="0" w:color="auto"/>
      </w:divBdr>
    </w:div>
    <w:div w:id="38555825">
      <w:bodyDiv w:val="1"/>
      <w:marLeft w:val="0"/>
      <w:marRight w:val="0"/>
      <w:marTop w:val="0"/>
      <w:marBottom w:val="0"/>
      <w:divBdr>
        <w:top w:val="none" w:sz="0" w:space="0" w:color="auto"/>
        <w:left w:val="none" w:sz="0" w:space="0" w:color="auto"/>
        <w:bottom w:val="none" w:sz="0" w:space="0" w:color="auto"/>
        <w:right w:val="none" w:sz="0" w:space="0" w:color="auto"/>
      </w:divBdr>
    </w:div>
    <w:div w:id="39595323">
      <w:bodyDiv w:val="1"/>
      <w:marLeft w:val="0"/>
      <w:marRight w:val="0"/>
      <w:marTop w:val="0"/>
      <w:marBottom w:val="0"/>
      <w:divBdr>
        <w:top w:val="none" w:sz="0" w:space="0" w:color="auto"/>
        <w:left w:val="none" w:sz="0" w:space="0" w:color="auto"/>
        <w:bottom w:val="none" w:sz="0" w:space="0" w:color="auto"/>
        <w:right w:val="none" w:sz="0" w:space="0" w:color="auto"/>
      </w:divBdr>
    </w:div>
    <w:div w:id="39671467">
      <w:bodyDiv w:val="1"/>
      <w:marLeft w:val="0"/>
      <w:marRight w:val="0"/>
      <w:marTop w:val="0"/>
      <w:marBottom w:val="0"/>
      <w:divBdr>
        <w:top w:val="none" w:sz="0" w:space="0" w:color="auto"/>
        <w:left w:val="none" w:sz="0" w:space="0" w:color="auto"/>
        <w:bottom w:val="none" w:sz="0" w:space="0" w:color="auto"/>
        <w:right w:val="none" w:sz="0" w:space="0" w:color="auto"/>
      </w:divBdr>
    </w:div>
    <w:div w:id="40979478">
      <w:bodyDiv w:val="1"/>
      <w:marLeft w:val="0"/>
      <w:marRight w:val="0"/>
      <w:marTop w:val="0"/>
      <w:marBottom w:val="0"/>
      <w:divBdr>
        <w:top w:val="none" w:sz="0" w:space="0" w:color="auto"/>
        <w:left w:val="none" w:sz="0" w:space="0" w:color="auto"/>
        <w:bottom w:val="none" w:sz="0" w:space="0" w:color="auto"/>
        <w:right w:val="none" w:sz="0" w:space="0" w:color="auto"/>
      </w:divBdr>
    </w:div>
    <w:div w:id="41442374">
      <w:bodyDiv w:val="1"/>
      <w:marLeft w:val="0"/>
      <w:marRight w:val="0"/>
      <w:marTop w:val="0"/>
      <w:marBottom w:val="0"/>
      <w:divBdr>
        <w:top w:val="none" w:sz="0" w:space="0" w:color="auto"/>
        <w:left w:val="none" w:sz="0" w:space="0" w:color="auto"/>
        <w:bottom w:val="none" w:sz="0" w:space="0" w:color="auto"/>
        <w:right w:val="none" w:sz="0" w:space="0" w:color="auto"/>
      </w:divBdr>
    </w:div>
    <w:div w:id="42099137">
      <w:bodyDiv w:val="1"/>
      <w:marLeft w:val="0"/>
      <w:marRight w:val="0"/>
      <w:marTop w:val="0"/>
      <w:marBottom w:val="0"/>
      <w:divBdr>
        <w:top w:val="none" w:sz="0" w:space="0" w:color="auto"/>
        <w:left w:val="none" w:sz="0" w:space="0" w:color="auto"/>
        <w:bottom w:val="none" w:sz="0" w:space="0" w:color="auto"/>
        <w:right w:val="none" w:sz="0" w:space="0" w:color="auto"/>
      </w:divBdr>
    </w:div>
    <w:div w:id="42214322">
      <w:bodyDiv w:val="1"/>
      <w:marLeft w:val="0"/>
      <w:marRight w:val="0"/>
      <w:marTop w:val="0"/>
      <w:marBottom w:val="0"/>
      <w:divBdr>
        <w:top w:val="none" w:sz="0" w:space="0" w:color="auto"/>
        <w:left w:val="none" w:sz="0" w:space="0" w:color="auto"/>
        <w:bottom w:val="none" w:sz="0" w:space="0" w:color="auto"/>
        <w:right w:val="none" w:sz="0" w:space="0" w:color="auto"/>
      </w:divBdr>
    </w:div>
    <w:div w:id="43599925">
      <w:bodyDiv w:val="1"/>
      <w:marLeft w:val="0"/>
      <w:marRight w:val="0"/>
      <w:marTop w:val="0"/>
      <w:marBottom w:val="0"/>
      <w:divBdr>
        <w:top w:val="none" w:sz="0" w:space="0" w:color="auto"/>
        <w:left w:val="none" w:sz="0" w:space="0" w:color="auto"/>
        <w:bottom w:val="none" w:sz="0" w:space="0" w:color="auto"/>
        <w:right w:val="none" w:sz="0" w:space="0" w:color="auto"/>
      </w:divBdr>
    </w:div>
    <w:div w:id="44451259">
      <w:bodyDiv w:val="1"/>
      <w:marLeft w:val="0"/>
      <w:marRight w:val="0"/>
      <w:marTop w:val="0"/>
      <w:marBottom w:val="0"/>
      <w:divBdr>
        <w:top w:val="none" w:sz="0" w:space="0" w:color="auto"/>
        <w:left w:val="none" w:sz="0" w:space="0" w:color="auto"/>
        <w:bottom w:val="none" w:sz="0" w:space="0" w:color="auto"/>
        <w:right w:val="none" w:sz="0" w:space="0" w:color="auto"/>
      </w:divBdr>
    </w:div>
    <w:div w:id="45422462">
      <w:bodyDiv w:val="1"/>
      <w:marLeft w:val="0"/>
      <w:marRight w:val="0"/>
      <w:marTop w:val="0"/>
      <w:marBottom w:val="0"/>
      <w:divBdr>
        <w:top w:val="none" w:sz="0" w:space="0" w:color="auto"/>
        <w:left w:val="none" w:sz="0" w:space="0" w:color="auto"/>
        <w:bottom w:val="none" w:sz="0" w:space="0" w:color="auto"/>
        <w:right w:val="none" w:sz="0" w:space="0" w:color="auto"/>
      </w:divBdr>
    </w:div>
    <w:div w:id="45876854">
      <w:bodyDiv w:val="1"/>
      <w:marLeft w:val="0"/>
      <w:marRight w:val="0"/>
      <w:marTop w:val="0"/>
      <w:marBottom w:val="0"/>
      <w:divBdr>
        <w:top w:val="none" w:sz="0" w:space="0" w:color="auto"/>
        <w:left w:val="none" w:sz="0" w:space="0" w:color="auto"/>
        <w:bottom w:val="none" w:sz="0" w:space="0" w:color="auto"/>
        <w:right w:val="none" w:sz="0" w:space="0" w:color="auto"/>
      </w:divBdr>
    </w:div>
    <w:div w:id="46146830">
      <w:bodyDiv w:val="1"/>
      <w:marLeft w:val="0"/>
      <w:marRight w:val="0"/>
      <w:marTop w:val="0"/>
      <w:marBottom w:val="0"/>
      <w:divBdr>
        <w:top w:val="none" w:sz="0" w:space="0" w:color="auto"/>
        <w:left w:val="none" w:sz="0" w:space="0" w:color="auto"/>
        <w:bottom w:val="none" w:sz="0" w:space="0" w:color="auto"/>
        <w:right w:val="none" w:sz="0" w:space="0" w:color="auto"/>
      </w:divBdr>
    </w:div>
    <w:div w:id="47536672">
      <w:bodyDiv w:val="1"/>
      <w:marLeft w:val="0"/>
      <w:marRight w:val="0"/>
      <w:marTop w:val="0"/>
      <w:marBottom w:val="0"/>
      <w:divBdr>
        <w:top w:val="none" w:sz="0" w:space="0" w:color="auto"/>
        <w:left w:val="none" w:sz="0" w:space="0" w:color="auto"/>
        <w:bottom w:val="none" w:sz="0" w:space="0" w:color="auto"/>
        <w:right w:val="none" w:sz="0" w:space="0" w:color="auto"/>
      </w:divBdr>
    </w:div>
    <w:div w:id="50152459">
      <w:bodyDiv w:val="1"/>
      <w:marLeft w:val="0"/>
      <w:marRight w:val="0"/>
      <w:marTop w:val="0"/>
      <w:marBottom w:val="0"/>
      <w:divBdr>
        <w:top w:val="none" w:sz="0" w:space="0" w:color="auto"/>
        <w:left w:val="none" w:sz="0" w:space="0" w:color="auto"/>
        <w:bottom w:val="none" w:sz="0" w:space="0" w:color="auto"/>
        <w:right w:val="none" w:sz="0" w:space="0" w:color="auto"/>
      </w:divBdr>
    </w:div>
    <w:div w:id="50615160">
      <w:bodyDiv w:val="1"/>
      <w:marLeft w:val="0"/>
      <w:marRight w:val="0"/>
      <w:marTop w:val="0"/>
      <w:marBottom w:val="0"/>
      <w:divBdr>
        <w:top w:val="none" w:sz="0" w:space="0" w:color="auto"/>
        <w:left w:val="none" w:sz="0" w:space="0" w:color="auto"/>
        <w:bottom w:val="none" w:sz="0" w:space="0" w:color="auto"/>
        <w:right w:val="none" w:sz="0" w:space="0" w:color="auto"/>
      </w:divBdr>
    </w:div>
    <w:div w:id="52899506">
      <w:bodyDiv w:val="1"/>
      <w:marLeft w:val="0"/>
      <w:marRight w:val="0"/>
      <w:marTop w:val="0"/>
      <w:marBottom w:val="0"/>
      <w:divBdr>
        <w:top w:val="none" w:sz="0" w:space="0" w:color="auto"/>
        <w:left w:val="none" w:sz="0" w:space="0" w:color="auto"/>
        <w:bottom w:val="none" w:sz="0" w:space="0" w:color="auto"/>
        <w:right w:val="none" w:sz="0" w:space="0" w:color="auto"/>
      </w:divBdr>
    </w:div>
    <w:div w:id="53820167">
      <w:bodyDiv w:val="1"/>
      <w:marLeft w:val="0"/>
      <w:marRight w:val="0"/>
      <w:marTop w:val="0"/>
      <w:marBottom w:val="0"/>
      <w:divBdr>
        <w:top w:val="none" w:sz="0" w:space="0" w:color="auto"/>
        <w:left w:val="none" w:sz="0" w:space="0" w:color="auto"/>
        <w:bottom w:val="none" w:sz="0" w:space="0" w:color="auto"/>
        <w:right w:val="none" w:sz="0" w:space="0" w:color="auto"/>
      </w:divBdr>
    </w:div>
    <w:div w:id="54621359">
      <w:bodyDiv w:val="1"/>
      <w:marLeft w:val="0"/>
      <w:marRight w:val="0"/>
      <w:marTop w:val="0"/>
      <w:marBottom w:val="0"/>
      <w:divBdr>
        <w:top w:val="none" w:sz="0" w:space="0" w:color="auto"/>
        <w:left w:val="none" w:sz="0" w:space="0" w:color="auto"/>
        <w:bottom w:val="none" w:sz="0" w:space="0" w:color="auto"/>
        <w:right w:val="none" w:sz="0" w:space="0" w:color="auto"/>
      </w:divBdr>
    </w:div>
    <w:div w:id="54858922">
      <w:bodyDiv w:val="1"/>
      <w:marLeft w:val="0"/>
      <w:marRight w:val="0"/>
      <w:marTop w:val="0"/>
      <w:marBottom w:val="0"/>
      <w:divBdr>
        <w:top w:val="none" w:sz="0" w:space="0" w:color="auto"/>
        <w:left w:val="none" w:sz="0" w:space="0" w:color="auto"/>
        <w:bottom w:val="none" w:sz="0" w:space="0" w:color="auto"/>
        <w:right w:val="none" w:sz="0" w:space="0" w:color="auto"/>
      </w:divBdr>
    </w:div>
    <w:div w:id="55975143">
      <w:bodyDiv w:val="1"/>
      <w:marLeft w:val="0"/>
      <w:marRight w:val="0"/>
      <w:marTop w:val="0"/>
      <w:marBottom w:val="0"/>
      <w:divBdr>
        <w:top w:val="none" w:sz="0" w:space="0" w:color="auto"/>
        <w:left w:val="none" w:sz="0" w:space="0" w:color="auto"/>
        <w:bottom w:val="none" w:sz="0" w:space="0" w:color="auto"/>
        <w:right w:val="none" w:sz="0" w:space="0" w:color="auto"/>
      </w:divBdr>
    </w:div>
    <w:div w:id="56438818">
      <w:bodyDiv w:val="1"/>
      <w:marLeft w:val="0"/>
      <w:marRight w:val="0"/>
      <w:marTop w:val="0"/>
      <w:marBottom w:val="0"/>
      <w:divBdr>
        <w:top w:val="none" w:sz="0" w:space="0" w:color="auto"/>
        <w:left w:val="none" w:sz="0" w:space="0" w:color="auto"/>
        <w:bottom w:val="none" w:sz="0" w:space="0" w:color="auto"/>
        <w:right w:val="none" w:sz="0" w:space="0" w:color="auto"/>
      </w:divBdr>
    </w:div>
    <w:div w:id="56632737">
      <w:bodyDiv w:val="1"/>
      <w:marLeft w:val="0"/>
      <w:marRight w:val="0"/>
      <w:marTop w:val="0"/>
      <w:marBottom w:val="0"/>
      <w:divBdr>
        <w:top w:val="none" w:sz="0" w:space="0" w:color="auto"/>
        <w:left w:val="none" w:sz="0" w:space="0" w:color="auto"/>
        <w:bottom w:val="none" w:sz="0" w:space="0" w:color="auto"/>
        <w:right w:val="none" w:sz="0" w:space="0" w:color="auto"/>
      </w:divBdr>
    </w:div>
    <w:div w:id="57630485">
      <w:bodyDiv w:val="1"/>
      <w:marLeft w:val="0"/>
      <w:marRight w:val="0"/>
      <w:marTop w:val="0"/>
      <w:marBottom w:val="0"/>
      <w:divBdr>
        <w:top w:val="none" w:sz="0" w:space="0" w:color="auto"/>
        <w:left w:val="none" w:sz="0" w:space="0" w:color="auto"/>
        <w:bottom w:val="none" w:sz="0" w:space="0" w:color="auto"/>
        <w:right w:val="none" w:sz="0" w:space="0" w:color="auto"/>
      </w:divBdr>
    </w:div>
    <w:div w:id="57823887">
      <w:bodyDiv w:val="1"/>
      <w:marLeft w:val="0"/>
      <w:marRight w:val="0"/>
      <w:marTop w:val="0"/>
      <w:marBottom w:val="0"/>
      <w:divBdr>
        <w:top w:val="none" w:sz="0" w:space="0" w:color="auto"/>
        <w:left w:val="none" w:sz="0" w:space="0" w:color="auto"/>
        <w:bottom w:val="none" w:sz="0" w:space="0" w:color="auto"/>
        <w:right w:val="none" w:sz="0" w:space="0" w:color="auto"/>
      </w:divBdr>
    </w:div>
    <w:div w:id="58014663">
      <w:bodyDiv w:val="1"/>
      <w:marLeft w:val="0"/>
      <w:marRight w:val="0"/>
      <w:marTop w:val="0"/>
      <w:marBottom w:val="0"/>
      <w:divBdr>
        <w:top w:val="none" w:sz="0" w:space="0" w:color="auto"/>
        <w:left w:val="none" w:sz="0" w:space="0" w:color="auto"/>
        <w:bottom w:val="none" w:sz="0" w:space="0" w:color="auto"/>
        <w:right w:val="none" w:sz="0" w:space="0" w:color="auto"/>
      </w:divBdr>
    </w:div>
    <w:div w:id="58021590">
      <w:bodyDiv w:val="1"/>
      <w:marLeft w:val="0"/>
      <w:marRight w:val="0"/>
      <w:marTop w:val="0"/>
      <w:marBottom w:val="0"/>
      <w:divBdr>
        <w:top w:val="none" w:sz="0" w:space="0" w:color="auto"/>
        <w:left w:val="none" w:sz="0" w:space="0" w:color="auto"/>
        <w:bottom w:val="none" w:sz="0" w:space="0" w:color="auto"/>
        <w:right w:val="none" w:sz="0" w:space="0" w:color="auto"/>
      </w:divBdr>
    </w:div>
    <w:div w:id="58486109">
      <w:bodyDiv w:val="1"/>
      <w:marLeft w:val="0"/>
      <w:marRight w:val="0"/>
      <w:marTop w:val="0"/>
      <w:marBottom w:val="0"/>
      <w:divBdr>
        <w:top w:val="none" w:sz="0" w:space="0" w:color="auto"/>
        <w:left w:val="none" w:sz="0" w:space="0" w:color="auto"/>
        <w:bottom w:val="none" w:sz="0" w:space="0" w:color="auto"/>
        <w:right w:val="none" w:sz="0" w:space="0" w:color="auto"/>
      </w:divBdr>
    </w:div>
    <w:div w:id="59988930">
      <w:bodyDiv w:val="1"/>
      <w:marLeft w:val="0"/>
      <w:marRight w:val="0"/>
      <w:marTop w:val="0"/>
      <w:marBottom w:val="0"/>
      <w:divBdr>
        <w:top w:val="none" w:sz="0" w:space="0" w:color="auto"/>
        <w:left w:val="none" w:sz="0" w:space="0" w:color="auto"/>
        <w:bottom w:val="none" w:sz="0" w:space="0" w:color="auto"/>
        <w:right w:val="none" w:sz="0" w:space="0" w:color="auto"/>
      </w:divBdr>
    </w:div>
    <w:div w:id="60300726">
      <w:bodyDiv w:val="1"/>
      <w:marLeft w:val="0"/>
      <w:marRight w:val="0"/>
      <w:marTop w:val="0"/>
      <w:marBottom w:val="0"/>
      <w:divBdr>
        <w:top w:val="none" w:sz="0" w:space="0" w:color="auto"/>
        <w:left w:val="none" w:sz="0" w:space="0" w:color="auto"/>
        <w:bottom w:val="none" w:sz="0" w:space="0" w:color="auto"/>
        <w:right w:val="none" w:sz="0" w:space="0" w:color="auto"/>
      </w:divBdr>
    </w:div>
    <w:div w:id="62264658">
      <w:bodyDiv w:val="1"/>
      <w:marLeft w:val="0"/>
      <w:marRight w:val="0"/>
      <w:marTop w:val="0"/>
      <w:marBottom w:val="0"/>
      <w:divBdr>
        <w:top w:val="none" w:sz="0" w:space="0" w:color="auto"/>
        <w:left w:val="none" w:sz="0" w:space="0" w:color="auto"/>
        <w:bottom w:val="none" w:sz="0" w:space="0" w:color="auto"/>
        <w:right w:val="none" w:sz="0" w:space="0" w:color="auto"/>
      </w:divBdr>
    </w:div>
    <w:div w:id="62878566">
      <w:bodyDiv w:val="1"/>
      <w:marLeft w:val="0"/>
      <w:marRight w:val="0"/>
      <w:marTop w:val="0"/>
      <w:marBottom w:val="0"/>
      <w:divBdr>
        <w:top w:val="none" w:sz="0" w:space="0" w:color="auto"/>
        <w:left w:val="none" w:sz="0" w:space="0" w:color="auto"/>
        <w:bottom w:val="none" w:sz="0" w:space="0" w:color="auto"/>
        <w:right w:val="none" w:sz="0" w:space="0" w:color="auto"/>
      </w:divBdr>
    </w:div>
    <w:div w:id="63916038">
      <w:bodyDiv w:val="1"/>
      <w:marLeft w:val="0"/>
      <w:marRight w:val="0"/>
      <w:marTop w:val="0"/>
      <w:marBottom w:val="0"/>
      <w:divBdr>
        <w:top w:val="none" w:sz="0" w:space="0" w:color="auto"/>
        <w:left w:val="none" w:sz="0" w:space="0" w:color="auto"/>
        <w:bottom w:val="none" w:sz="0" w:space="0" w:color="auto"/>
        <w:right w:val="none" w:sz="0" w:space="0" w:color="auto"/>
      </w:divBdr>
    </w:div>
    <w:div w:id="64109606">
      <w:bodyDiv w:val="1"/>
      <w:marLeft w:val="0"/>
      <w:marRight w:val="0"/>
      <w:marTop w:val="0"/>
      <w:marBottom w:val="0"/>
      <w:divBdr>
        <w:top w:val="none" w:sz="0" w:space="0" w:color="auto"/>
        <w:left w:val="none" w:sz="0" w:space="0" w:color="auto"/>
        <w:bottom w:val="none" w:sz="0" w:space="0" w:color="auto"/>
        <w:right w:val="none" w:sz="0" w:space="0" w:color="auto"/>
      </w:divBdr>
    </w:div>
    <w:div w:id="64111573">
      <w:bodyDiv w:val="1"/>
      <w:marLeft w:val="0"/>
      <w:marRight w:val="0"/>
      <w:marTop w:val="0"/>
      <w:marBottom w:val="0"/>
      <w:divBdr>
        <w:top w:val="none" w:sz="0" w:space="0" w:color="auto"/>
        <w:left w:val="none" w:sz="0" w:space="0" w:color="auto"/>
        <w:bottom w:val="none" w:sz="0" w:space="0" w:color="auto"/>
        <w:right w:val="none" w:sz="0" w:space="0" w:color="auto"/>
      </w:divBdr>
    </w:div>
    <w:div w:id="65347823">
      <w:bodyDiv w:val="1"/>
      <w:marLeft w:val="0"/>
      <w:marRight w:val="0"/>
      <w:marTop w:val="0"/>
      <w:marBottom w:val="0"/>
      <w:divBdr>
        <w:top w:val="none" w:sz="0" w:space="0" w:color="auto"/>
        <w:left w:val="none" w:sz="0" w:space="0" w:color="auto"/>
        <w:bottom w:val="none" w:sz="0" w:space="0" w:color="auto"/>
        <w:right w:val="none" w:sz="0" w:space="0" w:color="auto"/>
      </w:divBdr>
    </w:div>
    <w:div w:id="68501496">
      <w:bodyDiv w:val="1"/>
      <w:marLeft w:val="0"/>
      <w:marRight w:val="0"/>
      <w:marTop w:val="0"/>
      <w:marBottom w:val="0"/>
      <w:divBdr>
        <w:top w:val="none" w:sz="0" w:space="0" w:color="auto"/>
        <w:left w:val="none" w:sz="0" w:space="0" w:color="auto"/>
        <w:bottom w:val="none" w:sz="0" w:space="0" w:color="auto"/>
        <w:right w:val="none" w:sz="0" w:space="0" w:color="auto"/>
      </w:divBdr>
    </w:div>
    <w:div w:id="72095407">
      <w:bodyDiv w:val="1"/>
      <w:marLeft w:val="0"/>
      <w:marRight w:val="0"/>
      <w:marTop w:val="0"/>
      <w:marBottom w:val="0"/>
      <w:divBdr>
        <w:top w:val="none" w:sz="0" w:space="0" w:color="auto"/>
        <w:left w:val="none" w:sz="0" w:space="0" w:color="auto"/>
        <w:bottom w:val="none" w:sz="0" w:space="0" w:color="auto"/>
        <w:right w:val="none" w:sz="0" w:space="0" w:color="auto"/>
      </w:divBdr>
    </w:div>
    <w:div w:id="75323551">
      <w:bodyDiv w:val="1"/>
      <w:marLeft w:val="0"/>
      <w:marRight w:val="0"/>
      <w:marTop w:val="0"/>
      <w:marBottom w:val="0"/>
      <w:divBdr>
        <w:top w:val="none" w:sz="0" w:space="0" w:color="auto"/>
        <w:left w:val="none" w:sz="0" w:space="0" w:color="auto"/>
        <w:bottom w:val="none" w:sz="0" w:space="0" w:color="auto"/>
        <w:right w:val="none" w:sz="0" w:space="0" w:color="auto"/>
      </w:divBdr>
    </w:div>
    <w:div w:id="78450017">
      <w:bodyDiv w:val="1"/>
      <w:marLeft w:val="0"/>
      <w:marRight w:val="0"/>
      <w:marTop w:val="0"/>
      <w:marBottom w:val="0"/>
      <w:divBdr>
        <w:top w:val="none" w:sz="0" w:space="0" w:color="auto"/>
        <w:left w:val="none" w:sz="0" w:space="0" w:color="auto"/>
        <w:bottom w:val="none" w:sz="0" w:space="0" w:color="auto"/>
        <w:right w:val="none" w:sz="0" w:space="0" w:color="auto"/>
      </w:divBdr>
    </w:div>
    <w:div w:id="79183269">
      <w:bodyDiv w:val="1"/>
      <w:marLeft w:val="0"/>
      <w:marRight w:val="0"/>
      <w:marTop w:val="0"/>
      <w:marBottom w:val="0"/>
      <w:divBdr>
        <w:top w:val="none" w:sz="0" w:space="0" w:color="auto"/>
        <w:left w:val="none" w:sz="0" w:space="0" w:color="auto"/>
        <w:bottom w:val="none" w:sz="0" w:space="0" w:color="auto"/>
        <w:right w:val="none" w:sz="0" w:space="0" w:color="auto"/>
      </w:divBdr>
    </w:div>
    <w:div w:id="79260104">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3109064">
      <w:bodyDiv w:val="1"/>
      <w:marLeft w:val="0"/>
      <w:marRight w:val="0"/>
      <w:marTop w:val="0"/>
      <w:marBottom w:val="0"/>
      <w:divBdr>
        <w:top w:val="none" w:sz="0" w:space="0" w:color="auto"/>
        <w:left w:val="none" w:sz="0" w:space="0" w:color="auto"/>
        <w:bottom w:val="none" w:sz="0" w:space="0" w:color="auto"/>
        <w:right w:val="none" w:sz="0" w:space="0" w:color="auto"/>
      </w:divBdr>
    </w:div>
    <w:div w:id="85469237">
      <w:bodyDiv w:val="1"/>
      <w:marLeft w:val="0"/>
      <w:marRight w:val="0"/>
      <w:marTop w:val="0"/>
      <w:marBottom w:val="0"/>
      <w:divBdr>
        <w:top w:val="none" w:sz="0" w:space="0" w:color="auto"/>
        <w:left w:val="none" w:sz="0" w:space="0" w:color="auto"/>
        <w:bottom w:val="none" w:sz="0" w:space="0" w:color="auto"/>
        <w:right w:val="none" w:sz="0" w:space="0" w:color="auto"/>
      </w:divBdr>
    </w:div>
    <w:div w:id="86385086">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89354419">
      <w:bodyDiv w:val="1"/>
      <w:marLeft w:val="0"/>
      <w:marRight w:val="0"/>
      <w:marTop w:val="0"/>
      <w:marBottom w:val="0"/>
      <w:divBdr>
        <w:top w:val="none" w:sz="0" w:space="0" w:color="auto"/>
        <w:left w:val="none" w:sz="0" w:space="0" w:color="auto"/>
        <w:bottom w:val="none" w:sz="0" w:space="0" w:color="auto"/>
        <w:right w:val="none" w:sz="0" w:space="0" w:color="auto"/>
      </w:divBdr>
    </w:div>
    <w:div w:id="89475744">
      <w:bodyDiv w:val="1"/>
      <w:marLeft w:val="0"/>
      <w:marRight w:val="0"/>
      <w:marTop w:val="0"/>
      <w:marBottom w:val="0"/>
      <w:divBdr>
        <w:top w:val="none" w:sz="0" w:space="0" w:color="auto"/>
        <w:left w:val="none" w:sz="0" w:space="0" w:color="auto"/>
        <w:bottom w:val="none" w:sz="0" w:space="0" w:color="auto"/>
        <w:right w:val="none" w:sz="0" w:space="0" w:color="auto"/>
      </w:divBdr>
    </w:div>
    <w:div w:id="90319072">
      <w:bodyDiv w:val="1"/>
      <w:marLeft w:val="0"/>
      <w:marRight w:val="0"/>
      <w:marTop w:val="0"/>
      <w:marBottom w:val="0"/>
      <w:divBdr>
        <w:top w:val="none" w:sz="0" w:space="0" w:color="auto"/>
        <w:left w:val="none" w:sz="0" w:space="0" w:color="auto"/>
        <w:bottom w:val="none" w:sz="0" w:space="0" w:color="auto"/>
        <w:right w:val="none" w:sz="0" w:space="0" w:color="auto"/>
      </w:divBdr>
    </w:div>
    <w:div w:id="90901546">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1896063">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3864173">
      <w:bodyDiv w:val="1"/>
      <w:marLeft w:val="0"/>
      <w:marRight w:val="0"/>
      <w:marTop w:val="0"/>
      <w:marBottom w:val="0"/>
      <w:divBdr>
        <w:top w:val="none" w:sz="0" w:space="0" w:color="auto"/>
        <w:left w:val="none" w:sz="0" w:space="0" w:color="auto"/>
        <w:bottom w:val="none" w:sz="0" w:space="0" w:color="auto"/>
        <w:right w:val="none" w:sz="0" w:space="0" w:color="auto"/>
      </w:divBdr>
    </w:div>
    <w:div w:id="94979041">
      <w:bodyDiv w:val="1"/>
      <w:marLeft w:val="0"/>
      <w:marRight w:val="0"/>
      <w:marTop w:val="0"/>
      <w:marBottom w:val="0"/>
      <w:divBdr>
        <w:top w:val="none" w:sz="0" w:space="0" w:color="auto"/>
        <w:left w:val="none" w:sz="0" w:space="0" w:color="auto"/>
        <w:bottom w:val="none" w:sz="0" w:space="0" w:color="auto"/>
        <w:right w:val="none" w:sz="0" w:space="0" w:color="auto"/>
      </w:divBdr>
    </w:div>
    <w:div w:id="95905890">
      <w:bodyDiv w:val="1"/>
      <w:marLeft w:val="0"/>
      <w:marRight w:val="0"/>
      <w:marTop w:val="0"/>
      <w:marBottom w:val="0"/>
      <w:divBdr>
        <w:top w:val="none" w:sz="0" w:space="0" w:color="auto"/>
        <w:left w:val="none" w:sz="0" w:space="0" w:color="auto"/>
        <w:bottom w:val="none" w:sz="0" w:space="0" w:color="auto"/>
        <w:right w:val="none" w:sz="0" w:space="0" w:color="auto"/>
      </w:divBdr>
    </w:div>
    <w:div w:id="96102715">
      <w:bodyDiv w:val="1"/>
      <w:marLeft w:val="0"/>
      <w:marRight w:val="0"/>
      <w:marTop w:val="0"/>
      <w:marBottom w:val="0"/>
      <w:divBdr>
        <w:top w:val="none" w:sz="0" w:space="0" w:color="auto"/>
        <w:left w:val="none" w:sz="0" w:space="0" w:color="auto"/>
        <w:bottom w:val="none" w:sz="0" w:space="0" w:color="auto"/>
        <w:right w:val="none" w:sz="0" w:space="0" w:color="auto"/>
      </w:divBdr>
    </w:div>
    <w:div w:id="96341161">
      <w:bodyDiv w:val="1"/>
      <w:marLeft w:val="0"/>
      <w:marRight w:val="0"/>
      <w:marTop w:val="0"/>
      <w:marBottom w:val="0"/>
      <w:divBdr>
        <w:top w:val="none" w:sz="0" w:space="0" w:color="auto"/>
        <w:left w:val="none" w:sz="0" w:space="0" w:color="auto"/>
        <w:bottom w:val="none" w:sz="0" w:space="0" w:color="auto"/>
        <w:right w:val="none" w:sz="0" w:space="0" w:color="auto"/>
      </w:divBdr>
    </w:div>
    <w:div w:id="97067673">
      <w:bodyDiv w:val="1"/>
      <w:marLeft w:val="0"/>
      <w:marRight w:val="0"/>
      <w:marTop w:val="0"/>
      <w:marBottom w:val="0"/>
      <w:divBdr>
        <w:top w:val="none" w:sz="0" w:space="0" w:color="auto"/>
        <w:left w:val="none" w:sz="0" w:space="0" w:color="auto"/>
        <w:bottom w:val="none" w:sz="0" w:space="0" w:color="auto"/>
        <w:right w:val="none" w:sz="0" w:space="0" w:color="auto"/>
      </w:divBdr>
    </w:div>
    <w:div w:id="97877062">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0535202">
      <w:bodyDiv w:val="1"/>
      <w:marLeft w:val="0"/>
      <w:marRight w:val="0"/>
      <w:marTop w:val="0"/>
      <w:marBottom w:val="0"/>
      <w:divBdr>
        <w:top w:val="none" w:sz="0" w:space="0" w:color="auto"/>
        <w:left w:val="none" w:sz="0" w:space="0" w:color="auto"/>
        <w:bottom w:val="none" w:sz="0" w:space="0" w:color="auto"/>
        <w:right w:val="none" w:sz="0" w:space="0" w:color="auto"/>
      </w:divBdr>
    </w:div>
    <w:div w:id="101152123">
      <w:bodyDiv w:val="1"/>
      <w:marLeft w:val="0"/>
      <w:marRight w:val="0"/>
      <w:marTop w:val="0"/>
      <w:marBottom w:val="0"/>
      <w:divBdr>
        <w:top w:val="none" w:sz="0" w:space="0" w:color="auto"/>
        <w:left w:val="none" w:sz="0" w:space="0" w:color="auto"/>
        <w:bottom w:val="none" w:sz="0" w:space="0" w:color="auto"/>
        <w:right w:val="none" w:sz="0" w:space="0" w:color="auto"/>
      </w:divBdr>
    </w:div>
    <w:div w:id="103501936">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04008280">
      <w:bodyDiv w:val="1"/>
      <w:marLeft w:val="0"/>
      <w:marRight w:val="0"/>
      <w:marTop w:val="0"/>
      <w:marBottom w:val="0"/>
      <w:divBdr>
        <w:top w:val="none" w:sz="0" w:space="0" w:color="auto"/>
        <w:left w:val="none" w:sz="0" w:space="0" w:color="auto"/>
        <w:bottom w:val="none" w:sz="0" w:space="0" w:color="auto"/>
        <w:right w:val="none" w:sz="0" w:space="0" w:color="auto"/>
      </w:divBdr>
    </w:div>
    <w:div w:id="105007425">
      <w:bodyDiv w:val="1"/>
      <w:marLeft w:val="0"/>
      <w:marRight w:val="0"/>
      <w:marTop w:val="0"/>
      <w:marBottom w:val="0"/>
      <w:divBdr>
        <w:top w:val="none" w:sz="0" w:space="0" w:color="auto"/>
        <w:left w:val="none" w:sz="0" w:space="0" w:color="auto"/>
        <w:bottom w:val="none" w:sz="0" w:space="0" w:color="auto"/>
        <w:right w:val="none" w:sz="0" w:space="0" w:color="auto"/>
      </w:divBdr>
    </w:div>
    <w:div w:id="106698055">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
    <w:div w:id="107897914">
      <w:bodyDiv w:val="1"/>
      <w:marLeft w:val="0"/>
      <w:marRight w:val="0"/>
      <w:marTop w:val="0"/>
      <w:marBottom w:val="0"/>
      <w:divBdr>
        <w:top w:val="none" w:sz="0" w:space="0" w:color="auto"/>
        <w:left w:val="none" w:sz="0" w:space="0" w:color="auto"/>
        <w:bottom w:val="none" w:sz="0" w:space="0" w:color="auto"/>
        <w:right w:val="none" w:sz="0" w:space="0" w:color="auto"/>
      </w:divBdr>
    </w:div>
    <w:div w:id="109058966">
      <w:bodyDiv w:val="1"/>
      <w:marLeft w:val="0"/>
      <w:marRight w:val="0"/>
      <w:marTop w:val="0"/>
      <w:marBottom w:val="0"/>
      <w:divBdr>
        <w:top w:val="none" w:sz="0" w:space="0" w:color="auto"/>
        <w:left w:val="none" w:sz="0" w:space="0" w:color="auto"/>
        <w:bottom w:val="none" w:sz="0" w:space="0" w:color="auto"/>
        <w:right w:val="none" w:sz="0" w:space="0" w:color="auto"/>
      </w:divBdr>
    </w:div>
    <w:div w:id="109276864">
      <w:bodyDiv w:val="1"/>
      <w:marLeft w:val="0"/>
      <w:marRight w:val="0"/>
      <w:marTop w:val="0"/>
      <w:marBottom w:val="0"/>
      <w:divBdr>
        <w:top w:val="none" w:sz="0" w:space="0" w:color="auto"/>
        <w:left w:val="none" w:sz="0" w:space="0" w:color="auto"/>
        <w:bottom w:val="none" w:sz="0" w:space="0" w:color="auto"/>
        <w:right w:val="none" w:sz="0" w:space="0" w:color="auto"/>
      </w:divBdr>
    </w:div>
    <w:div w:id="109518955">
      <w:bodyDiv w:val="1"/>
      <w:marLeft w:val="0"/>
      <w:marRight w:val="0"/>
      <w:marTop w:val="0"/>
      <w:marBottom w:val="0"/>
      <w:divBdr>
        <w:top w:val="none" w:sz="0" w:space="0" w:color="auto"/>
        <w:left w:val="none" w:sz="0" w:space="0" w:color="auto"/>
        <w:bottom w:val="none" w:sz="0" w:space="0" w:color="auto"/>
        <w:right w:val="none" w:sz="0" w:space="0" w:color="auto"/>
      </w:divBdr>
    </w:div>
    <w:div w:id="111049807">
      <w:bodyDiv w:val="1"/>
      <w:marLeft w:val="0"/>
      <w:marRight w:val="0"/>
      <w:marTop w:val="0"/>
      <w:marBottom w:val="0"/>
      <w:divBdr>
        <w:top w:val="none" w:sz="0" w:space="0" w:color="auto"/>
        <w:left w:val="none" w:sz="0" w:space="0" w:color="auto"/>
        <w:bottom w:val="none" w:sz="0" w:space="0" w:color="auto"/>
        <w:right w:val="none" w:sz="0" w:space="0" w:color="auto"/>
      </w:divBdr>
    </w:div>
    <w:div w:id="111216191">
      <w:bodyDiv w:val="1"/>
      <w:marLeft w:val="0"/>
      <w:marRight w:val="0"/>
      <w:marTop w:val="0"/>
      <w:marBottom w:val="0"/>
      <w:divBdr>
        <w:top w:val="none" w:sz="0" w:space="0" w:color="auto"/>
        <w:left w:val="none" w:sz="0" w:space="0" w:color="auto"/>
        <w:bottom w:val="none" w:sz="0" w:space="0" w:color="auto"/>
        <w:right w:val="none" w:sz="0" w:space="0" w:color="auto"/>
      </w:divBdr>
    </w:div>
    <w:div w:id="112603700">
      <w:bodyDiv w:val="1"/>
      <w:marLeft w:val="0"/>
      <w:marRight w:val="0"/>
      <w:marTop w:val="0"/>
      <w:marBottom w:val="0"/>
      <w:divBdr>
        <w:top w:val="none" w:sz="0" w:space="0" w:color="auto"/>
        <w:left w:val="none" w:sz="0" w:space="0" w:color="auto"/>
        <w:bottom w:val="none" w:sz="0" w:space="0" w:color="auto"/>
        <w:right w:val="none" w:sz="0" w:space="0" w:color="auto"/>
      </w:divBdr>
    </w:div>
    <w:div w:id="112867077">
      <w:bodyDiv w:val="1"/>
      <w:marLeft w:val="0"/>
      <w:marRight w:val="0"/>
      <w:marTop w:val="0"/>
      <w:marBottom w:val="0"/>
      <w:divBdr>
        <w:top w:val="none" w:sz="0" w:space="0" w:color="auto"/>
        <w:left w:val="none" w:sz="0" w:space="0" w:color="auto"/>
        <w:bottom w:val="none" w:sz="0" w:space="0" w:color="auto"/>
        <w:right w:val="none" w:sz="0" w:space="0" w:color="auto"/>
      </w:divBdr>
    </w:div>
    <w:div w:id="113714029">
      <w:bodyDiv w:val="1"/>
      <w:marLeft w:val="0"/>
      <w:marRight w:val="0"/>
      <w:marTop w:val="0"/>
      <w:marBottom w:val="0"/>
      <w:divBdr>
        <w:top w:val="none" w:sz="0" w:space="0" w:color="auto"/>
        <w:left w:val="none" w:sz="0" w:space="0" w:color="auto"/>
        <w:bottom w:val="none" w:sz="0" w:space="0" w:color="auto"/>
        <w:right w:val="none" w:sz="0" w:space="0" w:color="auto"/>
      </w:divBdr>
    </w:div>
    <w:div w:id="114377219">
      <w:bodyDiv w:val="1"/>
      <w:marLeft w:val="0"/>
      <w:marRight w:val="0"/>
      <w:marTop w:val="0"/>
      <w:marBottom w:val="0"/>
      <w:divBdr>
        <w:top w:val="none" w:sz="0" w:space="0" w:color="auto"/>
        <w:left w:val="none" w:sz="0" w:space="0" w:color="auto"/>
        <w:bottom w:val="none" w:sz="0" w:space="0" w:color="auto"/>
        <w:right w:val="none" w:sz="0" w:space="0" w:color="auto"/>
      </w:divBdr>
    </w:div>
    <w:div w:id="114913412">
      <w:bodyDiv w:val="1"/>
      <w:marLeft w:val="0"/>
      <w:marRight w:val="0"/>
      <w:marTop w:val="0"/>
      <w:marBottom w:val="0"/>
      <w:divBdr>
        <w:top w:val="none" w:sz="0" w:space="0" w:color="auto"/>
        <w:left w:val="none" w:sz="0" w:space="0" w:color="auto"/>
        <w:bottom w:val="none" w:sz="0" w:space="0" w:color="auto"/>
        <w:right w:val="none" w:sz="0" w:space="0" w:color="auto"/>
      </w:divBdr>
    </w:div>
    <w:div w:id="115493737">
      <w:bodyDiv w:val="1"/>
      <w:marLeft w:val="0"/>
      <w:marRight w:val="0"/>
      <w:marTop w:val="0"/>
      <w:marBottom w:val="0"/>
      <w:divBdr>
        <w:top w:val="none" w:sz="0" w:space="0" w:color="auto"/>
        <w:left w:val="none" w:sz="0" w:space="0" w:color="auto"/>
        <w:bottom w:val="none" w:sz="0" w:space="0" w:color="auto"/>
        <w:right w:val="none" w:sz="0" w:space="0" w:color="auto"/>
      </w:divBdr>
    </w:div>
    <w:div w:id="117603450">
      <w:bodyDiv w:val="1"/>
      <w:marLeft w:val="0"/>
      <w:marRight w:val="0"/>
      <w:marTop w:val="0"/>
      <w:marBottom w:val="0"/>
      <w:divBdr>
        <w:top w:val="none" w:sz="0" w:space="0" w:color="auto"/>
        <w:left w:val="none" w:sz="0" w:space="0" w:color="auto"/>
        <w:bottom w:val="none" w:sz="0" w:space="0" w:color="auto"/>
        <w:right w:val="none" w:sz="0" w:space="0" w:color="auto"/>
      </w:divBdr>
    </w:div>
    <w:div w:id="117993297">
      <w:bodyDiv w:val="1"/>
      <w:marLeft w:val="0"/>
      <w:marRight w:val="0"/>
      <w:marTop w:val="0"/>
      <w:marBottom w:val="0"/>
      <w:divBdr>
        <w:top w:val="none" w:sz="0" w:space="0" w:color="auto"/>
        <w:left w:val="none" w:sz="0" w:space="0" w:color="auto"/>
        <w:bottom w:val="none" w:sz="0" w:space="0" w:color="auto"/>
        <w:right w:val="none" w:sz="0" w:space="0" w:color="auto"/>
      </w:divBdr>
    </w:div>
    <w:div w:id="118500228">
      <w:bodyDiv w:val="1"/>
      <w:marLeft w:val="0"/>
      <w:marRight w:val="0"/>
      <w:marTop w:val="0"/>
      <w:marBottom w:val="0"/>
      <w:divBdr>
        <w:top w:val="none" w:sz="0" w:space="0" w:color="auto"/>
        <w:left w:val="none" w:sz="0" w:space="0" w:color="auto"/>
        <w:bottom w:val="none" w:sz="0" w:space="0" w:color="auto"/>
        <w:right w:val="none" w:sz="0" w:space="0" w:color="auto"/>
      </w:divBdr>
    </w:div>
    <w:div w:id="118572522">
      <w:bodyDiv w:val="1"/>
      <w:marLeft w:val="0"/>
      <w:marRight w:val="0"/>
      <w:marTop w:val="0"/>
      <w:marBottom w:val="0"/>
      <w:divBdr>
        <w:top w:val="none" w:sz="0" w:space="0" w:color="auto"/>
        <w:left w:val="none" w:sz="0" w:space="0" w:color="auto"/>
        <w:bottom w:val="none" w:sz="0" w:space="0" w:color="auto"/>
        <w:right w:val="none" w:sz="0" w:space="0" w:color="auto"/>
      </w:divBdr>
    </w:div>
    <w:div w:id="120346502">
      <w:bodyDiv w:val="1"/>
      <w:marLeft w:val="0"/>
      <w:marRight w:val="0"/>
      <w:marTop w:val="0"/>
      <w:marBottom w:val="0"/>
      <w:divBdr>
        <w:top w:val="none" w:sz="0" w:space="0" w:color="auto"/>
        <w:left w:val="none" w:sz="0" w:space="0" w:color="auto"/>
        <w:bottom w:val="none" w:sz="0" w:space="0" w:color="auto"/>
        <w:right w:val="none" w:sz="0" w:space="0" w:color="auto"/>
      </w:divBdr>
    </w:div>
    <w:div w:id="121310462">
      <w:bodyDiv w:val="1"/>
      <w:marLeft w:val="0"/>
      <w:marRight w:val="0"/>
      <w:marTop w:val="0"/>
      <w:marBottom w:val="0"/>
      <w:divBdr>
        <w:top w:val="none" w:sz="0" w:space="0" w:color="auto"/>
        <w:left w:val="none" w:sz="0" w:space="0" w:color="auto"/>
        <w:bottom w:val="none" w:sz="0" w:space="0" w:color="auto"/>
        <w:right w:val="none" w:sz="0" w:space="0" w:color="auto"/>
      </w:divBdr>
    </w:div>
    <w:div w:id="121535122">
      <w:bodyDiv w:val="1"/>
      <w:marLeft w:val="0"/>
      <w:marRight w:val="0"/>
      <w:marTop w:val="0"/>
      <w:marBottom w:val="0"/>
      <w:divBdr>
        <w:top w:val="none" w:sz="0" w:space="0" w:color="auto"/>
        <w:left w:val="none" w:sz="0" w:space="0" w:color="auto"/>
        <w:bottom w:val="none" w:sz="0" w:space="0" w:color="auto"/>
        <w:right w:val="none" w:sz="0" w:space="0" w:color="auto"/>
      </w:divBdr>
    </w:div>
    <w:div w:id="122694283">
      <w:bodyDiv w:val="1"/>
      <w:marLeft w:val="0"/>
      <w:marRight w:val="0"/>
      <w:marTop w:val="0"/>
      <w:marBottom w:val="0"/>
      <w:divBdr>
        <w:top w:val="none" w:sz="0" w:space="0" w:color="auto"/>
        <w:left w:val="none" w:sz="0" w:space="0" w:color="auto"/>
        <w:bottom w:val="none" w:sz="0" w:space="0" w:color="auto"/>
        <w:right w:val="none" w:sz="0" w:space="0" w:color="auto"/>
      </w:divBdr>
    </w:div>
    <w:div w:id="127551789">
      <w:bodyDiv w:val="1"/>
      <w:marLeft w:val="0"/>
      <w:marRight w:val="0"/>
      <w:marTop w:val="0"/>
      <w:marBottom w:val="0"/>
      <w:divBdr>
        <w:top w:val="none" w:sz="0" w:space="0" w:color="auto"/>
        <w:left w:val="none" w:sz="0" w:space="0" w:color="auto"/>
        <w:bottom w:val="none" w:sz="0" w:space="0" w:color="auto"/>
        <w:right w:val="none" w:sz="0" w:space="0" w:color="auto"/>
      </w:divBdr>
    </w:div>
    <w:div w:id="128087329">
      <w:bodyDiv w:val="1"/>
      <w:marLeft w:val="0"/>
      <w:marRight w:val="0"/>
      <w:marTop w:val="0"/>
      <w:marBottom w:val="0"/>
      <w:divBdr>
        <w:top w:val="none" w:sz="0" w:space="0" w:color="auto"/>
        <w:left w:val="none" w:sz="0" w:space="0" w:color="auto"/>
        <w:bottom w:val="none" w:sz="0" w:space="0" w:color="auto"/>
        <w:right w:val="none" w:sz="0" w:space="0" w:color="auto"/>
      </w:divBdr>
    </w:div>
    <w:div w:id="128674596">
      <w:bodyDiv w:val="1"/>
      <w:marLeft w:val="0"/>
      <w:marRight w:val="0"/>
      <w:marTop w:val="0"/>
      <w:marBottom w:val="0"/>
      <w:divBdr>
        <w:top w:val="none" w:sz="0" w:space="0" w:color="auto"/>
        <w:left w:val="none" w:sz="0" w:space="0" w:color="auto"/>
        <w:bottom w:val="none" w:sz="0" w:space="0" w:color="auto"/>
        <w:right w:val="none" w:sz="0" w:space="0" w:color="auto"/>
      </w:divBdr>
    </w:div>
    <w:div w:id="129173119">
      <w:bodyDiv w:val="1"/>
      <w:marLeft w:val="0"/>
      <w:marRight w:val="0"/>
      <w:marTop w:val="0"/>
      <w:marBottom w:val="0"/>
      <w:divBdr>
        <w:top w:val="none" w:sz="0" w:space="0" w:color="auto"/>
        <w:left w:val="none" w:sz="0" w:space="0" w:color="auto"/>
        <w:bottom w:val="none" w:sz="0" w:space="0" w:color="auto"/>
        <w:right w:val="none" w:sz="0" w:space="0" w:color="auto"/>
      </w:divBdr>
    </w:div>
    <w:div w:id="132842271">
      <w:bodyDiv w:val="1"/>
      <w:marLeft w:val="0"/>
      <w:marRight w:val="0"/>
      <w:marTop w:val="0"/>
      <w:marBottom w:val="0"/>
      <w:divBdr>
        <w:top w:val="none" w:sz="0" w:space="0" w:color="auto"/>
        <w:left w:val="none" w:sz="0" w:space="0" w:color="auto"/>
        <w:bottom w:val="none" w:sz="0" w:space="0" w:color="auto"/>
        <w:right w:val="none" w:sz="0" w:space="0" w:color="auto"/>
      </w:divBdr>
    </w:div>
    <w:div w:id="132911619">
      <w:bodyDiv w:val="1"/>
      <w:marLeft w:val="0"/>
      <w:marRight w:val="0"/>
      <w:marTop w:val="0"/>
      <w:marBottom w:val="0"/>
      <w:divBdr>
        <w:top w:val="none" w:sz="0" w:space="0" w:color="auto"/>
        <w:left w:val="none" w:sz="0" w:space="0" w:color="auto"/>
        <w:bottom w:val="none" w:sz="0" w:space="0" w:color="auto"/>
        <w:right w:val="none" w:sz="0" w:space="0" w:color="auto"/>
      </w:divBdr>
    </w:div>
    <w:div w:id="132992254">
      <w:bodyDiv w:val="1"/>
      <w:marLeft w:val="0"/>
      <w:marRight w:val="0"/>
      <w:marTop w:val="0"/>
      <w:marBottom w:val="0"/>
      <w:divBdr>
        <w:top w:val="none" w:sz="0" w:space="0" w:color="auto"/>
        <w:left w:val="none" w:sz="0" w:space="0" w:color="auto"/>
        <w:bottom w:val="none" w:sz="0" w:space="0" w:color="auto"/>
        <w:right w:val="none" w:sz="0" w:space="0" w:color="auto"/>
      </w:divBdr>
    </w:div>
    <w:div w:id="133262414">
      <w:bodyDiv w:val="1"/>
      <w:marLeft w:val="0"/>
      <w:marRight w:val="0"/>
      <w:marTop w:val="0"/>
      <w:marBottom w:val="0"/>
      <w:divBdr>
        <w:top w:val="none" w:sz="0" w:space="0" w:color="auto"/>
        <w:left w:val="none" w:sz="0" w:space="0" w:color="auto"/>
        <w:bottom w:val="none" w:sz="0" w:space="0" w:color="auto"/>
        <w:right w:val="none" w:sz="0" w:space="0" w:color="auto"/>
      </w:divBdr>
    </w:div>
    <w:div w:id="133302463">
      <w:bodyDiv w:val="1"/>
      <w:marLeft w:val="0"/>
      <w:marRight w:val="0"/>
      <w:marTop w:val="0"/>
      <w:marBottom w:val="0"/>
      <w:divBdr>
        <w:top w:val="none" w:sz="0" w:space="0" w:color="auto"/>
        <w:left w:val="none" w:sz="0" w:space="0" w:color="auto"/>
        <w:bottom w:val="none" w:sz="0" w:space="0" w:color="auto"/>
        <w:right w:val="none" w:sz="0" w:space="0" w:color="auto"/>
      </w:divBdr>
    </w:div>
    <w:div w:id="133760931">
      <w:bodyDiv w:val="1"/>
      <w:marLeft w:val="0"/>
      <w:marRight w:val="0"/>
      <w:marTop w:val="0"/>
      <w:marBottom w:val="0"/>
      <w:divBdr>
        <w:top w:val="none" w:sz="0" w:space="0" w:color="auto"/>
        <w:left w:val="none" w:sz="0" w:space="0" w:color="auto"/>
        <w:bottom w:val="none" w:sz="0" w:space="0" w:color="auto"/>
        <w:right w:val="none" w:sz="0" w:space="0" w:color="auto"/>
      </w:divBdr>
    </w:div>
    <w:div w:id="134109796">
      <w:bodyDiv w:val="1"/>
      <w:marLeft w:val="0"/>
      <w:marRight w:val="0"/>
      <w:marTop w:val="0"/>
      <w:marBottom w:val="0"/>
      <w:divBdr>
        <w:top w:val="none" w:sz="0" w:space="0" w:color="auto"/>
        <w:left w:val="none" w:sz="0" w:space="0" w:color="auto"/>
        <w:bottom w:val="none" w:sz="0" w:space="0" w:color="auto"/>
        <w:right w:val="none" w:sz="0" w:space="0" w:color="auto"/>
      </w:divBdr>
    </w:div>
    <w:div w:id="134378989">
      <w:bodyDiv w:val="1"/>
      <w:marLeft w:val="0"/>
      <w:marRight w:val="0"/>
      <w:marTop w:val="0"/>
      <w:marBottom w:val="0"/>
      <w:divBdr>
        <w:top w:val="none" w:sz="0" w:space="0" w:color="auto"/>
        <w:left w:val="none" w:sz="0" w:space="0" w:color="auto"/>
        <w:bottom w:val="none" w:sz="0" w:space="0" w:color="auto"/>
        <w:right w:val="none" w:sz="0" w:space="0" w:color="auto"/>
      </w:divBdr>
    </w:div>
    <w:div w:id="135728247">
      <w:bodyDiv w:val="1"/>
      <w:marLeft w:val="0"/>
      <w:marRight w:val="0"/>
      <w:marTop w:val="0"/>
      <w:marBottom w:val="0"/>
      <w:divBdr>
        <w:top w:val="none" w:sz="0" w:space="0" w:color="auto"/>
        <w:left w:val="none" w:sz="0" w:space="0" w:color="auto"/>
        <w:bottom w:val="none" w:sz="0" w:space="0" w:color="auto"/>
        <w:right w:val="none" w:sz="0" w:space="0" w:color="auto"/>
      </w:divBdr>
    </w:div>
    <w:div w:id="135992702">
      <w:bodyDiv w:val="1"/>
      <w:marLeft w:val="0"/>
      <w:marRight w:val="0"/>
      <w:marTop w:val="0"/>
      <w:marBottom w:val="0"/>
      <w:divBdr>
        <w:top w:val="none" w:sz="0" w:space="0" w:color="auto"/>
        <w:left w:val="none" w:sz="0" w:space="0" w:color="auto"/>
        <w:bottom w:val="none" w:sz="0" w:space="0" w:color="auto"/>
        <w:right w:val="none" w:sz="0" w:space="0" w:color="auto"/>
      </w:divBdr>
    </w:div>
    <w:div w:id="136916592">
      <w:bodyDiv w:val="1"/>
      <w:marLeft w:val="0"/>
      <w:marRight w:val="0"/>
      <w:marTop w:val="0"/>
      <w:marBottom w:val="0"/>
      <w:divBdr>
        <w:top w:val="none" w:sz="0" w:space="0" w:color="auto"/>
        <w:left w:val="none" w:sz="0" w:space="0" w:color="auto"/>
        <w:bottom w:val="none" w:sz="0" w:space="0" w:color="auto"/>
        <w:right w:val="none" w:sz="0" w:space="0" w:color="auto"/>
      </w:divBdr>
    </w:div>
    <w:div w:id="138499892">
      <w:bodyDiv w:val="1"/>
      <w:marLeft w:val="0"/>
      <w:marRight w:val="0"/>
      <w:marTop w:val="0"/>
      <w:marBottom w:val="0"/>
      <w:divBdr>
        <w:top w:val="none" w:sz="0" w:space="0" w:color="auto"/>
        <w:left w:val="none" w:sz="0" w:space="0" w:color="auto"/>
        <w:bottom w:val="none" w:sz="0" w:space="0" w:color="auto"/>
        <w:right w:val="none" w:sz="0" w:space="0" w:color="auto"/>
      </w:divBdr>
    </w:div>
    <w:div w:id="141429875">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5586023">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147330537">
      <w:bodyDiv w:val="1"/>
      <w:marLeft w:val="0"/>
      <w:marRight w:val="0"/>
      <w:marTop w:val="0"/>
      <w:marBottom w:val="0"/>
      <w:divBdr>
        <w:top w:val="none" w:sz="0" w:space="0" w:color="auto"/>
        <w:left w:val="none" w:sz="0" w:space="0" w:color="auto"/>
        <w:bottom w:val="none" w:sz="0" w:space="0" w:color="auto"/>
        <w:right w:val="none" w:sz="0" w:space="0" w:color="auto"/>
      </w:divBdr>
    </w:div>
    <w:div w:id="147720896">
      <w:bodyDiv w:val="1"/>
      <w:marLeft w:val="0"/>
      <w:marRight w:val="0"/>
      <w:marTop w:val="0"/>
      <w:marBottom w:val="0"/>
      <w:divBdr>
        <w:top w:val="none" w:sz="0" w:space="0" w:color="auto"/>
        <w:left w:val="none" w:sz="0" w:space="0" w:color="auto"/>
        <w:bottom w:val="none" w:sz="0" w:space="0" w:color="auto"/>
        <w:right w:val="none" w:sz="0" w:space="0" w:color="auto"/>
      </w:divBdr>
    </w:div>
    <w:div w:id="148333279">
      <w:bodyDiv w:val="1"/>
      <w:marLeft w:val="0"/>
      <w:marRight w:val="0"/>
      <w:marTop w:val="0"/>
      <w:marBottom w:val="0"/>
      <w:divBdr>
        <w:top w:val="none" w:sz="0" w:space="0" w:color="auto"/>
        <w:left w:val="none" w:sz="0" w:space="0" w:color="auto"/>
        <w:bottom w:val="none" w:sz="0" w:space="0" w:color="auto"/>
        <w:right w:val="none" w:sz="0" w:space="0" w:color="auto"/>
      </w:divBdr>
    </w:div>
    <w:div w:id="149298678">
      <w:bodyDiv w:val="1"/>
      <w:marLeft w:val="0"/>
      <w:marRight w:val="0"/>
      <w:marTop w:val="0"/>
      <w:marBottom w:val="0"/>
      <w:divBdr>
        <w:top w:val="none" w:sz="0" w:space="0" w:color="auto"/>
        <w:left w:val="none" w:sz="0" w:space="0" w:color="auto"/>
        <w:bottom w:val="none" w:sz="0" w:space="0" w:color="auto"/>
        <w:right w:val="none" w:sz="0" w:space="0" w:color="auto"/>
      </w:divBdr>
    </w:div>
    <w:div w:id="150024699">
      <w:bodyDiv w:val="1"/>
      <w:marLeft w:val="0"/>
      <w:marRight w:val="0"/>
      <w:marTop w:val="0"/>
      <w:marBottom w:val="0"/>
      <w:divBdr>
        <w:top w:val="none" w:sz="0" w:space="0" w:color="auto"/>
        <w:left w:val="none" w:sz="0" w:space="0" w:color="auto"/>
        <w:bottom w:val="none" w:sz="0" w:space="0" w:color="auto"/>
        <w:right w:val="none" w:sz="0" w:space="0" w:color="auto"/>
      </w:divBdr>
    </w:div>
    <w:div w:id="150487584">
      <w:bodyDiv w:val="1"/>
      <w:marLeft w:val="0"/>
      <w:marRight w:val="0"/>
      <w:marTop w:val="0"/>
      <w:marBottom w:val="0"/>
      <w:divBdr>
        <w:top w:val="none" w:sz="0" w:space="0" w:color="auto"/>
        <w:left w:val="none" w:sz="0" w:space="0" w:color="auto"/>
        <w:bottom w:val="none" w:sz="0" w:space="0" w:color="auto"/>
        <w:right w:val="none" w:sz="0" w:space="0" w:color="auto"/>
      </w:divBdr>
    </w:div>
    <w:div w:id="150603800">
      <w:bodyDiv w:val="1"/>
      <w:marLeft w:val="0"/>
      <w:marRight w:val="0"/>
      <w:marTop w:val="0"/>
      <w:marBottom w:val="0"/>
      <w:divBdr>
        <w:top w:val="none" w:sz="0" w:space="0" w:color="auto"/>
        <w:left w:val="none" w:sz="0" w:space="0" w:color="auto"/>
        <w:bottom w:val="none" w:sz="0" w:space="0" w:color="auto"/>
        <w:right w:val="none" w:sz="0" w:space="0" w:color="auto"/>
      </w:divBdr>
    </w:div>
    <w:div w:id="151483989">
      <w:bodyDiv w:val="1"/>
      <w:marLeft w:val="0"/>
      <w:marRight w:val="0"/>
      <w:marTop w:val="0"/>
      <w:marBottom w:val="0"/>
      <w:divBdr>
        <w:top w:val="none" w:sz="0" w:space="0" w:color="auto"/>
        <w:left w:val="none" w:sz="0" w:space="0" w:color="auto"/>
        <w:bottom w:val="none" w:sz="0" w:space="0" w:color="auto"/>
        <w:right w:val="none" w:sz="0" w:space="0" w:color="auto"/>
      </w:divBdr>
    </w:div>
    <w:div w:id="154423172">
      <w:bodyDiv w:val="1"/>
      <w:marLeft w:val="0"/>
      <w:marRight w:val="0"/>
      <w:marTop w:val="0"/>
      <w:marBottom w:val="0"/>
      <w:divBdr>
        <w:top w:val="none" w:sz="0" w:space="0" w:color="auto"/>
        <w:left w:val="none" w:sz="0" w:space="0" w:color="auto"/>
        <w:bottom w:val="none" w:sz="0" w:space="0" w:color="auto"/>
        <w:right w:val="none" w:sz="0" w:space="0" w:color="auto"/>
      </w:divBdr>
    </w:div>
    <w:div w:id="155803124">
      <w:bodyDiv w:val="1"/>
      <w:marLeft w:val="0"/>
      <w:marRight w:val="0"/>
      <w:marTop w:val="0"/>
      <w:marBottom w:val="0"/>
      <w:divBdr>
        <w:top w:val="none" w:sz="0" w:space="0" w:color="auto"/>
        <w:left w:val="none" w:sz="0" w:space="0" w:color="auto"/>
        <w:bottom w:val="none" w:sz="0" w:space="0" w:color="auto"/>
        <w:right w:val="none" w:sz="0" w:space="0" w:color="auto"/>
      </w:divBdr>
    </w:div>
    <w:div w:id="158618169">
      <w:bodyDiv w:val="1"/>
      <w:marLeft w:val="0"/>
      <w:marRight w:val="0"/>
      <w:marTop w:val="0"/>
      <w:marBottom w:val="0"/>
      <w:divBdr>
        <w:top w:val="none" w:sz="0" w:space="0" w:color="auto"/>
        <w:left w:val="none" w:sz="0" w:space="0" w:color="auto"/>
        <w:bottom w:val="none" w:sz="0" w:space="0" w:color="auto"/>
        <w:right w:val="none" w:sz="0" w:space="0" w:color="auto"/>
      </w:divBdr>
    </w:div>
    <w:div w:id="159082235">
      <w:bodyDiv w:val="1"/>
      <w:marLeft w:val="0"/>
      <w:marRight w:val="0"/>
      <w:marTop w:val="0"/>
      <w:marBottom w:val="0"/>
      <w:divBdr>
        <w:top w:val="none" w:sz="0" w:space="0" w:color="auto"/>
        <w:left w:val="none" w:sz="0" w:space="0" w:color="auto"/>
        <w:bottom w:val="none" w:sz="0" w:space="0" w:color="auto"/>
        <w:right w:val="none" w:sz="0" w:space="0" w:color="auto"/>
      </w:divBdr>
    </w:div>
    <w:div w:id="159196808">
      <w:bodyDiv w:val="1"/>
      <w:marLeft w:val="0"/>
      <w:marRight w:val="0"/>
      <w:marTop w:val="0"/>
      <w:marBottom w:val="0"/>
      <w:divBdr>
        <w:top w:val="none" w:sz="0" w:space="0" w:color="auto"/>
        <w:left w:val="none" w:sz="0" w:space="0" w:color="auto"/>
        <w:bottom w:val="none" w:sz="0" w:space="0" w:color="auto"/>
        <w:right w:val="none" w:sz="0" w:space="0" w:color="auto"/>
      </w:divBdr>
    </w:div>
    <w:div w:id="159322328">
      <w:bodyDiv w:val="1"/>
      <w:marLeft w:val="0"/>
      <w:marRight w:val="0"/>
      <w:marTop w:val="0"/>
      <w:marBottom w:val="0"/>
      <w:divBdr>
        <w:top w:val="none" w:sz="0" w:space="0" w:color="auto"/>
        <w:left w:val="none" w:sz="0" w:space="0" w:color="auto"/>
        <w:bottom w:val="none" w:sz="0" w:space="0" w:color="auto"/>
        <w:right w:val="none" w:sz="0" w:space="0" w:color="auto"/>
      </w:divBdr>
    </w:div>
    <w:div w:id="160969369">
      <w:bodyDiv w:val="1"/>
      <w:marLeft w:val="0"/>
      <w:marRight w:val="0"/>
      <w:marTop w:val="0"/>
      <w:marBottom w:val="0"/>
      <w:divBdr>
        <w:top w:val="none" w:sz="0" w:space="0" w:color="auto"/>
        <w:left w:val="none" w:sz="0" w:space="0" w:color="auto"/>
        <w:bottom w:val="none" w:sz="0" w:space="0" w:color="auto"/>
        <w:right w:val="none" w:sz="0" w:space="0" w:color="auto"/>
      </w:divBdr>
    </w:div>
    <w:div w:id="162015365">
      <w:bodyDiv w:val="1"/>
      <w:marLeft w:val="0"/>
      <w:marRight w:val="0"/>
      <w:marTop w:val="0"/>
      <w:marBottom w:val="0"/>
      <w:divBdr>
        <w:top w:val="none" w:sz="0" w:space="0" w:color="auto"/>
        <w:left w:val="none" w:sz="0" w:space="0" w:color="auto"/>
        <w:bottom w:val="none" w:sz="0" w:space="0" w:color="auto"/>
        <w:right w:val="none" w:sz="0" w:space="0" w:color="auto"/>
      </w:divBdr>
    </w:div>
    <w:div w:id="163739461">
      <w:bodyDiv w:val="1"/>
      <w:marLeft w:val="0"/>
      <w:marRight w:val="0"/>
      <w:marTop w:val="0"/>
      <w:marBottom w:val="0"/>
      <w:divBdr>
        <w:top w:val="none" w:sz="0" w:space="0" w:color="auto"/>
        <w:left w:val="none" w:sz="0" w:space="0" w:color="auto"/>
        <w:bottom w:val="none" w:sz="0" w:space="0" w:color="auto"/>
        <w:right w:val="none" w:sz="0" w:space="0" w:color="auto"/>
      </w:divBdr>
    </w:div>
    <w:div w:id="164757740">
      <w:bodyDiv w:val="1"/>
      <w:marLeft w:val="0"/>
      <w:marRight w:val="0"/>
      <w:marTop w:val="0"/>
      <w:marBottom w:val="0"/>
      <w:divBdr>
        <w:top w:val="none" w:sz="0" w:space="0" w:color="auto"/>
        <w:left w:val="none" w:sz="0" w:space="0" w:color="auto"/>
        <w:bottom w:val="none" w:sz="0" w:space="0" w:color="auto"/>
        <w:right w:val="none" w:sz="0" w:space="0" w:color="auto"/>
      </w:divBdr>
    </w:div>
    <w:div w:id="164983197">
      <w:bodyDiv w:val="1"/>
      <w:marLeft w:val="0"/>
      <w:marRight w:val="0"/>
      <w:marTop w:val="0"/>
      <w:marBottom w:val="0"/>
      <w:divBdr>
        <w:top w:val="none" w:sz="0" w:space="0" w:color="auto"/>
        <w:left w:val="none" w:sz="0" w:space="0" w:color="auto"/>
        <w:bottom w:val="none" w:sz="0" w:space="0" w:color="auto"/>
        <w:right w:val="none" w:sz="0" w:space="0" w:color="auto"/>
      </w:divBdr>
    </w:div>
    <w:div w:id="165167692">
      <w:bodyDiv w:val="1"/>
      <w:marLeft w:val="0"/>
      <w:marRight w:val="0"/>
      <w:marTop w:val="0"/>
      <w:marBottom w:val="0"/>
      <w:divBdr>
        <w:top w:val="none" w:sz="0" w:space="0" w:color="auto"/>
        <w:left w:val="none" w:sz="0" w:space="0" w:color="auto"/>
        <w:bottom w:val="none" w:sz="0" w:space="0" w:color="auto"/>
        <w:right w:val="none" w:sz="0" w:space="0" w:color="auto"/>
      </w:divBdr>
    </w:div>
    <w:div w:id="166864691">
      <w:bodyDiv w:val="1"/>
      <w:marLeft w:val="0"/>
      <w:marRight w:val="0"/>
      <w:marTop w:val="0"/>
      <w:marBottom w:val="0"/>
      <w:divBdr>
        <w:top w:val="none" w:sz="0" w:space="0" w:color="auto"/>
        <w:left w:val="none" w:sz="0" w:space="0" w:color="auto"/>
        <w:bottom w:val="none" w:sz="0" w:space="0" w:color="auto"/>
        <w:right w:val="none" w:sz="0" w:space="0" w:color="auto"/>
      </w:divBdr>
    </w:div>
    <w:div w:id="170141047">
      <w:bodyDiv w:val="1"/>
      <w:marLeft w:val="0"/>
      <w:marRight w:val="0"/>
      <w:marTop w:val="0"/>
      <w:marBottom w:val="0"/>
      <w:divBdr>
        <w:top w:val="none" w:sz="0" w:space="0" w:color="auto"/>
        <w:left w:val="none" w:sz="0" w:space="0" w:color="auto"/>
        <w:bottom w:val="none" w:sz="0" w:space="0" w:color="auto"/>
        <w:right w:val="none" w:sz="0" w:space="0" w:color="auto"/>
      </w:divBdr>
    </w:div>
    <w:div w:id="170294159">
      <w:bodyDiv w:val="1"/>
      <w:marLeft w:val="0"/>
      <w:marRight w:val="0"/>
      <w:marTop w:val="0"/>
      <w:marBottom w:val="0"/>
      <w:divBdr>
        <w:top w:val="none" w:sz="0" w:space="0" w:color="auto"/>
        <w:left w:val="none" w:sz="0" w:space="0" w:color="auto"/>
        <w:bottom w:val="none" w:sz="0" w:space="0" w:color="auto"/>
        <w:right w:val="none" w:sz="0" w:space="0" w:color="auto"/>
      </w:divBdr>
    </w:div>
    <w:div w:id="171072325">
      <w:bodyDiv w:val="1"/>
      <w:marLeft w:val="0"/>
      <w:marRight w:val="0"/>
      <w:marTop w:val="0"/>
      <w:marBottom w:val="0"/>
      <w:divBdr>
        <w:top w:val="none" w:sz="0" w:space="0" w:color="auto"/>
        <w:left w:val="none" w:sz="0" w:space="0" w:color="auto"/>
        <w:bottom w:val="none" w:sz="0" w:space="0" w:color="auto"/>
        <w:right w:val="none" w:sz="0" w:space="0" w:color="auto"/>
      </w:divBdr>
    </w:div>
    <w:div w:id="173031401">
      <w:bodyDiv w:val="1"/>
      <w:marLeft w:val="0"/>
      <w:marRight w:val="0"/>
      <w:marTop w:val="0"/>
      <w:marBottom w:val="0"/>
      <w:divBdr>
        <w:top w:val="none" w:sz="0" w:space="0" w:color="auto"/>
        <w:left w:val="none" w:sz="0" w:space="0" w:color="auto"/>
        <w:bottom w:val="none" w:sz="0" w:space="0" w:color="auto"/>
        <w:right w:val="none" w:sz="0" w:space="0" w:color="auto"/>
      </w:divBdr>
    </w:div>
    <w:div w:id="173108764">
      <w:bodyDiv w:val="1"/>
      <w:marLeft w:val="0"/>
      <w:marRight w:val="0"/>
      <w:marTop w:val="0"/>
      <w:marBottom w:val="0"/>
      <w:divBdr>
        <w:top w:val="none" w:sz="0" w:space="0" w:color="auto"/>
        <w:left w:val="none" w:sz="0" w:space="0" w:color="auto"/>
        <w:bottom w:val="none" w:sz="0" w:space="0" w:color="auto"/>
        <w:right w:val="none" w:sz="0" w:space="0" w:color="auto"/>
      </w:divBdr>
    </w:div>
    <w:div w:id="173880046">
      <w:bodyDiv w:val="1"/>
      <w:marLeft w:val="0"/>
      <w:marRight w:val="0"/>
      <w:marTop w:val="0"/>
      <w:marBottom w:val="0"/>
      <w:divBdr>
        <w:top w:val="none" w:sz="0" w:space="0" w:color="auto"/>
        <w:left w:val="none" w:sz="0" w:space="0" w:color="auto"/>
        <w:bottom w:val="none" w:sz="0" w:space="0" w:color="auto"/>
        <w:right w:val="none" w:sz="0" w:space="0" w:color="auto"/>
      </w:divBdr>
    </w:div>
    <w:div w:id="174421216">
      <w:bodyDiv w:val="1"/>
      <w:marLeft w:val="0"/>
      <w:marRight w:val="0"/>
      <w:marTop w:val="0"/>
      <w:marBottom w:val="0"/>
      <w:divBdr>
        <w:top w:val="none" w:sz="0" w:space="0" w:color="auto"/>
        <w:left w:val="none" w:sz="0" w:space="0" w:color="auto"/>
        <w:bottom w:val="none" w:sz="0" w:space="0" w:color="auto"/>
        <w:right w:val="none" w:sz="0" w:space="0" w:color="auto"/>
      </w:divBdr>
    </w:div>
    <w:div w:id="175270099">
      <w:bodyDiv w:val="1"/>
      <w:marLeft w:val="0"/>
      <w:marRight w:val="0"/>
      <w:marTop w:val="0"/>
      <w:marBottom w:val="0"/>
      <w:divBdr>
        <w:top w:val="none" w:sz="0" w:space="0" w:color="auto"/>
        <w:left w:val="none" w:sz="0" w:space="0" w:color="auto"/>
        <w:bottom w:val="none" w:sz="0" w:space="0" w:color="auto"/>
        <w:right w:val="none" w:sz="0" w:space="0" w:color="auto"/>
      </w:divBdr>
    </w:div>
    <w:div w:id="175272701">
      <w:bodyDiv w:val="1"/>
      <w:marLeft w:val="0"/>
      <w:marRight w:val="0"/>
      <w:marTop w:val="0"/>
      <w:marBottom w:val="0"/>
      <w:divBdr>
        <w:top w:val="none" w:sz="0" w:space="0" w:color="auto"/>
        <w:left w:val="none" w:sz="0" w:space="0" w:color="auto"/>
        <w:bottom w:val="none" w:sz="0" w:space="0" w:color="auto"/>
        <w:right w:val="none" w:sz="0" w:space="0" w:color="auto"/>
      </w:divBdr>
    </w:div>
    <w:div w:id="175389168">
      <w:bodyDiv w:val="1"/>
      <w:marLeft w:val="0"/>
      <w:marRight w:val="0"/>
      <w:marTop w:val="0"/>
      <w:marBottom w:val="0"/>
      <w:divBdr>
        <w:top w:val="none" w:sz="0" w:space="0" w:color="auto"/>
        <w:left w:val="none" w:sz="0" w:space="0" w:color="auto"/>
        <w:bottom w:val="none" w:sz="0" w:space="0" w:color="auto"/>
        <w:right w:val="none" w:sz="0" w:space="0" w:color="auto"/>
      </w:divBdr>
    </w:div>
    <w:div w:id="176307377">
      <w:bodyDiv w:val="1"/>
      <w:marLeft w:val="0"/>
      <w:marRight w:val="0"/>
      <w:marTop w:val="0"/>
      <w:marBottom w:val="0"/>
      <w:divBdr>
        <w:top w:val="none" w:sz="0" w:space="0" w:color="auto"/>
        <w:left w:val="none" w:sz="0" w:space="0" w:color="auto"/>
        <w:bottom w:val="none" w:sz="0" w:space="0" w:color="auto"/>
        <w:right w:val="none" w:sz="0" w:space="0" w:color="auto"/>
      </w:divBdr>
    </w:div>
    <w:div w:id="177237655">
      <w:bodyDiv w:val="1"/>
      <w:marLeft w:val="0"/>
      <w:marRight w:val="0"/>
      <w:marTop w:val="0"/>
      <w:marBottom w:val="0"/>
      <w:divBdr>
        <w:top w:val="none" w:sz="0" w:space="0" w:color="auto"/>
        <w:left w:val="none" w:sz="0" w:space="0" w:color="auto"/>
        <w:bottom w:val="none" w:sz="0" w:space="0" w:color="auto"/>
        <w:right w:val="none" w:sz="0" w:space="0" w:color="auto"/>
      </w:divBdr>
    </w:div>
    <w:div w:id="178740914">
      <w:bodyDiv w:val="1"/>
      <w:marLeft w:val="0"/>
      <w:marRight w:val="0"/>
      <w:marTop w:val="0"/>
      <w:marBottom w:val="0"/>
      <w:divBdr>
        <w:top w:val="none" w:sz="0" w:space="0" w:color="auto"/>
        <w:left w:val="none" w:sz="0" w:space="0" w:color="auto"/>
        <w:bottom w:val="none" w:sz="0" w:space="0" w:color="auto"/>
        <w:right w:val="none" w:sz="0" w:space="0" w:color="auto"/>
      </w:divBdr>
    </w:div>
    <w:div w:id="179398458">
      <w:bodyDiv w:val="1"/>
      <w:marLeft w:val="0"/>
      <w:marRight w:val="0"/>
      <w:marTop w:val="0"/>
      <w:marBottom w:val="0"/>
      <w:divBdr>
        <w:top w:val="none" w:sz="0" w:space="0" w:color="auto"/>
        <w:left w:val="none" w:sz="0" w:space="0" w:color="auto"/>
        <w:bottom w:val="none" w:sz="0" w:space="0" w:color="auto"/>
        <w:right w:val="none" w:sz="0" w:space="0" w:color="auto"/>
      </w:divBdr>
    </w:div>
    <w:div w:id="180316173">
      <w:bodyDiv w:val="1"/>
      <w:marLeft w:val="0"/>
      <w:marRight w:val="0"/>
      <w:marTop w:val="0"/>
      <w:marBottom w:val="0"/>
      <w:divBdr>
        <w:top w:val="none" w:sz="0" w:space="0" w:color="auto"/>
        <w:left w:val="none" w:sz="0" w:space="0" w:color="auto"/>
        <w:bottom w:val="none" w:sz="0" w:space="0" w:color="auto"/>
        <w:right w:val="none" w:sz="0" w:space="0" w:color="auto"/>
      </w:divBdr>
    </w:div>
    <w:div w:id="182137346">
      <w:bodyDiv w:val="1"/>
      <w:marLeft w:val="0"/>
      <w:marRight w:val="0"/>
      <w:marTop w:val="0"/>
      <w:marBottom w:val="0"/>
      <w:divBdr>
        <w:top w:val="none" w:sz="0" w:space="0" w:color="auto"/>
        <w:left w:val="none" w:sz="0" w:space="0" w:color="auto"/>
        <w:bottom w:val="none" w:sz="0" w:space="0" w:color="auto"/>
        <w:right w:val="none" w:sz="0" w:space="0" w:color="auto"/>
      </w:divBdr>
    </w:div>
    <w:div w:id="183443849">
      <w:bodyDiv w:val="1"/>
      <w:marLeft w:val="0"/>
      <w:marRight w:val="0"/>
      <w:marTop w:val="0"/>
      <w:marBottom w:val="0"/>
      <w:divBdr>
        <w:top w:val="none" w:sz="0" w:space="0" w:color="auto"/>
        <w:left w:val="none" w:sz="0" w:space="0" w:color="auto"/>
        <w:bottom w:val="none" w:sz="0" w:space="0" w:color="auto"/>
        <w:right w:val="none" w:sz="0" w:space="0" w:color="auto"/>
      </w:divBdr>
    </w:div>
    <w:div w:id="184102127">
      <w:bodyDiv w:val="1"/>
      <w:marLeft w:val="0"/>
      <w:marRight w:val="0"/>
      <w:marTop w:val="0"/>
      <w:marBottom w:val="0"/>
      <w:divBdr>
        <w:top w:val="none" w:sz="0" w:space="0" w:color="auto"/>
        <w:left w:val="none" w:sz="0" w:space="0" w:color="auto"/>
        <w:bottom w:val="none" w:sz="0" w:space="0" w:color="auto"/>
        <w:right w:val="none" w:sz="0" w:space="0" w:color="auto"/>
      </w:divBdr>
    </w:div>
    <w:div w:id="185407922">
      <w:bodyDiv w:val="1"/>
      <w:marLeft w:val="0"/>
      <w:marRight w:val="0"/>
      <w:marTop w:val="0"/>
      <w:marBottom w:val="0"/>
      <w:divBdr>
        <w:top w:val="none" w:sz="0" w:space="0" w:color="auto"/>
        <w:left w:val="none" w:sz="0" w:space="0" w:color="auto"/>
        <w:bottom w:val="none" w:sz="0" w:space="0" w:color="auto"/>
        <w:right w:val="none" w:sz="0" w:space="0" w:color="auto"/>
      </w:divBdr>
    </w:div>
    <w:div w:id="185874082">
      <w:bodyDiv w:val="1"/>
      <w:marLeft w:val="0"/>
      <w:marRight w:val="0"/>
      <w:marTop w:val="0"/>
      <w:marBottom w:val="0"/>
      <w:divBdr>
        <w:top w:val="none" w:sz="0" w:space="0" w:color="auto"/>
        <w:left w:val="none" w:sz="0" w:space="0" w:color="auto"/>
        <w:bottom w:val="none" w:sz="0" w:space="0" w:color="auto"/>
        <w:right w:val="none" w:sz="0" w:space="0" w:color="auto"/>
      </w:divBdr>
    </w:div>
    <w:div w:id="186139616">
      <w:bodyDiv w:val="1"/>
      <w:marLeft w:val="0"/>
      <w:marRight w:val="0"/>
      <w:marTop w:val="0"/>
      <w:marBottom w:val="0"/>
      <w:divBdr>
        <w:top w:val="none" w:sz="0" w:space="0" w:color="auto"/>
        <w:left w:val="none" w:sz="0" w:space="0" w:color="auto"/>
        <w:bottom w:val="none" w:sz="0" w:space="0" w:color="auto"/>
        <w:right w:val="none" w:sz="0" w:space="0" w:color="auto"/>
      </w:divBdr>
    </w:div>
    <w:div w:id="187913603">
      <w:bodyDiv w:val="1"/>
      <w:marLeft w:val="0"/>
      <w:marRight w:val="0"/>
      <w:marTop w:val="0"/>
      <w:marBottom w:val="0"/>
      <w:divBdr>
        <w:top w:val="none" w:sz="0" w:space="0" w:color="auto"/>
        <w:left w:val="none" w:sz="0" w:space="0" w:color="auto"/>
        <w:bottom w:val="none" w:sz="0" w:space="0" w:color="auto"/>
        <w:right w:val="none" w:sz="0" w:space="0" w:color="auto"/>
      </w:divBdr>
    </w:div>
    <w:div w:id="188030871">
      <w:bodyDiv w:val="1"/>
      <w:marLeft w:val="0"/>
      <w:marRight w:val="0"/>
      <w:marTop w:val="0"/>
      <w:marBottom w:val="0"/>
      <w:divBdr>
        <w:top w:val="none" w:sz="0" w:space="0" w:color="auto"/>
        <w:left w:val="none" w:sz="0" w:space="0" w:color="auto"/>
        <w:bottom w:val="none" w:sz="0" w:space="0" w:color="auto"/>
        <w:right w:val="none" w:sz="0" w:space="0" w:color="auto"/>
      </w:divBdr>
    </w:div>
    <w:div w:id="190150456">
      <w:bodyDiv w:val="1"/>
      <w:marLeft w:val="0"/>
      <w:marRight w:val="0"/>
      <w:marTop w:val="0"/>
      <w:marBottom w:val="0"/>
      <w:divBdr>
        <w:top w:val="none" w:sz="0" w:space="0" w:color="auto"/>
        <w:left w:val="none" w:sz="0" w:space="0" w:color="auto"/>
        <w:bottom w:val="none" w:sz="0" w:space="0" w:color="auto"/>
        <w:right w:val="none" w:sz="0" w:space="0" w:color="auto"/>
      </w:divBdr>
    </w:div>
    <w:div w:id="191843456">
      <w:bodyDiv w:val="1"/>
      <w:marLeft w:val="0"/>
      <w:marRight w:val="0"/>
      <w:marTop w:val="0"/>
      <w:marBottom w:val="0"/>
      <w:divBdr>
        <w:top w:val="none" w:sz="0" w:space="0" w:color="auto"/>
        <w:left w:val="none" w:sz="0" w:space="0" w:color="auto"/>
        <w:bottom w:val="none" w:sz="0" w:space="0" w:color="auto"/>
        <w:right w:val="none" w:sz="0" w:space="0" w:color="auto"/>
      </w:divBdr>
    </w:div>
    <w:div w:id="192117517">
      <w:bodyDiv w:val="1"/>
      <w:marLeft w:val="0"/>
      <w:marRight w:val="0"/>
      <w:marTop w:val="0"/>
      <w:marBottom w:val="0"/>
      <w:divBdr>
        <w:top w:val="none" w:sz="0" w:space="0" w:color="auto"/>
        <w:left w:val="none" w:sz="0" w:space="0" w:color="auto"/>
        <w:bottom w:val="none" w:sz="0" w:space="0" w:color="auto"/>
        <w:right w:val="none" w:sz="0" w:space="0" w:color="auto"/>
      </w:divBdr>
    </w:div>
    <w:div w:id="192576196">
      <w:bodyDiv w:val="1"/>
      <w:marLeft w:val="0"/>
      <w:marRight w:val="0"/>
      <w:marTop w:val="0"/>
      <w:marBottom w:val="0"/>
      <w:divBdr>
        <w:top w:val="none" w:sz="0" w:space="0" w:color="auto"/>
        <w:left w:val="none" w:sz="0" w:space="0" w:color="auto"/>
        <w:bottom w:val="none" w:sz="0" w:space="0" w:color="auto"/>
        <w:right w:val="none" w:sz="0" w:space="0" w:color="auto"/>
      </w:divBdr>
    </w:div>
    <w:div w:id="193731600">
      <w:bodyDiv w:val="1"/>
      <w:marLeft w:val="0"/>
      <w:marRight w:val="0"/>
      <w:marTop w:val="0"/>
      <w:marBottom w:val="0"/>
      <w:divBdr>
        <w:top w:val="none" w:sz="0" w:space="0" w:color="auto"/>
        <w:left w:val="none" w:sz="0" w:space="0" w:color="auto"/>
        <w:bottom w:val="none" w:sz="0" w:space="0" w:color="auto"/>
        <w:right w:val="none" w:sz="0" w:space="0" w:color="auto"/>
      </w:divBdr>
    </w:div>
    <w:div w:id="194511617">
      <w:bodyDiv w:val="1"/>
      <w:marLeft w:val="0"/>
      <w:marRight w:val="0"/>
      <w:marTop w:val="0"/>
      <w:marBottom w:val="0"/>
      <w:divBdr>
        <w:top w:val="none" w:sz="0" w:space="0" w:color="auto"/>
        <w:left w:val="none" w:sz="0" w:space="0" w:color="auto"/>
        <w:bottom w:val="none" w:sz="0" w:space="0" w:color="auto"/>
        <w:right w:val="none" w:sz="0" w:space="0" w:color="auto"/>
      </w:divBdr>
    </w:div>
    <w:div w:id="195168636">
      <w:bodyDiv w:val="1"/>
      <w:marLeft w:val="0"/>
      <w:marRight w:val="0"/>
      <w:marTop w:val="0"/>
      <w:marBottom w:val="0"/>
      <w:divBdr>
        <w:top w:val="none" w:sz="0" w:space="0" w:color="auto"/>
        <w:left w:val="none" w:sz="0" w:space="0" w:color="auto"/>
        <w:bottom w:val="none" w:sz="0" w:space="0" w:color="auto"/>
        <w:right w:val="none" w:sz="0" w:space="0" w:color="auto"/>
      </w:divBdr>
    </w:div>
    <w:div w:id="195821914">
      <w:bodyDiv w:val="1"/>
      <w:marLeft w:val="0"/>
      <w:marRight w:val="0"/>
      <w:marTop w:val="0"/>
      <w:marBottom w:val="0"/>
      <w:divBdr>
        <w:top w:val="none" w:sz="0" w:space="0" w:color="auto"/>
        <w:left w:val="none" w:sz="0" w:space="0" w:color="auto"/>
        <w:bottom w:val="none" w:sz="0" w:space="0" w:color="auto"/>
        <w:right w:val="none" w:sz="0" w:space="0" w:color="auto"/>
      </w:divBdr>
    </w:div>
    <w:div w:id="197397030">
      <w:bodyDiv w:val="1"/>
      <w:marLeft w:val="0"/>
      <w:marRight w:val="0"/>
      <w:marTop w:val="0"/>
      <w:marBottom w:val="0"/>
      <w:divBdr>
        <w:top w:val="none" w:sz="0" w:space="0" w:color="auto"/>
        <w:left w:val="none" w:sz="0" w:space="0" w:color="auto"/>
        <w:bottom w:val="none" w:sz="0" w:space="0" w:color="auto"/>
        <w:right w:val="none" w:sz="0" w:space="0" w:color="auto"/>
      </w:divBdr>
    </w:div>
    <w:div w:id="197862544">
      <w:bodyDiv w:val="1"/>
      <w:marLeft w:val="0"/>
      <w:marRight w:val="0"/>
      <w:marTop w:val="0"/>
      <w:marBottom w:val="0"/>
      <w:divBdr>
        <w:top w:val="none" w:sz="0" w:space="0" w:color="auto"/>
        <w:left w:val="none" w:sz="0" w:space="0" w:color="auto"/>
        <w:bottom w:val="none" w:sz="0" w:space="0" w:color="auto"/>
        <w:right w:val="none" w:sz="0" w:space="0" w:color="auto"/>
      </w:divBdr>
    </w:div>
    <w:div w:id="199900465">
      <w:bodyDiv w:val="1"/>
      <w:marLeft w:val="0"/>
      <w:marRight w:val="0"/>
      <w:marTop w:val="0"/>
      <w:marBottom w:val="0"/>
      <w:divBdr>
        <w:top w:val="none" w:sz="0" w:space="0" w:color="auto"/>
        <w:left w:val="none" w:sz="0" w:space="0" w:color="auto"/>
        <w:bottom w:val="none" w:sz="0" w:space="0" w:color="auto"/>
        <w:right w:val="none" w:sz="0" w:space="0" w:color="auto"/>
      </w:divBdr>
    </w:div>
    <w:div w:id="201478507">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02525062">
      <w:bodyDiv w:val="1"/>
      <w:marLeft w:val="0"/>
      <w:marRight w:val="0"/>
      <w:marTop w:val="0"/>
      <w:marBottom w:val="0"/>
      <w:divBdr>
        <w:top w:val="none" w:sz="0" w:space="0" w:color="auto"/>
        <w:left w:val="none" w:sz="0" w:space="0" w:color="auto"/>
        <w:bottom w:val="none" w:sz="0" w:space="0" w:color="auto"/>
        <w:right w:val="none" w:sz="0" w:space="0" w:color="auto"/>
      </w:divBdr>
    </w:div>
    <w:div w:id="203099746">
      <w:bodyDiv w:val="1"/>
      <w:marLeft w:val="0"/>
      <w:marRight w:val="0"/>
      <w:marTop w:val="0"/>
      <w:marBottom w:val="0"/>
      <w:divBdr>
        <w:top w:val="none" w:sz="0" w:space="0" w:color="auto"/>
        <w:left w:val="none" w:sz="0" w:space="0" w:color="auto"/>
        <w:bottom w:val="none" w:sz="0" w:space="0" w:color="auto"/>
        <w:right w:val="none" w:sz="0" w:space="0" w:color="auto"/>
      </w:divBdr>
    </w:div>
    <w:div w:id="203182104">
      <w:bodyDiv w:val="1"/>
      <w:marLeft w:val="0"/>
      <w:marRight w:val="0"/>
      <w:marTop w:val="0"/>
      <w:marBottom w:val="0"/>
      <w:divBdr>
        <w:top w:val="none" w:sz="0" w:space="0" w:color="auto"/>
        <w:left w:val="none" w:sz="0" w:space="0" w:color="auto"/>
        <w:bottom w:val="none" w:sz="0" w:space="0" w:color="auto"/>
        <w:right w:val="none" w:sz="0" w:space="0" w:color="auto"/>
      </w:divBdr>
    </w:div>
    <w:div w:id="204224311">
      <w:bodyDiv w:val="1"/>
      <w:marLeft w:val="0"/>
      <w:marRight w:val="0"/>
      <w:marTop w:val="0"/>
      <w:marBottom w:val="0"/>
      <w:divBdr>
        <w:top w:val="none" w:sz="0" w:space="0" w:color="auto"/>
        <w:left w:val="none" w:sz="0" w:space="0" w:color="auto"/>
        <w:bottom w:val="none" w:sz="0" w:space="0" w:color="auto"/>
        <w:right w:val="none" w:sz="0" w:space="0" w:color="auto"/>
      </w:divBdr>
    </w:div>
    <w:div w:id="205066829">
      <w:bodyDiv w:val="1"/>
      <w:marLeft w:val="0"/>
      <w:marRight w:val="0"/>
      <w:marTop w:val="0"/>
      <w:marBottom w:val="0"/>
      <w:divBdr>
        <w:top w:val="none" w:sz="0" w:space="0" w:color="auto"/>
        <w:left w:val="none" w:sz="0" w:space="0" w:color="auto"/>
        <w:bottom w:val="none" w:sz="0" w:space="0" w:color="auto"/>
        <w:right w:val="none" w:sz="0" w:space="0" w:color="auto"/>
      </w:divBdr>
    </w:div>
    <w:div w:id="205259261">
      <w:bodyDiv w:val="1"/>
      <w:marLeft w:val="0"/>
      <w:marRight w:val="0"/>
      <w:marTop w:val="0"/>
      <w:marBottom w:val="0"/>
      <w:divBdr>
        <w:top w:val="none" w:sz="0" w:space="0" w:color="auto"/>
        <w:left w:val="none" w:sz="0" w:space="0" w:color="auto"/>
        <w:bottom w:val="none" w:sz="0" w:space="0" w:color="auto"/>
        <w:right w:val="none" w:sz="0" w:space="0" w:color="auto"/>
      </w:divBdr>
    </w:div>
    <w:div w:id="205871914">
      <w:bodyDiv w:val="1"/>
      <w:marLeft w:val="0"/>
      <w:marRight w:val="0"/>
      <w:marTop w:val="0"/>
      <w:marBottom w:val="0"/>
      <w:divBdr>
        <w:top w:val="none" w:sz="0" w:space="0" w:color="auto"/>
        <w:left w:val="none" w:sz="0" w:space="0" w:color="auto"/>
        <w:bottom w:val="none" w:sz="0" w:space="0" w:color="auto"/>
        <w:right w:val="none" w:sz="0" w:space="0" w:color="auto"/>
      </w:divBdr>
    </w:div>
    <w:div w:id="205989872">
      <w:bodyDiv w:val="1"/>
      <w:marLeft w:val="0"/>
      <w:marRight w:val="0"/>
      <w:marTop w:val="0"/>
      <w:marBottom w:val="0"/>
      <w:divBdr>
        <w:top w:val="none" w:sz="0" w:space="0" w:color="auto"/>
        <w:left w:val="none" w:sz="0" w:space="0" w:color="auto"/>
        <w:bottom w:val="none" w:sz="0" w:space="0" w:color="auto"/>
        <w:right w:val="none" w:sz="0" w:space="0" w:color="auto"/>
      </w:divBdr>
    </w:div>
    <w:div w:id="207493191">
      <w:bodyDiv w:val="1"/>
      <w:marLeft w:val="0"/>
      <w:marRight w:val="0"/>
      <w:marTop w:val="0"/>
      <w:marBottom w:val="0"/>
      <w:divBdr>
        <w:top w:val="none" w:sz="0" w:space="0" w:color="auto"/>
        <w:left w:val="none" w:sz="0" w:space="0" w:color="auto"/>
        <w:bottom w:val="none" w:sz="0" w:space="0" w:color="auto"/>
        <w:right w:val="none" w:sz="0" w:space="0" w:color="auto"/>
      </w:divBdr>
    </w:div>
    <w:div w:id="208538218">
      <w:bodyDiv w:val="1"/>
      <w:marLeft w:val="0"/>
      <w:marRight w:val="0"/>
      <w:marTop w:val="0"/>
      <w:marBottom w:val="0"/>
      <w:divBdr>
        <w:top w:val="none" w:sz="0" w:space="0" w:color="auto"/>
        <w:left w:val="none" w:sz="0" w:space="0" w:color="auto"/>
        <w:bottom w:val="none" w:sz="0" w:space="0" w:color="auto"/>
        <w:right w:val="none" w:sz="0" w:space="0" w:color="auto"/>
      </w:divBdr>
    </w:div>
    <w:div w:id="209267070">
      <w:bodyDiv w:val="1"/>
      <w:marLeft w:val="0"/>
      <w:marRight w:val="0"/>
      <w:marTop w:val="0"/>
      <w:marBottom w:val="0"/>
      <w:divBdr>
        <w:top w:val="none" w:sz="0" w:space="0" w:color="auto"/>
        <w:left w:val="none" w:sz="0" w:space="0" w:color="auto"/>
        <w:bottom w:val="none" w:sz="0" w:space="0" w:color="auto"/>
        <w:right w:val="none" w:sz="0" w:space="0" w:color="auto"/>
      </w:divBdr>
    </w:div>
    <w:div w:id="211893995">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13277882">
      <w:bodyDiv w:val="1"/>
      <w:marLeft w:val="0"/>
      <w:marRight w:val="0"/>
      <w:marTop w:val="0"/>
      <w:marBottom w:val="0"/>
      <w:divBdr>
        <w:top w:val="none" w:sz="0" w:space="0" w:color="auto"/>
        <w:left w:val="none" w:sz="0" w:space="0" w:color="auto"/>
        <w:bottom w:val="none" w:sz="0" w:space="0" w:color="auto"/>
        <w:right w:val="none" w:sz="0" w:space="0" w:color="auto"/>
      </w:divBdr>
    </w:div>
    <w:div w:id="213586124">
      <w:bodyDiv w:val="1"/>
      <w:marLeft w:val="0"/>
      <w:marRight w:val="0"/>
      <w:marTop w:val="0"/>
      <w:marBottom w:val="0"/>
      <w:divBdr>
        <w:top w:val="none" w:sz="0" w:space="0" w:color="auto"/>
        <w:left w:val="none" w:sz="0" w:space="0" w:color="auto"/>
        <w:bottom w:val="none" w:sz="0" w:space="0" w:color="auto"/>
        <w:right w:val="none" w:sz="0" w:space="0" w:color="auto"/>
      </w:divBdr>
    </w:div>
    <w:div w:id="213591616">
      <w:bodyDiv w:val="1"/>
      <w:marLeft w:val="0"/>
      <w:marRight w:val="0"/>
      <w:marTop w:val="0"/>
      <w:marBottom w:val="0"/>
      <w:divBdr>
        <w:top w:val="none" w:sz="0" w:space="0" w:color="auto"/>
        <w:left w:val="none" w:sz="0" w:space="0" w:color="auto"/>
        <w:bottom w:val="none" w:sz="0" w:space="0" w:color="auto"/>
        <w:right w:val="none" w:sz="0" w:space="0" w:color="auto"/>
      </w:divBdr>
    </w:div>
    <w:div w:id="214053062">
      <w:bodyDiv w:val="1"/>
      <w:marLeft w:val="0"/>
      <w:marRight w:val="0"/>
      <w:marTop w:val="0"/>
      <w:marBottom w:val="0"/>
      <w:divBdr>
        <w:top w:val="none" w:sz="0" w:space="0" w:color="auto"/>
        <w:left w:val="none" w:sz="0" w:space="0" w:color="auto"/>
        <w:bottom w:val="none" w:sz="0" w:space="0" w:color="auto"/>
        <w:right w:val="none" w:sz="0" w:space="0" w:color="auto"/>
      </w:divBdr>
    </w:div>
    <w:div w:id="215892110">
      <w:bodyDiv w:val="1"/>
      <w:marLeft w:val="0"/>
      <w:marRight w:val="0"/>
      <w:marTop w:val="0"/>
      <w:marBottom w:val="0"/>
      <w:divBdr>
        <w:top w:val="none" w:sz="0" w:space="0" w:color="auto"/>
        <w:left w:val="none" w:sz="0" w:space="0" w:color="auto"/>
        <w:bottom w:val="none" w:sz="0" w:space="0" w:color="auto"/>
        <w:right w:val="none" w:sz="0" w:space="0" w:color="auto"/>
      </w:divBdr>
    </w:div>
    <w:div w:id="216401269">
      <w:bodyDiv w:val="1"/>
      <w:marLeft w:val="0"/>
      <w:marRight w:val="0"/>
      <w:marTop w:val="0"/>
      <w:marBottom w:val="0"/>
      <w:divBdr>
        <w:top w:val="none" w:sz="0" w:space="0" w:color="auto"/>
        <w:left w:val="none" w:sz="0" w:space="0" w:color="auto"/>
        <w:bottom w:val="none" w:sz="0" w:space="0" w:color="auto"/>
        <w:right w:val="none" w:sz="0" w:space="0" w:color="auto"/>
      </w:divBdr>
    </w:div>
    <w:div w:id="217210381">
      <w:bodyDiv w:val="1"/>
      <w:marLeft w:val="0"/>
      <w:marRight w:val="0"/>
      <w:marTop w:val="0"/>
      <w:marBottom w:val="0"/>
      <w:divBdr>
        <w:top w:val="none" w:sz="0" w:space="0" w:color="auto"/>
        <w:left w:val="none" w:sz="0" w:space="0" w:color="auto"/>
        <w:bottom w:val="none" w:sz="0" w:space="0" w:color="auto"/>
        <w:right w:val="none" w:sz="0" w:space="0" w:color="auto"/>
      </w:divBdr>
    </w:div>
    <w:div w:id="217714468">
      <w:bodyDiv w:val="1"/>
      <w:marLeft w:val="0"/>
      <w:marRight w:val="0"/>
      <w:marTop w:val="0"/>
      <w:marBottom w:val="0"/>
      <w:divBdr>
        <w:top w:val="none" w:sz="0" w:space="0" w:color="auto"/>
        <w:left w:val="none" w:sz="0" w:space="0" w:color="auto"/>
        <w:bottom w:val="none" w:sz="0" w:space="0" w:color="auto"/>
        <w:right w:val="none" w:sz="0" w:space="0" w:color="auto"/>
      </w:divBdr>
    </w:div>
    <w:div w:id="218790244">
      <w:bodyDiv w:val="1"/>
      <w:marLeft w:val="0"/>
      <w:marRight w:val="0"/>
      <w:marTop w:val="0"/>
      <w:marBottom w:val="0"/>
      <w:divBdr>
        <w:top w:val="none" w:sz="0" w:space="0" w:color="auto"/>
        <w:left w:val="none" w:sz="0" w:space="0" w:color="auto"/>
        <w:bottom w:val="none" w:sz="0" w:space="0" w:color="auto"/>
        <w:right w:val="none" w:sz="0" w:space="0" w:color="auto"/>
      </w:divBdr>
    </w:div>
    <w:div w:id="218790955">
      <w:bodyDiv w:val="1"/>
      <w:marLeft w:val="0"/>
      <w:marRight w:val="0"/>
      <w:marTop w:val="0"/>
      <w:marBottom w:val="0"/>
      <w:divBdr>
        <w:top w:val="none" w:sz="0" w:space="0" w:color="auto"/>
        <w:left w:val="none" w:sz="0" w:space="0" w:color="auto"/>
        <w:bottom w:val="none" w:sz="0" w:space="0" w:color="auto"/>
        <w:right w:val="none" w:sz="0" w:space="0" w:color="auto"/>
      </w:divBdr>
    </w:div>
    <w:div w:id="219512810">
      <w:bodyDiv w:val="1"/>
      <w:marLeft w:val="0"/>
      <w:marRight w:val="0"/>
      <w:marTop w:val="0"/>
      <w:marBottom w:val="0"/>
      <w:divBdr>
        <w:top w:val="none" w:sz="0" w:space="0" w:color="auto"/>
        <w:left w:val="none" w:sz="0" w:space="0" w:color="auto"/>
        <w:bottom w:val="none" w:sz="0" w:space="0" w:color="auto"/>
        <w:right w:val="none" w:sz="0" w:space="0" w:color="auto"/>
      </w:divBdr>
    </w:div>
    <w:div w:id="219752767">
      <w:bodyDiv w:val="1"/>
      <w:marLeft w:val="0"/>
      <w:marRight w:val="0"/>
      <w:marTop w:val="0"/>
      <w:marBottom w:val="0"/>
      <w:divBdr>
        <w:top w:val="none" w:sz="0" w:space="0" w:color="auto"/>
        <w:left w:val="none" w:sz="0" w:space="0" w:color="auto"/>
        <w:bottom w:val="none" w:sz="0" w:space="0" w:color="auto"/>
        <w:right w:val="none" w:sz="0" w:space="0" w:color="auto"/>
      </w:divBdr>
    </w:div>
    <w:div w:id="221063340">
      <w:bodyDiv w:val="1"/>
      <w:marLeft w:val="0"/>
      <w:marRight w:val="0"/>
      <w:marTop w:val="0"/>
      <w:marBottom w:val="0"/>
      <w:divBdr>
        <w:top w:val="none" w:sz="0" w:space="0" w:color="auto"/>
        <w:left w:val="none" w:sz="0" w:space="0" w:color="auto"/>
        <w:bottom w:val="none" w:sz="0" w:space="0" w:color="auto"/>
        <w:right w:val="none" w:sz="0" w:space="0" w:color="auto"/>
      </w:divBdr>
    </w:div>
    <w:div w:id="221140383">
      <w:bodyDiv w:val="1"/>
      <w:marLeft w:val="0"/>
      <w:marRight w:val="0"/>
      <w:marTop w:val="0"/>
      <w:marBottom w:val="0"/>
      <w:divBdr>
        <w:top w:val="none" w:sz="0" w:space="0" w:color="auto"/>
        <w:left w:val="none" w:sz="0" w:space="0" w:color="auto"/>
        <w:bottom w:val="none" w:sz="0" w:space="0" w:color="auto"/>
        <w:right w:val="none" w:sz="0" w:space="0" w:color="auto"/>
      </w:divBdr>
    </w:div>
    <w:div w:id="221864870">
      <w:bodyDiv w:val="1"/>
      <w:marLeft w:val="0"/>
      <w:marRight w:val="0"/>
      <w:marTop w:val="0"/>
      <w:marBottom w:val="0"/>
      <w:divBdr>
        <w:top w:val="none" w:sz="0" w:space="0" w:color="auto"/>
        <w:left w:val="none" w:sz="0" w:space="0" w:color="auto"/>
        <w:bottom w:val="none" w:sz="0" w:space="0" w:color="auto"/>
        <w:right w:val="none" w:sz="0" w:space="0" w:color="auto"/>
      </w:divBdr>
    </w:div>
    <w:div w:id="223298190">
      <w:bodyDiv w:val="1"/>
      <w:marLeft w:val="0"/>
      <w:marRight w:val="0"/>
      <w:marTop w:val="0"/>
      <w:marBottom w:val="0"/>
      <w:divBdr>
        <w:top w:val="none" w:sz="0" w:space="0" w:color="auto"/>
        <w:left w:val="none" w:sz="0" w:space="0" w:color="auto"/>
        <w:bottom w:val="none" w:sz="0" w:space="0" w:color="auto"/>
        <w:right w:val="none" w:sz="0" w:space="0" w:color="auto"/>
      </w:divBdr>
    </w:div>
    <w:div w:id="223375117">
      <w:bodyDiv w:val="1"/>
      <w:marLeft w:val="0"/>
      <w:marRight w:val="0"/>
      <w:marTop w:val="0"/>
      <w:marBottom w:val="0"/>
      <w:divBdr>
        <w:top w:val="none" w:sz="0" w:space="0" w:color="auto"/>
        <w:left w:val="none" w:sz="0" w:space="0" w:color="auto"/>
        <w:bottom w:val="none" w:sz="0" w:space="0" w:color="auto"/>
        <w:right w:val="none" w:sz="0" w:space="0" w:color="auto"/>
      </w:divBdr>
    </w:div>
    <w:div w:id="223873304">
      <w:bodyDiv w:val="1"/>
      <w:marLeft w:val="0"/>
      <w:marRight w:val="0"/>
      <w:marTop w:val="0"/>
      <w:marBottom w:val="0"/>
      <w:divBdr>
        <w:top w:val="none" w:sz="0" w:space="0" w:color="auto"/>
        <w:left w:val="none" w:sz="0" w:space="0" w:color="auto"/>
        <w:bottom w:val="none" w:sz="0" w:space="0" w:color="auto"/>
        <w:right w:val="none" w:sz="0" w:space="0" w:color="auto"/>
      </w:divBdr>
    </w:div>
    <w:div w:id="227956537">
      <w:bodyDiv w:val="1"/>
      <w:marLeft w:val="0"/>
      <w:marRight w:val="0"/>
      <w:marTop w:val="0"/>
      <w:marBottom w:val="0"/>
      <w:divBdr>
        <w:top w:val="none" w:sz="0" w:space="0" w:color="auto"/>
        <w:left w:val="none" w:sz="0" w:space="0" w:color="auto"/>
        <w:bottom w:val="none" w:sz="0" w:space="0" w:color="auto"/>
        <w:right w:val="none" w:sz="0" w:space="0" w:color="auto"/>
      </w:divBdr>
    </w:div>
    <w:div w:id="230164579">
      <w:bodyDiv w:val="1"/>
      <w:marLeft w:val="0"/>
      <w:marRight w:val="0"/>
      <w:marTop w:val="0"/>
      <w:marBottom w:val="0"/>
      <w:divBdr>
        <w:top w:val="none" w:sz="0" w:space="0" w:color="auto"/>
        <w:left w:val="none" w:sz="0" w:space="0" w:color="auto"/>
        <w:bottom w:val="none" w:sz="0" w:space="0" w:color="auto"/>
        <w:right w:val="none" w:sz="0" w:space="0" w:color="auto"/>
      </w:divBdr>
    </w:div>
    <w:div w:id="230432179">
      <w:bodyDiv w:val="1"/>
      <w:marLeft w:val="0"/>
      <w:marRight w:val="0"/>
      <w:marTop w:val="0"/>
      <w:marBottom w:val="0"/>
      <w:divBdr>
        <w:top w:val="none" w:sz="0" w:space="0" w:color="auto"/>
        <w:left w:val="none" w:sz="0" w:space="0" w:color="auto"/>
        <w:bottom w:val="none" w:sz="0" w:space="0" w:color="auto"/>
        <w:right w:val="none" w:sz="0" w:space="0" w:color="auto"/>
      </w:divBdr>
    </w:div>
    <w:div w:id="230820672">
      <w:bodyDiv w:val="1"/>
      <w:marLeft w:val="0"/>
      <w:marRight w:val="0"/>
      <w:marTop w:val="0"/>
      <w:marBottom w:val="0"/>
      <w:divBdr>
        <w:top w:val="none" w:sz="0" w:space="0" w:color="auto"/>
        <w:left w:val="none" w:sz="0" w:space="0" w:color="auto"/>
        <w:bottom w:val="none" w:sz="0" w:space="0" w:color="auto"/>
        <w:right w:val="none" w:sz="0" w:space="0" w:color="auto"/>
      </w:divBdr>
    </w:div>
    <w:div w:id="232544945">
      <w:bodyDiv w:val="1"/>
      <w:marLeft w:val="0"/>
      <w:marRight w:val="0"/>
      <w:marTop w:val="0"/>
      <w:marBottom w:val="0"/>
      <w:divBdr>
        <w:top w:val="none" w:sz="0" w:space="0" w:color="auto"/>
        <w:left w:val="none" w:sz="0" w:space="0" w:color="auto"/>
        <w:bottom w:val="none" w:sz="0" w:space="0" w:color="auto"/>
        <w:right w:val="none" w:sz="0" w:space="0" w:color="auto"/>
      </w:divBdr>
    </w:div>
    <w:div w:id="232860924">
      <w:bodyDiv w:val="1"/>
      <w:marLeft w:val="0"/>
      <w:marRight w:val="0"/>
      <w:marTop w:val="0"/>
      <w:marBottom w:val="0"/>
      <w:divBdr>
        <w:top w:val="none" w:sz="0" w:space="0" w:color="auto"/>
        <w:left w:val="none" w:sz="0" w:space="0" w:color="auto"/>
        <w:bottom w:val="none" w:sz="0" w:space="0" w:color="auto"/>
        <w:right w:val="none" w:sz="0" w:space="0" w:color="auto"/>
      </w:divBdr>
    </w:div>
    <w:div w:id="234241023">
      <w:bodyDiv w:val="1"/>
      <w:marLeft w:val="0"/>
      <w:marRight w:val="0"/>
      <w:marTop w:val="0"/>
      <w:marBottom w:val="0"/>
      <w:divBdr>
        <w:top w:val="none" w:sz="0" w:space="0" w:color="auto"/>
        <w:left w:val="none" w:sz="0" w:space="0" w:color="auto"/>
        <w:bottom w:val="none" w:sz="0" w:space="0" w:color="auto"/>
        <w:right w:val="none" w:sz="0" w:space="0" w:color="auto"/>
      </w:divBdr>
    </w:div>
    <w:div w:id="234514223">
      <w:bodyDiv w:val="1"/>
      <w:marLeft w:val="0"/>
      <w:marRight w:val="0"/>
      <w:marTop w:val="0"/>
      <w:marBottom w:val="0"/>
      <w:divBdr>
        <w:top w:val="none" w:sz="0" w:space="0" w:color="auto"/>
        <w:left w:val="none" w:sz="0" w:space="0" w:color="auto"/>
        <w:bottom w:val="none" w:sz="0" w:space="0" w:color="auto"/>
        <w:right w:val="none" w:sz="0" w:space="0" w:color="auto"/>
      </w:divBdr>
    </w:div>
    <w:div w:id="234902944">
      <w:bodyDiv w:val="1"/>
      <w:marLeft w:val="0"/>
      <w:marRight w:val="0"/>
      <w:marTop w:val="0"/>
      <w:marBottom w:val="0"/>
      <w:divBdr>
        <w:top w:val="none" w:sz="0" w:space="0" w:color="auto"/>
        <w:left w:val="none" w:sz="0" w:space="0" w:color="auto"/>
        <w:bottom w:val="none" w:sz="0" w:space="0" w:color="auto"/>
        <w:right w:val="none" w:sz="0" w:space="0" w:color="auto"/>
      </w:divBdr>
    </w:div>
    <w:div w:id="235167265">
      <w:bodyDiv w:val="1"/>
      <w:marLeft w:val="0"/>
      <w:marRight w:val="0"/>
      <w:marTop w:val="0"/>
      <w:marBottom w:val="0"/>
      <w:divBdr>
        <w:top w:val="none" w:sz="0" w:space="0" w:color="auto"/>
        <w:left w:val="none" w:sz="0" w:space="0" w:color="auto"/>
        <w:bottom w:val="none" w:sz="0" w:space="0" w:color="auto"/>
        <w:right w:val="none" w:sz="0" w:space="0" w:color="auto"/>
      </w:divBdr>
    </w:div>
    <w:div w:id="236281209">
      <w:bodyDiv w:val="1"/>
      <w:marLeft w:val="0"/>
      <w:marRight w:val="0"/>
      <w:marTop w:val="0"/>
      <w:marBottom w:val="0"/>
      <w:divBdr>
        <w:top w:val="none" w:sz="0" w:space="0" w:color="auto"/>
        <w:left w:val="none" w:sz="0" w:space="0" w:color="auto"/>
        <w:bottom w:val="none" w:sz="0" w:space="0" w:color="auto"/>
        <w:right w:val="none" w:sz="0" w:space="0" w:color="auto"/>
      </w:divBdr>
    </w:div>
    <w:div w:id="236672428">
      <w:bodyDiv w:val="1"/>
      <w:marLeft w:val="0"/>
      <w:marRight w:val="0"/>
      <w:marTop w:val="0"/>
      <w:marBottom w:val="0"/>
      <w:divBdr>
        <w:top w:val="none" w:sz="0" w:space="0" w:color="auto"/>
        <w:left w:val="none" w:sz="0" w:space="0" w:color="auto"/>
        <w:bottom w:val="none" w:sz="0" w:space="0" w:color="auto"/>
        <w:right w:val="none" w:sz="0" w:space="0" w:color="auto"/>
      </w:divBdr>
    </w:div>
    <w:div w:id="236788651">
      <w:bodyDiv w:val="1"/>
      <w:marLeft w:val="0"/>
      <w:marRight w:val="0"/>
      <w:marTop w:val="0"/>
      <w:marBottom w:val="0"/>
      <w:divBdr>
        <w:top w:val="none" w:sz="0" w:space="0" w:color="auto"/>
        <w:left w:val="none" w:sz="0" w:space="0" w:color="auto"/>
        <w:bottom w:val="none" w:sz="0" w:space="0" w:color="auto"/>
        <w:right w:val="none" w:sz="0" w:space="0" w:color="auto"/>
      </w:divBdr>
    </w:div>
    <w:div w:id="237253768">
      <w:bodyDiv w:val="1"/>
      <w:marLeft w:val="0"/>
      <w:marRight w:val="0"/>
      <w:marTop w:val="0"/>
      <w:marBottom w:val="0"/>
      <w:divBdr>
        <w:top w:val="none" w:sz="0" w:space="0" w:color="auto"/>
        <w:left w:val="none" w:sz="0" w:space="0" w:color="auto"/>
        <w:bottom w:val="none" w:sz="0" w:space="0" w:color="auto"/>
        <w:right w:val="none" w:sz="0" w:space="0" w:color="auto"/>
      </w:divBdr>
    </w:div>
    <w:div w:id="238566517">
      <w:bodyDiv w:val="1"/>
      <w:marLeft w:val="0"/>
      <w:marRight w:val="0"/>
      <w:marTop w:val="0"/>
      <w:marBottom w:val="0"/>
      <w:divBdr>
        <w:top w:val="none" w:sz="0" w:space="0" w:color="auto"/>
        <w:left w:val="none" w:sz="0" w:space="0" w:color="auto"/>
        <w:bottom w:val="none" w:sz="0" w:space="0" w:color="auto"/>
        <w:right w:val="none" w:sz="0" w:space="0" w:color="auto"/>
      </w:divBdr>
    </w:div>
    <w:div w:id="240023564">
      <w:bodyDiv w:val="1"/>
      <w:marLeft w:val="0"/>
      <w:marRight w:val="0"/>
      <w:marTop w:val="0"/>
      <w:marBottom w:val="0"/>
      <w:divBdr>
        <w:top w:val="none" w:sz="0" w:space="0" w:color="auto"/>
        <w:left w:val="none" w:sz="0" w:space="0" w:color="auto"/>
        <w:bottom w:val="none" w:sz="0" w:space="0" w:color="auto"/>
        <w:right w:val="none" w:sz="0" w:space="0" w:color="auto"/>
      </w:divBdr>
    </w:div>
    <w:div w:id="243416838">
      <w:bodyDiv w:val="1"/>
      <w:marLeft w:val="0"/>
      <w:marRight w:val="0"/>
      <w:marTop w:val="0"/>
      <w:marBottom w:val="0"/>
      <w:divBdr>
        <w:top w:val="none" w:sz="0" w:space="0" w:color="auto"/>
        <w:left w:val="none" w:sz="0" w:space="0" w:color="auto"/>
        <w:bottom w:val="none" w:sz="0" w:space="0" w:color="auto"/>
        <w:right w:val="none" w:sz="0" w:space="0" w:color="auto"/>
      </w:divBdr>
    </w:div>
    <w:div w:id="244464203">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52209799">
      <w:bodyDiv w:val="1"/>
      <w:marLeft w:val="0"/>
      <w:marRight w:val="0"/>
      <w:marTop w:val="0"/>
      <w:marBottom w:val="0"/>
      <w:divBdr>
        <w:top w:val="none" w:sz="0" w:space="0" w:color="auto"/>
        <w:left w:val="none" w:sz="0" w:space="0" w:color="auto"/>
        <w:bottom w:val="none" w:sz="0" w:space="0" w:color="auto"/>
        <w:right w:val="none" w:sz="0" w:space="0" w:color="auto"/>
      </w:divBdr>
    </w:div>
    <w:div w:id="255485612">
      <w:bodyDiv w:val="1"/>
      <w:marLeft w:val="0"/>
      <w:marRight w:val="0"/>
      <w:marTop w:val="0"/>
      <w:marBottom w:val="0"/>
      <w:divBdr>
        <w:top w:val="none" w:sz="0" w:space="0" w:color="auto"/>
        <w:left w:val="none" w:sz="0" w:space="0" w:color="auto"/>
        <w:bottom w:val="none" w:sz="0" w:space="0" w:color="auto"/>
        <w:right w:val="none" w:sz="0" w:space="0" w:color="auto"/>
      </w:divBdr>
    </w:div>
    <w:div w:id="256063134">
      <w:bodyDiv w:val="1"/>
      <w:marLeft w:val="0"/>
      <w:marRight w:val="0"/>
      <w:marTop w:val="0"/>
      <w:marBottom w:val="0"/>
      <w:divBdr>
        <w:top w:val="none" w:sz="0" w:space="0" w:color="auto"/>
        <w:left w:val="none" w:sz="0" w:space="0" w:color="auto"/>
        <w:bottom w:val="none" w:sz="0" w:space="0" w:color="auto"/>
        <w:right w:val="none" w:sz="0" w:space="0" w:color="auto"/>
      </w:divBdr>
    </w:div>
    <w:div w:id="257913256">
      <w:bodyDiv w:val="1"/>
      <w:marLeft w:val="0"/>
      <w:marRight w:val="0"/>
      <w:marTop w:val="0"/>
      <w:marBottom w:val="0"/>
      <w:divBdr>
        <w:top w:val="none" w:sz="0" w:space="0" w:color="auto"/>
        <w:left w:val="none" w:sz="0" w:space="0" w:color="auto"/>
        <w:bottom w:val="none" w:sz="0" w:space="0" w:color="auto"/>
        <w:right w:val="none" w:sz="0" w:space="0" w:color="auto"/>
      </w:divBdr>
    </w:div>
    <w:div w:id="258950832">
      <w:bodyDiv w:val="1"/>
      <w:marLeft w:val="0"/>
      <w:marRight w:val="0"/>
      <w:marTop w:val="0"/>
      <w:marBottom w:val="0"/>
      <w:divBdr>
        <w:top w:val="none" w:sz="0" w:space="0" w:color="auto"/>
        <w:left w:val="none" w:sz="0" w:space="0" w:color="auto"/>
        <w:bottom w:val="none" w:sz="0" w:space="0" w:color="auto"/>
        <w:right w:val="none" w:sz="0" w:space="0" w:color="auto"/>
      </w:divBdr>
    </w:div>
    <w:div w:id="258955436">
      <w:bodyDiv w:val="1"/>
      <w:marLeft w:val="0"/>
      <w:marRight w:val="0"/>
      <w:marTop w:val="0"/>
      <w:marBottom w:val="0"/>
      <w:divBdr>
        <w:top w:val="none" w:sz="0" w:space="0" w:color="auto"/>
        <w:left w:val="none" w:sz="0" w:space="0" w:color="auto"/>
        <w:bottom w:val="none" w:sz="0" w:space="0" w:color="auto"/>
        <w:right w:val="none" w:sz="0" w:space="0" w:color="auto"/>
      </w:divBdr>
    </w:div>
    <w:div w:id="259409201">
      <w:bodyDiv w:val="1"/>
      <w:marLeft w:val="0"/>
      <w:marRight w:val="0"/>
      <w:marTop w:val="0"/>
      <w:marBottom w:val="0"/>
      <w:divBdr>
        <w:top w:val="none" w:sz="0" w:space="0" w:color="auto"/>
        <w:left w:val="none" w:sz="0" w:space="0" w:color="auto"/>
        <w:bottom w:val="none" w:sz="0" w:space="0" w:color="auto"/>
        <w:right w:val="none" w:sz="0" w:space="0" w:color="auto"/>
      </w:divBdr>
    </w:div>
    <w:div w:id="261651031">
      <w:bodyDiv w:val="1"/>
      <w:marLeft w:val="0"/>
      <w:marRight w:val="0"/>
      <w:marTop w:val="0"/>
      <w:marBottom w:val="0"/>
      <w:divBdr>
        <w:top w:val="none" w:sz="0" w:space="0" w:color="auto"/>
        <w:left w:val="none" w:sz="0" w:space="0" w:color="auto"/>
        <w:bottom w:val="none" w:sz="0" w:space="0" w:color="auto"/>
        <w:right w:val="none" w:sz="0" w:space="0" w:color="auto"/>
      </w:divBdr>
    </w:div>
    <w:div w:id="262500387">
      <w:bodyDiv w:val="1"/>
      <w:marLeft w:val="0"/>
      <w:marRight w:val="0"/>
      <w:marTop w:val="0"/>
      <w:marBottom w:val="0"/>
      <w:divBdr>
        <w:top w:val="none" w:sz="0" w:space="0" w:color="auto"/>
        <w:left w:val="none" w:sz="0" w:space="0" w:color="auto"/>
        <w:bottom w:val="none" w:sz="0" w:space="0" w:color="auto"/>
        <w:right w:val="none" w:sz="0" w:space="0" w:color="auto"/>
      </w:divBdr>
    </w:div>
    <w:div w:id="262619047">
      <w:bodyDiv w:val="1"/>
      <w:marLeft w:val="0"/>
      <w:marRight w:val="0"/>
      <w:marTop w:val="0"/>
      <w:marBottom w:val="0"/>
      <w:divBdr>
        <w:top w:val="none" w:sz="0" w:space="0" w:color="auto"/>
        <w:left w:val="none" w:sz="0" w:space="0" w:color="auto"/>
        <w:bottom w:val="none" w:sz="0" w:space="0" w:color="auto"/>
        <w:right w:val="none" w:sz="0" w:space="0" w:color="auto"/>
      </w:divBdr>
    </w:div>
    <w:div w:id="263266101">
      <w:bodyDiv w:val="1"/>
      <w:marLeft w:val="0"/>
      <w:marRight w:val="0"/>
      <w:marTop w:val="0"/>
      <w:marBottom w:val="0"/>
      <w:divBdr>
        <w:top w:val="none" w:sz="0" w:space="0" w:color="auto"/>
        <w:left w:val="none" w:sz="0" w:space="0" w:color="auto"/>
        <w:bottom w:val="none" w:sz="0" w:space="0" w:color="auto"/>
        <w:right w:val="none" w:sz="0" w:space="0" w:color="auto"/>
      </w:divBdr>
    </w:div>
    <w:div w:id="266500791">
      <w:bodyDiv w:val="1"/>
      <w:marLeft w:val="0"/>
      <w:marRight w:val="0"/>
      <w:marTop w:val="0"/>
      <w:marBottom w:val="0"/>
      <w:divBdr>
        <w:top w:val="none" w:sz="0" w:space="0" w:color="auto"/>
        <w:left w:val="none" w:sz="0" w:space="0" w:color="auto"/>
        <w:bottom w:val="none" w:sz="0" w:space="0" w:color="auto"/>
        <w:right w:val="none" w:sz="0" w:space="0" w:color="auto"/>
      </w:divBdr>
    </w:div>
    <w:div w:id="267733792">
      <w:bodyDiv w:val="1"/>
      <w:marLeft w:val="0"/>
      <w:marRight w:val="0"/>
      <w:marTop w:val="0"/>
      <w:marBottom w:val="0"/>
      <w:divBdr>
        <w:top w:val="none" w:sz="0" w:space="0" w:color="auto"/>
        <w:left w:val="none" w:sz="0" w:space="0" w:color="auto"/>
        <w:bottom w:val="none" w:sz="0" w:space="0" w:color="auto"/>
        <w:right w:val="none" w:sz="0" w:space="0" w:color="auto"/>
      </w:divBdr>
    </w:div>
    <w:div w:id="267780140">
      <w:bodyDiv w:val="1"/>
      <w:marLeft w:val="0"/>
      <w:marRight w:val="0"/>
      <w:marTop w:val="0"/>
      <w:marBottom w:val="0"/>
      <w:divBdr>
        <w:top w:val="none" w:sz="0" w:space="0" w:color="auto"/>
        <w:left w:val="none" w:sz="0" w:space="0" w:color="auto"/>
        <w:bottom w:val="none" w:sz="0" w:space="0" w:color="auto"/>
        <w:right w:val="none" w:sz="0" w:space="0" w:color="auto"/>
      </w:divBdr>
    </w:div>
    <w:div w:id="267933446">
      <w:bodyDiv w:val="1"/>
      <w:marLeft w:val="0"/>
      <w:marRight w:val="0"/>
      <w:marTop w:val="0"/>
      <w:marBottom w:val="0"/>
      <w:divBdr>
        <w:top w:val="none" w:sz="0" w:space="0" w:color="auto"/>
        <w:left w:val="none" w:sz="0" w:space="0" w:color="auto"/>
        <w:bottom w:val="none" w:sz="0" w:space="0" w:color="auto"/>
        <w:right w:val="none" w:sz="0" w:space="0" w:color="auto"/>
      </w:divBdr>
    </w:div>
    <w:div w:id="268247612">
      <w:bodyDiv w:val="1"/>
      <w:marLeft w:val="0"/>
      <w:marRight w:val="0"/>
      <w:marTop w:val="0"/>
      <w:marBottom w:val="0"/>
      <w:divBdr>
        <w:top w:val="none" w:sz="0" w:space="0" w:color="auto"/>
        <w:left w:val="none" w:sz="0" w:space="0" w:color="auto"/>
        <w:bottom w:val="none" w:sz="0" w:space="0" w:color="auto"/>
        <w:right w:val="none" w:sz="0" w:space="0" w:color="auto"/>
      </w:divBdr>
    </w:div>
    <w:div w:id="268858709">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69437383">
      <w:bodyDiv w:val="1"/>
      <w:marLeft w:val="0"/>
      <w:marRight w:val="0"/>
      <w:marTop w:val="0"/>
      <w:marBottom w:val="0"/>
      <w:divBdr>
        <w:top w:val="none" w:sz="0" w:space="0" w:color="auto"/>
        <w:left w:val="none" w:sz="0" w:space="0" w:color="auto"/>
        <w:bottom w:val="none" w:sz="0" w:space="0" w:color="auto"/>
        <w:right w:val="none" w:sz="0" w:space="0" w:color="auto"/>
      </w:divBdr>
    </w:div>
    <w:div w:id="273559379">
      <w:bodyDiv w:val="1"/>
      <w:marLeft w:val="0"/>
      <w:marRight w:val="0"/>
      <w:marTop w:val="0"/>
      <w:marBottom w:val="0"/>
      <w:divBdr>
        <w:top w:val="none" w:sz="0" w:space="0" w:color="auto"/>
        <w:left w:val="none" w:sz="0" w:space="0" w:color="auto"/>
        <w:bottom w:val="none" w:sz="0" w:space="0" w:color="auto"/>
        <w:right w:val="none" w:sz="0" w:space="0" w:color="auto"/>
      </w:divBdr>
    </w:div>
    <w:div w:id="275210496">
      <w:bodyDiv w:val="1"/>
      <w:marLeft w:val="0"/>
      <w:marRight w:val="0"/>
      <w:marTop w:val="0"/>
      <w:marBottom w:val="0"/>
      <w:divBdr>
        <w:top w:val="none" w:sz="0" w:space="0" w:color="auto"/>
        <w:left w:val="none" w:sz="0" w:space="0" w:color="auto"/>
        <w:bottom w:val="none" w:sz="0" w:space="0" w:color="auto"/>
        <w:right w:val="none" w:sz="0" w:space="0" w:color="auto"/>
      </w:divBdr>
    </w:div>
    <w:div w:id="276178643">
      <w:bodyDiv w:val="1"/>
      <w:marLeft w:val="0"/>
      <w:marRight w:val="0"/>
      <w:marTop w:val="0"/>
      <w:marBottom w:val="0"/>
      <w:divBdr>
        <w:top w:val="none" w:sz="0" w:space="0" w:color="auto"/>
        <w:left w:val="none" w:sz="0" w:space="0" w:color="auto"/>
        <w:bottom w:val="none" w:sz="0" w:space="0" w:color="auto"/>
        <w:right w:val="none" w:sz="0" w:space="0" w:color="auto"/>
      </w:divBdr>
    </w:div>
    <w:div w:id="276647164">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77882555">
      <w:bodyDiv w:val="1"/>
      <w:marLeft w:val="0"/>
      <w:marRight w:val="0"/>
      <w:marTop w:val="0"/>
      <w:marBottom w:val="0"/>
      <w:divBdr>
        <w:top w:val="none" w:sz="0" w:space="0" w:color="auto"/>
        <w:left w:val="none" w:sz="0" w:space="0" w:color="auto"/>
        <w:bottom w:val="none" w:sz="0" w:space="0" w:color="auto"/>
        <w:right w:val="none" w:sz="0" w:space="0" w:color="auto"/>
      </w:divBdr>
    </w:div>
    <w:div w:id="280691658">
      <w:bodyDiv w:val="1"/>
      <w:marLeft w:val="0"/>
      <w:marRight w:val="0"/>
      <w:marTop w:val="0"/>
      <w:marBottom w:val="0"/>
      <w:divBdr>
        <w:top w:val="none" w:sz="0" w:space="0" w:color="auto"/>
        <w:left w:val="none" w:sz="0" w:space="0" w:color="auto"/>
        <w:bottom w:val="none" w:sz="0" w:space="0" w:color="auto"/>
        <w:right w:val="none" w:sz="0" w:space="0" w:color="auto"/>
      </w:divBdr>
    </w:div>
    <w:div w:id="280692720">
      <w:bodyDiv w:val="1"/>
      <w:marLeft w:val="0"/>
      <w:marRight w:val="0"/>
      <w:marTop w:val="0"/>
      <w:marBottom w:val="0"/>
      <w:divBdr>
        <w:top w:val="none" w:sz="0" w:space="0" w:color="auto"/>
        <w:left w:val="none" w:sz="0" w:space="0" w:color="auto"/>
        <w:bottom w:val="none" w:sz="0" w:space="0" w:color="auto"/>
        <w:right w:val="none" w:sz="0" w:space="0" w:color="auto"/>
      </w:divBdr>
    </w:div>
    <w:div w:id="282270113">
      <w:bodyDiv w:val="1"/>
      <w:marLeft w:val="0"/>
      <w:marRight w:val="0"/>
      <w:marTop w:val="0"/>
      <w:marBottom w:val="0"/>
      <w:divBdr>
        <w:top w:val="none" w:sz="0" w:space="0" w:color="auto"/>
        <w:left w:val="none" w:sz="0" w:space="0" w:color="auto"/>
        <w:bottom w:val="none" w:sz="0" w:space="0" w:color="auto"/>
        <w:right w:val="none" w:sz="0" w:space="0" w:color="auto"/>
      </w:divBdr>
    </w:div>
    <w:div w:id="282807602">
      <w:bodyDiv w:val="1"/>
      <w:marLeft w:val="0"/>
      <w:marRight w:val="0"/>
      <w:marTop w:val="0"/>
      <w:marBottom w:val="0"/>
      <w:divBdr>
        <w:top w:val="none" w:sz="0" w:space="0" w:color="auto"/>
        <w:left w:val="none" w:sz="0" w:space="0" w:color="auto"/>
        <w:bottom w:val="none" w:sz="0" w:space="0" w:color="auto"/>
        <w:right w:val="none" w:sz="0" w:space="0" w:color="auto"/>
      </w:divBdr>
    </w:div>
    <w:div w:id="283390264">
      <w:bodyDiv w:val="1"/>
      <w:marLeft w:val="0"/>
      <w:marRight w:val="0"/>
      <w:marTop w:val="0"/>
      <w:marBottom w:val="0"/>
      <w:divBdr>
        <w:top w:val="none" w:sz="0" w:space="0" w:color="auto"/>
        <w:left w:val="none" w:sz="0" w:space="0" w:color="auto"/>
        <w:bottom w:val="none" w:sz="0" w:space="0" w:color="auto"/>
        <w:right w:val="none" w:sz="0" w:space="0" w:color="auto"/>
      </w:divBdr>
    </w:div>
    <w:div w:id="283997853">
      <w:bodyDiv w:val="1"/>
      <w:marLeft w:val="0"/>
      <w:marRight w:val="0"/>
      <w:marTop w:val="0"/>
      <w:marBottom w:val="0"/>
      <w:divBdr>
        <w:top w:val="none" w:sz="0" w:space="0" w:color="auto"/>
        <w:left w:val="none" w:sz="0" w:space="0" w:color="auto"/>
        <w:bottom w:val="none" w:sz="0" w:space="0" w:color="auto"/>
        <w:right w:val="none" w:sz="0" w:space="0" w:color="auto"/>
      </w:divBdr>
    </w:div>
    <w:div w:id="284316610">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85477080">
      <w:bodyDiv w:val="1"/>
      <w:marLeft w:val="0"/>
      <w:marRight w:val="0"/>
      <w:marTop w:val="0"/>
      <w:marBottom w:val="0"/>
      <w:divBdr>
        <w:top w:val="none" w:sz="0" w:space="0" w:color="auto"/>
        <w:left w:val="none" w:sz="0" w:space="0" w:color="auto"/>
        <w:bottom w:val="none" w:sz="0" w:space="0" w:color="auto"/>
        <w:right w:val="none" w:sz="0" w:space="0" w:color="auto"/>
      </w:divBdr>
    </w:div>
    <w:div w:id="286545222">
      <w:bodyDiv w:val="1"/>
      <w:marLeft w:val="0"/>
      <w:marRight w:val="0"/>
      <w:marTop w:val="0"/>
      <w:marBottom w:val="0"/>
      <w:divBdr>
        <w:top w:val="none" w:sz="0" w:space="0" w:color="auto"/>
        <w:left w:val="none" w:sz="0" w:space="0" w:color="auto"/>
        <w:bottom w:val="none" w:sz="0" w:space="0" w:color="auto"/>
        <w:right w:val="none" w:sz="0" w:space="0" w:color="auto"/>
      </w:divBdr>
    </w:div>
    <w:div w:id="286739584">
      <w:bodyDiv w:val="1"/>
      <w:marLeft w:val="0"/>
      <w:marRight w:val="0"/>
      <w:marTop w:val="0"/>
      <w:marBottom w:val="0"/>
      <w:divBdr>
        <w:top w:val="none" w:sz="0" w:space="0" w:color="auto"/>
        <w:left w:val="none" w:sz="0" w:space="0" w:color="auto"/>
        <w:bottom w:val="none" w:sz="0" w:space="0" w:color="auto"/>
        <w:right w:val="none" w:sz="0" w:space="0" w:color="auto"/>
      </w:divBdr>
    </w:div>
    <w:div w:id="287707544">
      <w:bodyDiv w:val="1"/>
      <w:marLeft w:val="0"/>
      <w:marRight w:val="0"/>
      <w:marTop w:val="0"/>
      <w:marBottom w:val="0"/>
      <w:divBdr>
        <w:top w:val="none" w:sz="0" w:space="0" w:color="auto"/>
        <w:left w:val="none" w:sz="0" w:space="0" w:color="auto"/>
        <w:bottom w:val="none" w:sz="0" w:space="0" w:color="auto"/>
        <w:right w:val="none" w:sz="0" w:space="0" w:color="auto"/>
      </w:divBdr>
    </w:div>
    <w:div w:id="287779458">
      <w:bodyDiv w:val="1"/>
      <w:marLeft w:val="0"/>
      <w:marRight w:val="0"/>
      <w:marTop w:val="0"/>
      <w:marBottom w:val="0"/>
      <w:divBdr>
        <w:top w:val="none" w:sz="0" w:space="0" w:color="auto"/>
        <w:left w:val="none" w:sz="0" w:space="0" w:color="auto"/>
        <w:bottom w:val="none" w:sz="0" w:space="0" w:color="auto"/>
        <w:right w:val="none" w:sz="0" w:space="0" w:color="auto"/>
      </w:divBdr>
    </w:div>
    <w:div w:id="288365983">
      <w:bodyDiv w:val="1"/>
      <w:marLeft w:val="0"/>
      <w:marRight w:val="0"/>
      <w:marTop w:val="0"/>
      <w:marBottom w:val="0"/>
      <w:divBdr>
        <w:top w:val="none" w:sz="0" w:space="0" w:color="auto"/>
        <w:left w:val="none" w:sz="0" w:space="0" w:color="auto"/>
        <w:bottom w:val="none" w:sz="0" w:space="0" w:color="auto"/>
        <w:right w:val="none" w:sz="0" w:space="0" w:color="auto"/>
      </w:divBdr>
    </w:div>
    <w:div w:id="288585609">
      <w:bodyDiv w:val="1"/>
      <w:marLeft w:val="0"/>
      <w:marRight w:val="0"/>
      <w:marTop w:val="0"/>
      <w:marBottom w:val="0"/>
      <w:divBdr>
        <w:top w:val="none" w:sz="0" w:space="0" w:color="auto"/>
        <w:left w:val="none" w:sz="0" w:space="0" w:color="auto"/>
        <w:bottom w:val="none" w:sz="0" w:space="0" w:color="auto"/>
        <w:right w:val="none" w:sz="0" w:space="0" w:color="auto"/>
      </w:divBdr>
    </w:div>
    <w:div w:id="289896619">
      <w:bodyDiv w:val="1"/>
      <w:marLeft w:val="0"/>
      <w:marRight w:val="0"/>
      <w:marTop w:val="0"/>
      <w:marBottom w:val="0"/>
      <w:divBdr>
        <w:top w:val="none" w:sz="0" w:space="0" w:color="auto"/>
        <w:left w:val="none" w:sz="0" w:space="0" w:color="auto"/>
        <w:bottom w:val="none" w:sz="0" w:space="0" w:color="auto"/>
        <w:right w:val="none" w:sz="0" w:space="0" w:color="auto"/>
      </w:divBdr>
    </w:div>
    <w:div w:id="290020729">
      <w:bodyDiv w:val="1"/>
      <w:marLeft w:val="0"/>
      <w:marRight w:val="0"/>
      <w:marTop w:val="0"/>
      <w:marBottom w:val="0"/>
      <w:divBdr>
        <w:top w:val="none" w:sz="0" w:space="0" w:color="auto"/>
        <w:left w:val="none" w:sz="0" w:space="0" w:color="auto"/>
        <w:bottom w:val="none" w:sz="0" w:space="0" w:color="auto"/>
        <w:right w:val="none" w:sz="0" w:space="0" w:color="auto"/>
      </w:divBdr>
    </w:div>
    <w:div w:id="290407992">
      <w:bodyDiv w:val="1"/>
      <w:marLeft w:val="0"/>
      <w:marRight w:val="0"/>
      <w:marTop w:val="0"/>
      <w:marBottom w:val="0"/>
      <w:divBdr>
        <w:top w:val="none" w:sz="0" w:space="0" w:color="auto"/>
        <w:left w:val="none" w:sz="0" w:space="0" w:color="auto"/>
        <w:bottom w:val="none" w:sz="0" w:space="0" w:color="auto"/>
        <w:right w:val="none" w:sz="0" w:space="0" w:color="auto"/>
      </w:divBdr>
    </w:div>
    <w:div w:id="290670502">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1405222">
      <w:bodyDiv w:val="1"/>
      <w:marLeft w:val="0"/>
      <w:marRight w:val="0"/>
      <w:marTop w:val="0"/>
      <w:marBottom w:val="0"/>
      <w:divBdr>
        <w:top w:val="none" w:sz="0" w:space="0" w:color="auto"/>
        <w:left w:val="none" w:sz="0" w:space="0" w:color="auto"/>
        <w:bottom w:val="none" w:sz="0" w:space="0" w:color="auto"/>
        <w:right w:val="none" w:sz="0" w:space="0" w:color="auto"/>
      </w:divBdr>
    </w:div>
    <w:div w:id="291595709">
      <w:bodyDiv w:val="1"/>
      <w:marLeft w:val="0"/>
      <w:marRight w:val="0"/>
      <w:marTop w:val="0"/>
      <w:marBottom w:val="0"/>
      <w:divBdr>
        <w:top w:val="none" w:sz="0" w:space="0" w:color="auto"/>
        <w:left w:val="none" w:sz="0" w:space="0" w:color="auto"/>
        <w:bottom w:val="none" w:sz="0" w:space="0" w:color="auto"/>
        <w:right w:val="none" w:sz="0" w:space="0" w:color="auto"/>
      </w:divBdr>
    </w:div>
    <w:div w:id="293023136">
      <w:bodyDiv w:val="1"/>
      <w:marLeft w:val="0"/>
      <w:marRight w:val="0"/>
      <w:marTop w:val="0"/>
      <w:marBottom w:val="0"/>
      <w:divBdr>
        <w:top w:val="none" w:sz="0" w:space="0" w:color="auto"/>
        <w:left w:val="none" w:sz="0" w:space="0" w:color="auto"/>
        <w:bottom w:val="none" w:sz="0" w:space="0" w:color="auto"/>
        <w:right w:val="none" w:sz="0" w:space="0" w:color="auto"/>
      </w:divBdr>
    </w:div>
    <w:div w:id="294339811">
      <w:bodyDiv w:val="1"/>
      <w:marLeft w:val="0"/>
      <w:marRight w:val="0"/>
      <w:marTop w:val="0"/>
      <w:marBottom w:val="0"/>
      <w:divBdr>
        <w:top w:val="none" w:sz="0" w:space="0" w:color="auto"/>
        <w:left w:val="none" w:sz="0" w:space="0" w:color="auto"/>
        <w:bottom w:val="none" w:sz="0" w:space="0" w:color="auto"/>
        <w:right w:val="none" w:sz="0" w:space="0" w:color="auto"/>
      </w:divBdr>
    </w:div>
    <w:div w:id="294919442">
      <w:bodyDiv w:val="1"/>
      <w:marLeft w:val="0"/>
      <w:marRight w:val="0"/>
      <w:marTop w:val="0"/>
      <w:marBottom w:val="0"/>
      <w:divBdr>
        <w:top w:val="none" w:sz="0" w:space="0" w:color="auto"/>
        <w:left w:val="none" w:sz="0" w:space="0" w:color="auto"/>
        <w:bottom w:val="none" w:sz="0" w:space="0" w:color="auto"/>
        <w:right w:val="none" w:sz="0" w:space="0" w:color="auto"/>
      </w:divBdr>
    </w:div>
    <w:div w:id="297536540">
      <w:bodyDiv w:val="1"/>
      <w:marLeft w:val="0"/>
      <w:marRight w:val="0"/>
      <w:marTop w:val="0"/>
      <w:marBottom w:val="0"/>
      <w:divBdr>
        <w:top w:val="none" w:sz="0" w:space="0" w:color="auto"/>
        <w:left w:val="none" w:sz="0" w:space="0" w:color="auto"/>
        <w:bottom w:val="none" w:sz="0" w:space="0" w:color="auto"/>
        <w:right w:val="none" w:sz="0" w:space="0" w:color="auto"/>
      </w:divBdr>
    </w:div>
    <w:div w:id="298341621">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00573156">
      <w:bodyDiv w:val="1"/>
      <w:marLeft w:val="0"/>
      <w:marRight w:val="0"/>
      <w:marTop w:val="0"/>
      <w:marBottom w:val="0"/>
      <w:divBdr>
        <w:top w:val="none" w:sz="0" w:space="0" w:color="auto"/>
        <w:left w:val="none" w:sz="0" w:space="0" w:color="auto"/>
        <w:bottom w:val="none" w:sz="0" w:space="0" w:color="auto"/>
        <w:right w:val="none" w:sz="0" w:space="0" w:color="auto"/>
      </w:divBdr>
    </w:div>
    <w:div w:id="301345844">
      <w:bodyDiv w:val="1"/>
      <w:marLeft w:val="0"/>
      <w:marRight w:val="0"/>
      <w:marTop w:val="0"/>
      <w:marBottom w:val="0"/>
      <w:divBdr>
        <w:top w:val="none" w:sz="0" w:space="0" w:color="auto"/>
        <w:left w:val="none" w:sz="0" w:space="0" w:color="auto"/>
        <w:bottom w:val="none" w:sz="0" w:space="0" w:color="auto"/>
        <w:right w:val="none" w:sz="0" w:space="0" w:color="auto"/>
      </w:divBdr>
    </w:div>
    <w:div w:id="302777535">
      <w:bodyDiv w:val="1"/>
      <w:marLeft w:val="0"/>
      <w:marRight w:val="0"/>
      <w:marTop w:val="0"/>
      <w:marBottom w:val="0"/>
      <w:divBdr>
        <w:top w:val="none" w:sz="0" w:space="0" w:color="auto"/>
        <w:left w:val="none" w:sz="0" w:space="0" w:color="auto"/>
        <w:bottom w:val="none" w:sz="0" w:space="0" w:color="auto"/>
        <w:right w:val="none" w:sz="0" w:space="0" w:color="auto"/>
      </w:divBdr>
    </w:div>
    <w:div w:id="305475825">
      <w:bodyDiv w:val="1"/>
      <w:marLeft w:val="0"/>
      <w:marRight w:val="0"/>
      <w:marTop w:val="0"/>
      <w:marBottom w:val="0"/>
      <w:divBdr>
        <w:top w:val="none" w:sz="0" w:space="0" w:color="auto"/>
        <w:left w:val="none" w:sz="0" w:space="0" w:color="auto"/>
        <w:bottom w:val="none" w:sz="0" w:space="0" w:color="auto"/>
        <w:right w:val="none" w:sz="0" w:space="0" w:color="auto"/>
      </w:divBdr>
    </w:div>
    <w:div w:id="306740198">
      <w:bodyDiv w:val="1"/>
      <w:marLeft w:val="0"/>
      <w:marRight w:val="0"/>
      <w:marTop w:val="0"/>
      <w:marBottom w:val="0"/>
      <w:divBdr>
        <w:top w:val="none" w:sz="0" w:space="0" w:color="auto"/>
        <w:left w:val="none" w:sz="0" w:space="0" w:color="auto"/>
        <w:bottom w:val="none" w:sz="0" w:space="0" w:color="auto"/>
        <w:right w:val="none" w:sz="0" w:space="0" w:color="auto"/>
      </w:divBdr>
    </w:div>
    <w:div w:id="307365096">
      <w:bodyDiv w:val="1"/>
      <w:marLeft w:val="0"/>
      <w:marRight w:val="0"/>
      <w:marTop w:val="0"/>
      <w:marBottom w:val="0"/>
      <w:divBdr>
        <w:top w:val="none" w:sz="0" w:space="0" w:color="auto"/>
        <w:left w:val="none" w:sz="0" w:space="0" w:color="auto"/>
        <w:bottom w:val="none" w:sz="0" w:space="0" w:color="auto"/>
        <w:right w:val="none" w:sz="0" w:space="0" w:color="auto"/>
      </w:divBdr>
    </w:div>
    <w:div w:id="308367025">
      <w:bodyDiv w:val="1"/>
      <w:marLeft w:val="0"/>
      <w:marRight w:val="0"/>
      <w:marTop w:val="0"/>
      <w:marBottom w:val="0"/>
      <w:divBdr>
        <w:top w:val="none" w:sz="0" w:space="0" w:color="auto"/>
        <w:left w:val="none" w:sz="0" w:space="0" w:color="auto"/>
        <w:bottom w:val="none" w:sz="0" w:space="0" w:color="auto"/>
        <w:right w:val="none" w:sz="0" w:space="0" w:color="auto"/>
      </w:divBdr>
    </w:div>
    <w:div w:id="310401567">
      <w:bodyDiv w:val="1"/>
      <w:marLeft w:val="0"/>
      <w:marRight w:val="0"/>
      <w:marTop w:val="0"/>
      <w:marBottom w:val="0"/>
      <w:divBdr>
        <w:top w:val="none" w:sz="0" w:space="0" w:color="auto"/>
        <w:left w:val="none" w:sz="0" w:space="0" w:color="auto"/>
        <w:bottom w:val="none" w:sz="0" w:space="0" w:color="auto"/>
        <w:right w:val="none" w:sz="0" w:space="0" w:color="auto"/>
      </w:divBdr>
    </w:div>
    <w:div w:id="310642777">
      <w:bodyDiv w:val="1"/>
      <w:marLeft w:val="0"/>
      <w:marRight w:val="0"/>
      <w:marTop w:val="0"/>
      <w:marBottom w:val="0"/>
      <w:divBdr>
        <w:top w:val="none" w:sz="0" w:space="0" w:color="auto"/>
        <w:left w:val="none" w:sz="0" w:space="0" w:color="auto"/>
        <w:bottom w:val="none" w:sz="0" w:space="0" w:color="auto"/>
        <w:right w:val="none" w:sz="0" w:space="0" w:color="auto"/>
      </w:divBdr>
    </w:div>
    <w:div w:id="313337261">
      <w:bodyDiv w:val="1"/>
      <w:marLeft w:val="0"/>
      <w:marRight w:val="0"/>
      <w:marTop w:val="0"/>
      <w:marBottom w:val="0"/>
      <w:divBdr>
        <w:top w:val="none" w:sz="0" w:space="0" w:color="auto"/>
        <w:left w:val="none" w:sz="0" w:space="0" w:color="auto"/>
        <w:bottom w:val="none" w:sz="0" w:space="0" w:color="auto"/>
        <w:right w:val="none" w:sz="0" w:space="0" w:color="auto"/>
      </w:divBdr>
    </w:div>
    <w:div w:id="313685842">
      <w:bodyDiv w:val="1"/>
      <w:marLeft w:val="0"/>
      <w:marRight w:val="0"/>
      <w:marTop w:val="0"/>
      <w:marBottom w:val="0"/>
      <w:divBdr>
        <w:top w:val="none" w:sz="0" w:space="0" w:color="auto"/>
        <w:left w:val="none" w:sz="0" w:space="0" w:color="auto"/>
        <w:bottom w:val="none" w:sz="0" w:space="0" w:color="auto"/>
        <w:right w:val="none" w:sz="0" w:space="0" w:color="auto"/>
      </w:divBdr>
    </w:div>
    <w:div w:id="314070536">
      <w:bodyDiv w:val="1"/>
      <w:marLeft w:val="0"/>
      <w:marRight w:val="0"/>
      <w:marTop w:val="0"/>
      <w:marBottom w:val="0"/>
      <w:divBdr>
        <w:top w:val="none" w:sz="0" w:space="0" w:color="auto"/>
        <w:left w:val="none" w:sz="0" w:space="0" w:color="auto"/>
        <w:bottom w:val="none" w:sz="0" w:space="0" w:color="auto"/>
        <w:right w:val="none" w:sz="0" w:space="0" w:color="auto"/>
      </w:divBdr>
    </w:div>
    <w:div w:id="317350179">
      <w:bodyDiv w:val="1"/>
      <w:marLeft w:val="0"/>
      <w:marRight w:val="0"/>
      <w:marTop w:val="0"/>
      <w:marBottom w:val="0"/>
      <w:divBdr>
        <w:top w:val="none" w:sz="0" w:space="0" w:color="auto"/>
        <w:left w:val="none" w:sz="0" w:space="0" w:color="auto"/>
        <w:bottom w:val="none" w:sz="0" w:space="0" w:color="auto"/>
        <w:right w:val="none" w:sz="0" w:space="0" w:color="auto"/>
      </w:divBdr>
    </w:div>
    <w:div w:id="318390058">
      <w:bodyDiv w:val="1"/>
      <w:marLeft w:val="0"/>
      <w:marRight w:val="0"/>
      <w:marTop w:val="0"/>
      <w:marBottom w:val="0"/>
      <w:divBdr>
        <w:top w:val="none" w:sz="0" w:space="0" w:color="auto"/>
        <w:left w:val="none" w:sz="0" w:space="0" w:color="auto"/>
        <w:bottom w:val="none" w:sz="0" w:space="0" w:color="auto"/>
        <w:right w:val="none" w:sz="0" w:space="0" w:color="auto"/>
      </w:divBdr>
    </w:div>
    <w:div w:id="319891066">
      <w:bodyDiv w:val="1"/>
      <w:marLeft w:val="0"/>
      <w:marRight w:val="0"/>
      <w:marTop w:val="0"/>
      <w:marBottom w:val="0"/>
      <w:divBdr>
        <w:top w:val="none" w:sz="0" w:space="0" w:color="auto"/>
        <w:left w:val="none" w:sz="0" w:space="0" w:color="auto"/>
        <w:bottom w:val="none" w:sz="0" w:space="0" w:color="auto"/>
        <w:right w:val="none" w:sz="0" w:space="0" w:color="auto"/>
      </w:divBdr>
    </w:div>
    <w:div w:id="320163234">
      <w:bodyDiv w:val="1"/>
      <w:marLeft w:val="0"/>
      <w:marRight w:val="0"/>
      <w:marTop w:val="0"/>
      <w:marBottom w:val="0"/>
      <w:divBdr>
        <w:top w:val="none" w:sz="0" w:space="0" w:color="auto"/>
        <w:left w:val="none" w:sz="0" w:space="0" w:color="auto"/>
        <w:bottom w:val="none" w:sz="0" w:space="0" w:color="auto"/>
        <w:right w:val="none" w:sz="0" w:space="0" w:color="auto"/>
      </w:divBdr>
    </w:div>
    <w:div w:id="320935074">
      <w:bodyDiv w:val="1"/>
      <w:marLeft w:val="0"/>
      <w:marRight w:val="0"/>
      <w:marTop w:val="0"/>
      <w:marBottom w:val="0"/>
      <w:divBdr>
        <w:top w:val="none" w:sz="0" w:space="0" w:color="auto"/>
        <w:left w:val="none" w:sz="0" w:space="0" w:color="auto"/>
        <w:bottom w:val="none" w:sz="0" w:space="0" w:color="auto"/>
        <w:right w:val="none" w:sz="0" w:space="0" w:color="auto"/>
      </w:divBdr>
    </w:div>
    <w:div w:id="321785623">
      <w:bodyDiv w:val="1"/>
      <w:marLeft w:val="0"/>
      <w:marRight w:val="0"/>
      <w:marTop w:val="0"/>
      <w:marBottom w:val="0"/>
      <w:divBdr>
        <w:top w:val="none" w:sz="0" w:space="0" w:color="auto"/>
        <w:left w:val="none" w:sz="0" w:space="0" w:color="auto"/>
        <w:bottom w:val="none" w:sz="0" w:space="0" w:color="auto"/>
        <w:right w:val="none" w:sz="0" w:space="0" w:color="auto"/>
      </w:divBdr>
    </w:div>
    <w:div w:id="322971517">
      <w:bodyDiv w:val="1"/>
      <w:marLeft w:val="0"/>
      <w:marRight w:val="0"/>
      <w:marTop w:val="0"/>
      <w:marBottom w:val="0"/>
      <w:divBdr>
        <w:top w:val="none" w:sz="0" w:space="0" w:color="auto"/>
        <w:left w:val="none" w:sz="0" w:space="0" w:color="auto"/>
        <w:bottom w:val="none" w:sz="0" w:space="0" w:color="auto"/>
        <w:right w:val="none" w:sz="0" w:space="0" w:color="auto"/>
      </w:divBdr>
    </w:div>
    <w:div w:id="323513111">
      <w:bodyDiv w:val="1"/>
      <w:marLeft w:val="0"/>
      <w:marRight w:val="0"/>
      <w:marTop w:val="0"/>
      <w:marBottom w:val="0"/>
      <w:divBdr>
        <w:top w:val="none" w:sz="0" w:space="0" w:color="auto"/>
        <w:left w:val="none" w:sz="0" w:space="0" w:color="auto"/>
        <w:bottom w:val="none" w:sz="0" w:space="0" w:color="auto"/>
        <w:right w:val="none" w:sz="0" w:space="0" w:color="auto"/>
      </w:divBdr>
    </w:div>
    <w:div w:id="324356168">
      <w:bodyDiv w:val="1"/>
      <w:marLeft w:val="0"/>
      <w:marRight w:val="0"/>
      <w:marTop w:val="0"/>
      <w:marBottom w:val="0"/>
      <w:divBdr>
        <w:top w:val="none" w:sz="0" w:space="0" w:color="auto"/>
        <w:left w:val="none" w:sz="0" w:space="0" w:color="auto"/>
        <w:bottom w:val="none" w:sz="0" w:space="0" w:color="auto"/>
        <w:right w:val="none" w:sz="0" w:space="0" w:color="auto"/>
      </w:divBdr>
    </w:div>
    <w:div w:id="325475121">
      <w:bodyDiv w:val="1"/>
      <w:marLeft w:val="0"/>
      <w:marRight w:val="0"/>
      <w:marTop w:val="0"/>
      <w:marBottom w:val="0"/>
      <w:divBdr>
        <w:top w:val="none" w:sz="0" w:space="0" w:color="auto"/>
        <w:left w:val="none" w:sz="0" w:space="0" w:color="auto"/>
        <w:bottom w:val="none" w:sz="0" w:space="0" w:color="auto"/>
        <w:right w:val="none" w:sz="0" w:space="0" w:color="auto"/>
      </w:divBdr>
    </w:div>
    <w:div w:id="326515940">
      <w:bodyDiv w:val="1"/>
      <w:marLeft w:val="0"/>
      <w:marRight w:val="0"/>
      <w:marTop w:val="0"/>
      <w:marBottom w:val="0"/>
      <w:divBdr>
        <w:top w:val="none" w:sz="0" w:space="0" w:color="auto"/>
        <w:left w:val="none" w:sz="0" w:space="0" w:color="auto"/>
        <w:bottom w:val="none" w:sz="0" w:space="0" w:color="auto"/>
        <w:right w:val="none" w:sz="0" w:space="0" w:color="auto"/>
      </w:divBdr>
    </w:div>
    <w:div w:id="327632197">
      <w:bodyDiv w:val="1"/>
      <w:marLeft w:val="0"/>
      <w:marRight w:val="0"/>
      <w:marTop w:val="0"/>
      <w:marBottom w:val="0"/>
      <w:divBdr>
        <w:top w:val="none" w:sz="0" w:space="0" w:color="auto"/>
        <w:left w:val="none" w:sz="0" w:space="0" w:color="auto"/>
        <w:bottom w:val="none" w:sz="0" w:space="0" w:color="auto"/>
        <w:right w:val="none" w:sz="0" w:space="0" w:color="auto"/>
      </w:divBdr>
    </w:div>
    <w:div w:id="328794212">
      <w:bodyDiv w:val="1"/>
      <w:marLeft w:val="0"/>
      <w:marRight w:val="0"/>
      <w:marTop w:val="0"/>
      <w:marBottom w:val="0"/>
      <w:divBdr>
        <w:top w:val="none" w:sz="0" w:space="0" w:color="auto"/>
        <w:left w:val="none" w:sz="0" w:space="0" w:color="auto"/>
        <w:bottom w:val="none" w:sz="0" w:space="0" w:color="auto"/>
        <w:right w:val="none" w:sz="0" w:space="0" w:color="auto"/>
      </w:divBdr>
    </w:div>
    <w:div w:id="330717254">
      <w:bodyDiv w:val="1"/>
      <w:marLeft w:val="0"/>
      <w:marRight w:val="0"/>
      <w:marTop w:val="0"/>
      <w:marBottom w:val="0"/>
      <w:divBdr>
        <w:top w:val="none" w:sz="0" w:space="0" w:color="auto"/>
        <w:left w:val="none" w:sz="0" w:space="0" w:color="auto"/>
        <w:bottom w:val="none" w:sz="0" w:space="0" w:color="auto"/>
        <w:right w:val="none" w:sz="0" w:space="0" w:color="auto"/>
      </w:divBdr>
    </w:div>
    <w:div w:id="331761941">
      <w:bodyDiv w:val="1"/>
      <w:marLeft w:val="0"/>
      <w:marRight w:val="0"/>
      <w:marTop w:val="0"/>
      <w:marBottom w:val="0"/>
      <w:divBdr>
        <w:top w:val="none" w:sz="0" w:space="0" w:color="auto"/>
        <w:left w:val="none" w:sz="0" w:space="0" w:color="auto"/>
        <w:bottom w:val="none" w:sz="0" w:space="0" w:color="auto"/>
        <w:right w:val="none" w:sz="0" w:space="0" w:color="auto"/>
      </w:divBdr>
    </w:div>
    <w:div w:id="332027941">
      <w:bodyDiv w:val="1"/>
      <w:marLeft w:val="0"/>
      <w:marRight w:val="0"/>
      <w:marTop w:val="0"/>
      <w:marBottom w:val="0"/>
      <w:divBdr>
        <w:top w:val="none" w:sz="0" w:space="0" w:color="auto"/>
        <w:left w:val="none" w:sz="0" w:space="0" w:color="auto"/>
        <w:bottom w:val="none" w:sz="0" w:space="0" w:color="auto"/>
        <w:right w:val="none" w:sz="0" w:space="0" w:color="auto"/>
      </w:divBdr>
    </w:div>
    <w:div w:id="332532264">
      <w:bodyDiv w:val="1"/>
      <w:marLeft w:val="0"/>
      <w:marRight w:val="0"/>
      <w:marTop w:val="0"/>
      <w:marBottom w:val="0"/>
      <w:divBdr>
        <w:top w:val="none" w:sz="0" w:space="0" w:color="auto"/>
        <w:left w:val="none" w:sz="0" w:space="0" w:color="auto"/>
        <w:bottom w:val="none" w:sz="0" w:space="0" w:color="auto"/>
        <w:right w:val="none" w:sz="0" w:space="0" w:color="auto"/>
      </w:divBdr>
    </w:div>
    <w:div w:id="334264479">
      <w:bodyDiv w:val="1"/>
      <w:marLeft w:val="0"/>
      <w:marRight w:val="0"/>
      <w:marTop w:val="0"/>
      <w:marBottom w:val="0"/>
      <w:divBdr>
        <w:top w:val="none" w:sz="0" w:space="0" w:color="auto"/>
        <w:left w:val="none" w:sz="0" w:space="0" w:color="auto"/>
        <w:bottom w:val="none" w:sz="0" w:space="0" w:color="auto"/>
        <w:right w:val="none" w:sz="0" w:space="0" w:color="auto"/>
      </w:divBdr>
    </w:div>
    <w:div w:id="336419830">
      <w:bodyDiv w:val="1"/>
      <w:marLeft w:val="0"/>
      <w:marRight w:val="0"/>
      <w:marTop w:val="0"/>
      <w:marBottom w:val="0"/>
      <w:divBdr>
        <w:top w:val="none" w:sz="0" w:space="0" w:color="auto"/>
        <w:left w:val="none" w:sz="0" w:space="0" w:color="auto"/>
        <w:bottom w:val="none" w:sz="0" w:space="0" w:color="auto"/>
        <w:right w:val="none" w:sz="0" w:space="0" w:color="auto"/>
      </w:divBdr>
    </w:div>
    <w:div w:id="336618155">
      <w:bodyDiv w:val="1"/>
      <w:marLeft w:val="0"/>
      <w:marRight w:val="0"/>
      <w:marTop w:val="0"/>
      <w:marBottom w:val="0"/>
      <w:divBdr>
        <w:top w:val="none" w:sz="0" w:space="0" w:color="auto"/>
        <w:left w:val="none" w:sz="0" w:space="0" w:color="auto"/>
        <w:bottom w:val="none" w:sz="0" w:space="0" w:color="auto"/>
        <w:right w:val="none" w:sz="0" w:space="0" w:color="auto"/>
      </w:divBdr>
    </w:div>
    <w:div w:id="336688603">
      <w:bodyDiv w:val="1"/>
      <w:marLeft w:val="0"/>
      <w:marRight w:val="0"/>
      <w:marTop w:val="0"/>
      <w:marBottom w:val="0"/>
      <w:divBdr>
        <w:top w:val="none" w:sz="0" w:space="0" w:color="auto"/>
        <w:left w:val="none" w:sz="0" w:space="0" w:color="auto"/>
        <w:bottom w:val="none" w:sz="0" w:space="0" w:color="auto"/>
        <w:right w:val="none" w:sz="0" w:space="0" w:color="auto"/>
      </w:divBdr>
    </w:div>
    <w:div w:id="337006967">
      <w:bodyDiv w:val="1"/>
      <w:marLeft w:val="0"/>
      <w:marRight w:val="0"/>
      <w:marTop w:val="0"/>
      <w:marBottom w:val="0"/>
      <w:divBdr>
        <w:top w:val="none" w:sz="0" w:space="0" w:color="auto"/>
        <w:left w:val="none" w:sz="0" w:space="0" w:color="auto"/>
        <w:bottom w:val="none" w:sz="0" w:space="0" w:color="auto"/>
        <w:right w:val="none" w:sz="0" w:space="0" w:color="auto"/>
      </w:divBdr>
    </w:div>
    <w:div w:id="337386713">
      <w:bodyDiv w:val="1"/>
      <w:marLeft w:val="0"/>
      <w:marRight w:val="0"/>
      <w:marTop w:val="0"/>
      <w:marBottom w:val="0"/>
      <w:divBdr>
        <w:top w:val="none" w:sz="0" w:space="0" w:color="auto"/>
        <w:left w:val="none" w:sz="0" w:space="0" w:color="auto"/>
        <w:bottom w:val="none" w:sz="0" w:space="0" w:color="auto"/>
        <w:right w:val="none" w:sz="0" w:space="0" w:color="auto"/>
      </w:divBdr>
    </w:div>
    <w:div w:id="339504215">
      <w:bodyDiv w:val="1"/>
      <w:marLeft w:val="0"/>
      <w:marRight w:val="0"/>
      <w:marTop w:val="0"/>
      <w:marBottom w:val="0"/>
      <w:divBdr>
        <w:top w:val="none" w:sz="0" w:space="0" w:color="auto"/>
        <w:left w:val="none" w:sz="0" w:space="0" w:color="auto"/>
        <w:bottom w:val="none" w:sz="0" w:space="0" w:color="auto"/>
        <w:right w:val="none" w:sz="0" w:space="0" w:color="auto"/>
      </w:divBdr>
    </w:div>
    <w:div w:id="339817103">
      <w:bodyDiv w:val="1"/>
      <w:marLeft w:val="0"/>
      <w:marRight w:val="0"/>
      <w:marTop w:val="0"/>
      <w:marBottom w:val="0"/>
      <w:divBdr>
        <w:top w:val="none" w:sz="0" w:space="0" w:color="auto"/>
        <w:left w:val="none" w:sz="0" w:space="0" w:color="auto"/>
        <w:bottom w:val="none" w:sz="0" w:space="0" w:color="auto"/>
        <w:right w:val="none" w:sz="0" w:space="0" w:color="auto"/>
      </w:divBdr>
    </w:div>
    <w:div w:id="340284649">
      <w:bodyDiv w:val="1"/>
      <w:marLeft w:val="0"/>
      <w:marRight w:val="0"/>
      <w:marTop w:val="0"/>
      <w:marBottom w:val="0"/>
      <w:divBdr>
        <w:top w:val="none" w:sz="0" w:space="0" w:color="auto"/>
        <w:left w:val="none" w:sz="0" w:space="0" w:color="auto"/>
        <w:bottom w:val="none" w:sz="0" w:space="0" w:color="auto"/>
        <w:right w:val="none" w:sz="0" w:space="0" w:color="auto"/>
      </w:divBdr>
    </w:div>
    <w:div w:id="340744585">
      <w:bodyDiv w:val="1"/>
      <w:marLeft w:val="0"/>
      <w:marRight w:val="0"/>
      <w:marTop w:val="0"/>
      <w:marBottom w:val="0"/>
      <w:divBdr>
        <w:top w:val="none" w:sz="0" w:space="0" w:color="auto"/>
        <w:left w:val="none" w:sz="0" w:space="0" w:color="auto"/>
        <w:bottom w:val="none" w:sz="0" w:space="0" w:color="auto"/>
        <w:right w:val="none" w:sz="0" w:space="0" w:color="auto"/>
      </w:divBdr>
    </w:div>
    <w:div w:id="3411265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3170344">
      <w:bodyDiv w:val="1"/>
      <w:marLeft w:val="0"/>
      <w:marRight w:val="0"/>
      <w:marTop w:val="0"/>
      <w:marBottom w:val="0"/>
      <w:divBdr>
        <w:top w:val="none" w:sz="0" w:space="0" w:color="auto"/>
        <w:left w:val="none" w:sz="0" w:space="0" w:color="auto"/>
        <w:bottom w:val="none" w:sz="0" w:space="0" w:color="auto"/>
        <w:right w:val="none" w:sz="0" w:space="0" w:color="auto"/>
      </w:divBdr>
    </w:div>
    <w:div w:id="343702927">
      <w:bodyDiv w:val="1"/>
      <w:marLeft w:val="0"/>
      <w:marRight w:val="0"/>
      <w:marTop w:val="0"/>
      <w:marBottom w:val="0"/>
      <w:divBdr>
        <w:top w:val="none" w:sz="0" w:space="0" w:color="auto"/>
        <w:left w:val="none" w:sz="0" w:space="0" w:color="auto"/>
        <w:bottom w:val="none" w:sz="0" w:space="0" w:color="auto"/>
        <w:right w:val="none" w:sz="0" w:space="0" w:color="auto"/>
      </w:divBdr>
    </w:div>
    <w:div w:id="345131427">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48217176">
      <w:bodyDiv w:val="1"/>
      <w:marLeft w:val="0"/>
      <w:marRight w:val="0"/>
      <w:marTop w:val="0"/>
      <w:marBottom w:val="0"/>
      <w:divBdr>
        <w:top w:val="none" w:sz="0" w:space="0" w:color="auto"/>
        <w:left w:val="none" w:sz="0" w:space="0" w:color="auto"/>
        <w:bottom w:val="none" w:sz="0" w:space="0" w:color="auto"/>
        <w:right w:val="none" w:sz="0" w:space="0" w:color="auto"/>
      </w:divBdr>
    </w:div>
    <w:div w:id="351151379">
      <w:bodyDiv w:val="1"/>
      <w:marLeft w:val="0"/>
      <w:marRight w:val="0"/>
      <w:marTop w:val="0"/>
      <w:marBottom w:val="0"/>
      <w:divBdr>
        <w:top w:val="none" w:sz="0" w:space="0" w:color="auto"/>
        <w:left w:val="none" w:sz="0" w:space="0" w:color="auto"/>
        <w:bottom w:val="none" w:sz="0" w:space="0" w:color="auto"/>
        <w:right w:val="none" w:sz="0" w:space="0" w:color="auto"/>
      </w:divBdr>
    </w:div>
    <w:div w:id="351419906">
      <w:bodyDiv w:val="1"/>
      <w:marLeft w:val="0"/>
      <w:marRight w:val="0"/>
      <w:marTop w:val="0"/>
      <w:marBottom w:val="0"/>
      <w:divBdr>
        <w:top w:val="none" w:sz="0" w:space="0" w:color="auto"/>
        <w:left w:val="none" w:sz="0" w:space="0" w:color="auto"/>
        <w:bottom w:val="none" w:sz="0" w:space="0" w:color="auto"/>
        <w:right w:val="none" w:sz="0" w:space="0" w:color="auto"/>
      </w:divBdr>
    </w:div>
    <w:div w:id="352196985">
      <w:bodyDiv w:val="1"/>
      <w:marLeft w:val="0"/>
      <w:marRight w:val="0"/>
      <w:marTop w:val="0"/>
      <w:marBottom w:val="0"/>
      <w:divBdr>
        <w:top w:val="none" w:sz="0" w:space="0" w:color="auto"/>
        <w:left w:val="none" w:sz="0" w:space="0" w:color="auto"/>
        <w:bottom w:val="none" w:sz="0" w:space="0" w:color="auto"/>
        <w:right w:val="none" w:sz="0" w:space="0" w:color="auto"/>
      </w:divBdr>
    </w:div>
    <w:div w:id="352458053">
      <w:bodyDiv w:val="1"/>
      <w:marLeft w:val="0"/>
      <w:marRight w:val="0"/>
      <w:marTop w:val="0"/>
      <w:marBottom w:val="0"/>
      <w:divBdr>
        <w:top w:val="none" w:sz="0" w:space="0" w:color="auto"/>
        <w:left w:val="none" w:sz="0" w:space="0" w:color="auto"/>
        <w:bottom w:val="none" w:sz="0" w:space="0" w:color="auto"/>
        <w:right w:val="none" w:sz="0" w:space="0" w:color="auto"/>
      </w:divBdr>
    </w:div>
    <w:div w:id="352658559">
      <w:bodyDiv w:val="1"/>
      <w:marLeft w:val="0"/>
      <w:marRight w:val="0"/>
      <w:marTop w:val="0"/>
      <w:marBottom w:val="0"/>
      <w:divBdr>
        <w:top w:val="none" w:sz="0" w:space="0" w:color="auto"/>
        <w:left w:val="none" w:sz="0" w:space="0" w:color="auto"/>
        <w:bottom w:val="none" w:sz="0" w:space="0" w:color="auto"/>
        <w:right w:val="none" w:sz="0" w:space="0" w:color="auto"/>
      </w:divBdr>
    </w:div>
    <w:div w:id="354505590">
      <w:bodyDiv w:val="1"/>
      <w:marLeft w:val="0"/>
      <w:marRight w:val="0"/>
      <w:marTop w:val="0"/>
      <w:marBottom w:val="0"/>
      <w:divBdr>
        <w:top w:val="none" w:sz="0" w:space="0" w:color="auto"/>
        <w:left w:val="none" w:sz="0" w:space="0" w:color="auto"/>
        <w:bottom w:val="none" w:sz="0" w:space="0" w:color="auto"/>
        <w:right w:val="none" w:sz="0" w:space="0" w:color="auto"/>
      </w:divBdr>
    </w:div>
    <w:div w:id="354619262">
      <w:bodyDiv w:val="1"/>
      <w:marLeft w:val="0"/>
      <w:marRight w:val="0"/>
      <w:marTop w:val="0"/>
      <w:marBottom w:val="0"/>
      <w:divBdr>
        <w:top w:val="none" w:sz="0" w:space="0" w:color="auto"/>
        <w:left w:val="none" w:sz="0" w:space="0" w:color="auto"/>
        <w:bottom w:val="none" w:sz="0" w:space="0" w:color="auto"/>
        <w:right w:val="none" w:sz="0" w:space="0" w:color="auto"/>
      </w:divBdr>
    </w:div>
    <w:div w:id="354693679">
      <w:bodyDiv w:val="1"/>
      <w:marLeft w:val="0"/>
      <w:marRight w:val="0"/>
      <w:marTop w:val="0"/>
      <w:marBottom w:val="0"/>
      <w:divBdr>
        <w:top w:val="none" w:sz="0" w:space="0" w:color="auto"/>
        <w:left w:val="none" w:sz="0" w:space="0" w:color="auto"/>
        <w:bottom w:val="none" w:sz="0" w:space="0" w:color="auto"/>
        <w:right w:val="none" w:sz="0" w:space="0" w:color="auto"/>
      </w:divBdr>
    </w:div>
    <w:div w:id="356859707">
      <w:bodyDiv w:val="1"/>
      <w:marLeft w:val="0"/>
      <w:marRight w:val="0"/>
      <w:marTop w:val="0"/>
      <w:marBottom w:val="0"/>
      <w:divBdr>
        <w:top w:val="none" w:sz="0" w:space="0" w:color="auto"/>
        <w:left w:val="none" w:sz="0" w:space="0" w:color="auto"/>
        <w:bottom w:val="none" w:sz="0" w:space="0" w:color="auto"/>
        <w:right w:val="none" w:sz="0" w:space="0" w:color="auto"/>
      </w:divBdr>
    </w:div>
    <w:div w:id="357237606">
      <w:bodyDiv w:val="1"/>
      <w:marLeft w:val="0"/>
      <w:marRight w:val="0"/>
      <w:marTop w:val="0"/>
      <w:marBottom w:val="0"/>
      <w:divBdr>
        <w:top w:val="none" w:sz="0" w:space="0" w:color="auto"/>
        <w:left w:val="none" w:sz="0" w:space="0" w:color="auto"/>
        <w:bottom w:val="none" w:sz="0" w:space="0" w:color="auto"/>
        <w:right w:val="none" w:sz="0" w:space="0" w:color="auto"/>
      </w:divBdr>
    </w:div>
    <w:div w:id="357437159">
      <w:bodyDiv w:val="1"/>
      <w:marLeft w:val="0"/>
      <w:marRight w:val="0"/>
      <w:marTop w:val="0"/>
      <w:marBottom w:val="0"/>
      <w:divBdr>
        <w:top w:val="none" w:sz="0" w:space="0" w:color="auto"/>
        <w:left w:val="none" w:sz="0" w:space="0" w:color="auto"/>
        <w:bottom w:val="none" w:sz="0" w:space="0" w:color="auto"/>
        <w:right w:val="none" w:sz="0" w:space="0" w:color="auto"/>
      </w:divBdr>
    </w:div>
    <w:div w:id="357463129">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360592888">
      <w:bodyDiv w:val="1"/>
      <w:marLeft w:val="0"/>
      <w:marRight w:val="0"/>
      <w:marTop w:val="0"/>
      <w:marBottom w:val="0"/>
      <w:divBdr>
        <w:top w:val="none" w:sz="0" w:space="0" w:color="auto"/>
        <w:left w:val="none" w:sz="0" w:space="0" w:color="auto"/>
        <w:bottom w:val="none" w:sz="0" w:space="0" w:color="auto"/>
        <w:right w:val="none" w:sz="0" w:space="0" w:color="auto"/>
      </w:divBdr>
    </w:div>
    <w:div w:id="361365575">
      <w:bodyDiv w:val="1"/>
      <w:marLeft w:val="0"/>
      <w:marRight w:val="0"/>
      <w:marTop w:val="0"/>
      <w:marBottom w:val="0"/>
      <w:divBdr>
        <w:top w:val="none" w:sz="0" w:space="0" w:color="auto"/>
        <w:left w:val="none" w:sz="0" w:space="0" w:color="auto"/>
        <w:bottom w:val="none" w:sz="0" w:space="0" w:color="auto"/>
        <w:right w:val="none" w:sz="0" w:space="0" w:color="auto"/>
      </w:divBdr>
    </w:div>
    <w:div w:id="366834287">
      <w:bodyDiv w:val="1"/>
      <w:marLeft w:val="0"/>
      <w:marRight w:val="0"/>
      <w:marTop w:val="0"/>
      <w:marBottom w:val="0"/>
      <w:divBdr>
        <w:top w:val="none" w:sz="0" w:space="0" w:color="auto"/>
        <w:left w:val="none" w:sz="0" w:space="0" w:color="auto"/>
        <w:bottom w:val="none" w:sz="0" w:space="0" w:color="auto"/>
        <w:right w:val="none" w:sz="0" w:space="0" w:color="auto"/>
      </w:divBdr>
    </w:div>
    <w:div w:id="367489910">
      <w:bodyDiv w:val="1"/>
      <w:marLeft w:val="0"/>
      <w:marRight w:val="0"/>
      <w:marTop w:val="0"/>
      <w:marBottom w:val="0"/>
      <w:divBdr>
        <w:top w:val="none" w:sz="0" w:space="0" w:color="auto"/>
        <w:left w:val="none" w:sz="0" w:space="0" w:color="auto"/>
        <w:bottom w:val="none" w:sz="0" w:space="0" w:color="auto"/>
        <w:right w:val="none" w:sz="0" w:space="0" w:color="auto"/>
      </w:divBdr>
    </w:div>
    <w:div w:id="367609949">
      <w:bodyDiv w:val="1"/>
      <w:marLeft w:val="0"/>
      <w:marRight w:val="0"/>
      <w:marTop w:val="0"/>
      <w:marBottom w:val="0"/>
      <w:divBdr>
        <w:top w:val="none" w:sz="0" w:space="0" w:color="auto"/>
        <w:left w:val="none" w:sz="0" w:space="0" w:color="auto"/>
        <w:bottom w:val="none" w:sz="0" w:space="0" w:color="auto"/>
        <w:right w:val="none" w:sz="0" w:space="0" w:color="auto"/>
      </w:divBdr>
    </w:div>
    <w:div w:id="368140605">
      <w:bodyDiv w:val="1"/>
      <w:marLeft w:val="0"/>
      <w:marRight w:val="0"/>
      <w:marTop w:val="0"/>
      <w:marBottom w:val="0"/>
      <w:divBdr>
        <w:top w:val="none" w:sz="0" w:space="0" w:color="auto"/>
        <w:left w:val="none" w:sz="0" w:space="0" w:color="auto"/>
        <w:bottom w:val="none" w:sz="0" w:space="0" w:color="auto"/>
        <w:right w:val="none" w:sz="0" w:space="0" w:color="auto"/>
      </w:divBdr>
    </w:div>
    <w:div w:id="368647069">
      <w:bodyDiv w:val="1"/>
      <w:marLeft w:val="0"/>
      <w:marRight w:val="0"/>
      <w:marTop w:val="0"/>
      <w:marBottom w:val="0"/>
      <w:divBdr>
        <w:top w:val="none" w:sz="0" w:space="0" w:color="auto"/>
        <w:left w:val="none" w:sz="0" w:space="0" w:color="auto"/>
        <w:bottom w:val="none" w:sz="0" w:space="0" w:color="auto"/>
        <w:right w:val="none" w:sz="0" w:space="0" w:color="auto"/>
      </w:divBdr>
    </w:div>
    <w:div w:id="370031031">
      <w:bodyDiv w:val="1"/>
      <w:marLeft w:val="0"/>
      <w:marRight w:val="0"/>
      <w:marTop w:val="0"/>
      <w:marBottom w:val="0"/>
      <w:divBdr>
        <w:top w:val="none" w:sz="0" w:space="0" w:color="auto"/>
        <w:left w:val="none" w:sz="0" w:space="0" w:color="auto"/>
        <w:bottom w:val="none" w:sz="0" w:space="0" w:color="auto"/>
        <w:right w:val="none" w:sz="0" w:space="0" w:color="auto"/>
      </w:divBdr>
    </w:div>
    <w:div w:id="370804370">
      <w:bodyDiv w:val="1"/>
      <w:marLeft w:val="0"/>
      <w:marRight w:val="0"/>
      <w:marTop w:val="0"/>
      <w:marBottom w:val="0"/>
      <w:divBdr>
        <w:top w:val="none" w:sz="0" w:space="0" w:color="auto"/>
        <w:left w:val="none" w:sz="0" w:space="0" w:color="auto"/>
        <w:bottom w:val="none" w:sz="0" w:space="0" w:color="auto"/>
        <w:right w:val="none" w:sz="0" w:space="0" w:color="auto"/>
      </w:divBdr>
    </w:div>
    <w:div w:id="371730423">
      <w:bodyDiv w:val="1"/>
      <w:marLeft w:val="0"/>
      <w:marRight w:val="0"/>
      <w:marTop w:val="0"/>
      <w:marBottom w:val="0"/>
      <w:divBdr>
        <w:top w:val="none" w:sz="0" w:space="0" w:color="auto"/>
        <w:left w:val="none" w:sz="0" w:space="0" w:color="auto"/>
        <w:bottom w:val="none" w:sz="0" w:space="0" w:color="auto"/>
        <w:right w:val="none" w:sz="0" w:space="0" w:color="auto"/>
      </w:divBdr>
    </w:div>
    <w:div w:id="373164011">
      <w:bodyDiv w:val="1"/>
      <w:marLeft w:val="0"/>
      <w:marRight w:val="0"/>
      <w:marTop w:val="0"/>
      <w:marBottom w:val="0"/>
      <w:divBdr>
        <w:top w:val="none" w:sz="0" w:space="0" w:color="auto"/>
        <w:left w:val="none" w:sz="0" w:space="0" w:color="auto"/>
        <w:bottom w:val="none" w:sz="0" w:space="0" w:color="auto"/>
        <w:right w:val="none" w:sz="0" w:space="0" w:color="auto"/>
      </w:divBdr>
    </w:div>
    <w:div w:id="373771821">
      <w:bodyDiv w:val="1"/>
      <w:marLeft w:val="0"/>
      <w:marRight w:val="0"/>
      <w:marTop w:val="0"/>
      <w:marBottom w:val="0"/>
      <w:divBdr>
        <w:top w:val="none" w:sz="0" w:space="0" w:color="auto"/>
        <w:left w:val="none" w:sz="0" w:space="0" w:color="auto"/>
        <w:bottom w:val="none" w:sz="0" w:space="0" w:color="auto"/>
        <w:right w:val="none" w:sz="0" w:space="0" w:color="auto"/>
      </w:divBdr>
    </w:div>
    <w:div w:id="374283136">
      <w:bodyDiv w:val="1"/>
      <w:marLeft w:val="0"/>
      <w:marRight w:val="0"/>
      <w:marTop w:val="0"/>
      <w:marBottom w:val="0"/>
      <w:divBdr>
        <w:top w:val="none" w:sz="0" w:space="0" w:color="auto"/>
        <w:left w:val="none" w:sz="0" w:space="0" w:color="auto"/>
        <w:bottom w:val="none" w:sz="0" w:space="0" w:color="auto"/>
        <w:right w:val="none" w:sz="0" w:space="0" w:color="auto"/>
      </w:divBdr>
    </w:div>
    <w:div w:id="374819385">
      <w:bodyDiv w:val="1"/>
      <w:marLeft w:val="0"/>
      <w:marRight w:val="0"/>
      <w:marTop w:val="0"/>
      <w:marBottom w:val="0"/>
      <w:divBdr>
        <w:top w:val="none" w:sz="0" w:space="0" w:color="auto"/>
        <w:left w:val="none" w:sz="0" w:space="0" w:color="auto"/>
        <w:bottom w:val="none" w:sz="0" w:space="0" w:color="auto"/>
        <w:right w:val="none" w:sz="0" w:space="0" w:color="auto"/>
      </w:divBdr>
    </w:div>
    <w:div w:id="376047822">
      <w:bodyDiv w:val="1"/>
      <w:marLeft w:val="0"/>
      <w:marRight w:val="0"/>
      <w:marTop w:val="0"/>
      <w:marBottom w:val="0"/>
      <w:divBdr>
        <w:top w:val="none" w:sz="0" w:space="0" w:color="auto"/>
        <w:left w:val="none" w:sz="0" w:space="0" w:color="auto"/>
        <w:bottom w:val="none" w:sz="0" w:space="0" w:color="auto"/>
        <w:right w:val="none" w:sz="0" w:space="0" w:color="auto"/>
      </w:divBdr>
    </w:div>
    <w:div w:id="376854825">
      <w:bodyDiv w:val="1"/>
      <w:marLeft w:val="0"/>
      <w:marRight w:val="0"/>
      <w:marTop w:val="0"/>
      <w:marBottom w:val="0"/>
      <w:divBdr>
        <w:top w:val="none" w:sz="0" w:space="0" w:color="auto"/>
        <w:left w:val="none" w:sz="0" w:space="0" w:color="auto"/>
        <w:bottom w:val="none" w:sz="0" w:space="0" w:color="auto"/>
        <w:right w:val="none" w:sz="0" w:space="0" w:color="auto"/>
      </w:divBdr>
    </w:div>
    <w:div w:id="377585444">
      <w:bodyDiv w:val="1"/>
      <w:marLeft w:val="0"/>
      <w:marRight w:val="0"/>
      <w:marTop w:val="0"/>
      <w:marBottom w:val="0"/>
      <w:divBdr>
        <w:top w:val="none" w:sz="0" w:space="0" w:color="auto"/>
        <w:left w:val="none" w:sz="0" w:space="0" w:color="auto"/>
        <w:bottom w:val="none" w:sz="0" w:space="0" w:color="auto"/>
        <w:right w:val="none" w:sz="0" w:space="0" w:color="auto"/>
      </w:divBdr>
    </w:div>
    <w:div w:id="378092856">
      <w:bodyDiv w:val="1"/>
      <w:marLeft w:val="0"/>
      <w:marRight w:val="0"/>
      <w:marTop w:val="0"/>
      <w:marBottom w:val="0"/>
      <w:divBdr>
        <w:top w:val="none" w:sz="0" w:space="0" w:color="auto"/>
        <w:left w:val="none" w:sz="0" w:space="0" w:color="auto"/>
        <w:bottom w:val="none" w:sz="0" w:space="0" w:color="auto"/>
        <w:right w:val="none" w:sz="0" w:space="0" w:color="auto"/>
      </w:divBdr>
    </w:div>
    <w:div w:id="378286974">
      <w:bodyDiv w:val="1"/>
      <w:marLeft w:val="0"/>
      <w:marRight w:val="0"/>
      <w:marTop w:val="0"/>
      <w:marBottom w:val="0"/>
      <w:divBdr>
        <w:top w:val="none" w:sz="0" w:space="0" w:color="auto"/>
        <w:left w:val="none" w:sz="0" w:space="0" w:color="auto"/>
        <w:bottom w:val="none" w:sz="0" w:space="0" w:color="auto"/>
        <w:right w:val="none" w:sz="0" w:space="0" w:color="auto"/>
      </w:divBdr>
    </w:div>
    <w:div w:id="378554518">
      <w:bodyDiv w:val="1"/>
      <w:marLeft w:val="0"/>
      <w:marRight w:val="0"/>
      <w:marTop w:val="0"/>
      <w:marBottom w:val="0"/>
      <w:divBdr>
        <w:top w:val="none" w:sz="0" w:space="0" w:color="auto"/>
        <w:left w:val="none" w:sz="0" w:space="0" w:color="auto"/>
        <w:bottom w:val="none" w:sz="0" w:space="0" w:color="auto"/>
        <w:right w:val="none" w:sz="0" w:space="0" w:color="auto"/>
      </w:divBdr>
    </w:div>
    <w:div w:id="379014543">
      <w:bodyDiv w:val="1"/>
      <w:marLeft w:val="0"/>
      <w:marRight w:val="0"/>
      <w:marTop w:val="0"/>
      <w:marBottom w:val="0"/>
      <w:divBdr>
        <w:top w:val="none" w:sz="0" w:space="0" w:color="auto"/>
        <w:left w:val="none" w:sz="0" w:space="0" w:color="auto"/>
        <w:bottom w:val="none" w:sz="0" w:space="0" w:color="auto"/>
        <w:right w:val="none" w:sz="0" w:space="0" w:color="auto"/>
      </w:divBdr>
    </w:div>
    <w:div w:id="380204290">
      <w:bodyDiv w:val="1"/>
      <w:marLeft w:val="0"/>
      <w:marRight w:val="0"/>
      <w:marTop w:val="0"/>
      <w:marBottom w:val="0"/>
      <w:divBdr>
        <w:top w:val="none" w:sz="0" w:space="0" w:color="auto"/>
        <w:left w:val="none" w:sz="0" w:space="0" w:color="auto"/>
        <w:bottom w:val="none" w:sz="0" w:space="0" w:color="auto"/>
        <w:right w:val="none" w:sz="0" w:space="0" w:color="auto"/>
      </w:divBdr>
    </w:div>
    <w:div w:id="380251765">
      <w:bodyDiv w:val="1"/>
      <w:marLeft w:val="0"/>
      <w:marRight w:val="0"/>
      <w:marTop w:val="0"/>
      <w:marBottom w:val="0"/>
      <w:divBdr>
        <w:top w:val="none" w:sz="0" w:space="0" w:color="auto"/>
        <w:left w:val="none" w:sz="0" w:space="0" w:color="auto"/>
        <w:bottom w:val="none" w:sz="0" w:space="0" w:color="auto"/>
        <w:right w:val="none" w:sz="0" w:space="0" w:color="auto"/>
      </w:divBdr>
    </w:div>
    <w:div w:id="380977307">
      <w:bodyDiv w:val="1"/>
      <w:marLeft w:val="0"/>
      <w:marRight w:val="0"/>
      <w:marTop w:val="0"/>
      <w:marBottom w:val="0"/>
      <w:divBdr>
        <w:top w:val="none" w:sz="0" w:space="0" w:color="auto"/>
        <w:left w:val="none" w:sz="0" w:space="0" w:color="auto"/>
        <w:bottom w:val="none" w:sz="0" w:space="0" w:color="auto"/>
        <w:right w:val="none" w:sz="0" w:space="0" w:color="auto"/>
      </w:divBdr>
    </w:div>
    <w:div w:id="382608128">
      <w:bodyDiv w:val="1"/>
      <w:marLeft w:val="0"/>
      <w:marRight w:val="0"/>
      <w:marTop w:val="0"/>
      <w:marBottom w:val="0"/>
      <w:divBdr>
        <w:top w:val="none" w:sz="0" w:space="0" w:color="auto"/>
        <w:left w:val="none" w:sz="0" w:space="0" w:color="auto"/>
        <w:bottom w:val="none" w:sz="0" w:space="0" w:color="auto"/>
        <w:right w:val="none" w:sz="0" w:space="0" w:color="auto"/>
      </w:divBdr>
    </w:div>
    <w:div w:id="387189882">
      <w:bodyDiv w:val="1"/>
      <w:marLeft w:val="0"/>
      <w:marRight w:val="0"/>
      <w:marTop w:val="0"/>
      <w:marBottom w:val="0"/>
      <w:divBdr>
        <w:top w:val="none" w:sz="0" w:space="0" w:color="auto"/>
        <w:left w:val="none" w:sz="0" w:space="0" w:color="auto"/>
        <w:bottom w:val="none" w:sz="0" w:space="0" w:color="auto"/>
        <w:right w:val="none" w:sz="0" w:space="0" w:color="auto"/>
      </w:divBdr>
    </w:div>
    <w:div w:id="387266295">
      <w:bodyDiv w:val="1"/>
      <w:marLeft w:val="0"/>
      <w:marRight w:val="0"/>
      <w:marTop w:val="0"/>
      <w:marBottom w:val="0"/>
      <w:divBdr>
        <w:top w:val="none" w:sz="0" w:space="0" w:color="auto"/>
        <w:left w:val="none" w:sz="0" w:space="0" w:color="auto"/>
        <w:bottom w:val="none" w:sz="0" w:space="0" w:color="auto"/>
        <w:right w:val="none" w:sz="0" w:space="0" w:color="auto"/>
      </w:divBdr>
    </w:div>
    <w:div w:id="387847627">
      <w:bodyDiv w:val="1"/>
      <w:marLeft w:val="0"/>
      <w:marRight w:val="0"/>
      <w:marTop w:val="0"/>
      <w:marBottom w:val="0"/>
      <w:divBdr>
        <w:top w:val="none" w:sz="0" w:space="0" w:color="auto"/>
        <w:left w:val="none" w:sz="0" w:space="0" w:color="auto"/>
        <w:bottom w:val="none" w:sz="0" w:space="0" w:color="auto"/>
        <w:right w:val="none" w:sz="0" w:space="0" w:color="auto"/>
      </w:divBdr>
    </w:div>
    <w:div w:id="388505391">
      <w:bodyDiv w:val="1"/>
      <w:marLeft w:val="0"/>
      <w:marRight w:val="0"/>
      <w:marTop w:val="0"/>
      <w:marBottom w:val="0"/>
      <w:divBdr>
        <w:top w:val="none" w:sz="0" w:space="0" w:color="auto"/>
        <w:left w:val="none" w:sz="0" w:space="0" w:color="auto"/>
        <w:bottom w:val="none" w:sz="0" w:space="0" w:color="auto"/>
        <w:right w:val="none" w:sz="0" w:space="0" w:color="auto"/>
      </w:divBdr>
    </w:div>
    <w:div w:id="390926170">
      <w:bodyDiv w:val="1"/>
      <w:marLeft w:val="0"/>
      <w:marRight w:val="0"/>
      <w:marTop w:val="0"/>
      <w:marBottom w:val="0"/>
      <w:divBdr>
        <w:top w:val="none" w:sz="0" w:space="0" w:color="auto"/>
        <w:left w:val="none" w:sz="0" w:space="0" w:color="auto"/>
        <w:bottom w:val="none" w:sz="0" w:space="0" w:color="auto"/>
        <w:right w:val="none" w:sz="0" w:space="0" w:color="auto"/>
      </w:divBdr>
    </w:div>
    <w:div w:id="393705263">
      <w:bodyDiv w:val="1"/>
      <w:marLeft w:val="0"/>
      <w:marRight w:val="0"/>
      <w:marTop w:val="0"/>
      <w:marBottom w:val="0"/>
      <w:divBdr>
        <w:top w:val="none" w:sz="0" w:space="0" w:color="auto"/>
        <w:left w:val="none" w:sz="0" w:space="0" w:color="auto"/>
        <w:bottom w:val="none" w:sz="0" w:space="0" w:color="auto"/>
        <w:right w:val="none" w:sz="0" w:space="0" w:color="auto"/>
      </w:divBdr>
    </w:div>
    <w:div w:id="394358844">
      <w:bodyDiv w:val="1"/>
      <w:marLeft w:val="0"/>
      <w:marRight w:val="0"/>
      <w:marTop w:val="0"/>
      <w:marBottom w:val="0"/>
      <w:divBdr>
        <w:top w:val="none" w:sz="0" w:space="0" w:color="auto"/>
        <w:left w:val="none" w:sz="0" w:space="0" w:color="auto"/>
        <w:bottom w:val="none" w:sz="0" w:space="0" w:color="auto"/>
        <w:right w:val="none" w:sz="0" w:space="0" w:color="auto"/>
      </w:divBdr>
    </w:div>
    <w:div w:id="394473039">
      <w:bodyDiv w:val="1"/>
      <w:marLeft w:val="0"/>
      <w:marRight w:val="0"/>
      <w:marTop w:val="0"/>
      <w:marBottom w:val="0"/>
      <w:divBdr>
        <w:top w:val="none" w:sz="0" w:space="0" w:color="auto"/>
        <w:left w:val="none" w:sz="0" w:space="0" w:color="auto"/>
        <w:bottom w:val="none" w:sz="0" w:space="0" w:color="auto"/>
        <w:right w:val="none" w:sz="0" w:space="0" w:color="auto"/>
      </w:divBdr>
    </w:div>
    <w:div w:id="394937823">
      <w:bodyDiv w:val="1"/>
      <w:marLeft w:val="0"/>
      <w:marRight w:val="0"/>
      <w:marTop w:val="0"/>
      <w:marBottom w:val="0"/>
      <w:divBdr>
        <w:top w:val="none" w:sz="0" w:space="0" w:color="auto"/>
        <w:left w:val="none" w:sz="0" w:space="0" w:color="auto"/>
        <w:bottom w:val="none" w:sz="0" w:space="0" w:color="auto"/>
        <w:right w:val="none" w:sz="0" w:space="0" w:color="auto"/>
      </w:divBdr>
    </w:div>
    <w:div w:id="395402299">
      <w:bodyDiv w:val="1"/>
      <w:marLeft w:val="0"/>
      <w:marRight w:val="0"/>
      <w:marTop w:val="0"/>
      <w:marBottom w:val="0"/>
      <w:divBdr>
        <w:top w:val="none" w:sz="0" w:space="0" w:color="auto"/>
        <w:left w:val="none" w:sz="0" w:space="0" w:color="auto"/>
        <w:bottom w:val="none" w:sz="0" w:space="0" w:color="auto"/>
        <w:right w:val="none" w:sz="0" w:space="0" w:color="auto"/>
      </w:divBdr>
    </w:div>
    <w:div w:id="398283391">
      <w:bodyDiv w:val="1"/>
      <w:marLeft w:val="0"/>
      <w:marRight w:val="0"/>
      <w:marTop w:val="0"/>
      <w:marBottom w:val="0"/>
      <w:divBdr>
        <w:top w:val="none" w:sz="0" w:space="0" w:color="auto"/>
        <w:left w:val="none" w:sz="0" w:space="0" w:color="auto"/>
        <w:bottom w:val="none" w:sz="0" w:space="0" w:color="auto"/>
        <w:right w:val="none" w:sz="0" w:space="0" w:color="auto"/>
      </w:divBdr>
    </w:div>
    <w:div w:id="398796077">
      <w:bodyDiv w:val="1"/>
      <w:marLeft w:val="0"/>
      <w:marRight w:val="0"/>
      <w:marTop w:val="0"/>
      <w:marBottom w:val="0"/>
      <w:divBdr>
        <w:top w:val="none" w:sz="0" w:space="0" w:color="auto"/>
        <w:left w:val="none" w:sz="0" w:space="0" w:color="auto"/>
        <w:bottom w:val="none" w:sz="0" w:space="0" w:color="auto"/>
        <w:right w:val="none" w:sz="0" w:space="0" w:color="auto"/>
      </w:divBdr>
    </w:div>
    <w:div w:id="399449784">
      <w:bodyDiv w:val="1"/>
      <w:marLeft w:val="0"/>
      <w:marRight w:val="0"/>
      <w:marTop w:val="0"/>
      <w:marBottom w:val="0"/>
      <w:divBdr>
        <w:top w:val="none" w:sz="0" w:space="0" w:color="auto"/>
        <w:left w:val="none" w:sz="0" w:space="0" w:color="auto"/>
        <w:bottom w:val="none" w:sz="0" w:space="0" w:color="auto"/>
        <w:right w:val="none" w:sz="0" w:space="0" w:color="auto"/>
      </w:divBdr>
    </w:div>
    <w:div w:id="399795873">
      <w:bodyDiv w:val="1"/>
      <w:marLeft w:val="0"/>
      <w:marRight w:val="0"/>
      <w:marTop w:val="0"/>
      <w:marBottom w:val="0"/>
      <w:divBdr>
        <w:top w:val="none" w:sz="0" w:space="0" w:color="auto"/>
        <w:left w:val="none" w:sz="0" w:space="0" w:color="auto"/>
        <w:bottom w:val="none" w:sz="0" w:space="0" w:color="auto"/>
        <w:right w:val="none" w:sz="0" w:space="0" w:color="auto"/>
      </w:divBdr>
    </w:div>
    <w:div w:id="399837134">
      <w:bodyDiv w:val="1"/>
      <w:marLeft w:val="0"/>
      <w:marRight w:val="0"/>
      <w:marTop w:val="0"/>
      <w:marBottom w:val="0"/>
      <w:divBdr>
        <w:top w:val="none" w:sz="0" w:space="0" w:color="auto"/>
        <w:left w:val="none" w:sz="0" w:space="0" w:color="auto"/>
        <w:bottom w:val="none" w:sz="0" w:space="0" w:color="auto"/>
        <w:right w:val="none" w:sz="0" w:space="0" w:color="auto"/>
      </w:divBdr>
    </w:div>
    <w:div w:id="401610186">
      <w:bodyDiv w:val="1"/>
      <w:marLeft w:val="0"/>
      <w:marRight w:val="0"/>
      <w:marTop w:val="0"/>
      <w:marBottom w:val="0"/>
      <w:divBdr>
        <w:top w:val="none" w:sz="0" w:space="0" w:color="auto"/>
        <w:left w:val="none" w:sz="0" w:space="0" w:color="auto"/>
        <w:bottom w:val="none" w:sz="0" w:space="0" w:color="auto"/>
        <w:right w:val="none" w:sz="0" w:space="0" w:color="auto"/>
      </w:divBdr>
    </w:div>
    <w:div w:id="401831480">
      <w:bodyDiv w:val="1"/>
      <w:marLeft w:val="0"/>
      <w:marRight w:val="0"/>
      <w:marTop w:val="0"/>
      <w:marBottom w:val="0"/>
      <w:divBdr>
        <w:top w:val="none" w:sz="0" w:space="0" w:color="auto"/>
        <w:left w:val="none" w:sz="0" w:space="0" w:color="auto"/>
        <w:bottom w:val="none" w:sz="0" w:space="0" w:color="auto"/>
        <w:right w:val="none" w:sz="0" w:space="0" w:color="auto"/>
      </w:divBdr>
    </w:div>
    <w:div w:id="402681570">
      <w:bodyDiv w:val="1"/>
      <w:marLeft w:val="0"/>
      <w:marRight w:val="0"/>
      <w:marTop w:val="0"/>
      <w:marBottom w:val="0"/>
      <w:divBdr>
        <w:top w:val="none" w:sz="0" w:space="0" w:color="auto"/>
        <w:left w:val="none" w:sz="0" w:space="0" w:color="auto"/>
        <w:bottom w:val="none" w:sz="0" w:space="0" w:color="auto"/>
        <w:right w:val="none" w:sz="0" w:space="0" w:color="auto"/>
      </w:divBdr>
    </w:div>
    <w:div w:id="403114833">
      <w:bodyDiv w:val="1"/>
      <w:marLeft w:val="0"/>
      <w:marRight w:val="0"/>
      <w:marTop w:val="0"/>
      <w:marBottom w:val="0"/>
      <w:divBdr>
        <w:top w:val="none" w:sz="0" w:space="0" w:color="auto"/>
        <w:left w:val="none" w:sz="0" w:space="0" w:color="auto"/>
        <w:bottom w:val="none" w:sz="0" w:space="0" w:color="auto"/>
        <w:right w:val="none" w:sz="0" w:space="0" w:color="auto"/>
      </w:divBdr>
    </w:div>
    <w:div w:id="403257105">
      <w:bodyDiv w:val="1"/>
      <w:marLeft w:val="0"/>
      <w:marRight w:val="0"/>
      <w:marTop w:val="0"/>
      <w:marBottom w:val="0"/>
      <w:divBdr>
        <w:top w:val="none" w:sz="0" w:space="0" w:color="auto"/>
        <w:left w:val="none" w:sz="0" w:space="0" w:color="auto"/>
        <w:bottom w:val="none" w:sz="0" w:space="0" w:color="auto"/>
        <w:right w:val="none" w:sz="0" w:space="0" w:color="auto"/>
      </w:divBdr>
    </w:div>
    <w:div w:id="403531745">
      <w:bodyDiv w:val="1"/>
      <w:marLeft w:val="0"/>
      <w:marRight w:val="0"/>
      <w:marTop w:val="0"/>
      <w:marBottom w:val="0"/>
      <w:divBdr>
        <w:top w:val="none" w:sz="0" w:space="0" w:color="auto"/>
        <w:left w:val="none" w:sz="0" w:space="0" w:color="auto"/>
        <w:bottom w:val="none" w:sz="0" w:space="0" w:color="auto"/>
        <w:right w:val="none" w:sz="0" w:space="0" w:color="auto"/>
      </w:divBdr>
    </w:div>
    <w:div w:id="403722342">
      <w:bodyDiv w:val="1"/>
      <w:marLeft w:val="0"/>
      <w:marRight w:val="0"/>
      <w:marTop w:val="0"/>
      <w:marBottom w:val="0"/>
      <w:divBdr>
        <w:top w:val="none" w:sz="0" w:space="0" w:color="auto"/>
        <w:left w:val="none" w:sz="0" w:space="0" w:color="auto"/>
        <w:bottom w:val="none" w:sz="0" w:space="0" w:color="auto"/>
        <w:right w:val="none" w:sz="0" w:space="0" w:color="auto"/>
      </w:divBdr>
    </w:div>
    <w:div w:id="406192147">
      <w:bodyDiv w:val="1"/>
      <w:marLeft w:val="0"/>
      <w:marRight w:val="0"/>
      <w:marTop w:val="0"/>
      <w:marBottom w:val="0"/>
      <w:divBdr>
        <w:top w:val="none" w:sz="0" w:space="0" w:color="auto"/>
        <w:left w:val="none" w:sz="0" w:space="0" w:color="auto"/>
        <w:bottom w:val="none" w:sz="0" w:space="0" w:color="auto"/>
        <w:right w:val="none" w:sz="0" w:space="0" w:color="auto"/>
      </w:divBdr>
    </w:div>
    <w:div w:id="406343190">
      <w:bodyDiv w:val="1"/>
      <w:marLeft w:val="0"/>
      <w:marRight w:val="0"/>
      <w:marTop w:val="0"/>
      <w:marBottom w:val="0"/>
      <w:divBdr>
        <w:top w:val="none" w:sz="0" w:space="0" w:color="auto"/>
        <w:left w:val="none" w:sz="0" w:space="0" w:color="auto"/>
        <w:bottom w:val="none" w:sz="0" w:space="0" w:color="auto"/>
        <w:right w:val="none" w:sz="0" w:space="0" w:color="auto"/>
      </w:divBdr>
    </w:div>
    <w:div w:id="406655618">
      <w:bodyDiv w:val="1"/>
      <w:marLeft w:val="0"/>
      <w:marRight w:val="0"/>
      <w:marTop w:val="0"/>
      <w:marBottom w:val="0"/>
      <w:divBdr>
        <w:top w:val="none" w:sz="0" w:space="0" w:color="auto"/>
        <w:left w:val="none" w:sz="0" w:space="0" w:color="auto"/>
        <w:bottom w:val="none" w:sz="0" w:space="0" w:color="auto"/>
        <w:right w:val="none" w:sz="0" w:space="0" w:color="auto"/>
      </w:divBdr>
    </w:div>
    <w:div w:id="407195218">
      <w:bodyDiv w:val="1"/>
      <w:marLeft w:val="0"/>
      <w:marRight w:val="0"/>
      <w:marTop w:val="0"/>
      <w:marBottom w:val="0"/>
      <w:divBdr>
        <w:top w:val="none" w:sz="0" w:space="0" w:color="auto"/>
        <w:left w:val="none" w:sz="0" w:space="0" w:color="auto"/>
        <w:bottom w:val="none" w:sz="0" w:space="0" w:color="auto"/>
        <w:right w:val="none" w:sz="0" w:space="0" w:color="auto"/>
      </w:divBdr>
    </w:div>
    <w:div w:id="408042530">
      <w:bodyDiv w:val="1"/>
      <w:marLeft w:val="0"/>
      <w:marRight w:val="0"/>
      <w:marTop w:val="0"/>
      <w:marBottom w:val="0"/>
      <w:divBdr>
        <w:top w:val="none" w:sz="0" w:space="0" w:color="auto"/>
        <w:left w:val="none" w:sz="0" w:space="0" w:color="auto"/>
        <w:bottom w:val="none" w:sz="0" w:space="0" w:color="auto"/>
        <w:right w:val="none" w:sz="0" w:space="0" w:color="auto"/>
      </w:divBdr>
    </w:div>
    <w:div w:id="408238886">
      <w:bodyDiv w:val="1"/>
      <w:marLeft w:val="0"/>
      <w:marRight w:val="0"/>
      <w:marTop w:val="0"/>
      <w:marBottom w:val="0"/>
      <w:divBdr>
        <w:top w:val="none" w:sz="0" w:space="0" w:color="auto"/>
        <w:left w:val="none" w:sz="0" w:space="0" w:color="auto"/>
        <w:bottom w:val="none" w:sz="0" w:space="0" w:color="auto"/>
        <w:right w:val="none" w:sz="0" w:space="0" w:color="auto"/>
      </w:divBdr>
    </w:div>
    <w:div w:id="409499550">
      <w:bodyDiv w:val="1"/>
      <w:marLeft w:val="0"/>
      <w:marRight w:val="0"/>
      <w:marTop w:val="0"/>
      <w:marBottom w:val="0"/>
      <w:divBdr>
        <w:top w:val="none" w:sz="0" w:space="0" w:color="auto"/>
        <w:left w:val="none" w:sz="0" w:space="0" w:color="auto"/>
        <w:bottom w:val="none" w:sz="0" w:space="0" w:color="auto"/>
        <w:right w:val="none" w:sz="0" w:space="0" w:color="auto"/>
      </w:divBdr>
    </w:div>
    <w:div w:id="410002982">
      <w:bodyDiv w:val="1"/>
      <w:marLeft w:val="0"/>
      <w:marRight w:val="0"/>
      <w:marTop w:val="0"/>
      <w:marBottom w:val="0"/>
      <w:divBdr>
        <w:top w:val="none" w:sz="0" w:space="0" w:color="auto"/>
        <w:left w:val="none" w:sz="0" w:space="0" w:color="auto"/>
        <w:bottom w:val="none" w:sz="0" w:space="0" w:color="auto"/>
        <w:right w:val="none" w:sz="0" w:space="0" w:color="auto"/>
      </w:divBdr>
    </w:div>
    <w:div w:id="410735307">
      <w:bodyDiv w:val="1"/>
      <w:marLeft w:val="0"/>
      <w:marRight w:val="0"/>
      <w:marTop w:val="0"/>
      <w:marBottom w:val="0"/>
      <w:divBdr>
        <w:top w:val="none" w:sz="0" w:space="0" w:color="auto"/>
        <w:left w:val="none" w:sz="0" w:space="0" w:color="auto"/>
        <w:bottom w:val="none" w:sz="0" w:space="0" w:color="auto"/>
        <w:right w:val="none" w:sz="0" w:space="0" w:color="auto"/>
      </w:divBdr>
    </w:div>
    <w:div w:id="410783189">
      <w:bodyDiv w:val="1"/>
      <w:marLeft w:val="0"/>
      <w:marRight w:val="0"/>
      <w:marTop w:val="0"/>
      <w:marBottom w:val="0"/>
      <w:divBdr>
        <w:top w:val="none" w:sz="0" w:space="0" w:color="auto"/>
        <w:left w:val="none" w:sz="0" w:space="0" w:color="auto"/>
        <w:bottom w:val="none" w:sz="0" w:space="0" w:color="auto"/>
        <w:right w:val="none" w:sz="0" w:space="0" w:color="auto"/>
      </w:divBdr>
    </w:div>
    <w:div w:id="411045115">
      <w:bodyDiv w:val="1"/>
      <w:marLeft w:val="0"/>
      <w:marRight w:val="0"/>
      <w:marTop w:val="0"/>
      <w:marBottom w:val="0"/>
      <w:divBdr>
        <w:top w:val="none" w:sz="0" w:space="0" w:color="auto"/>
        <w:left w:val="none" w:sz="0" w:space="0" w:color="auto"/>
        <w:bottom w:val="none" w:sz="0" w:space="0" w:color="auto"/>
        <w:right w:val="none" w:sz="0" w:space="0" w:color="auto"/>
      </w:divBdr>
    </w:div>
    <w:div w:id="411975246">
      <w:bodyDiv w:val="1"/>
      <w:marLeft w:val="0"/>
      <w:marRight w:val="0"/>
      <w:marTop w:val="0"/>
      <w:marBottom w:val="0"/>
      <w:divBdr>
        <w:top w:val="none" w:sz="0" w:space="0" w:color="auto"/>
        <w:left w:val="none" w:sz="0" w:space="0" w:color="auto"/>
        <w:bottom w:val="none" w:sz="0" w:space="0" w:color="auto"/>
        <w:right w:val="none" w:sz="0" w:space="0" w:color="auto"/>
      </w:divBdr>
    </w:div>
    <w:div w:id="412705102">
      <w:bodyDiv w:val="1"/>
      <w:marLeft w:val="0"/>
      <w:marRight w:val="0"/>
      <w:marTop w:val="0"/>
      <w:marBottom w:val="0"/>
      <w:divBdr>
        <w:top w:val="none" w:sz="0" w:space="0" w:color="auto"/>
        <w:left w:val="none" w:sz="0" w:space="0" w:color="auto"/>
        <w:bottom w:val="none" w:sz="0" w:space="0" w:color="auto"/>
        <w:right w:val="none" w:sz="0" w:space="0" w:color="auto"/>
      </w:divBdr>
    </w:div>
    <w:div w:id="413553919">
      <w:bodyDiv w:val="1"/>
      <w:marLeft w:val="0"/>
      <w:marRight w:val="0"/>
      <w:marTop w:val="0"/>
      <w:marBottom w:val="0"/>
      <w:divBdr>
        <w:top w:val="none" w:sz="0" w:space="0" w:color="auto"/>
        <w:left w:val="none" w:sz="0" w:space="0" w:color="auto"/>
        <w:bottom w:val="none" w:sz="0" w:space="0" w:color="auto"/>
        <w:right w:val="none" w:sz="0" w:space="0" w:color="auto"/>
      </w:divBdr>
    </w:div>
    <w:div w:id="414059188">
      <w:bodyDiv w:val="1"/>
      <w:marLeft w:val="0"/>
      <w:marRight w:val="0"/>
      <w:marTop w:val="0"/>
      <w:marBottom w:val="0"/>
      <w:divBdr>
        <w:top w:val="none" w:sz="0" w:space="0" w:color="auto"/>
        <w:left w:val="none" w:sz="0" w:space="0" w:color="auto"/>
        <w:bottom w:val="none" w:sz="0" w:space="0" w:color="auto"/>
        <w:right w:val="none" w:sz="0" w:space="0" w:color="auto"/>
      </w:divBdr>
    </w:div>
    <w:div w:id="414281595">
      <w:bodyDiv w:val="1"/>
      <w:marLeft w:val="0"/>
      <w:marRight w:val="0"/>
      <w:marTop w:val="0"/>
      <w:marBottom w:val="0"/>
      <w:divBdr>
        <w:top w:val="none" w:sz="0" w:space="0" w:color="auto"/>
        <w:left w:val="none" w:sz="0" w:space="0" w:color="auto"/>
        <w:bottom w:val="none" w:sz="0" w:space="0" w:color="auto"/>
        <w:right w:val="none" w:sz="0" w:space="0" w:color="auto"/>
      </w:divBdr>
    </w:div>
    <w:div w:id="414783786">
      <w:bodyDiv w:val="1"/>
      <w:marLeft w:val="0"/>
      <w:marRight w:val="0"/>
      <w:marTop w:val="0"/>
      <w:marBottom w:val="0"/>
      <w:divBdr>
        <w:top w:val="none" w:sz="0" w:space="0" w:color="auto"/>
        <w:left w:val="none" w:sz="0" w:space="0" w:color="auto"/>
        <w:bottom w:val="none" w:sz="0" w:space="0" w:color="auto"/>
        <w:right w:val="none" w:sz="0" w:space="0" w:color="auto"/>
      </w:divBdr>
    </w:div>
    <w:div w:id="415060635">
      <w:bodyDiv w:val="1"/>
      <w:marLeft w:val="0"/>
      <w:marRight w:val="0"/>
      <w:marTop w:val="0"/>
      <w:marBottom w:val="0"/>
      <w:divBdr>
        <w:top w:val="none" w:sz="0" w:space="0" w:color="auto"/>
        <w:left w:val="none" w:sz="0" w:space="0" w:color="auto"/>
        <w:bottom w:val="none" w:sz="0" w:space="0" w:color="auto"/>
        <w:right w:val="none" w:sz="0" w:space="0" w:color="auto"/>
      </w:divBdr>
    </w:div>
    <w:div w:id="416751084">
      <w:bodyDiv w:val="1"/>
      <w:marLeft w:val="0"/>
      <w:marRight w:val="0"/>
      <w:marTop w:val="0"/>
      <w:marBottom w:val="0"/>
      <w:divBdr>
        <w:top w:val="none" w:sz="0" w:space="0" w:color="auto"/>
        <w:left w:val="none" w:sz="0" w:space="0" w:color="auto"/>
        <w:bottom w:val="none" w:sz="0" w:space="0" w:color="auto"/>
        <w:right w:val="none" w:sz="0" w:space="0" w:color="auto"/>
      </w:divBdr>
    </w:div>
    <w:div w:id="416949566">
      <w:bodyDiv w:val="1"/>
      <w:marLeft w:val="0"/>
      <w:marRight w:val="0"/>
      <w:marTop w:val="0"/>
      <w:marBottom w:val="0"/>
      <w:divBdr>
        <w:top w:val="none" w:sz="0" w:space="0" w:color="auto"/>
        <w:left w:val="none" w:sz="0" w:space="0" w:color="auto"/>
        <w:bottom w:val="none" w:sz="0" w:space="0" w:color="auto"/>
        <w:right w:val="none" w:sz="0" w:space="0" w:color="auto"/>
      </w:divBdr>
    </w:div>
    <w:div w:id="418403046">
      <w:bodyDiv w:val="1"/>
      <w:marLeft w:val="0"/>
      <w:marRight w:val="0"/>
      <w:marTop w:val="0"/>
      <w:marBottom w:val="0"/>
      <w:divBdr>
        <w:top w:val="none" w:sz="0" w:space="0" w:color="auto"/>
        <w:left w:val="none" w:sz="0" w:space="0" w:color="auto"/>
        <w:bottom w:val="none" w:sz="0" w:space="0" w:color="auto"/>
        <w:right w:val="none" w:sz="0" w:space="0" w:color="auto"/>
      </w:divBdr>
    </w:div>
    <w:div w:id="418454111">
      <w:bodyDiv w:val="1"/>
      <w:marLeft w:val="0"/>
      <w:marRight w:val="0"/>
      <w:marTop w:val="0"/>
      <w:marBottom w:val="0"/>
      <w:divBdr>
        <w:top w:val="none" w:sz="0" w:space="0" w:color="auto"/>
        <w:left w:val="none" w:sz="0" w:space="0" w:color="auto"/>
        <w:bottom w:val="none" w:sz="0" w:space="0" w:color="auto"/>
        <w:right w:val="none" w:sz="0" w:space="0" w:color="auto"/>
      </w:divBdr>
    </w:div>
    <w:div w:id="418478397">
      <w:bodyDiv w:val="1"/>
      <w:marLeft w:val="0"/>
      <w:marRight w:val="0"/>
      <w:marTop w:val="0"/>
      <w:marBottom w:val="0"/>
      <w:divBdr>
        <w:top w:val="none" w:sz="0" w:space="0" w:color="auto"/>
        <w:left w:val="none" w:sz="0" w:space="0" w:color="auto"/>
        <w:bottom w:val="none" w:sz="0" w:space="0" w:color="auto"/>
        <w:right w:val="none" w:sz="0" w:space="0" w:color="auto"/>
      </w:divBdr>
    </w:div>
    <w:div w:id="419330900">
      <w:bodyDiv w:val="1"/>
      <w:marLeft w:val="0"/>
      <w:marRight w:val="0"/>
      <w:marTop w:val="0"/>
      <w:marBottom w:val="0"/>
      <w:divBdr>
        <w:top w:val="none" w:sz="0" w:space="0" w:color="auto"/>
        <w:left w:val="none" w:sz="0" w:space="0" w:color="auto"/>
        <w:bottom w:val="none" w:sz="0" w:space="0" w:color="auto"/>
        <w:right w:val="none" w:sz="0" w:space="0" w:color="auto"/>
      </w:divBdr>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21730627">
      <w:bodyDiv w:val="1"/>
      <w:marLeft w:val="0"/>
      <w:marRight w:val="0"/>
      <w:marTop w:val="0"/>
      <w:marBottom w:val="0"/>
      <w:divBdr>
        <w:top w:val="none" w:sz="0" w:space="0" w:color="auto"/>
        <w:left w:val="none" w:sz="0" w:space="0" w:color="auto"/>
        <w:bottom w:val="none" w:sz="0" w:space="0" w:color="auto"/>
        <w:right w:val="none" w:sz="0" w:space="0" w:color="auto"/>
      </w:divBdr>
    </w:div>
    <w:div w:id="421921242">
      <w:bodyDiv w:val="1"/>
      <w:marLeft w:val="0"/>
      <w:marRight w:val="0"/>
      <w:marTop w:val="0"/>
      <w:marBottom w:val="0"/>
      <w:divBdr>
        <w:top w:val="none" w:sz="0" w:space="0" w:color="auto"/>
        <w:left w:val="none" w:sz="0" w:space="0" w:color="auto"/>
        <w:bottom w:val="none" w:sz="0" w:space="0" w:color="auto"/>
        <w:right w:val="none" w:sz="0" w:space="0" w:color="auto"/>
      </w:divBdr>
    </w:div>
    <w:div w:id="422142410">
      <w:bodyDiv w:val="1"/>
      <w:marLeft w:val="0"/>
      <w:marRight w:val="0"/>
      <w:marTop w:val="0"/>
      <w:marBottom w:val="0"/>
      <w:divBdr>
        <w:top w:val="none" w:sz="0" w:space="0" w:color="auto"/>
        <w:left w:val="none" w:sz="0" w:space="0" w:color="auto"/>
        <w:bottom w:val="none" w:sz="0" w:space="0" w:color="auto"/>
        <w:right w:val="none" w:sz="0" w:space="0" w:color="auto"/>
      </w:divBdr>
    </w:div>
    <w:div w:id="424963381">
      <w:bodyDiv w:val="1"/>
      <w:marLeft w:val="0"/>
      <w:marRight w:val="0"/>
      <w:marTop w:val="0"/>
      <w:marBottom w:val="0"/>
      <w:divBdr>
        <w:top w:val="none" w:sz="0" w:space="0" w:color="auto"/>
        <w:left w:val="none" w:sz="0" w:space="0" w:color="auto"/>
        <w:bottom w:val="none" w:sz="0" w:space="0" w:color="auto"/>
        <w:right w:val="none" w:sz="0" w:space="0" w:color="auto"/>
      </w:divBdr>
    </w:div>
    <w:div w:id="425001290">
      <w:bodyDiv w:val="1"/>
      <w:marLeft w:val="0"/>
      <w:marRight w:val="0"/>
      <w:marTop w:val="0"/>
      <w:marBottom w:val="0"/>
      <w:divBdr>
        <w:top w:val="none" w:sz="0" w:space="0" w:color="auto"/>
        <w:left w:val="none" w:sz="0" w:space="0" w:color="auto"/>
        <w:bottom w:val="none" w:sz="0" w:space="0" w:color="auto"/>
        <w:right w:val="none" w:sz="0" w:space="0" w:color="auto"/>
      </w:divBdr>
    </w:div>
    <w:div w:id="425661605">
      <w:bodyDiv w:val="1"/>
      <w:marLeft w:val="0"/>
      <w:marRight w:val="0"/>
      <w:marTop w:val="0"/>
      <w:marBottom w:val="0"/>
      <w:divBdr>
        <w:top w:val="none" w:sz="0" w:space="0" w:color="auto"/>
        <w:left w:val="none" w:sz="0" w:space="0" w:color="auto"/>
        <w:bottom w:val="none" w:sz="0" w:space="0" w:color="auto"/>
        <w:right w:val="none" w:sz="0" w:space="0" w:color="auto"/>
      </w:divBdr>
    </w:div>
    <w:div w:id="426728830">
      <w:bodyDiv w:val="1"/>
      <w:marLeft w:val="0"/>
      <w:marRight w:val="0"/>
      <w:marTop w:val="0"/>
      <w:marBottom w:val="0"/>
      <w:divBdr>
        <w:top w:val="none" w:sz="0" w:space="0" w:color="auto"/>
        <w:left w:val="none" w:sz="0" w:space="0" w:color="auto"/>
        <w:bottom w:val="none" w:sz="0" w:space="0" w:color="auto"/>
        <w:right w:val="none" w:sz="0" w:space="0" w:color="auto"/>
      </w:divBdr>
    </w:div>
    <w:div w:id="429088437">
      <w:bodyDiv w:val="1"/>
      <w:marLeft w:val="0"/>
      <w:marRight w:val="0"/>
      <w:marTop w:val="0"/>
      <w:marBottom w:val="0"/>
      <w:divBdr>
        <w:top w:val="none" w:sz="0" w:space="0" w:color="auto"/>
        <w:left w:val="none" w:sz="0" w:space="0" w:color="auto"/>
        <w:bottom w:val="none" w:sz="0" w:space="0" w:color="auto"/>
        <w:right w:val="none" w:sz="0" w:space="0" w:color="auto"/>
      </w:divBdr>
    </w:div>
    <w:div w:id="429395357">
      <w:bodyDiv w:val="1"/>
      <w:marLeft w:val="0"/>
      <w:marRight w:val="0"/>
      <w:marTop w:val="0"/>
      <w:marBottom w:val="0"/>
      <w:divBdr>
        <w:top w:val="none" w:sz="0" w:space="0" w:color="auto"/>
        <w:left w:val="none" w:sz="0" w:space="0" w:color="auto"/>
        <w:bottom w:val="none" w:sz="0" w:space="0" w:color="auto"/>
        <w:right w:val="none" w:sz="0" w:space="0" w:color="auto"/>
      </w:divBdr>
    </w:div>
    <w:div w:id="431630460">
      <w:bodyDiv w:val="1"/>
      <w:marLeft w:val="0"/>
      <w:marRight w:val="0"/>
      <w:marTop w:val="0"/>
      <w:marBottom w:val="0"/>
      <w:divBdr>
        <w:top w:val="none" w:sz="0" w:space="0" w:color="auto"/>
        <w:left w:val="none" w:sz="0" w:space="0" w:color="auto"/>
        <w:bottom w:val="none" w:sz="0" w:space="0" w:color="auto"/>
        <w:right w:val="none" w:sz="0" w:space="0" w:color="auto"/>
      </w:divBdr>
    </w:div>
    <w:div w:id="432096126">
      <w:bodyDiv w:val="1"/>
      <w:marLeft w:val="0"/>
      <w:marRight w:val="0"/>
      <w:marTop w:val="0"/>
      <w:marBottom w:val="0"/>
      <w:divBdr>
        <w:top w:val="none" w:sz="0" w:space="0" w:color="auto"/>
        <w:left w:val="none" w:sz="0" w:space="0" w:color="auto"/>
        <w:bottom w:val="none" w:sz="0" w:space="0" w:color="auto"/>
        <w:right w:val="none" w:sz="0" w:space="0" w:color="auto"/>
      </w:divBdr>
    </w:div>
    <w:div w:id="432820396">
      <w:bodyDiv w:val="1"/>
      <w:marLeft w:val="0"/>
      <w:marRight w:val="0"/>
      <w:marTop w:val="0"/>
      <w:marBottom w:val="0"/>
      <w:divBdr>
        <w:top w:val="none" w:sz="0" w:space="0" w:color="auto"/>
        <w:left w:val="none" w:sz="0" w:space="0" w:color="auto"/>
        <w:bottom w:val="none" w:sz="0" w:space="0" w:color="auto"/>
        <w:right w:val="none" w:sz="0" w:space="0" w:color="auto"/>
      </w:divBdr>
    </w:div>
    <w:div w:id="434906664">
      <w:bodyDiv w:val="1"/>
      <w:marLeft w:val="0"/>
      <w:marRight w:val="0"/>
      <w:marTop w:val="0"/>
      <w:marBottom w:val="0"/>
      <w:divBdr>
        <w:top w:val="none" w:sz="0" w:space="0" w:color="auto"/>
        <w:left w:val="none" w:sz="0" w:space="0" w:color="auto"/>
        <w:bottom w:val="none" w:sz="0" w:space="0" w:color="auto"/>
        <w:right w:val="none" w:sz="0" w:space="0" w:color="auto"/>
      </w:divBdr>
    </w:div>
    <w:div w:id="435368227">
      <w:bodyDiv w:val="1"/>
      <w:marLeft w:val="0"/>
      <w:marRight w:val="0"/>
      <w:marTop w:val="0"/>
      <w:marBottom w:val="0"/>
      <w:divBdr>
        <w:top w:val="none" w:sz="0" w:space="0" w:color="auto"/>
        <w:left w:val="none" w:sz="0" w:space="0" w:color="auto"/>
        <w:bottom w:val="none" w:sz="0" w:space="0" w:color="auto"/>
        <w:right w:val="none" w:sz="0" w:space="0" w:color="auto"/>
      </w:divBdr>
    </w:div>
    <w:div w:id="436406282">
      <w:bodyDiv w:val="1"/>
      <w:marLeft w:val="0"/>
      <w:marRight w:val="0"/>
      <w:marTop w:val="0"/>
      <w:marBottom w:val="0"/>
      <w:divBdr>
        <w:top w:val="none" w:sz="0" w:space="0" w:color="auto"/>
        <w:left w:val="none" w:sz="0" w:space="0" w:color="auto"/>
        <w:bottom w:val="none" w:sz="0" w:space="0" w:color="auto"/>
        <w:right w:val="none" w:sz="0" w:space="0" w:color="auto"/>
      </w:divBdr>
    </w:div>
    <w:div w:id="437524901">
      <w:bodyDiv w:val="1"/>
      <w:marLeft w:val="0"/>
      <w:marRight w:val="0"/>
      <w:marTop w:val="0"/>
      <w:marBottom w:val="0"/>
      <w:divBdr>
        <w:top w:val="none" w:sz="0" w:space="0" w:color="auto"/>
        <w:left w:val="none" w:sz="0" w:space="0" w:color="auto"/>
        <w:bottom w:val="none" w:sz="0" w:space="0" w:color="auto"/>
        <w:right w:val="none" w:sz="0" w:space="0" w:color="auto"/>
      </w:divBdr>
    </w:div>
    <w:div w:id="437989651">
      <w:bodyDiv w:val="1"/>
      <w:marLeft w:val="0"/>
      <w:marRight w:val="0"/>
      <w:marTop w:val="0"/>
      <w:marBottom w:val="0"/>
      <w:divBdr>
        <w:top w:val="none" w:sz="0" w:space="0" w:color="auto"/>
        <w:left w:val="none" w:sz="0" w:space="0" w:color="auto"/>
        <w:bottom w:val="none" w:sz="0" w:space="0" w:color="auto"/>
        <w:right w:val="none" w:sz="0" w:space="0" w:color="auto"/>
      </w:divBdr>
    </w:div>
    <w:div w:id="439840457">
      <w:bodyDiv w:val="1"/>
      <w:marLeft w:val="0"/>
      <w:marRight w:val="0"/>
      <w:marTop w:val="0"/>
      <w:marBottom w:val="0"/>
      <w:divBdr>
        <w:top w:val="none" w:sz="0" w:space="0" w:color="auto"/>
        <w:left w:val="none" w:sz="0" w:space="0" w:color="auto"/>
        <w:bottom w:val="none" w:sz="0" w:space="0" w:color="auto"/>
        <w:right w:val="none" w:sz="0" w:space="0" w:color="auto"/>
      </w:divBdr>
    </w:div>
    <w:div w:id="442386172">
      <w:bodyDiv w:val="1"/>
      <w:marLeft w:val="0"/>
      <w:marRight w:val="0"/>
      <w:marTop w:val="0"/>
      <w:marBottom w:val="0"/>
      <w:divBdr>
        <w:top w:val="none" w:sz="0" w:space="0" w:color="auto"/>
        <w:left w:val="none" w:sz="0" w:space="0" w:color="auto"/>
        <w:bottom w:val="none" w:sz="0" w:space="0" w:color="auto"/>
        <w:right w:val="none" w:sz="0" w:space="0" w:color="auto"/>
      </w:divBdr>
    </w:div>
    <w:div w:id="443815962">
      <w:bodyDiv w:val="1"/>
      <w:marLeft w:val="0"/>
      <w:marRight w:val="0"/>
      <w:marTop w:val="0"/>
      <w:marBottom w:val="0"/>
      <w:divBdr>
        <w:top w:val="none" w:sz="0" w:space="0" w:color="auto"/>
        <w:left w:val="none" w:sz="0" w:space="0" w:color="auto"/>
        <w:bottom w:val="none" w:sz="0" w:space="0" w:color="auto"/>
        <w:right w:val="none" w:sz="0" w:space="0" w:color="auto"/>
      </w:divBdr>
    </w:div>
    <w:div w:id="444350959">
      <w:bodyDiv w:val="1"/>
      <w:marLeft w:val="0"/>
      <w:marRight w:val="0"/>
      <w:marTop w:val="0"/>
      <w:marBottom w:val="0"/>
      <w:divBdr>
        <w:top w:val="none" w:sz="0" w:space="0" w:color="auto"/>
        <w:left w:val="none" w:sz="0" w:space="0" w:color="auto"/>
        <w:bottom w:val="none" w:sz="0" w:space="0" w:color="auto"/>
        <w:right w:val="none" w:sz="0" w:space="0" w:color="auto"/>
      </w:divBdr>
    </w:div>
    <w:div w:id="444472515">
      <w:bodyDiv w:val="1"/>
      <w:marLeft w:val="0"/>
      <w:marRight w:val="0"/>
      <w:marTop w:val="0"/>
      <w:marBottom w:val="0"/>
      <w:divBdr>
        <w:top w:val="none" w:sz="0" w:space="0" w:color="auto"/>
        <w:left w:val="none" w:sz="0" w:space="0" w:color="auto"/>
        <w:bottom w:val="none" w:sz="0" w:space="0" w:color="auto"/>
        <w:right w:val="none" w:sz="0" w:space="0" w:color="auto"/>
      </w:divBdr>
    </w:div>
    <w:div w:id="444735173">
      <w:bodyDiv w:val="1"/>
      <w:marLeft w:val="0"/>
      <w:marRight w:val="0"/>
      <w:marTop w:val="0"/>
      <w:marBottom w:val="0"/>
      <w:divBdr>
        <w:top w:val="none" w:sz="0" w:space="0" w:color="auto"/>
        <w:left w:val="none" w:sz="0" w:space="0" w:color="auto"/>
        <w:bottom w:val="none" w:sz="0" w:space="0" w:color="auto"/>
        <w:right w:val="none" w:sz="0" w:space="0" w:color="auto"/>
      </w:divBdr>
    </w:div>
    <w:div w:id="444812350">
      <w:bodyDiv w:val="1"/>
      <w:marLeft w:val="0"/>
      <w:marRight w:val="0"/>
      <w:marTop w:val="0"/>
      <w:marBottom w:val="0"/>
      <w:divBdr>
        <w:top w:val="none" w:sz="0" w:space="0" w:color="auto"/>
        <w:left w:val="none" w:sz="0" w:space="0" w:color="auto"/>
        <w:bottom w:val="none" w:sz="0" w:space="0" w:color="auto"/>
        <w:right w:val="none" w:sz="0" w:space="0" w:color="auto"/>
      </w:divBdr>
    </w:div>
    <w:div w:id="445583211">
      <w:bodyDiv w:val="1"/>
      <w:marLeft w:val="0"/>
      <w:marRight w:val="0"/>
      <w:marTop w:val="0"/>
      <w:marBottom w:val="0"/>
      <w:divBdr>
        <w:top w:val="none" w:sz="0" w:space="0" w:color="auto"/>
        <w:left w:val="none" w:sz="0" w:space="0" w:color="auto"/>
        <w:bottom w:val="none" w:sz="0" w:space="0" w:color="auto"/>
        <w:right w:val="none" w:sz="0" w:space="0" w:color="auto"/>
      </w:divBdr>
    </w:div>
    <w:div w:id="445777706">
      <w:bodyDiv w:val="1"/>
      <w:marLeft w:val="0"/>
      <w:marRight w:val="0"/>
      <w:marTop w:val="0"/>
      <w:marBottom w:val="0"/>
      <w:divBdr>
        <w:top w:val="none" w:sz="0" w:space="0" w:color="auto"/>
        <w:left w:val="none" w:sz="0" w:space="0" w:color="auto"/>
        <w:bottom w:val="none" w:sz="0" w:space="0" w:color="auto"/>
        <w:right w:val="none" w:sz="0" w:space="0" w:color="auto"/>
      </w:divBdr>
    </w:div>
    <w:div w:id="445852989">
      <w:bodyDiv w:val="1"/>
      <w:marLeft w:val="0"/>
      <w:marRight w:val="0"/>
      <w:marTop w:val="0"/>
      <w:marBottom w:val="0"/>
      <w:divBdr>
        <w:top w:val="none" w:sz="0" w:space="0" w:color="auto"/>
        <w:left w:val="none" w:sz="0" w:space="0" w:color="auto"/>
        <w:bottom w:val="none" w:sz="0" w:space="0" w:color="auto"/>
        <w:right w:val="none" w:sz="0" w:space="0" w:color="auto"/>
      </w:divBdr>
    </w:div>
    <w:div w:id="446504732">
      <w:bodyDiv w:val="1"/>
      <w:marLeft w:val="0"/>
      <w:marRight w:val="0"/>
      <w:marTop w:val="0"/>
      <w:marBottom w:val="0"/>
      <w:divBdr>
        <w:top w:val="none" w:sz="0" w:space="0" w:color="auto"/>
        <w:left w:val="none" w:sz="0" w:space="0" w:color="auto"/>
        <w:bottom w:val="none" w:sz="0" w:space="0" w:color="auto"/>
        <w:right w:val="none" w:sz="0" w:space="0" w:color="auto"/>
      </w:divBdr>
    </w:div>
    <w:div w:id="446774608">
      <w:bodyDiv w:val="1"/>
      <w:marLeft w:val="0"/>
      <w:marRight w:val="0"/>
      <w:marTop w:val="0"/>
      <w:marBottom w:val="0"/>
      <w:divBdr>
        <w:top w:val="none" w:sz="0" w:space="0" w:color="auto"/>
        <w:left w:val="none" w:sz="0" w:space="0" w:color="auto"/>
        <w:bottom w:val="none" w:sz="0" w:space="0" w:color="auto"/>
        <w:right w:val="none" w:sz="0" w:space="0" w:color="auto"/>
      </w:divBdr>
    </w:div>
    <w:div w:id="446973839">
      <w:bodyDiv w:val="1"/>
      <w:marLeft w:val="0"/>
      <w:marRight w:val="0"/>
      <w:marTop w:val="0"/>
      <w:marBottom w:val="0"/>
      <w:divBdr>
        <w:top w:val="none" w:sz="0" w:space="0" w:color="auto"/>
        <w:left w:val="none" w:sz="0" w:space="0" w:color="auto"/>
        <w:bottom w:val="none" w:sz="0" w:space="0" w:color="auto"/>
        <w:right w:val="none" w:sz="0" w:space="0" w:color="auto"/>
      </w:divBdr>
    </w:div>
    <w:div w:id="447314992">
      <w:bodyDiv w:val="1"/>
      <w:marLeft w:val="0"/>
      <w:marRight w:val="0"/>
      <w:marTop w:val="0"/>
      <w:marBottom w:val="0"/>
      <w:divBdr>
        <w:top w:val="none" w:sz="0" w:space="0" w:color="auto"/>
        <w:left w:val="none" w:sz="0" w:space="0" w:color="auto"/>
        <w:bottom w:val="none" w:sz="0" w:space="0" w:color="auto"/>
        <w:right w:val="none" w:sz="0" w:space="0" w:color="auto"/>
      </w:divBdr>
    </w:div>
    <w:div w:id="447506172">
      <w:bodyDiv w:val="1"/>
      <w:marLeft w:val="0"/>
      <w:marRight w:val="0"/>
      <w:marTop w:val="0"/>
      <w:marBottom w:val="0"/>
      <w:divBdr>
        <w:top w:val="none" w:sz="0" w:space="0" w:color="auto"/>
        <w:left w:val="none" w:sz="0" w:space="0" w:color="auto"/>
        <w:bottom w:val="none" w:sz="0" w:space="0" w:color="auto"/>
        <w:right w:val="none" w:sz="0" w:space="0" w:color="auto"/>
      </w:divBdr>
    </w:div>
    <w:div w:id="448820536">
      <w:bodyDiv w:val="1"/>
      <w:marLeft w:val="0"/>
      <w:marRight w:val="0"/>
      <w:marTop w:val="0"/>
      <w:marBottom w:val="0"/>
      <w:divBdr>
        <w:top w:val="none" w:sz="0" w:space="0" w:color="auto"/>
        <w:left w:val="none" w:sz="0" w:space="0" w:color="auto"/>
        <w:bottom w:val="none" w:sz="0" w:space="0" w:color="auto"/>
        <w:right w:val="none" w:sz="0" w:space="0" w:color="auto"/>
      </w:divBdr>
    </w:div>
    <w:div w:id="448861044">
      <w:bodyDiv w:val="1"/>
      <w:marLeft w:val="0"/>
      <w:marRight w:val="0"/>
      <w:marTop w:val="0"/>
      <w:marBottom w:val="0"/>
      <w:divBdr>
        <w:top w:val="none" w:sz="0" w:space="0" w:color="auto"/>
        <w:left w:val="none" w:sz="0" w:space="0" w:color="auto"/>
        <w:bottom w:val="none" w:sz="0" w:space="0" w:color="auto"/>
        <w:right w:val="none" w:sz="0" w:space="0" w:color="auto"/>
      </w:divBdr>
    </w:div>
    <w:div w:id="451167901">
      <w:bodyDiv w:val="1"/>
      <w:marLeft w:val="0"/>
      <w:marRight w:val="0"/>
      <w:marTop w:val="0"/>
      <w:marBottom w:val="0"/>
      <w:divBdr>
        <w:top w:val="none" w:sz="0" w:space="0" w:color="auto"/>
        <w:left w:val="none" w:sz="0" w:space="0" w:color="auto"/>
        <w:bottom w:val="none" w:sz="0" w:space="0" w:color="auto"/>
        <w:right w:val="none" w:sz="0" w:space="0" w:color="auto"/>
      </w:divBdr>
    </w:div>
    <w:div w:id="451487213">
      <w:bodyDiv w:val="1"/>
      <w:marLeft w:val="0"/>
      <w:marRight w:val="0"/>
      <w:marTop w:val="0"/>
      <w:marBottom w:val="0"/>
      <w:divBdr>
        <w:top w:val="none" w:sz="0" w:space="0" w:color="auto"/>
        <w:left w:val="none" w:sz="0" w:space="0" w:color="auto"/>
        <w:bottom w:val="none" w:sz="0" w:space="0" w:color="auto"/>
        <w:right w:val="none" w:sz="0" w:space="0" w:color="auto"/>
      </w:divBdr>
    </w:div>
    <w:div w:id="451635411">
      <w:bodyDiv w:val="1"/>
      <w:marLeft w:val="0"/>
      <w:marRight w:val="0"/>
      <w:marTop w:val="0"/>
      <w:marBottom w:val="0"/>
      <w:divBdr>
        <w:top w:val="none" w:sz="0" w:space="0" w:color="auto"/>
        <w:left w:val="none" w:sz="0" w:space="0" w:color="auto"/>
        <w:bottom w:val="none" w:sz="0" w:space="0" w:color="auto"/>
        <w:right w:val="none" w:sz="0" w:space="0" w:color="auto"/>
      </w:divBdr>
    </w:div>
    <w:div w:id="452678186">
      <w:bodyDiv w:val="1"/>
      <w:marLeft w:val="0"/>
      <w:marRight w:val="0"/>
      <w:marTop w:val="0"/>
      <w:marBottom w:val="0"/>
      <w:divBdr>
        <w:top w:val="none" w:sz="0" w:space="0" w:color="auto"/>
        <w:left w:val="none" w:sz="0" w:space="0" w:color="auto"/>
        <w:bottom w:val="none" w:sz="0" w:space="0" w:color="auto"/>
        <w:right w:val="none" w:sz="0" w:space="0" w:color="auto"/>
      </w:divBdr>
    </w:div>
    <w:div w:id="452941870">
      <w:bodyDiv w:val="1"/>
      <w:marLeft w:val="0"/>
      <w:marRight w:val="0"/>
      <w:marTop w:val="0"/>
      <w:marBottom w:val="0"/>
      <w:divBdr>
        <w:top w:val="none" w:sz="0" w:space="0" w:color="auto"/>
        <w:left w:val="none" w:sz="0" w:space="0" w:color="auto"/>
        <w:bottom w:val="none" w:sz="0" w:space="0" w:color="auto"/>
        <w:right w:val="none" w:sz="0" w:space="0" w:color="auto"/>
      </w:divBdr>
    </w:div>
    <w:div w:id="453137279">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4448925">
      <w:bodyDiv w:val="1"/>
      <w:marLeft w:val="0"/>
      <w:marRight w:val="0"/>
      <w:marTop w:val="0"/>
      <w:marBottom w:val="0"/>
      <w:divBdr>
        <w:top w:val="none" w:sz="0" w:space="0" w:color="auto"/>
        <w:left w:val="none" w:sz="0" w:space="0" w:color="auto"/>
        <w:bottom w:val="none" w:sz="0" w:space="0" w:color="auto"/>
        <w:right w:val="none" w:sz="0" w:space="0" w:color="auto"/>
      </w:divBdr>
    </w:div>
    <w:div w:id="454641230">
      <w:bodyDiv w:val="1"/>
      <w:marLeft w:val="0"/>
      <w:marRight w:val="0"/>
      <w:marTop w:val="0"/>
      <w:marBottom w:val="0"/>
      <w:divBdr>
        <w:top w:val="none" w:sz="0" w:space="0" w:color="auto"/>
        <w:left w:val="none" w:sz="0" w:space="0" w:color="auto"/>
        <w:bottom w:val="none" w:sz="0" w:space="0" w:color="auto"/>
        <w:right w:val="none" w:sz="0" w:space="0" w:color="auto"/>
      </w:divBdr>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56148120">
      <w:bodyDiv w:val="1"/>
      <w:marLeft w:val="0"/>
      <w:marRight w:val="0"/>
      <w:marTop w:val="0"/>
      <w:marBottom w:val="0"/>
      <w:divBdr>
        <w:top w:val="none" w:sz="0" w:space="0" w:color="auto"/>
        <w:left w:val="none" w:sz="0" w:space="0" w:color="auto"/>
        <w:bottom w:val="none" w:sz="0" w:space="0" w:color="auto"/>
        <w:right w:val="none" w:sz="0" w:space="0" w:color="auto"/>
      </w:divBdr>
    </w:div>
    <w:div w:id="456294141">
      <w:bodyDiv w:val="1"/>
      <w:marLeft w:val="0"/>
      <w:marRight w:val="0"/>
      <w:marTop w:val="0"/>
      <w:marBottom w:val="0"/>
      <w:divBdr>
        <w:top w:val="none" w:sz="0" w:space="0" w:color="auto"/>
        <w:left w:val="none" w:sz="0" w:space="0" w:color="auto"/>
        <w:bottom w:val="none" w:sz="0" w:space="0" w:color="auto"/>
        <w:right w:val="none" w:sz="0" w:space="0" w:color="auto"/>
      </w:divBdr>
    </w:div>
    <w:div w:id="456415657">
      <w:bodyDiv w:val="1"/>
      <w:marLeft w:val="0"/>
      <w:marRight w:val="0"/>
      <w:marTop w:val="0"/>
      <w:marBottom w:val="0"/>
      <w:divBdr>
        <w:top w:val="none" w:sz="0" w:space="0" w:color="auto"/>
        <w:left w:val="none" w:sz="0" w:space="0" w:color="auto"/>
        <w:bottom w:val="none" w:sz="0" w:space="0" w:color="auto"/>
        <w:right w:val="none" w:sz="0" w:space="0" w:color="auto"/>
      </w:divBdr>
    </w:div>
    <w:div w:id="456799941">
      <w:bodyDiv w:val="1"/>
      <w:marLeft w:val="0"/>
      <w:marRight w:val="0"/>
      <w:marTop w:val="0"/>
      <w:marBottom w:val="0"/>
      <w:divBdr>
        <w:top w:val="none" w:sz="0" w:space="0" w:color="auto"/>
        <w:left w:val="none" w:sz="0" w:space="0" w:color="auto"/>
        <w:bottom w:val="none" w:sz="0" w:space="0" w:color="auto"/>
        <w:right w:val="none" w:sz="0" w:space="0" w:color="auto"/>
      </w:divBdr>
    </w:div>
    <w:div w:id="457067612">
      <w:bodyDiv w:val="1"/>
      <w:marLeft w:val="0"/>
      <w:marRight w:val="0"/>
      <w:marTop w:val="0"/>
      <w:marBottom w:val="0"/>
      <w:divBdr>
        <w:top w:val="none" w:sz="0" w:space="0" w:color="auto"/>
        <w:left w:val="none" w:sz="0" w:space="0" w:color="auto"/>
        <w:bottom w:val="none" w:sz="0" w:space="0" w:color="auto"/>
        <w:right w:val="none" w:sz="0" w:space="0" w:color="auto"/>
      </w:divBdr>
    </w:div>
    <w:div w:id="457068626">
      <w:bodyDiv w:val="1"/>
      <w:marLeft w:val="0"/>
      <w:marRight w:val="0"/>
      <w:marTop w:val="0"/>
      <w:marBottom w:val="0"/>
      <w:divBdr>
        <w:top w:val="none" w:sz="0" w:space="0" w:color="auto"/>
        <w:left w:val="none" w:sz="0" w:space="0" w:color="auto"/>
        <w:bottom w:val="none" w:sz="0" w:space="0" w:color="auto"/>
        <w:right w:val="none" w:sz="0" w:space="0" w:color="auto"/>
      </w:divBdr>
    </w:div>
    <w:div w:id="458038754">
      <w:bodyDiv w:val="1"/>
      <w:marLeft w:val="0"/>
      <w:marRight w:val="0"/>
      <w:marTop w:val="0"/>
      <w:marBottom w:val="0"/>
      <w:divBdr>
        <w:top w:val="none" w:sz="0" w:space="0" w:color="auto"/>
        <w:left w:val="none" w:sz="0" w:space="0" w:color="auto"/>
        <w:bottom w:val="none" w:sz="0" w:space="0" w:color="auto"/>
        <w:right w:val="none" w:sz="0" w:space="0" w:color="auto"/>
      </w:divBdr>
    </w:div>
    <w:div w:id="460149847">
      <w:bodyDiv w:val="1"/>
      <w:marLeft w:val="0"/>
      <w:marRight w:val="0"/>
      <w:marTop w:val="0"/>
      <w:marBottom w:val="0"/>
      <w:divBdr>
        <w:top w:val="none" w:sz="0" w:space="0" w:color="auto"/>
        <w:left w:val="none" w:sz="0" w:space="0" w:color="auto"/>
        <w:bottom w:val="none" w:sz="0" w:space="0" w:color="auto"/>
        <w:right w:val="none" w:sz="0" w:space="0" w:color="auto"/>
      </w:divBdr>
    </w:div>
    <w:div w:id="461968586">
      <w:bodyDiv w:val="1"/>
      <w:marLeft w:val="0"/>
      <w:marRight w:val="0"/>
      <w:marTop w:val="0"/>
      <w:marBottom w:val="0"/>
      <w:divBdr>
        <w:top w:val="none" w:sz="0" w:space="0" w:color="auto"/>
        <w:left w:val="none" w:sz="0" w:space="0" w:color="auto"/>
        <w:bottom w:val="none" w:sz="0" w:space="0" w:color="auto"/>
        <w:right w:val="none" w:sz="0" w:space="0" w:color="auto"/>
      </w:divBdr>
    </w:div>
    <w:div w:id="464274307">
      <w:bodyDiv w:val="1"/>
      <w:marLeft w:val="0"/>
      <w:marRight w:val="0"/>
      <w:marTop w:val="0"/>
      <w:marBottom w:val="0"/>
      <w:divBdr>
        <w:top w:val="none" w:sz="0" w:space="0" w:color="auto"/>
        <w:left w:val="none" w:sz="0" w:space="0" w:color="auto"/>
        <w:bottom w:val="none" w:sz="0" w:space="0" w:color="auto"/>
        <w:right w:val="none" w:sz="0" w:space="0" w:color="auto"/>
      </w:divBdr>
    </w:div>
    <w:div w:id="464395319">
      <w:bodyDiv w:val="1"/>
      <w:marLeft w:val="0"/>
      <w:marRight w:val="0"/>
      <w:marTop w:val="0"/>
      <w:marBottom w:val="0"/>
      <w:divBdr>
        <w:top w:val="none" w:sz="0" w:space="0" w:color="auto"/>
        <w:left w:val="none" w:sz="0" w:space="0" w:color="auto"/>
        <w:bottom w:val="none" w:sz="0" w:space="0" w:color="auto"/>
        <w:right w:val="none" w:sz="0" w:space="0" w:color="auto"/>
      </w:divBdr>
    </w:div>
    <w:div w:id="464930600">
      <w:bodyDiv w:val="1"/>
      <w:marLeft w:val="0"/>
      <w:marRight w:val="0"/>
      <w:marTop w:val="0"/>
      <w:marBottom w:val="0"/>
      <w:divBdr>
        <w:top w:val="none" w:sz="0" w:space="0" w:color="auto"/>
        <w:left w:val="none" w:sz="0" w:space="0" w:color="auto"/>
        <w:bottom w:val="none" w:sz="0" w:space="0" w:color="auto"/>
        <w:right w:val="none" w:sz="0" w:space="0" w:color="auto"/>
      </w:divBdr>
    </w:div>
    <w:div w:id="465050159">
      <w:bodyDiv w:val="1"/>
      <w:marLeft w:val="0"/>
      <w:marRight w:val="0"/>
      <w:marTop w:val="0"/>
      <w:marBottom w:val="0"/>
      <w:divBdr>
        <w:top w:val="none" w:sz="0" w:space="0" w:color="auto"/>
        <w:left w:val="none" w:sz="0" w:space="0" w:color="auto"/>
        <w:bottom w:val="none" w:sz="0" w:space="0" w:color="auto"/>
        <w:right w:val="none" w:sz="0" w:space="0" w:color="auto"/>
      </w:divBdr>
    </w:div>
    <w:div w:id="465197807">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36029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66975696">
      <w:bodyDiv w:val="1"/>
      <w:marLeft w:val="0"/>
      <w:marRight w:val="0"/>
      <w:marTop w:val="0"/>
      <w:marBottom w:val="0"/>
      <w:divBdr>
        <w:top w:val="none" w:sz="0" w:space="0" w:color="auto"/>
        <w:left w:val="none" w:sz="0" w:space="0" w:color="auto"/>
        <w:bottom w:val="none" w:sz="0" w:space="0" w:color="auto"/>
        <w:right w:val="none" w:sz="0" w:space="0" w:color="auto"/>
      </w:divBdr>
    </w:div>
    <w:div w:id="468205035">
      <w:bodyDiv w:val="1"/>
      <w:marLeft w:val="0"/>
      <w:marRight w:val="0"/>
      <w:marTop w:val="0"/>
      <w:marBottom w:val="0"/>
      <w:divBdr>
        <w:top w:val="none" w:sz="0" w:space="0" w:color="auto"/>
        <w:left w:val="none" w:sz="0" w:space="0" w:color="auto"/>
        <w:bottom w:val="none" w:sz="0" w:space="0" w:color="auto"/>
        <w:right w:val="none" w:sz="0" w:space="0" w:color="auto"/>
      </w:divBdr>
    </w:div>
    <w:div w:id="468398120">
      <w:bodyDiv w:val="1"/>
      <w:marLeft w:val="0"/>
      <w:marRight w:val="0"/>
      <w:marTop w:val="0"/>
      <w:marBottom w:val="0"/>
      <w:divBdr>
        <w:top w:val="none" w:sz="0" w:space="0" w:color="auto"/>
        <w:left w:val="none" w:sz="0" w:space="0" w:color="auto"/>
        <w:bottom w:val="none" w:sz="0" w:space="0" w:color="auto"/>
        <w:right w:val="none" w:sz="0" w:space="0" w:color="auto"/>
      </w:divBdr>
    </w:div>
    <w:div w:id="468476470">
      <w:bodyDiv w:val="1"/>
      <w:marLeft w:val="0"/>
      <w:marRight w:val="0"/>
      <w:marTop w:val="0"/>
      <w:marBottom w:val="0"/>
      <w:divBdr>
        <w:top w:val="none" w:sz="0" w:space="0" w:color="auto"/>
        <w:left w:val="none" w:sz="0" w:space="0" w:color="auto"/>
        <w:bottom w:val="none" w:sz="0" w:space="0" w:color="auto"/>
        <w:right w:val="none" w:sz="0" w:space="0" w:color="auto"/>
      </w:divBdr>
    </w:div>
    <w:div w:id="468590848">
      <w:bodyDiv w:val="1"/>
      <w:marLeft w:val="0"/>
      <w:marRight w:val="0"/>
      <w:marTop w:val="0"/>
      <w:marBottom w:val="0"/>
      <w:divBdr>
        <w:top w:val="none" w:sz="0" w:space="0" w:color="auto"/>
        <w:left w:val="none" w:sz="0" w:space="0" w:color="auto"/>
        <w:bottom w:val="none" w:sz="0" w:space="0" w:color="auto"/>
        <w:right w:val="none" w:sz="0" w:space="0" w:color="auto"/>
      </w:divBdr>
    </w:div>
    <w:div w:id="469127998">
      <w:bodyDiv w:val="1"/>
      <w:marLeft w:val="0"/>
      <w:marRight w:val="0"/>
      <w:marTop w:val="0"/>
      <w:marBottom w:val="0"/>
      <w:divBdr>
        <w:top w:val="none" w:sz="0" w:space="0" w:color="auto"/>
        <w:left w:val="none" w:sz="0" w:space="0" w:color="auto"/>
        <w:bottom w:val="none" w:sz="0" w:space="0" w:color="auto"/>
        <w:right w:val="none" w:sz="0" w:space="0" w:color="auto"/>
      </w:divBdr>
    </w:div>
    <w:div w:id="469785530">
      <w:bodyDiv w:val="1"/>
      <w:marLeft w:val="0"/>
      <w:marRight w:val="0"/>
      <w:marTop w:val="0"/>
      <w:marBottom w:val="0"/>
      <w:divBdr>
        <w:top w:val="none" w:sz="0" w:space="0" w:color="auto"/>
        <w:left w:val="none" w:sz="0" w:space="0" w:color="auto"/>
        <w:bottom w:val="none" w:sz="0" w:space="0" w:color="auto"/>
        <w:right w:val="none" w:sz="0" w:space="0" w:color="auto"/>
      </w:divBdr>
    </w:div>
    <w:div w:id="469830590">
      <w:bodyDiv w:val="1"/>
      <w:marLeft w:val="0"/>
      <w:marRight w:val="0"/>
      <w:marTop w:val="0"/>
      <w:marBottom w:val="0"/>
      <w:divBdr>
        <w:top w:val="none" w:sz="0" w:space="0" w:color="auto"/>
        <w:left w:val="none" w:sz="0" w:space="0" w:color="auto"/>
        <w:bottom w:val="none" w:sz="0" w:space="0" w:color="auto"/>
        <w:right w:val="none" w:sz="0" w:space="0" w:color="auto"/>
      </w:divBdr>
    </w:div>
    <w:div w:id="470056422">
      <w:bodyDiv w:val="1"/>
      <w:marLeft w:val="0"/>
      <w:marRight w:val="0"/>
      <w:marTop w:val="0"/>
      <w:marBottom w:val="0"/>
      <w:divBdr>
        <w:top w:val="none" w:sz="0" w:space="0" w:color="auto"/>
        <w:left w:val="none" w:sz="0" w:space="0" w:color="auto"/>
        <w:bottom w:val="none" w:sz="0" w:space="0" w:color="auto"/>
        <w:right w:val="none" w:sz="0" w:space="0" w:color="auto"/>
      </w:divBdr>
    </w:div>
    <w:div w:id="470288816">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1293285">
      <w:bodyDiv w:val="1"/>
      <w:marLeft w:val="0"/>
      <w:marRight w:val="0"/>
      <w:marTop w:val="0"/>
      <w:marBottom w:val="0"/>
      <w:divBdr>
        <w:top w:val="none" w:sz="0" w:space="0" w:color="auto"/>
        <w:left w:val="none" w:sz="0" w:space="0" w:color="auto"/>
        <w:bottom w:val="none" w:sz="0" w:space="0" w:color="auto"/>
        <w:right w:val="none" w:sz="0" w:space="0" w:color="auto"/>
      </w:divBdr>
    </w:div>
    <w:div w:id="471798140">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77265168">
      <w:bodyDiv w:val="1"/>
      <w:marLeft w:val="0"/>
      <w:marRight w:val="0"/>
      <w:marTop w:val="0"/>
      <w:marBottom w:val="0"/>
      <w:divBdr>
        <w:top w:val="none" w:sz="0" w:space="0" w:color="auto"/>
        <w:left w:val="none" w:sz="0" w:space="0" w:color="auto"/>
        <w:bottom w:val="none" w:sz="0" w:space="0" w:color="auto"/>
        <w:right w:val="none" w:sz="0" w:space="0" w:color="auto"/>
      </w:divBdr>
    </w:div>
    <w:div w:id="477385874">
      <w:bodyDiv w:val="1"/>
      <w:marLeft w:val="0"/>
      <w:marRight w:val="0"/>
      <w:marTop w:val="0"/>
      <w:marBottom w:val="0"/>
      <w:divBdr>
        <w:top w:val="none" w:sz="0" w:space="0" w:color="auto"/>
        <w:left w:val="none" w:sz="0" w:space="0" w:color="auto"/>
        <w:bottom w:val="none" w:sz="0" w:space="0" w:color="auto"/>
        <w:right w:val="none" w:sz="0" w:space="0" w:color="auto"/>
      </w:divBdr>
    </w:div>
    <w:div w:id="478959757">
      <w:bodyDiv w:val="1"/>
      <w:marLeft w:val="0"/>
      <w:marRight w:val="0"/>
      <w:marTop w:val="0"/>
      <w:marBottom w:val="0"/>
      <w:divBdr>
        <w:top w:val="none" w:sz="0" w:space="0" w:color="auto"/>
        <w:left w:val="none" w:sz="0" w:space="0" w:color="auto"/>
        <w:bottom w:val="none" w:sz="0" w:space="0" w:color="auto"/>
        <w:right w:val="none" w:sz="0" w:space="0" w:color="auto"/>
      </w:divBdr>
    </w:div>
    <w:div w:id="480968777">
      <w:bodyDiv w:val="1"/>
      <w:marLeft w:val="0"/>
      <w:marRight w:val="0"/>
      <w:marTop w:val="0"/>
      <w:marBottom w:val="0"/>
      <w:divBdr>
        <w:top w:val="none" w:sz="0" w:space="0" w:color="auto"/>
        <w:left w:val="none" w:sz="0" w:space="0" w:color="auto"/>
        <w:bottom w:val="none" w:sz="0" w:space="0" w:color="auto"/>
        <w:right w:val="none" w:sz="0" w:space="0" w:color="auto"/>
      </w:divBdr>
    </w:div>
    <w:div w:id="481581501">
      <w:bodyDiv w:val="1"/>
      <w:marLeft w:val="0"/>
      <w:marRight w:val="0"/>
      <w:marTop w:val="0"/>
      <w:marBottom w:val="0"/>
      <w:divBdr>
        <w:top w:val="none" w:sz="0" w:space="0" w:color="auto"/>
        <w:left w:val="none" w:sz="0" w:space="0" w:color="auto"/>
        <w:bottom w:val="none" w:sz="0" w:space="0" w:color="auto"/>
        <w:right w:val="none" w:sz="0" w:space="0" w:color="auto"/>
      </w:divBdr>
    </w:div>
    <w:div w:id="481771635">
      <w:bodyDiv w:val="1"/>
      <w:marLeft w:val="0"/>
      <w:marRight w:val="0"/>
      <w:marTop w:val="0"/>
      <w:marBottom w:val="0"/>
      <w:divBdr>
        <w:top w:val="none" w:sz="0" w:space="0" w:color="auto"/>
        <w:left w:val="none" w:sz="0" w:space="0" w:color="auto"/>
        <w:bottom w:val="none" w:sz="0" w:space="0" w:color="auto"/>
        <w:right w:val="none" w:sz="0" w:space="0" w:color="auto"/>
      </w:divBdr>
    </w:div>
    <w:div w:id="482235323">
      <w:bodyDiv w:val="1"/>
      <w:marLeft w:val="0"/>
      <w:marRight w:val="0"/>
      <w:marTop w:val="0"/>
      <w:marBottom w:val="0"/>
      <w:divBdr>
        <w:top w:val="none" w:sz="0" w:space="0" w:color="auto"/>
        <w:left w:val="none" w:sz="0" w:space="0" w:color="auto"/>
        <w:bottom w:val="none" w:sz="0" w:space="0" w:color="auto"/>
        <w:right w:val="none" w:sz="0" w:space="0" w:color="auto"/>
      </w:divBdr>
    </w:div>
    <w:div w:id="483354681">
      <w:bodyDiv w:val="1"/>
      <w:marLeft w:val="0"/>
      <w:marRight w:val="0"/>
      <w:marTop w:val="0"/>
      <w:marBottom w:val="0"/>
      <w:divBdr>
        <w:top w:val="none" w:sz="0" w:space="0" w:color="auto"/>
        <w:left w:val="none" w:sz="0" w:space="0" w:color="auto"/>
        <w:bottom w:val="none" w:sz="0" w:space="0" w:color="auto"/>
        <w:right w:val="none" w:sz="0" w:space="0" w:color="auto"/>
      </w:divBdr>
    </w:div>
    <w:div w:id="484513701">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488179460">
      <w:bodyDiv w:val="1"/>
      <w:marLeft w:val="0"/>
      <w:marRight w:val="0"/>
      <w:marTop w:val="0"/>
      <w:marBottom w:val="0"/>
      <w:divBdr>
        <w:top w:val="none" w:sz="0" w:space="0" w:color="auto"/>
        <w:left w:val="none" w:sz="0" w:space="0" w:color="auto"/>
        <w:bottom w:val="none" w:sz="0" w:space="0" w:color="auto"/>
        <w:right w:val="none" w:sz="0" w:space="0" w:color="auto"/>
      </w:divBdr>
    </w:div>
    <w:div w:id="490369983">
      <w:bodyDiv w:val="1"/>
      <w:marLeft w:val="0"/>
      <w:marRight w:val="0"/>
      <w:marTop w:val="0"/>
      <w:marBottom w:val="0"/>
      <w:divBdr>
        <w:top w:val="none" w:sz="0" w:space="0" w:color="auto"/>
        <w:left w:val="none" w:sz="0" w:space="0" w:color="auto"/>
        <w:bottom w:val="none" w:sz="0" w:space="0" w:color="auto"/>
        <w:right w:val="none" w:sz="0" w:space="0" w:color="auto"/>
      </w:divBdr>
    </w:div>
    <w:div w:id="491408860">
      <w:bodyDiv w:val="1"/>
      <w:marLeft w:val="0"/>
      <w:marRight w:val="0"/>
      <w:marTop w:val="0"/>
      <w:marBottom w:val="0"/>
      <w:divBdr>
        <w:top w:val="none" w:sz="0" w:space="0" w:color="auto"/>
        <w:left w:val="none" w:sz="0" w:space="0" w:color="auto"/>
        <w:bottom w:val="none" w:sz="0" w:space="0" w:color="auto"/>
        <w:right w:val="none" w:sz="0" w:space="0" w:color="auto"/>
      </w:divBdr>
    </w:div>
    <w:div w:id="492376110">
      <w:bodyDiv w:val="1"/>
      <w:marLeft w:val="0"/>
      <w:marRight w:val="0"/>
      <w:marTop w:val="0"/>
      <w:marBottom w:val="0"/>
      <w:divBdr>
        <w:top w:val="none" w:sz="0" w:space="0" w:color="auto"/>
        <w:left w:val="none" w:sz="0" w:space="0" w:color="auto"/>
        <w:bottom w:val="none" w:sz="0" w:space="0" w:color="auto"/>
        <w:right w:val="none" w:sz="0" w:space="0" w:color="auto"/>
      </w:divBdr>
    </w:div>
    <w:div w:id="493421882">
      <w:bodyDiv w:val="1"/>
      <w:marLeft w:val="0"/>
      <w:marRight w:val="0"/>
      <w:marTop w:val="0"/>
      <w:marBottom w:val="0"/>
      <w:divBdr>
        <w:top w:val="none" w:sz="0" w:space="0" w:color="auto"/>
        <w:left w:val="none" w:sz="0" w:space="0" w:color="auto"/>
        <w:bottom w:val="none" w:sz="0" w:space="0" w:color="auto"/>
        <w:right w:val="none" w:sz="0" w:space="0" w:color="auto"/>
      </w:divBdr>
    </w:div>
    <w:div w:id="494881595">
      <w:bodyDiv w:val="1"/>
      <w:marLeft w:val="0"/>
      <w:marRight w:val="0"/>
      <w:marTop w:val="0"/>
      <w:marBottom w:val="0"/>
      <w:divBdr>
        <w:top w:val="none" w:sz="0" w:space="0" w:color="auto"/>
        <w:left w:val="none" w:sz="0" w:space="0" w:color="auto"/>
        <w:bottom w:val="none" w:sz="0" w:space="0" w:color="auto"/>
        <w:right w:val="none" w:sz="0" w:space="0" w:color="auto"/>
      </w:divBdr>
    </w:div>
    <w:div w:id="496382847">
      <w:bodyDiv w:val="1"/>
      <w:marLeft w:val="0"/>
      <w:marRight w:val="0"/>
      <w:marTop w:val="0"/>
      <w:marBottom w:val="0"/>
      <w:divBdr>
        <w:top w:val="none" w:sz="0" w:space="0" w:color="auto"/>
        <w:left w:val="none" w:sz="0" w:space="0" w:color="auto"/>
        <w:bottom w:val="none" w:sz="0" w:space="0" w:color="auto"/>
        <w:right w:val="none" w:sz="0" w:space="0" w:color="auto"/>
      </w:divBdr>
    </w:div>
    <w:div w:id="496502872">
      <w:bodyDiv w:val="1"/>
      <w:marLeft w:val="0"/>
      <w:marRight w:val="0"/>
      <w:marTop w:val="0"/>
      <w:marBottom w:val="0"/>
      <w:divBdr>
        <w:top w:val="none" w:sz="0" w:space="0" w:color="auto"/>
        <w:left w:val="none" w:sz="0" w:space="0" w:color="auto"/>
        <w:bottom w:val="none" w:sz="0" w:space="0" w:color="auto"/>
        <w:right w:val="none" w:sz="0" w:space="0" w:color="auto"/>
      </w:divBdr>
    </w:div>
    <w:div w:id="496962648">
      <w:bodyDiv w:val="1"/>
      <w:marLeft w:val="0"/>
      <w:marRight w:val="0"/>
      <w:marTop w:val="0"/>
      <w:marBottom w:val="0"/>
      <w:divBdr>
        <w:top w:val="none" w:sz="0" w:space="0" w:color="auto"/>
        <w:left w:val="none" w:sz="0" w:space="0" w:color="auto"/>
        <w:bottom w:val="none" w:sz="0" w:space="0" w:color="auto"/>
        <w:right w:val="none" w:sz="0" w:space="0" w:color="auto"/>
      </w:divBdr>
    </w:div>
    <w:div w:id="497305027">
      <w:bodyDiv w:val="1"/>
      <w:marLeft w:val="0"/>
      <w:marRight w:val="0"/>
      <w:marTop w:val="0"/>
      <w:marBottom w:val="0"/>
      <w:divBdr>
        <w:top w:val="none" w:sz="0" w:space="0" w:color="auto"/>
        <w:left w:val="none" w:sz="0" w:space="0" w:color="auto"/>
        <w:bottom w:val="none" w:sz="0" w:space="0" w:color="auto"/>
        <w:right w:val="none" w:sz="0" w:space="0" w:color="auto"/>
      </w:divBdr>
    </w:div>
    <w:div w:id="497500503">
      <w:bodyDiv w:val="1"/>
      <w:marLeft w:val="0"/>
      <w:marRight w:val="0"/>
      <w:marTop w:val="0"/>
      <w:marBottom w:val="0"/>
      <w:divBdr>
        <w:top w:val="none" w:sz="0" w:space="0" w:color="auto"/>
        <w:left w:val="none" w:sz="0" w:space="0" w:color="auto"/>
        <w:bottom w:val="none" w:sz="0" w:space="0" w:color="auto"/>
        <w:right w:val="none" w:sz="0" w:space="0" w:color="auto"/>
      </w:divBdr>
    </w:div>
    <w:div w:id="499658784">
      <w:bodyDiv w:val="1"/>
      <w:marLeft w:val="0"/>
      <w:marRight w:val="0"/>
      <w:marTop w:val="0"/>
      <w:marBottom w:val="0"/>
      <w:divBdr>
        <w:top w:val="none" w:sz="0" w:space="0" w:color="auto"/>
        <w:left w:val="none" w:sz="0" w:space="0" w:color="auto"/>
        <w:bottom w:val="none" w:sz="0" w:space="0" w:color="auto"/>
        <w:right w:val="none" w:sz="0" w:space="0" w:color="auto"/>
      </w:divBdr>
    </w:div>
    <w:div w:id="500391501">
      <w:bodyDiv w:val="1"/>
      <w:marLeft w:val="0"/>
      <w:marRight w:val="0"/>
      <w:marTop w:val="0"/>
      <w:marBottom w:val="0"/>
      <w:divBdr>
        <w:top w:val="none" w:sz="0" w:space="0" w:color="auto"/>
        <w:left w:val="none" w:sz="0" w:space="0" w:color="auto"/>
        <w:bottom w:val="none" w:sz="0" w:space="0" w:color="auto"/>
        <w:right w:val="none" w:sz="0" w:space="0" w:color="auto"/>
      </w:divBdr>
    </w:div>
    <w:div w:id="502010020">
      <w:bodyDiv w:val="1"/>
      <w:marLeft w:val="0"/>
      <w:marRight w:val="0"/>
      <w:marTop w:val="0"/>
      <w:marBottom w:val="0"/>
      <w:divBdr>
        <w:top w:val="none" w:sz="0" w:space="0" w:color="auto"/>
        <w:left w:val="none" w:sz="0" w:space="0" w:color="auto"/>
        <w:bottom w:val="none" w:sz="0" w:space="0" w:color="auto"/>
        <w:right w:val="none" w:sz="0" w:space="0" w:color="auto"/>
      </w:divBdr>
    </w:div>
    <w:div w:id="502018016">
      <w:bodyDiv w:val="1"/>
      <w:marLeft w:val="0"/>
      <w:marRight w:val="0"/>
      <w:marTop w:val="0"/>
      <w:marBottom w:val="0"/>
      <w:divBdr>
        <w:top w:val="none" w:sz="0" w:space="0" w:color="auto"/>
        <w:left w:val="none" w:sz="0" w:space="0" w:color="auto"/>
        <w:bottom w:val="none" w:sz="0" w:space="0" w:color="auto"/>
        <w:right w:val="none" w:sz="0" w:space="0" w:color="auto"/>
      </w:divBdr>
    </w:div>
    <w:div w:id="502861032">
      <w:bodyDiv w:val="1"/>
      <w:marLeft w:val="0"/>
      <w:marRight w:val="0"/>
      <w:marTop w:val="0"/>
      <w:marBottom w:val="0"/>
      <w:divBdr>
        <w:top w:val="none" w:sz="0" w:space="0" w:color="auto"/>
        <w:left w:val="none" w:sz="0" w:space="0" w:color="auto"/>
        <w:bottom w:val="none" w:sz="0" w:space="0" w:color="auto"/>
        <w:right w:val="none" w:sz="0" w:space="0" w:color="auto"/>
      </w:divBdr>
    </w:div>
    <w:div w:id="503931950">
      <w:bodyDiv w:val="1"/>
      <w:marLeft w:val="0"/>
      <w:marRight w:val="0"/>
      <w:marTop w:val="0"/>
      <w:marBottom w:val="0"/>
      <w:divBdr>
        <w:top w:val="none" w:sz="0" w:space="0" w:color="auto"/>
        <w:left w:val="none" w:sz="0" w:space="0" w:color="auto"/>
        <w:bottom w:val="none" w:sz="0" w:space="0" w:color="auto"/>
        <w:right w:val="none" w:sz="0" w:space="0" w:color="auto"/>
      </w:divBdr>
    </w:div>
    <w:div w:id="50416958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5367499">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06942404">
      <w:bodyDiv w:val="1"/>
      <w:marLeft w:val="0"/>
      <w:marRight w:val="0"/>
      <w:marTop w:val="0"/>
      <w:marBottom w:val="0"/>
      <w:divBdr>
        <w:top w:val="none" w:sz="0" w:space="0" w:color="auto"/>
        <w:left w:val="none" w:sz="0" w:space="0" w:color="auto"/>
        <w:bottom w:val="none" w:sz="0" w:space="0" w:color="auto"/>
        <w:right w:val="none" w:sz="0" w:space="0" w:color="auto"/>
      </w:divBdr>
    </w:div>
    <w:div w:id="508984285">
      <w:bodyDiv w:val="1"/>
      <w:marLeft w:val="0"/>
      <w:marRight w:val="0"/>
      <w:marTop w:val="0"/>
      <w:marBottom w:val="0"/>
      <w:divBdr>
        <w:top w:val="none" w:sz="0" w:space="0" w:color="auto"/>
        <w:left w:val="none" w:sz="0" w:space="0" w:color="auto"/>
        <w:bottom w:val="none" w:sz="0" w:space="0" w:color="auto"/>
        <w:right w:val="none" w:sz="0" w:space="0" w:color="auto"/>
      </w:divBdr>
    </w:div>
    <w:div w:id="509175874">
      <w:bodyDiv w:val="1"/>
      <w:marLeft w:val="0"/>
      <w:marRight w:val="0"/>
      <w:marTop w:val="0"/>
      <w:marBottom w:val="0"/>
      <w:divBdr>
        <w:top w:val="none" w:sz="0" w:space="0" w:color="auto"/>
        <w:left w:val="none" w:sz="0" w:space="0" w:color="auto"/>
        <w:bottom w:val="none" w:sz="0" w:space="0" w:color="auto"/>
        <w:right w:val="none" w:sz="0" w:space="0" w:color="auto"/>
      </w:divBdr>
    </w:div>
    <w:div w:id="510876060">
      <w:bodyDiv w:val="1"/>
      <w:marLeft w:val="0"/>
      <w:marRight w:val="0"/>
      <w:marTop w:val="0"/>
      <w:marBottom w:val="0"/>
      <w:divBdr>
        <w:top w:val="none" w:sz="0" w:space="0" w:color="auto"/>
        <w:left w:val="none" w:sz="0" w:space="0" w:color="auto"/>
        <w:bottom w:val="none" w:sz="0" w:space="0" w:color="auto"/>
        <w:right w:val="none" w:sz="0" w:space="0" w:color="auto"/>
      </w:divBdr>
    </w:div>
    <w:div w:id="511725836">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11918594">
      <w:bodyDiv w:val="1"/>
      <w:marLeft w:val="0"/>
      <w:marRight w:val="0"/>
      <w:marTop w:val="0"/>
      <w:marBottom w:val="0"/>
      <w:divBdr>
        <w:top w:val="none" w:sz="0" w:space="0" w:color="auto"/>
        <w:left w:val="none" w:sz="0" w:space="0" w:color="auto"/>
        <w:bottom w:val="none" w:sz="0" w:space="0" w:color="auto"/>
        <w:right w:val="none" w:sz="0" w:space="0" w:color="auto"/>
      </w:divBdr>
    </w:div>
    <w:div w:id="513305237">
      <w:bodyDiv w:val="1"/>
      <w:marLeft w:val="0"/>
      <w:marRight w:val="0"/>
      <w:marTop w:val="0"/>
      <w:marBottom w:val="0"/>
      <w:divBdr>
        <w:top w:val="none" w:sz="0" w:space="0" w:color="auto"/>
        <w:left w:val="none" w:sz="0" w:space="0" w:color="auto"/>
        <w:bottom w:val="none" w:sz="0" w:space="0" w:color="auto"/>
        <w:right w:val="none" w:sz="0" w:space="0" w:color="auto"/>
      </w:divBdr>
    </w:div>
    <w:div w:id="513570354">
      <w:bodyDiv w:val="1"/>
      <w:marLeft w:val="0"/>
      <w:marRight w:val="0"/>
      <w:marTop w:val="0"/>
      <w:marBottom w:val="0"/>
      <w:divBdr>
        <w:top w:val="none" w:sz="0" w:space="0" w:color="auto"/>
        <w:left w:val="none" w:sz="0" w:space="0" w:color="auto"/>
        <w:bottom w:val="none" w:sz="0" w:space="0" w:color="auto"/>
        <w:right w:val="none" w:sz="0" w:space="0" w:color="auto"/>
      </w:divBdr>
    </w:div>
    <w:div w:id="513614730">
      <w:bodyDiv w:val="1"/>
      <w:marLeft w:val="0"/>
      <w:marRight w:val="0"/>
      <w:marTop w:val="0"/>
      <w:marBottom w:val="0"/>
      <w:divBdr>
        <w:top w:val="none" w:sz="0" w:space="0" w:color="auto"/>
        <w:left w:val="none" w:sz="0" w:space="0" w:color="auto"/>
        <w:bottom w:val="none" w:sz="0" w:space="0" w:color="auto"/>
        <w:right w:val="none" w:sz="0" w:space="0" w:color="auto"/>
      </w:divBdr>
    </w:div>
    <w:div w:id="515850119">
      <w:bodyDiv w:val="1"/>
      <w:marLeft w:val="0"/>
      <w:marRight w:val="0"/>
      <w:marTop w:val="0"/>
      <w:marBottom w:val="0"/>
      <w:divBdr>
        <w:top w:val="none" w:sz="0" w:space="0" w:color="auto"/>
        <w:left w:val="none" w:sz="0" w:space="0" w:color="auto"/>
        <w:bottom w:val="none" w:sz="0" w:space="0" w:color="auto"/>
        <w:right w:val="none" w:sz="0" w:space="0" w:color="auto"/>
      </w:divBdr>
    </w:div>
    <w:div w:id="516504707">
      <w:bodyDiv w:val="1"/>
      <w:marLeft w:val="0"/>
      <w:marRight w:val="0"/>
      <w:marTop w:val="0"/>
      <w:marBottom w:val="0"/>
      <w:divBdr>
        <w:top w:val="none" w:sz="0" w:space="0" w:color="auto"/>
        <w:left w:val="none" w:sz="0" w:space="0" w:color="auto"/>
        <w:bottom w:val="none" w:sz="0" w:space="0" w:color="auto"/>
        <w:right w:val="none" w:sz="0" w:space="0" w:color="auto"/>
      </w:divBdr>
    </w:div>
    <w:div w:id="518616729">
      <w:bodyDiv w:val="1"/>
      <w:marLeft w:val="0"/>
      <w:marRight w:val="0"/>
      <w:marTop w:val="0"/>
      <w:marBottom w:val="0"/>
      <w:divBdr>
        <w:top w:val="none" w:sz="0" w:space="0" w:color="auto"/>
        <w:left w:val="none" w:sz="0" w:space="0" w:color="auto"/>
        <w:bottom w:val="none" w:sz="0" w:space="0" w:color="auto"/>
        <w:right w:val="none" w:sz="0" w:space="0" w:color="auto"/>
      </w:divBdr>
    </w:div>
    <w:div w:id="519971636">
      <w:bodyDiv w:val="1"/>
      <w:marLeft w:val="0"/>
      <w:marRight w:val="0"/>
      <w:marTop w:val="0"/>
      <w:marBottom w:val="0"/>
      <w:divBdr>
        <w:top w:val="none" w:sz="0" w:space="0" w:color="auto"/>
        <w:left w:val="none" w:sz="0" w:space="0" w:color="auto"/>
        <w:bottom w:val="none" w:sz="0" w:space="0" w:color="auto"/>
        <w:right w:val="none" w:sz="0" w:space="0" w:color="auto"/>
      </w:divBdr>
    </w:div>
    <w:div w:id="521822295">
      <w:bodyDiv w:val="1"/>
      <w:marLeft w:val="0"/>
      <w:marRight w:val="0"/>
      <w:marTop w:val="0"/>
      <w:marBottom w:val="0"/>
      <w:divBdr>
        <w:top w:val="none" w:sz="0" w:space="0" w:color="auto"/>
        <w:left w:val="none" w:sz="0" w:space="0" w:color="auto"/>
        <w:bottom w:val="none" w:sz="0" w:space="0" w:color="auto"/>
        <w:right w:val="none" w:sz="0" w:space="0" w:color="auto"/>
      </w:divBdr>
    </w:div>
    <w:div w:id="525562440">
      <w:bodyDiv w:val="1"/>
      <w:marLeft w:val="0"/>
      <w:marRight w:val="0"/>
      <w:marTop w:val="0"/>
      <w:marBottom w:val="0"/>
      <w:divBdr>
        <w:top w:val="none" w:sz="0" w:space="0" w:color="auto"/>
        <w:left w:val="none" w:sz="0" w:space="0" w:color="auto"/>
        <w:bottom w:val="none" w:sz="0" w:space="0" w:color="auto"/>
        <w:right w:val="none" w:sz="0" w:space="0" w:color="auto"/>
      </w:divBdr>
    </w:div>
    <w:div w:id="526337343">
      <w:bodyDiv w:val="1"/>
      <w:marLeft w:val="0"/>
      <w:marRight w:val="0"/>
      <w:marTop w:val="0"/>
      <w:marBottom w:val="0"/>
      <w:divBdr>
        <w:top w:val="none" w:sz="0" w:space="0" w:color="auto"/>
        <w:left w:val="none" w:sz="0" w:space="0" w:color="auto"/>
        <w:bottom w:val="none" w:sz="0" w:space="0" w:color="auto"/>
        <w:right w:val="none" w:sz="0" w:space="0" w:color="auto"/>
      </w:divBdr>
    </w:div>
    <w:div w:id="526793114">
      <w:bodyDiv w:val="1"/>
      <w:marLeft w:val="0"/>
      <w:marRight w:val="0"/>
      <w:marTop w:val="0"/>
      <w:marBottom w:val="0"/>
      <w:divBdr>
        <w:top w:val="none" w:sz="0" w:space="0" w:color="auto"/>
        <w:left w:val="none" w:sz="0" w:space="0" w:color="auto"/>
        <w:bottom w:val="none" w:sz="0" w:space="0" w:color="auto"/>
        <w:right w:val="none" w:sz="0" w:space="0" w:color="auto"/>
      </w:divBdr>
    </w:div>
    <w:div w:id="526874172">
      <w:bodyDiv w:val="1"/>
      <w:marLeft w:val="0"/>
      <w:marRight w:val="0"/>
      <w:marTop w:val="0"/>
      <w:marBottom w:val="0"/>
      <w:divBdr>
        <w:top w:val="none" w:sz="0" w:space="0" w:color="auto"/>
        <w:left w:val="none" w:sz="0" w:space="0" w:color="auto"/>
        <w:bottom w:val="none" w:sz="0" w:space="0" w:color="auto"/>
        <w:right w:val="none" w:sz="0" w:space="0" w:color="auto"/>
      </w:divBdr>
    </w:div>
    <w:div w:id="527371490">
      <w:bodyDiv w:val="1"/>
      <w:marLeft w:val="0"/>
      <w:marRight w:val="0"/>
      <w:marTop w:val="0"/>
      <w:marBottom w:val="0"/>
      <w:divBdr>
        <w:top w:val="none" w:sz="0" w:space="0" w:color="auto"/>
        <w:left w:val="none" w:sz="0" w:space="0" w:color="auto"/>
        <w:bottom w:val="none" w:sz="0" w:space="0" w:color="auto"/>
        <w:right w:val="none" w:sz="0" w:space="0" w:color="auto"/>
      </w:divBdr>
    </w:div>
    <w:div w:id="527374681">
      <w:bodyDiv w:val="1"/>
      <w:marLeft w:val="0"/>
      <w:marRight w:val="0"/>
      <w:marTop w:val="0"/>
      <w:marBottom w:val="0"/>
      <w:divBdr>
        <w:top w:val="none" w:sz="0" w:space="0" w:color="auto"/>
        <w:left w:val="none" w:sz="0" w:space="0" w:color="auto"/>
        <w:bottom w:val="none" w:sz="0" w:space="0" w:color="auto"/>
        <w:right w:val="none" w:sz="0" w:space="0" w:color="auto"/>
      </w:divBdr>
    </w:div>
    <w:div w:id="528221449">
      <w:bodyDiv w:val="1"/>
      <w:marLeft w:val="0"/>
      <w:marRight w:val="0"/>
      <w:marTop w:val="0"/>
      <w:marBottom w:val="0"/>
      <w:divBdr>
        <w:top w:val="none" w:sz="0" w:space="0" w:color="auto"/>
        <w:left w:val="none" w:sz="0" w:space="0" w:color="auto"/>
        <w:bottom w:val="none" w:sz="0" w:space="0" w:color="auto"/>
        <w:right w:val="none" w:sz="0" w:space="0" w:color="auto"/>
      </w:divBdr>
    </w:div>
    <w:div w:id="528303569">
      <w:bodyDiv w:val="1"/>
      <w:marLeft w:val="0"/>
      <w:marRight w:val="0"/>
      <w:marTop w:val="0"/>
      <w:marBottom w:val="0"/>
      <w:divBdr>
        <w:top w:val="none" w:sz="0" w:space="0" w:color="auto"/>
        <w:left w:val="none" w:sz="0" w:space="0" w:color="auto"/>
        <w:bottom w:val="none" w:sz="0" w:space="0" w:color="auto"/>
        <w:right w:val="none" w:sz="0" w:space="0" w:color="auto"/>
      </w:divBdr>
    </w:div>
    <w:div w:id="528761590">
      <w:bodyDiv w:val="1"/>
      <w:marLeft w:val="0"/>
      <w:marRight w:val="0"/>
      <w:marTop w:val="0"/>
      <w:marBottom w:val="0"/>
      <w:divBdr>
        <w:top w:val="none" w:sz="0" w:space="0" w:color="auto"/>
        <w:left w:val="none" w:sz="0" w:space="0" w:color="auto"/>
        <w:bottom w:val="none" w:sz="0" w:space="0" w:color="auto"/>
        <w:right w:val="none" w:sz="0" w:space="0" w:color="auto"/>
      </w:divBdr>
    </w:div>
    <w:div w:id="529035010">
      <w:bodyDiv w:val="1"/>
      <w:marLeft w:val="0"/>
      <w:marRight w:val="0"/>
      <w:marTop w:val="0"/>
      <w:marBottom w:val="0"/>
      <w:divBdr>
        <w:top w:val="none" w:sz="0" w:space="0" w:color="auto"/>
        <w:left w:val="none" w:sz="0" w:space="0" w:color="auto"/>
        <w:bottom w:val="none" w:sz="0" w:space="0" w:color="auto"/>
        <w:right w:val="none" w:sz="0" w:space="0" w:color="auto"/>
      </w:divBdr>
    </w:div>
    <w:div w:id="530384468">
      <w:bodyDiv w:val="1"/>
      <w:marLeft w:val="0"/>
      <w:marRight w:val="0"/>
      <w:marTop w:val="0"/>
      <w:marBottom w:val="0"/>
      <w:divBdr>
        <w:top w:val="none" w:sz="0" w:space="0" w:color="auto"/>
        <w:left w:val="none" w:sz="0" w:space="0" w:color="auto"/>
        <w:bottom w:val="none" w:sz="0" w:space="0" w:color="auto"/>
        <w:right w:val="none" w:sz="0" w:space="0" w:color="auto"/>
      </w:divBdr>
    </w:div>
    <w:div w:id="530650922">
      <w:bodyDiv w:val="1"/>
      <w:marLeft w:val="0"/>
      <w:marRight w:val="0"/>
      <w:marTop w:val="0"/>
      <w:marBottom w:val="0"/>
      <w:divBdr>
        <w:top w:val="none" w:sz="0" w:space="0" w:color="auto"/>
        <w:left w:val="none" w:sz="0" w:space="0" w:color="auto"/>
        <w:bottom w:val="none" w:sz="0" w:space="0" w:color="auto"/>
        <w:right w:val="none" w:sz="0" w:space="0" w:color="auto"/>
      </w:divBdr>
    </w:div>
    <w:div w:id="531115851">
      <w:bodyDiv w:val="1"/>
      <w:marLeft w:val="0"/>
      <w:marRight w:val="0"/>
      <w:marTop w:val="0"/>
      <w:marBottom w:val="0"/>
      <w:divBdr>
        <w:top w:val="none" w:sz="0" w:space="0" w:color="auto"/>
        <w:left w:val="none" w:sz="0" w:space="0" w:color="auto"/>
        <w:bottom w:val="none" w:sz="0" w:space="0" w:color="auto"/>
        <w:right w:val="none" w:sz="0" w:space="0" w:color="auto"/>
      </w:divBdr>
    </w:div>
    <w:div w:id="531190241">
      <w:bodyDiv w:val="1"/>
      <w:marLeft w:val="0"/>
      <w:marRight w:val="0"/>
      <w:marTop w:val="0"/>
      <w:marBottom w:val="0"/>
      <w:divBdr>
        <w:top w:val="none" w:sz="0" w:space="0" w:color="auto"/>
        <w:left w:val="none" w:sz="0" w:space="0" w:color="auto"/>
        <w:bottom w:val="none" w:sz="0" w:space="0" w:color="auto"/>
        <w:right w:val="none" w:sz="0" w:space="0" w:color="auto"/>
      </w:divBdr>
    </w:div>
    <w:div w:id="532381221">
      <w:bodyDiv w:val="1"/>
      <w:marLeft w:val="0"/>
      <w:marRight w:val="0"/>
      <w:marTop w:val="0"/>
      <w:marBottom w:val="0"/>
      <w:divBdr>
        <w:top w:val="none" w:sz="0" w:space="0" w:color="auto"/>
        <w:left w:val="none" w:sz="0" w:space="0" w:color="auto"/>
        <w:bottom w:val="none" w:sz="0" w:space="0" w:color="auto"/>
        <w:right w:val="none" w:sz="0" w:space="0" w:color="auto"/>
      </w:divBdr>
    </w:div>
    <w:div w:id="532814020">
      <w:bodyDiv w:val="1"/>
      <w:marLeft w:val="0"/>
      <w:marRight w:val="0"/>
      <w:marTop w:val="0"/>
      <w:marBottom w:val="0"/>
      <w:divBdr>
        <w:top w:val="none" w:sz="0" w:space="0" w:color="auto"/>
        <w:left w:val="none" w:sz="0" w:space="0" w:color="auto"/>
        <w:bottom w:val="none" w:sz="0" w:space="0" w:color="auto"/>
        <w:right w:val="none" w:sz="0" w:space="0" w:color="auto"/>
      </w:divBdr>
    </w:div>
    <w:div w:id="532888376">
      <w:bodyDiv w:val="1"/>
      <w:marLeft w:val="0"/>
      <w:marRight w:val="0"/>
      <w:marTop w:val="0"/>
      <w:marBottom w:val="0"/>
      <w:divBdr>
        <w:top w:val="none" w:sz="0" w:space="0" w:color="auto"/>
        <w:left w:val="none" w:sz="0" w:space="0" w:color="auto"/>
        <w:bottom w:val="none" w:sz="0" w:space="0" w:color="auto"/>
        <w:right w:val="none" w:sz="0" w:space="0" w:color="auto"/>
      </w:divBdr>
    </w:div>
    <w:div w:id="532889149">
      <w:bodyDiv w:val="1"/>
      <w:marLeft w:val="0"/>
      <w:marRight w:val="0"/>
      <w:marTop w:val="0"/>
      <w:marBottom w:val="0"/>
      <w:divBdr>
        <w:top w:val="none" w:sz="0" w:space="0" w:color="auto"/>
        <w:left w:val="none" w:sz="0" w:space="0" w:color="auto"/>
        <w:bottom w:val="none" w:sz="0" w:space="0" w:color="auto"/>
        <w:right w:val="none" w:sz="0" w:space="0" w:color="auto"/>
      </w:divBdr>
    </w:div>
    <w:div w:id="533689698">
      <w:bodyDiv w:val="1"/>
      <w:marLeft w:val="0"/>
      <w:marRight w:val="0"/>
      <w:marTop w:val="0"/>
      <w:marBottom w:val="0"/>
      <w:divBdr>
        <w:top w:val="none" w:sz="0" w:space="0" w:color="auto"/>
        <w:left w:val="none" w:sz="0" w:space="0" w:color="auto"/>
        <w:bottom w:val="none" w:sz="0" w:space="0" w:color="auto"/>
        <w:right w:val="none" w:sz="0" w:space="0" w:color="auto"/>
      </w:divBdr>
    </w:div>
    <w:div w:id="534199471">
      <w:bodyDiv w:val="1"/>
      <w:marLeft w:val="0"/>
      <w:marRight w:val="0"/>
      <w:marTop w:val="0"/>
      <w:marBottom w:val="0"/>
      <w:divBdr>
        <w:top w:val="none" w:sz="0" w:space="0" w:color="auto"/>
        <w:left w:val="none" w:sz="0" w:space="0" w:color="auto"/>
        <w:bottom w:val="none" w:sz="0" w:space="0" w:color="auto"/>
        <w:right w:val="none" w:sz="0" w:space="0" w:color="auto"/>
      </w:divBdr>
    </w:div>
    <w:div w:id="534393968">
      <w:bodyDiv w:val="1"/>
      <w:marLeft w:val="0"/>
      <w:marRight w:val="0"/>
      <w:marTop w:val="0"/>
      <w:marBottom w:val="0"/>
      <w:divBdr>
        <w:top w:val="none" w:sz="0" w:space="0" w:color="auto"/>
        <w:left w:val="none" w:sz="0" w:space="0" w:color="auto"/>
        <w:bottom w:val="none" w:sz="0" w:space="0" w:color="auto"/>
        <w:right w:val="none" w:sz="0" w:space="0" w:color="auto"/>
      </w:divBdr>
    </w:div>
    <w:div w:id="535197263">
      <w:bodyDiv w:val="1"/>
      <w:marLeft w:val="0"/>
      <w:marRight w:val="0"/>
      <w:marTop w:val="0"/>
      <w:marBottom w:val="0"/>
      <w:divBdr>
        <w:top w:val="none" w:sz="0" w:space="0" w:color="auto"/>
        <w:left w:val="none" w:sz="0" w:space="0" w:color="auto"/>
        <w:bottom w:val="none" w:sz="0" w:space="0" w:color="auto"/>
        <w:right w:val="none" w:sz="0" w:space="0" w:color="auto"/>
      </w:divBdr>
    </w:div>
    <w:div w:id="535971019">
      <w:bodyDiv w:val="1"/>
      <w:marLeft w:val="0"/>
      <w:marRight w:val="0"/>
      <w:marTop w:val="0"/>
      <w:marBottom w:val="0"/>
      <w:divBdr>
        <w:top w:val="none" w:sz="0" w:space="0" w:color="auto"/>
        <w:left w:val="none" w:sz="0" w:space="0" w:color="auto"/>
        <w:bottom w:val="none" w:sz="0" w:space="0" w:color="auto"/>
        <w:right w:val="none" w:sz="0" w:space="0" w:color="auto"/>
      </w:divBdr>
    </w:div>
    <w:div w:id="537471158">
      <w:bodyDiv w:val="1"/>
      <w:marLeft w:val="0"/>
      <w:marRight w:val="0"/>
      <w:marTop w:val="0"/>
      <w:marBottom w:val="0"/>
      <w:divBdr>
        <w:top w:val="none" w:sz="0" w:space="0" w:color="auto"/>
        <w:left w:val="none" w:sz="0" w:space="0" w:color="auto"/>
        <w:bottom w:val="none" w:sz="0" w:space="0" w:color="auto"/>
        <w:right w:val="none" w:sz="0" w:space="0" w:color="auto"/>
      </w:divBdr>
    </w:div>
    <w:div w:id="538201600">
      <w:bodyDiv w:val="1"/>
      <w:marLeft w:val="0"/>
      <w:marRight w:val="0"/>
      <w:marTop w:val="0"/>
      <w:marBottom w:val="0"/>
      <w:divBdr>
        <w:top w:val="none" w:sz="0" w:space="0" w:color="auto"/>
        <w:left w:val="none" w:sz="0" w:space="0" w:color="auto"/>
        <w:bottom w:val="none" w:sz="0" w:space="0" w:color="auto"/>
        <w:right w:val="none" w:sz="0" w:space="0" w:color="auto"/>
      </w:divBdr>
    </w:div>
    <w:div w:id="538207334">
      <w:bodyDiv w:val="1"/>
      <w:marLeft w:val="0"/>
      <w:marRight w:val="0"/>
      <w:marTop w:val="0"/>
      <w:marBottom w:val="0"/>
      <w:divBdr>
        <w:top w:val="none" w:sz="0" w:space="0" w:color="auto"/>
        <w:left w:val="none" w:sz="0" w:space="0" w:color="auto"/>
        <w:bottom w:val="none" w:sz="0" w:space="0" w:color="auto"/>
        <w:right w:val="none" w:sz="0" w:space="0" w:color="auto"/>
      </w:divBdr>
    </w:div>
    <w:div w:id="538586955">
      <w:bodyDiv w:val="1"/>
      <w:marLeft w:val="0"/>
      <w:marRight w:val="0"/>
      <w:marTop w:val="0"/>
      <w:marBottom w:val="0"/>
      <w:divBdr>
        <w:top w:val="none" w:sz="0" w:space="0" w:color="auto"/>
        <w:left w:val="none" w:sz="0" w:space="0" w:color="auto"/>
        <w:bottom w:val="none" w:sz="0" w:space="0" w:color="auto"/>
        <w:right w:val="none" w:sz="0" w:space="0" w:color="auto"/>
      </w:divBdr>
    </w:div>
    <w:div w:id="538931313">
      <w:bodyDiv w:val="1"/>
      <w:marLeft w:val="0"/>
      <w:marRight w:val="0"/>
      <w:marTop w:val="0"/>
      <w:marBottom w:val="0"/>
      <w:divBdr>
        <w:top w:val="none" w:sz="0" w:space="0" w:color="auto"/>
        <w:left w:val="none" w:sz="0" w:space="0" w:color="auto"/>
        <w:bottom w:val="none" w:sz="0" w:space="0" w:color="auto"/>
        <w:right w:val="none" w:sz="0" w:space="0" w:color="auto"/>
      </w:divBdr>
    </w:div>
    <w:div w:id="539321861">
      <w:bodyDiv w:val="1"/>
      <w:marLeft w:val="0"/>
      <w:marRight w:val="0"/>
      <w:marTop w:val="0"/>
      <w:marBottom w:val="0"/>
      <w:divBdr>
        <w:top w:val="none" w:sz="0" w:space="0" w:color="auto"/>
        <w:left w:val="none" w:sz="0" w:space="0" w:color="auto"/>
        <w:bottom w:val="none" w:sz="0" w:space="0" w:color="auto"/>
        <w:right w:val="none" w:sz="0" w:space="0" w:color="auto"/>
      </w:divBdr>
    </w:div>
    <w:div w:id="542442678">
      <w:bodyDiv w:val="1"/>
      <w:marLeft w:val="0"/>
      <w:marRight w:val="0"/>
      <w:marTop w:val="0"/>
      <w:marBottom w:val="0"/>
      <w:divBdr>
        <w:top w:val="none" w:sz="0" w:space="0" w:color="auto"/>
        <w:left w:val="none" w:sz="0" w:space="0" w:color="auto"/>
        <w:bottom w:val="none" w:sz="0" w:space="0" w:color="auto"/>
        <w:right w:val="none" w:sz="0" w:space="0" w:color="auto"/>
      </w:divBdr>
    </w:div>
    <w:div w:id="542792696">
      <w:bodyDiv w:val="1"/>
      <w:marLeft w:val="0"/>
      <w:marRight w:val="0"/>
      <w:marTop w:val="0"/>
      <w:marBottom w:val="0"/>
      <w:divBdr>
        <w:top w:val="none" w:sz="0" w:space="0" w:color="auto"/>
        <w:left w:val="none" w:sz="0" w:space="0" w:color="auto"/>
        <w:bottom w:val="none" w:sz="0" w:space="0" w:color="auto"/>
        <w:right w:val="none" w:sz="0" w:space="0" w:color="auto"/>
      </w:divBdr>
    </w:div>
    <w:div w:id="543055192">
      <w:bodyDiv w:val="1"/>
      <w:marLeft w:val="0"/>
      <w:marRight w:val="0"/>
      <w:marTop w:val="0"/>
      <w:marBottom w:val="0"/>
      <w:divBdr>
        <w:top w:val="none" w:sz="0" w:space="0" w:color="auto"/>
        <w:left w:val="none" w:sz="0" w:space="0" w:color="auto"/>
        <w:bottom w:val="none" w:sz="0" w:space="0" w:color="auto"/>
        <w:right w:val="none" w:sz="0" w:space="0" w:color="auto"/>
      </w:divBdr>
    </w:div>
    <w:div w:id="545794409">
      <w:bodyDiv w:val="1"/>
      <w:marLeft w:val="0"/>
      <w:marRight w:val="0"/>
      <w:marTop w:val="0"/>
      <w:marBottom w:val="0"/>
      <w:divBdr>
        <w:top w:val="none" w:sz="0" w:space="0" w:color="auto"/>
        <w:left w:val="none" w:sz="0" w:space="0" w:color="auto"/>
        <w:bottom w:val="none" w:sz="0" w:space="0" w:color="auto"/>
        <w:right w:val="none" w:sz="0" w:space="0" w:color="auto"/>
      </w:divBdr>
    </w:div>
    <w:div w:id="546141833">
      <w:bodyDiv w:val="1"/>
      <w:marLeft w:val="0"/>
      <w:marRight w:val="0"/>
      <w:marTop w:val="0"/>
      <w:marBottom w:val="0"/>
      <w:divBdr>
        <w:top w:val="none" w:sz="0" w:space="0" w:color="auto"/>
        <w:left w:val="none" w:sz="0" w:space="0" w:color="auto"/>
        <w:bottom w:val="none" w:sz="0" w:space="0" w:color="auto"/>
        <w:right w:val="none" w:sz="0" w:space="0" w:color="auto"/>
      </w:divBdr>
    </w:div>
    <w:div w:id="546528473">
      <w:bodyDiv w:val="1"/>
      <w:marLeft w:val="0"/>
      <w:marRight w:val="0"/>
      <w:marTop w:val="0"/>
      <w:marBottom w:val="0"/>
      <w:divBdr>
        <w:top w:val="none" w:sz="0" w:space="0" w:color="auto"/>
        <w:left w:val="none" w:sz="0" w:space="0" w:color="auto"/>
        <w:bottom w:val="none" w:sz="0" w:space="0" w:color="auto"/>
        <w:right w:val="none" w:sz="0" w:space="0" w:color="auto"/>
      </w:divBdr>
    </w:div>
    <w:div w:id="546572696">
      <w:bodyDiv w:val="1"/>
      <w:marLeft w:val="0"/>
      <w:marRight w:val="0"/>
      <w:marTop w:val="0"/>
      <w:marBottom w:val="0"/>
      <w:divBdr>
        <w:top w:val="none" w:sz="0" w:space="0" w:color="auto"/>
        <w:left w:val="none" w:sz="0" w:space="0" w:color="auto"/>
        <w:bottom w:val="none" w:sz="0" w:space="0" w:color="auto"/>
        <w:right w:val="none" w:sz="0" w:space="0" w:color="auto"/>
      </w:divBdr>
    </w:div>
    <w:div w:id="547255032">
      <w:bodyDiv w:val="1"/>
      <w:marLeft w:val="0"/>
      <w:marRight w:val="0"/>
      <w:marTop w:val="0"/>
      <w:marBottom w:val="0"/>
      <w:divBdr>
        <w:top w:val="none" w:sz="0" w:space="0" w:color="auto"/>
        <w:left w:val="none" w:sz="0" w:space="0" w:color="auto"/>
        <w:bottom w:val="none" w:sz="0" w:space="0" w:color="auto"/>
        <w:right w:val="none" w:sz="0" w:space="0" w:color="auto"/>
      </w:divBdr>
    </w:div>
    <w:div w:id="547842521">
      <w:bodyDiv w:val="1"/>
      <w:marLeft w:val="0"/>
      <w:marRight w:val="0"/>
      <w:marTop w:val="0"/>
      <w:marBottom w:val="0"/>
      <w:divBdr>
        <w:top w:val="none" w:sz="0" w:space="0" w:color="auto"/>
        <w:left w:val="none" w:sz="0" w:space="0" w:color="auto"/>
        <w:bottom w:val="none" w:sz="0" w:space="0" w:color="auto"/>
        <w:right w:val="none" w:sz="0" w:space="0" w:color="auto"/>
      </w:divBdr>
    </w:div>
    <w:div w:id="548954935">
      <w:bodyDiv w:val="1"/>
      <w:marLeft w:val="0"/>
      <w:marRight w:val="0"/>
      <w:marTop w:val="0"/>
      <w:marBottom w:val="0"/>
      <w:divBdr>
        <w:top w:val="none" w:sz="0" w:space="0" w:color="auto"/>
        <w:left w:val="none" w:sz="0" w:space="0" w:color="auto"/>
        <w:bottom w:val="none" w:sz="0" w:space="0" w:color="auto"/>
        <w:right w:val="none" w:sz="0" w:space="0" w:color="auto"/>
      </w:divBdr>
    </w:div>
    <w:div w:id="548955635">
      <w:bodyDiv w:val="1"/>
      <w:marLeft w:val="0"/>
      <w:marRight w:val="0"/>
      <w:marTop w:val="0"/>
      <w:marBottom w:val="0"/>
      <w:divBdr>
        <w:top w:val="none" w:sz="0" w:space="0" w:color="auto"/>
        <w:left w:val="none" w:sz="0" w:space="0" w:color="auto"/>
        <w:bottom w:val="none" w:sz="0" w:space="0" w:color="auto"/>
        <w:right w:val="none" w:sz="0" w:space="0" w:color="auto"/>
      </w:divBdr>
    </w:div>
    <w:div w:id="551308511">
      <w:bodyDiv w:val="1"/>
      <w:marLeft w:val="0"/>
      <w:marRight w:val="0"/>
      <w:marTop w:val="0"/>
      <w:marBottom w:val="0"/>
      <w:divBdr>
        <w:top w:val="none" w:sz="0" w:space="0" w:color="auto"/>
        <w:left w:val="none" w:sz="0" w:space="0" w:color="auto"/>
        <w:bottom w:val="none" w:sz="0" w:space="0" w:color="auto"/>
        <w:right w:val="none" w:sz="0" w:space="0" w:color="auto"/>
      </w:divBdr>
    </w:div>
    <w:div w:id="554121109">
      <w:bodyDiv w:val="1"/>
      <w:marLeft w:val="0"/>
      <w:marRight w:val="0"/>
      <w:marTop w:val="0"/>
      <w:marBottom w:val="0"/>
      <w:divBdr>
        <w:top w:val="none" w:sz="0" w:space="0" w:color="auto"/>
        <w:left w:val="none" w:sz="0" w:space="0" w:color="auto"/>
        <w:bottom w:val="none" w:sz="0" w:space="0" w:color="auto"/>
        <w:right w:val="none" w:sz="0" w:space="0" w:color="auto"/>
      </w:divBdr>
    </w:div>
    <w:div w:id="555551948">
      <w:bodyDiv w:val="1"/>
      <w:marLeft w:val="0"/>
      <w:marRight w:val="0"/>
      <w:marTop w:val="0"/>
      <w:marBottom w:val="0"/>
      <w:divBdr>
        <w:top w:val="none" w:sz="0" w:space="0" w:color="auto"/>
        <w:left w:val="none" w:sz="0" w:space="0" w:color="auto"/>
        <w:bottom w:val="none" w:sz="0" w:space="0" w:color="auto"/>
        <w:right w:val="none" w:sz="0" w:space="0" w:color="auto"/>
      </w:divBdr>
    </w:div>
    <w:div w:id="557058428">
      <w:bodyDiv w:val="1"/>
      <w:marLeft w:val="0"/>
      <w:marRight w:val="0"/>
      <w:marTop w:val="0"/>
      <w:marBottom w:val="0"/>
      <w:divBdr>
        <w:top w:val="none" w:sz="0" w:space="0" w:color="auto"/>
        <w:left w:val="none" w:sz="0" w:space="0" w:color="auto"/>
        <w:bottom w:val="none" w:sz="0" w:space="0" w:color="auto"/>
        <w:right w:val="none" w:sz="0" w:space="0" w:color="auto"/>
      </w:divBdr>
    </w:div>
    <w:div w:id="558132804">
      <w:bodyDiv w:val="1"/>
      <w:marLeft w:val="0"/>
      <w:marRight w:val="0"/>
      <w:marTop w:val="0"/>
      <w:marBottom w:val="0"/>
      <w:divBdr>
        <w:top w:val="none" w:sz="0" w:space="0" w:color="auto"/>
        <w:left w:val="none" w:sz="0" w:space="0" w:color="auto"/>
        <w:bottom w:val="none" w:sz="0" w:space="0" w:color="auto"/>
        <w:right w:val="none" w:sz="0" w:space="0" w:color="auto"/>
      </w:divBdr>
    </w:div>
    <w:div w:id="558904008">
      <w:bodyDiv w:val="1"/>
      <w:marLeft w:val="0"/>
      <w:marRight w:val="0"/>
      <w:marTop w:val="0"/>
      <w:marBottom w:val="0"/>
      <w:divBdr>
        <w:top w:val="none" w:sz="0" w:space="0" w:color="auto"/>
        <w:left w:val="none" w:sz="0" w:space="0" w:color="auto"/>
        <w:bottom w:val="none" w:sz="0" w:space="0" w:color="auto"/>
        <w:right w:val="none" w:sz="0" w:space="0" w:color="auto"/>
      </w:divBdr>
    </w:div>
    <w:div w:id="559099758">
      <w:bodyDiv w:val="1"/>
      <w:marLeft w:val="0"/>
      <w:marRight w:val="0"/>
      <w:marTop w:val="0"/>
      <w:marBottom w:val="0"/>
      <w:divBdr>
        <w:top w:val="none" w:sz="0" w:space="0" w:color="auto"/>
        <w:left w:val="none" w:sz="0" w:space="0" w:color="auto"/>
        <w:bottom w:val="none" w:sz="0" w:space="0" w:color="auto"/>
        <w:right w:val="none" w:sz="0" w:space="0" w:color="auto"/>
      </w:divBdr>
    </w:div>
    <w:div w:id="560795187">
      <w:bodyDiv w:val="1"/>
      <w:marLeft w:val="0"/>
      <w:marRight w:val="0"/>
      <w:marTop w:val="0"/>
      <w:marBottom w:val="0"/>
      <w:divBdr>
        <w:top w:val="none" w:sz="0" w:space="0" w:color="auto"/>
        <w:left w:val="none" w:sz="0" w:space="0" w:color="auto"/>
        <w:bottom w:val="none" w:sz="0" w:space="0" w:color="auto"/>
        <w:right w:val="none" w:sz="0" w:space="0" w:color="auto"/>
      </w:divBdr>
    </w:div>
    <w:div w:id="561403009">
      <w:bodyDiv w:val="1"/>
      <w:marLeft w:val="0"/>
      <w:marRight w:val="0"/>
      <w:marTop w:val="0"/>
      <w:marBottom w:val="0"/>
      <w:divBdr>
        <w:top w:val="none" w:sz="0" w:space="0" w:color="auto"/>
        <w:left w:val="none" w:sz="0" w:space="0" w:color="auto"/>
        <w:bottom w:val="none" w:sz="0" w:space="0" w:color="auto"/>
        <w:right w:val="none" w:sz="0" w:space="0" w:color="auto"/>
      </w:divBdr>
    </w:div>
    <w:div w:id="562445845">
      <w:bodyDiv w:val="1"/>
      <w:marLeft w:val="0"/>
      <w:marRight w:val="0"/>
      <w:marTop w:val="0"/>
      <w:marBottom w:val="0"/>
      <w:divBdr>
        <w:top w:val="none" w:sz="0" w:space="0" w:color="auto"/>
        <w:left w:val="none" w:sz="0" w:space="0" w:color="auto"/>
        <w:bottom w:val="none" w:sz="0" w:space="0" w:color="auto"/>
        <w:right w:val="none" w:sz="0" w:space="0" w:color="auto"/>
      </w:divBdr>
    </w:div>
    <w:div w:id="563101549">
      <w:bodyDiv w:val="1"/>
      <w:marLeft w:val="0"/>
      <w:marRight w:val="0"/>
      <w:marTop w:val="0"/>
      <w:marBottom w:val="0"/>
      <w:divBdr>
        <w:top w:val="none" w:sz="0" w:space="0" w:color="auto"/>
        <w:left w:val="none" w:sz="0" w:space="0" w:color="auto"/>
        <w:bottom w:val="none" w:sz="0" w:space="0" w:color="auto"/>
        <w:right w:val="none" w:sz="0" w:space="0" w:color="auto"/>
      </w:divBdr>
    </w:div>
    <w:div w:id="564605777">
      <w:bodyDiv w:val="1"/>
      <w:marLeft w:val="0"/>
      <w:marRight w:val="0"/>
      <w:marTop w:val="0"/>
      <w:marBottom w:val="0"/>
      <w:divBdr>
        <w:top w:val="none" w:sz="0" w:space="0" w:color="auto"/>
        <w:left w:val="none" w:sz="0" w:space="0" w:color="auto"/>
        <w:bottom w:val="none" w:sz="0" w:space="0" w:color="auto"/>
        <w:right w:val="none" w:sz="0" w:space="0" w:color="auto"/>
      </w:divBdr>
    </w:div>
    <w:div w:id="564730353">
      <w:bodyDiv w:val="1"/>
      <w:marLeft w:val="0"/>
      <w:marRight w:val="0"/>
      <w:marTop w:val="0"/>
      <w:marBottom w:val="0"/>
      <w:divBdr>
        <w:top w:val="none" w:sz="0" w:space="0" w:color="auto"/>
        <w:left w:val="none" w:sz="0" w:space="0" w:color="auto"/>
        <w:bottom w:val="none" w:sz="0" w:space="0" w:color="auto"/>
        <w:right w:val="none" w:sz="0" w:space="0" w:color="auto"/>
      </w:divBdr>
    </w:div>
    <w:div w:id="566646490">
      <w:bodyDiv w:val="1"/>
      <w:marLeft w:val="0"/>
      <w:marRight w:val="0"/>
      <w:marTop w:val="0"/>
      <w:marBottom w:val="0"/>
      <w:divBdr>
        <w:top w:val="none" w:sz="0" w:space="0" w:color="auto"/>
        <w:left w:val="none" w:sz="0" w:space="0" w:color="auto"/>
        <w:bottom w:val="none" w:sz="0" w:space="0" w:color="auto"/>
        <w:right w:val="none" w:sz="0" w:space="0" w:color="auto"/>
      </w:divBdr>
    </w:div>
    <w:div w:id="566763597">
      <w:bodyDiv w:val="1"/>
      <w:marLeft w:val="0"/>
      <w:marRight w:val="0"/>
      <w:marTop w:val="0"/>
      <w:marBottom w:val="0"/>
      <w:divBdr>
        <w:top w:val="none" w:sz="0" w:space="0" w:color="auto"/>
        <w:left w:val="none" w:sz="0" w:space="0" w:color="auto"/>
        <w:bottom w:val="none" w:sz="0" w:space="0" w:color="auto"/>
        <w:right w:val="none" w:sz="0" w:space="0" w:color="auto"/>
      </w:divBdr>
    </w:div>
    <w:div w:id="567618235">
      <w:bodyDiv w:val="1"/>
      <w:marLeft w:val="0"/>
      <w:marRight w:val="0"/>
      <w:marTop w:val="0"/>
      <w:marBottom w:val="0"/>
      <w:divBdr>
        <w:top w:val="none" w:sz="0" w:space="0" w:color="auto"/>
        <w:left w:val="none" w:sz="0" w:space="0" w:color="auto"/>
        <w:bottom w:val="none" w:sz="0" w:space="0" w:color="auto"/>
        <w:right w:val="none" w:sz="0" w:space="0" w:color="auto"/>
      </w:divBdr>
    </w:div>
    <w:div w:id="568807006">
      <w:bodyDiv w:val="1"/>
      <w:marLeft w:val="0"/>
      <w:marRight w:val="0"/>
      <w:marTop w:val="0"/>
      <w:marBottom w:val="0"/>
      <w:divBdr>
        <w:top w:val="none" w:sz="0" w:space="0" w:color="auto"/>
        <w:left w:val="none" w:sz="0" w:space="0" w:color="auto"/>
        <w:bottom w:val="none" w:sz="0" w:space="0" w:color="auto"/>
        <w:right w:val="none" w:sz="0" w:space="0" w:color="auto"/>
      </w:divBdr>
    </w:div>
    <w:div w:id="569584411">
      <w:bodyDiv w:val="1"/>
      <w:marLeft w:val="0"/>
      <w:marRight w:val="0"/>
      <w:marTop w:val="0"/>
      <w:marBottom w:val="0"/>
      <w:divBdr>
        <w:top w:val="none" w:sz="0" w:space="0" w:color="auto"/>
        <w:left w:val="none" w:sz="0" w:space="0" w:color="auto"/>
        <w:bottom w:val="none" w:sz="0" w:space="0" w:color="auto"/>
        <w:right w:val="none" w:sz="0" w:space="0" w:color="auto"/>
      </w:divBdr>
    </w:div>
    <w:div w:id="571736211">
      <w:bodyDiv w:val="1"/>
      <w:marLeft w:val="0"/>
      <w:marRight w:val="0"/>
      <w:marTop w:val="0"/>
      <w:marBottom w:val="0"/>
      <w:divBdr>
        <w:top w:val="none" w:sz="0" w:space="0" w:color="auto"/>
        <w:left w:val="none" w:sz="0" w:space="0" w:color="auto"/>
        <w:bottom w:val="none" w:sz="0" w:space="0" w:color="auto"/>
        <w:right w:val="none" w:sz="0" w:space="0" w:color="auto"/>
      </w:divBdr>
    </w:div>
    <w:div w:id="573593221">
      <w:bodyDiv w:val="1"/>
      <w:marLeft w:val="0"/>
      <w:marRight w:val="0"/>
      <w:marTop w:val="0"/>
      <w:marBottom w:val="0"/>
      <w:divBdr>
        <w:top w:val="none" w:sz="0" w:space="0" w:color="auto"/>
        <w:left w:val="none" w:sz="0" w:space="0" w:color="auto"/>
        <w:bottom w:val="none" w:sz="0" w:space="0" w:color="auto"/>
        <w:right w:val="none" w:sz="0" w:space="0" w:color="auto"/>
      </w:divBdr>
    </w:div>
    <w:div w:id="574171891">
      <w:bodyDiv w:val="1"/>
      <w:marLeft w:val="0"/>
      <w:marRight w:val="0"/>
      <w:marTop w:val="0"/>
      <w:marBottom w:val="0"/>
      <w:divBdr>
        <w:top w:val="none" w:sz="0" w:space="0" w:color="auto"/>
        <w:left w:val="none" w:sz="0" w:space="0" w:color="auto"/>
        <w:bottom w:val="none" w:sz="0" w:space="0" w:color="auto"/>
        <w:right w:val="none" w:sz="0" w:space="0" w:color="auto"/>
      </w:divBdr>
    </w:div>
    <w:div w:id="574432731">
      <w:bodyDiv w:val="1"/>
      <w:marLeft w:val="0"/>
      <w:marRight w:val="0"/>
      <w:marTop w:val="0"/>
      <w:marBottom w:val="0"/>
      <w:divBdr>
        <w:top w:val="none" w:sz="0" w:space="0" w:color="auto"/>
        <w:left w:val="none" w:sz="0" w:space="0" w:color="auto"/>
        <w:bottom w:val="none" w:sz="0" w:space="0" w:color="auto"/>
        <w:right w:val="none" w:sz="0" w:space="0" w:color="auto"/>
      </w:divBdr>
    </w:div>
    <w:div w:id="574584403">
      <w:bodyDiv w:val="1"/>
      <w:marLeft w:val="0"/>
      <w:marRight w:val="0"/>
      <w:marTop w:val="0"/>
      <w:marBottom w:val="0"/>
      <w:divBdr>
        <w:top w:val="none" w:sz="0" w:space="0" w:color="auto"/>
        <w:left w:val="none" w:sz="0" w:space="0" w:color="auto"/>
        <w:bottom w:val="none" w:sz="0" w:space="0" w:color="auto"/>
        <w:right w:val="none" w:sz="0" w:space="0" w:color="auto"/>
      </w:divBdr>
    </w:div>
    <w:div w:id="575167624">
      <w:bodyDiv w:val="1"/>
      <w:marLeft w:val="0"/>
      <w:marRight w:val="0"/>
      <w:marTop w:val="0"/>
      <w:marBottom w:val="0"/>
      <w:divBdr>
        <w:top w:val="none" w:sz="0" w:space="0" w:color="auto"/>
        <w:left w:val="none" w:sz="0" w:space="0" w:color="auto"/>
        <w:bottom w:val="none" w:sz="0" w:space="0" w:color="auto"/>
        <w:right w:val="none" w:sz="0" w:space="0" w:color="auto"/>
      </w:divBdr>
    </w:div>
    <w:div w:id="575172159">
      <w:bodyDiv w:val="1"/>
      <w:marLeft w:val="0"/>
      <w:marRight w:val="0"/>
      <w:marTop w:val="0"/>
      <w:marBottom w:val="0"/>
      <w:divBdr>
        <w:top w:val="none" w:sz="0" w:space="0" w:color="auto"/>
        <w:left w:val="none" w:sz="0" w:space="0" w:color="auto"/>
        <w:bottom w:val="none" w:sz="0" w:space="0" w:color="auto"/>
        <w:right w:val="none" w:sz="0" w:space="0" w:color="auto"/>
      </w:divBdr>
    </w:div>
    <w:div w:id="575239529">
      <w:bodyDiv w:val="1"/>
      <w:marLeft w:val="0"/>
      <w:marRight w:val="0"/>
      <w:marTop w:val="0"/>
      <w:marBottom w:val="0"/>
      <w:divBdr>
        <w:top w:val="none" w:sz="0" w:space="0" w:color="auto"/>
        <w:left w:val="none" w:sz="0" w:space="0" w:color="auto"/>
        <w:bottom w:val="none" w:sz="0" w:space="0" w:color="auto"/>
        <w:right w:val="none" w:sz="0" w:space="0" w:color="auto"/>
      </w:divBdr>
    </w:div>
    <w:div w:id="576015557">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78750874">
      <w:bodyDiv w:val="1"/>
      <w:marLeft w:val="0"/>
      <w:marRight w:val="0"/>
      <w:marTop w:val="0"/>
      <w:marBottom w:val="0"/>
      <w:divBdr>
        <w:top w:val="none" w:sz="0" w:space="0" w:color="auto"/>
        <w:left w:val="none" w:sz="0" w:space="0" w:color="auto"/>
        <w:bottom w:val="none" w:sz="0" w:space="0" w:color="auto"/>
        <w:right w:val="none" w:sz="0" w:space="0" w:color="auto"/>
      </w:divBdr>
    </w:div>
    <w:div w:id="580260390">
      <w:bodyDiv w:val="1"/>
      <w:marLeft w:val="0"/>
      <w:marRight w:val="0"/>
      <w:marTop w:val="0"/>
      <w:marBottom w:val="0"/>
      <w:divBdr>
        <w:top w:val="none" w:sz="0" w:space="0" w:color="auto"/>
        <w:left w:val="none" w:sz="0" w:space="0" w:color="auto"/>
        <w:bottom w:val="none" w:sz="0" w:space="0" w:color="auto"/>
        <w:right w:val="none" w:sz="0" w:space="0" w:color="auto"/>
      </w:divBdr>
    </w:div>
    <w:div w:id="580338178">
      <w:bodyDiv w:val="1"/>
      <w:marLeft w:val="0"/>
      <w:marRight w:val="0"/>
      <w:marTop w:val="0"/>
      <w:marBottom w:val="0"/>
      <w:divBdr>
        <w:top w:val="none" w:sz="0" w:space="0" w:color="auto"/>
        <w:left w:val="none" w:sz="0" w:space="0" w:color="auto"/>
        <w:bottom w:val="none" w:sz="0" w:space="0" w:color="auto"/>
        <w:right w:val="none" w:sz="0" w:space="0" w:color="auto"/>
      </w:divBdr>
    </w:div>
    <w:div w:id="582107582">
      <w:bodyDiv w:val="1"/>
      <w:marLeft w:val="0"/>
      <w:marRight w:val="0"/>
      <w:marTop w:val="0"/>
      <w:marBottom w:val="0"/>
      <w:divBdr>
        <w:top w:val="none" w:sz="0" w:space="0" w:color="auto"/>
        <w:left w:val="none" w:sz="0" w:space="0" w:color="auto"/>
        <w:bottom w:val="none" w:sz="0" w:space="0" w:color="auto"/>
        <w:right w:val="none" w:sz="0" w:space="0" w:color="auto"/>
      </w:divBdr>
    </w:div>
    <w:div w:id="582645953">
      <w:bodyDiv w:val="1"/>
      <w:marLeft w:val="0"/>
      <w:marRight w:val="0"/>
      <w:marTop w:val="0"/>
      <w:marBottom w:val="0"/>
      <w:divBdr>
        <w:top w:val="none" w:sz="0" w:space="0" w:color="auto"/>
        <w:left w:val="none" w:sz="0" w:space="0" w:color="auto"/>
        <w:bottom w:val="none" w:sz="0" w:space="0" w:color="auto"/>
        <w:right w:val="none" w:sz="0" w:space="0" w:color="auto"/>
      </w:divBdr>
    </w:div>
    <w:div w:id="583611591">
      <w:bodyDiv w:val="1"/>
      <w:marLeft w:val="0"/>
      <w:marRight w:val="0"/>
      <w:marTop w:val="0"/>
      <w:marBottom w:val="0"/>
      <w:divBdr>
        <w:top w:val="none" w:sz="0" w:space="0" w:color="auto"/>
        <w:left w:val="none" w:sz="0" w:space="0" w:color="auto"/>
        <w:bottom w:val="none" w:sz="0" w:space="0" w:color="auto"/>
        <w:right w:val="none" w:sz="0" w:space="0" w:color="auto"/>
      </w:divBdr>
    </w:div>
    <w:div w:id="585577792">
      <w:bodyDiv w:val="1"/>
      <w:marLeft w:val="0"/>
      <w:marRight w:val="0"/>
      <w:marTop w:val="0"/>
      <w:marBottom w:val="0"/>
      <w:divBdr>
        <w:top w:val="none" w:sz="0" w:space="0" w:color="auto"/>
        <w:left w:val="none" w:sz="0" w:space="0" w:color="auto"/>
        <w:bottom w:val="none" w:sz="0" w:space="0" w:color="auto"/>
        <w:right w:val="none" w:sz="0" w:space="0" w:color="auto"/>
      </w:divBdr>
    </w:div>
    <w:div w:id="586382849">
      <w:bodyDiv w:val="1"/>
      <w:marLeft w:val="0"/>
      <w:marRight w:val="0"/>
      <w:marTop w:val="0"/>
      <w:marBottom w:val="0"/>
      <w:divBdr>
        <w:top w:val="none" w:sz="0" w:space="0" w:color="auto"/>
        <w:left w:val="none" w:sz="0" w:space="0" w:color="auto"/>
        <w:bottom w:val="none" w:sz="0" w:space="0" w:color="auto"/>
        <w:right w:val="none" w:sz="0" w:space="0" w:color="auto"/>
      </w:divBdr>
    </w:div>
    <w:div w:id="587546996">
      <w:bodyDiv w:val="1"/>
      <w:marLeft w:val="0"/>
      <w:marRight w:val="0"/>
      <w:marTop w:val="0"/>
      <w:marBottom w:val="0"/>
      <w:divBdr>
        <w:top w:val="none" w:sz="0" w:space="0" w:color="auto"/>
        <w:left w:val="none" w:sz="0" w:space="0" w:color="auto"/>
        <w:bottom w:val="none" w:sz="0" w:space="0" w:color="auto"/>
        <w:right w:val="none" w:sz="0" w:space="0" w:color="auto"/>
      </w:divBdr>
    </w:div>
    <w:div w:id="587931423">
      <w:bodyDiv w:val="1"/>
      <w:marLeft w:val="0"/>
      <w:marRight w:val="0"/>
      <w:marTop w:val="0"/>
      <w:marBottom w:val="0"/>
      <w:divBdr>
        <w:top w:val="none" w:sz="0" w:space="0" w:color="auto"/>
        <w:left w:val="none" w:sz="0" w:space="0" w:color="auto"/>
        <w:bottom w:val="none" w:sz="0" w:space="0" w:color="auto"/>
        <w:right w:val="none" w:sz="0" w:space="0" w:color="auto"/>
      </w:divBdr>
    </w:div>
    <w:div w:id="588152603">
      <w:bodyDiv w:val="1"/>
      <w:marLeft w:val="0"/>
      <w:marRight w:val="0"/>
      <w:marTop w:val="0"/>
      <w:marBottom w:val="0"/>
      <w:divBdr>
        <w:top w:val="none" w:sz="0" w:space="0" w:color="auto"/>
        <w:left w:val="none" w:sz="0" w:space="0" w:color="auto"/>
        <w:bottom w:val="none" w:sz="0" w:space="0" w:color="auto"/>
        <w:right w:val="none" w:sz="0" w:space="0" w:color="auto"/>
      </w:divBdr>
    </w:div>
    <w:div w:id="590118230">
      <w:bodyDiv w:val="1"/>
      <w:marLeft w:val="0"/>
      <w:marRight w:val="0"/>
      <w:marTop w:val="0"/>
      <w:marBottom w:val="0"/>
      <w:divBdr>
        <w:top w:val="none" w:sz="0" w:space="0" w:color="auto"/>
        <w:left w:val="none" w:sz="0" w:space="0" w:color="auto"/>
        <w:bottom w:val="none" w:sz="0" w:space="0" w:color="auto"/>
        <w:right w:val="none" w:sz="0" w:space="0" w:color="auto"/>
      </w:divBdr>
    </w:div>
    <w:div w:id="590820963">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592476414">
      <w:bodyDiv w:val="1"/>
      <w:marLeft w:val="0"/>
      <w:marRight w:val="0"/>
      <w:marTop w:val="0"/>
      <w:marBottom w:val="0"/>
      <w:divBdr>
        <w:top w:val="none" w:sz="0" w:space="0" w:color="auto"/>
        <w:left w:val="none" w:sz="0" w:space="0" w:color="auto"/>
        <w:bottom w:val="none" w:sz="0" w:space="0" w:color="auto"/>
        <w:right w:val="none" w:sz="0" w:space="0" w:color="auto"/>
      </w:divBdr>
    </w:div>
    <w:div w:id="593586051">
      <w:bodyDiv w:val="1"/>
      <w:marLeft w:val="0"/>
      <w:marRight w:val="0"/>
      <w:marTop w:val="0"/>
      <w:marBottom w:val="0"/>
      <w:divBdr>
        <w:top w:val="none" w:sz="0" w:space="0" w:color="auto"/>
        <w:left w:val="none" w:sz="0" w:space="0" w:color="auto"/>
        <w:bottom w:val="none" w:sz="0" w:space="0" w:color="auto"/>
        <w:right w:val="none" w:sz="0" w:space="0" w:color="auto"/>
      </w:divBdr>
    </w:div>
    <w:div w:id="594023660">
      <w:bodyDiv w:val="1"/>
      <w:marLeft w:val="0"/>
      <w:marRight w:val="0"/>
      <w:marTop w:val="0"/>
      <w:marBottom w:val="0"/>
      <w:divBdr>
        <w:top w:val="none" w:sz="0" w:space="0" w:color="auto"/>
        <w:left w:val="none" w:sz="0" w:space="0" w:color="auto"/>
        <w:bottom w:val="none" w:sz="0" w:space="0" w:color="auto"/>
        <w:right w:val="none" w:sz="0" w:space="0" w:color="auto"/>
      </w:divBdr>
    </w:div>
    <w:div w:id="594173367">
      <w:bodyDiv w:val="1"/>
      <w:marLeft w:val="0"/>
      <w:marRight w:val="0"/>
      <w:marTop w:val="0"/>
      <w:marBottom w:val="0"/>
      <w:divBdr>
        <w:top w:val="none" w:sz="0" w:space="0" w:color="auto"/>
        <w:left w:val="none" w:sz="0" w:space="0" w:color="auto"/>
        <w:bottom w:val="none" w:sz="0" w:space="0" w:color="auto"/>
        <w:right w:val="none" w:sz="0" w:space="0" w:color="auto"/>
      </w:divBdr>
    </w:div>
    <w:div w:id="595022628">
      <w:bodyDiv w:val="1"/>
      <w:marLeft w:val="0"/>
      <w:marRight w:val="0"/>
      <w:marTop w:val="0"/>
      <w:marBottom w:val="0"/>
      <w:divBdr>
        <w:top w:val="none" w:sz="0" w:space="0" w:color="auto"/>
        <w:left w:val="none" w:sz="0" w:space="0" w:color="auto"/>
        <w:bottom w:val="none" w:sz="0" w:space="0" w:color="auto"/>
        <w:right w:val="none" w:sz="0" w:space="0" w:color="auto"/>
      </w:divBdr>
    </w:div>
    <w:div w:id="596255535">
      <w:bodyDiv w:val="1"/>
      <w:marLeft w:val="0"/>
      <w:marRight w:val="0"/>
      <w:marTop w:val="0"/>
      <w:marBottom w:val="0"/>
      <w:divBdr>
        <w:top w:val="none" w:sz="0" w:space="0" w:color="auto"/>
        <w:left w:val="none" w:sz="0" w:space="0" w:color="auto"/>
        <w:bottom w:val="none" w:sz="0" w:space="0" w:color="auto"/>
        <w:right w:val="none" w:sz="0" w:space="0" w:color="auto"/>
      </w:divBdr>
    </w:div>
    <w:div w:id="597718198">
      <w:bodyDiv w:val="1"/>
      <w:marLeft w:val="0"/>
      <w:marRight w:val="0"/>
      <w:marTop w:val="0"/>
      <w:marBottom w:val="0"/>
      <w:divBdr>
        <w:top w:val="none" w:sz="0" w:space="0" w:color="auto"/>
        <w:left w:val="none" w:sz="0" w:space="0" w:color="auto"/>
        <w:bottom w:val="none" w:sz="0" w:space="0" w:color="auto"/>
        <w:right w:val="none" w:sz="0" w:space="0" w:color="auto"/>
      </w:divBdr>
    </w:div>
    <w:div w:id="597829804">
      <w:bodyDiv w:val="1"/>
      <w:marLeft w:val="0"/>
      <w:marRight w:val="0"/>
      <w:marTop w:val="0"/>
      <w:marBottom w:val="0"/>
      <w:divBdr>
        <w:top w:val="none" w:sz="0" w:space="0" w:color="auto"/>
        <w:left w:val="none" w:sz="0" w:space="0" w:color="auto"/>
        <w:bottom w:val="none" w:sz="0" w:space="0" w:color="auto"/>
        <w:right w:val="none" w:sz="0" w:space="0" w:color="auto"/>
      </w:divBdr>
    </w:div>
    <w:div w:id="598950541">
      <w:bodyDiv w:val="1"/>
      <w:marLeft w:val="0"/>
      <w:marRight w:val="0"/>
      <w:marTop w:val="0"/>
      <w:marBottom w:val="0"/>
      <w:divBdr>
        <w:top w:val="none" w:sz="0" w:space="0" w:color="auto"/>
        <w:left w:val="none" w:sz="0" w:space="0" w:color="auto"/>
        <w:bottom w:val="none" w:sz="0" w:space="0" w:color="auto"/>
        <w:right w:val="none" w:sz="0" w:space="0" w:color="auto"/>
      </w:divBdr>
    </w:div>
    <w:div w:id="600920175">
      <w:bodyDiv w:val="1"/>
      <w:marLeft w:val="0"/>
      <w:marRight w:val="0"/>
      <w:marTop w:val="0"/>
      <w:marBottom w:val="0"/>
      <w:divBdr>
        <w:top w:val="none" w:sz="0" w:space="0" w:color="auto"/>
        <w:left w:val="none" w:sz="0" w:space="0" w:color="auto"/>
        <w:bottom w:val="none" w:sz="0" w:space="0" w:color="auto"/>
        <w:right w:val="none" w:sz="0" w:space="0" w:color="auto"/>
      </w:divBdr>
    </w:div>
    <w:div w:id="600993950">
      <w:bodyDiv w:val="1"/>
      <w:marLeft w:val="0"/>
      <w:marRight w:val="0"/>
      <w:marTop w:val="0"/>
      <w:marBottom w:val="0"/>
      <w:divBdr>
        <w:top w:val="none" w:sz="0" w:space="0" w:color="auto"/>
        <w:left w:val="none" w:sz="0" w:space="0" w:color="auto"/>
        <w:bottom w:val="none" w:sz="0" w:space="0" w:color="auto"/>
        <w:right w:val="none" w:sz="0" w:space="0" w:color="auto"/>
      </w:divBdr>
    </w:div>
    <w:div w:id="603002802">
      <w:bodyDiv w:val="1"/>
      <w:marLeft w:val="0"/>
      <w:marRight w:val="0"/>
      <w:marTop w:val="0"/>
      <w:marBottom w:val="0"/>
      <w:divBdr>
        <w:top w:val="none" w:sz="0" w:space="0" w:color="auto"/>
        <w:left w:val="none" w:sz="0" w:space="0" w:color="auto"/>
        <w:bottom w:val="none" w:sz="0" w:space="0" w:color="auto"/>
        <w:right w:val="none" w:sz="0" w:space="0" w:color="auto"/>
      </w:divBdr>
    </w:div>
    <w:div w:id="604266383">
      <w:bodyDiv w:val="1"/>
      <w:marLeft w:val="0"/>
      <w:marRight w:val="0"/>
      <w:marTop w:val="0"/>
      <w:marBottom w:val="0"/>
      <w:divBdr>
        <w:top w:val="none" w:sz="0" w:space="0" w:color="auto"/>
        <w:left w:val="none" w:sz="0" w:space="0" w:color="auto"/>
        <w:bottom w:val="none" w:sz="0" w:space="0" w:color="auto"/>
        <w:right w:val="none" w:sz="0" w:space="0" w:color="auto"/>
      </w:divBdr>
    </w:div>
    <w:div w:id="604463801">
      <w:bodyDiv w:val="1"/>
      <w:marLeft w:val="0"/>
      <w:marRight w:val="0"/>
      <w:marTop w:val="0"/>
      <w:marBottom w:val="0"/>
      <w:divBdr>
        <w:top w:val="none" w:sz="0" w:space="0" w:color="auto"/>
        <w:left w:val="none" w:sz="0" w:space="0" w:color="auto"/>
        <w:bottom w:val="none" w:sz="0" w:space="0" w:color="auto"/>
        <w:right w:val="none" w:sz="0" w:space="0" w:color="auto"/>
      </w:divBdr>
    </w:div>
    <w:div w:id="604849959">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06422575">
      <w:bodyDiv w:val="1"/>
      <w:marLeft w:val="0"/>
      <w:marRight w:val="0"/>
      <w:marTop w:val="0"/>
      <w:marBottom w:val="0"/>
      <w:divBdr>
        <w:top w:val="none" w:sz="0" w:space="0" w:color="auto"/>
        <w:left w:val="none" w:sz="0" w:space="0" w:color="auto"/>
        <w:bottom w:val="none" w:sz="0" w:space="0" w:color="auto"/>
        <w:right w:val="none" w:sz="0" w:space="0" w:color="auto"/>
      </w:divBdr>
    </w:div>
    <w:div w:id="607932024">
      <w:bodyDiv w:val="1"/>
      <w:marLeft w:val="0"/>
      <w:marRight w:val="0"/>
      <w:marTop w:val="0"/>
      <w:marBottom w:val="0"/>
      <w:divBdr>
        <w:top w:val="none" w:sz="0" w:space="0" w:color="auto"/>
        <w:left w:val="none" w:sz="0" w:space="0" w:color="auto"/>
        <w:bottom w:val="none" w:sz="0" w:space="0" w:color="auto"/>
        <w:right w:val="none" w:sz="0" w:space="0" w:color="auto"/>
      </w:divBdr>
    </w:div>
    <w:div w:id="608439200">
      <w:bodyDiv w:val="1"/>
      <w:marLeft w:val="0"/>
      <w:marRight w:val="0"/>
      <w:marTop w:val="0"/>
      <w:marBottom w:val="0"/>
      <w:divBdr>
        <w:top w:val="none" w:sz="0" w:space="0" w:color="auto"/>
        <w:left w:val="none" w:sz="0" w:space="0" w:color="auto"/>
        <w:bottom w:val="none" w:sz="0" w:space="0" w:color="auto"/>
        <w:right w:val="none" w:sz="0" w:space="0" w:color="auto"/>
      </w:divBdr>
    </w:div>
    <w:div w:id="608467450">
      <w:bodyDiv w:val="1"/>
      <w:marLeft w:val="0"/>
      <w:marRight w:val="0"/>
      <w:marTop w:val="0"/>
      <w:marBottom w:val="0"/>
      <w:divBdr>
        <w:top w:val="none" w:sz="0" w:space="0" w:color="auto"/>
        <w:left w:val="none" w:sz="0" w:space="0" w:color="auto"/>
        <w:bottom w:val="none" w:sz="0" w:space="0" w:color="auto"/>
        <w:right w:val="none" w:sz="0" w:space="0" w:color="auto"/>
      </w:divBdr>
    </w:div>
    <w:div w:id="610404896">
      <w:bodyDiv w:val="1"/>
      <w:marLeft w:val="0"/>
      <w:marRight w:val="0"/>
      <w:marTop w:val="0"/>
      <w:marBottom w:val="0"/>
      <w:divBdr>
        <w:top w:val="none" w:sz="0" w:space="0" w:color="auto"/>
        <w:left w:val="none" w:sz="0" w:space="0" w:color="auto"/>
        <w:bottom w:val="none" w:sz="0" w:space="0" w:color="auto"/>
        <w:right w:val="none" w:sz="0" w:space="0" w:color="auto"/>
      </w:divBdr>
    </w:div>
    <w:div w:id="610674694">
      <w:bodyDiv w:val="1"/>
      <w:marLeft w:val="0"/>
      <w:marRight w:val="0"/>
      <w:marTop w:val="0"/>
      <w:marBottom w:val="0"/>
      <w:divBdr>
        <w:top w:val="none" w:sz="0" w:space="0" w:color="auto"/>
        <w:left w:val="none" w:sz="0" w:space="0" w:color="auto"/>
        <w:bottom w:val="none" w:sz="0" w:space="0" w:color="auto"/>
        <w:right w:val="none" w:sz="0" w:space="0" w:color="auto"/>
      </w:divBdr>
    </w:div>
    <w:div w:id="610741044">
      <w:bodyDiv w:val="1"/>
      <w:marLeft w:val="0"/>
      <w:marRight w:val="0"/>
      <w:marTop w:val="0"/>
      <w:marBottom w:val="0"/>
      <w:divBdr>
        <w:top w:val="none" w:sz="0" w:space="0" w:color="auto"/>
        <w:left w:val="none" w:sz="0" w:space="0" w:color="auto"/>
        <w:bottom w:val="none" w:sz="0" w:space="0" w:color="auto"/>
        <w:right w:val="none" w:sz="0" w:space="0" w:color="auto"/>
      </w:divBdr>
    </w:div>
    <w:div w:id="611519810">
      <w:bodyDiv w:val="1"/>
      <w:marLeft w:val="0"/>
      <w:marRight w:val="0"/>
      <w:marTop w:val="0"/>
      <w:marBottom w:val="0"/>
      <w:divBdr>
        <w:top w:val="none" w:sz="0" w:space="0" w:color="auto"/>
        <w:left w:val="none" w:sz="0" w:space="0" w:color="auto"/>
        <w:bottom w:val="none" w:sz="0" w:space="0" w:color="auto"/>
        <w:right w:val="none" w:sz="0" w:space="0" w:color="auto"/>
      </w:divBdr>
    </w:div>
    <w:div w:id="611936231">
      <w:bodyDiv w:val="1"/>
      <w:marLeft w:val="0"/>
      <w:marRight w:val="0"/>
      <w:marTop w:val="0"/>
      <w:marBottom w:val="0"/>
      <w:divBdr>
        <w:top w:val="none" w:sz="0" w:space="0" w:color="auto"/>
        <w:left w:val="none" w:sz="0" w:space="0" w:color="auto"/>
        <w:bottom w:val="none" w:sz="0" w:space="0" w:color="auto"/>
        <w:right w:val="none" w:sz="0" w:space="0" w:color="auto"/>
      </w:divBdr>
    </w:div>
    <w:div w:id="612059617">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14675859">
      <w:bodyDiv w:val="1"/>
      <w:marLeft w:val="0"/>
      <w:marRight w:val="0"/>
      <w:marTop w:val="0"/>
      <w:marBottom w:val="0"/>
      <w:divBdr>
        <w:top w:val="none" w:sz="0" w:space="0" w:color="auto"/>
        <w:left w:val="none" w:sz="0" w:space="0" w:color="auto"/>
        <w:bottom w:val="none" w:sz="0" w:space="0" w:color="auto"/>
        <w:right w:val="none" w:sz="0" w:space="0" w:color="auto"/>
      </w:divBdr>
    </w:div>
    <w:div w:id="614799134">
      <w:bodyDiv w:val="1"/>
      <w:marLeft w:val="0"/>
      <w:marRight w:val="0"/>
      <w:marTop w:val="0"/>
      <w:marBottom w:val="0"/>
      <w:divBdr>
        <w:top w:val="none" w:sz="0" w:space="0" w:color="auto"/>
        <w:left w:val="none" w:sz="0" w:space="0" w:color="auto"/>
        <w:bottom w:val="none" w:sz="0" w:space="0" w:color="auto"/>
        <w:right w:val="none" w:sz="0" w:space="0" w:color="auto"/>
      </w:divBdr>
    </w:div>
    <w:div w:id="617686536">
      <w:bodyDiv w:val="1"/>
      <w:marLeft w:val="0"/>
      <w:marRight w:val="0"/>
      <w:marTop w:val="0"/>
      <w:marBottom w:val="0"/>
      <w:divBdr>
        <w:top w:val="none" w:sz="0" w:space="0" w:color="auto"/>
        <w:left w:val="none" w:sz="0" w:space="0" w:color="auto"/>
        <w:bottom w:val="none" w:sz="0" w:space="0" w:color="auto"/>
        <w:right w:val="none" w:sz="0" w:space="0" w:color="auto"/>
      </w:divBdr>
    </w:div>
    <w:div w:id="617958237">
      <w:bodyDiv w:val="1"/>
      <w:marLeft w:val="0"/>
      <w:marRight w:val="0"/>
      <w:marTop w:val="0"/>
      <w:marBottom w:val="0"/>
      <w:divBdr>
        <w:top w:val="none" w:sz="0" w:space="0" w:color="auto"/>
        <w:left w:val="none" w:sz="0" w:space="0" w:color="auto"/>
        <w:bottom w:val="none" w:sz="0" w:space="0" w:color="auto"/>
        <w:right w:val="none" w:sz="0" w:space="0" w:color="auto"/>
      </w:divBdr>
    </w:div>
    <w:div w:id="618802846">
      <w:bodyDiv w:val="1"/>
      <w:marLeft w:val="0"/>
      <w:marRight w:val="0"/>
      <w:marTop w:val="0"/>
      <w:marBottom w:val="0"/>
      <w:divBdr>
        <w:top w:val="none" w:sz="0" w:space="0" w:color="auto"/>
        <w:left w:val="none" w:sz="0" w:space="0" w:color="auto"/>
        <w:bottom w:val="none" w:sz="0" w:space="0" w:color="auto"/>
        <w:right w:val="none" w:sz="0" w:space="0" w:color="auto"/>
      </w:divBdr>
    </w:div>
    <w:div w:id="619923798">
      <w:bodyDiv w:val="1"/>
      <w:marLeft w:val="0"/>
      <w:marRight w:val="0"/>
      <w:marTop w:val="0"/>
      <w:marBottom w:val="0"/>
      <w:divBdr>
        <w:top w:val="none" w:sz="0" w:space="0" w:color="auto"/>
        <w:left w:val="none" w:sz="0" w:space="0" w:color="auto"/>
        <w:bottom w:val="none" w:sz="0" w:space="0" w:color="auto"/>
        <w:right w:val="none" w:sz="0" w:space="0" w:color="auto"/>
      </w:divBdr>
    </w:div>
    <w:div w:id="620495767">
      <w:bodyDiv w:val="1"/>
      <w:marLeft w:val="0"/>
      <w:marRight w:val="0"/>
      <w:marTop w:val="0"/>
      <w:marBottom w:val="0"/>
      <w:divBdr>
        <w:top w:val="none" w:sz="0" w:space="0" w:color="auto"/>
        <w:left w:val="none" w:sz="0" w:space="0" w:color="auto"/>
        <w:bottom w:val="none" w:sz="0" w:space="0" w:color="auto"/>
        <w:right w:val="none" w:sz="0" w:space="0" w:color="auto"/>
      </w:divBdr>
    </w:div>
    <w:div w:id="620571937">
      <w:bodyDiv w:val="1"/>
      <w:marLeft w:val="0"/>
      <w:marRight w:val="0"/>
      <w:marTop w:val="0"/>
      <w:marBottom w:val="0"/>
      <w:divBdr>
        <w:top w:val="none" w:sz="0" w:space="0" w:color="auto"/>
        <w:left w:val="none" w:sz="0" w:space="0" w:color="auto"/>
        <w:bottom w:val="none" w:sz="0" w:space="0" w:color="auto"/>
        <w:right w:val="none" w:sz="0" w:space="0" w:color="auto"/>
      </w:divBdr>
    </w:div>
    <w:div w:id="622611039">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23272453">
      <w:bodyDiv w:val="1"/>
      <w:marLeft w:val="0"/>
      <w:marRight w:val="0"/>
      <w:marTop w:val="0"/>
      <w:marBottom w:val="0"/>
      <w:divBdr>
        <w:top w:val="none" w:sz="0" w:space="0" w:color="auto"/>
        <w:left w:val="none" w:sz="0" w:space="0" w:color="auto"/>
        <w:bottom w:val="none" w:sz="0" w:space="0" w:color="auto"/>
        <w:right w:val="none" w:sz="0" w:space="0" w:color="auto"/>
      </w:divBdr>
    </w:div>
    <w:div w:id="623659083">
      <w:bodyDiv w:val="1"/>
      <w:marLeft w:val="0"/>
      <w:marRight w:val="0"/>
      <w:marTop w:val="0"/>
      <w:marBottom w:val="0"/>
      <w:divBdr>
        <w:top w:val="none" w:sz="0" w:space="0" w:color="auto"/>
        <w:left w:val="none" w:sz="0" w:space="0" w:color="auto"/>
        <w:bottom w:val="none" w:sz="0" w:space="0" w:color="auto"/>
        <w:right w:val="none" w:sz="0" w:space="0" w:color="auto"/>
      </w:divBdr>
    </w:div>
    <w:div w:id="623973264">
      <w:bodyDiv w:val="1"/>
      <w:marLeft w:val="0"/>
      <w:marRight w:val="0"/>
      <w:marTop w:val="0"/>
      <w:marBottom w:val="0"/>
      <w:divBdr>
        <w:top w:val="none" w:sz="0" w:space="0" w:color="auto"/>
        <w:left w:val="none" w:sz="0" w:space="0" w:color="auto"/>
        <w:bottom w:val="none" w:sz="0" w:space="0" w:color="auto"/>
        <w:right w:val="none" w:sz="0" w:space="0" w:color="auto"/>
      </w:divBdr>
    </w:div>
    <w:div w:id="624238658">
      <w:bodyDiv w:val="1"/>
      <w:marLeft w:val="0"/>
      <w:marRight w:val="0"/>
      <w:marTop w:val="0"/>
      <w:marBottom w:val="0"/>
      <w:divBdr>
        <w:top w:val="none" w:sz="0" w:space="0" w:color="auto"/>
        <w:left w:val="none" w:sz="0" w:space="0" w:color="auto"/>
        <w:bottom w:val="none" w:sz="0" w:space="0" w:color="auto"/>
        <w:right w:val="none" w:sz="0" w:space="0" w:color="auto"/>
      </w:divBdr>
    </w:div>
    <w:div w:id="624849579">
      <w:bodyDiv w:val="1"/>
      <w:marLeft w:val="0"/>
      <w:marRight w:val="0"/>
      <w:marTop w:val="0"/>
      <w:marBottom w:val="0"/>
      <w:divBdr>
        <w:top w:val="none" w:sz="0" w:space="0" w:color="auto"/>
        <w:left w:val="none" w:sz="0" w:space="0" w:color="auto"/>
        <w:bottom w:val="none" w:sz="0" w:space="0" w:color="auto"/>
        <w:right w:val="none" w:sz="0" w:space="0" w:color="auto"/>
      </w:divBdr>
    </w:div>
    <w:div w:id="625427289">
      <w:bodyDiv w:val="1"/>
      <w:marLeft w:val="0"/>
      <w:marRight w:val="0"/>
      <w:marTop w:val="0"/>
      <w:marBottom w:val="0"/>
      <w:divBdr>
        <w:top w:val="none" w:sz="0" w:space="0" w:color="auto"/>
        <w:left w:val="none" w:sz="0" w:space="0" w:color="auto"/>
        <w:bottom w:val="none" w:sz="0" w:space="0" w:color="auto"/>
        <w:right w:val="none" w:sz="0" w:space="0" w:color="auto"/>
      </w:divBdr>
    </w:div>
    <w:div w:id="626930381">
      <w:bodyDiv w:val="1"/>
      <w:marLeft w:val="0"/>
      <w:marRight w:val="0"/>
      <w:marTop w:val="0"/>
      <w:marBottom w:val="0"/>
      <w:divBdr>
        <w:top w:val="none" w:sz="0" w:space="0" w:color="auto"/>
        <w:left w:val="none" w:sz="0" w:space="0" w:color="auto"/>
        <w:bottom w:val="none" w:sz="0" w:space="0" w:color="auto"/>
        <w:right w:val="none" w:sz="0" w:space="0" w:color="auto"/>
      </w:divBdr>
    </w:div>
    <w:div w:id="627247322">
      <w:bodyDiv w:val="1"/>
      <w:marLeft w:val="0"/>
      <w:marRight w:val="0"/>
      <w:marTop w:val="0"/>
      <w:marBottom w:val="0"/>
      <w:divBdr>
        <w:top w:val="none" w:sz="0" w:space="0" w:color="auto"/>
        <w:left w:val="none" w:sz="0" w:space="0" w:color="auto"/>
        <w:bottom w:val="none" w:sz="0" w:space="0" w:color="auto"/>
        <w:right w:val="none" w:sz="0" w:space="0" w:color="auto"/>
      </w:divBdr>
    </w:div>
    <w:div w:id="627978683">
      <w:bodyDiv w:val="1"/>
      <w:marLeft w:val="0"/>
      <w:marRight w:val="0"/>
      <w:marTop w:val="0"/>
      <w:marBottom w:val="0"/>
      <w:divBdr>
        <w:top w:val="none" w:sz="0" w:space="0" w:color="auto"/>
        <w:left w:val="none" w:sz="0" w:space="0" w:color="auto"/>
        <w:bottom w:val="none" w:sz="0" w:space="0" w:color="auto"/>
        <w:right w:val="none" w:sz="0" w:space="0" w:color="auto"/>
      </w:divBdr>
    </w:div>
    <w:div w:id="628366601">
      <w:bodyDiv w:val="1"/>
      <w:marLeft w:val="0"/>
      <w:marRight w:val="0"/>
      <w:marTop w:val="0"/>
      <w:marBottom w:val="0"/>
      <w:divBdr>
        <w:top w:val="none" w:sz="0" w:space="0" w:color="auto"/>
        <w:left w:val="none" w:sz="0" w:space="0" w:color="auto"/>
        <w:bottom w:val="none" w:sz="0" w:space="0" w:color="auto"/>
        <w:right w:val="none" w:sz="0" w:space="0" w:color="auto"/>
      </w:divBdr>
    </w:div>
    <w:div w:id="628701690">
      <w:bodyDiv w:val="1"/>
      <w:marLeft w:val="0"/>
      <w:marRight w:val="0"/>
      <w:marTop w:val="0"/>
      <w:marBottom w:val="0"/>
      <w:divBdr>
        <w:top w:val="none" w:sz="0" w:space="0" w:color="auto"/>
        <w:left w:val="none" w:sz="0" w:space="0" w:color="auto"/>
        <w:bottom w:val="none" w:sz="0" w:space="0" w:color="auto"/>
        <w:right w:val="none" w:sz="0" w:space="0" w:color="auto"/>
      </w:divBdr>
    </w:div>
    <w:div w:id="628821901">
      <w:bodyDiv w:val="1"/>
      <w:marLeft w:val="0"/>
      <w:marRight w:val="0"/>
      <w:marTop w:val="0"/>
      <w:marBottom w:val="0"/>
      <w:divBdr>
        <w:top w:val="none" w:sz="0" w:space="0" w:color="auto"/>
        <w:left w:val="none" w:sz="0" w:space="0" w:color="auto"/>
        <w:bottom w:val="none" w:sz="0" w:space="0" w:color="auto"/>
        <w:right w:val="none" w:sz="0" w:space="0" w:color="auto"/>
      </w:divBdr>
    </w:div>
    <w:div w:id="629092345">
      <w:bodyDiv w:val="1"/>
      <w:marLeft w:val="0"/>
      <w:marRight w:val="0"/>
      <w:marTop w:val="0"/>
      <w:marBottom w:val="0"/>
      <w:divBdr>
        <w:top w:val="none" w:sz="0" w:space="0" w:color="auto"/>
        <w:left w:val="none" w:sz="0" w:space="0" w:color="auto"/>
        <w:bottom w:val="none" w:sz="0" w:space="0" w:color="auto"/>
        <w:right w:val="none" w:sz="0" w:space="0" w:color="auto"/>
      </w:divBdr>
    </w:div>
    <w:div w:id="630087532">
      <w:bodyDiv w:val="1"/>
      <w:marLeft w:val="0"/>
      <w:marRight w:val="0"/>
      <w:marTop w:val="0"/>
      <w:marBottom w:val="0"/>
      <w:divBdr>
        <w:top w:val="none" w:sz="0" w:space="0" w:color="auto"/>
        <w:left w:val="none" w:sz="0" w:space="0" w:color="auto"/>
        <w:bottom w:val="none" w:sz="0" w:space="0" w:color="auto"/>
        <w:right w:val="none" w:sz="0" w:space="0" w:color="auto"/>
      </w:divBdr>
    </w:div>
    <w:div w:id="630743581">
      <w:bodyDiv w:val="1"/>
      <w:marLeft w:val="0"/>
      <w:marRight w:val="0"/>
      <w:marTop w:val="0"/>
      <w:marBottom w:val="0"/>
      <w:divBdr>
        <w:top w:val="none" w:sz="0" w:space="0" w:color="auto"/>
        <w:left w:val="none" w:sz="0" w:space="0" w:color="auto"/>
        <w:bottom w:val="none" w:sz="0" w:space="0" w:color="auto"/>
        <w:right w:val="none" w:sz="0" w:space="0" w:color="auto"/>
      </w:divBdr>
    </w:div>
    <w:div w:id="631787677">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34145364">
      <w:bodyDiv w:val="1"/>
      <w:marLeft w:val="0"/>
      <w:marRight w:val="0"/>
      <w:marTop w:val="0"/>
      <w:marBottom w:val="0"/>
      <w:divBdr>
        <w:top w:val="none" w:sz="0" w:space="0" w:color="auto"/>
        <w:left w:val="none" w:sz="0" w:space="0" w:color="auto"/>
        <w:bottom w:val="none" w:sz="0" w:space="0" w:color="auto"/>
        <w:right w:val="none" w:sz="0" w:space="0" w:color="auto"/>
      </w:divBdr>
    </w:div>
    <w:div w:id="634484362">
      <w:bodyDiv w:val="1"/>
      <w:marLeft w:val="0"/>
      <w:marRight w:val="0"/>
      <w:marTop w:val="0"/>
      <w:marBottom w:val="0"/>
      <w:divBdr>
        <w:top w:val="none" w:sz="0" w:space="0" w:color="auto"/>
        <w:left w:val="none" w:sz="0" w:space="0" w:color="auto"/>
        <w:bottom w:val="none" w:sz="0" w:space="0" w:color="auto"/>
        <w:right w:val="none" w:sz="0" w:space="0" w:color="auto"/>
      </w:divBdr>
    </w:div>
    <w:div w:id="634533142">
      <w:bodyDiv w:val="1"/>
      <w:marLeft w:val="0"/>
      <w:marRight w:val="0"/>
      <w:marTop w:val="0"/>
      <w:marBottom w:val="0"/>
      <w:divBdr>
        <w:top w:val="none" w:sz="0" w:space="0" w:color="auto"/>
        <w:left w:val="none" w:sz="0" w:space="0" w:color="auto"/>
        <w:bottom w:val="none" w:sz="0" w:space="0" w:color="auto"/>
        <w:right w:val="none" w:sz="0" w:space="0" w:color="auto"/>
      </w:divBdr>
    </w:div>
    <w:div w:id="635450760">
      <w:bodyDiv w:val="1"/>
      <w:marLeft w:val="0"/>
      <w:marRight w:val="0"/>
      <w:marTop w:val="0"/>
      <w:marBottom w:val="0"/>
      <w:divBdr>
        <w:top w:val="none" w:sz="0" w:space="0" w:color="auto"/>
        <w:left w:val="none" w:sz="0" w:space="0" w:color="auto"/>
        <w:bottom w:val="none" w:sz="0" w:space="0" w:color="auto"/>
        <w:right w:val="none" w:sz="0" w:space="0" w:color="auto"/>
      </w:divBdr>
    </w:div>
    <w:div w:id="635836435">
      <w:bodyDiv w:val="1"/>
      <w:marLeft w:val="0"/>
      <w:marRight w:val="0"/>
      <w:marTop w:val="0"/>
      <w:marBottom w:val="0"/>
      <w:divBdr>
        <w:top w:val="none" w:sz="0" w:space="0" w:color="auto"/>
        <w:left w:val="none" w:sz="0" w:space="0" w:color="auto"/>
        <w:bottom w:val="none" w:sz="0" w:space="0" w:color="auto"/>
        <w:right w:val="none" w:sz="0" w:space="0" w:color="auto"/>
      </w:divBdr>
    </w:div>
    <w:div w:id="636491016">
      <w:bodyDiv w:val="1"/>
      <w:marLeft w:val="0"/>
      <w:marRight w:val="0"/>
      <w:marTop w:val="0"/>
      <w:marBottom w:val="0"/>
      <w:divBdr>
        <w:top w:val="none" w:sz="0" w:space="0" w:color="auto"/>
        <w:left w:val="none" w:sz="0" w:space="0" w:color="auto"/>
        <w:bottom w:val="none" w:sz="0" w:space="0" w:color="auto"/>
        <w:right w:val="none" w:sz="0" w:space="0" w:color="auto"/>
      </w:divBdr>
    </w:div>
    <w:div w:id="637296947">
      <w:bodyDiv w:val="1"/>
      <w:marLeft w:val="0"/>
      <w:marRight w:val="0"/>
      <w:marTop w:val="0"/>
      <w:marBottom w:val="0"/>
      <w:divBdr>
        <w:top w:val="none" w:sz="0" w:space="0" w:color="auto"/>
        <w:left w:val="none" w:sz="0" w:space="0" w:color="auto"/>
        <w:bottom w:val="none" w:sz="0" w:space="0" w:color="auto"/>
        <w:right w:val="none" w:sz="0" w:space="0" w:color="auto"/>
      </w:divBdr>
    </w:div>
    <w:div w:id="637608675">
      <w:bodyDiv w:val="1"/>
      <w:marLeft w:val="0"/>
      <w:marRight w:val="0"/>
      <w:marTop w:val="0"/>
      <w:marBottom w:val="0"/>
      <w:divBdr>
        <w:top w:val="none" w:sz="0" w:space="0" w:color="auto"/>
        <w:left w:val="none" w:sz="0" w:space="0" w:color="auto"/>
        <w:bottom w:val="none" w:sz="0" w:space="0" w:color="auto"/>
        <w:right w:val="none" w:sz="0" w:space="0" w:color="auto"/>
      </w:divBdr>
    </w:div>
    <w:div w:id="638345517">
      <w:bodyDiv w:val="1"/>
      <w:marLeft w:val="0"/>
      <w:marRight w:val="0"/>
      <w:marTop w:val="0"/>
      <w:marBottom w:val="0"/>
      <w:divBdr>
        <w:top w:val="none" w:sz="0" w:space="0" w:color="auto"/>
        <w:left w:val="none" w:sz="0" w:space="0" w:color="auto"/>
        <w:bottom w:val="none" w:sz="0" w:space="0" w:color="auto"/>
        <w:right w:val="none" w:sz="0" w:space="0" w:color="auto"/>
      </w:divBdr>
    </w:div>
    <w:div w:id="639580548">
      <w:bodyDiv w:val="1"/>
      <w:marLeft w:val="0"/>
      <w:marRight w:val="0"/>
      <w:marTop w:val="0"/>
      <w:marBottom w:val="0"/>
      <w:divBdr>
        <w:top w:val="none" w:sz="0" w:space="0" w:color="auto"/>
        <w:left w:val="none" w:sz="0" w:space="0" w:color="auto"/>
        <w:bottom w:val="none" w:sz="0" w:space="0" w:color="auto"/>
        <w:right w:val="none" w:sz="0" w:space="0" w:color="auto"/>
      </w:divBdr>
    </w:div>
    <w:div w:id="640307007">
      <w:bodyDiv w:val="1"/>
      <w:marLeft w:val="0"/>
      <w:marRight w:val="0"/>
      <w:marTop w:val="0"/>
      <w:marBottom w:val="0"/>
      <w:divBdr>
        <w:top w:val="none" w:sz="0" w:space="0" w:color="auto"/>
        <w:left w:val="none" w:sz="0" w:space="0" w:color="auto"/>
        <w:bottom w:val="none" w:sz="0" w:space="0" w:color="auto"/>
        <w:right w:val="none" w:sz="0" w:space="0" w:color="auto"/>
      </w:divBdr>
    </w:div>
    <w:div w:id="642585583">
      <w:bodyDiv w:val="1"/>
      <w:marLeft w:val="0"/>
      <w:marRight w:val="0"/>
      <w:marTop w:val="0"/>
      <w:marBottom w:val="0"/>
      <w:divBdr>
        <w:top w:val="none" w:sz="0" w:space="0" w:color="auto"/>
        <w:left w:val="none" w:sz="0" w:space="0" w:color="auto"/>
        <w:bottom w:val="none" w:sz="0" w:space="0" w:color="auto"/>
        <w:right w:val="none" w:sz="0" w:space="0" w:color="auto"/>
      </w:divBdr>
    </w:div>
    <w:div w:id="644239370">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47125715">
      <w:bodyDiv w:val="1"/>
      <w:marLeft w:val="0"/>
      <w:marRight w:val="0"/>
      <w:marTop w:val="0"/>
      <w:marBottom w:val="0"/>
      <w:divBdr>
        <w:top w:val="none" w:sz="0" w:space="0" w:color="auto"/>
        <w:left w:val="none" w:sz="0" w:space="0" w:color="auto"/>
        <w:bottom w:val="none" w:sz="0" w:space="0" w:color="auto"/>
        <w:right w:val="none" w:sz="0" w:space="0" w:color="auto"/>
      </w:divBdr>
    </w:div>
    <w:div w:id="647442546">
      <w:bodyDiv w:val="1"/>
      <w:marLeft w:val="0"/>
      <w:marRight w:val="0"/>
      <w:marTop w:val="0"/>
      <w:marBottom w:val="0"/>
      <w:divBdr>
        <w:top w:val="none" w:sz="0" w:space="0" w:color="auto"/>
        <w:left w:val="none" w:sz="0" w:space="0" w:color="auto"/>
        <w:bottom w:val="none" w:sz="0" w:space="0" w:color="auto"/>
        <w:right w:val="none" w:sz="0" w:space="0" w:color="auto"/>
      </w:divBdr>
    </w:div>
    <w:div w:id="647637087">
      <w:bodyDiv w:val="1"/>
      <w:marLeft w:val="0"/>
      <w:marRight w:val="0"/>
      <w:marTop w:val="0"/>
      <w:marBottom w:val="0"/>
      <w:divBdr>
        <w:top w:val="none" w:sz="0" w:space="0" w:color="auto"/>
        <w:left w:val="none" w:sz="0" w:space="0" w:color="auto"/>
        <w:bottom w:val="none" w:sz="0" w:space="0" w:color="auto"/>
        <w:right w:val="none" w:sz="0" w:space="0" w:color="auto"/>
      </w:divBdr>
    </w:div>
    <w:div w:id="648241845">
      <w:bodyDiv w:val="1"/>
      <w:marLeft w:val="0"/>
      <w:marRight w:val="0"/>
      <w:marTop w:val="0"/>
      <w:marBottom w:val="0"/>
      <w:divBdr>
        <w:top w:val="none" w:sz="0" w:space="0" w:color="auto"/>
        <w:left w:val="none" w:sz="0" w:space="0" w:color="auto"/>
        <w:bottom w:val="none" w:sz="0" w:space="0" w:color="auto"/>
        <w:right w:val="none" w:sz="0" w:space="0" w:color="auto"/>
      </w:divBdr>
    </w:div>
    <w:div w:id="649865091">
      <w:bodyDiv w:val="1"/>
      <w:marLeft w:val="0"/>
      <w:marRight w:val="0"/>
      <w:marTop w:val="0"/>
      <w:marBottom w:val="0"/>
      <w:divBdr>
        <w:top w:val="none" w:sz="0" w:space="0" w:color="auto"/>
        <w:left w:val="none" w:sz="0" w:space="0" w:color="auto"/>
        <w:bottom w:val="none" w:sz="0" w:space="0" w:color="auto"/>
        <w:right w:val="none" w:sz="0" w:space="0" w:color="auto"/>
      </w:divBdr>
    </w:div>
    <w:div w:id="650408899">
      <w:bodyDiv w:val="1"/>
      <w:marLeft w:val="0"/>
      <w:marRight w:val="0"/>
      <w:marTop w:val="0"/>
      <w:marBottom w:val="0"/>
      <w:divBdr>
        <w:top w:val="none" w:sz="0" w:space="0" w:color="auto"/>
        <w:left w:val="none" w:sz="0" w:space="0" w:color="auto"/>
        <w:bottom w:val="none" w:sz="0" w:space="0" w:color="auto"/>
        <w:right w:val="none" w:sz="0" w:space="0" w:color="auto"/>
      </w:divBdr>
    </w:div>
    <w:div w:id="650596546">
      <w:bodyDiv w:val="1"/>
      <w:marLeft w:val="0"/>
      <w:marRight w:val="0"/>
      <w:marTop w:val="0"/>
      <w:marBottom w:val="0"/>
      <w:divBdr>
        <w:top w:val="none" w:sz="0" w:space="0" w:color="auto"/>
        <w:left w:val="none" w:sz="0" w:space="0" w:color="auto"/>
        <w:bottom w:val="none" w:sz="0" w:space="0" w:color="auto"/>
        <w:right w:val="none" w:sz="0" w:space="0" w:color="auto"/>
      </w:divBdr>
    </w:div>
    <w:div w:id="650597118">
      <w:bodyDiv w:val="1"/>
      <w:marLeft w:val="0"/>
      <w:marRight w:val="0"/>
      <w:marTop w:val="0"/>
      <w:marBottom w:val="0"/>
      <w:divBdr>
        <w:top w:val="none" w:sz="0" w:space="0" w:color="auto"/>
        <w:left w:val="none" w:sz="0" w:space="0" w:color="auto"/>
        <w:bottom w:val="none" w:sz="0" w:space="0" w:color="auto"/>
        <w:right w:val="none" w:sz="0" w:space="0" w:color="auto"/>
      </w:divBdr>
    </w:div>
    <w:div w:id="651253370">
      <w:bodyDiv w:val="1"/>
      <w:marLeft w:val="0"/>
      <w:marRight w:val="0"/>
      <w:marTop w:val="0"/>
      <w:marBottom w:val="0"/>
      <w:divBdr>
        <w:top w:val="none" w:sz="0" w:space="0" w:color="auto"/>
        <w:left w:val="none" w:sz="0" w:space="0" w:color="auto"/>
        <w:bottom w:val="none" w:sz="0" w:space="0" w:color="auto"/>
        <w:right w:val="none" w:sz="0" w:space="0" w:color="auto"/>
      </w:divBdr>
    </w:div>
    <w:div w:id="651254223">
      <w:bodyDiv w:val="1"/>
      <w:marLeft w:val="0"/>
      <w:marRight w:val="0"/>
      <w:marTop w:val="0"/>
      <w:marBottom w:val="0"/>
      <w:divBdr>
        <w:top w:val="none" w:sz="0" w:space="0" w:color="auto"/>
        <w:left w:val="none" w:sz="0" w:space="0" w:color="auto"/>
        <w:bottom w:val="none" w:sz="0" w:space="0" w:color="auto"/>
        <w:right w:val="none" w:sz="0" w:space="0" w:color="auto"/>
      </w:divBdr>
    </w:div>
    <w:div w:id="651761643">
      <w:bodyDiv w:val="1"/>
      <w:marLeft w:val="0"/>
      <w:marRight w:val="0"/>
      <w:marTop w:val="0"/>
      <w:marBottom w:val="0"/>
      <w:divBdr>
        <w:top w:val="none" w:sz="0" w:space="0" w:color="auto"/>
        <w:left w:val="none" w:sz="0" w:space="0" w:color="auto"/>
        <w:bottom w:val="none" w:sz="0" w:space="0" w:color="auto"/>
        <w:right w:val="none" w:sz="0" w:space="0" w:color="auto"/>
      </w:divBdr>
    </w:div>
    <w:div w:id="653335567">
      <w:bodyDiv w:val="1"/>
      <w:marLeft w:val="0"/>
      <w:marRight w:val="0"/>
      <w:marTop w:val="0"/>
      <w:marBottom w:val="0"/>
      <w:divBdr>
        <w:top w:val="none" w:sz="0" w:space="0" w:color="auto"/>
        <w:left w:val="none" w:sz="0" w:space="0" w:color="auto"/>
        <w:bottom w:val="none" w:sz="0" w:space="0" w:color="auto"/>
        <w:right w:val="none" w:sz="0" w:space="0" w:color="auto"/>
      </w:divBdr>
    </w:div>
    <w:div w:id="653602600">
      <w:bodyDiv w:val="1"/>
      <w:marLeft w:val="0"/>
      <w:marRight w:val="0"/>
      <w:marTop w:val="0"/>
      <w:marBottom w:val="0"/>
      <w:divBdr>
        <w:top w:val="none" w:sz="0" w:space="0" w:color="auto"/>
        <w:left w:val="none" w:sz="0" w:space="0" w:color="auto"/>
        <w:bottom w:val="none" w:sz="0" w:space="0" w:color="auto"/>
        <w:right w:val="none" w:sz="0" w:space="0" w:color="auto"/>
      </w:divBdr>
    </w:div>
    <w:div w:id="653684448">
      <w:bodyDiv w:val="1"/>
      <w:marLeft w:val="0"/>
      <w:marRight w:val="0"/>
      <w:marTop w:val="0"/>
      <w:marBottom w:val="0"/>
      <w:divBdr>
        <w:top w:val="none" w:sz="0" w:space="0" w:color="auto"/>
        <w:left w:val="none" w:sz="0" w:space="0" w:color="auto"/>
        <w:bottom w:val="none" w:sz="0" w:space="0" w:color="auto"/>
        <w:right w:val="none" w:sz="0" w:space="0" w:color="auto"/>
      </w:divBdr>
    </w:div>
    <w:div w:id="653996149">
      <w:bodyDiv w:val="1"/>
      <w:marLeft w:val="0"/>
      <w:marRight w:val="0"/>
      <w:marTop w:val="0"/>
      <w:marBottom w:val="0"/>
      <w:divBdr>
        <w:top w:val="none" w:sz="0" w:space="0" w:color="auto"/>
        <w:left w:val="none" w:sz="0" w:space="0" w:color="auto"/>
        <w:bottom w:val="none" w:sz="0" w:space="0" w:color="auto"/>
        <w:right w:val="none" w:sz="0" w:space="0" w:color="auto"/>
      </w:divBdr>
    </w:div>
    <w:div w:id="654064461">
      <w:bodyDiv w:val="1"/>
      <w:marLeft w:val="0"/>
      <w:marRight w:val="0"/>
      <w:marTop w:val="0"/>
      <w:marBottom w:val="0"/>
      <w:divBdr>
        <w:top w:val="none" w:sz="0" w:space="0" w:color="auto"/>
        <w:left w:val="none" w:sz="0" w:space="0" w:color="auto"/>
        <w:bottom w:val="none" w:sz="0" w:space="0" w:color="auto"/>
        <w:right w:val="none" w:sz="0" w:space="0" w:color="auto"/>
      </w:divBdr>
    </w:div>
    <w:div w:id="654800832">
      <w:bodyDiv w:val="1"/>
      <w:marLeft w:val="0"/>
      <w:marRight w:val="0"/>
      <w:marTop w:val="0"/>
      <w:marBottom w:val="0"/>
      <w:divBdr>
        <w:top w:val="none" w:sz="0" w:space="0" w:color="auto"/>
        <w:left w:val="none" w:sz="0" w:space="0" w:color="auto"/>
        <w:bottom w:val="none" w:sz="0" w:space="0" w:color="auto"/>
        <w:right w:val="none" w:sz="0" w:space="0" w:color="auto"/>
      </w:divBdr>
    </w:div>
    <w:div w:id="655769829">
      <w:bodyDiv w:val="1"/>
      <w:marLeft w:val="0"/>
      <w:marRight w:val="0"/>
      <w:marTop w:val="0"/>
      <w:marBottom w:val="0"/>
      <w:divBdr>
        <w:top w:val="none" w:sz="0" w:space="0" w:color="auto"/>
        <w:left w:val="none" w:sz="0" w:space="0" w:color="auto"/>
        <w:bottom w:val="none" w:sz="0" w:space="0" w:color="auto"/>
        <w:right w:val="none" w:sz="0" w:space="0" w:color="auto"/>
      </w:divBdr>
    </w:div>
    <w:div w:id="656300419">
      <w:bodyDiv w:val="1"/>
      <w:marLeft w:val="0"/>
      <w:marRight w:val="0"/>
      <w:marTop w:val="0"/>
      <w:marBottom w:val="0"/>
      <w:divBdr>
        <w:top w:val="none" w:sz="0" w:space="0" w:color="auto"/>
        <w:left w:val="none" w:sz="0" w:space="0" w:color="auto"/>
        <w:bottom w:val="none" w:sz="0" w:space="0" w:color="auto"/>
        <w:right w:val="none" w:sz="0" w:space="0" w:color="auto"/>
      </w:divBdr>
    </w:div>
    <w:div w:id="657615927">
      <w:bodyDiv w:val="1"/>
      <w:marLeft w:val="0"/>
      <w:marRight w:val="0"/>
      <w:marTop w:val="0"/>
      <w:marBottom w:val="0"/>
      <w:divBdr>
        <w:top w:val="none" w:sz="0" w:space="0" w:color="auto"/>
        <w:left w:val="none" w:sz="0" w:space="0" w:color="auto"/>
        <w:bottom w:val="none" w:sz="0" w:space="0" w:color="auto"/>
        <w:right w:val="none" w:sz="0" w:space="0" w:color="auto"/>
      </w:divBdr>
    </w:div>
    <w:div w:id="657808738">
      <w:bodyDiv w:val="1"/>
      <w:marLeft w:val="0"/>
      <w:marRight w:val="0"/>
      <w:marTop w:val="0"/>
      <w:marBottom w:val="0"/>
      <w:divBdr>
        <w:top w:val="none" w:sz="0" w:space="0" w:color="auto"/>
        <w:left w:val="none" w:sz="0" w:space="0" w:color="auto"/>
        <w:bottom w:val="none" w:sz="0" w:space="0" w:color="auto"/>
        <w:right w:val="none" w:sz="0" w:space="0" w:color="auto"/>
      </w:divBdr>
    </w:div>
    <w:div w:id="658116430">
      <w:bodyDiv w:val="1"/>
      <w:marLeft w:val="0"/>
      <w:marRight w:val="0"/>
      <w:marTop w:val="0"/>
      <w:marBottom w:val="0"/>
      <w:divBdr>
        <w:top w:val="none" w:sz="0" w:space="0" w:color="auto"/>
        <w:left w:val="none" w:sz="0" w:space="0" w:color="auto"/>
        <w:bottom w:val="none" w:sz="0" w:space="0" w:color="auto"/>
        <w:right w:val="none" w:sz="0" w:space="0" w:color="auto"/>
      </w:divBdr>
    </w:div>
    <w:div w:id="658387767">
      <w:bodyDiv w:val="1"/>
      <w:marLeft w:val="0"/>
      <w:marRight w:val="0"/>
      <w:marTop w:val="0"/>
      <w:marBottom w:val="0"/>
      <w:divBdr>
        <w:top w:val="none" w:sz="0" w:space="0" w:color="auto"/>
        <w:left w:val="none" w:sz="0" w:space="0" w:color="auto"/>
        <w:bottom w:val="none" w:sz="0" w:space="0" w:color="auto"/>
        <w:right w:val="none" w:sz="0" w:space="0" w:color="auto"/>
      </w:divBdr>
    </w:div>
    <w:div w:id="658927563">
      <w:bodyDiv w:val="1"/>
      <w:marLeft w:val="0"/>
      <w:marRight w:val="0"/>
      <w:marTop w:val="0"/>
      <w:marBottom w:val="0"/>
      <w:divBdr>
        <w:top w:val="none" w:sz="0" w:space="0" w:color="auto"/>
        <w:left w:val="none" w:sz="0" w:space="0" w:color="auto"/>
        <w:bottom w:val="none" w:sz="0" w:space="0" w:color="auto"/>
        <w:right w:val="none" w:sz="0" w:space="0" w:color="auto"/>
      </w:divBdr>
    </w:div>
    <w:div w:id="659503159">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1814458">
      <w:bodyDiv w:val="1"/>
      <w:marLeft w:val="0"/>
      <w:marRight w:val="0"/>
      <w:marTop w:val="0"/>
      <w:marBottom w:val="0"/>
      <w:divBdr>
        <w:top w:val="none" w:sz="0" w:space="0" w:color="auto"/>
        <w:left w:val="none" w:sz="0" w:space="0" w:color="auto"/>
        <w:bottom w:val="none" w:sz="0" w:space="0" w:color="auto"/>
        <w:right w:val="none" w:sz="0" w:space="0" w:color="auto"/>
      </w:divBdr>
    </w:div>
    <w:div w:id="662204273">
      <w:bodyDiv w:val="1"/>
      <w:marLeft w:val="0"/>
      <w:marRight w:val="0"/>
      <w:marTop w:val="0"/>
      <w:marBottom w:val="0"/>
      <w:divBdr>
        <w:top w:val="none" w:sz="0" w:space="0" w:color="auto"/>
        <w:left w:val="none" w:sz="0" w:space="0" w:color="auto"/>
        <w:bottom w:val="none" w:sz="0" w:space="0" w:color="auto"/>
        <w:right w:val="none" w:sz="0" w:space="0" w:color="auto"/>
      </w:divBdr>
    </w:div>
    <w:div w:id="663049748">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3431564">
      <w:bodyDiv w:val="1"/>
      <w:marLeft w:val="0"/>
      <w:marRight w:val="0"/>
      <w:marTop w:val="0"/>
      <w:marBottom w:val="0"/>
      <w:divBdr>
        <w:top w:val="none" w:sz="0" w:space="0" w:color="auto"/>
        <w:left w:val="none" w:sz="0" w:space="0" w:color="auto"/>
        <w:bottom w:val="none" w:sz="0" w:space="0" w:color="auto"/>
        <w:right w:val="none" w:sz="0" w:space="0" w:color="auto"/>
      </w:divBdr>
    </w:div>
    <w:div w:id="665133099">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65936984">
      <w:bodyDiv w:val="1"/>
      <w:marLeft w:val="0"/>
      <w:marRight w:val="0"/>
      <w:marTop w:val="0"/>
      <w:marBottom w:val="0"/>
      <w:divBdr>
        <w:top w:val="none" w:sz="0" w:space="0" w:color="auto"/>
        <w:left w:val="none" w:sz="0" w:space="0" w:color="auto"/>
        <w:bottom w:val="none" w:sz="0" w:space="0" w:color="auto"/>
        <w:right w:val="none" w:sz="0" w:space="0" w:color="auto"/>
      </w:divBdr>
    </w:div>
    <w:div w:id="666173483">
      <w:bodyDiv w:val="1"/>
      <w:marLeft w:val="0"/>
      <w:marRight w:val="0"/>
      <w:marTop w:val="0"/>
      <w:marBottom w:val="0"/>
      <w:divBdr>
        <w:top w:val="none" w:sz="0" w:space="0" w:color="auto"/>
        <w:left w:val="none" w:sz="0" w:space="0" w:color="auto"/>
        <w:bottom w:val="none" w:sz="0" w:space="0" w:color="auto"/>
        <w:right w:val="none" w:sz="0" w:space="0" w:color="auto"/>
      </w:divBdr>
    </w:div>
    <w:div w:id="666322703">
      <w:bodyDiv w:val="1"/>
      <w:marLeft w:val="0"/>
      <w:marRight w:val="0"/>
      <w:marTop w:val="0"/>
      <w:marBottom w:val="0"/>
      <w:divBdr>
        <w:top w:val="none" w:sz="0" w:space="0" w:color="auto"/>
        <w:left w:val="none" w:sz="0" w:space="0" w:color="auto"/>
        <w:bottom w:val="none" w:sz="0" w:space="0" w:color="auto"/>
        <w:right w:val="none" w:sz="0" w:space="0" w:color="auto"/>
      </w:divBdr>
    </w:div>
    <w:div w:id="667292601">
      <w:bodyDiv w:val="1"/>
      <w:marLeft w:val="0"/>
      <w:marRight w:val="0"/>
      <w:marTop w:val="0"/>
      <w:marBottom w:val="0"/>
      <w:divBdr>
        <w:top w:val="none" w:sz="0" w:space="0" w:color="auto"/>
        <w:left w:val="none" w:sz="0" w:space="0" w:color="auto"/>
        <w:bottom w:val="none" w:sz="0" w:space="0" w:color="auto"/>
        <w:right w:val="none" w:sz="0" w:space="0" w:color="auto"/>
      </w:divBdr>
    </w:div>
    <w:div w:id="668099583">
      <w:bodyDiv w:val="1"/>
      <w:marLeft w:val="0"/>
      <w:marRight w:val="0"/>
      <w:marTop w:val="0"/>
      <w:marBottom w:val="0"/>
      <w:divBdr>
        <w:top w:val="none" w:sz="0" w:space="0" w:color="auto"/>
        <w:left w:val="none" w:sz="0" w:space="0" w:color="auto"/>
        <w:bottom w:val="none" w:sz="0" w:space="0" w:color="auto"/>
        <w:right w:val="none" w:sz="0" w:space="0" w:color="auto"/>
      </w:divBdr>
    </w:div>
    <w:div w:id="668795777">
      <w:bodyDiv w:val="1"/>
      <w:marLeft w:val="0"/>
      <w:marRight w:val="0"/>
      <w:marTop w:val="0"/>
      <w:marBottom w:val="0"/>
      <w:divBdr>
        <w:top w:val="none" w:sz="0" w:space="0" w:color="auto"/>
        <w:left w:val="none" w:sz="0" w:space="0" w:color="auto"/>
        <w:bottom w:val="none" w:sz="0" w:space="0" w:color="auto"/>
        <w:right w:val="none" w:sz="0" w:space="0" w:color="auto"/>
      </w:divBdr>
    </w:div>
    <w:div w:id="669061578">
      <w:bodyDiv w:val="1"/>
      <w:marLeft w:val="0"/>
      <w:marRight w:val="0"/>
      <w:marTop w:val="0"/>
      <w:marBottom w:val="0"/>
      <w:divBdr>
        <w:top w:val="none" w:sz="0" w:space="0" w:color="auto"/>
        <w:left w:val="none" w:sz="0" w:space="0" w:color="auto"/>
        <w:bottom w:val="none" w:sz="0" w:space="0" w:color="auto"/>
        <w:right w:val="none" w:sz="0" w:space="0" w:color="auto"/>
      </w:divBdr>
    </w:div>
    <w:div w:id="669983701">
      <w:bodyDiv w:val="1"/>
      <w:marLeft w:val="0"/>
      <w:marRight w:val="0"/>
      <w:marTop w:val="0"/>
      <w:marBottom w:val="0"/>
      <w:divBdr>
        <w:top w:val="none" w:sz="0" w:space="0" w:color="auto"/>
        <w:left w:val="none" w:sz="0" w:space="0" w:color="auto"/>
        <w:bottom w:val="none" w:sz="0" w:space="0" w:color="auto"/>
        <w:right w:val="none" w:sz="0" w:space="0" w:color="auto"/>
      </w:divBdr>
    </w:div>
    <w:div w:id="670448742">
      <w:bodyDiv w:val="1"/>
      <w:marLeft w:val="0"/>
      <w:marRight w:val="0"/>
      <w:marTop w:val="0"/>
      <w:marBottom w:val="0"/>
      <w:divBdr>
        <w:top w:val="none" w:sz="0" w:space="0" w:color="auto"/>
        <w:left w:val="none" w:sz="0" w:space="0" w:color="auto"/>
        <w:bottom w:val="none" w:sz="0" w:space="0" w:color="auto"/>
        <w:right w:val="none" w:sz="0" w:space="0" w:color="auto"/>
      </w:divBdr>
    </w:div>
    <w:div w:id="672536760">
      <w:bodyDiv w:val="1"/>
      <w:marLeft w:val="0"/>
      <w:marRight w:val="0"/>
      <w:marTop w:val="0"/>
      <w:marBottom w:val="0"/>
      <w:divBdr>
        <w:top w:val="none" w:sz="0" w:space="0" w:color="auto"/>
        <w:left w:val="none" w:sz="0" w:space="0" w:color="auto"/>
        <w:bottom w:val="none" w:sz="0" w:space="0" w:color="auto"/>
        <w:right w:val="none" w:sz="0" w:space="0" w:color="auto"/>
      </w:divBdr>
    </w:div>
    <w:div w:id="673268383">
      <w:bodyDiv w:val="1"/>
      <w:marLeft w:val="0"/>
      <w:marRight w:val="0"/>
      <w:marTop w:val="0"/>
      <w:marBottom w:val="0"/>
      <w:divBdr>
        <w:top w:val="none" w:sz="0" w:space="0" w:color="auto"/>
        <w:left w:val="none" w:sz="0" w:space="0" w:color="auto"/>
        <w:bottom w:val="none" w:sz="0" w:space="0" w:color="auto"/>
        <w:right w:val="none" w:sz="0" w:space="0" w:color="auto"/>
      </w:divBdr>
    </w:div>
    <w:div w:id="674267017">
      <w:bodyDiv w:val="1"/>
      <w:marLeft w:val="0"/>
      <w:marRight w:val="0"/>
      <w:marTop w:val="0"/>
      <w:marBottom w:val="0"/>
      <w:divBdr>
        <w:top w:val="none" w:sz="0" w:space="0" w:color="auto"/>
        <w:left w:val="none" w:sz="0" w:space="0" w:color="auto"/>
        <w:bottom w:val="none" w:sz="0" w:space="0" w:color="auto"/>
        <w:right w:val="none" w:sz="0" w:space="0" w:color="auto"/>
      </w:divBdr>
    </w:div>
    <w:div w:id="675808730">
      <w:bodyDiv w:val="1"/>
      <w:marLeft w:val="0"/>
      <w:marRight w:val="0"/>
      <w:marTop w:val="0"/>
      <w:marBottom w:val="0"/>
      <w:divBdr>
        <w:top w:val="none" w:sz="0" w:space="0" w:color="auto"/>
        <w:left w:val="none" w:sz="0" w:space="0" w:color="auto"/>
        <w:bottom w:val="none" w:sz="0" w:space="0" w:color="auto"/>
        <w:right w:val="none" w:sz="0" w:space="0" w:color="auto"/>
      </w:divBdr>
    </w:div>
    <w:div w:id="676079618">
      <w:bodyDiv w:val="1"/>
      <w:marLeft w:val="0"/>
      <w:marRight w:val="0"/>
      <w:marTop w:val="0"/>
      <w:marBottom w:val="0"/>
      <w:divBdr>
        <w:top w:val="none" w:sz="0" w:space="0" w:color="auto"/>
        <w:left w:val="none" w:sz="0" w:space="0" w:color="auto"/>
        <w:bottom w:val="none" w:sz="0" w:space="0" w:color="auto"/>
        <w:right w:val="none" w:sz="0" w:space="0" w:color="auto"/>
      </w:divBdr>
    </w:div>
    <w:div w:id="683632259">
      <w:bodyDiv w:val="1"/>
      <w:marLeft w:val="0"/>
      <w:marRight w:val="0"/>
      <w:marTop w:val="0"/>
      <w:marBottom w:val="0"/>
      <w:divBdr>
        <w:top w:val="none" w:sz="0" w:space="0" w:color="auto"/>
        <w:left w:val="none" w:sz="0" w:space="0" w:color="auto"/>
        <w:bottom w:val="none" w:sz="0" w:space="0" w:color="auto"/>
        <w:right w:val="none" w:sz="0" w:space="0" w:color="auto"/>
      </w:divBdr>
    </w:div>
    <w:div w:id="683748365">
      <w:bodyDiv w:val="1"/>
      <w:marLeft w:val="0"/>
      <w:marRight w:val="0"/>
      <w:marTop w:val="0"/>
      <w:marBottom w:val="0"/>
      <w:divBdr>
        <w:top w:val="none" w:sz="0" w:space="0" w:color="auto"/>
        <w:left w:val="none" w:sz="0" w:space="0" w:color="auto"/>
        <w:bottom w:val="none" w:sz="0" w:space="0" w:color="auto"/>
        <w:right w:val="none" w:sz="0" w:space="0" w:color="auto"/>
      </w:divBdr>
    </w:div>
    <w:div w:id="683940758">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686102431">
      <w:bodyDiv w:val="1"/>
      <w:marLeft w:val="0"/>
      <w:marRight w:val="0"/>
      <w:marTop w:val="0"/>
      <w:marBottom w:val="0"/>
      <w:divBdr>
        <w:top w:val="none" w:sz="0" w:space="0" w:color="auto"/>
        <w:left w:val="none" w:sz="0" w:space="0" w:color="auto"/>
        <w:bottom w:val="none" w:sz="0" w:space="0" w:color="auto"/>
        <w:right w:val="none" w:sz="0" w:space="0" w:color="auto"/>
      </w:divBdr>
    </w:div>
    <w:div w:id="687028921">
      <w:bodyDiv w:val="1"/>
      <w:marLeft w:val="0"/>
      <w:marRight w:val="0"/>
      <w:marTop w:val="0"/>
      <w:marBottom w:val="0"/>
      <w:divBdr>
        <w:top w:val="none" w:sz="0" w:space="0" w:color="auto"/>
        <w:left w:val="none" w:sz="0" w:space="0" w:color="auto"/>
        <w:bottom w:val="none" w:sz="0" w:space="0" w:color="auto"/>
        <w:right w:val="none" w:sz="0" w:space="0" w:color="auto"/>
      </w:divBdr>
    </w:div>
    <w:div w:id="687757976">
      <w:bodyDiv w:val="1"/>
      <w:marLeft w:val="0"/>
      <w:marRight w:val="0"/>
      <w:marTop w:val="0"/>
      <w:marBottom w:val="0"/>
      <w:divBdr>
        <w:top w:val="none" w:sz="0" w:space="0" w:color="auto"/>
        <w:left w:val="none" w:sz="0" w:space="0" w:color="auto"/>
        <w:bottom w:val="none" w:sz="0" w:space="0" w:color="auto"/>
        <w:right w:val="none" w:sz="0" w:space="0" w:color="auto"/>
      </w:divBdr>
    </w:div>
    <w:div w:id="688919277">
      <w:bodyDiv w:val="1"/>
      <w:marLeft w:val="0"/>
      <w:marRight w:val="0"/>
      <w:marTop w:val="0"/>
      <w:marBottom w:val="0"/>
      <w:divBdr>
        <w:top w:val="none" w:sz="0" w:space="0" w:color="auto"/>
        <w:left w:val="none" w:sz="0" w:space="0" w:color="auto"/>
        <w:bottom w:val="none" w:sz="0" w:space="0" w:color="auto"/>
        <w:right w:val="none" w:sz="0" w:space="0" w:color="auto"/>
      </w:divBdr>
    </w:div>
    <w:div w:id="693655353">
      <w:bodyDiv w:val="1"/>
      <w:marLeft w:val="0"/>
      <w:marRight w:val="0"/>
      <w:marTop w:val="0"/>
      <w:marBottom w:val="0"/>
      <w:divBdr>
        <w:top w:val="none" w:sz="0" w:space="0" w:color="auto"/>
        <w:left w:val="none" w:sz="0" w:space="0" w:color="auto"/>
        <w:bottom w:val="none" w:sz="0" w:space="0" w:color="auto"/>
        <w:right w:val="none" w:sz="0" w:space="0" w:color="auto"/>
      </w:divBdr>
    </w:div>
    <w:div w:id="694232677">
      <w:bodyDiv w:val="1"/>
      <w:marLeft w:val="0"/>
      <w:marRight w:val="0"/>
      <w:marTop w:val="0"/>
      <w:marBottom w:val="0"/>
      <w:divBdr>
        <w:top w:val="none" w:sz="0" w:space="0" w:color="auto"/>
        <w:left w:val="none" w:sz="0" w:space="0" w:color="auto"/>
        <w:bottom w:val="none" w:sz="0" w:space="0" w:color="auto"/>
        <w:right w:val="none" w:sz="0" w:space="0" w:color="auto"/>
      </w:divBdr>
    </w:div>
    <w:div w:id="694312955">
      <w:bodyDiv w:val="1"/>
      <w:marLeft w:val="0"/>
      <w:marRight w:val="0"/>
      <w:marTop w:val="0"/>
      <w:marBottom w:val="0"/>
      <w:divBdr>
        <w:top w:val="none" w:sz="0" w:space="0" w:color="auto"/>
        <w:left w:val="none" w:sz="0" w:space="0" w:color="auto"/>
        <w:bottom w:val="none" w:sz="0" w:space="0" w:color="auto"/>
        <w:right w:val="none" w:sz="0" w:space="0" w:color="auto"/>
      </w:divBdr>
    </w:div>
    <w:div w:id="695077104">
      <w:bodyDiv w:val="1"/>
      <w:marLeft w:val="0"/>
      <w:marRight w:val="0"/>
      <w:marTop w:val="0"/>
      <w:marBottom w:val="0"/>
      <w:divBdr>
        <w:top w:val="none" w:sz="0" w:space="0" w:color="auto"/>
        <w:left w:val="none" w:sz="0" w:space="0" w:color="auto"/>
        <w:bottom w:val="none" w:sz="0" w:space="0" w:color="auto"/>
        <w:right w:val="none" w:sz="0" w:space="0" w:color="auto"/>
      </w:divBdr>
    </w:div>
    <w:div w:id="695228512">
      <w:bodyDiv w:val="1"/>
      <w:marLeft w:val="0"/>
      <w:marRight w:val="0"/>
      <w:marTop w:val="0"/>
      <w:marBottom w:val="0"/>
      <w:divBdr>
        <w:top w:val="none" w:sz="0" w:space="0" w:color="auto"/>
        <w:left w:val="none" w:sz="0" w:space="0" w:color="auto"/>
        <w:bottom w:val="none" w:sz="0" w:space="0" w:color="auto"/>
        <w:right w:val="none" w:sz="0" w:space="0" w:color="auto"/>
      </w:divBdr>
    </w:div>
    <w:div w:id="696007403">
      <w:bodyDiv w:val="1"/>
      <w:marLeft w:val="0"/>
      <w:marRight w:val="0"/>
      <w:marTop w:val="0"/>
      <w:marBottom w:val="0"/>
      <w:divBdr>
        <w:top w:val="none" w:sz="0" w:space="0" w:color="auto"/>
        <w:left w:val="none" w:sz="0" w:space="0" w:color="auto"/>
        <w:bottom w:val="none" w:sz="0" w:space="0" w:color="auto"/>
        <w:right w:val="none" w:sz="0" w:space="0" w:color="auto"/>
      </w:divBdr>
    </w:div>
    <w:div w:id="696196592">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8822670">
      <w:bodyDiv w:val="1"/>
      <w:marLeft w:val="0"/>
      <w:marRight w:val="0"/>
      <w:marTop w:val="0"/>
      <w:marBottom w:val="0"/>
      <w:divBdr>
        <w:top w:val="none" w:sz="0" w:space="0" w:color="auto"/>
        <w:left w:val="none" w:sz="0" w:space="0" w:color="auto"/>
        <w:bottom w:val="none" w:sz="0" w:space="0" w:color="auto"/>
        <w:right w:val="none" w:sz="0" w:space="0" w:color="auto"/>
      </w:divBdr>
    </w:div>
    <w:div w:id="699597383">
      <w:bodyDiv w:val="1"/>
      <w:marLeft w:val="0"/>
      <w:marRight w:val="0"/>
      <w:marTop w:val="0"/>
      <w:marBottom w:val="0"/>
      <w:divBdr>
        <w:top w:val="none" w:sz="0" w:space="0" w:color="auto"/>
        <w:left w:val="none" w:sz="0" w:space="0" w:color="auto"/>
        <w:bottom w:val="none" w:sz="0" w:space="0" w:color="auto"/>
        <w:right w:val="none" w:sz="0" w:space="0" w:color="auto"/>
      </w:divBdr>
    </w:div>
    <w:div w:id="700711461">
      <w:bodyDiv w:val="1"/>
      <w:marLeft w:val="0"/>
      <w:marRight w:val="0"/>
      <w:marTop w:val="0"/>
      <w:marBottom w:val="0"/>
      <w:divBdr>
        <w:top w:val="none" w:sz="0" w:space="0" w:color="auto"/>
        <w:left w:val="none" w:sz="0" w:space="0" w:color="auto"/>
        <w:bottom w:val="none" w:sz="0" w:space="0" w:color="auto"/>
        <w:right w:val="none" w:sz="0" w:space="0" w:color="auto"/>
      </w:divBdr>
    </w:div>
    <w:div w:id="700939070">
      <w:bodyDiv w:val="1"/>
      <w:marLeft w:val="0"/>
      <w:marRight w:val="0"/>
      <w:marTop w:val="0"/>
      <w:marBottom w:val="0"/>
      <w:divBdr>
        <w:top w:val="none" w:sz="0" w:space="0" w:color="auto"/>
        <w:left w:val="none" w:sz="0" w:space="0" w:color="auto"/>
        <w:bottom w:val="none" w:sz="0" w:space="0" w:color="auto"/>
        <w:right w:val="none" w:sz="0" w:space="0" w:color="auto"/>
      </w:divBdr>
    </w:div>
    <w:div w:id="701782722">
      <w:bodyDiv w:val="1"/>
      <w:marLeft w:val="0"/>
      <w:marRight w:val="0"/>
      <w:marTop w:val="0"/>
      <w:marBottom w:val="0"/>
      <w:divBdr>
        <w:top w:val="none" w:sz="0" w:space="0" w:color="auto"/>
        <w:left w:val="none" w:sz="0" w:space="0" w:color="auto"/>
        <w:bottom w:val="none" w:sz="0" w:space="0" w:color="auto"/>
        <w:right w:val="none" w:sz="0" w:space="0" w:color="auto"/>
      </w:divBdr>
    </w:div>
    <w:div w:id="702441237">
      <w:bodyDiv w:val="1"/>
      <w:marLeft w:val="0"/>
      <w:marRight w:val="0"/>
      <w:marTop w:val="0"/>
      <w:marBottom w:val="0"/>
      <w:divBdr>
        <w:top w:val="none" w:sz="0" w:space="0" w:color="auto"/>
        <w:left w:val="none" w:sz="0" w:space="0" w:color="auto"/>
        <w:bottom w:val="none" w:sz="0" w:space="0" w:color="auto"/>
        <w:right w:val="none" w:sz="0" w:space="0" w:color="auto"/>
      </w:divBdr>
    </w:div>
    <w:div w:id="703215364">
      <w:bodyDiv w:val="1"/>
      <w:marLeft w:val="0"/>
      <w:marRight w:val="0"/>
      <w:marTop w:val="0"/>
      <w:marBottom w:val="0"/>
      <w:divBdr>
        <w:top w:val="none" w:sz="0" w:space="0" w:color="auto"/>
        <w:left w:val="none" w:sz="0" w:space="0" w:color="auto"/>
        <w:bottom w:val="none" w:sz="0" w:space="0" w:color="auto"/>
        <w:right w:val="none" w:sz="0" w:space="0" w:color="auto"/>
      </w:divBdr>
    </w:div>
    <w:div w:id="704254772">
      <w:bodyDiv w:val="1"/>
      <w:marLeft w:val="0"/>
      <w:marRight w:val="0"/>
      <w:marTop w:val="0"/>
      <w:marBottom w:val="0"/>
      <w:divBdr>
        <w:top w:val="none" w:sz="0" w:space="0" w:color="auto"/>
        <w:left w:val="none" w:sz="0" w:space="0" w:color="auto"/>
        <w:bottom w:val="none" w:sz="0" w:space="0" w:color="auto"/>
        <w:right w:val="none" w:sz="0" w:space="0" w:color="auto"/>
      </w:divBdr>
    </w:div>
    <w:div w:id="706223758">
      <w:bodyDiv w:val="1"/>
      <w:marLeft w:val="0"/>
      <w:marRight w:val="0"/>
      <w:marTop w:val="0"/>
      <w:marBottom w:val="0"/>
      <w:divBdr>
        <w:top w:val="none" w:sz="0" w:space="0" w:color="auto"/>
        <w:left w:val="none" w:sz="0" w:space="0" w:color="auto"/>
        <w:bottom w:val="none" w:sz="0" w:space="0" w:color="auto"/>
        <w:right w:val="none" w:sz="0" w:space="0" w:color="auto"/>
      </w:divBdr>
    </w:div>
    <w:div w:id="707532400">
      <w:bodyDiv w:val="1"/>
      <w:marLeft w:val="0"/>
      <w:marRight w:val="0"/>
      <w:marTop w:val="0"/>
      <w:marBottom w:val="0"/>
      <w:divBdr>
        <w:top w:val="none" w:sz="0" w:space="0" w:color="auto"/>
        <w:left w:val="none" w:sz="0" w:space="0" w:color="auto"/>
        <w:bottom w:val="none" w:sz="0" w:space="0" w:color="auto"/>
        <w:right w:val="none" w:sz="0" w:space="0" w:color="auto"/>
      </w:divBdr>
    </w:div>
    <w:div w:id="707604823">
      <w:bodyDiv w:val="1"/>
      <w:marLeft w:val="0"/>
      <w:marRight w:val="0"/>
      <w:marTop w:val="0"/>
      <w:marBottom w:val="0"/>
      <w:divBdr>
        <w:top w:val="none" w:sz="0" w:space="0" w:color="auto"/>
        <w:left w:val="none" w:sz="0" w:space="0" w:color="auto"/>
        <w:bottom w:val="none" w:sz="0" w:space="0" w:color="auto"/>
        <w:right w:val="none" w:sz="0" w:space="0" w:color="auto"/>
      </w:divBdr>
    </w:div>
    <w:div w:id="708333984">
      <w:bodyDiv w:val="1"/>
      <w:marLeft w:val="0"/>
      <w:marRight w:val="0"/>
      <w:marTop w:val="0"/>
      <w:marBottom w:val="0"/>
      <w:divBdr>
        <w:top w:val="none" w:sz="0" w:space="0" w:color="auto"/>
        <w:left w:val="none" w:sz="0" w:space="0" w:color="auto"/>
        <w:bottom w:val="none" w:sz="0" w:space="0" w:color="auto"/>
        <w:right w:val="none" w:sz="0" w:space="0" w:color="auto"/>
      </w:divBdr>
    </w:div>
    <w:div w:id="708651133">
      <w:bodyDiv w:val="1"/>
      <w:marLeft w:val="0"/>
      <w:marRight w:val="0"/>
      <w:marTop w:val="0"/>
      <w:marBottom w:val="0"/>
      <w:divBdr>
        <w:top w:val="none" w:sz="0" w:space="0" w:color="auto"/>
        <w:left w:val="none" w:sz="0" w:space="0" w:color="auto"/>
        <w:bottom w:val="none" w:sz="0" w:space="0" w:color="auto"/>
        <w:right w:val="none" w:sz="0" w:space="0" w:color="auto"/>
      </w:divBdr>
    </w:div>
    <w:div w:id="709191214">
      <w:bodyDiv w:val="1"/>
      <w:marLeft w:val="0"/>
      <w:marRight w:val="0"/>
      <w:marTop w:val="0"/>
      <w:marBottom w:val="0"/>
      <w:divBdr>
        <w:top w:val="none" w:sz="0" w:space="0" w:color="auto"/>
        <w:left w:val="none" w:sz="0" w:space="0" w:color="auto"/>
        <w:bottom w:val="none" w:sz="0" w:space="0" w:color="auto"/>
        <w:right w:val="none" w:sz="0" w:space="0" w:color="auto"/>
      </w:divBdr>
    </w:div>
    <w:div w:id="709569781">
      <w:bodyDiv w:val="1"/>
      <w:marLeft w:val="0"/>
      <w:marRight w:val="0"/>
      <w:marTop w:val="0"/>
      <w:marBottom w:val="0"/>
      <w:divBdr>
        <w:top w:val="none" w:sz="0" w:space="0" w:color="auto"/>
        <w:left w:val="none" w:sz="0" w:space="0" w:color="auto"/>
        <w:bottom w:val="none" w:sz="0" w:space="0" w:color="auto"/>
        <w:right w:val="none" w:sz="0" w:space="0" w:color="auto"/>
      </w:divBdr>
    </w:div>
    <w:div w:id="710492985">
      <w:bodyDiv w:val="1"/>
      <w:marLeft w:val="0"/>
      <w:marRight w:val="0"/>
      <w:marTop w:val="0"/>
      <w:marBottom w:val="0"/>
      <w:divBdr>
        <w:top w:val="none" w:sz="0" w:space="0" w:color="auto"/>
        <w:left w:val="none" w:sz="0" w:space="0" w:color="auto"/>
        <w:bottom w:val="none" w:sz="0" w:space="0" w:color="auto"/>
        <w:right w:val="none" w:sz="0" w:space="0" w:color="auto"/>
      </w:divBdr>
    </w:div>
    <w:div w:id="710569118">
      <w:bodyDiv w:val="1"/>
      <w:marLeft w:val="0"/>
      <w:marRight w:val="0"/>
      <w:marTop w:val="0"/>
      <w:marBottom w:val="0"/>
      <w:divBdr>
        <w:top w:val="none" w:sz="0" w:space="0" w:color="auto"/>
        <w:left w:val="none" w:sz="0" w:space="0" w:color="auto"/>
        <w:bottom w:val="none" w:sz="0" w:space="0" w:color="auto"/>
        <w:right w:val="none" w:sz="0" w:space="0" w:color="auto"/>
      </w:divBdr>
    </w:div>
    <w:div w:id="711273556">
      <w:bodyDiv w:val="1"/>
      <w:marLeft w:val="0"/>
      <w:marRight w:val="0"/>
      <w:marTop w:val="0"/>
      <w:marBottom w:val="0"/>
      <w:divBdr>
        <w:top w:val="none" w:sz="0" w:space="0" w:color="auto"/>
        <w:left w:val="none" w:sz="0" w:space="0" w:color="auto"/>
        <w:bottom w:val="none" w:sz="0" w:space="0" w:color="auto"/>
        <w:right w:val="none" w:sz="0" w:space="0" w:color="auto"/>
      </w:divBdr>
    </w:div>
    <w:div w:id="712734752">
      <w:bodyDiv w:val="1"/>
      <w:marLeft w:val="0"/>
      <w:marRight w:val="0"/>
      <w:marTop w:val="0"/>
      <w:marBottom w:val="0"/>
      <w:divBdr>
        <w:top w:val="none" w:sz="0" w:space="0" w:color="auto"/>
        <w:left w:val="none" w:sz="0" w:space="0" w:color="auto"/>
        <w:bottom w:val="none" w:sz="0" w:space="0" w:color="auto"/>
        <w:right w:val="none" w:sz="0" w:space="0" w:color="auto"/>
      </w:divBdr>
    </w:div>
    <w:div w:id="713575894">
      <w:bodyDiv w:val="1"/>
      <w:marLeft w:val="0"/>
      <w:marRight w:val="0"/>
      <w:marTop w:val="0"/>
      <w:marBottom w:val="0"/>
      <w:divBdr>
        <w:top w:val="none" w:sz="0" w:space="0" w:color="auto"/>
        <w:left w:val="none" w:sz="0" w:space="0" w:color="auto"/>
        <w:bottom w:val="none" w:sz="0" w:space="0" w:color="auto"/>
        <w:right w:val="none" w:sz="0" w:space="0" w:color="auto"/>
      </w:divBdr>
    </w:div>
    <w:div w:id="715861803">
      <w:bodyDiv w:val="1"/>
      <w:marLeft w:val="0"/>
      <w:marRight w:val="0"/>
      <w:marTop w:val="0"/>
      <w:marBottom w:val="0"/>
      <w:divBdr>
        <w:top w:val="none" w:sz="0" w:space="0" w:color="auto"/>
        <w:left w:val="none" w:sz="0" w:space="0" w:color="auto"/>
        <w:bottom w:val="none" w:sz="0" w:space="0" w:color="auto"/>
        <w:right w:val="none" w:sz="0" w:space="0" w:color="auto"/>
      </w:divBdr>
    </w:div>
    <w:div w:id="716202830">
      <w:bodyDiv w:val="1"/>
      <w:marLeft w:val="0"/>
      <w:marRight w:val="0"/>
      <w:marTop w:val="0"/>
      <w:marBottom w:val="0"/>
      <w:divBdr>
        <w:top w:val="none" w:sz="0" w:space="0" w:color="auto"/>
        <w:left w:val="none" w:sz="0" w:space="0" w:color="auto"/>
        <w:bottom w:val="none" w:sz="0" w:space="0" w:color="auto"/>
        <w:right w:val="none" w:sz="0" w:space="0" w:color="auto"/>
      </w:divBdr>
    </w:div>
    <w:div w:id="716272537">
      <w:bodyDiv w:val="1"/>
      <w:marLeft w:val="0"/>
      <w:marRight w:val="0"/>
      <w:marTop w:val="0"/>
      <w:marBottom w:val="0"/>
      <w:divBdr>
        <w:top w:val="none" w:sz="0" w:space="0" w:color="auto"/>
        <w:left w:val="none" w:sz="0" w:space="0" w:color="auto"/>
        <w:bottom w:val="none" w:sz="0" w:space="0" w:color="auto"/>
        <w:right w:val="none" w:sz="0" w:space="0" w:color="auto"/>
      </w:divBdr>
    </w:div>
    <w:div w:id="716321940">
      <w:bodyDiv w:val="1"/>
      <w:marLeft w:val="0"/>
      <w:marRight w:val="0"/>
      <w:marTop w:val="0"/>
      <w:marBottom w:val="0"/>
      <w:divBdr>
        <w:top w:val="none" w:sz="0" w:space="0" w:color="auto"/>
        <w:left w:val="none" w:sz="0" w:space="0" w:color="auto"/>
        <w:bottom w:val="none" w:sz="0" w:space="0" w:color="auto"/>
        <w:right w:val="none" w:sz="0" w:space="0" w:color="auto"/>
      </w:divBdr>
    </w:div>
    <w:div w:id="717434507">
      <w:bodyDiv w:val="1"/>
      <w:marLeft w:val="0"/>
      <w:marRight w:val="0"/>
      <w:marTop w:val="0"/>
      <w:marBottom w:val="0"/>
      <w:divBdr>
        <w:top w:val="none" w:sz="0" w:space="0" w:color="auto"/>
        <w:left w:val="none" w:sz="0" w:space="0" w:color="auto"/>
        <w:bottom w:val="none" w:sz="0" w:space="0" w:color="auto"/>
        <w:right w:val="none" w:sz="0" w:space="0" w:color="auto"/>
      </w:divBdr>
    </w:div>
    <w:div w:id="719017294">
      <w:bodyDiv w:val="1"/>
      <w:marLeft w:val="0"/>
      <w:marRight w:val="0"/>
      <w:marTop w:val="0"/>
      <w:marBottom w:val="0"/>
      <w:divBdr>
        <w:top w:val="none" w:sz="0" w:space="0" w:color="auto"/>
        <w:left w:val="none" w:sz="0" w:space="0" w:color="auto"/>
        <w:bottom w:val="none" w:sz="0" w:space="0" w:color="auto"/>
        <w:right w:val="none" w:sz="0" w:space="0" w:color="auto"/>
      </w:divBdr>
    </w:div>
    <w:div w:id="719213772">
      <w:bodyDiv w:val="1"/>
      <w:marLeft w:val="0"/>
      <w:marRight w:val="0"/>
      <w:marTop w:val="0"/>
      <w:marBottom w:val="0"/>
      <w:divBdr>
        <w:top w:val="none" w:sz="0" w:space="0" w:color="auto"/>
        <w:left w:val="none" w:sz="0" w:space="0" w:color="auto"/>
        <w:bottom w:val="none" w:sz="0" w:space="0" w:color="auto"/>
        <w:right w:val="none" w:sz="0" w:space="0" w:color="auto"/>
      </w:divBdr>
    </w:div>
    <w:div w:id="719399606">
      <w:bodyDiv w:val="1"/>
      <w:marLeft w:val="0"/>
      <w:marRight w:val="0"/>
      <w:marTop w:val="0"/>
      <w:marBottom w:val="0"/>
      <w:divBdr>
        <w:top w:val="none" w:sz="0" w:space="0" w:color="auto"/>
        <w:left w:val="none" w:sz="0" w:space="0" w:color="auto"/>
        <w:bottom w:val="none" w:sz="0" w:space="0" w:color="auto"/>
        <w:right w:val="none" w:sz="0" w:space="0" w:color="auto"/>
      </w:divBdr>
    </w:div>
    <w:div w:id="721518589">
      <w:bodyDiv w:val="1"/>
      <w:marLeft w:val="0"/>
      <w:marRight w:val="0"/>
      <w:marTop w:val="0"/>
      <w:marBottom w:val="0"/>
      <w:divBdr>
        <w:top w:val="none" w:sz="0" w:space="0" w:color="auto"/>
        <w:left w:val="none" w:sz="0" w:space="0" w:color="auto"/>
        <w:bottom w:val="none" w:sz="0" w:space="0" w:color="auto"/>
        <w:right w:val="none" w:sz="0" w:space="0" w:color="auto"/>
      </w:divBdr>
    </w:div>
    <w:div w:id="721751400">
      <w:bodyDiv w:val="1"/>
      <w:marLeft w:val="0"/>
      <w:marRight w:val="0"/>
      <w:marTop w:val="0"/>
      <w:marBottom w:val="0"/>
      <w:divBdr>
        <w:top w:val="none" w:sz="0" w:space="0" w:color="auto"/>
        <w:left w:val="none" w:sz="0" w:space="0" w:color="auto"/>
        <w:bottom w:val="none" w:sz="0" w:space="0" w:color="auto"/>
        <w:right w:val="none" w:sz="0" w:space="0" w:color="auto"/>
      </w:divBdr>
    </w:div>
    <w:div w:id="723068397">
      <w:bodyDiv w:val="1"/>
      <w:marLeft w:val="0"/>
      <w:marRight w:val="0"/>
      <w:marTop w:val="0"/>
      <w:marBottom w:val="0"/>
      <w:divBdr>
        <w:top w:val="none" w:sz="0" w:space="0" w:color="auto"/>
        <w:left w:val="none" w:sz="0" w:space="0" w:color="auto"/>
        <w:bottom w:val="none" w:sz="0" w:space="0" w:color="auto"/>
        <w:right w:val="none" w:sz="0" w:space="0" w:color="auto"/>
      </w:divBdr>
    </w:div>
    <w:div w:id="723795631">
      <w:bodyDiv w:val="1"/>
      <w:marLeft w:val="0"/>
      <w:marRight w:val="0"/>
      <w:marTop w:val="0"/>
      <w:marBottom w:val="0"/>
      <w:divBdr>
        <w:top w:val="none" w:sz="0" w:space="0" w:color="auto"/>
        <w:left w:val="none" w:sz="0" w:space="0" w:color="auto"/>
        <w:bottom w:val="none" w:sz="0" w:space="0" w:color="auto"/>
        <w:right w:val="none" w:sz="0" w:space="0" w:color="auto"/>
      </w:divBdr>
    </w:div>
    <w:div w:id="726028103">
      <w:bodyDiv w:val="1"/>
      <w:marLeft w:val="0"/>
      <w:marRight w:val="0"/>
      <w:marTop w:val="0"/>
      <w:marBottom w:val="0"/>
      <w:divBdr>
        <w:top w:val="none" w:sz="0" w:space="0" w:color="auto"/>
        <w:left w:val="none" w:sz="0" w:space="0" w:color="auto"/>
        <w:bottom w:val="none" w:sz="0" w:space="0" w:color="auto"/>
        <w:right w:val="none" w:sz="0" w:space="0" w:color="auto"/>
      </w:divBdr>
    </w:div>
    <w:div w:id="726148315">
      <w:bodyDiv w:val="1"/>
      <w:marLeft w:val="0"/>
      <w:marRight w:val="0"/>
      <w:marTop w:val="0"/>
      <w:marBottom w:val="0"/>
      <w:divBdr>
        <w:top w:val="none" w:sz="0" w:space="0" w:color="auto"/>
        <w:left w:val="none" w:sz="0" w:space="0" w:color="auto"/>
        <w:bottom w:val="none" w:sz="0" w:space="0" w:color="auto"/>
        <w:right w:val="none" w:sz="0" w:space="0" w:color="auto"/>
      </w:divBdr>
    </w:div>
    <w:div w:id="726298662">
      <w:bodyDiv w:val="1"/>
      <w:marLeft w:val="0"/>
      <w:marRight w:val="0"/>
      <w:marTop w:val="0"/>
      <w:marBottom w:val="0"/>
      <w:divBdr>
        <w:top w:val="none" w:sz="0" w:space="0" w:color="auto"/>
        <w:left w:val="none" w:sz="0" w:space="0" w:color="auto"/>
        <w:bottom w:val="none" w:sz="0" w:space="0" w:color="auto"/>
        <w:right w:val="none" w:sz="0" w:space="0" w:color="auto"/>
      </w:divBdr>
    </w:div>
    <w:div w:id="727338312">
      <w:bodyDiv w:val="1"/>
      <w:marLeft w:val="0"/>
      <w:marRight w:val="0"/>
      <w:marTop w:val="0"/>
      <w:marBottom w:val="0"/>
      <w:divBdr>
        <w:top w:val="none" w:sz="0" w:space="0" w:color="auto"/>
        <w:left w:val="none" w:sz="0" w:space="0" w:color="auto"/>
        <w:bottom w:val="none" w:sz="0" w:space="0" w:color="auto"/>
        <w:right w:val="none" w:sz="0" w:space="0" w:color="auto"/>
      </w:divBdr>
    </w:div>
    <w:div w:id="727341763">
      <w:bodyDiv w:val="1"/>
      <w:marLeft w:val="0"/>
      <w:marRight w:val="0"/>
      <w:marTop w:val="0"/>
      <w:marBottom w:val="0"/>
      <w:divBdr>
        <w:top w:val="none" w:sz="0" w:space="0" w:color="auto"/>
        <w:left w:val="none" w:sz="0" w:space="0" w:color="auto"/>
        <w:bottom w:val="none" w:sz="0" w:space="0" w:color="auto"/>
        <w:right w:val="none" w:sz="0" w:space="0" w:color="auto"/>
      </w:divBdr>
    </w:div>
    <w:div w:id="729108883">
      <w:bodyDiv w:val="1"/>
      <w:marLeft w:val="0"/>
      <w:marRight w:val="0"/>
      <w:marTop w:val="0"/>
      <w:marBottom w:val="0"/>
      <w:divBdr>
        <w:top w:val="none" w:sz="0" w:space="0" w:color="auto"/>
        <w:left w:val="none" w:sz="0" w:space="0" w:color="auto"/>
        <w:bottom w:val="none" w:sz="0" w:space="0" w:color="auto"/>
        <w:right w:val="none" w:sz="0" w:space="0" w:color="auto"/>
      </w:divBdr>
    </w:div>
    <w:div w:id="729157496">
      <w:bodyDiv w:val="1"/>
      <w:marLeft w:val="0"/>
      <w:marRight w:val="0"/>
      <w:marTop w:val="0"/>
      <w:marBottom w:val="0"/>
      <w:divBdr>
        <w:top w:val="none" w:sz="0" w:space="0" w:color="auto"/>
        <w:left w:val="none" w:sz="0" w:space="0" w:color="auto"/>
        <w:bottom w:val="none" w:sz="0" w:space="0" w:color="auto"/>
        <w:right w:val="none" w:sz="0" w:space="0" w:color="auto"/>
      </w:divBdr>
    </w:div>
    <w:div w:id="729496148">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29617970">
      <w:bodyDiv w:val="1"/>
      <w:marLeft w:val="0"/>
      <w:marRight w:val="0"/>
      <w:marTop w:val="0"/>
      <w:marBottom w:val="0"/>
      <w:divBdr>
        <w:top w:val="none" w:sz="0" w:space="0" w:color="auto"/>
        <w:left w:val="none" w:sz="0" w:space="0" w:color="auto"/>
        <w:bottom w:val="none" w:sz="0" w:space="0" w:color="auto"/>
        <w:right w:val="none" w:sz="0" w:space="0" w:color="auto"/>
      </w:divBdr>
    </w:div>
    <w:div w:id="731465724">
      <w:bodyDiv w:val="1"/>
      <w:marLeft w:val="0"/>
      <w:marRight w:val="0"/>
      <w:marTop w:val="0"/>
      <w:marBottom w:val="0"/>
      <w:divBdr>
        <w:top w:val="none" w:sz="0" w:space="0" w:color="auto"/>
        <w:left w:val="none" w:sz="0" w:space="0" w:color="auto"/>
        <w:bottom w:val="none" w:sz="0" w:space="0" w:color="auto"/>
        <w:right w:val="none" w:sz="0" w:space="0" w:color="auto"/>
      </w:divBdr>
    </w:div>
    <w:div w:id="732699211">
      <w:bodyDiv w:val="1"/>
      <w:marLeft w:val="0"/>
      <w:marRight w:val="0"/>
      <w:marTop w:val="0"/>
      <w:marBottom w:val="0"/>
      <w:divBdr>
        <w:top w:val="none" w:sz="0" w:space="0" w:color="auto"/>
        <w:left w:val="none" w:sz="0" w:space="0" w:color="auto"/>
        <w:bottom w:val="none" w:sz="0" w:space="0" w:color="auto"/>
        <w:right w:val="none" w:sz="0" w:space="0" w:color="auto"/>
      </w:divBdr>
    </w:div>
    <w:div w:id="734203703">
      <w:bodyDiv w:val="1"/>
      <w:marLeft w:val="0"/>
      <w:marRight w:val="0"/>
      <w:marTop w:val="0"/>
      <w:marBottom w:val="0"/>
      <w:divBdr>
        <w:top w:val="none" w:sz="0" w:space="0" w:color="auto"/>
        <w:left w:val="none" w:sz="0" w:space="0" w:color="auto"/>
        <w:bottom w:val="none" w:sz="0" w:space="0" w:color="auto"/>
        <w:right w:val="none" w:sz="0" w:space="0" w:color="auto"/>
      </w:divBdr>
    </w:div>
    <w:div w:id="734278906">
      <w:bodyDiv w:val="1"/>
      <w:marLeft w:val="0"/>
      <w:marRight w:val="0"/>
      <w:marTop w:val="0"/>
      <w:marBottom w:val="0"/>
      <w:divBdr>
        <w:top w:val="none" w:sz="0" w:space="0" w:color="auto"/>
        <w:left w:val="none" w:sz="0" w:space="0" w:color="auto"/>
        <w:bottom w:val="none" w:sz="0" w:space="0" w:color="auto"/>
        <w:right w:val="none" w:sz="0" w:space="0" w:color="auto"/>
      </w:divBdr>
    </w:div>
    <w:div w:id="734282555">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37242264">
      <w:bodyDiv w:val="1"/>
      <w:marLeft w:val="0"/>
      <w:marRight w:val="0"/>
      <w:marTop w:val="0"/>
      <w:marBottom w:val="0"/>
      <w:divBdr>
        <w:top w:val="none" w:sz="0" w:space="0" w:color="auto"/>
        <w:left w:val="none" w:sz="0" w:space="0" w:color="auto"/>
        <w:bottom w:val="none" w:sz="0" w:space="0" w:color="auto"/>
        <w:right w:val="none" w:sz="0" w:space="0" w:color="auto"/>
      </w:divBdr>
    </w:div>
    <w:div w:id="737703295">
      <w:bodyDiv w:val="1"/>
      <w:marLeft w:val="0"/>
      <w:marRight w:val="0"/>
      <w:marTop w:val="0"/>
      <w:marBottom w:val="0"/>
      <w:divBdr>
        <w:top w:val="none" w:sz="0" w:space="0" w:color="auto"/>
        <w:left w:val="none" w:sz="0" w:space="0" w:color="auto"/>
        <w:bottom w:val="none" w:sz="0" w:space="0" w:color="auto"/>
        <w:right w:val="none" w:sz="0" w:space="0" w:color="auto"/>
      </w:divBdr>
    </w:div>
    <w:div w:id="739444424">
      <w:bodyDiv w:val="1"/>
      <w:marLeft w:val="0"/>
      <w:marRight w:val="0"/>
      <w:marTop w:val="0"/>
      <w:marBottom w:val="0"/>
      <w:divBdr>
        <w:top w:val="none" w:sz="0" w:space="0" w:color="auto"/>
        <w:left w:val="none" w:sz="0" w:space="0" w:color="auto"/>
        <w:bottom w:val="none" w:sz="0" w:space="0" w:color="auto"/>
        <w:right w:val="none" w:sz="0" w:space="0" w:color="auto"/>
      </w:divBdr>
    </w:div>
    <w:div w:id="739600038">
      <w:bodyDiv w:val="1"/>
      <w:marLeft w:val="0"/>
      <w:marRight w:val="0"/>
      <w:marTop w:val="0"/>
      <w:marBottom w:val="0"/>
      <w:divBdr>
        <w:top w:val="none" w:sz="0" w:space="0" w:color="auto"/>
        <w:left w:val="none" w:sz="0" w:space="0" w:color="auto"/>
        <w:bottom w:val="none" w:sz="0" w:space="0" w:color="auto"/>
        <w:right w:val="none" w:sz="0" w:space="0" w:color="auto"/>
      </w:divBdr>
    </w:div>
    <w:div w:id="739906244">
      <w:bodyDiv w:val="1"/>
      <w:marLeft w:val="0"/>
      <w:marRight w:val="0"/>
      <w:marTop w:val="0"/>
      <w:marBottom w:val="0"/>
      <w:divBdr>
        <w:top w:val="none" w:sz="0" w:space="0" w:color="auto"/>
        <w:left w:val="none" w:sz="0" w:space="0" w:color="auto"/>
        <w:bottom w:val="none" w:sz="0" w:space="0" w:color="auto"/>
        <w:right w:val="none" w:sz="0" w:space="0" w:color="auto"/>
      </w:divBdr>
    </w:div>
    <w:div w:id="740709958">
      <w:bodyDiv w:val="1"/>
      <w:marLeft w:val="0"/>
      <w:marRight w:val="0"/>
      <w:marTop w:val="0"/>
      <w:marBottom w:val="0"/>
      <w:divBdr>
        <w:top w:val="none" w:sz="0" w:space="0" w:color="auto"/>
        <w:left w:val="none" w:sz="0" w:space="0" w:color="auto"/>
        <w:bottom w:val="none" w:sz="0" w:space="0" w:color="auto"/>
        <w:right w:val="none" w:sz="0" w:space="0" w:color="auto"/>
      </w:divBdr>
    </w:div>
    <w:div w:id="741483659">
      <w:bodyDiv w:val="1"/>
      <w:marLeft w:val="0"/>
      <w:marRight w:val="0"/>
      <w:marTop w:val="0"/>
      <w:marBottom w:val="0"/>
      <w:divBdr>
        <w:top w:val="none" w:sz="0" w:space="0" w:color="auto"/>
        <w:left w:val="none" w:sz="0" w:space="0" w:color="auto"/>
        <w:bottom w:val="none" w:sz="0" w:space="0" w:color="auto"/>
        <w:right w:val="none" w:sz="0" w:space="0" w:color="auto"/>
      </w:divBdr>
    </w:div>
    <w:div w:id="742026502">
      <w:bodyDiv w:val="1"/>
      <w:marLeft w:val="0"/>
      <w:marRight w:val="0"/>
      <w:marTop w:val="0"/>
      <w:marBottom w:val="0"/>
      <w:divBdr>
        <w:top w:val="none" w:sz="0" w:space="0" w:color="auto"/>
        <w:left w:val="none" w:sz="0" w:space="0" w:color="auto"/>
        <w:bottom w:val="none" w:sz="0" w:space="0" w:color="auto"/>
        <w:right w:val="none" w:sz="0" w:space="0" w:color="auto"/>
      </w:divBdr>
    </w:div>
    <w:div w:id="742724963">
      <w:bodyDiv w:val="1"/>
      <w:marLeft w:val="0"/>
      <w:marRight w:val="0"/>
      <w:marTop w:val="0"/>
      <w:marBottom w:val="0"/>
      <w:divBdr>
        <w:top w:val="none" w:sz="0" w:space="0" w:color="auto"/>
        <w:left w:val="none" w:sz="0" w:space="0" w:color="auto"/>
        <w:bottom w:val="none" w:sz="0" w:space="0" w:color="auto"/>
        <w:right w:val="none" w:sz="0" w:space="0" w:color="auto"/>
      </w:divBdr>
    </w:div>
    <w:div w:id="742727754">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43838026">
      <w:bodyDiv w:val="1"/>
      <w:marLeft w:val="0"/>
      <w:marRight w:val="0"/>
      <w:marTop w:val="0"/>
      <w:marBottom w:val="0"/>
      <w:divBdr>
        <w:top w:val="none" w:sz="0" w:space="0" w:color="auto"/>
        <w:left w:val="none" w:sz="0" w:space="0" w:color="auto"/>
        <w:bottom w:val="none" w:sz="0" w:space="0" w:color="auto"/>
        <w:right w:val="none" w:sz="0" w:space="0" w:color="auto"/>
      </w:divBdr>
    </w:div>
    <w:div w:id="743988297">
      <w:bodyDiv w:val="1"/>
      <w:marLeft w:val="0"/>
      <w:marRight w:val="0"/>
      <w:marTop w:val="0"/>
      <w:marBottom w:val="0"/>
      <w:divBdr>
        <w:top w:val="none" w:sz="0" w:space="0" w:color="auto"/>
        <w:left w:val="none" w:sz="0" w:space="0" w:color="auto"/>
        <w:bottom w:val="none" w:sz="0" w:space="0" w:color="auto"/>
        <w:right w:val="none" w:sz="0" w:space="0" w:color="auto"/>
      </w:divBdr>
    </w:div>
    <w:div w:id="744104332">
      <w:bodyDiv w:val="1"/>
      <w:marLeft w:val="0"/>
      <w:marRight w:val="0"/>
      <w:marTop w:val="0"/>
      <w:marBottom w:val="0"/>
      <w:divBdr>
        <w:top w:val="none" w:sz="0" w:space="0" w:color="auto"/>
        <w:left w:val="none" w:sz="0" w:space="0" w:color="auto"/>
        <w:bottom w:val="none" w:sz="0" w:space="0" w:color="auto"/>
        <w:right w:val="none" w:sz="0" w:space="0" w:color="auto"/>
      </w:divBdr>
    </w:div>
    <w:div w:id="744452659">
      <w:bodyDiv w:val="1"/>
      <w:marLeft w:val="0"/>
      <w:marRight w:val="0"/>
      <w:marTop w:val="0"/>
      <w:marBottom w:val="0"/>
      <w:divBdr>
        <w:top w:val="none" w:sz="0" w:space="0" w:color="auto"/>
        <w:left w:val="none" w:sz="0" w:space="0" w:color="auto"/>
        <w:bottom w:val="none" w:sz="0" w:space="0" w:color="auto"/>
        <w:right w:val="none" w:sz="0" w:space="0" w:color="auto"/>
      </w:divBdr>
    </w:div>
    <w:div w:id="745806138">
      <w:bodyDiv w:val="1"/>
      <w:marLeft w:val="0"/>
      <w:marRight w:val="0"/>
      <w:marTop w:val="0"/>
      <w:marBottom w:val="0"/>
      <w:divBdr>
        <w:top w:val="none" w:sz="0" w:space="0" w:color="auto"/>
        <w:left w:val="none" w:sz="0" w:space="0" w:color="auto"/>
        <w:bottom w:val="none" w:sz="0" w:space="0" w:color="auto"/>
        <w:right w:val="none" w:sz="0" w:space="0" w:color="auto"/>
      </w:divBdr>
    </w:div>
    <w:div w:id="746733692">
      <w:bodyDiv w:val="1"/>
      <w:marLeft w:val="0"/>
      <w:marRight w:val="0"/>
      <w:marTop w:val="0"/>
      <w:marBottom w:val="0"/>
      <w:divBdr>
        <w:top w:val="none" w:sz="0" w:space="0" w:color="auto"/>
        <w:left w:val="none" w:sz="0" w:space="0" w:color="auto"/>
        <w:bottom w:val="none" w:sz="0" w:space="0" w:color="auto"/>
        <w:right w:val="none" w:sz="0" w:space="0" w:color="auto"/>
      </w:divBdr>
    </w:div>
    <w:div w:id="747463216">
      <w:bodyDiv w:val="1"/>
      <w:marLeft w:val="0"/>
      <w:marRight w:val="0"/>
      <w:marTop w:val="0"/>
      <w:marBottom w:val="0"/>
      <w:divBdr>
        <w:top w:val="none" w:sz="0" w:space="0" w:color="auto"/>
        <w:left w:val="none" w:sz="0" w:space="0" w:color="auto"/>
        <w:bottom w:val="none" w:sz="0" w:space="0" w:color="auto"/>
        <w:right w:val="none" w:sz="0" w:space="0" w:color="auto"/>
      </w:divBdr>
    </w:div>
    <w:div w:id="747579489">
      <w:bodyDiv w:val="1"/>
      <w:marLeft w:val="0"/>
      <w:marRight w:val="0"/>
      <w:marTop w:val="0"/>
      <w:marBottom w:val="0"/>
      <w:divBdr>
        <w:top w:val="none" w:sz="0" w:space="0" w:color="auto"/>
        <w:left w:val="none" w:sz="0" w:space="0" w:color="auto"/>
        <w:bottom w:val="none" w:sz="0" w:space="0" w:color="auto"/>
        <w:right w:val="none" w:sz="0" w:space="0" w:color="auto"/>
      </w:divBdr>
    </w:div>
    <w:div w:id="748816496">
      <w:bodyDiv w:val="1"/>
      <w:marLeft w:val="0"/>
      <w:marRight w:val="0"/>
      <w:marTop w:val="0"/>
      <w:marBottom w:val="0"/>
      <w:divBdr>
        <w:top w:val="none" w:sz="0" w:space="0" w:color="auto"/>
        <w:left w:val="none" w:sz="0" w:space="0" w:color="auto"/>
        <w:bottom w:val="none" w:sz="0" w:space="0" w:color="auto"/>
        <w:right w:val="none" w:sz="0" w:space="0" w:color="auto"/>
      </w:divBdr>
    </w:div>
    <w:div w:id="750126904">
      <w:bodyDiv w:val="1"/>
      <w:marLeft w:val="0"/>
      <w:marRight w:val="0"/>
      <w:marTop w:val="0"/>
      <w:marBottom w:val="0"/>
      <w:divBdr>
        <w:top w:val="none" w:sz="0" w:space="0" w:color="auto"/>
        <w:left w:val="none" w:sz="0" w:space="0" w:color="auto"/>
        <w:bottom w:val="none" w:sz="0" w:space="0" w:color="auto"/>
        <w:right w:val="none" w:sz="0" w:space="0" w:color="auto"/>
      </w:divBdr>
    </w:div>
    <w:div w:id="751052489">
      <w:bodyDiv w:val="1"/>
      <w:marLeft w:val="0"/>
      <w:marRight w:val="0"/>
      <w:marTop w:val="0"/>
      <w:marBottom w:val="0"/>
      <w:divBdr>
        <w:top w:val="none" w:sz="0" w:space="0" w:color="auto"/>
        <w:left w:val="none" w:sz="0" w:space="0" w:color="auto"/>
        <w:bottom w:val="none" w:sz="0" w:space="0" w:color="auto"/>
        <w:right w:val="none" w:sz="0" w:space="0" w:color="auto"/>
      </w:divBdr>
    </w:div>
    <w:div w:id="751657140">
      <w:bodyDiv w:val="1"/>
      <w:marLeft w:val="0"/>
      <w:marRight w:val="0"/>
      <w:marTop w:val="0"/>
      <w:marBottom w:val="0"/>
      <w:divBdr>
        <w:top w:val="none" w:sz="0" w:space="0" w:color="auto"/>
        <w:left w:val="none" w:sz="0" w:space="0" w:color="auto"/>
        <w:bottom w:val="none" w:sz="0" w:space="0" w:color="auto"/>
        <w:right w:val="none" w:sz="0" w:space="0" w:color="auto"/>
      </w:divBdr>
    </w:div>
    <w:div w:id="751774512">
      <w:bodyDiv w:val="1"/>
      <w:marLeft w:val="0"/>
      <w:marRight w:val="0"/>
      <w:marTop w:val="0"/>
      <w:marBottom w:val="0"/>
      <w:divBdr>
        <w:top w:val="none" w:sz="0" w:space="0" w:color="auto"/>
        <w:left w:val="none" w:sz="0" w:space="0" w:color="auto"/>
        <w:bottom w:val="none" w:sz="0" w:space="0" w:color="auto"/>
        <w:right w:val="none" w:sz="0" w:space="0" w:color="auto"/>
      </w:divBdr>
    </w:div>
    <w:div w:id="752623820">
      <w:bodyDiv w:val="1"/>
      <w:marLeft w:val="0"/>
      <w:marRight w:val="0"/>
      <w:marTop w:val="0"/>
      <w:marBottom w:val="0"/>
      <w:divBdr>
        <w:top w:val="none" w:sz="0" w:space="0" w:color="auto"/>
        <w:left w:val="none" w:sz="0" w:space="0" w:color="auto"/>
        <w:bottom w:val="none" w:sz="0" w:space="0" w:color="auto"/>
        <w:right w:val="none" w:sz="0" w:space="0" w:color="auto"/>
      </w:divBdr>
    </w:div>
    <w:div w:id="756483258">
      <w:bodyDiv w:val="1"/>
      <w:marLeft w:val="0"/>
      <w:marRight w:val="0"/>
      <w:marTop w:val="0"/>
      <w:marBottom w:val="0"/>
      <w:divBdr>
        <w:top w:val="none" w:sz="0" w:space="0" w:color="auto"/>
        <w:left w:val="none" w:sz="0" w:space="0" w:color="auto"/>
        <w:bottom w:val="none" w:sz="0" w:space="0" w:color="auto"/>
        <w:right w:val="none" w:sz="0" w:space="0" w:color="auto"/>
      </w:divBdr>
    </w:div>
    <w:div w:id="757823946">
      <w:bodyDiv w:val="1"/>
      <w:marLeft w:val="0"/>
      <w:marRight w:val="0"/>
      <w:marTop w:val="0"/>
      <w:marBottom w:val="0"/>
      <w:divBdr>
        <w:top w:val="none" w:sz="0" w:space="0" w:color="auto"/>
        <w:left w:val="none" w:sz="0" w:space="0" w:color="auto"/>
        <w:bottom w:val="none" w:sz="0" w:space="0" w:color="auto"/>
        <w:right w:val="none" w:sz="0" w:space="0" w:color="auto"/>
      </w:divBdr>
    </w:div>
    <w:div w:id="757947822">
      <w:bodyDiv w:val="1"/>
      <w:marLeft w:val="0"/>
      <w:marRight w:val="0"/>
      <w:marTop w:val="0"/>
      <w:marBottom w:val="0"/>
      <w:divBdr>
        <w:top w:val="none" w:sz="0" w:space="0" w:color="auto"/>
        <w:left w:val="none" w:sz="0" w:space="0" w:color="auto"/>
        <w:bottom w:val="none" w:sz="0" w:space="0" w:color="auto"/>
        <w:right w:val="none" w:sz="0" w:space="0" w:color="auto"/>
      </w:divBdr>
    </w:div>
    <w:div w:id="758334537">
      <w:bodyDiv w:val="1"/>
      <w:marLeft w:val="0"/>
      <w:marRight w:val="0"/>
      <w:marTop w:val="0"/>
      <w:marBottom w:val="0"/>
      <w:divBdr>
        <w:top w:val="none" w:sz="0" w:space="0" w:color="auto"/>
        <w:left w:val="none" w:sz="0" w:space="0" w:color="auto"/>
        <w:bottom w:val="none" w:sz="0" w:space="0" w:color="auto"/>
        <w:right w:val="none" w:sz="0" w:space="0" w:color="auto"/>
      </w:divBdr>
    </w:div>
    <w:div w:id="761878495">
      <w:bodyDiv w:val="1"/>
      <w:marLeft w:val="0"/>
      <w:marRight w:val="0"/>
      <w:marTop w:val="0"/>
      <w:marBottom w:val="0"/>
      <w:divBdr>
        <w:top w:val="none" w:sz="0" w:space="0" w:color="auto"/>
        <w:left w:val="none" w:sz="0" w:space="0" w:color="auto"/>
        <w:bottom w:val="none" w:sz="0" w:space="0" w:color="auto"/>
        <w:right w:val="none" w:sz="0" w:space="0" w:color="auto"/>
      </w:divBdr>
    </w:div>
    <w:div w:id="762149246">
      <w:bodyDiv w:val="1"/>
      <w:marLeft w:val="0"/>
      <w:marRight w:val="0"/>
      <w:marTop w:val="0"/>
      <w:marBottom w:val="0"/>
      <w:divBdr>
        <w:top w:val="none" w:sz="0" w:space="0" w:color="auto"/>
        <w:left w:val="none" w:sz="0" w:space="0" w:color="auto"/>
        <w:bottom w:val="none" w:sz="0" w:space="0" w:color="auto"/>
        <w:right w:val="none" w:sz="0" w:space="0" w:color="auto"/>
      </w:divBdr>
    </w:div>
    <w:div w:id="762651272">
      <w:bodyDiv w:val="1"/>
      <w:marLeft w:val="0"/>
      <w:marRight w:val="0"/>
      <w:marTop w:val="0"/>
      <w:marBottom w:val="0"/>
      <w:divBdr>
        <w:top w:val="none" w:sz="0" w:space="0" w:color="auto"/>
        <w:left w:val="none" w:sz="0" w:space="0" w:color="auto"/>
        <w:bottom w:val="none" w:sz="0" w:space="0" w:color="auto"/>
        <w:right w:val="none" w:sz="0" w:space="0" w:color="auto"/>
      </w:divBdr>
    </w:div>
    <w:div w:id="762842312">
      <w:bodyDiv w:val="1"/>
      <w:marLeft w:val="0"/>
      <w:marRight w:val="0"/>
      <w:marTop w:val="0"/>
      <w:marBottom w:val="0"/>
      <w:divBdr>
        <w:top w:val="none" w:sz="0" w:space="0" w:color="auto"/>
        <w:left w:val="none" w:sz="0" w:space="0" w:color="auto"/>
        <w:bottom w:val="none" w:sz="0" w:space="0" w:color="auto"/>
        <w:right w:val="none" w:sz="0" w:space="0" w:color="auto"/>
      </w:divBdr>
    </w:div>
    <w:div w:id="763382468">
      <w:bodyDiv w:val="1"/>
      <w:marLeft w:val="0"/>
      <w:marRight w:val="0"/>
      <w:marTop w:val="0"/>
      <w:marBottom w:val="0"/>
      <w:divBdr>
        <w:top w:val="none" w:sz="0" w:space="0" w:color="auto"/>
        <w:left w:val="none" w:sz="0" w:space="0" w:color="auto"/>
        <w:bottom w:val="none" w:sz="0" w:space="0" w:color="auto"/>
        <w:right w:val="none" w:sz="0" w:space="0" w:color="auto"/>
      </w:divBdr>
    </w:div>
    <w:div w:id="763841061">
      <w:bodyDiv w:val="1"/>
      <w:marLeft w:val="0"/>
      <w:marRight w:val="0"/>
      <w:marTop w:val="0"/>
      <w:marBottom w:val="0"/>
      <w:divBdr>
        <w:top w:val="none" w:sz="0" w:space="0" w:color="auto"/>
        <w:left w:val="none" w:sz="0" w:space="0" w:color="auto"/>
        <w:bottom w:val="none" w:sz="0" w:space="0" w:color="auto"/>
        <w:right w:val="none" w:sz="0" w:space="0" w:color="auto"/>
      </w:divBdr>
    </w:div>
    <w:div w:id="765270704">
      <w:bodyDiv w:val="1"/>
      <w:marLeft w:val="0"/>
      <w:marRight w:val="0"/>
      <w:marTop w:val="0"/>
      <w:marBottom w:val="0"/>
      <w:divBdr>
        <w:top w:val="none" w:sz="0" w:space="0" w:color="auto"/>
        <w:left w:val="none" w:sz="0" w:space="0" w:color="auto"/>
        <w:bottom w:val="none" w:sz="0" w:space="0" w:color="auto"/>
        <w:right w:val="none" w:sz="0" w:space="0" w:color="auto"/>
      </w:divBdr>
    </w:div>
    <w:div w:id="765879337">
      <w:bodyDiv w:val="1"/>
      <w:marLeft w:val="0"/>
      <w:marRight w:val="0"/>
      <w:marTop w:val="0"/>
      <w:marBottom w:val="0"/>
      <w:divBdr>
        <w:top w:val="none" w:sz="0" w:space="0" w:color="auto"/>
        <w:left w:val="none" w:sz="0" w:space="0" w:color="auto"/>
        <w:bottom w:val="none" w:sz="0" w:space="0" w:color="auto"/>
        <w:right w:val="none" w:sz="0" w:space="0" w:color="auto"/>
      </w:divBdr>
    </w:div>
    <w:div w:id="766466652">
      <w:bodyDiv w:val="1"/>
      <w:marLeft w:val="0"/>
      <w:marRight w:val="0"/>
      <w:marTop w:val="0"/>
      <w:marBottom w:val="0"/>
      <w:divBdr>
        <w:top w:val="none" w:sz="0" w:space="0" w:color="auto"/>
        <w:left w:val="none" w:sz="0" w:space="0" w:color="auto"/>
        <w:bottom w:val="none" w:sz="0" w:space="0" w:color="auto"/>
        <w:right w:val="none" w:sz="0" w:space="0" w:color="auto"/>
      </w:divBdr>
    </w:div>
    <w:div w:id="767123284">
      <w:bodyDiv w:val="1"/>
      <w:marLeft w:val="0"/>
      <w:marRight w:val="0"/>
      <w:marTop w:val="0"/>
      <w:marBottom w:val="0"/>
      <w:divBdr>
        <w:top w:val="none" w:sz="0" w:space="0" w:color="auto"/>
        <w:left w:val="none" w:sz="0" w:space="0" w:color="auto"/>
        <w:bottom w:val="none" w:sz="0" w:space="0" w:color="auto"/>
        <w:right w:val="none" w:sz="0" w:space="0" w:color="auto"/>
      </w:divBdr>
    </w:div>
    <w:div w:id="768163180">
      <w:bodyDiv w:val="1"/>
      <w:marLeft w:val="0"/>
      <w:marRight w:val="0"/>
      <w:marTop w:val="0"/>
      <w:marBottom w:val="0"/>
      <w:divBdr>
        <w:top w:val="none" w:sz="0" w:space="0" w:color="auto"/>
        <w:left w:val="none" w:sz="0" w:space="0" w:color="auto"/>
        <w:bottom w:val="none" w:sz="0" w:space="0" w:color="auto"/>
        <w:right w:val="none" w:sz="0" w:space="0" w:color="auto"/>
      </w:divBdr>
    </w:div>
    <w:div w:id="768624401">
      <w:bodyDiv w:val="1"/>
      <w:marLeft w:val="0"/>
      <w:marRight w:val="0"/>
      <w:marTop w:val="0"/>
      <w:marBottom w:val="0"/>
      <w:divBdr>
        <w:top w:val="none" w:sz="0" w:space="0" w:color="auto"/>
        <w:left w:val="none" w:sz="0" w:space="0" w:color="auto"/>
        <w:bottom w:val="none" w:sz="0" w:space="0" w:color="auto"/>
        <w:right w:val="none" w:sz="0" w:space="0" w:color="auto"/>
      </w:divBdr>
    </w:div>
    <w:div w:id="769861875">
      <w:bodyDiv w:val="1"/>
      <w:marLeft w:val="0"/>
      <w:marRight w:val="0"/>
      <w:marTop w:val="0"/>
      <w:marBottom w:val="0"/>
      <w:divBdr>
        <w:top w:val="none" w:sz="0" w:space="0" w:color="auto"/>
        <w:left w:val="none" w:sz="0" w:space="0" w:color="auto"/>
        <w:bottom w:val="none" w:sz="0" w:space="0" w:color="auto"/>
        <w:right w:val="none" w:sz="0" w:space="0" w:color="auto"/>
      </w:divBdr>
    </w:div>
    <w:div w:id="769935817">
      <w:bodyDiv w:val="1"/>
      <w:marLeft w:val="0"/>
      <w:marRight w:val="0"/>
      <w:marTop w:val="0"/>
      <w:marBottom w:val="0"/>
      <w:divBdr>
        <w:top w:val="none" w:sz="0" w:space="0" w:color="auto"/>
        <w:left w:val="none" w:sz="0" w:space="0" w:color="auto"/>
        <w:bottom w:val="none" w:sz="0" w:space="0" w:color="auto"/>
        <w:right w:val="none" w:sz="0" w:space="0" w:color="auto"/>
      </w:divBdr>
    </w:div>
    <w:div w:id="770509551">
      <w:bodyDiv w:val="1"/>
      <w:marLeft w:val="0"/>
      <w:marRight w:val="0"/>
      <w:marTop w:val="0"/>
      <w:marBottom w:val="0"/>
      <w:divBdr>
        <w:top w:val="none" w:sz="0" w:space="0" w:color="auto"/>
        <w:left w:val="none" w:sz="0" w:space="0" w:color="auto"/>
        <w:bottom w:val="none" w:sz="0" w:space="0" w:color="auto"/>
        <w:right w:val="none" w:sz="0" w:space="0" w:color="auto"/>
      </w:divBdr>
    </w:div>
    <w:div w:id="771631527">
      <w:bodyDiv w:val="1"/>
      <w:marLeft w:val="0"/>
      <w:marRight w:val="0"/>
      <w:marTop w:val="0"/>
      <w:marBottom w:val="0"/>
      <w:divBdr>
        <w:top w:val="none" w:sz="0" w:space="0" w:color="auto"/>
        <w:left w:val="none" w:sz="0" w:space="0" w:color="auto"/>
        <w:bottom w:val="none" w:sz="0" w:space="0" w:color="auto"/>
        <w:right w:val="none" w:sz="0" w:space="0" w:color="auto"/>
      </w:divBdr>
    </w:div>
    <w:div w:id="772749769">
      <w:bodyDiv w:val="1"/>
      <w:marLeft w:val="0"/>
      <w:marRight w:val="0"/>
      <w:marTop w:val="0"/>
      <w:marBottom w:val="0"/>
      <w:divBdr>
        <w:top w:val="none" w:sz="0" w:space="0" w:color="auto"/>
        <w:left w:val="none" w:sz="0" w:space="0" w:color="auto"/>
        <w:bottom w:val="none" w:sz="0" w:space="0" w:color="auto"/>
        <w:right w:val="none" w:sz="0" w:space="0" w:color="auto"/>
      </w:divBdr>
    </w:div>
    <w:div w:id="772941443">
      <w:bodyDiv w:val="1"/>
      <w:marLeft w:val="0"/>
      <w:marRight w:val="0"/>
      <w:marTop w:val="0"/>
      <w:marBottom w:val="0"/>
      <w:divBdr>
        <w:top w:val="none" w:sz="0" w:space="0" w:color="auto"/>
        <w:left w:val="none" w:sz="0" w:space="0" w:color="auto"/>
        <w:bottom w:val="none" w:sz="0" w:space="0" w:color="auto"/>
        <w:right w:val="none" w:sz="0" w:space="0" w:color="auto"/>
      </w:divBdr>
    </w:div>
    <w:div w:id="773673393">
      <w:bodyDiv w:val="1"/>
      <w:marLeft w:val="0"/>
      <w:marRight w:val="0"/>
      <w:marTop w:val="0"/>
      <w:marBottom w:val="0"/>
      <w:divBdr>
        <w:top w:val="none" w:sz="0" w:space="0" w:color="auto"/>
        <w:left w:val="none" w:sz="0" w:space="0" w:color="auto"/>
        <w:bottom w:val="none" w:sz="0" w:space="0" w:color="auto"/>
        <w:right w:val="none" w:sz="0" w:space="0" w:color="auto"/>
      </w:divBdr>
    </w:div>
    <w:div w:id="775367455">
      <w:bodyDiv w:val="1"/>
      <w:marLeft w:val="0"/>
      <w:marRight w:val="0"/>
      <w:marTop w:val="0"/>
      <w:marBottom w:val="0"/>
      <w:divBdr>
        <w:top w:val="none" w:sz="0" w:space="0" w:color="auto"/>
        <w:left w:val="none" w:sz="0" w:space="0" w:color="auto"/>
        <w:bottom w:val="none" w:sz="0" w:space="0" w:color="auto"/>
        <w:right w:val="none" w:sz="0" w:space="0" w:color="auto"/>
      </w:divBdr>
    </w:div>
    <w:div w:id="775637986">
      <w:bodyDiv w:val="1"/>
      <w:marLeft w:val="0"/>
      <w:marRight w:val="0"/>
      <w:marTop w:val="0"/>
      <w:marBottom w:val="0"/>
      <w:divBdr>
        <w:top w:val="none" w:sz="0" w:space="0" w:color="auto"/>
        <w:left w:val="none" w:sz="0" w:space="0" w:color="auto"/>
        <w:bottom w:val="none" w:sz="0" w:space="0" w:color="auto"/>
        <w:right w:val="none" w:sz="0" w:space="0" w:color="auto"/>
      </w:divBdr>
    </w:div>
    <w:div w:id="775949467">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780150570">
      <w:bodyDiv w:val="1"/>
      <w:marLeft w:val="0"/>
      <w:marRight w:val="0"/>
      <w:marTop w:val="0"/>
      <w:marBottom w:val="0"/>
      <w:divBdr>
        <w:top w:val="none" w:sz="0" w:space="0" w:color="auto"/>
        <w:left w:val="none" w:sz="0" w:space="0" w:color="auto"/>
        <w:bottom w:val="none" w:sz="0" w:space="0" w:color="auto"/>
        <w:right w:val="none" w:sz="0" w:space="0" w:color="auto"/>
      </w:divBdr>
    </w:div>
    <w:div w:id="780732846">
      <w:bodyDiv w:val="1"/>
      <w:marLeft w:val="0"/>
      <w:marRight w:val="0"/>
      <w:marTop w:val="0"/>
      <w:marBottom w:val="0"/>
      <w:divBdr>
        <w:top w:val="none" w:sz="0" w:space="0" w:color="auto"/>
        <w:left w:val="none" w:sz="0" w:space="0" w:color="auto"/>
        <w:bottom w:val="none" w:sz="0" w:space="0" w:color="auto"/>
        <w:right w:val="none" w:sz="0" w:space="0" w:color="auto"/>
      </w:divBdr>
    </w:div>
    <w:div w:id="782650622">
      <w:bodyDiv w:val="1"/>
      <w:marLeft w:val="0"/>
      <w:marRight w:val="0"/>
      <w:marTop w:val="0"/>
      <w:marBottom w:val="0"/>
      <w:divBdr>
        <w:top w:val="none" w:sz="0" w:space="0" w:color="auto"/>
        <w:left w:val="none" w:sz="0" w:space="0" w:color="auto"/>
        <w:bottom w:val="none" w:sz="0" w:space="0" w:color="auto"/>
        <w:right w:val="none" w:sz="0" w:space="0" w:color="auto"/>
      </w:divBdr>
    </w:div>
    <w:div w:id="783815279">
      <w:bodyDiv w:val="1"/>
      <w:marLeft w:val="0"/>
      <w:marRight w:val="0"/>
      <w:marTop w:val="0"/>
      <w:marBottom w:val="0"/>
      <w:divBdr>
        <w:top w:val="none" w:sz="0" w:space="0" w:color="auto"/>
        <w:left w:val="none" w:sz="0" w:space="0" w:color="auto"/>
        <w:bottom w:val="none" w:sz="0" w:space="0" w:color="auto"/>
        <w:right w:val="none" w:sz="0" w:space="0" w:color="auto"/>
      </w:divBdr>
    </w:div>
    <w:div w:id="786776535">
      <w:bodyDiv w:val="1"/>
      <w:marLeft w:val="0"/>
      <w:marRight w:val="0"/>
      <w:marTop w:val="0"/>
      <w:marBottom w:val="0"/>
      <w:divBdr>
        <w:top w:val="none" w:sz="0" w:space="0" w:color="auto"/>
        <w:left w:val="none" w:sz="0" w:space="0" w:color="auto"/>
        <w:bottom w:val="none" w:sz="0" w:space="0" w:color="auto"/>
        <w:right w:val="none" w:sz="0" w:space="0" w:color="auto"/>
      </w:divBdr>
    </w:div>
    <w:div w:id="786847948">
      <w:bodyDiv w:val="1"/>
      <w:marLeft w:val="0"/>
      <w:marRight w:val="0"/>
      <w:marTop w:val="0"/>
      <w:marBottom w:val="0"/>
      <w:divBdr>
        <w:top w:val="none" w:sz="0" w:space="0" w:color="auto"/>
        <w:left w:val="none" w:sz="0" w:space="0" w:color="auto"/>
        <w:bottom w:val="none" w:sz="0" w:space="0" w:color="auto"/>
        <w:right w:val="none" w:sz="0" w:space="0" w:color="auto"/>
      </w:divBdr>
    </w:div>
    <w:div w:id="786892695">
      <w:bodyDiv w:val="1"/>
      <w:marLeft w:val="0"/>
      <w:marRight w:val="0"/>
      <w:marTop w:val="0"/>
      <w:marBottom w:val="0"/>
      <w:divBdr>
        <w:top w:val="none" w:sz="0" w:space="0" w:color="auto"/>
        <w:left w:val="none" w:sz="0" w:space="0" w:color="auto"/>
        <w:bottom w:val="none" w:sz="0" w:space="0" w:color="auto"/>
        <w:right w:val="none" w:sz="0" w:space="0" w:color="auto"/>
      </w:divBdr>
    </w:div>
    <w:div w:id="787088326">
      <w:bodyDiv w:val="1"/>
      <w:marLeft w:val="0"/>
      <w:marRight w:val="0"/>
      <w:marTop w:val="0"/>
      <w:marBottom w:val="0"/>
      <w:divBdr>
        <w:top w:val="none" w:sz="0" w:space="0" w:color="auto"/>
        <w:left w:val="none" w:sz="0" w:space="0" w:color="auto"/>
        <w:bottom w:val="none" w:sz="0" w:space="0" w:color="auto"/>
        <w:right w:val="none" w:sz="0" w:space="0" w:color="auto"/>
      </w:divBdr>
    </w:div>
    <w:div w:id="788085764">
      <w:bodyDiv w:val="1"/>
      <w:marLeft w:val="0"/>
      <w:marRight w:val="0"/>
      <w:marTop w:val="0"/>
      <w:marBottom w:val="0"/>
      <w:divBdr>
        <w:top w:val="none" w:sz="0" w:space="0" w:color="auto"/>
        <w:left w:val="none" w:sz="0" w:space="0" w:color="auto"/>
        <w:bottom w:val="none" w:sz="0" w:space="0" w:color="auto"/>
        <w:right w:val="none" w:sz="0" w:space="0" w:color="auto"/>
      </w:divBdr>
    </w:div>
    <w:div w:id="788401616">
      <w:bodyDiv w:val="1"/>
      <w:marLeft w:val="0"/>
      <w:marRight w:val="0"/>
      <w:marTop w:val="0"/>
      <w:marBottom w:val="0"/>
      <w:divBdr>
        <w:top w:val="none" w:sz="0" w:space="0" w:color="auto"/>
        <w:left w:val="none" w:sz="0" w:space="0" w:color="auto"/>
        <w:bottom w:val="none" w:sz="0" w:space="0" w:color="auto"/>
        <w:right w:val="none" w:sz="0" w:space="0" w:color="auto"/>
      </w:divBdr>
    </w:div>
    <w:div w:id="789126575">
      <w:bodyDiv w:val="1"/>
      <w:marLeft w:val="0"/>
      <w:marRight w:val="0"/>
      <w:marTop w:val="0"/>
      <w:marBottom w:val="0"/>
      <w:divBdr>
        <w:top w:val="none" w:sz="0" w:space="0" w:color="auto"/>
        <w:left w:val="none" w:sz="0" w:space="0" w:color="auto"/>
        <w:bottom w:val="none" w:sz="0" w:space="0" w:color="auto"/>
        <w:right w:val="none" w:sz="0" w:space="0" w:color="auto"/>
      </w:divBdr>
    </w:div>
    <w:div w:id="790517153">
      <w:bodyDiv w:val="1"/>
      <w:marLeft w:val="0"/>
      <w:marRight w:val="0"/>
      <w:marTop w:val="0"/>
      <w:marBottom w:val="0"/>
      <w:divBdr>
        <w:top w:val="none" w:sz="0" w:space="0" w:color="auto"/>
        <w:left w:val="none" w:sz="0" w:space="0" w:color="auto"/>
        <w:bottom w:val="none" w:sz="0" w:space="0" w:color="auto"/>
        <w:right w:val="none" w:sz="0" w:space="0" w:color="auto"/>
      </w:divBdr>
    </w:div>
    <w:div w:id="792407854">
      <w:bodyDiv w:val="1"/>
      <w:marLeft w:val="0"/>
      <w:marRight w:val="0"/>
      <w:marTop w:val="0"/>
      <w:marBottom w:val="0"/>
      <w:divBdr>
        <w:top w:val="none" w:sz="0" w:space="0" w:color="auto"/>
        <w:left w:val="none" w:sz="0" w:space="0" w:color="auto"/>
        <w:bottom w:val="none" w:sz="0" w:space="0" w:color="auto"/>
        <w:right w:val="none" w:sz="0" w:space="0" w:color="auto"/>
      </w:divBdr>
    </w:div>
    <w:div w:id="794178108">
      <w:bodyDiv w:val="1"/>
      <w:marLeft w:val="0"/>
      <w:marRight w:val="0"/>
      <w:marTop w:val="0"/>
      <w:marBottom w:val="0"/>
      <w:divBdr>
        <w:top w:val="none" w:sz="0" w:space="0" w:color="auto"/>
        <w:left w:val="none" w:sz="0" w:space="0" w:color="auto"/>
        <w:bottom w:val="none" w:sz="0" w:space="0" w:color="auto"/>
        <w:right w:val="none" w:sz="0" w:space="0" w:color="auto"/>
      </w:divBdr>
    </w:div>
    <w:div w:id="794182440">
      <w:bodyDiv w:val="1"/>
      <w:marLeft w:val="0"/>
      <w:marRight w:val="0"/>
      <w:marTop w:val="0"/>
      <w:marBottom w:val="0"/>
      <w:divBdr>
        <w:top w:val="none" w:sz="0" w:space="0" w:color="auto"/>
        <w:left w:val="none" w:sz="0" w:space="0" w:color="auto"/>
        <w:bottom w:val="none" w:sz="0" w:space="0" w:color="auto"/>
        <w:right w:val="none" w:sz="0" w:space="0" w:color="auto"/>
      </w:divBdr>
    </w:div>
    <w:div w:id="796290386">
      <w:bodyDiv w:val="1"/>
      <w:marLeft w:val="0"/>
      <w:marRight w:val="0"/>
      <w:marTop w:val="0"/>
      <w:marBottom w:val="0"/>
      <w:divBdr>
        <w:top w:val="none" w:sz="0" w:space="0" w:color="auto"/>
        <w:left w:val="none" w:sz="0" w:space="0" w:color="auto"/>
        <w:bottom w:val="none" w:sz="0" w:space="0" w:color="auto"/>
        <w:right w:val="none" w:sz="0" w:space="0" w:color="auto"/>
      </w:divBdr>
    </w:div>
    <w:div w:id="796459920">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01188392">
      <w:bodyDiv w:val="1"/>
      <w:marLeft w:val="0"/>
      <w:marRight w:val="0"/>
      <w:marTop w:val="0"/>
      <w:marBottom w:val="0"/>
      <w:divBdr>
        <w:top w:val="none" w:sz="0" w:space="0" w:color="auto"/>
        <w:left w:val="none" w:sz="0" w:space="0" w:color="auto"/>
        <w:bottom w:val="none" w:sz="0" w:space="0" w:color="auto"/>
        <w:right w:val="none" w:sz="0" w:space="0" w:color="auto"/>
      </w:divBdr>
    </w:div>
    <w:div w:id="801197184">
      <w:bodyDiv w:val="1"/>
      <w:marLeft w:val="0"/>
      <w:marRight w:val="0"/>
      <w:marTop w:val="0"/>
      <w:marBottom w:val="0"/>
      <w:divBdr>
        <w:top w:val="none" w:sz="0" w:space="0" w:color="auto"/>
        <w:left w:val="none" w:sz="0" w:space="0" w:color="auto"/>
        <w:bottom w:val="none" w:sz="0" w:space="0" w:color="auto"/>
        <w:right w:val="none" w:sz="0" w:space="0" w:color="auto"/>
      </w:divBdr>
    </w:div>
    <w:div w:id="801583619">
      <w:bodyDiv w:val="1"/>
      <w:marLeft w:val="0"/>
      <w:marRight w:val="0"/>
      <w:marTop w:val="0"/>
      <w:marBottom w:val="0"/>
      <w:divBdr>
        <w:top w:val="none" w:sz="0" w:space="0" w:color="auto"/>
        <w:left w:val="none" w:sz="0" w:space="0" w:color="auto"/>
        <w:bottom w:val="none" w:sz="0" w:space="0" w:color="auto"/>
        <w:right w:val="none" w:sz="0" w:space="0" w:color="auto"/>
      </w:divBdr>
    </w:div>
    <w:div w:id="803036329">
      <w:bodyDiv w:val="1"/>
      <w:marLeft w:val="0"/>
      <w:marRight w:val="0"/>
      <w:marTop w:val="0"/>
      <w:marBottom w:val="0"/>
      <w:divBdr>
        <w:top w:val="none" w:sz="0" w:space="0" w:color="auto"/>
        <w:left w:val="none" w:sz="0" w:space="0" w:color="auto"/>
        <w:bottom w:val="none" w:sz="0" w:space="0" w:color="auto"/>
        <w:right w:val="none" w:sz="0" w:space="0" w:color="auto"/>
      </w:divBdr>
    </w:div>
    <w:div w:id="803498080">
      <w:bodyDiv w:val="1"/>
      <w:marLeft w:val="0"/>
      <w:marRight w:val="0"/>
      <w:marTop w:val="0"/>
      <w:marBottom w:val="0"/>
      <w:divBdr>
        <w:top w:val="none" w:sz="0" w:space="0" w:color="auto"/>
        <w:left w:val="none" w:sz="0" w:space="0" w:color="auto"/>
        <w:bottom w:val="none" w:sz="0" w:space="0" w:color="auto"/>
        <w:right w:val="none" w:sz="0" w:space="0" w:color="auto"/>
      </w:divBdr>
    </w:div>
    <w:div w:id="804005470">
      <w:bodyDiv w:val="1"/>
      <w:marLeft w:val="0"/>
      <w:marRight w:val="0"/>
      <w:marTop w:val="0"/>
      <w:marBottom w:val="0"/>
      <w:divBdr>
        <w:top w:val="none" w:sz="0" w:space="0" w:color="auto"/>
        <w:left w:val="none" w:sz="0" w:space="0" w:color="auto"/>
        <w:bottom w:val="none" w:sz="0" w:space="0" w:color="auto"/>
        <w:right w:val="none" w:sz="0" w:space="0" w:color="auto"/>
      </w:divBdr>
    </w:div>
    <w:div w:id="805854009">
      <w:bodyDiv w:val="1"/>
      <w:marLeft w:val="0"/>
      <w:marRight w:val="0"/>
      <w:marTop w:val="0"/>
      <w:marBottom w:val="0"/>
      <w:divBdr>
        <w:top w:val="none" w:sz="0" w:space="0" w:color="auto"/>
        <w:left w:val="none" w:sz="0" w:space="0" w:color="auto"/>
        <w:bottom w:val="none" w:sz="0" w:space="0" w:color="auto"/>
        <w:right w:val="none" w:sz="0" w:space="0" w:color="auto"/>
      </w:divBdr>
    </w:div>
    <w:div w:id="808013223">
      <w:bodyDiv w:val="1"/>
      <w:marLeft w:val="0"/>
      <w:marRight w:val="0"/>
      <w:marTop w:val="0"/>
      <w:marBottom w:val="0"/>
      <w:divBdr>
        <w:top w:val="none" w:sz="0" w:space="0" w:color="auto"/>
        <w:left w:val="none" w:sz="0" w:space="0" w:color="auto"/>
        <w:bottom w:val="none" w:sz="0" w:space="0" w:color="auto"/>
        <w:right w:val="none" w:sz="0" w:space="0" w:color="auto"/>
      </w:divBdr>
    </w:div>
    <w:div w:id="809589219">
      <w:bodyDiv w:val="1"/>
      <w:marLeft w:val="0"/>
      <w:marRight w:val="0"/>
      <w:marTop w:val="0"/>
      <w:marBottom w:val="0"/>
      <w:divBdr>
        <w:top w:val="none" w:sz="0" w:space="0" w:color="auto"/>
        <w:left w:val="none" w:sz="0" w:space="0" w:color="auto"/>
        <w:bottom w:val="none" w:sz="0" w:space="0" w:color="auto"/>
        <w:right w:val="none" w:sz="0" w:space="0" w:color="auto"/>
      </w:divBdr>
    </w:div>
    <w:div w:id="810054193">
      <w:bodyDiv w:val="1"/>
      <w:marLeft w:val="0"/>
      <w:marRight w:val="0"/>
      <w:marTop w:val="0"/>
      <w:marBottom w:val="0"/>
      <w:divBdr>
        <w:top w:val="none" w:sz="0" w:space="0" w:color="auto"/>
        <w:left w:val="none" w:sz="0" w:space="0" w:color="auto"/>
        <w:bottom w:val="none" w:sz="0" w:space="0" w:color="auto"/>
        <w:right w:val="none" w:sz="0" w:space="0" w:color="auto"/>
      </w:divBdr>
    </w:div>
    <w:div w:id="810513233">
      <w:bodyDiv w:val="1"/>
      <w:marLeft w:val="0"/>
      <w:marRight w:val="0"/>
      <w:marTop w:val="0"/>
      <w:marBottom w:val="0"/>
      <w:divBdr>
        <w:top w:val="none" w:sz="0" w:space="0" w:color="auto"/>
        <w:left w:val="none" w:sz="0" w:space="0" w:color="auto"/>
        <w:bottom w:val="none" w:sz="0" w:space="0" w:color="auto"/>
        <w:right w:val="none" w:sz="0" w:space="0" w:color="auto"/>
      </w:divBdr>
    </w:div>
    <w:div w:id="811096055">
      <w:bodyDiv w:val="1"/>
      <w:marLeft w:val="0"/>
      <w:marRight w:val="0"/>
      <w:marTop w:val="0"/>
      <w:marBottom w:val="0"/>
      <w:divBdr>
        <w:top w:val="none" w:sz="0" w:space="0" w:color="auto"/>
        <w:left w:val="none" w:sz="0" w:space="0" w:color="auto"/>
        <w:bottom w:val="none" w:sz="0" w:space="0" w:color="auto"/>
        <w:right w:val="none" w:sz="0" w:space="0" w:color="auto"/>
      </w:divBdr>
    </w:div>
    <w:div w:id="811217581">
      <w:bodyDiv w:val="1"/>
      <w:marLeft w:val="0"/>
      <w:marRight w:val="0"/>
      <w:marTop w:val="0"/>
      <w:marBottom w:val="0"/>
      <w:divBdr>
        <w:top w:val="none" w:sz="0" w:space="0" w:color="auto"/>
        <w:left w:val="none" w:sz="0" w:space="0" w:color="auto"/>
        <w:bottom w:val="none" w:sz="0" w:space="0" w:color="auto"/>
        <w:right w:val="none" w:sz="0" w:space="0" w:color="auto"/>
      </w:divBdr>
    </w:div>
    <w:div w:id="811602259">
      <w:bodyDiv w:val="1"/>
      <w:marLeft w:val="0"/>
      <w:marRight w:val="0"/>
      <w:marTop w:val="0"/>
      <w:marBottom w:val="0"/>
      <w:divBdr>
        <w:top w:val="none" w:sz="0" w:space="0" w:color="auto"/>
        <w:left w:val="none" w:sz="0" w:space="0" w:color="auto"/>
        <w:bottom w:val="none" w:sz="0" w:space="0" w:color="auto"/>
        <w:right w:val="none" w:sz="0" w:space="0" w:color="auto"/>
      </w:divBdr>
    </w:div>
    <w:div w:id="812719529">
      <w:bodyDiv w:val="1"/>
      <w:marLeft w:val="0"/>
      <w:marRight w:val="0"/>
      <w:marTop w:val="0"/>
      <w:marBottom w:val="0"/>
      <w:divBdr>
        <w:top w:val="none" w:sz="0" w:space="0" w:color="auto"/>
        <w:left w:val="none" w:sz="0" w:space="0" w:color="auto"/>
        <w:bottom w:val="none" w:sz="0" w:space="0" w:color="auto"/>
        <w:right w:val="none" w:sz="0" w:space="0" w:color="auto"/>
      </w:divBdr>
    </w:div>
    <w:div w:id="814420993">
      <w:bodyDiv w:val="1"/>
      <w:marLeft w:val="0"/>
      <w:marRight w:val="0"/>
      <w:marTop w:val="0"/>
      <w:marBottom w:val="0"/>
      <w:divBdr>
        <w:top w:val="none" w:sz="0" w:space="0" w:color="auto"/>
        <w:left w:val="none" w:sz="0" w:space="0" w:color="auto"/>
        <w:bottom w:val="none" w:sz="0" w:space="0" w:color="auto"/>
        <w:right w:val="none" w:sz="0" w:space="0" w:color="auto"/>
      </w:divBdr>
    </w:div>
    <w:div w:id="814955124">
      <w:bodyDiv w:val="1"/>
      <w:marLeft w:val="0"/>
      <w:marRight w:val="0"/>
      <w:marTop w:val="0"/>
      <w:marBottom w:val="0"/>
      <w:divBdr>
        <w:top w:val="none" w:sz="0" w:space="0" w:color="auto"/>
        <w:left w:val="none" w:sz="0" w:space="0" w:color="auto"/>
        <w:bottom w:val="none" w:sz="0" w:space="0" w:color="auto"/>
        <w:right w:val="none" w:sz="0" w:space="0" w:color="auto"/>
      </w:divBdr>
    </w:div>
    <w:div w:id="815032322">
      <w:bodyDiv w:val="1"/>
      <w:marLeft w:val="0"/>
      <w:marRight w:val="0"/>
      <w:marTop w:val="0"/>
      <w:marBottom w:val="0"/>
      <w:divBdr>
        <w:top w:val="none" w:sz="0" w:space="0" w:color="auto"/>
        <w:left w:val="none" w:sz="0" w:space="0" w:color="auto"/>
        <w:bottom w:val="none" w:sz="0" w:space="0" w:color="auto"/>
        <w:right w:val="none" w:sz="0" w:space="0" w:color="auto"/>
      </w:divBdr>
    </w:div>
    <w:div w:id="815533644">
      <w:bodyDiv w:val="1"/>
      <w:marLeft w:val="0"/>
      <w:marRight w:val="0"/>
      <w:marTop w:val="0"/>
      <w:marBottom w:val="0"/>
      <w:divBdr>
        <w:top w:val="none" w:sz="0" w:space="0" w:color="auto"/>
        <w:left w:val="none" w:sz="0" w:space="0" w:color="auto"/>
        <w:bottom w:val="none" w:sz="0" w:space="0" w:color="auto"/>
        <w:right w:val="none" w:sz="0" w:space="0" w:color="auto"/>
      </w:divBdr>
    </w:div>
    <w:div w:id="815727804">
      <w:bodyDiv w:val="1"/>
      <w:marLeft w:val="0"/>
      <w:marRight w:val="0"/>
      <w:marTop w:val="0"/>
      <w:marBottom w:val="0"/>
      <w:divBdr>
        <w:top w:val="none" w:sz="0" w:space="0" w:color="auto"/>
        <w:left w:val="none" w:sz="0" w:space="0" w:color="auto"/>
        <w:bottom w:val="none" w:sz="0" w:space="0" w:color="auto"/>
        <w:right w:val="none" w:sz="0" w:space="0" w:color="auto"/>
      </w:divBdr>
    </w:div>
    <w:div w:id="816801118">
      <w:bodyDiv w:val="1"/>
      <w:marLeft w:val="0"/>
      <w:marRight w:val="0"/>
      <w:marTop w:val="0"/>
      <w:marBottom w:val="0"/>
      <w:divBdr>
        <w:top w:val="none" w:sz="0" w:space="0" w:color="auto"/>
        <w:left w:val="none" w:sz="0" w:space="0" w:color="auto"/>
        <w:bottom w:val="none" w:sz="0" w:space="0" w:color="auto"/>
        <w:right w:val="none" w:sz="0" w:space="0" w:color="auto"/>
      </w:divBdr>
    </w:div>
    <w:div w:id="817692800">
      <w:bodyDiv w:val="1"/>
      <w:marLeft w:val="0"/>
      <w:marRight w:val="0"/>
      <w:marTop w:val="0"/>
      <w:marBottom w:val="0"/>
      <w:divBdr>
        <w:top w:val="none" w:sz="0" w:space="0" w:color="auto"/>
        <w:left w:val="none" w:sz="0" w:space="0" w:color="auto"/>
        <w:bottom w:val="none" w:sz="0" w:space="0" w:color="auto"/>
        <w:right w:val="none" w:sz="0" w:space="0" w:color="auto"/>
      </w:divBdr>
    </w:div>
    <w:div w:id="818110704">
      <w:bodyDiv w:val="1"/>
      <w:marLeft w:val="0"/>
      <w:marRight w:val="0"/>
      <w:marTop w:val="0"/>
      <w:marBottom w:val="0"/>
      <w:divBdr>
        <w:top w:val="none" w:sz="0" w:space="0" w:color="auto"/>
        <w:left w:val="none" w:sz="0" w:space="0" w:color="auto"/>
        <w:bottom w:val="none" w:sz="0" w:space="0" w:color="auto"/>
        <w:right w:val="none" w:sz="0" w:space="0" w:color="auto"/>
      </w:divBdr>
    </w:div>
    <w:div w:id="818614041">
      <w:bodyDiv w:val="1"/>
      <w:marLeft w:val="0"/>
      <w:marRight w:val="0"/>
      <w:marTop w:val="0"/>
      <w:marBottom w:val="0"/>
      <w:divBdr>
        <w:top w:val="none" w:sz="0" w:space="0" w:color="auto"/>
        <w:left w:val="none" w:sz="0" w:space="0" w:color="auto"/>
        <w:bottom w:val="none" w:sz="0" w:space="0" w:color="auto"/>
        <w:right w:val="none" w:sz="0" w:space="0" w:color="auto"/>
      </w:divBdr>
    </w:div>
    <w:div w:id="818809973">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0384773">
      <w:bodyDiv w:val="1"/>
      <w:marLeft w:val="0"/>
      <w:marRight w:val="0"/>
      <w:marTop w:val="0"/>
      <w:marBottom w:val="0"/>
      <w:divBdr>
        <w:top w:val="none" w:sz="0" w:space="0" w:color="auto"/>
        <w:left w:val="none" w:sz="0" w:space="0" w:color="auto"/>
        <w:bottom w:val="none" w:sz="0" w:space="0" w:color="auto"/>
        <w:right w:val="none" w:sz="0" w:space="0" w:color="auto"/>
      </w:divBdr>
    </w:div>
    <w:div w:id="821775897">
      <w:bodyDiv w:val="1"/>
      <w:marLeft w:val="0"/>
      <w:marRight w:val="0"/>
      <w:marTop w:val="0"/>
      <w:marBottom w:val="0"/>
      <w:divBdr>
        <w:top w:val="none" w:sz="0" w:space="0" w:color="auto"/>
        <w:left w:val="none" w:sz="0" w:space="0" w:color="auto"/>
        <w:bottom w:val="none" w:sz="0" w:space="0" w:color="auto"/>
        <w:right w:val="none" w:sz="0" w:space="0" w:color="auto"/>
      </w:divBdr>
    </w:div>
    <w:div w:id="821846094">
      <w:bodyDiv w:val="1"/>
      <w:marLeft w:val="0"/>
      <w:marRight w:val="0"/>
      <w:marTop w:val="0"/>
      <w:marBottom w:val="0"/>
      <w:divBdr>
        <w:top w:val="none" w:sz="0" w:space="0" w:color="auto"/>
        <w:left w:val="none" w:sz="0" w:space="0" w:color="auto"/>
        <w:bottom w:val="none" w:sz="0" w:space="0" w:color="auto"/>
        <w:right w:val="none" w:sz="0" w:space="0" w:color="auto"/>
      </w:divBdr>
    </w:div>
    <w:div w:id="824278519">
      <w:bodyDiv w:val="1"/>
      <w:marLeft w:val="0"/>
      <w:marRight w:val="0"/>
      <w:marTop w:val="0"/>
      <w:marBottom w:val="0"/>
      <w:divBdr>
        <w:top w:val="none" w:sz="0" w:space="0" w:color="auto"/>
        <w:left w:val="none" w:sz="0" w:space="0" w:color="auto"/>
        <w:bottom w:val="none" w:sz="0" w:space="0" w:color="auto"/>
        <w:right w:val="none" w:sz="0" w:space="0" w:color="auto"/>
      </w:divBdr>
    </w:div>
    <w:div w:id="824513082">
      <w:bodyDiv w:val="1"/>
      <w:marLeft w:val="0"/>
      <w:marRight w:val="0"/>
      <w:marTop w:val="0"/>
      <w:marBottom w:val="0"/>
      <w:divBdr>
        <w:top w:val="none" w:sz="0" w:space="0" w:color="auto"/>
        <w:left w:val="none" w:sz="0" w:space="0" w:color="auto"/>
        <w:bottom w:val="none" w:sz="0" w:space="0" w:color="auto"/>
        <w:right w:val="none" w:sz="0" w:space="0" w:color="auto"/>
      </w:divBdr>
    </w:div>
    <w:div w:id="827671047">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29250040">
      <w:bodyDiv w:val="1"/>
      <w:marLeft w:val="0"/>
      <w:marRight w:val="0"/>
      <w:marTop w:val="0"/>
      <w:marBottom w:val="0"/>
      <w:divBdr>
        <w:top w:val="none" w:sz="0" w:space="0" w:color="auto"/>
        <w:left w:val="none" w:sz="0" w:space="0" w:color="auto"/>
        <w:bottom w:val="none" w:sz="0" w:space="0" w:color="auto"/>
        <w:right w:val="none" w:sz="0" w:space="0" w:color="auto"/>
      </w:divBdr>
    </w:div>
    <w:div w:id="829323264">
      <w:bodyDiv w:val="1"/>
      <w:marLeft w:val="0"/>
      <w:marRight w:val="0"/>
      <w:marTop w:val="0"/>
      <w:marBottom w:val="0"/>
      <w:divBdr>
        <w:top w:val="none" w:sz="0" w:space="0" w:color="auto"/>
        <w:left w:val="none" w:sz="0" w:space="0" w:color="auto"/>
        <w:bottom w:val="none" w:sz="0" w:space="0" w:color="auto"/>
        <w:right w:val="none" w:sz="0" w:space="0" w:color="auto"/>
      </w:divBdr>
    </w:div>
    <w:div w:id="829367221">
      <w:bodyDiv w:val="1"/>
      <w:marLeft w:val="0"/>
      <w:marRight w:val="0"/>
      <w:marTop w:val="0"/>
      <w:marBottom w:val="0"/>
      <w:divBdr>
        <w:top w:val="none" w:sz="0" w:space="0" w:color="auto"/>
        <w:left w:val="none" w:sz="0" w:space="0" w:color="auto"/>
        <w:bottom w:val="none" w:sz="0" w:space="0" w:color="auto"/>
        <w:right w:val="none" w:sz="0" w:space="0" w:color="auto"/>
      </w:divBdr>
    </w:div>
    <w:div w:id="830367453">
      <w:bodyDiv w:val="1"/>
      <w:marLeft w:val="0"/>
      <w:marRight w:val="0"/>
      <w:marTop w:val="0"/>
      <w:marBottom w:val="0"/>
      <w:divBdr>
        <w:top w:val="none" w:sz="0" w:space="0" w:color="auto"/>
        <w:left w:val="none" w:sz="0" w:space="0" w:color="auto"/>
        <w:bottom w:val="none" w:sz="0" w:space="0" w:color="auto"/>
        <w:right w:val="none" w:sz="0" w:space="0" w:color="auto"/>
      </w:divBdr>
    </w:div>
    <w:div w:id="831140664">
      <w:bodyDiv w:val="1"/>
      <w:marLeft w:val="0"/>
      <w:marRight w:val="0"/>
      <w:marTop w:val="0"/>
      <w:marBottom w:val="0"/>
      <w:divBdr>
        <w:top w:val="none" w:sz="0" w:space="0" w:color="auto"/>
        <w:left w:val="none" w:sz="0" w:space="0" w:color="auto"/>
        <w:bottom w:val="none" w:sz="0" w:space="0" w:color="auto"/>
        <w:right w:val="none" w:sz="0" w:space="0" w:color="auto"/>
      </w:divBdr>
    </w:div>
    <w:div w:id="831413969">
      <w:bodyDiv w:val="1"/>
      <w:marLeft w:val="0"/>
      <w:marRight w:val="0"/>
      <w:marTop w:val="0"/>
      <w:marBottom w:val="0"/>
      <w:divBdr>
        <w:top w:val="none" w:sz="0" w:space="0" w:color="auto"/>
        <w:left w:val="none" w:sz="0" w:space="0" w:color="auto"/>
        <w:bottom w:val="none" w:sz="0" w:space="0" w:color="auto"/>
        <w:right w:val="none" w:sz="0" w:space="0" w:color="auto"/>
      </w:divBdr>
    </w:div>
    <w:div w:id="831725981">
      <w:bodyDiv w:val="1"/>
      <w:marLeft w:val="0"/>
      <w:marRight w:val="0"/>
      <w:marTop w:val="0"/>
      <w:marBottom w:val="0"/>
      <w:divBdr>
        <w:top w:val="none" w:sz="0" w:space="0" w:color="auto"/>
        <w:left w:val="none" w:sz="0" w:space="0" w:color="auto"/>
        <w:bottom w:val="none" w:sz="0" w:space="0" w:color="auto"/>
        <w:right w:val="none" w:sz="0" w:space="0" w:color="auto"/>
      </w:divBdr>
    </w:div>
    <w:div w:id="833884561">
      <w:bodyDiv w:val="1"/>
      <w:marLeft w:val="0"/>
      <w:marRight w:val="0"/>
      <w:marTop w:val="0"/>
      <w:marBottom w:val="0"/>
      <w:divBdr>
        <w:top w:val="none" w:sz="0" w:space="0" w:color="auto"/>
        <w:left w:val="none" w:sz="0" w:space="0" w:color="auto"/>
        <w:bottom w:val="none" w:sz="0" w:space="0" w:color="auto"/>
        <w:right w:val="none" w:sz="0" w:space="0" w:color="auto"/>
      </w:divBdr>
    </w:div>
    <w:div w:id="834036088">
      <w:bodyDiv w:val="1"/>
      <w:marLeft w:val="0"/>
      <w:marRight w:val="0"/>
      <w:marTop w:val="0"/>
      <w:marBottom w:val="0"/>
      <w:divBdr>
        <w:top w:val="none" w:sz="0" w:space="0" w:color="auto"/>
        <w:left w:val="none" w:sz="0" w:space="0" w:color="auto"/>
        <w:bottom w:val="none" w:sz="0" w:space="0" w:color="auto"/>
        <w:right w:val="none" w:sz="0" w:space="0" w:color="auto"/>
      </w:divBdr>
    </w:div>
    <w:div w:id="834223050">
      <w:bodyDiv w:val="1"/>
      <w:marLeft w:val="0"/>
      <w:marRight w:val="0"/>
      <w:marTop w:val="0"/>
      <w:marBottom w:val="0"/>
      <w:divBdr>
        <w:top w:val="none" w:sz="0" w:space="0" w:color="auto"/>
        <w:left w:val="none" w:sz="0" w:space="0" w:color="auto"/>
        <w:bottom w:val="none" w:sz="0" w:space="0" w:color="auto"/>
        <w:right w:val="none" w:sz="0" w:space="0" w:color="auto"/>
      </w:divBdr>
    </w:div>
    <w:div w:id="835922827">
      <w:bodyDiv w:val="1"/>
      <w:marLeft w:val="0"/>
      <w:marRight w:val="0"/>
      <w:marTop w:val="0"/>
      <w:marBottom w:val="0"/>
      <w:divBdr>
        <w:top w:val="none" w:sz="0" w:space="0" w:color="auto"/>
        <w:left w:val="none" w:sz="0" w:space="0" w:color="auto"/>
        <w:bottom w:val="none" w:sz="0" w:space="0" w:color="auto"/>
        <w:right w:val="none" w:sz="0" w:space="0" w:color="auto"/>
      </w:divBdr>
    </w:div>
    <w:div w:id="837234405">
      <w:bodyDiv w:val="1"/>
      <w:marLeft w:val="0"/>
      <w:marRight w:val="0"/>
      <w:marTop w:val="0"/>
      <w:marBottom w:val="0"/>
      <w:divBdr>
        <w:top w:val="none" w:sz="0" w:space="0" w:color="auto"/>
        <w:left w:val="none" w:sz="0" w:space="0" w:color="auto"/>
        <w:bottom w:val="none" w:sz="0" w:space="0" w:color="auto"/>
        <w:right w:val="none" w:sz="0" w:space="0" w:color="auto"/>
      </w:divBdr>
    </w:div>
    <w:div w:id="838039932">
      <w:bodyDiv w:val="1"/>
      <w:marLeft w:val="0"/>
      <w:marRight w:val="0"/>
      <w:marTop w:val="0"/>
      <w:marBottom w:val="0"/>
      <w:divBdr>
        <w:top w:val="none" w:sz="0" w:space="0" w:color="auto"/>
        <w:left w:val="none" w:sz="0" w:space="0" w:color="auto"/>
        <w:bottom w:val="none" w:sz="0" w:space="0" w:color="auto"/>
        <w:right w:val="none" w:sz="0" w:space="0" w:color="auto"/>
      </w:divBdr>
    </w:div>
    <w:div w:id="838810684">
      <w:bodyDiv w:val="1"/>
      <w:marLeft w:val="0"/>
      <w:marRight w:val="0"/>
      <w:marTop w:val="0"/>
      <w:marBottom w:val="0"/>
      <w:divBdr>
        <w:top w:val="none" w:sz="0" w:space="0" w:color="auto"/>
        <w:left w:val="none" w:sz="0" w:space="0" w:color="auto"/>
        <w:bottom w:val="none" w:sz="0" w:space="0" w:color="auto"/>
        <w:right w:val="none" w:sz="0" w:space="0" w:color="auto"/>
      </w:divBdr>
    </w:div>
    <w:div w:id="839200404">
      <w:bodyDiv w:val="1"/>
      <w:marLeft w:val="0"/>
      <w:marRight w:val="0"/>
      <w:marTop w:val="0"/>
      <w:marBottom w:val="0"/>
      <w:divBdr>
        <w:top w:val="none" w:sz="0" w:space="0" w:color="auto"/>
        <w:left w:val="none" w:sz="0" w:space="0" w:color="auto"/>
        <w:bottom w:val="none" w:sz="0" w:space="0" w:color="auto"/>
        <w:right w:val="none" w:sz="0" w:space="0" w:color="auto"/>
      </w:divBdr>
    </w:div>
    <w:div w:id="839270707">
      <w:bodyDiv w:val="1"/>
      <w:marLeft w:val="0"/>
      <w:marRight w:val="0"/>
      <w:marTop w:val="0"/>
      <w:marBottom w:val="0"/>
      <w:divBdr>
        <w:top w:val="none" w:sz="0" w:space="0" w:color="auto"/>
        <w:left w:val="none" w:sz="0" w:space="0" w:color="auto"/>
        <w:bottom w:val="none" w:sz="0" w:space="0" w:color="auto"/>
        <w:right w:val="none" w:sz="0" w:space="0" w:color="auto"/>
      </w:divBdr>
    </w:div>
    <w:div w:id="839544426">
      <w:bodyDiv w:val="1"/>
      <w:marLeft w:val="0"/>
      <w:marRight w:val="0"/>
      <w:marTop w:val="0"/>
      <w:marBottom w:val="0"/>
      <w:divBdr>
        <w:top w:val="none" w:sz="0" w:space="0" w:color="auto"/>
        <w:left w:val="none" w:sz="0" w:space="0" w:color="auto"/>
        <w:bottom w:val="none" w:sz="0" w:space="0" w:color="auto"/>
        <w:right w:val="none" w:sz="0" w:space="0" w:color="auto"/>
      </w:divBdr>
    </w:div>
    <w:div w:id="839929163">
      <w:bodyDiv w:val="1"/>
      <w:marLeft w:val="0"/>
      <w:marRight w:val="0"/>
      <w:marTop w:val="0"/>
      <w:marBottom w:val="0"/>
      <w:divBdr>
        <w:top w:val="none" w:sz="0" w:space="0" w:color="auto"/>
        <w:left w:val="none" w:sz="0" w:space="0" w:color="auto"/>
        <w:bottom w:val="none" w:sz="0" w:space="0" w:color="auto"/>
        <w:right w:val="none" w:sz="0" w:space="0" w:color="auto"/>
      </w:divBdr>
    </w:div>
    <w:div w:id="841093492">
      <w:bodyDiv w:val="1"/>
      <w:marLeft w:val="0"/>
      <w:marRight w:val="0"/>
      <w:marTop w:val="0"/>
      <w:marBottom w:val="0"/>
      <w:divBdr>
        <w:top w:val="none" w:sz="0" w:space="0" w:color="auto"/>
        <w:left w:val="none" w:sz="0" w:space="0" w:color="auto"/>
        <w:bottom w:val="none" w:sz="0" w:space="0" w:color="auto"/>
        <w:right w:val="none" w:sz="0" w:space="0" w:color="auto"/>
      </w:divBdr>
    </w:div>
    <w:div w:id="841316648">
      <w:bodyDiv w:val="1"/>
      <w:marLeft w:val="0"/>
      <w:marRight w:val="0"/>
      <w:marTop w:val="0"/>
      <w:marBottom w:val="0"/>
      <w:divBdr>
        <w:top w:val="none" w:sz="0" w:space="0" w:color="auto"/>
        <w:left w:val="none" w:sz="0" w:space="0" w:color="auto"/>
        <w:bottom w:val="none" w:sz="0" w:space="0" w:color="auto"/>
        <w:right w:val="none" w:sz="0" w:space="0" w:color="auto"/>
      </w:divBdr>
    </w:div>
    <w:div w:id="841431799">
      <w:bodyDiv w:val="1"/>
      <w:marLeft w:val="0"/>
      <w:marRight w:val="0"/>
      <w:marTop w:val="0"/>
      <w:marBottom w:val="0"/>
      <w:divBdr>
        <w:top w:val="none" w:sz="0" w:space="0" w:color="auto"/>
        <w:left w:val="none" w:sz="0" w:space="0" w:color="auto"/>
        <w:bottom w:val="none" w:sz="0" w:space="0" w:color="auto"/>
        <w:right w:val="none" w:sz="0" w:space="0" w:color="auto"/>
      </w:divBdr>
    </w:div>
    <w:div w:id="842209358">
      <w:bodyDiv w:val="1"/>
      <w:marLeft w:val="0"/>
      <w:marRight w:val="0"/>
      <w:marTop w:val="0"/>
      <w:marBottom w:val="0"/>
      <w:divBdr>
        <w:top w:val="none" w:sz="0" w:space="0" w:color="auto"/>
        <w:left w:val="none" w:sz="0" w:space="0" w:color="auto"/>
        <w:bottom w:val="none" w:sz="0" w:space="0" w:color="auto"/>
        <w:right w:val="none" w:sz="0" w:space="0" w:color="auto"/>
      </w:divBdr>
    </w:div>
    <w:div w:id="843011636">
      <w:bodyDiv w:val="1"/>
      <w:marLeft w:val="0"/>
      <w:marRight w:val="0"/>
      <w:marTop w:val="0"/>
      <w:marBottom w:val="0"/>
      <w:divBdr>
        <w:top w:val="none" w:sz="0" w:space="0" w:color="auto"/>
        <w:left w:val="none" w:sz="0" w:space="0" w:color="auto"/>
        <w:bottom w:val="none" w:sz="0" w:space="0" w:color="auto"/>
        <w:right w:val="none" w:sz="0" w:space="0" w:color="auto"/>
      </w:divBdr>
    </w:div>
    <w:div w:id="843401935">
      <w:bodyDiv w:val="1"/>
      <w:marLeft w:val="0"/>
      <w:marRight w:val="0"/>
      <w:marTop w:val="0"/>
      <w:marBottom w:val="0"/>
      <w:divBdr>
        <w:top w:val="none" w:sz="0" w:space="0" w:color="auto"/>
        <w:left w:val="none" w:sz="0" w:space="0" w:color="auto"/>
        <w:bottom w:val="none" w:sz="0" w:space="0" w:color="auto"/>
        <w:right w:val="none" w:sz="0" w:space="0" w:color="auto"/>
      </w:divBdr>
    </w:div>
    <w:div w:id="845167019">
      <w:bodyDiv w:val="1"/>
      <w:marLeft w:val="0"/>
      <w:marRight w:val="0"/>
      <w:marTop w:val="0"/>
      <w:marBottom w:val="0"/>
      <w:divBdr>
        <w:top w:val="none" w:sz="0" w:space="0" w:color="auto"/>
        <w:left w:val="none" w:sz="0" w:space="0" w:color="auto"/>
        <w:bottom w:val="none" w:sz="0" w:space="0" w:color="auto"/>
        <w:right w:val="none" w:sz="0" w:space="0" w:color="auto"/>
      </w:divBdr>
    </w:div>
    <w:div w:id="846939865">
      <w:bodyDiv w:val="1"/>
      <w:marLeft w:val="0"/>
      <w:marRight w:val="0"/>
      <w:marTop w:val="0"/>
      <w:marBottom w:val="0"/>
      <w:divBdr>
        <w:top w:val="none" w:sz="0" w:space="0" w:color="auto"/>
        <w:left w:val="none" w:sz="0" w:space="0" w:color="auto"/>
        <w:bottom w:val="none" w:sz="0" w:space="0" w:color="auto"/>
        <w:right w:val="none" w:sz="0" w:space="0" w:color="auto"/>
      </w:divBdr>
    </w:div>
    <w:div w:id="849376074">
      <w:bodyDiv w:val="1"/>
      <w:marLeft w:val="0"/>
      <w:marRight w:val="0"/>
      <w:marTop w:val="0"/>
      <w:marBottom w:val="0"/>
      <w:divBdr>
        <w:top w:val="none" w:sz="0" w:space="0" w:color="auto"/>
        <w:left w:val="none" w:sz="0" w:space="0" w:color="auto"/>
        <w:bottom w:val="none" w:sz="0" w:space="0" w:color="auto"/>
        <w:right w:val="none" w:sz="0" w:space="0" w:color="auto"/>
      </w:divBdr>
    </w:div>
    <w:div w:id="849486305">
      <w:bodyDiv w:val="1"/>
      <w:marLeft w:val="0"/>
      <w:marRight w:val="0"/>
      <w:marTop w:val="0"/>
      <w:marBottom w:val="0"/>
      <w:divBdr>
        <w:top w:val="none" w:sz="0" w:space="0" w:color="auto"/>
        <w:left w:val="none" w:sz="0" w:space="0" w:color="auto"/>
        <w:bottom w:val="none" w:sz="0" w:space="0" w:color="auto"/>
        <w:right w:val="none" w:sz="0" w:space="0" w:color="auto"/>
      </w:divBdr>
    </w:div>
    <w:div w:id="849759382">
      <w:bodyDiv w:val="1"/>
      <w:marLeft w:val="0"/>
      <w:marRight w:val="0"/>
      <w:marTop w:val="0"/>
      <w:marBottom w:val="0"/>
      <w:divBdr>
        <w:top w:val="none" w:sz="0" w:space="0" w:color="auto"/>
        <w:left w:val="none" w:sz="0" w:space="0" w:color="auto"/>
        <w:bottom w:val="none" w:sz="0" w:space="0" w:color="auto"/>
        <w:right w:val="none" w:sz="0" w:space="0" w:color="auto"/>
      </w:divBdr>
    </w:div>
    <w:div w:id="852691793">
      <w:bodyDiv w:val="1"/>
      <w:marLeft w:val="0"/>
      <w:marRight w:val="0"/>
      <w:marTop w:val="0"/>
      <w:marBottom w:val="0"/>
      <w:divBdr>
        <w:top w:val="none" w:sz="0" w:space="0" w:color="auto"/>
        <w:left w:val="none" w:sz="0" w:space="0" w:color="auto"/>
        <w:bottom w:val="none" w:sz="0" w:space="0" w:color="auto"/>
        <w:right w:val="none" w:sz="0" w:space="0" w:color="auto"/>
      </w:divBdr>
    </w:div>
    <w:div w:id="853033924">
      <w:bodyDiv w:val="1"/>
      <w:marLeft w:val="0"/>
      <w:marRight w:val="0"/>
      <w:marTop w:val="0"/>
      <w:marBottom w:val="0"/>
      <w:divBdr>
        <w:top w:val="none" w:sz="0" w:space="0" w:color="auto"/>
        <w:left w:val="none" w:sz="0" w:space="0" w:color="auto"/>
        <w:bottom w:val="none" w:sz="0" w:space="0" w:color="auto"/>
        <w:right w:val="none" w:sz="0" w:space="0" w:color="auto"/>
      </w:divBdr>
    </w:div>
    <w:div w:id="855266920">
      <w:bodyDiv w:val="1"/>
      <w:marLeft w:val="0"/>
      <w:marRight w:val="0"/>
      <w:marTop w:val="0"/>
      <w:marBottom w:val="0"/>
      <w:divBdr>
        <w:top w:val="none" w:sz="0" w:space="0" w:color="auto"/>
        <w:left w:val="none" w:sz="0" w:space="0" w:color="auto"/>
        <w:bottom w:val="none" w:sz="0" w:space="0" w:color="auto"/>
        <w:right w:val="none" w:sz="0" w:space="0" w:color="auto"/>
      </w:divBdr>
    </w:div>
    <w:div w:id="856037741">
      <w:bodyDiv w:val="1"/>
      <w:marLeft w:val="0"/>
      <w:marRight w:val="0"/>
      <w:marTop w:val="0"/>
      <w:marBottom w:val="0"/>
      <w:divBdr>
        <w:top w:val="none" w:sz="0" w:space="0" w:color="auto"/>
        <w:left w:val="none" w:sz="0" w:space="0" w:color="auto"/>
        <w:bottom w:val="none" w:sz="0" w:space="0" w:color="auto"/>
        <w:right w:val="none" w:sz="0" w:space="0" w:color="auto"/>
      </w:divBdr>
    </w:div>
    <w:div w:id="856162335">
      <w:bodyDiv w:val="1"/>
      <w:marLeft w:val="0"/>
      <w:marRight w:val="0"/>
      <w:marTop w:val="0"/>
      <w:marBottom w:val="0"/>
      <w:divBdr>
        <w:top w:val="none" w:sz="0" w:space="0" w:color="auto"/>
        <w:left w:val="none" w:sz="0" w:space="0" w:color="auto"/>
        <w:bottom w:val="none" w:sz="0" w:space="0" w:color="auto"/>
        <w:right w:val="none" w:sz="0" w:space="0" w:color="auto"/>
      </w:divBdr>
    </w:div>
    <w:div w:id="857432000">
      <w:bodyDiv w:val="1"/>
      <w:marLeft w:val="0"/>
      <w:marRight w:val="0"/>
      <w:marTop w:val="0"/>
      <w:marBottom w:val="0"/>
      <w:divBdr>
        <w:top w:val="none" w:sz="0" w:space="0" w:color="auto"/>
        <w:left w:val="none" w:sz="0" w:space="0" w:color="auto"/>
        <w:bottom w:val="none" w:sz="0" w:space="0" w:color="auto"/>
        <w:right w:val="none" w:sz="0" w:space="0" w:color="auto"/>
      </w:divBdr>
    </w:div>
    <w:div w:id="857624006">
      <w:bodyDiv w:val="1"/>
      <w:marLeft w:val="0"/>
      <w:marRight w:val="0"/>
      <w:marTop w:val="0"/>
      <w:marBottom w:val="0"/>
      <w:divBdr>
        <w:top w:val="none" w:sz="0" w:space="0" w:color="auto"/>
        <w:left w:val="none" w:sz="0" w:space="0" w:color="auto"/>
        <w:bottom w:val="none" w:sz="0" w:space="0" w:color="auto"/>
        <w:right w:val="none" w:sz="0" w:space="0" w:color="auto"/>
      </w:divBdr>
    </w:div>
    <w:div w:id="857810293">
      <w:bodyDiv w:val="1"/>
      <w:marLeft w:val="0"/>
      <w:marRight w:val="0"/>
      <w:marTop w:val="0"/>
      <w:marBottom w:val="0"/>
      <w:divBdr>
        <w:top w:val="none" w:sz="0" w:space="0" w:color="auto"/>
        <w:left w:val="none" w:sz="0" w:space="0" w:color="auto"/>
        <w:bottom w:val="none" w:sz="0" w:space="0" w:color="auto"/>
        <w:right w:val="none" w:sz="0" w:space="0" w:color="auto"/>
      </w:divBdr>
    </w:div>
    <w:div w:id="858084386">
      <w:bodyDiv w:val="1"/>
      <w:marLeft w:val="0"/>
      <w:marRight w:val="0"/>
      <w:marTop w:val="0"/>
      <w:marBottom w:val="0"/>
      <w:divBdr>
        <w:top w:val="none" w:sz="0" w:space="0" w:color="auto"/>
        <w:left w:val="none" w:sz="0" w:space="0" w:color="auto"/>
        <w:bottom w:val="none" w:sz="0" w:space="0" w:color="auto"/>
        <w:right w:val="none" w:sz="0" w:space="0" w:color="auto"/>
      </w:divBdr>
    </w:div>
    <w:div w:id="858197649">
      <w:bodyDiv w:val="1"/>
      <w:marLeft w:val="0"/>
      <w:marRight w:val="0"/>
      <w:marTop w:val="0"/>
      <w:marBottom w:val="0"/>
      <w:divBdr>
        <w:top w:val="none" w:sz="0" w:space="0" w:color="auto"/>
        <w:left w:val="none" w:sz="0" w:space="0" w:color="auto"/>
        <w:bottom w:val="none" w:sz="0" w:space="0" w:color="auto"/>
        <w:right w:val="none" w:sz="0" w:space="0" w:color="auto"/>
      </w:divBdr>
    </w:div>
    <w:div w:id="858929170">
      <w:bodyDiv w:val="1"/>
      <w:marLeft w:val="0"/>
      <w:marRight w:val="0"/>
      <w:marTop w:val="0"/>
      <w:marBottom w:val="0"/>
      <w:divBdr>
        <w:top w:val="none" w:sz="0" w:space="0" w:color="auto"/>
        <w:left w:val="none" w:sz="0" w:space="0" w:color="auto"/>
        <w:bottom w:val="none" w:sz="0" w:space="0" w:color="auto"/>
        <w:right w:val="none" w:sz="0" w:space="0" w:color="auto"/>
      </w:divBdr>
    </w:div>
    <w:div w:id="859467905">
      <w:bodyDiv w:val="1"/>
      <w:marLeft w:val="0"/>
      <w:marRight w:val="0"/>
      <w:marTop w:val="0"/>
      <w:marBottom w:val="0"/>
      <w:divBdr>
        <w:top w:val="none" w:sz="0" w:space="0" w:color="auto"/>
        <w:left w:val="none" w:sz="0" w:space="0" w:color="auto"/>
        <w:bottom w:val="none" w:sz="0" w:space="0" w:color="auto"/>
        <w:right w:val="none" w:sz="0" w:space="0" w:color="auto"/>
      </w:divBdr>
    </w:div>
    <w:div w:id="860169040">
      <w:bodyDiv w:val="1"/>
      <w:marLeft w:val="0"/>
      <w:marRight w:val="0"/>
      <w:marTop w:val="0"/>
      <w:marBottom w:val="0"/>
      <w:divBdr>
        <w:top w:val="none" w:sz="0" w:space="0" w:color="auto"/>
        <w:left w:val="none" w:sz="0" w:space="0" w:color="auto"/>
        <w:bottom w:val="none" w:sz="0" w:space="0" w:color="auto"/>
        <w:right w:val="none" w:sz="0" w:space="0" w:color="auto"/>
      </w:divBdr>
    </w:div>
    <w:div w:id="860782449">
      <w:bodyDiv w:val="1"/>
      <w:marLeft w:val="0"/>
      <w:marRight w:val="0"/>
      <w:marTop w:val="0"/>
      <w:marBottom w:val="0"/>
      <w:divBdr>
        <w:top w:val="none" w:sz="0" w:space="0" w:color="auto"/>
        <w:left w:val="none" w:sz="0" w:space="0" w:color="auto"/>
        <w:bottom w:val="none" w:sz="0" w:space="0" w:color="auto"/>
        <w:right w:val="none" w:sz="0" w:space="0" w:color="auto"/>
      </w:divBdr>
    </w:div>
    <w:div w:id="860823385">
      <w:bodyDiv w:val="1"/>
      <w:marLeft w:val="0"/>
      <w:marRight w:val="0"/>
      <w:marTop w:val="0"/>
      <w:marBottom w:val="0"/>
      <w:divBdr>
        <w:top w:val="none" w:sz="0" w:space="0" w:color="auto"/>
        <w:left w:val="none" w:sz="0" w:space="0" w:color="auto"/>
        <w:bottom w:val="none" w:sz="0" w:space="0" w:color="auto"/>
        <w:right w:val="none" w:sz="0" w:space="0" w:color="auto"/>
      </w:divBdr>
    </w:div>
    <w:div w:id="861088214">
      <w:bodyDiv w:val="1"/>
      <w:marLeft w:val="0"/>
      <w:marRight w:val="0"/>
      <w:marTop w:val="0"/>
      <w:marBottom w:val="0"/>
      <w:divBdr>
        <w:top w:val="none" w:sz="0" w:space="0" w:color="auto"/>
        <w:left w:val="none" w:sz="0" w:space="0" w:color="auto"/>
        <w:bottom w:val="none" w:sz="0" w:space="0" w:color="auto"/>
        <w:right w:val="none" w:sz="0" w:space="0" w:color="auto"/>
      </w:divBdr>
    </w:div>
    <w:div w:id="861209438">
      <w:bodyDiv w:val="1"/>
      <w:marLeft w:val="0"/>
      <w:marRight w:val="0"/>
      <w:marTop w:val="0"/>
      <w:marBottom w:val="0"/>
      <w:divBdr>
        <w:top w:val="none" w:sz="0" w:space="0" w:color="auto"/>
        <w:left w:val="none" w:sz="0" w:space="0" w:color="auto"/>
        <w:bottom w:val="none" w:sz="0" w:space="0" w:color="auto"/>
        <w:right w:val="none" w:sz="0" w:space="0" w:color="auto"/>
      </w:divBdr>
    </w:div>
    <w:div w:id="861551049">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62783423">
      <w:bodyDiv w:val="1"/>
      <w:marLeft w:val="0"/>
      <w:marRight w:val="0"/>
      <w:marTop w:val="0"/>
      <w:marBottom w:val="0"/>
      <w:divBdr>
        <w:top w:val="none" w:sz="0" w:space="0" w:color="auto"/>
        <w:left w:val="none" w:sz="0" w:space="0" w:color="auto"/>
        <w:bottom w:val="none" w:sz="0" w:space="0" w:color="auto"/>
        <w:right w:val="none" w:sz="0" w:space="0" w:color="auto"/>
      </w:divBdr>
    </w:div>
    <w:div w:id="863446005">
      <w:bodyDiv w:val="1"/>
      <w:marLeft w:val="0"/>
      <w:marRight w:val="0"/>
      <w:marTop w:val="0"/>
      <w:marBottom w:val="0"/>
      <w:divBdr>
        <w:top w:val="none" w:sz="0" w:space="0" w:color="auto"/>
        <w:left w:val="none" w:sz="0" w:space="0" w:color="auto"/>
        <w:bottom w:val="none" w:sz="0" w:space="0" w:color="auto"/>
        <w:right w:val="none" w:sz="0" w:space="0" w:color="auto"/>
      </w:divBdr>
    </w:div>
    <w:div w:id="864560950">
      <w:bodyDiv w:val="1"/>
      <w:marLeft w:val="0"/>
      <w:marRight w:val="0"/>
      <w:marTop w:val="0"/>
      <w:marBottom w:val="0"/>
      <w:divBdr>
        <w:top w:val="none" w:sz="0" w:space="0" w:color="auto"/>
        <w:left w:val="none" w:sz="0" w:space="0" w:color="auto"/>
        <w:bottom w:val="none" w:sz="0" w:space="0" w:color="auto"/>
        <w:right w:val="none" w:sz="0" w:space="0" w:color="auto"/>
      </w:divBdr>
    </w:div>
    <w:div w:id="864948683">
      <w:bodyDiv w:val="1"/>
      <w:marLeft w:val="0"/>
      <w:marRight w:val="0"/>
      <w:marTop w:val="0"/>
      <w:marBottom w:val="0"/>
      <w:divBdr>
        <w:top w:val="none" w:sz="0" w:space="0" w:color="auto"/>
        <w:left w:val="none" w:sz="0" w:space="0" w:color="auto"/>
        <w:bottom w:val="none" w:sz="0" w:space="0" w:color="auto"/>
        <w:right w:val="none" w:sz="0" w:space="0" w:color="auto"/>
      </w:divBdr>
    </w:div>
    <w:div w:id="865293247">
      <w:bodyDiv w:val="1"/>
      <w:marLeft w:val="0"/>
      <w:marRight w:val="0"/>
      <w:marTop w:val="0"/>
      <w:marBottom w:val="0"/>
      <w:divBdr>
        <w:top w:val="none" w:sz="0" w:space="0" w:color="auto"/>
        <w:left w:val="none" w:sz="0" w:space="0" w:color="auto"/>
        <w:bottom w:val="none" w:sz="0" w:space="0" w:color="auto"/>
        <w:right w:val="none" w:sz="0" w:space="0" w:color="auto"/>
      </w:divBdr>
    </w:div>
    <w:div w:id="865680276">
      <w:bodyDiv w:val="1"/>
      <w:marLeft w:val="0"/>
      <w:marRight w:val="0"/>
      <w:marTop w:val="0"/>
      <w:marBottom w:val="0"/>
      <w:divBdr>
        <w:top w:val="none" w:sz="0" w:space="0" w:color="auto"/>
        <w:left w:val="none" w:sz="0" w:space="0" w:color="auto"/>
        <w:bottom w:val="none" w:sz="0" w:space="0" w:color="auto"/>
        <w:right w:val="none" w:sz="0" w:space="0" w:color="auto"/>
      </w:divBdr>
    </w:div>
    <w:div w:id="865825220">
      <w:bodyDiv w:val="1"/>
      <w:marLeft w:val="0"/>
      <w:marRight w:val="0"/>
      <w:marTop w:val="0"/>
      <w:marBottom w:val="0"/>
      <w:divBdr>
        <w:top w:val="none" w:sz="0" w:space="0" w:color="auto"/>
        <w:left w:val="none" w:sz="0" w:space="0" w:color="auto"/>
        <w:bottom w:val="none" w:sz="0" w:space="0" w:color="auto"/>
        <w:right w:val="none" w:sz="0" w:space="0" w:color="auto"/>
      </w:divBdr>
    </w:div>
    <w:div w:id="866333210">
      <w:bodyDiv w:val="1"/>
      <w:marLeft w:val="0"/>
      <w:marRight w:val="0"/>
      <w:marTop w:val="0"/>
      <w:marBottom w:val="0"/>
      <w:divBdr>
        <w:top w:val="none" w:sz="0" w:space="0" w:color="auto"/>
        <w:left w:val="none" w:sz="0" w:space="0" w:color="auto"/>
        <w:bottom w:val="none" w:sz="0" w:space="0" w:color="auto"/>
        <w:right w:val="none" w:sz="0" w:space="0" w:color="auto"/>
      </w:divBdr>
    </w:div>
    <w:div w:id="866526900">
      <w:bodyDiv w:val="1"/>
      <w:marLeft w:val="0"/>
      <w:marRight w:val="0"/>
      <w:marTop w:val="0"/>
      <w:marBottom w:val="0"/>
      <w:divBdr>
        <w:top w:val="none" w:sz="0" w:space="0" w:color="auto"/>
        <w:left w:val="none" w:sz="0" w:space="0" w:color="auto"/>
        <w:bottom w:val="none" w:sz="0" w:space="0" w:color="auto"/>
        <w:right w:val="none" w:sz="0" w:space="0" w:color="auto"/>
      </w:divBdr>
    </w:div>
    <w:div w:id="867838641">
      <w:bodyDiv w:val="1"/>
      <w:marLeft w:val="0"/>
      <w:marRight w:val="0"/>
      <w:marTop w:val="0"/>
      <w:marBottom w:val="0"/>
      <w:divBdr>
        <w:top w:val="none" w:sz="0" w:space="0" w:color="auto"/>
        <w:left w:val="none" w:sz="0" w:space="0" w:color="auto"/>
        <w:bottom w:val="none" w:sz="0" w:space="0" w:color="auto"/>
        <w:right w:val="none" w:sz="0" w:space="0" w:color="auto"/>
      </w:divBdr>
    </w:div>
    <w:div w:id="869337169">
      <w:bodyDiv w:val="1"/>
      <w:marLeft w:val="0"/>
      <w:marRight w:val="0"/>
      <w:marTop w:val="0"/>
      <w:marBottom w:val="0"/>
      <w:divBdr>
        <w:top w:val="none" w:sz="0" w:space="0" w:color="auto"/>
        <w:left w:val="none" w:sz="0" w:space="0" w:color="auto"/>
        <w:bottom w:val="none" w:sz="0" w:space="0" w:color="auto"/>
        <w:right w:val="none" w:sz="0" w:space="0" w:color="auto"/>
      </w:divBdr>
    </w:div>
    <w:div w:id="869877866">
      <w:bodyDiv w:val="1"/>
      <w:marLeft w:val="0"/>
      <w:marRight w:val="0"/>
      <w:marTop w:val="0"/>
      <w:marBottom w:val="0"/>
      <w:divBdr>
        <w:top w:val="none" w:sz="0" w:space="0" w:color="auto"/>
        <w:left w:val="none" w:sz="0" w:space="0" w:color="auto"/>
        <w:bottom w:val="none" w:sz="0" w:space="0" w:color="auto"/>
        <w:right w:val="none" w:sz="0" w:space="0" w:color="auto"/>
      </w:divBdr>
    </w:div>
    <w:div w:id="870799207">
      <w:bodyDiv w:val="1"/>
      <w:marLeft w:val="0"/>
      <w:marRight w:val="0"/>
      <w:marTop w:val="0"/>
      <w:marBottom w:val="0"/>
      <w:divBdr>
        <w:top w:val="none" w:sz="0" w:space="0" w:color="auto"/>
        <w:left w:val="none" w:sz="0" w:space="0" w:color="auto"/>
        <w:bottom w:val="none" w:sz="0" w:space="0" w:color="auto"/>
        <w:right w:val="none" w:sz="0" w:space="0" w:color="auto"/>
      </w:divBdr>
    </w:div>
    <w:div w:id="870800607">
      <w:bodyDiv w:val="1"/>
      <w:marLeft w:val="0"/>
      <w:marRight w:val="0"/>
      <w:marTop w:val="0"/>
      <w:marBottom w:val="0"/>
      <w:divBdr>
        <w:top w:val="none" w:sz="0" w:space="0" w:color="auto"/>
        <w:left w:val="none" w:sz="0" w:space="0" w:color="auto"/>
        <w:bottom w:val="none" w:sz="0" w:space="0" w:color="auto"/>
        <w:right w:val="none" w:sz="0" w:space="0" w:color="auto"/>
      </w:divBdr>
    </w:div>
    <w:div w:id="871965193">
      <w:bodyDiv w:val="1"/>
      <w:marLeft w:val="0"/>
      <w:marRight w:val="0"/>
      <w:marTop w:val="0"/>
      <w:marBottom w:val="0"/>
      <w:divBdr>
        <w:top w:val="none" w:sz="0" w:space="0" w:color="auto"/>
        <w:left w:val="none" w:sz="0" w:space="0" w:color="auto"/>
        <w:bottom w:val="none" w:sz="0" w:space="0" w:color="auto"/>
        <w:right w:val="none" w:sz="0" w:space="0" w:color="auto"/>
      </w:divBdr>
    </w:div>
    <w:div w:id="873423516">
      <w:bodyDiv w:val="1"/>
      <w:marLeft w:val="0"/>
      <w:marRight w:val="0"/>
      <w:marTop w:val="0"/>
      <w:marBottom w:val="0"/>
      <w:divBdr>
        <w:top w:val="none" w:sz="0" w:space="0" w:color="auto"/>
        <w:left w:val="none" w:sz="0" w:space="0" w:color="auto"/>
        <w:bottom w:val="none" w:sz="0" w:space="0" w:color="auto"/>
        <w:right w:val="none" w:sz="0" w:space="0" w:color="auto"/>
      </w:divBdr>
    </w:div>
    <w:div w:id="874119766">
      <w:bodyDiv w:val="1"/>
      <w:marLeft w:val="0"/>
      <w:marRight w:val="0"/>
      <w:marTop w:val="0"/>
      <w:marBottom w:val="0"/>
      <w:divBdr>
        <w:top w:val="none" w:sz="0" w:space="0" w:color="auto"/>
        <w:left w:val="none" w:sz="0" w:space="0" w:color="auto"/>
        <w:bottom w:val="none" w:sz="0" w:space="0" w:color="auto"/>
        <w:right w:val="none" w:sz="0" w:space="0" w:color="auto"/>
      </w:divBdr>
    </w:div>
    <w:div w:id="874124379">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75627715">
      <w:bodyDiv w:val="1"/>
      <w:marLeft w:val="0"/>
      <w:marRight w:val="0"/>
      <w:marTop w:val="0"/>
      <w:marBottom w:val="0"/>
      <w:divBdr>
        <w:top w:val="none" w:sz="0" w:space="0" w:color="auto"/>
        <w:left w:val="none" w:sz="0" w:space="0" w:color="auto"/>
        <w:bottom w:val="none" w:sz="0" w:space="0" w:color="auto"/>
        <w:right w:val="none" w:sz="0" w:space="0" w:color="auto"/>
      </w:divBdr>
    </w:div>
    <w:div w:id="877281288">
      <w:bodyDiv w:val="1"/>
      <w:marLeft w:val="0"/>
      <w:marRight w:val="0"/>
      <w:marTop w:val="0"/>
      <w:marBottom w:val="0"/>
      <w:divBdr>
        <w:top w:val="none" w:sz="0" w:space="0" w:color="auto"/>
        <w:left w:val="none" w:sz="0" w:space="0" w:color="auto"/>
        <w:bottom w:val="none" w:sz="0" w:space="0" w:color="auto"/>
        <w:right w:val="none" w:sz="0" w:space="0" w:color="auto"/>
      </w:divBdr>
    </w:div>
    <w:div w:id="877595591">
      <w:bodyDiv w:val="1"/>
      <w:marLeft w:val="0"/>
      <w:marRight w:val="0"/>
      <w:marTop w:val="0"/>
      <w:marBottom w:val="0"/>
      <w:divBdr>
        <w:top w:val="none" w:sz="0" w:space="0" w:color="auto"/>
        <w:left w:val="none" w:sz="0" w:space="0" w:color="auto"/>
        <w:bottom w:val="none" w:sz="0" w:space="0" w:color="auto"/>
        <w:right w:val="none" w:sz="0" w:space="0" w:color="auto"/>
      </w:divBdr>
    </w:div>
    <w:div w:id="878277245">
      <w:bodyDiv w:val="1"/>
      <w:marLeft w:val="0"/>
      <w:marRight w:val="0"/>
      <w:marTop w:val="0"/>
      <w:marBottom w:val="0"/>
      <w:divBdr>
        <w:top w:val="none" w:sz="0" w:space="0" w:color="auto"/>
        <w:left w:val="none" w:sz="0" w:space="0" w:color="auto"/>
        <w:bottom w:val="none" w:sz="0" w:space="0" w:color="auto"/>
        <w:right w:val="none" w:sz="0" w:space="0" w:color="auto"/>
      </w:divBdr>
    </w:div>
    <w:div w:id="881869251">
      <w:bodyDiv w:val="1"/>
      <w:marLeft w:val="0"/>
      <w:marRight w:val="0"/>
      <w:marTop w:val="0"/>
      <w:marBottom w:val="0"/>
      <w:divBdr>
        <w:top w:val="none" w:sz="0" w:space="0" w:color="auto"/>
        <w:left w:val="none" w:sz="0" w:space="0" w:color="auto"/>
        <w:bottom w:val="none" w:sz="0" w:space="0" w:color="auto"/>
        <w:right w:val="none" w:sz="0" w:space="0" w:color="auto"/>
      </w:divBdr>
    </w:div>
    <w:div w:id="883295453">
      <w:bodyDiv w:val="1"/>
      <w:marLeft w:val="0"/>
      <w:marRight w:val="0"/>
      <w:marTop w:val="0"/>
      <w:marBottom w:val="0"/>
      <w:divBdr>
        <w:top w:val="none" w:sz="0" w:space="0" w:color="auto"/>
        <w:left w:val="none" w:sz="0" w:space="0" w:color="auto"/>
        <w:bottom w:val="none" w:sz="0" w:space="0" w:color="auto"/>
        <w:right w:val="none" w:sz="0" w:space="0" w:color="auto"/>
      </w:divBdr>
    </w:div>
    <w:div w:id="883950525">
      <w:bodyDiv w:val="1"/>
      <w:marLeft w:val="0"/>
      <w:marRight w:val="0"/>
      <w:marTop w:val="0"/>
      <w:marBottom w:val="0"/>
      <w:divBdr>
        <w:top w:val="none" w:sz="0" w:space="0" w:color="auto"/>
        <w:left w:val="none" w:sz="0" w:space="0" w:color="auto"/>
        <w:bottom w:val="none" w:sz="0" w:space="0" w:color="auto"/>
        <w:right w:val="none" w:sz="0" w:space="0" w:color="auto"/>
      </w:divBdr>
    </w:div>
    <w:div w:id="884759812">
      <w:bodyDiv w:val="1"/>
      <w:marLeft w:val="0"/>
      <w:marRight w:val="0"/>
      <w:marTop w:val="0"/>
      <w:marBottom w:val="0"/>
      <w:divBdr>
        <w:top w:val="none" w:sz="0" w:space="0" w:color="auto"/>
        <w:left w:val="none" w:sz="0" w:space="0" w:color="auto"/>
        <w:bottom w:val="none" w:sz="0" w:space="0" w:color="auto"/>
        <w:right w:val="none" w:sz="0" w:space="0" w:color="auto"/>
      </w:divBdr>
    </w:div>
    <w:div w:id="886263346">
      <w:bodyDiv w:val="1"/>
      <w:marLeft w:val="0"/>
      <w:marRight w:val="0"/>
      <w:marTop w:val="0"/>
      <w:marBottom w:val="0"/>
      <w:divBdr>
        <w:top w:val="none" w:sz="0" w:space="0" w:color="auto"/>
        <w:left w:val="none" w:sz="0" w:space="0" w:color="auto"/>
        <w:bottom w:val="none" w:sz="0" w:space="0" w:color="auto"/>
        <w:right w:val="none" w:sz="0" w:space="0" w:color="auto"/>
      </w:divBdr>
    </w:div>
    <w:div w:id="889267156">
      <w:bodyDiv w:val="1"/>
      <w:marLeft w:val="0"/>
      <w:marRight w:val="0"/>
      <w:marTop w:val="0"/>
      <w:marBottom w:val="0"/>
      <w:divBdr>
        <w:top w:val="none" w:sz="0" w:space="0" w:color="auto"/>
        <w:left w:val="none" w:sz="0" w:space="0" w:color="auto"/>
        <w:bottom w:val="none" w:sz="0" w:space="0" w:color="auto"/>
        <w:right w:val="none" w:sz="0" w:space="0" w:color="auto"/>
      </w:divBdr>
    </w:div>
    <w:div w:id="889609681">
      <w:bodyDiv w:val="1"/>
      <w:marLeft w:val="0"/>
      <w:marRight w:val="0"/>
      <w:marTop w:val="0"/>
      <w:marBottom w:val="0"/>
      <w:divBdr>
        <w:top w:val="none" w:sz="0" w:space="0" w:color="auto"/>
        <w:left w:val="none" w:sz="0" w:space="0" w:color="auto"/>
        <w:bottom w:val="none" w:sz="0" w:space="0" w:color="auto"/>
        <w:right w:val="none" w:sz="0" w:space="0" w:color="auto"/>
      </w:divBdr>
    </w:div>
    <w:div w:id="889655602">
      <w:bodyDiv w:val="1"/>
      <w:marLeft w:val="0"/>
      <w:marRight w:val="0"/>
      <w:marTop w:val="0"/>
      <w:marBottom w:val="0"/>
      <w:divBdr>
        <w:top w:val="none" w:sz="0" w:space="0" w:color="auto"/>
        <w:left w:val="none" w:sz="0" w:space="0" w:color="auto"/>
        <w:bottom w:val="none" w:sz="0" w:space="0" w:color="auto"/>
        <w:right w:val="none" w:sz="0" w:space="0" w:color="auto"/>
      </w:divBdr>
    </w:div>
    <w:div w:id="890045612">
      <w:bodyDiv w:val="1"/>
      <w:marLeft w:val="0"/>
      <w:marRight w:val="0"/>
      <w:marTop w:val="0"/>
      <w:marBottom w:val="0"/>
      <w:divBdr>
        <w:top w:val="none" w:sz="0" w:space="0" w:color="auto"/>
        <w:left w:val="none" w:sz="0" w:space="0" w:color="auto"/>
        <w:bottom w:val="none" w:sz="0" w:space="0" w:color="auto"/>
        <w:right w:val="none" w:sz="0" w:space="0" w:color="auto"/>
      </w:divBdr>
    </w:div>
    <w:div w:id="892427112">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893005483">
      <w:bodyDiv w:val="1"/>
      <w:marLeft w:val="0"/>
      <w:marRight w:val="0"/>
      <w:marTop w:val="0"/>
      <w:marBottom w:val="0"/>
      <w:divBdr>
        <w:top w:val="none" w:sz="0" w:space="0" w:color="auto"/>
        <w:left w:val="none" w:sz="0" w:space="0" w:color="auto"/>
        <w:bottom w:val="none" w:sz="0" w:space="0" w:color="auto"/>
        <w:right w:val="none" w:sz="0" w:space="0" w:color="auto"/>
      </w:divBdr>
    </w:div>
    <w:div w:id="893931282">
      <w:bodyDiv w:val="1"/>
      <w:marLeft w:val="0"/>
      <w:marRight w:val="0"/>
      <w:marTop w:val="0"/>
      <w:marBottom w:val="0"/>
      <w:divBdr>
        <w:top w:val="none" w:sz="0" w:space="0" w:color="auto"/>
        <w:left w:val="none" w:sz="0" w:space="0" w:color="auto"/>
        <w:bottom w:val="none" w:sz="0" w:space="0" w:color="auto"/>
        <w:right w:val="none" w:sz="0" w:space="0" w:color="auto"/>
      </w:divBdr>
    </w:div>
    <w:div w:id="894121419">
      <w:bodyDiv w:val="1"/>
      <w:marLeft w:val="0"/>
      <w:marRight w:val="0"/>
      <w:marTop w:val="0"/>
      <w:marBottom w:val="0"/>
      <w:divBdr>
        <w:top w:val="none" w:sz="0" w:space="0" w:color="auto"/>
        <w:left w:val="none" w:sz="0" w:space="0" w:color="auto"/>
        <w:bottom w:val="none" w:sz="0" w:space="0" w:color="auto"/>
        <w:right w:val="none" w:sz="0" w:space="0" w:color="auto"/>
      </w:divBdr>
    </w:div>
    <w:div w:id="894193787">
      <w:bodyDiv w:val="1"/>
      <w:marLeft w:val="0"/>
      <w:marRight w:val="0"/>
      <w:marTop w:val="0"/>
      <w:marBottom w:val="0"/>
      <w:divBdr>
        <w:top w:val="none" w:sz="0" w:space="0" w:color="auto"/>
        <w:left w:val="none" w:sz="0" w:space="0" w:color="auto"/>
        <w:bottom w:val="none" w:sz="0" w:space="0" w:color="auto"/>
        <w:right w:val="none" w:sz="0" w:space="0" w:color="auto"/>
      </w:divBdr>
    </w:div>
    <w:div w:id="894777270">
      <w:bodyDiv w:val="1"/>
      <w:marLeft w:val="0"/>
      <w:marRight w:val="0"/>
      <w:marTop w:val="0"/>
      <w:marBottom w:val="0"/>
      <w:divBdr>
        <w:top w:val="none" w:sz="0" w:space="0" w:color="auto"/>
        <w:left w:val="none" w:sz="0" w:space="0" w:color="auto"/>
        <w:bottom w:val="none" w:sz="0" w:space="0" w:color="auto"/>
        <w:right w:val="none" w:sz="0" w:space="0" w:color="auto"/>
      </w:divBdr>
    </w:div>
    <w:div w:id="896207106">
      <w:bodyDiv w:val="1"/>
      <w:marLeft w:val="0"/>
      <w:marRight w:val="0"/>
      <w:marTop w:val="0"/>
      <w:marBottom w:val="0"/>
      <w:divBdr>
        <w:top w:val="none" w:sz="0" w:space="0" w:color="auto"/>
        <w:left w:val="none" w:sz="0" w:space="0" w:color="auto"/>
        <w:bottom w:val="none" w:sz="0" w:space="0" w:color="auto"/>
        <w:right w:val="none" w:sz="0" w:space="0" w:color="auto"/>
      </w:divBdr>
    </w:div>
    <w:div w:id="897981704">
      <w:bodyDiv w:val="1"/>
      <w:marLeft w:val="0"/>
      <w:marRight w:val="0"/>
      <w:marTop w:val="0"/>
      <w:marBottom w:val="0"/>
      <w:divBdr>
        <w:top w:val="none" w:sz="0" w:space="0" w:color="auto"/>
        <w:left w:val="none" w:sz="0" w:space="0" w:color="auto"/>
        <w:bottom w:val="none" w:sz="0" w:space="0" w:color="auto"/>
        <w:right w:val="none" w:sz="0" w:space="0" w:color="auto"/>
      </w:divBdr>
    </w:div>
    <w:div w:id="898054918">
      <w:bodyDiv w:val="1"/>
      <w:marLeft w:val="0"/>
      <w:marRight w:val="0"/>
      <w:marTop w:val="0"/>
      <w:marBottom w:val="0"/>
      <w:divBdr>
        <w:top w:val="none" w:sz="0" w:space="0" w:color="auto"/>
        <w:left w:val="none" w:sz="0" w:space="0" w:color="auto"/>
        <w:bottom w:val="none" w:sz="0" w:space="0" w:color="auto"/>
        <w:right w:val="none" w:sz="0" w:space="0" w:color="auto"/>
      </w:divBdr>
    </w:div>
    <w:div w:id="898370708">
      <w:bodyDiv w:val="1"/>
      <w:marLeft w:val="0"/>
      <w:marRight w:val="0"/>
      <w:marTop w:val="0"/>
      <w:marBottom w:val="0"/>
      <w:divBdr>
        <w:top w:val="none" w:sz="0" w:space="0" w:color="auto"/>
        <w:left w:val="none" w:sz="0" w:space="0" w:color="auto"/>
        <w:bottom w:val="none" w:sz="0" w:space="0" w:color="auto"/>
        <w:right w:val="none" w:sz="0" w:space="0" w:color="auto"/>
      </w:divBdr>
    </w:div>
    <w:div w:id="898516245">
      <w:bodyDiv w:val="1"/>
      <w:marLeft w:val="0"/>
      <w:marRight w:val="0"/>
      <w:marTop w:val="0"/>
      <w:marBottom w:val="0"/>
      <w:divBdr>
        <w:top w:val="none" w:sz="0" w:space="0" w:color="auto"/>
        <w:left w:val="none" w:sz="0" w:space="0" w:color="auto"/>
        <w:bottom w:val="none" w:sz="0" w:space="0" w:color="auto"/>
        <w:right w:val="none" w:sz="0" w:space="0" w:color="auto"/>
      </w:divBdr>
    </w:div>
    <w:div w:id="899555413">
      <w:bodyDiv w:val="1"/>
      <w:marLeft w:val="0"/>
      <w:marRight w:val="0"/>
      <w:marTop w:val="0"/>
      <w:marBottom w:val="0"/>
      <w:divBdr>
        <w:top w:val="none" w:sz="0" w:space="0" w:color="auto"/>
        <w:left w:val="none" w:sz="0" w:space="0" w:color="auto"/>
        <w:bottom w:val="none" w:sz="0" w:space="0" w:color="auto"/>
        <w:right w:val="none" w:sz="0" w:space="0" w:color="auto"/>
      </w:divBdr>
    </w:div>
    <w:div w:id="900336062">
      <w:bodyDiv w:val="1"/>
      <w:marLeft w:val="0"/>
      <w:marRight w:val="0"/>
      <w:marTop w:val="0"/>
      <w:marBottom w:val="0"/>
      <w:divBdr>
        <w:top w:val="none" w:sz="0" w:space="0" w:color="auto"/>
        <w:left w:val="none" w:sz="0" w:space="0" w:color="auto"/>
        <w:bottom w:val="none" w:sz="0" w:space="0" w:color="auto"/>
        <w:right w:val="none" w:sz="0" w:space="0" w:color="auto"/>
      </w:divBdr>
    </w:div>
    <w:div w:id="900797005">
      <w:bodyDiv w:val="1"/>
      <w:marLeft w:val="0"/>
      <w:marRight w:val="0"/>
      <w:marTop w:val="0"/>
      <w:marBottom w:val="0"/>
      <w:divBdr>
        <w:top w:val="none" w:sz="0" w:space="0" w:color="auto"/>
        <w:left w:val="none" w:sz="0" w:space="0" w:color="auto"/>
        <w:bottom w:val="none" w:sz="0" w:space="0" w:color="auto"/>
        <w:right w:val="none" w:sz="0" w:space="0" w:color="auto"/>
      </w:divBdr>
    </w:div>
    <w:div w:id="901064957">
      <w:bodyDiv w:val="1"/>
      <w:marLeft w:val="0"/>
      <w:marRight w:val="0"/>
      <w:marTop w:val="0"/>
      <w:marBottom w:val="0"/>
      <w:divBdr>
        <w:top w:val="none" w:sz="0" w:space="0" w:color="auto"/>
        <w:left w:val="none" w:sz="0" w:space="0" w:color="auto"/>
        <w:bottom w:val="none" w:sz="0" w:space="0" w:color="auto"/>
        <w:right w:val="none" w:sz="0" w:space="0" w:color="auto"/>
      </w:divBdr>
    </w:div>
    <w:div w:id="901989630">
      <w:bodyDiv w:val="1"/>
      <w:marLeft w:val="0"/>
      <w:marRight w:val="0"/>
      <w:marTop w:val="0"/>
      <w:marBottom w:val="0"/>
      <w:divBdr>
        <w:top w:val="none" w:sz="0" w:space="0" w:color="auto"/>
        <w:left w:val="none" w:sz="0" w:space="0" w:color="auto"/>
        <w:bottom w:val="none" w:sz="0" w:space="0" w:color="auto"/>
        <w:right w:val="none" w:sz="0" w:space="0" w:color="auto"/>
      </w:divBdr>
    </w:div>
    <w:div w:id="903371605">
      <w:bodyDiv w:val="1"/>
      <w:marLeft w:val="0"/>
      <w:marRight w:val="0"/>
      <w:marTop w:val="0"/>
      <w:marBottom w:val="0"/>
      <w:divBdr>
        <w:top w:val="none" w:sz="0" w:space="0" w:color="auto"/>
        <w:left w:val="none" w:sz="0" w:space="0" w:color="auto"/>
        <w:bottom w:val="none" w:sz="0" w:space="0" w:color="auto"/>
        <w:right w:val="none" w:sz="0" w:space="0" w:color="auto"/>
      </w:divBdr>
    </w:div>
    <w:div w:id="904223144">
      <w:bodyDiv w:val="1"/>
      <w:marLeft w:val="0"/>
      <w:marRight w:val="0"/>
      <w:marTop w:val="0"/>
      <w:marBottom w:val="0"/>
      <w:divBdr>
        <w:top w:val="none" w:sz="0" w:space="0" w:color="auto"/>
        <w:left w:val="none" w:sz="0" w:space="0" w:color="auto"/>
        <w:bottom w:val="none" w:sz="0" w:space="0" w:color="auto"/>
        <w:right w:val="none" w:sz="0" w:space="0" w:color="auto"/>
      </w:divBdr>
    </w:div>
    <w:div w:id="904491432">
      <w:bodyDiv w:val="1"/>
      <w:marLeft w:val="0"/>
      <w:marRight w:val="0"/>
      <w:marTop w:val="0"/>
      <w:marBottom w:val="0"/>
      <w:divBdr>
        <w:top w:val="none" w:sz="0" w:space="0" w:color="auto"/>
        <w:left w:val="none" w:sz="0" w:space="0" w:color="auto"/>
        <w:bottom w:val="none" w:sz="0" w:space="0" w:color="auto"/>
        <w:right w:val="none" w:sz="0" w:space="0" w:color="auto"/>
      </w:divBdr>
    </w:div>
    <w:div w:id="904756010">
      <w:bodyDiv w:val="1"/>
      <w:marLeft w:val="0"/>
      <w:marRight w:val="0"/>
      <w:marTop w:val="0"/>
      <w:marBottom w:val="0"/>
      <w:divBdr>
        <w:top w:val="none" w:sz="0" w:space="0" w:color="auto"/>
        <w:left w:val="none" w:sz="0" w:space="0" w:color="auto"/>
        <w:bottom w:val="none" w:sz="0" w:space="0" w:color="auto"/>
        <w:right w:val="none" w:sz="0" w:space="0" w:color="auto"/>
      </w:divBdr>
    </w:div>
    <w:div w:id="905067315">
      <w:bodyDiv w:val="1"/>
      <w:marLeft w:val="0"/>
      <w:marRight w:val="0"/>
      <w:marTop w:val="0"/>
      <w:marBottom w:val="0"/>
      <w:divBdr>
        <w:top w:val="none" w:sz="0" w:space="0" w:color="auto"/>
        <w:left w:val="none" w:sz="0" w:space="0" w:color="auto"/>
        <w:bottom w:val="none" w:sz="0" w:space="0" w:color="auto"/>
        <w:right w:val="none" w:sz="0" w:space="0" w:color="auto"/>
      </w:divBdr>
    </w:div>
    <w:div w:id="906761933">
      <w:bodyDiv w:val="1"/>
      <w:marLeft w:val="0"/>
      <w:marRight w:val="0"/>
      <w:marTop w:val="0"/>
      <w:marBottom w:val="0"/>
      <w:divBdr>
        <w:top w:val="none" w:sz="0" w:space="0" w:color="auto"/>
        <w:left w:val="none" w:sz="0" w:space="0" w:color="auto"/>
        <w:bottom w:val="none" w:sz="0" w:space="0" w:color="auto"/>
        <w:right w:val="none" w:sz="0" w:space="0" w:color="auto"/>
      </w:divBdr>
    </w:div>
    <w:div w:id="907423675">
      <w:bodyDiv w:val="1"/>
      <w:marLeft w:val="0"/>
      <w:marRight w:val="0"/>
      <w:marTop w:val="0"/>
      <w:marBottom w:val="0"/>
      <w:divBdr>
        <w:top w:val="none" w:sz="0" w:space="0" w:color="auto"/>
        <w:left w:val="none" w:sz="0" w:space="0" w:color="auto"/>
        <w:bottom w:val="none" w:sz="0" w:space="0" w:color="auto"/>
        <w:right w:val="none" w:sz="0" w:space="0" w:color="auto"/>
      </w:divBdr>
    </w:div>
    <w:div w:id="907617608">
      <w:bodyDiv w:val="1"/>
      <w:marLeft w:val="0"/>
      <w:marRight w:val="0"/>
      <w:marTop w:val="0"/>
      <w:marBottom w:val="0"/>
      <w:divBdr>
        <w:top w:val="none" w:sz="0" w:space="0" w:color="auto"/>
        <w:left w:val="none" w:sz="0" w:space="0" w:color="auto"/>
        <w:bottom w:val="none" w:sz="0" w:space="0" w:color="auto"/>
        <w:right w:val="none" w:sz="0" w:space="0" w:color="auto"/>
      </w:divBdr>
    </w:div>
    <w:div w:id="908154111">
      <w:bodyDiv w:val="1"/>
      <w:marLeft w:val="0"/>
      <w:marRight w:val="0"/>
      <w:marTop w:val="0"/>
      <w:marBottom w:val="0"/>
      <w:divBdr>
        <w:top w:val="none" w:sz="0" w:space="0" w:color="auto"/>
        <w:left w:val="none" w:sz="0" w:space="0" w:color="auto"/>
        <w:bottom w:val="none" w:sz="0" w:space="0" w:color="auto"/>
        <w:right w:val="none" w:sz="0" w:space="0" w:color="auto"/>
      </w:divBdr>
    </w:div>
    <w:div w:id="909120368">
      <w:bodyDiv w:val="1"/>
      <w:marLeft w:val="0"/>
      <w:marRight w:val="0"/>
      <w:marTop w:val="0"/>
      <w:marBottom w:val="0"/>
      <w:divBdr>
        <w:top w:val="none" w:sz="0" w:space="0" w:color="auto"/>
        <w:left w:val="none" w:sz="0" w:space="0" w:color="auto"/>
        <w:bottom w:val="none" w:sz="0" w:space="0" w:color="auto"/>
        <w:right w:val="none" w:sz="0" w:space="0" w:color="auto"/>
      </w:divBdr>
    </w:div>
    <w:div w:id="913198912">
      <w:bodyDiv w:val="1"/>
      <w:marLeft w:val="0"/>
      <w:marRight w:val="0"/>
      <w:marTop w:val="0"/>
      <w:marBottom w:val="0"/>
      <w:divBdr>
        <w:top w:val="none" w:sz="0" w:space="0" w:color="auto"/>
        <w:left w:val="none" w:sz="0" w:space="0" w:color="auto"/>
        <w:bottom w:val="none" w:sz="0" w:space="0" w:color="auto"/>
        <w:right w:val="none" w:sz="0" w:space="0" w:color="auto"/>
      </w:divBdr>
    </w:div>
    <w:div w:id="913586909">
      <w:bodyDiv w:val="1"/>
      <w:marLeft w:val="0"/>
      <w:marRight w:val="0"/>
      <w:marTop w:val="0"/>
      <w:marBottom w:val="0"/>
      <w:divBdr>
        <w:top w:val="none" w:sz="0" w:space="0" w:color="auto"/>
        <w:left w:val="none" w:sz="0" w:space="0" w:color="auto"/>
        <w:bottom w:val="none" w:sz="0" w:space="0" w:color="auto"/>
        <w:right w:val="none" w:sz="0" w:space="0" w:color="auto"/>
      </w:divBdr>
    </w:div>
    <w:div w:id="915164259">
      <w:bodyDiv w:val="1"/>
      <w:marLeft w:val="0"/>
      <w:marRight w:val="0"/>
      <w:marTop w:val="0"/>
      <w:marBottom w:val="0"/>
      <w:divBdr>
        <w:top w:val="none" w:sz="0" w:space="0" w:color="auto"/>
        <w:left w:val="none" w:sz="0" w:space="0" w:color="auto"/>
        <w:bottom w:val="none" w:sz="0" w:space="0" w:color="auto"/>
        <w:right w:val="none" w:sz="0" w:space="0" w:color="auto"/>
      </w:divBdr>
    </w:div>
    <w:div w:id="915356007">
      <w:bodyDiv w:val="1"/>
      <w:marLeft w:val="0"/>
      <w:marRight w:val="0"/>
      <w:marTop w:val="0"/>
      <w:marBottom w:val="0"/>
      <w:divBdr>
        <w:top w:val="none" w:sz="0" w:space="0" w:color="auto"/>
        <w:left w:val="none" w:sz="0" w:space="0" w:color="auto"/>
        <w:bottom w:val="none" w:sz="0" w:space="0" w:color="auto"/>
        <w:right w:val="none" w:sz="0" w:space="0" w:color="auto"/>
      </w:divBdr>
    </w:div>
    <w:div w:id="916279681">
      <w:bodyDiv w:val="1"/>
      <w:marLeft w:val="0"/>
      <w:marRight w:val="0"/>
      <w:marTop w:val="0"/>
      <w:marBottom w:val="0"/>
      <w:divBdr>
        <w:top w:val="none" w:sz="0" w:space="0" w:color="auto"/>
        <w:left w:val="none" w:sz="0" w:space="0" w:color="auto"/>
        <w:bottom w:val="none" w:sz="0" w:space="0" w:color="auto"/>
        <w:right w:val="none" w:sz="0" w:space="0" w:color="auto"/>
      </w:divBdr>
    </w:div>
    <w:div w:id="916523950">
      <w:bodyDiv w:val="1"/>
      <w:marLeft w:val="0"/>
      <w:marRight w:val="0"/>
      <w:marTop w:val="0"/>
      <w:marBottom w:val="0"/>
      <w:divBdr>
        <w:top w:val="none" w:sz="0" w:space="0" w:color="auto"/>
        <w:left w:val="none" w:sz="0" w:space="0" w:color="auto"/>
        <w:bottom w:val="none" w:sz="0" w:space="0" w:color="auto"/>
        <w:right w:val="none" w:sz="0" w:space="0" w:color="auto"/>
      </w:divBdr>
    </w:div>
    <w:div w:id="916867254">
      <w:bodyDiv w:val="1"/>
      <w:marLeft w:val="0"/>
      <w:marRight w:val="0"/>
      <w:marTop w:val="0"/>
      <w:marBottom w:val="0"/>
      <w:divBdr>
        <w:top w:val="none" w:sz="0" w:space="0" w:color="auto"/>
        <w:left w:val="none" w:sz="0" w:space="0" w:color="auto"/>
        <w:bottom w:val="none" w:sz="0" w:space="0" w:color="auto"/>
        <w:right w:val="none" w:sz="0" w:space="0" w:color="auto"/>
      </w:divBdr>
    </w:div>
    <w:div w:id="918370102">
      <w:bodyDiv w:val="1"/>
      <w:marLeft w:val="0"/>
      <w:marRight w:val="0"/>
      <w:marTop w:val="0"/>
      <w:marBottom w:val="0"/>
      <w:divBdr>
        <w:top w:val="none" w:sz="0" w:space="0" w:color="auto"/>
        <w:left w:val="none" w:sz="0" w:space="0" w:color="auto"/>
        <w:bottom w:val="none" w:sz="0" w:space="0" w:color="auto"/>
        <w:right w:val="none" w:sz="0" w:space="0" w:color="auto"/>
      </w:divBdr>
    </w:div>
    <w:div w:id="918558046">
      <w:bodyDiv w:val="1"/>
      <w:marLeft w:val="0"/>
      <w:marRight w:val="0"/>
      <w:marTop w:val="0"/>
      <w:marBottom w:val="0"/>
      <w:divBdr>
        <w:top w:val="none" w:sz="0" w:space="0" w:color="auto"/>
        <w:left w:val="none" w:sz="0" w:space="0" w:color="auto"/>
        <w:bottom w:val="none" w:sz="0" w:space="0" w:color="auto"/>
        <w:right w:val="none" w:sz="0" w:space="0" w:color="auto"/>
      </w:divBdr>
    </w:div>
    <w:div w:id="920212570">
      <w:bodyDiv w:val="1"/>
      <w:marLeft w:val="0"/>
      <w:marRight w:val="0"/>
      <w:marTop w:val="0"/>
      <w:marBottom w:val="0"/>
      <w:divBdr>
        <w:top w:val="none" w:sz="0" w:space="0" w:color="auto"/>
        <w:left w:val="none" w:sz="0" w:space="0" w:color="auto"/>
        <w:bottom w:val="none" w:sz="0" w:space="0" w:color="auto"/>
        <w:right w:val="none" w:sz="0" w:space="0" w:color="auto"/>
      </w:divBdr>
    </w:div>
    <w:div w:id="921259211">
      <w:bodyDiv w:val="1"/>
      <w:marLeft w:val="0"/>
      <w:marRight w:val="0"/>
      <w:marTop w:val="0"/>
      <w:marBottom w:val="0"/>
      <w:divBdr>
        <w:top w:val="none" w:sz="0" w:space="0" w:color="auto"/>
        <w:left w:val="none" w:sz="0" w:space="0" w:color="auto"/>
        <w:bottom w:val="none" w:sz="0" w:space="0" w:color="auto"/>
        <w:right w:val="none" w:sz="0" w:space="0" w:color="auto"/>
      </w:divBdr>
    </w:div>
    <w:div w:id="921259237">
      <w:bodyDiv w:val="1"/>
      <w:marLeft w:val="0"/>
      <w:marRight w:val="0"/>
      <w:marTop w:val="0"/>
      <w:marBottom w:val="0"/>
      <w:divBdr>
        <w:top w:val="none" w:sz="0" w:space="0" w:color="auto"/>
        <w:left w:val="none" w:sz="0" w:space="0" w:color="auto"/>
        <w:bottom w:val="none" w:sz="0" w:space="0" w:color="auto"/>
        <w:right w:val="none" w:sz="0" w:space="0" w:color="auto"/>
      </w:divBdr>
    </w:div>
    <w:div w:id="921983633">
      <w:bodyDiv w:val="1"/>
      <w:marLeft w:val="0"/>
      <w:marRight w:val="0"/>
      <w:marTop w:val="0"/>
      <w:marBottom w:val="0"/>
      <w:divBdr>
        <w:top w:val="none" w:sz="0" w:space="0" w:color="auto"/>
        <w:left w:val="none" w:sz="0" w:space="0" w:color="auto"/>
        <w:bottom w:val="none" w:sz="0" w:space="0" w:color="auto"/>
        <w:right w:val="none" w:sz="0" w:space="0" w:color="auto"/>
      </w:divBdr>
    </w:div>
    <w:div w:id="922105441">
      <w:bodyDiv w:val="1"/>
      <w:marLeft w:val="0"/>
      <w:marRight w:val="0"/>
      <w:marTop w:val="0"/>
      <w:marBottom w:val="0"/>
      <w:divBdr>
        <w:top w:val="none" w:sz="0" w:space="0" w:color="auto"/>
        <w:left w:val="none" w:sz="0" w:space="0" w:color="auto"/>
        <w:bottom w:val="none" w:sz="0" w:space="0" w:color="auto"/>
        <w:right w:val="none" w:sz="0" w:space="0" w:color="auto"/>
      </w:divBdr>
    </w:div>
    <w:div w:id="922105859">
      <w:bodyDiv w:val="1"/>
      <w:marLeft w:val="0"/>
      <w:marRight w:val="0"/>
      <w:marTop w:val="0"/>
      <w:marBottom w:val="0"/>
      <w:divBdr>
        <w:top w:val="none" w:sz="0" w:space="0" w:color="auto"/>
        <w:left w:val="none" w:sz="0" w:space="0" w:color="auto"/>
        <w:bottom w:val="none" w:sz="0" w:space="0" w:color="auto"/>
        <w:right w:val="none" w:sz="0" w:space="0" w:color="auto"/>
      </w:divBdr>
    </w:div>
    <w:div w:id="922449638">
      <w:bodyDiv w:val="1"/>
      <w:marLeft w:val="0"/>
      <w:marRight w:val="0"/>
      <w:marTop w:val="0"/>
      <w:marBottom w:val="0"/>
      <w:divBdr>
        <w:top w:val="none" w:sz="0" w:space="0" w:color="auto"/>
        <w:left w:val="none" w:sz="0" w:space="0" w:color="auto"/>
        <w:bottom w:val="none" w:sz="0" w:space="0" w:color="auto"/>
        <w:right w:val="none" w:sz="0" w:space="0" w:color="auto"/>
      </w:divBdr>
    </w:div>
    <w:div w:id="923151311">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24805205">
      <w:bodyDiv w:val="1"/>
      <w:marLeft w:val="0"/>
      <w:marRight w:val="0"/>
      <w:marTop w:val="0"/>
      <w:marBottom w:val="0"/>
      <w:divBdr>
        <w:top w:val="none" w:sz="0" w:space="0" w:color="auto"/>
        <w:left w:val="none" w:sz="0" w:space="0" w:color="auto"/>
        <w:bottom w:val="none" w:sz="0" w:space="0" w:color="auto"/>
        <w:right w:val="none" w:sz="0" w:space="0" w:color="auto"/>
      </w:divBdr>
    </w:div>
    <w:div w:id="924844595">
      <w:bodyDiv w:val="1"/>
      <w:marLeft w:val="0"/>
      <w:marRight w:val="0"/>
      <w:marTop w:val="0"/>
      <w:marBottom w:val="0"/>
      <w:divBdr>
        <w:top w:val="none" w:sz="0" w:space="0" w:color="auto"/>
        <w:left w:val="none" w:sz="0" w:space="0" w:color="auto"/>
        <w:bottom w:val="none" w:sz="0" w:space="0" w:color="auto"/>
        <w:right w:val="none" w:sz="0" w:space="0" w:color="auto"/>
      </w:divBdr>
    </w:div>
    <w:div w:id="925728644">
      <w:bodyDiv w:val="1"/>
      <w:marLeft w:val="0"/>
      <w:marRight w:val="0"/>
      <w:marTop w:val="0"/>
      <w:marBottom w:val="0"/>
      <w:divBdr>
        <w:top w:val="none" w:sz="0" w:space="0" w:color="auto"/>
        <w:left w:val="none" w:sz="0" w:space="0" w:color="auto"/>
        <w:bottom w:val="none" w:sz="0" w:space="0" w:color="auto"/>
        <w:right w:val="none" w:sz="0" w:space="0" w:color="auto"/>
      </w:divBdr>
    </w:div>
    <w:div w:id="926810931">
      <w:bodyDiv w:val="1"/>
      <w:marLeft w:val="0"/>
      <w:marRight w:val="0"/>
      <w:marTop w:val="0"/>
      <w:marBottom w:val="0"/>
      <w:divBdr>
        <w:top w:val="none" w:sz="0" w:space="0" w:color="auto"/>
        <w:left w:val="none" w:sz="0" w:space="0" w:color="auto"/>
        <w:bottom w:val="none" w:sz="0" w:space="0" w:color="auto"/>
        <w:right w:val="none" w:sz="0" w:space="0" w:color="auto"/>
      </w:divBdr>
    </w:div>
    <w:div w:id="926814273">
      <w:bodyDiv w:val="1"/>
      <w:marLeft w:val="0"/>
      <w:marRight w:val="0"/>
      <w:marTop w:val="0"/>
      <w:marBottom w:val="0"/>
      <w:divBdr>
        <w:top w:val="none" w:sz="0" w:space="0" w:color="auto"/>
        <w:left w:val="none" w:sz="0" w:space="0" w:color="auto"/>
        <w:bottom w:val="none" w:sz="0" w:space="0" w:color="auto"/>
        <w:right w:val="none" w:sz="0" w:space="0" w:color="auto"/>
      </w:divBdr>
    </w:div>
    <w:div w:id="927344790">
      <w:bodyDiv w:val="1"/>
      <w:marLeft w:val="0"/>
      <w:marRight w:val="0"/>
      <w:marTop w:val="0"/>
      <w:marBottom w:val="0"/>
      <w:divBdr>
        <w:top w:val="none" w:sz="0" w:space="0" w:color="auto"/>
        <w:left w:val="none" w:sz="0" w:space="0" w:color="auto"/>
        <w:bottom w:val="none" w:sz="0" w:space="0" w:color="auto"/>
        <w:right w:val="none" w:sz="0" w:space="0" w:color="auto"/>
      </w:divBdr>
    </w:div>
    <w:div w:id="928926625">
      <w:bodyDiv w:val="1"/>
      <w:marLeft w:val="0"/>
      <w:marRight w:val="0"/>
      <w:marTop w:val="0"/>
      <w:marBottom w:val="0"/>
      <w:divBdr>
        <w:top w:val="none" w:sz="0" w:space="0" w:color="auto"/>
        <w:left w:val="none" w:sz="0" w:space="0" w:color="auto"/>
        <w:bottom w:val="none" w:sz="0" w:space="0" w:color="auto"/>
        <w:right w:val="none" w:sz="0" w:space="0" w:color="auto"/>
      </w:divBdr>
    </w:div>
    <w:div w:id="928928432">
      <w:bodyDiv w:val="1"/>
      <w:marLeft w:val="0"/>
      <w:marRight w:val="0"/>
      <w:marTop w:val="0"/>
      <w:marBottom w:val="0"/>
      <w:divBdr>
        <w:top w:val="none" w:sz="0" w:space="0" w:color="auto"/>
        <w:left w:val="none" w:sz="0" w:space="0" w:color="auto"/>
        <w:bottom w:val="none" w:sz="0" w:space="0" w:color="auto"/>
        <w:right w:val="none" w:sz="0" w:space="0" w:color="auto"/>
      </w:divBdr>
    </w:div>
    <w:div w:id="929319056">
      <w:bodyDiv w:val="1"/>
      <w:marLeft w:val="0"/>
      <w:marRight w:val="0"/>
      <w:marTop w:val="0"/>
      <w:marBottom w:val="0"/>
      <w:divBdr>
        <w:top w:val="none" w:sz="0" w:space="0" w:color="auto"/>
        <w:left w:val="none" w:sz="0" w:space="0" w:color="auto"/>
        <w:bottom w:val="none" w:sz="0" w:space="0" w:color="auto"/>
        <w:right w:val="none" w:sz="0" w:space="0" w:color="auto"/>
      </w:divBdr>
    </w:div>
    <w:div w:id="929507369">
      <w:bodyDiv w:val="1"/>
      <w:marLeft w:val="0"/>
      <w:marRight w:val="0"/>
      <w:marTop w:val="0"/>
      <w:marBottom w:val="0"/>
      <w:divBdr>
        <w:top w:val="none" w:sz="0" w:space="0" w:color="auto"/>
        <w:left w:val="none" w:sz="0" w:space="0" w:color="auto"/>
        <w:bottom w:val="none" w:sz="0" w:space="0" w:color="auto"/>
        <w:right w:val="none" w:sz="0" w:space="0" w:color="auto"/>
      </w:divBdr>
    </w:div>
    <w:div w:id="930697393">
      <w:bodyDiv w:val="1"/>
      <w:marLeft w:val="0"/>
      <w:marRight w:val="0"/>
      <w:marTop w:val="0"/>
      <w:marBottom w:val="0"/>
      <w:divBdr>
        <w:top w:val="none" w:sz="0" w:space="0" w:color="auto"/>
        <w:left w:val="none" w:sz="0" w:space="0" w:color="auto"/>
        <w:bottom w:val="none" w:sz="0" w:space="0" w:color="auto"/>
        <w:right w:val="none" w:sz="0" w:space="0" w:color="auto"/>
      </w:divBdr>
    </w:div>
    <w:div w:id="932084681">
      <w:bodyDiv w:val="1"/>
      <w:marLeft w:val="0"/>
      <w:marRight w:val="0"/>
      <w:marTop w:val="0"/>
      <w:marBottom w:val="0"/>
      <w:divBdr>
        <w:top w:val="none" w:sz="0" w:space="0" w:color="auto"/>
        <w:left w:val="none" w:sz="0" w:space="0" w:color="auto"/>
        <w:bottom w:val="none" w:sz="0" w:space="0" w:color="auto"/>
        <w:right w:val="none" w:sz="0" w:space="0" w:color="auto"/>
      </w:divBdr>
    </w:div>
    <w:div w:id="932784408">
      <w:bodyDiv w:val="1"/>
      <w:marLeft w:val="0"/>
      <w:marRight w:val="0"/>
      <w:marTop w:val="0"/>
      <w:marBottom w:val="0"/>
      <w:divBdr>
        <w:top w:val="none" w:sz="0" w:space="0" w:color="auto"/>
        <w:left w:val="none" w:sz="0" w:space="0" w:color="auto"/>
        <w:bottom w:val="none" w:sz="0" w:space="0" w:color="auto"/>
        <w:right w:val="none" w:sz="0" w:space="0" w:color="auto"/>
      </w:divBdr>
    </w:div>
    <w:div w:id="933248801">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5282451">
      <w:bodyDiv w:val="1"/>
      <w:marLeft w:val="0"/>
      <w:marRight w:val="0"/>
      <w:marTop w:val="0"/>
      <w:marBottom w:val="0"/>
      <w:divBdr>
        <w:top w:val="none" w:sz="0" w:space="0" w:color="auto"/>
        <w:left w:val="none" w:sz="0" w:space="0" w:color="auto"/>
        <w:bottom w:val="none" w:sz="0" w:space="0" w:color="auto"/>
        <w:right w:val="none" w:sz="0" w:space="0" w:color="auto"/>
      </w:divBdr>
    </w:div>
    <w:div w:id="936791342">
      <w:bodyDiv w:val="1"/>
      <w:marLeft w:val="0"/>
      <w:marRight w:val="0"/>
      <w:marTop w:val="0"/>
      <w:marBottom w:val="0"/>
      <w:divBdr>
        <w:top w:val="none" w:sz="0" w:space="0" w:color="auto"/>
        <w:left w:val="none" w:sz="0" w:space="0" w:color="auto"/>
        <w:bottom w:val="none" w:sz="0" w:space="0" w:color="auto"/>
        <w:right w:val="none" w:sz="0" w:space="0" w:color="auto"/>
      </w:divBdr>
    </w:div>
    <w:div w:id="936989153">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37714040">
      <w:bodyDiv w:val="1"/>
      <w:marLeft w:val="0"/>
      <w:marRight w:val="0"/>
      <w:marTop w:val="0"/>
      <w:marBottom w:val="0"/>
      <w:divBdr>
        <w:top w:val="none" w:sz="0" w:space="0" w:color="auto"/>
        <w:left w:val="none" w:sz="0" w:space="0" w:color="auto"/>
        <w:bottom w:val="none" w:sz="0" w:space="0" w:color="auto"/>
        <w:right w:val="none" w:sz="0" w:space="0" w:color="auto"/>
      </w:divBdr>
    </w:div>
    <w:div w:id="939143903">
      <w:bodyDiv w:val="1"/>
      <w:marLeft w:val="0"/>
      <w:marRight w:val="0"/>
      <w:marTop w:val="0"/>
      <w:marBottom w:val="0"/>
      <w:divBdr>
        <w:top w:val="none" w:sz="0" w:space="0" w:color="auto"/>
        <w:left w:val="none" w:sz="0" w:space="0" w:color="auto"/>
        <w:bottom w:val="none" w:sz="0" w:space="0" w:color="auto"/>
        <w:right w:val="none" w:sz="0" w:space="0" w:color="auto"/>
      </w:divBdr>
    </w:div>
    <w:div w:id="939266126">
      <w:bodyDiv w:val="1"/>
      <w:marLeft w:val="0"/>
      <w:marRight w:val="0"/>
      <w:marTop w:val="0"/>
      <w:marBottom w:val="0"/>
      <w:divBdr>
        <w:top w:val="none" w:sz="0" w:space="0" w:color="auto"/>
        <w:left w:val="none" w:sz="0" w:space="0" w:color="auto"/>
        <w:bottom w:val="none" w:sz="0" w:space="0" w:color="auto"/>
        <w:right w:val="none" w:sz="0" w:space="0" w:color="auto"/>
      </w:divBdr>
    </w:div>
    <w:div w:id="94014158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2031352">
      <w:bodyDiv w:val="1"/>
      <w:marLeft w:val="0"/>
      <w:marRight w:val="0"/>
      <w:marTop w:val="0"/>
      <w:marBottom w:val="0"/>
      <w:divBdr>
        <w:top w:val="none" w:sz="0" w:space="0" w:color="auto"/>
        <w:left w:val="none" w:sz="0" w:space="0" w:color="auto"/>
        <w:bottom w:val="none" w:sz="0" w:space="0" w:color="auto"/>
        <w:right w:val="none" w:sz="0" w:space="0" w:color="auto"/>
      </w:divBdr>
    </w:div>
    <w:div w:id="942958381">
      <w:bodyDiv w:val="1"/>
      <w:marLeft w:val="0"/>
      <w:marRight w:val="0"/>
      <w:marTop w:val="0"/>
      <w:marBottom w:val="0"/>
      <w:divBdr>
        <w:top w:val="none" w:sz="0" w:space="0" w:color="auto"/>
        <w:left w:val="none" w:sz="0" w:space="0" w:color="auto"/>
        <w:bottom w:val="none" w:sz="0" w:space="0" w:color="auto"/>
        <w:right w:val="none" w:sz="0" w:space="0" w:color="auto"/>
      </w:divBdr>
    </w:div>
    <w:div w:id="943221112">
      <w:bodyDiv w:val="1"/>
      <w:marLeft w:val="0"/>
      <w:marRight w:val="0"/>
      <w:marTop w:val="0"/>
      <w:marBottom w:val="0"/>
      <w:divBdr>
        <w:top w:val="none" w:sz="0" w:space="0" w:color="auto"/>
        <w:left w:val="none" w:sz="0" w:space="0" w:color="auto"/>
        <w:bottom w:val="none" w:sz="0" w:space="0" w:color="auto"/>
        <w:right w:val="none" w:sz="0" w:space="0" w:color="auto"/>
      </w:divBdr>
    </w:div>
    <w:div w:id="943998630">
      <w:bodyDiv w:val="1"/>
      <w:marLeft w:val="0"/>
      <w:marRight w:val="0"/>
      <w:marTop w:val="0"/>
      <w:marBottom w:val="0"/>
      <w:divBdr>
        <w:top w:val="none" w:sz="0" w:space="0" w:color="auto"/>
        <w:left w:val="none" w:sz="0" w:space="0" w:color="auto"/>
        <w:bottom w:val="none" w:sz="0" w:space="0" w:color="auto"/>
        <w:right w:val="none" w:sz="0" w:space="0" w:color="auto"/>
      </w:divBdr>
    </w:div>
    <w:div w:id="945815914">
      <w:bodyDiv w:val="1"/>
      <w:marLeft w:val="0"/>
      <w:marRight w:val="0"/>
      <w:marTop w:val="0"/>
      <w:marBottom w:val="0"/>
      <w:divBdr>
        <w:top w:val="none" w:sz="0" w:space="0" w:color="auto"/>
        <w:left w:val="none" w:sz="0" w:space="0" w:color="auto"/>
        <w:bottom w:val="none" w:sz="0" w:space="0" w:color="auto"/>
        <w:right w:val="none" w:sz="0" w:space="0" w:color="auto"/>
      </w:divBdr>
    </w:div>
    <w:div w:id="945892898">
      <w:bodyDiv w:val="1"/>
      <w:marLeft w:val="0"/>
      <w:marRight w:val="0"/>
      <w:marTop w:val="0"/>
      <w:marBottom w:val="0"/>
      <w:divBdr>
        <w:top w:val="none" w:sz="0" w:space="0" w:color="auto"/>
        <w:left w:val="none" w:sz="0" w:space="0" w:color="auto"/>
        <w:bottom w:val="none" w:sz="0" w:space="0" w:color="auto"/>
        <w:right w:val="none" w:sz="0" w:space="0" w:color="auto"/>
      </w:divBdr>
    </w:div>
    <w:div w:id="947544256">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49164625">
      <w:bodyDiv w:val="1"/>
      <w:marLeft w:val="0"/>
      <w:marRight w:val="0"/>
      <w:marTop w:val="0"/>
      <w:marBottom w:val="0"/>
      <w:divBdr>
        <w:top w:val="none" w:sz="0" w:space="0" w:color="auto"/>
        <w:left w:val="none" w:sz="0" w:space="0" w:color="auto"/>
        <w:bottom w:val="none" w:sz="0" w:space="0" w:color="auto"/>
        <w:right w:val="none" w:sz="0" w:space="0" w:color="auto"/>
      </w:divBdr>
    </w:div>
    <w:div w:id="951060246">
      <w:bodyDiv w:val="1"/>
      <w:marLeft w:val="0"/>
      <w:marRight w:val="0"/>
      <w:marTop w:val="0"/>
      <w:marBottom w:val="0"/>
      <w:divBdr>
        <w:top w:val="none" w:sz="0" w:space="0" w:color="auto"/>
        <w:left w:val="none" w:sz="0" w:space="0" w:color="auto"/>
        <w:bottom w:val="none" w:sz="0" w:space="0" w:color="auto"/>
        <w:right w:val="none" w:sz="0" w:space="0" w:color="auto"/>
      </w:divBdr>
    </w:div>
    <w:div w:id="953171490">
      <w:bodyDiv w:val="1"/>
      <w:marLeft w:val="0"/>
      <w:marRight w:val="0"/>
      <w:marTop w:val="0"/>
      <w:marBottom w:val="0"/>
      <w:divBdr>
        <w:top w:val="none" w:sz="0" w:space="0" w:color="auto"/>
        <w:left w:val="none" w:sz="0" w:space="0" w:color="auto"/>
        <w:bottom w:val="none" w:sz="0" w:space="0" w:color="auto"/>
        <w:right w:val="none" w:sz="0" w:space="0" w:color="auto"/>
      </w:divBdr>
    </w:div>
    <w:div w:id="953436495">
      <w:bodyDiv w:val="1"/>
      <w:marLeft w:val="0"/>
      <w:marRight w:val="0"/>
      <w:marTop w:val="0"/>
      <w:marBottom w:val="0"/>
      <w:divBdr>
        <w:top w:val="none" w:sz="0" w:space="0" w:color="auto"/>
        <w:left w:val="none" w:sz="0" w:space="0" w:color="auto"/>
        <w:bottom w:val="none" w:sz="0" w:space="0" w:color="auto"/>
        <w:right w:val="none" w:sz="0" w:space="0" w:color="auto"/>
      </w:divBdr>
    </w:div>
    <w:div w:id="953829736">
      <w:bodyDiv w:val="1"/>
      <w:marLeft w:val="0"/>
      <w:marRight w:val="0"/>
      <w:marTop w:val="0"/>
      <w:marBottom w:val="0"/>
      <w:divBdr>
        <w:top w:val="none" w:sz="0" w:space="0" w:color="auto"/>
        <w:left w:val="none" w:sz="0" w:space="0" w:color="auto"/>
        <w:bottom w:val="none" w:sz="0" w:space="0" w:color="auto"/>
        <w:right w:val="none" w:sz="0" w:space="0" w:color="auto"/>
      </w:divBdr>
    </w:div>
    <w:div w:id="954484978">
      <w:bodyDiv w:val="1"/>
      <w:marLeft w:val="0"/>
      <w:marRight w:val="0"/>
      <w:marTop w:val="0"/>
      <w:marBottom w:val="0"/>
      <w:divBdr>
        <w:top w:val="none" w:sz="0" w:space="0" w:color="auto"/>
        <w:left w:val="none" w:sz="0" w:space="0" w:color="auto"/>
        <w:bottom w:val="none" w:sz="0" w:space="0" w:color="auto"/>
        <w:right w:val="none" w:sz="0" w:space="0" w:color="auto"/>
      </w:divBdr>
    </w:div>
    <w:div w:id="954795544">
      <w:bodyDiv w:val="1"/>
      <w:marLeft w:val="0"/>
      <w:marRight w:val="0"/>
      <w:marTop w:val="0"/>
      <w:marBottom w:val="0"/>
      <w:divBdr>
        <w:top w:val="none" w:sz="0" w:space="0" w:color="auto"/>
        <w:left w:val="none" w:sz="0" w:space="0" w:color="auto"/>
        <w:bottom w:val="none" w:sz="0" w:space="0" w:color="auto"/>
        <w:right w:val="none" w:sz="0" w:space="0" w:color="auto"/>
      </w:divBdr>
    </w:div>
    <w:div w:id="957682380">
      <w:bodyDiv w:val="1"/>
      <w:marLeft w:val="0"/>
      <w:marRight w:val="0"/>
      <w:marTop w:val="0"/>
      <w:marBottom w:val="0"/>
      <w:divBdr>
        <w:top w:val="none" w:sz="0" w:space="0" w:color="auto"/>
        <w:left w:val="none" w:sz="0" w:space="0" w:color="auto"/>
        <w:bottom w:val="none" w:sz="0" w:space="0" w:color="auto"/>
        <w:right w:val="none" w:sz="0" w:space="0" w:color="auto"/>
      </w:divBdr>
    </w:div>
    <w:div w:id="959721084">
      <w:bodyDiv w:val="1"/>
      <w:marLeft w:val="0"/>
      <w:marRight w:val="0"/>
      <w:marTop w:val="0"/>
      <w:marBottom w:val="0"/>
      <w:divBdr>
        <w:top w:val="none" w:sz="0" w:space="0" w:color="auto"/>
        <w:left w:val="none" w:sz="0" w:space="0" w:color="auto"/>
        <w:bottom w:val="none" w:sz="0" w:space="0" w:color="auto"/>
        <w:right w:val="none" w:sz="0" w:space="0" w:color="auto"/>
      </w:divBdr>
    </w:div>
    <w:div w:id="961957408">
      <w:bodyDiv w:val="1"/>
      <w:marLeft w:val="0"/>
      <w:marRight w:val="0"/>
      <w:marTop w:val="0"/>
      <w:marBottom w:val="0"/>
      <w:divBdr>
        <w:top w:val="none" w:sz="0" w:space="0" w:color="auto"/>
        <w:left w:val="none" w:sz="0" w:space="0" w:color="auto"/>
        <w:bottom w:val="none" w:sz="0" w:space="0" w:color="auto"/>
        <w:right w:val="none" w:sz="0" w:space="0" w:color="auto"/>
      </w:divBdr>
    </w:div>
    <w:div w:id="962660290">
      <w:bodyDiv w:val="1"/>
      <w:marLeft w:val="0"/>
      <w:marRight w:val="0"/>
      <w:marTop w:val="0"/>
      <w:marBottom w:val="0"/>
      <w:divBdr>
        <w:top w:val="none" w:sz="0" w:space="0" w:color="auto"/>
        <w:left w:val="none" w:sz="0" w:space="0" w:color="auto"/>
        <w:bottom w:val="none" w:sz="0" w:space="0" w:color="auto"/>
        <w:right w:val="none" w:sz="0" w:space="0" w:color="auto"/>
      </w:divBdr>
    </w:div>
    <w:div w:id="963274785">
      <w:bodyDiv w:val="1"/>
      <w:marLeft w:val="0"/>
      <w:marRight w:val="0"/>
      <w:marTop w:val="0"/>
      <w:marBottom w:val="0"/>
      <w:divBdr>
        <w:top w:val="none" w:sz="0" w:space="0" w:color="auto"/>
        <w:left w:val="none" w:sz="0" w:space="0" w:color="auto"/>
        <w:bottom w:val="none" w:sz="0" w:space="0" w:color="auto"/>
        <w:right w:val="none" w:sz="0" w:space="0" w:color="auto"/>
      </w:divBdr>
    </w:div>
    <w:div w:id="964195423">
      <w:bodyDiv w:val="1"/>
      <w:marLeft w:val="0"/>
      <w:marRight w:val="0"/>
      <w:marTop w:val="0"/>
      <w:marBottom w:val="0"/>
      <w:divBdr>
        <w:top w:val="none" w:sz="0" w:space="0" w:color="auto"/>
        <w:left w:val="none" w:sz="0" w:space="0" w:color="auto"/>
        <w:bottom w:val="none" w:sz="0" w:space="0" w:color="auto"/>
        <w:right w:val="none" w:sz="0" w:space="0" w:color="auto"/>
      </w:divBdr>
    </w:div>
    <w:div w:id="966200473">
      <w:bodyDiv w:val="1"/>
      <w:marLeft w:val="0"/>
      <w:marRight w:val="0"/>
      <w:marTop w:val="0"/>
      <w:marBottom w:val="0"/>
      <w:divBdr>
        <w:top w:val="none" w:sz="0" w:space="0" w:color="auto"/>
        <w:left w:val="none" w:sz="0" w:space="0" w:color="auto"/>
        <w:bottom w:val="none" w:sz="0" w:space="0" w:color="auto"/>
        <w:right w:val="none" w:sz="0" w:space="0" w:color="auto"/>
      </w:divBdr>
    </w:div>
    <w:div w:id="968783508">
      <w:bodyDiv w:val="1"/>
      <w:marLeft w:val="0"/>
      <w:marRight w:val="0"/>
      <w:marTop w:val="0"/>
      <w:marBottom w:val="0"/>
      <w:divBdr>
        <w:top w:val="none" w:sz="0" w:space="0" w:color="auto"/>
        <w:left w:val="none" w:sz="0" w:space="0" w:color="auto"/>
        <w:bottom w:val="none" w:sz="0" w:space="0" w:color="auto"/>
        <w:right w:val="none" w:sz="0" w:space="0" w:color="auto"/>
      </w:divBdr>
    </w:div>
    <w:div w:id="969701542">
      <w:bodyDiv w:val="1"/>
      <w:marLeft w:val="0"/>
      <w:marRight w:val="0"/>
      <w:marTop w:val="0"/>
      <w:marBottom w:val="0"/>
      <w:divBdr>
        <w:top w:val="none" w:sz="0" w:space="0" w:color="auto"/>
        <w:left w:val="none" w:sz="0" w:space="0" w:color="auto"/>
        <w:bottom w:val="none" w:sz="0" w:space="0" w:color="auto"/>
        <w:right w:val="none" w:sz="0" w:space="0" w:color="auto"/>
      </w:divBdr>
    </w:div>
    <w:div w:id="970748536">
      <w:bodyDiv w:val="1"/>
      <w:marLeft w:val="0"/>
      <w:marRight w:val="0"/>
      <w:marTop w:val="0"/>
      <w:marBottom w:val="0"/>
      <w:divBdr>
        <w:top w:val="none" w:sz="0" w:space="0" w:color="auto"/>
        <w:left w:val="none" w:sz="0" w:space="0" w:color="auto"/>
        <w:bottom w:val="none" w:sz="0" w:space="0" w:color="auto"/>
        <w:right w:val="none" w:sz="0" w:space="0" w:color="auto"/>
      </w:divBdr>
    </w:div>
    <w:div w:id="971443549">
      <w:bodyDiv w:val="1"/>
      <w:marLeft w:val="0"/>
      <w:marRight w:val="0"/>
      <w:marTop w:val="0"/>
      <w:marBottom w:val="0"/>
      <w:divBdr>
        <w:top w:val="none" w:sz="0" w:space="0" w:color="auto"/>
        <w:left w:val="none" w:sz="0" w:space="0" w:color="auto"/>
        <w:bottom w:val="none" w:sz="0" w:space="0" w:color="auto"/>
        <w:right w:val="none" w:sz="0" w:space="0" w:color="auto"/>
      </w:divBdr>
    </w:div>
    <w:div w:id="972056387">
      <w:bodyDiv w:val="1"/>
      <w:marLeft w:val="0"/>
      <w:marRight w:val="0"/>
      <w:marTop w:val="0"/>
      <w:marBottom w:val="0"/>
      <w:divBdr>
        <w:top w:val="none" w:sz="0" w:space="0" w:color="auto"/>
        <w:left w:val="none" w:sz="0" w:space="0" w:color="auto"/>
        <w:bottom w:val="none" w:sz="0" w:space="0" w:color="auto"/>
        <w:right w:val="none" w:sz="0" w:space="0" w:color="auto"/>
      </w:divBdr>
    </w:div>
    <w:div w:id="972179038">
      <w:bodyDiv w:val="1"/>
      <w:marLeft w:val="0"/>
      <w:marRight w:val="0"/>
      <w:marTop w:val="0"/>
      <w:marBottom w:val="0"/>
      <w:divBdr>
        <w:top w:val="none" w:sz="0" w:space="0" w:color="auto"/>
        <w:left w:val="none" w:sz="0" w:space="0" w:color="auto"/>
        <w:bottom w:val="none" w:sz="0" w:space="0" w:color="auto"/>
        <w:right w:val="none" w:sz="0" w:space="0" w:color="auto"/>
      </w:divBdr>
    </w:div>
    <w:div w:id="972297673">
      <w:bodyDiv w:val="1"/>
      <w:marLeft w:val="0"/>
      <w:marRight w:val="0"/>
      <w:marTop w:val="0"/>
      <w:marBottom w:val="0"/>
      <w:divBdr>
        <w:top w:val="none" w:sz="0" w:space="0" w:color="auto"/>
        <w:left w:val="none" w:sz="0" w:space="0" w:color="auto"/>
        <w:bottom w:val="none" w:sz="0" w:space="0" w:color="auto"/>
        <w:right w:val="none" w:sz="0" w:space="0" w:color="auto"/>
      </w:divBdr>
    </w:div>
    <w:div w:id="972640690">
      <w:bodyDiv w:val="1"/>
      <w:marLeft w:val="0"/>
      <w:marRight w:val="0"/>
      <w:marTop w:val="0"/>
      <w:marBottom w:val="0"/>
      <w:divBdr>
        <w:top w:val="none" w:sz="0" w:space="0" w:color="auto"/>
        <w:left w:val="none" w:sz="0" w:space="0" w:color="auto"/>
        <w:bottom w:val="none" w:sz="0" w:space="0" w:color="auto"/>
        <w:right w:val="none" w:sz="0" w:space="0" w:color="auto"/>
      </w:divBdr>
    </w:div>
    <w:div w:id="974070780">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974456207">
      <w:bodyDiv w:val="1"/>
      <w:marLeft w:val="0"/>
      <w:marRight w:val="0"/>
      <w:marTop w:val="0"/>
      <w:marBottom w:val="0"/>
      <w:divBdr>
        <w:top w:val="none" w:sz="0" w:space="0" w:color="auto"/>
        <w:left w:val="none" w:sz="0" w:space="0" w:color="auto"/>
        <w:bottom w:val="none" w:sz="0" w:space="0" w:color="auto"/>
        <w:right w:val="none" w:sz="0" w:space="0" w:color="auto"/>
      </w:divBdr>
    </w:div>
    <w:div w:id="976180829">
      <w:bodyDiv w:val="1"/>
      <w:marLeft w:val="0"/>
      <w:marRight w:val="0"/>
      <w:marTop w:val="0"/>
      <w:marBottom w:val="0"/>
      <w:divBdr>
        <w:top w:val="none" w:sz="0" w:space="0" w:color="auto"/>
        <w:left w:val="none" w:sz="0" w:space="0" w:color="auto"/>
        <w:bottom w:val="none" w:sz="0" w:space="0" w:color="auto"/>
        <w:right w:val="none" w:sz="0" w:space="0" w:color="auto"/>
      </w:divBdr>
    </w:div>
    <w:div w:id="979769073">
      <w:bodyDiv w:val="1"/>
      <w:marLeft w:val="0"/>
      <w:marRight w:val="0"/>
      <w:marTop w:val="0"/>
      <w:marBottom w:val="0"/>
      <w:divBdr>
        <w:top w:val="none" w:sz="0" w:space="0" w:color="auto"/>
        <w:left w:val="none" w:sz="0" w:space="0" w:color="auto"/>
        <w:bottom w:val="none" w:sz="0" w:space="0" w:color="auto"/>
        <w:right w:val="none" w:sz="0" w:space="0" w:color="auto"/>
      </w:divBdr>
    </w:div>
    <w:div w:id="980111583">
      <w:bodyDiv w:val="1"/>
      <w:marLeft w:val="0"/>
      <w:marRight w:val="0"/>
      <w:marTop w:val="0"/>
      <w:marBottom w:val="0"/>
      <w:divBdr>
        <w:top w:val="none" w:sz="0" w:space="0" w:color="auto"/>
        <w:left w:val="none" w:sz="0" w:space="0" w:color="auto"/>
        <w:bottom w:val="none" w:sz="0" w:space="0" w:color="auto"/>
        <w:right w:val="none" w:sz="0" w:space="0" w:color="auto"/>
      </w:divBdr>
    </w:div>
    <w:div w:id="980382428">
      <w:bodyDiv w:val="1"/>
      <w:marLeft w:val="0"/>
      <w:marRight w:val="0"/>
      <w:marTop w:val="0"/>
      <w:marBottom w:val="0"/>
      <w:divBdr>
        <w:top w:val="none" w:sz="0" w:space="0" w:color="auto"/>
        <w:left w:val="none" w:sz="0" w:space="0" w:color="auto"/>
        <w:bottom w:val="none" w:sz="0" w:space="0" w:color="auto"/>
        <w:right w:val="none" w:sz="0" w:space="0" w:color="auto"/>
      </w:divBdr>
    </w:div>
    <w:div w:id="980884428">
      <w:bodyDiv w:val="1"/>
      <w:marLeft w:val="0"/>
      <w:marRight w:val="0"/>
      <w:marTop w:val="0"/>
      <w:marBottom w:val="0"/>
      <w:divBdr>
        <w:top w:val="none" w:sz="0" w:space="0" w:color="auto"/>
        <w:left w:val="none" w:sz="0" w:space="0" w:color="auto"/>
        <w:bottom w:val="none" w:sz="0" w:space="0" w:color="auto"/>
        <w:right w:val="none" w:sz="0" w:space="0" w:color="auto"/>
      </w:divBdr>
    </w:div>
    <w:div w:id="981808908">
      <w:bodyDiv w:val="1"/>
      <w:marLeft w:val="0"/>
      <w:marRight w:val="0"/>
      <w:marTop w:val="0"/>
      <w:marBottom w:val="0"/>
      <w:divBdr>
        <w:top w:val="none" w:sz="0" w:space="0" w:color="auto"/>
        <w:left w:val="none" w:sz="0" w:space="0" w:color="auto"/>
        <w:bottom w:val="none" w:sz="0" w:space="0" w:color="auto"/>
        <w:right w:val="none" w:sz="0" w:space="0" w:color="auto"/>
      </w:divBdr>
    </w:div>
    <w:div w:id="982124781">
      <w:bodyDiv w:val="1"/>
      <w:marLeft w:val="0"/>
      <w:marRight w:val="0"/>
      <w:marTop w:val="0"/>
      <w:marBottom w:val="0"/>
      <w:divBdr>
        <w:top w:val="none" w:sz="0" w:space="0" w:color="auto"/>
        <w:left w:val="none" w:sz="0" w:space="0" w:color="auto"/>
        <w:bottom w:val="none" w:sz="0" w:space="0" w:color="auto"/>
        <w:right w:val="none" w:sz="0" w:space="0" w:color="auto"/>
      </w:divBdr>
    </w:div>
    <w:div w:id="983123978">
      <w:bodyDiv w:val="1"/>
      <w:marLeft w:val="0"/>
      <w:marRight w:val="0"/>
      <w:marTop w:val="0"/>
      <w:marBottom w:val="0"/>
      <w:divBdr>
        <w:top w:val="none" w:sz="0" w:space="0" w:color="auto"/>
        <w:left w:val="none" w:sz="0" w:space="0" w:color="auto"/>
        <w:bottom w:val="none" w:sz="0" w:space="0" w:color="auto"/>
        <w:right w:val="none" w:sz="0" w:space="0" w:color="auto"/>
      </w:divBdr>
    </w:div>
    <w:div w:id="984894223">
      <w:bodyDiv w:val="1"/>
      <w:marLeft w:val="0"/>
      <w:marRight w:val="0"/>
      <w:marTop w:val="0"/>
      <w:marBottom w:val="0"/>
      <w:divBdr>
        <w:top w:val="none" w:sz="0" w:space="0" w:color="auto"/>
        <w:left w:val="none" w:sz="0" w:space="0" w:color="auto"/>
        <w:bottom w:val="none" w:sz="0" w:space="0" w:color="auto"/>
        <w:right w:val="none" w:sz="0" w:space="0" w:color="auto"/>
      </w:divBdr>
    </w:div>
    <w:div w:id="984967602">
      <w:bodyDiv w:val="1"/>
      <w:marLeft w:val="0"/>
      <w:marRight w:val="0"/>
      <w:marTop w:val="0"/>
      <w:marBottom w:val="0"/>
      <w:divBdr>
        <w:top w:val="none" w:sz="0" w:space="0" w:color="auto"/>
        <w:left w:val="none" w:sz="0" w:space="0" w:color="auto"/>
        <w:bottom w:val="none" w:sz="0" w:space="0" w:color="auto"/>
        <w:right w:val="none" w:sz="0" w:space="0" w:color="auto"/>
      </w:divBdr>
    </w:div>
    <w:div w:id="985276622">
      <w:bodyDiv w:val="1"/>
      <w:marLeft w:val="0"/>
      <w:marRight w:val="0"/>
      <w:marTop w:val="0"/>
      <w:marBottom w:val="0"/>
      <w:divBdr>
        <w:top w:val="none" w:sz="0" w:space="0" w:color="auto"/>
        <w:left w:val="none" w:sz="0" w:space="0" w:color="auto"/>
        <w:bottom w:val="none" w:sz="0" w:space="0" w:color="auto"/>
        <w:right w:val="none" w:sz="0" w:space="0" w:color="auto"/>
      </w:divBdr>
    </w:div>
    <w:div w:id="985403134">
      <w:bodyDiv w:val="1"/>
      <w:marLeft w:val="0"/>
      <w:marRight w:val="0"/>
      <w:marTop w:val="0"/>
      <w:marBottom w:val="0"/>
      <w:divBdr>
        <w:top w:val="none" w:sz="0" w:space="0" w:color="auto"/>
        <w:left w:val="none" w:sz="0" w:space="0" w:color="auto"/>
        <w:bottom w:val="none" w:sz="0" w:space="0" w:color="auto"/>
        <w:right w:val="none" w:sz="0" w:space="0" w:color="auto"/>
      </w:divBdr>
    </w:div>
    <w:div w:id="986670859">
      <w:bodyDiv w:val="1"/>
      <w:marLeft w:val="0"/>
      <w:marRight w:val="0"/>
      <w:marTop w:val="0"/>
      <w:marBottom w:val="0"/>
      <w:divBdr>
        <w:top w:val="none" w:sz="0" w:space="0" w:color="auto"/>
        <w:left w:val="none" w:sz="0" w:space="0" w:color="auto"/>
        <w:bottom w:val="none" w:sz="0" w:space="0" w:color="auto"/>
        <w:right w:val="none" w:sz="0" w:space="0" w:color="auto"/>
      </w:divBdr>
    </w:div>
    <w:div w:id="986931986">
      <w:bodyDiv w:val="1"/>
      <w:marLeft w:val="0"/>
      <w:marRight w:val="0"/>
      <w:marTop w:val="0"/>
      <w:marBottom w:val="0"/>
      <w:divBdr>
        <w:top w:val="none" w:sz="0" w:space="0" w:color="auto"/>
        <w:left w:val="none" w:sz="0" w:space="0" w:color="auto"/>
        <w:bottom w:val="none" w:sz="0" w:space="0" w:color="auto"/>
        <w:right w:val="none" w:sz="0" w:space="0" w:color="auto"/>
      </w:divBdr>
    </w:div>
    <w:div w:id="987174924">
      <w:bodyDiv w:val="1"/>
      <w:marLeft w:val="0"/>
      <w:marRight w:val="0"/>
      <w:marTop w:val="0"/>
      <w:marBottom w:val="0"/>
      <w:divBdr>
        <w:top w:val="none" w:sz="0" w:space="0" w:color="auto"/>
        <w:left w:val="none" w:sz="0" w:space="0" w:color="auto"/>
        <w:bottom w:val="none" w:sz="0" w:space="0" w:color="auto"/>
        <w:right w:val="none" w:sz="0" w:space="0" w:color="auto"/>
      </w:divBdr>
    </w:div>
    <w:div w:id="987628740">
      <w:bodyDiv w:val="1"/>
      <w:marLeft w:val="0"/>
      <w:marRight w:val="0"/>
      <w:marTop w:val="0"/>
      <w:marBottom w:val="0"/>
      <w:divBdr>
        <w:top w:val="none" w:sz="0" w:space="0" w:color="auto"/>
        <w:left w:val="none" w:sz="0" w:space="0" w:color="auto"/>
        <w:bottom w:val="none" w:sz="0" w:space="0" w:color="auto"/>
        <w:right w:val="none" w:sz="0" w:space="0" w:color="auto"/>
      </w:divBdr>
    </w:div>
    <w:div w:id="988289396">
      <w:bodyDiv w:val="1"/>
      <w:marLeft w:val="0"/>
      <w:marRight w:val="0"/>
      <w:marTop w:val="0"/>
      <w:marBottom w:val="0"/>
      <w:divBdr>
        <w:top w:val="none" w:sz="0" w:space="0" w:color="auto"/>
        <w:left w:val="none" w:sz="0" w:space="0" w:color="auto"/>
        <w:bottom w:val="none" w:sz="0" w:space="0" w:color="auto"/>
        <w:right w:val="none" w:sz="0" w:space="0" w:color="auto"/>
      </w:divBdr>
    </w:div>
    <w:div w:id="989360406">
      <w:bodyDiv w:val="1"/>
      <w:marLeft w:val="0"/>
      <w:marRight w:val="0"/>
      <w:marTop w:val="0"/>
      <w:marBottom w:val="0"/>
      <w:divBdr>
        <w:top w:val="none" w:sz="0" w:space="0" w:color="auto"/>
        <w:left w:val="none" w:sz="0" w:space="0" w:color="auto"/>
        <w:bottom w:val="none" w:sz="0" w:space="0" w:color="auto"/>
        <w:right w:val="none" w:sz="0" w:space="0" w:color="auto"/>
      </w:divBdr>
    </w:div>
    <w:div w:id="990064623">
      <w:bodyDiv w:val="1"/>
      <w:marLeft w:val="0"/>
      <w:marRight w:val="0"/>
      <w:marTop w:val="0"/>
      <w:marBottom w:val="0"/>
      <w:divBdr>
        <w:top w:val="none" w:sz="0" w:space="0" w:color="auto"/>
        <w:left w:val="none" w:sz="0" w:space="0" w:color="auto"/>
        <w:bottom w:val="none" w:sz="0" w:space="0" w:color="auto"/>
        <w:right w:val="none" w:sz="0" w:space="0" w:color="auto"/>
      </w:divBdr>
    </w:div>
    <w:div w:id="990907122">
      <w:bodyDiv w:val="1"/>
      <w:marLeft w:val="0"/>
      <w:marRight w:val="0"/>
      <w:marTop w:val="0"/>
      <w:marBottom w:val="0"/>
      <w:divBdr>
        <w:top w:val="none" w:sz="0" w:space="0" w:color="auto"/>
        <w:left w:val="none" w:sz="0" w:space="0" w:color="auto"/>
        <w:bottom w:val="none" w:sz="0" w:space="0" w:color="auto"/>
        <w:right w:val="none" w:sz="0" w:space="0" w:color="auto"/>
      </w:divBdr>
    </w:div>
    <w:div w:id="990911087">
      <w:bodyDiv w:val="1"/>
      <w:marLeft w:val="0"/>
      <w:marRight w:val="0"/>
      <w:marTop w:val="0"/>
      <w:marBottom w:val="0"/>
      <w:divBdr>
        <w:top w:val="none" w:sz="0" w:space="0" w:color="auto"/>
        <w:left w:val="none" w:sz="0" w:space="0" w:color="auto"/>
        <w:bottom w:val="none" w:sz="0" w:space="0" w:color="auto"/>
        <w:right w:val="none" w:sz="0" w:space="0" w:color="auto"/>
      </w:divBdr>
    </w:div>
    <w:div w:id="991330056">
      <w:bodyDiv w:val="1"/>
      <w:marLeft w:val="0"/>
      <w:marRight w:val="0"/>
      <w:marTop w:val="0"/>
      <w:marBottom w:val="0"/>
      <w:divBdr>
        <w:top w:val="none" w:sz="0" w:space="0" w:color="auto"/>
        <w:left w:val="none" w:sz="0" w:space="0" w:color="auto"/>
        <w:bottom w:val="none" w:sz="0" w:space="0" w:color="auto"/>
        <w:right w:val="none" w:sz="0" w:space="0" w:color="auto"/>
      </w:divBdr>
    </w:div>
    <w:div w:id="991641865">
      <w:bodyDiv w:val="1"/>
      <w:marLeft w:val="0"/>
      <w:marRight w:val="0"/>
      <w:marTop w:val="0"/>
      <w:marBottom w:val="0"/>
      <w:divBdr>
        <w:top w:val="none" w:sz="0" w:space="0" w:color="auto"/>
        <w:left w:val="none" w:sz="0" w:space="0" w:color="auto"/>
        <w:bottom w:val="none" w:sz="0" w:space="0" w:color="auto"/>
        <w:right w:val="none" w:sz="0" w:space="0" w:color="auto"/>
      </w:divBdr>
    </w:div>
    <w:div w:id="992679636">
      <w:bodyDiv w:val="1"/>
      <w:marLeft w:val="0"/>
      <w:marRight w:val="0"/>
      <w:marTop w:val="0"/>
      <w:marBottom w:val="0"/>
      <w:divBdr>
        <w:top w:val="none" w:sz="0" w:space="0" w:color="auto"/>
        <w:left w:val="none" w:sz="0" w:space="0" w:color="auto"/>
        <w:bottom w:val="none" w:sz="0" w:space="0" w:color="auto"/>
        <w:right w:val="none" w:sz="0" w:space="0" w:color="auto"/>
      </w:divBdr>
    </w:div>
    <w:div w:id="993266306">
      <w:bodyDiv w:val="1"/>
      <w:marLeft w:val="0"/>
      <w:marRight w:val="0"/>
      <w:marTop w:val="0"/>
      <w:marBottom w:val="0"/>
      <w:divBdr>
        <w:top w:val="none" w:sz="0" w:space="0" w:color="auto"/>
        <w:left w:val="none" w:sz="0" w:space="0" w:color="auto"/>
        <w:bottom w:val="none" w:sz="0" w:space="0" w:color="auto"/>
        <w:right w:val="none" w:sz="0" w:space="0" w:color="auto"/>
      </w:divBdr>
    </w:div>
    <w:div w:id="996615460">
      <w:bodyDiv w:val="1"/>
      <w:marLeft w:val="0"/>
      <w:marRight w:val="0"/>
      <w:marTop w:val="0"/>
      <w:marBottom w:val="0"/>
      <w:divBdr>
        <w:top w:val="none" w:sz="0" w:space="0" w:color="auto"/>
        <w:left w:val="none" w:sz="0" w:space="0" w:color="auto"/>
        <w:bottom w:val="none" w:sz="0" w:space="0" w:color="auto"/>
        <w:right w:val="none" w:sz="0" w:space="0" w:color="auto"/>
      </w:divBdr>
    </w:div>
    <w:div w:id="999116860">
      <w:bodyDiv w:val="1"/>
      <w:marLeft w:val="0"/>
      <w:marRight w:val="0"/>
      <w:marTop w:val="0"/>
      <w:marBottom w:val="0"/>
      <w:divBdr>
        <w:top w:val="none" w:sz="0" w:space="0" w:color="auto"/>
        <w:left w:val="none" w:sz="0" w:space="0" w:color="auto"/>
        <w:bottom w:val="none" w:sz="0" w:space="0" w:color="auto"/>
        <w:right w:val="none" w:sz="0" w:space="0" w:color="auto"/>
      </w:divBdr>
    </w:div>
    <w:div w:id="1001851538">
      <w:bodyDiv w:val="1"/>
      <w:marLeft w:val="0"/>
      <w:marRight w:val="0"/>
      <w:marTop w:val="0"/>
      <w:marBottom w:val="0"/>
      <w:divBdr>
        <w:top w:val="none" w:sz="0" w:space="0" w:color="auto"/>
        <w:left w:val="none" w:sz="0" w:space="0" w:color="auto"/>
        <w:bottom w:val="none" w:sz="0" w:space="0" w:color="auto"/>
        <w:right w:val="none" w:sz="0" w:space="0" w:color="auto"/>
      </w:divBdr>
    </w:div>
    <w:div w:id="1001930848">
      <w:bodyDiv w:val="1"/>
      <w:marLeft w:val="0"/>
      <w:marRight w:val="0"/>
      <w:marTop w:val="0"/>
      <w:marBottom w:val="0"/>
      <w:divBdr>
        <w:top w:val="none" w:sz="0" w:space="0" w:color="auto"/>
        <w:left w:val="none" w:sz="0" w:space="0" w:color="auto"/>
        <w:bottom w:val="none" w:sz="0" w:space="0" w:color="auto"/>
        <w:right w:val="none" w:sz="0" w:space="0" w:color="auto"/>
      </w:divBdr>
    </w:div>
    <w:div w:id="1002926270">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04671823">
      <w:bodyDiv w:val="1"/>
      <w:marLeft w:val="0"/>
      <w:marRight w:val="0"/>
      <w:marTop w:val="0"/>
      <w:marBottom w:val="0"/>
      <w:divBdr>
        <w:top w:val="none" w:sz="0" w:space="0" w:color="auto"/>
        <w:left w:val="none" w:sz="0" w:space="0" w:color="auto"/>
        <w:bottom w:val="none" w:sz="0" w:space="0" w:color="auto"/>
        <w:right w:val="none" w:sz="0" w:space="0" w:color="auto"/>
      </w:divBdr>
    </w:div>
    <w:div w:id="1004745784">
      <w:bodyDiv w:val="1"/>
      <w:marLeft w:val="0"/>
      <w:marRight w:val="0"/>
      <w:marTop w:val="0"/>
      <w:marBottom w:val="0"/>
      <w:divBdr>
        <w:top w:val="none" w:sz="0" w:space="0" w:color="auto"/>
        <w:left w:val="none" w:sz="0" w:space="0" w:color="auto"/>
        <w:bottom w:val="none" w:sz="0" w:space="0" w:color="auto"/>
        <w:right w:val="none" w:sz="0" w:space="0" w:color="auto"/>
      </w:divBdr>
    </w:div>
    <w:div w:id="1006901087">
      <w:bodyDiv w:val="1"/>
      <w:marLeft w:val="0"/>
      <w:marRight w:val="0"/>
      <w:marTop w:val="0"/>
      <w:marBottom w:val="0"/>
      <w:divBdr>
        <w:top w:val="none" w:sz="0" w:space="0" w:color="auto"/>
        <w:left w:val="none" w:sz="0" w:space="0" w:color="auto"/>
        <w:bottom w:val="none" w:sz="0" w:space="0" w:color="auto"/>
        <w:right w:val="none" w:sz="0" w:space="0" w:color="auto"/>
      </w:divBdr>
    </w:div>
    <w:div w:id="1007563706">
      <w:bodyDiv w:val="1"/>
      <w:marLeft w:val="0"/>
      <w:marRight w:val="0"/>
      <w:marTop w:val="0"/>
      <w:marBottom w:val="0"/>
      <w:divBdr>
        <w:top w:val="none" w:sz="0" w:space="0" w:color="auto"/>
        <w:left w:val="none" w:sz="0" w:space="0" w:color="auto"/>
        <w:bottom w:val="none" w:sz="0" w:space="0" w:color="auto"/>
        <w:right w:val="none" w:sz="0" w:space="0" w:color="auto"/>
      </w:divBdr>
    </w:div>
    <w:div w:id="1007754918">
      <w:bodyDiv w:val="1"/>
      <w:marLeft w:val="0"/>
      <w:marRight w:val="0"/>
      <w:marTop w:val="0"/>
      <w:marBottom w:val="0"/>
      <w:divBdr>
        <w:top w:val="none" w:sz="0" w:space="0" w:color="auto"/>
        <w:left w:val="none" w:sz="0" w:space="0" w:color="auto"/>
        <w:bottom w:val="none" w:sz="0" w:space="0" w:color="auto"/>
        <w:right w:val="none" w:sz="0" w:space="0" w:color="auto"/>
      </w:divBdr>
    </w:div>
    <w:div w:id="1008404189">
      <w:bodyDiv w:val="1"/>
      <w:marLeft w:val="0"/>
      <w:marRight w:val="0"/>
      <w:marTop w:val="0"/>
      <w:marBottom w:val="0"/>
      <w:divBdr>
        <w:top w:val="none" w:sz="0" w:space="0" w:color="auto"/>
        <w:left w:val="none" w:sz="0" w:space="0" w:color="auto"/>
        <w:bottom w:val="none" w:sz="0" w:space="0" w:color="auto"/>
        <w:right w:val="none" w:sz="0" w:space="0" w:color="auto"/>
      </w:divBdr>
    </w:div>
    <w:div w:id="1010185387">
      <w:bodyDiv w:val="1"/>
      <w:marLeft w:val="0"/>
      <w:marRight w:val="0"/>
      <w:marTop w:val="0"/>
      <w:marBottom w:val="0"/>
      <w:divBdr>
        <w:top w:val="none" w:sz="0" w:space="0" w:color="auto"/>
        <w:left w:val="none" w:sz="0" w:space="0" w:color="auto"/>
        <w:bottom w:val="none" w:sz="0" w:space="0" w:color="auto"/>
        <w:right w:val="none" w:sz="0" w:space="0" w:color="auto"/>
      </w:divBdr>
    </w:div>
    <w:div w:id="1010720407">
      <w:bodyDiv w:val="1"/>
      <w:marLeft w:val="0"/>
      <w:marRight w:val="0"/>
      <w:marTop w:val="0"/>
      <w:marBottom w:val="0"/>
      <w:divBdr>
        <w:top w:val="none" w:sz="0" w:space="0" w:color="auto"/>
        <w:left w:val="none" w:sz="0" w:space="0" w:color="auto"/>
        <w:bottom w:val="none" w:sz="0" w:space="0" w:color="auto"/>
        <w:right w:val="none" w:sz="0" w:space="0" w:color="auto"/>
      </w:divBdr>
    </w:div>
    <w:div w:id="1011369463">
      <w:bodyDiv w:val="1"/>
      <w:marLeft w:val="0"/>
      <w:marRight w:val="0"/>
      <w:marTop w:val="0"/>
      <w:marBottom w:val="0"/>
      <w:divBdr>
        <w:top w:val="none" w:sz="0" w:space="0" w:color="auto"/>
        <w:left w:val="none" w:sz="0" w:space="0" w:color="auto"/>
        <w:bottom w:val="none" w:sz="0" w:space="0" w:color="auto"/>
        <w:right w:val="none" w:sz="0" w:space="0" w:color="auto"/>
      </w:divBdr>
    </w:div>
    <w:div w:id="1011449416">
      <w:bodyDiv w:val="1"/>
      <w:marLeft w:val="0"/>
      <w:marRight w:val="0"/>
      <w:marTop w:val="0"/>
      <w:marBottom w:val="0"/>
      <w:divBdr>
        <w:top w:val="none" w:sz="0" w:space="0" w:color="auto"/>
        <w:left w:val="none" w:sz="0" w:space="0" w:color="auto"/>
        <w:bottom w:val="none" w:sz="0" w:space="0" w:color="auto"/>
        <w:right w:val="none" w:sz="0" w:space="0" w:color="auto"/>
      </w:divBdr>
    </w:div>
    <w:div w:id="1011493616">
      <w:bodyDiv w:val="1"/>
      <w:marLeft w:val="0"/>
      <w:marRight w:val="0"/>
      <w:marTop w:val="0"/>
      <w:marBottom w:val="0"/>
      <w:divBdr>
        <w:top w:val="none" w:sz="0" w:space="0" w:color="auto"/>
        <w:left w:val="none" w:sz="0" w:space="0" w:color="auto"/>
        <w:bottom w:val="none" w:sz="0" w:space="0" w:color="auto"/>
        <w:right w:val="none" w:sz="0" w:space="0" w:color="auto"/>
      </w:divBdr>
    </w:div>
    <w:div w:id="1012340348">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15813345">
      <w:bodyDiv w:val="1"/>
      <w:marLeft w:val="0"/>
      <w:marRight w:val="0"/>
      <w:marTop w:val="0"/>
      <w:marBottom w:val="0"/>
      <w:divBdr>
        <w:top w:val="none" w:sz="0" w:space="0" w:color="auto"/>
        <w:left w:val="none" w:sz="0" w:space="0" w:color="auto"/>
        <w:bottom w:val="none" w:sz="0" w:space="0" w:color="auto"/>
        <w:right w:val="none" w:sz="0" w:space="0" w:color="auto"/>
      </w:divBdr>
    </w:div>
    <w:div w:id="1017073517">
      <w:bodyDiv w:val="1"/>
      <w:marLeft w:val="0"/>
      <w:marRight w:val="0"/>
      <w:marTop w:val="0"/>
      <w:marBottom w:val="0"/>
      <w:divBdr>
        <w:top w:val="none" w:sz="0" w:space="0" w:color="auto"/>
        <w:left w:val="none" w:sz="0" w:space="0" w:color="auto"/>
        <w:bottom w:val="none" w:sz="0" w:space="0" w:color="auto"/>
        <w:right w:val="none" w:sz="0" w:space="0" w:color="auto"/>
      </w:divBdr>
    </w:div>
    <w:div w:id="1017728239">
      <w:bodyDiv w:val="1"/>
      <w:marLeft w:val="0"/>
      <w:marRight w:val="0"/>
      <w:marTop w:val="0"/>
      <w:marBottom w:val="0"/>
      <w:divBdr>
        <w:top w:val="none" w:sz="0" w:space="0" w:color="auto"/>
        <w:left w:val="none" w:sz="0" w:space="0" w:color="auto"/>
        <w:bottom w:val="none" w:sz="0" w:space="0" w:color="auto"/>
        <w:right w:val="none" w:sz="0" w:space="0" w:color="auto"/>
      </w:divBdr>
    </w:div>
    <w:div w:id="1017851838">
      <w:bodyDiv w:val="1"/>
      <w:marLeft w:val="0"/>
      <w:marRight w:val="0"/>
      <w:marTop w:val="0"/>
      <w:marBottom w:val="0"/>
      <w:divBdr>
        <w:top w:val="none" w:sz="0" w:space="0" w:color="auto"/>
        <w:left w:val="none" w:sz="0" w:space="0" w:color="auto"/>
        <w:bottom w:val="none" w:sz="0" w:space="0" w:color="auto"/>
        <w:right w:val="none" w:sz="0" w:space="0" w:color="auto"/>
      </w:divBdr>
    </w:div>
    <w:div w:id="1019543945">
      <w:bodyDiv w:val="1"/>
      <w:marLeft w:val="0"/>
      <w:marRight w:val="0"/>
      <w:marTop w:val="0"/>
      <w:marBottom w:val="0"/>
      <w:divBdr>
        <w:top w:val="none" w:sz="0" w:space="0" w:color="auto"/>
        <w:left w:val="none" w:sz="0" w:space="0" w:color="auto"/>
        <w:bottom w:val="none" w:sz="0" w:space="0" w:color="auto"/>
        <w:right w:val="none" w:sz="0" w:space="0" w:color="auto"/>
      </w:divBdr>
    </w:div>
    <w:div w:id="1019888831">
      <w:bodyDiv w:val="1"/>
      <w:marLeft w:val="0"/>
      <w:marRight w:val="0"/>
      <w:marTop w:val="0"/>
      <w:marBottom w:val="0"/>
      <w:divBdr>
        <w:top w:val="none" w:sz="0" w:space="0" w:color="auto"/>
        <w:left w:val="none" w:sz="0" w:space="0" w:color="auto"/>
        <w:bottom w:val="none" w:sz="0" w:space="0" w:color="auto"/>
        <w:right w:val="none" w:sz="0" w:space="0" w:color="auto"/>
      </w:divBdr>
    </w:div>
    <w:div w:id="1019892323">
      <w:bodyDiv w:val="1"/>
      <w:marLeft w:val="0"/>
      <w:marRight w:val="0"/>
      <w:marTop w:val="0"/>
      <w:marBottom w:val="0"/>
      <w:divBdr>
        <w:top w:val="none" w:sz="0" w:space="0" w:color="auto"/>
        <w:left w:val="none" w:sz="0" w:space="0" w:color="auto"/>
        <w:bottom w:val="none" w:sz="0" w:space="0" w:color="auto"/>
        <w:right w:val="none" w:sz="0" w:space="0" w:color="auto"/>
      </w:divBdr>
    </w:div>
    <w:div w:id="1020006148">
      <w:bodyDiv w:val="1"/>
      <w:marLeft w:val="0"/>
      <w:marRight w:val="0"/>
      <w:marTop w:val="0"/>
      <w:marBottom w:val="0"/>
      <w:divBdr>
        <w:top w:val="none" w:sz="0" w:space="0" w:color="auto"/>
        <w:left w:val="none" w:sz="0" w:space="0" w:color="auto"/>
        <w:bottom w:val="none" w:sz="0" w:space="0" w:color="auto"/>
        <w:right w:val="none" w:sz="0" w:space="0" w:color="auto"/>
      </w:divBdr>
    </w:div>
    <w:div w:id="1022171789">
      <w:bodyDiv w:val="1"/>
      <w:marLeft w:val="0"/>
      <w:marRight w:val="0"/>
      <w:marTop w:val="0"/>
      <w:marBottom w:val="0"/>
      <w:divBdr>
        <w:top w:val="none" w:sz="0" w:space="0" w:color="auto"/>
        <w:left w:val="none" w:sz="0" w:space="0" w:color="auto"/>
        <w:bottom w:val="none" w:sz="0" w:space="0" w:color="auto"/>
        <w:right w:val="none" w:sz="0" w:space="0" w:color="auto"/>
      </w:divBdr>
    </w:div>
    <w:div w:id="1023095915">
      <w:bodyDiv w:val="1"/>
      <w:marLeft w:val="0"/>
      <w:marRight w:val="0"/>
      <w:marTop w:val="0"/>
      <w:marBottom w:val="0"/>
      <w:divBdr>
        <w:top w:val="none" w:sz="0" w:space="0" w:color="auto"/>
        <w:left w:val="none" w:sz="0" w:space="0" w:color="auto"/>
        <w:bottom w:val="none" w:sz="0" w:space="0" w:color="auto"/>
        <w:right w:val="none" w:sz="0" w:space="0" w:color="auto"/>
      </w:divBdr>
    </w:div>
    <w:div w:id="1023946160">
      <w:bodyDiv w:val="1"/>
      <w:marLeft w:val="0"/>
      <w:marRight w:val="0"/>
      <w:marTop w:val="0"/>
      <w:marBottom w:val="0"/>
      <w:divBdr>
        <w:top w:val="none" w:sz="0" w:space="0" w:color="auto"/>
        <w:left w:val="none" w:sz="0" w:space="0" w:color="auto"/>
        <w:bottom w:val="none" w:sz="0" w:space="0" w:color="auto"/>
        <w:right w:val="none" w:sz="0" w:space="0" w:color="auto"/>
      </w:divBdr>
    </w:div>
    <w:div w:id="1024096287">
      <w:bodyDiv w:val="1"/>
      <w:marLeft w:val="0"/>
      <w:marRight w:val="0"/>
      <w:marTop w:val="0"/>
      <w:marBottom w:val="0"/>
      <w:divBdr>
        <w:top w:val="none" w:sz="0" w:space="0" w:color="auto"/>
        <w:left w:val="none" w:sz="0" w:space="0" w:color="auto"/>
        <w:bottom w:val="none" w:sz="0" w:space="0" w:color="auto"/>
        <w:right w:val="none" w:sz="0" w:space="0" w:color="auto"/>
      </w:divBdr>
    </w:div>
    <w:div w:id="1024865375">
      <w:bodyDiv w:val="1"/>
      <w:marLeft w:val="0"/>
      <w:marRight w:val="0"/>
      <w:marTop w:val="0"/>
      <w:marBottom w:val="0"/>
      <w:divBdr>
        <w:top w:val="none" w:sz="0" w:space="0" w:color="auto"/>
        <w:left w:val="none" w:sz="0" w:space="0" w:color="auto"/>
        <w:bottom w:val="none" w:sz="0" w:space="0" w:color="auto"/>
        <w:right w:val="none" w:sz="0" w:space="0" w:color="auto"/>
      </w:divBdr>
    </w:div>
    <w:div w:id="1026712885">
      <w:bodyDiv w:val="1"/>
      <w:marLeft w:val="0"/>
      <w:marRight w:val="0"/>
      <w:marTop w:val="0"/>
      <w:marBottom w:val="0"/>
      <w:divBdr>
        <w:top w:val="none" w:sz="0" w:space="0" w:color="auto"/>
        <w:left w:val="none" w:sz="0" w:space="0" w:color="auto"/>
        <w:bottom w:val="none" w:sz="0" w:space="0" w:color="auto"/>
        <w:right w:val="none" w:sz="0" w:space="0" w:color="auto"/>
      </w:divBdr>
    </w:div>
    <w:div w:id="1026831639">
      <w:bodyDiv w:val="1"/>
      <w:marLeft w:val="0"/>
      <w:marRight w:val="0"/>
      <w:marTop w:val="0"/>
      <w:marBottom w:val="0"/>
      <w:divBdr>
        <w:top w:val="none" w:sz="0" w:space="0" w:color="auto"/>
        <w:left w:val="none" w:sz="0" w:space="0" w:color="auto"/>
        <w:bottom w:val="none" w:sz="0" w:space="0" w:color="auto"/>
        <w:right w:val="none" w:sz="0" w:space="0" w:color="auto"/>
      </w:divBdr>
    </w:div>
    <w:div w:id="1030716170">
      <w:bodyDiv w:val="1"/>
      <w:marLeft w:val="0"/>
      <w:marRight w:val="0"/>
      <w:marTop w:val="0"/>
      <w:marBottom w:val="0"/>
      <w:divBdr>
        <w:top w:val="none" w:sz="0" w:space="0" w:color="auto"/>
        <w:left w:val="none" w:sz="0" w:space="0" w:color="auto"/>
        <w:bottom w:val="none" w:sz="0" w:space="0" w:color="auto"/>
        <w:right w:val="none" w:sz="0" w:space="0" w:color="auto"/>
      </w:divBdr>
    </w:div>
    <w:div w:id="1031881327">
      <w:bodyDiv w:val="1"/>
      <w:marLeft w:val="0"/>
      <w:marRight w:val="0"/>
      <w:marTop w:val="0"/>
      <w:marBottom w:val="0"/>
      <w:divBdr>
        <w:top w:val="none" w:sz="0" w:space="0" w:color="auto"/>
        <w:left w:val="none" w:sz="0" w:space="0" w:color="auto"/>
        <w:bottom w:val="none" w:sz="0" w:space="0" w:color="auto"/>
        <w:right w:val="none" w:sz="0" w:space="0" w:color="auto"/>
      </w:divBdr>
    </w:div>
    <w:div w:id="1032144604">
      <w:bodyDiv w:val="1"/>
      <w:marLeft w:val="0"/>
      <w:marRight w:val="0"/>
      <w:marTop w:val="0"/>
      <w:marBottom w:val="0"/>
      <w:divBdr>
        <w:top w:val="none" w:sz="0" w:space="0" w:color="auto"/>
        <w:left w:val="none" w:sz="0" w:space="0" w:color="auto"/>
        <w:bottom w:val="none" w:sz="0" w:space="0" w:color="auto"/>
        <w:right w:val="none" w:sz="0" w:space="0" w:color="auto"/>
      </w:divBdr>
    </w:div>
    <w:div w:id="1033381916">
      <w:bodyDiv w:val="1"/>
      <w:marLeft w:val="0"/>
      <w:marRight w:val="0"/>
      <w:marTop w:val="0"/>
      <w:marBottom w:val="0"/>
      <w:divBdr>
        <w:top w:val="none" w:sz="0" w:space="0" w:color="auto"/>
        <w:left w:val="none" w:sz="0" w:space="0" w:color="auto"/>
        <w:bottom w:val="none" w:sz="0" w:space="0" w:color="auto"/>
        <w:right w:val="none" w:sz="0" w:space="0" w:color="auto"/>
      </w:divBdr>
    </w:div>
    <w:div w:id="1033847046">
      <w:bodyDiv w:val="1"/>
      <w:marLeft w:val="0"/>
      <w:marRight w:val="0"/>
      <w:marTop w:val="0"/>
      <w:marBottom w:val="0"/>
      <w:divBdr>
        <w:top w:val="none" w:sz="0" w:space="0" w:color="auto"/>
        <w:left w:val="none" w:sz="0" w:space="0" w:color="auto"/>
        <w:bottom w:val="none" w:sz="0" w:space="0" w:color="auto"/>
        <w:right w:val="none" w:sz="0" w:space="0" w:color="auto"/>
      </w:divBdr>
    </w:div>
    <w:div w:id="1033924058">
      <w:bodyDiv w:val="1"/>
      <w:marLeft w:val="0"/>
      <w:marRight w:val="0"/>
      <w:marTop w:val="0"/>
      <w:marBottom w:val="0"/>
      <w:divBdr>
        <w:top w:val="none" w:sz="0" w:space="0" w:color="auto"/>
        <w:left w:val="none" w:sz="0" w:space="0" w:color="auto"/>
        <w:bottom w:val="none" w:sz="0" w:space="0" w:color="auto"/>
        <w:right w:val="none" w:sz="0" w:space="0" w:color="auto"/>
      </w:divBdr>
    </w:div>
    <w:div w:id="1034112229">
      <w:bodyDiv w:val="1"/>
      <w:marLeft w:val="0"/>
      <w:marRight w:val="0"/>
      <w:marTop w:val="0"/>
      <w:marBottom w:val="0"/>
      <w:divBdr>
        <w:top w:val="none" w:sz="0" w:space="0" w:color="auto"/>
        <w:left w:val="none" w:sz="0" w:space="0" w:color="auto"/>
        <w:bottom w:val="none" w:sz="0" w:space="0" w:color="auto"/>
        <w:right w:val="none" w:sz="0" w:space="0" w:color="auto"/>
      </w:divBdr>
    </w:div>
    <w:div w:id="1037044857">
      <w:bodyDiv w:val="1"/>
      <w:marLeft w:val="0"/>
      <w:marRight w:val="0"/>
      <w:marTop w:val="0"/>
      <w:marBottom w:val="0"/>
      <w:divBdr>
        <w:top w:val="none" w:sz="0" w:space="0" w:color="auto"/>
        <w:left w:val="none" w:sz="0" w:space="0" w:color="auto"/>
        <w:bottom w:val="none" w:sz="0" w:space="0" w:color="auto"/>
        <w:right w:val="none" w:sz="0" w:space="0" w:color="auto"/>
      </w:divBdr>
    </w:div>
    <w:div w:id="1039863658">
      <w:bodyDiv w:val="1"/>
      <w:marLeft w:val="0"/>
      <w:marRight w:val="0"/>
      <w:marTop w:val="0"/>
      <w:marBottom w:val="0"/>
      <w:divBdr>
        <w:top w:val="none" w:sz="0" w:space="0" w:color="auto"/>
        <w:left w:val="none" w:sz="0" w:space="0" w:color="auto"/>
        <w:bottom w:val="none" w:sz="0" w:space="0" w:color="auto"/>
        <w:right w:val="none" w:sz="0" w:space="0" w:color="auto"/>
      </w:divBdr>
    </w:div>
    <w:div w:id="1040132673">
      <w:bodyDiv w:val="1"/>
      <w:marLeft w:val="0"/>
      <w:marRight w:val="0"/>
      <w:marTop w:val="0"/>
      <w:marBottom w:val="0"/>
      <w:divBdr>
        <w:top w:val="none" w:sz="0" w:space="0" w:color="auto"/>
        <w:left w:val="none" w:sz="0" w:space="0" w:color="auto"/>
        <w:bottom w:val="none" w:sz="0" w:space="0" w:color="auto"/>
        <w:right w:val="none" w:sz="0" w:space="0" w:color="auto"/>
      </w:divBdr>
    </w:div>
    <w:div w:id="104054776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43017644">
      <w:bodyDiv w:val="1"/>
      <w:marLeft w:val="0"/>
      <w:marRight w:val="0"/>
      <w:marTop w:val="0"/>
      <w:marBottom w:val="0"/>
      <w:divBdr>
        <w:top w:val="none" w:sz="0" w:space="0" w:color="auto"/>
        <w:left w:val="none" w:sz="0" w:space="0" w:color="auto"/>
        <w:bottom w:val="none" w:sz="0" w:space="0" w:color="auto"/>
        <w:right w:val="none" w:sz="0" w:space="0" w:color="auto"/>
      </w:divBdr>
    </w:div>
    <w:div w:id="1043216852">
      <w:bodyDiv w:val="1"/>
      <w:marLeft w:val="0"/>
      <w:marRight w:val="0"/>
      <w:marTop w:val="0"/>
      <w:marBottom w:val="0"/>
      <w:divBdr>
        <w:top w:val="none" w:sz="0" w:space="0" w:color="auto"/>
        <w:left w:val="none" w:sz="0" w:space="0" w:color="auto"/>
        <w:bottom w:val="none" w:sz="0" w:space="0" w:color="auto"/>
        <w:right w:val="none" w:sz="0" w:space="0" w:color="auto"/>
      </w:divBdr>
    </w:div>
    <w:div w:id="1043334731">
      <w:bodyDiv w:val="1"/>
      <w:marLeft w:val="0"/>
      <w:marRight w:val="0"/>
      <w:marTop w:val="0"/>
      <w:marBottom w:val="0"/>
      <w:divBdr>
        <w:top w:val="none" w:sz="0" w:space="0" w:color="auto"/>
        <w:left w:val="none" w:sz="0" w:space="0" w:color="auto"/>
        <w:bottom w:val="none" w:sz="0" w:space="0" w:color="auto"/>
        <w:right w:val="none" w:sz="0" w:space="0" w:color="auto"/>
      </w:divBdr>
    </w:div>
    <w:div w:id="1043821393">
      <w:bodyDiv w:val="1"/>
      <w:marLeft w:val="0"/>
      <w:marRight w:val="0"/>
      <w:marTop w:val="0"/>
      <w:marBottom w:val="0"/>
      <w:divBdr>
        <w:top w:val="none" w:sz="0" w:space="0" w:color="auto"/>
        <w:left w:val="none" w:sz="0" w:space="0" w:color="auto"/>
        <w:bottom w:val="none" w:sz="0" w:space="0" w:color="auto"/>
        <w:right w:val="none" w:sz="0" w:space="0" w:color="auto"/>
      </w:divBdr>
    </w:div>
    <w:div w:id="1043942473">
      <w:bodyDiv w:val="1"/>
      <w:marLeft w:val="0"/>
      <w:marRight w:val="0"/>
      <w:marTop w:val="0"/>
      <w:marBottom w:val="0"/>
      <w:divBdr>
        <w:top w:val="none" w:sz="0" w:space="0" w:color="auto"/>
        <w:left w:val="none" w:sz="0" w:space="0" w:color="auto"/>
        <w:bottom w:val="none" w:sz="0" w:space="0" w:color="auto"/>
        <w:right w:val="none" w:sz="0" w:space="0" w:color="auto"/>
      </w:divBdr>
    </w:div>
    <w:div w:id="1044713592">
      <w:bodyDiv w:val="1"/>
      <w:marLeft w:val="0"/>
      <w:marRight w:val="0"/>
      <w:marTop w:val="0"/>
      <w:marBottom w:val="0"/>
      <w:divBdr>
        <w:top w:val="none" w:sz="0" w:space="0" w:color="auto"/>
        <w:left w:val="none" w:sz="0" w:space="0" w:color="auto"/>
        <w:bottom w:val="none" w:sz="0" w:space="0" w:color="auto"/>
        <w:right w:val="none" w:sz="0" w:space="0" w:color="auto"/>
      </w:divBdr>
    </w:div>
    <w:div w:id="1045443895">
      <w:bodyDiv w:val="1"/>
      <w:marLeft w:val="0"/>
      <w:marRight w:val="0"/>
      <w:marTop w:val="0"/>
      <w:marBottom w:val="0"/>
      <w:divBdr>
        <w:top w:val="none" w:sz="0" w:space="0" w:color="auto"/>
        <w:left w:val="none" w:sz="0" w:space="0" w:color="auto"/>
        <w:bottom w:val="none" w:sz="0" w:space="0" w:color="auto"/>
        <w:right w:val="none" w:sz="0" w:space="0" w:color="auto"/>
      </w:divBdr>
    </w:div>
    <w:div w:id="1045913887">
      <w:bodyDiv w:val="1"/>
      <w:marLeft w:val="0"/>
      <w:marRight w:val="0"/>
      <w:marTop w:val="0"/>
      <w:marBottom w:val="0"/>
      <w:divBdr>
        <w:top w:val="none" w:sz="0" w:space="0" w:color="auto"/>
        <w:left w:val="none" w:sz="0" w:space="0" w:color="auto"/>
        <w:bottom w:val="none" w:sz="0" w:space="0" w:color="auto"/>
        <w:right w:val="none" w:sz="0" w:space="0" w:color="auto"/>
      </w:divBdr>
    </w:div>
    <w:div w:id="1046759962">
      <w:bodyDiv w:val="1"/>
      <w:marLeft w:val="0"/>
      <w:marRight w:val="0"/>
      <w:marTop w:val="0"/>
      <w:marBottom w:val="0"/>
      <w:divBdr>
        <w:top w:val="none" w:sz="0" w:space="0" w:color="auto"/>
        <w:left w:val="none" w:sz="0" w:space="0" w:color="auto"/>
        <w:bottom w:val="none" w:sz="0" w:space="0" w:color="auto"/>
        <w:right w:val="none" w:sz="0" w:space="0" w:color="auto"/>
      </w:divBdr>
    </w:div>
    <w:div w:id="1047292008">
      <w:bodyDiv w:val="1"/>
      <w:marLeft w:val="0"/>
      <w:marRight w:val="0"/>
      <w:marTop w:val="0"/>
      <w:marBottom w:val="0"/>
      <w:divBdr>
        <w:top w:val="none" w:sz="0" w:space="0" w:color="auto"/>
        <w:left w:val="none" w:sz="0" w:space="0" w:color="auto"/>
        <w:bottom w:val="none" w:sz="0" w:space="0" w:color="auto"/>
        <w:right w:val="none" w:sz="0" w:space="0" w:color="auto"/>
      </w:divBdr>
    </w:div>
    <w:div w:id="1047997975">
      <w:bodyDiv w:val="1"/>
      <w:marLeft w:val="0"/>
      <w:marRight w:val="0"/>
      <w:marTop w:val="0"/>
      <w:marBottom w:val="0"/>
      <w:divBdr>
        <w:top w:val="none" w:sz="0" w:space="0" w:color="auto"/>
        <w:left w:val="none" w:sz="0" w:space="0" w:color="auto"/>
        <w:bottom w:val="none" w:sz="0" w:space="0" w:color="auto"/>
        <w:right w:val="none" w:sz="0" w:space="0" w:color="auto"/>
      </w:divBdr>
    </w:div>
    <w:div w:id="1048340092">
      <w:bodyDiv w:val="1"/>
      <w:marLeft w:val="0"/>
      <w:marRight w:val="0"/>
      <w:marTop w:val="0"/>
      <w:marBottom w:val="0"/>
      <w:divBdr>
        <w:top w:val="none" w:sz="0" w:space="0" w:color="auto"/>
        <w:left w:val="none" w:sz="0" w:space="0" w:color="auto"/>
        <w:bottom w:val="none" w:sz="0" w:space="0" w:color="auto"/>
        <w:right w:val="none" w:sz="0" w:space="0" w:color="auto"/>
      </w:divBdr>
    </w:div>
    <w:div w:id="1048408730">
      <w:bodyDiv w:val="1"/>
      <w:marLeft w:val="0"/>
      <w:marRight w:val="0"/>
      <w:marTop w:val="0"/>
      <w:marBottom w:val="0"/>
      <w:divBdr>
        <w:top w:val="none" w:sz="0" w:space="0" w:color="auto"/>
        <w:left w:val="none" w:sz="0" w:space="0" w:color="auto"/>
        <w:bottom w:val="none" w:sz="0" w:space="0" w:color="auto"/>
        <w:right w:val="none" w:sz="0" w:space="0" w:color="auto"/>
      </w:divBdr>
    </w:div>
    <w:div w:id="1048528431">
      <w:bodyDiv w:val="1"/>
      <w:marLeft w:val="0"/>
      <w:marRight w:val="0"/>
      <w:marTop w:val="0"/>
      <w:marBottom w:val="0"/>
      <w:divBdr>
        <w:top w:val="none" w:sz="0" w:space="0" w:color="auto"/>
        <w:left w:val="none" w:sz="0" w:space="0" w:color="auto"/>
        <w:bottom w:val="none" w:sz="0" w:space="0" w:color="auto"/>
        <w:right w:val="none" w:sz="0" w:space="0" w:color="auto"/>
      </w:divBdr>
    </w:div>
    <w:div w:id="1049451143">
      <w:bodyDiv w:val="1"/>
      <w:marLeft w:val="0"/>
      <w:marRight w:val="0"/>
      <w:marTop w:val="0"/>
      <w:marBottom w:val="0"/>
      <w:divBdr>
        <w:top w:val="none" w:sz="0" w:space="0" w:color="auto"/>
        <w:left w:val="none" w:sz="0" w:space="0" w:color="auto"/>
        <w:bottom w:val="none" w:sz="0" w:space="0" w:color="auto"/>
        <w:right w:val="none" w:sz="0" w:space="0" w:color="auto"/>
      </w:divBdr>
    </w:div>
    <w:div w:id="1051733280">
      <w:bodyDiv w:val="1"/>
      <w:marLeft w:val="0"/>
      <w:marRight w:val="0"/>
      <w:marTop w:val="0"/>
      <w:marBottom w:val="0"/>
      <w:divBdr>
        <w:top w:val="none" w:sz="0" w:space="0" w:color="auto"/>
        <w:left w:val="none" w:sz="0" w:space="0" w:color="auto"/>
        <w:bottom w:val="none" w:sz="0" w:space="0" w:color="auto"/>
        <w:right w:val="none" w:sz="0" w:space="0" w:color="auto"/>
      </w:divBdr>
    </w:div>
    <w:div w:id="1051735611">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54084606">
      <w:bodyDiv w:val="1"/>
      <w:marLeft w:val="0"/>
      <w:marRight w:val="0"/>
      <w:marTop w:val="0"/>
      <w:marBottom w:val="0"/>
      <w:divBdr>
        <w:top w:val="none" w:sz="0" w:space="0" w:color="auto"/>
        <w:left w:val="none" w:sz="0" w:space="0" w:color="auto"/>
        <w:bottom w:val="none" w:sz="0" w:space="0" w:color="auto"/>
        <w:right w:val="none" w:sz="0" w:space="0" w:color="auto"/>
      </w:divBdr>
    </w:div>
    <w:div w:id="1054617560">
      <w:bodyDiv w:val="1"/>
      <w:marLeft w:val="0"/>
      <w:marRight w:val="0"/>
      <w:marTop w:val="0"/>
      <w:marBottom w:val="0"/>
      <w:divBdr>
        <w:top w:val="none" w:sz="0" w:space="0" w:color="auto"/>
        <w:left w:val="none" w:sz="0" w:space="0" w:color="auto"/>
        <w:bottom w:val="none" w:sz="0" w:space="0" w:color="auto"/>
        <w:right w:val="none" w:sz="0" w:space="0" w:color="auto"/>
      </w:divBdr>
    </w:div>
    <w:div w:id="1055082689">
      <w:bodyDiv w:val="1"/>
      <w:marLeft w:val="0"/>
      <w:marRight w:val="0"/>
      <w:marTop w:val="0"/>
      <w:marBottom w:val="0"/>
      <w:divBdr>
        <w:top w:val="none" w:sz="0" w:space="0" w:color="auto"/>
        <w:left w:val="none" w:sz="0" w:space="0" w:color="auto"/>
        <w:bottom w:val="none" w:sz="0" w:space="0" w:color="auto"/>
        <w:right w:val="none" w:sz="0" w:space="0" w:color="auto"/>
      </w:divBdr>
    </w:div>
    <w:div w:id="1055812887">
      <w:bodyDiv w:val="1"/>
      <w:marLeft w:val="0"/>
      <w:marRight w:val="0"/>
      <w:marTop w:val="0"/>
      <w:marBottom w:val="0"/>
      <w:divBdr>
        <w:top w:val="none" w:sz="0" w:space="0" w:color="auto"/>
        <w:left w:val="none" w:sz="0" w:space="0" w:color="auto"/>
        <w:bottom w:val="none" w:sz="0" w:space="0" w:color="auto"/>
        <w:right w:val="none" w:sz="0" w:space="0" w:color="auto"/>
      </w:divBdr>
    </w:div>
    <w:div w:id="1056664441">
      <w:bodyDiv w:val="1"/>
      <w:marLeft w:val="0"/>
      <w:marRight w:val="0"/>
      <w:marTop w:val="0"/>
      <w:marBottom w:val="0"/>
      <w:divBdr>
        <w:top w:val="none" w:sz="0" w:space="0" w:color="auto"/>
        <w:left w:val="none" w:sz="0" w:space="0" w:color="auto"/>
        <w:bottom w:val="none" w:sz="0" w:space="0" w:color="auto"/>
        <w:right w:val="none" w:sz="0" w:space="0" w:color="auto"/>
      </w:divBdr>
    </w:div>
    <w:div w:id="1057439660">
      <w:bodyDiv w:val="1"/>
      <w:marLeft w:val="0"/>
      <w:marRight w:val="0"/>
      <w:marTop w:val="0"/>
      <w:marBottom w:val="0"/>
      <w:divBdr>
        <w:top w:val="none" w:sz="0" w:space="0" w:color="auto"/>
        <w:left w:val="none" w:sz="0" w:space="0" w:color="auto"/>
        <w:bottom w:val="none" w:sz="0" w:space="0" w:color="auto"/>
        <w:right w:val="none" w:sz="0" w:space="0" w:color="auto"/>
      </w:divBdr>
    </w:div>
    <w:div w:id="1058289192">
      <w:bodyDiv w:val="1"/>
      <w:marLeft w:val="0"/>
      <w:marRight w:val="0"/>
      <w:marTop w:val="0"/>
      <w:marBottom w:val="0"/>
      <w:divBdr>
        <w:top w:val="none" w:sz="0" w:space="0" w:color="auto"/>
        <w:left w:val="none" w:sz="0" w:space="0" w:color="auto"/>
        <w:bottom w:val="none" w:sz="0" w:space="0" w:color="auto"/>
        <w:right w:val="none" w:sz="0" w:space="0" w:color="auto"/>
      </w:divBdr>
    </w:div>
    <w:div w:id="1059597887">
      <w:bodyDiv w:val="1"/>
      <w:marLeft w:val="0"/>
      <w:marRight w:val="0"/>
      <w:marTop w:val="0"/>
      <w:marBottom w:val="0"/>
      <w:divBdr>
        <w:top w:val="none" w:sz="0" w:space="0" w:color="auto"/>
        <w:left w:val="none" w:sz="0" w:space="0" w:color="auto"/>
        <w:bottom w:val="none" w:sz="0" w:space="0" w:color="auto"/>
        <w:right w:val="none" w:sz="0" w:space="0" w:color="auto"/>
      </w:divBdr>
    </w:div>
    <w:div w:id="1059744660">
      <w:bodyDiv w:val="1"/>
      <w:marLeft w:val="0"/>
      <w:marRight w:val="0"/>
      <w:marTop w:val="0"/>
      <w:marBottom w:val="0"/>
      <w:divBdr>
        <w:top w:val="none" w:sz="0" w:space="0" w:color="auto"/>
        <w:left w:val="none" w:sz="0" w:space="0" w:color="auto"/>
        <w:bottom w:val="none" w:sz="0" w:space="0" w:color="auto"/>
        <w:right w:val="none" w:sz="0" w:space="0" w:color="auto"/>
      </w:divBdr>
    </w:div>
    <w:div w:id="1060712262">
      <w:bodyDiv w:val="1"/>
      <w:marLeft w:val="0"/>
      <w:marRight w:val="0"/>
      <w:marTop w:val="0"/>
      <w:marBottom w:val="0"/>
      <w:divBdr>
        <w:top w:val="none" w:sz="0" w:space="0" w:color="auto"/>
        <w:left w:val="none" w:sz="0" w:space="0" w:color="auto"/>
        <w:bottom w:val="none" w:sz="0" w:space="0" w:color="auto"/>
        <w:right w:val="none" w:sz="0" w:space="0" w:color="auto"/>
      </w:divBdr>
    </w:div>
    <w:div w:id="1061169614">
      <w:bodyDiv w:val="1"/>
      <w:marLeft w:val="0"/>
      <w:marRight w:val="0"/>
      <w:marTop w:val="0"/>
      <w:marBottom w:val="0"/>
      <w:divBdr>
        <w:top w:val="none" w:sz="0" w:space="0" w:color="auto"/>
        <w:left w:val="none" w:sz="0" w:space="0" w:color="auto"/>
        <w:bottom w:val="none" w:sz="0" w:space="0" w:color="auto"/>
        <w:right w:val="none" w:sz="0" w:space="0" w:color="auto"/>
      </w:divBdr>
    </w:div>
    <w:div w:id="1061176268">
      <w:bodyDiv w:val="1"/>
      <w:marLeft w:val="0"/>
      <w:marRight w:val="0"/>
      <w:marTop w:val="0"/>
      <w:marBottom w:val="0"/>
      <w:divBdr>
        <w:top w:val="none" w:sz="0" w:space="0" w:color="auto"/>
        <w:left w:val="none" w:sz="0" w:space="0" w:color="auto"/>
        <w:bottom w:val="none" w:sz="0" w:space="0" w:color="auto"/>
        <w:right w:val="none" w:sz="0" w:space="0" w:color="auto"/>
      </w:divBdr>
    </w:div>
    <w:div w:id="1061517997">
      <w:bodyDiv w:val="1"/>
      <w:marLeft w:val="0"/>
      <w:marRight w:val="0"/>
      <w:marTop w:val="0"/>
      <w:marBottom w:val="0"/>
      <w:divBdr>
        <w:top w:val="none" w:sz="0" w:space="0" w:color="auto"/>
        <w:left w:val="none" w:sz="0" w:space="0" w:color="auto"/>
        <w:bottom w:val="none" w:sz="0" w:space="0" w:color="auto"/>
        <w:right w:val="none" w:sz="0" w:space="0" w:color="auto"/>
      </w:divBdr>
    </w:div>
    <w:div w:id="1063217424">
      <w:bodyDiv w:val="1"/>
      <w:marLeft w:val="0"/>
      <w:marRight w:val="0"/>
      <w:marTop w:val="0"/>
      <w:marBottom w:val="0"/>
      <w:divBdr>
        <w:top w:val="none" w:sz="0" w:space="0" w:color="auto"/>
        <w:left w:val="none" w:sz="0" w:space="0" w:color="auto"/>
        <w:bottom w:val="none" w:sz="0" w:space="0" w:color="auto"/>
        <w:right w:val="none" w:sz="0" w:space="0" w:color="auto"/>
      </w:divBdr>
    </w:div>
    <w:div w:id="1063791710">
      <w:bodyDiv w:val="1"/>
      <w:marLeft w:val="0"/>
      <w:marRight w:val="0"/>
      <w:marTop w:val="0"/>
      <w:marBottom w:val="0"/>
      <w:divBdr>
        <w:top w:val="none" w:sz="0" w:space="0" w:color="auto"/>
        <w:left w:val="none" w:sz="0" w:space="0" w:color="auto"/>
        <w:bottom w:val="none" w:sz="0" w:space="0" w:color="auto"/>
        <w:right w:val="none" w:sz="0" w:space="0" w:color="auto"/>
      </w:divBdr>
    </w:div>
    <w:div w:id="1065183462">
      <w:bodyDiv w:val="1"/>
      <w:marLeft w:val="0"/>
      <w:marRight w:val="0"/>
      <w:marTop w:val="0"/>
      <w:marBottom w:val="0"/>
      <w:divBdr>
        <w:top w:val="none" w:sz="0" w:space="0" w:color="auto"/>
        <w:left w:val="none" w:sz="0" w:space="0" w:color="auto"/>
        <w:bottom w:val="none" w:sz="0" w:space="0" w:color="auto"/>
        <w:right w:val="none" w:sz="0" w:space="0" w:color="auto"/>
      </w:divBdr>
    </w:div>
    <w:div w:id="1065295130">
      <w:bodyDiv w:val="1"/>
      <w:marLeft w:val="0"/>
      <w:marRight w:val="0"/>
      <w:marTop w:val="0"/>
      <w:marBottom w:val="0"/>
      <w:divBdr>
        <w:top w:val="none" w:sz="0" w:space="0" w:color="auto"/>
        <w:left w:val="none" w:sz="0" w:space="0" w:color="auto"/>
        <w:bottom w:val="none" w:sz="0" w:space="0" w:color="auto"/>
        <w:right w:val="none" w:sz="0" w:space="0" w:color="auto"/>
      </w:divBdr>
    </w:div>
    <w:div w:id="1066757457">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8768445">
      <w:bodyDiv w:val="1"/>
      <w:marLeft w:val="0"/>
      <w:marRight w:val="0"/>
      <w:marTop w:val="0"/>
      <w:marBottom w:val="0"/>
      <w:divBdr>
        <w:top w:val="none" w:sz="0" w:space="0" w:color="auto"/>
        <w:left w:val="none" w:sz="0" w:space="0" w:color="auto"/>
        <w:bottom w:val="none" w:sz="0" w:space="0" w:color="auto"/>
        <w:right w:val="none" w:sz="0" w:space="0" w:color="auto"/>
      </w:divBdr>
    </w:div>
    <w:div w:id="1069419395">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070352672">
      <w:bodyDiv w:val="1"/>
      <w:marLeft w:val="0"/>
      <w:marRight w:val="0"/>
      <w:marTop w:val="0"/>
      <w:marBottom w:val="0"/>
      <w:divBdr>
        <w:top w:val="none" w:sz="0" w:space="0" w:color="auto"/>
        <w:left w:val="none" w:sz="0" w:space="0" w:color="auto"/>
        <w:bottom w:val="none" w:sz="0" w:space="0" w:color="auto"/>
        <w:right w:val="none" w:sz="0" w:space="0" w:color="auto"/>
      </w:divBdr>
    </w:div>
    <w:div w:id="1070615655">
      <w:bodyDiv w:val="1"/>
      <w:marLeft w:val="0"/>
      <w:marRight w:val="0"/>
      <w:marTop w:val="0"/>
      <w:marBottom w:val="0"/>
      <w:divBdr>
        <w:top w:val="none" w:sz="0" w:space="0" w:color="auto"/>
        <w:left w:val="none" w:sz="0" w:space="0" w:color="auto"/>
        <w:bottom w:val="none" w:sz="0" w:space="0" w:color="auto"/>
        <w:right w:val="none" w:sz="0" w:space="0" w:color="auto"/>
      </w:divBdr>
    </w:div>
    <w:div w:id="1070734295">
      <w:bodyDiv w:val="1"/>
      <w:marLeft w:val="0"/>
      <w:marRight w:val="0"/>
      <w:marTop w:val="0"/>
      <w:marBottom w:val="0"/>
      <w:divBdr>
        <w:top w:val="none" w:sz="0" w:space="0" w:color="auto"/>
        <w:left w:val="none" w:sz="0" w:space="0" w:color="auto"/>
        <w:bottom w:val="none" w:sz="0" w:space="0" w:color="auto"/>
        <w:right w:val="none" w:sz="0" w:space="0" w:color="auto"/>
      </w:divBdr>
    </w:div>
    <w:div w:id="1070930638">
      <w:bodyDiv w:val="1"/>
      <w:marLeft w:val="0"/>
      <w:marRight w:val="0"/>
      <w:marTop w:val="0"/>
      <w:marBottom w:val="0"/>
      <w:divBdr>
        <w:top w:val="none" w:sz="0" w:space="0" w:color="auto"/>
        <w:left w:val="none" w:sz="0" w:space="0" w:color="auto"/>
        <w:bottom w:val="none" w:sz="0" w:space="0" w:color="auto"/>
        <w:right w:val="none" w:sz="0" w:space="0" w:color="auto"/>
      </w:divBdr>
    </w:div>
    <w:div w:id="1071390811">
      <w:bodyDiv w:val="1"/>
      <w:marLeft w:val="0"/>
      <w:marRight w:val="0"/>
      <w:marTop w:val="0"/>
      <w:marBottom w:val="0"/>
      <w:divBdr>
        <w:top w:val="none" w:sz="0" w:space="0" w:color="auto"/>
        <w:left w:val="none" w:sz="0" w:space="0" w:color="auto"/>
        <w:bottom w:val="none" w:sz="0" w:space="0" w:color="auto"/>
        <w:right w:val="none" w:sz="0" w:space="0" w:color="auto"/>
      </w:divBdr>
    </w:div>
    <w:div w:id="1072385881">
      <w:bodyDiv w:val="1"/>
      <w:marLeft w:val="0"/>
      <w:marRight w:val="0"/>
      <w:marTop w:val="0"/>
      <w:marBottom w:val="0"/>
      <w:divBdr>
        <w:top w:val="none" w:sz="0" w:space="0" w:color="auto"/>
        <w:left w:val="none" w:sz="0" w:space="0" w:color="auto"/>
        <w:bottom w:val="none" w:sz="0" w:space="0" w:color="auto"/>
        <w:right w:val="none" w:sz="0" w:space="0" w:color="auto"/>
      </w:divBdr>
    </w:div>
    <w:div w:id="1072922548">
      <w:bodyDiv w:val="1"/>
      <w:marLeft w:val="0"/>
      <w:marRight w:val="0"/>
      <w:marTop w:val="0"/>
      <w:marBottom w:val="0"/>
      <w:divBdr>
        <w:top w:val="none" w:sz="0" w:space="0" w:color="auto"/>
        <w:left w:val="none" w:sz="0" w:space="0" w:color="auto"/>
        <w:bottom w:val="none" w:sz="0" w:space="0" w:color="auto"/>
        <w:right w:val="none" w:sz="0" w:space="0" w:color="auto"/>
      </w:divBdr>
    </w:div>
    <w:div w:id="1073161105">
      <w:bodyDiv w:val="1"/>
      <w:marLeft w:val="0"/>
      <w:marRight w:val="0"/>
      <w:marTop w:val="0"/>
      <w:marBottom w:val="0"/>
      <w:divBdr>
        <w:top w:val="none" w:sz="0" w:space="0" w:color="auto"/>
        <w:left w:val="none" w:sz="0" w:space="0" w:color="auto"/>
        <w:bottom w:val="none" w:sz="0" w:space="0" w:color="auto"/>
        <w:right w:val="none" w:sz="0" w:space="0" w:color="auto"/>
      </w:divBdr>
    </w:div>
    <w:div w:id="1074203435">
      <w:bodyDiv w:val="1"/>
      <w:marLeft w:val="0"/>
      <w:marRight w:val="0"/>
      <w:marTop w:val="0"/>
      <w:marBottom w:val="0"/>
      <w:divBdr>
        <w:top w:val="none" w:sz="0" w:space="0" w:color="auto"/>
        <w:left w:val="none" w:sz="0" w:space="0" w:color="auto"/>
        <w:bottom w:val="none" w:sz="0" w:space="0" w:color="auto"/>
        <w:right w:val="none" w:sz="0" w:space="0" w:color="auto"/>
      </w:divBdr>
    </w:div>
    <w:div w:id="1074472378">
      <w:bodyDiv w:val="1"/>
      <w:marLeft w:val="0"/>
      <w:marRight w:val="0"/>
      <w:marTop w:val="0"/>
      <w:marBottom w:val="0"/>
      <w:divBdr>
        <w:top w:val="none" w:sz="0" w:space="0" w:color="auto"/>
        <w:left w:val="none" w:sz="0" w:space="0" w:color="auto"/>
        <w:bottom w:val="none" w:sz="0" w:space="0" w:color="auto"/>
        <w:right w:val="none" w:sz="0" w:space="0" w:color="auto"/>
      </w:divBdr>
    </w:div>
    <w:div w:id="1074670877">
      <w:bodyDiv w:val="1"/>
      <w:marLeft w:val="0"/>
      <w:marRight w:val="0"/>
      <w:marTop w:val="0"/>
      <w:marBottom w:val="0"/>
      <w:divBdr>
        <w:top w:val="none" w:sz="0" w:space="0" w:color="auto"/>
        <w:left w:val="none" w:sz="0" w:space="0" w:color="auto"/>
        <w:bottom w:val="none" w:sz="0" w:space="0" w:color="auto"/>
        <w:right w:val="none" w:sz="0" w:space="0" w:color="auto"/>
      </w:divBdr>
    </w:div>
    <w:div w:id="1075207231">
      <w:bodyDiv w:val="1"/>
      <w:marLeft w:val="0"/>
      <w:marRight w:val="0"/>
      <w:marTop w:val="0"/>
      <w:marBottom w:val="0"/>
      <w:divBdr>
        <w:top w:val="none" w:sz="0" w:space="0" w:color="auto"/>
        <w:left w:val="none" w:sz="0" w:space="0" w:color="auto"/>
        <w:bottom w:val="none" w:sz="0" w:space="0" w:color="auto"/>
        <w:right w:val="none" w:sz="0" w:space="0" w:color="auto"/>
      </w:divBdr>
    </w:div>
    <w:div w:id="1076131726">
      <w:bodyDiv w:val="1"/>
      <w:marLeft w:val="0"/>
      <w:marRight w:val="0"/>
      <w:marTop w:val="0"/>
      <w:marBottom w:val="0"/>
      <w:divBdr>
        <w:top w:val="none" w:sz="0" w:space="0" w:color="auto"/>
        <w:left w:val="none" w:sz="0" w:space="0" w:color="auto"/>
        <w:bottom w:val="none" w:sz="0" w:space="0" w:color="auto"/>
        <w:right w:val="none" w:sz="0" w:space="0" w:color="auto"/>
      </w:divBdr>
    </w:div>
    <w:div w:id="1076443511">
      <w:bodyDiv w:val="1"/>
      <w:marLeft w:val="0"/>
      <w:marRight w:val="0"/>
      <w:marTop w:val="0"/>
      <w:marBottom w:val="0"/>
      <w:divBdr>
        <w:top w:val="none" w:sz="0" w:space="0" w:color="auto"/>
        <w:left w:val="none" w:sz="0" w:space="0" w:color="auto"/>
        <w:bottom w:val="none" w:sz="0" w:space="0" w:color="auto"/>
        <w:right w:val="none" w:sz="0" w:space="0" w:color="auto"/>
      </w:divBdr>
    </w:div>
    <w:div w:id="1077050737">
      <w:bodyDiv w:val="1"/>
      <w:marLeft w:val="0"/>
      <w:marRight w:val="0"/>
      <w:marTop w:val="0"/>
      <w:marBottom w:val="0"/>
      <w:divBdr>
        <w:top w:val="none" w:sz="0" w:space="0" w:color="auto"/>
        <w:left w:val="none" w:sz="0" w:space="0" w:color="auto"/>
        <w:bottom w:val="none" w:sz="0" w:space="0" w:color="auto"/>
        <w:right w:val="none" w:sz="0" w:space="0" w:color="auto"/>
      </w:divBdr>
    </w:div>
    <w:div w:id="1077164655">
      <w:bodyDiv w:val="1"/>
      <w:marLeft w:val="0"/>
      <w:marRight w:val="0"/>
      <w:marTop w:val="0"/>
      <w:marBottom w:val="0"/>
      <w:divBdr>
        <w:top w:val="none" w:sz="0" w:space="0" w:color="auto"/>
        <w:left w:val="none" w:sz="0" w:space="0" w:color="auto"/>
        <w:bottom w:val="none" w:sz="0" w:space="0" w:color="auto"/>
        <w:right w:val="none" w:sz="0" w:space="0" w:color="auto"/>
      </w:divBdr>
    </w:div>
    <w:div w:id="1078594048">
      <w:bodyDiv w:val="1"/>
      <w:marLeft w:val="0"/>
      <w:marRight w:val="0"/>
      <w:marTop w:val="0"/>
      <w:marBottom w:val="0"/>
      <w:divBdr>
        <w:top w:val="none" w:sz="0" w:space="0" w:color="auto"/>
        <w:left w:val="none" w:sz="0" w:space="0" w:color="auto"/>
        <w:bottom w:val="none" w:sz="0" w:space="0" w:color="auto"/>
        <w:right w:val="none" w:sz="0" w:space="0" w:color="auto"/>
      </w:divBdr>
    </w:div>
    <w:div w:id="1078942229">
      <w:bodyDiv w:val="1"/>
      <w:marLeft w:val="0"/>
      <w:marRight w:val="0"/>
      <w:marTop w:val="0"/>
      <w:marBottom w:val="0"/>
      <w:divBdr>
        <w:top w:val="none" w:sz="0" w:space="0" w:color="auto"/>
        <w:left w:val="none" w:sz="0" w:space="0" w:color="auto"/>
        <w:bottom w:val="none" w:sz="0" w:space="0" w:color="auto"/>
        <w:right w:val="none" w:sz="0" w:space="0" w:color="auto"/>
      </w:divBdr>
    </w:div>
    <w:div w:id="1078985972">
      <w:bodyDiv w:val="1"/>
      <w:marLeft w:val="0"/>
      <w:marRight w:val="0"/>
      <w:marTop w:val="0"/>
      <w:marBottom w:val="0"/>
      <w:divBdr>
        <w:top w:val="none" w:sz="0" w:space="0" w:color="auto"/>
        <w:left w:val="none" w:sz="0" w:space="0" w:color="auto"/>
        <w:bottom w:val="none" w:sz="0" w:space="0" w:color="auto"/>
        <w:right w:val="none" w:sz="0" w:space="0" w:color="auto"/>
      </w:divBdr>
    </w:div>
    <w:div w:id="1080173117">
      <w:bodyDiv w:val="1"/>
      <w:marLeft w:val="0"/>
      <w:marRight w:val="0"/>
      <w:marTop w:val="0"/>
      <w:marBottom w:val="0"/>
      <w:divBdr>
        <w:top w:val="none" w:sz="0" w:space="0" w:color="auto"/>
        <w:left w:val="none" w:sz="0" w:space="0" w:color="auto"/>
        <w:bottom w:val="none" w:sz="0" w:space="0" w:color="auto"/>
        <w:right w:val="none" w:sz="0" w:space="0" w:color="auto"/>
      </w:divBdr>
    </w:div>
    <w:div w:id="1080641425">
      <w:bodyDiv w:val="1"/>
      <w:marLeft w:val="0"/>
      <w:marRight w:val="0"/>
      <w:marTop w:val="0"/>
      <w:marBottom w:val="0"/>
      <w:divBdr>
        <w:top w:val="none" w:sz="0" w:space="0" w:color="auto"/>
        <w:left w:val="none" w:sz="0" w:space="0" w:color="auto"/>
        <w:bottom w:val="none" w:sz="0" w:space="0" w:color="auto"/>
        <w:right w:val="none" w:sz="0" w:space="0" w:color="auto"/>
      </w:divBdr>
    </w:div>
    <w:div w:id="1081174294">
      <w:bodyDiv w:val="1"/>
      <w:marLeft w:val="0"/>
      <w:marRight w:val="0"/>
      <w:marTop w:val="0"/>
      <w:marBottom w:val="0"/>
      <w:divBdr>
        <w:top w:val="none" w:sz="0" w:space="0" w:color="auto"/>
        <w:left w:val="none" w:sz="0" w:space="0" w:color="auto"/>
        <w:bottom w:val="none" w:sz="0" w:space="0" w:color="auto"/>
        <w:right w:val="none" w:sz="0" w:space="0" w:color="auto"/>
      </w:divBdr>
    </w:div>
    <w:div w:id="1082339777">
      <w:bodyDiv w:val="1"/>
      <w:marLeft w:val="0"/>
      <w:marRight w:val="0"/>
      <w:marTop w:val="0"/>
      <w:marBottom w:val="0"/>
      <w:divBdr>
        <w:top w:val="none" w:sz="0" w:space="0" w:color="auto"/>
        <w:left w:val="none" w:sz="0" w:space="0" w:color="auto"/>
        <w:bottom w:val="none" w:sz="0" w:space="0" w:color="auto"/>
        <w:right w:val="none" w:sz="0" w:space="0" w:color="auto"/>
      </w:divBdr>
    </w:div>
    <w:div w:id="1083145865">
      <w:bodyDiv w:val="1"/>
      <w:marLeft w:val="0"/>
      <w:marRight w:val="0"/>
      <w:marTop w:val="0"/>
      <w:marBottom w:val="0"/>
      <w:divBdr>
        <w:top w:val="none" w:sz="0" w:space="0" w:color="auto"/>
        <w:left w:val="none" w:sz="0" w:space="0" w:color="auto"/>
        <w:bottom w:val="none" w:sz="0" w:space="0" w:color="auto"/>
        <w:right w:val="none" w:sz="0" w:space="0" w:color="auto"/>
      </w:divBdr>
    </w:div>
    <w:div w:id="1083182080">
      <w:bodyDiv w:val="1"/>
      <w:marLeft w:val="0"/>
      <w:marRight w:val="0"/>
      <w:marTop w:val="0"/>
      <w:marBottom w:val="0"/>
      <w:divBdr>
        <w:top w:val="none" w:sz="0" w:space="0" w:color="auto"/>
        <w:left w:val="none" w:sz="0" w:space="0" w:color="auto"/>
        <w:bottom w:val="none" w:sz="0" w:space="0" w:color="auto"/>
        <w:right w:val="none" w:sz="0" w:space="0" w:color="auto"/>
      </w:divBdr>
    </w:div>
    <w:div w:id="1084957771">
      <w:bodyDiv w:val="1"/>
      <w:marLeft w:val="0"/>
      <w:marRight w:val="0"/>
      <w:marTop w:val="0"/>
      <w:marBottom w:val="0"/>
      <w:divBdr>
        <w:top w:val="none" w:sz="0" w:space="0" w:color="auto"/>
        <w:left w:val="none" w:sz="0" w:space="0" w:color="auto"/>
        <w:bottom w:val="none" w:sz="0" w:space="0" w:color="auto"/>
        <w:right w:val="none" w:sz="0" w:space="0" w:color="auto"/>
      </w:divBdr>
    </w:div>
    <w:div w:id="1086196670">
      <w:bodyDiv w:val="1"/>
      <w:marLeft w:val="0"/>
      <w:marRight w:val="0"/>
      <w:marTop w:val="0"/>
      <w:marBottom w:val="0"/>
      <w:divBdr>
        <w:top w:val="none" w:sz="0" w:space="0" w:color="auto"/>
        <w:left w:val="none" w:sz="0" w:space="0" w:color="auto"/>
        <w:bottom w:val="none" w:sz="0" w:space="0" w:color="auto"/>
        <w:right w:val="none" w:sz="0" w:space="0" w:color="auto"/>
      </w:divBdr>
    </w:div>
    <w:div w:id="1087267219">
      <w:bodyDiv w:val="1"/>
      <w:marLeft w:val="0"/>
      <w:marRight w:val="0"/>
      <w:marTop w:val="0"/>
      <w:marBottom w:val="0"/>
      <w:divBdr>
        <w:top w:val="none" w:sz="0" w:space="0" w:color="auto"/>
        <w:left w:val="none" w:sz="0" w:space="0" w:color="auto"/>
        <w:bottom w:val="none" w:sz="0" w:space="0" w:color="auto"/>
        <w:right w:val="none" w:sz="0" w:space="0" w:color="auto"/>
      </w:divBdr>
    </w:div>
    <w:div w:id="1087728380">
      <w:bodyDiv w:val="1"/>
      <w:marLeft w:val="0"/>
      <w:marRight w:val="0"/>
      <w:marTop w:val="0"/>
      <w:marBottom w:val="0"/>
      <w:divBdr>
        <w:top w:val="none" w:sz="0" w:space="0" w:color="auto"/>
        <w:left w:val="none" w:sz="0" w:space="0" w:color="auto"/>
        <w:bottom w:val="none" w:sz="0" w:space="0" w:color="auto"/>
        <w:right w:val="none" w:sz="0" w:space="0" w:color="auto"/>
      </w:divBdr>
    </w:div>
    <w:div w:id="1087844487">
      <w:bodyDiv w:val="1"/>
      <w:marLeft w:val="0"/>
      <w:marRight w:val="0"/>
      <w:marTop w:val="0"/>
      <w:marBottom w:val="0"/>
      <w:divBdr>
        <w:top w:val="none" w:sz="0" w:space="0" w:color="auto"/>
        <w:left w:val="none" w:sz="0" w:space="0" w:color="auto"/>
        <w:bottom w:val="none" w:sz="0" w:space="0" w:color="auto"/>
        <w:right w:val="none" w:sz="0" w:space="0" w:color="auto"/>
      </w:divBdr>
    </w:div>
    <w:div w:id="1089427424">
      <w:bodyDiv w:val="1"/>
      <w:marLeft w:val="0"/>
      <w:marRight w:val="0"/>
      <w:marTop w:val="0"/>
      <w:marBottom w:val="0"/>
      <w:divBdr>
        <w:top w:val="none" w:sz="0" w:space="0" w:color="auto"/>
        <w:left w:val="none" w:sz="0" w:space="0" w:color="auto"/>
        <w:bottom w:val="none" w:sz="0" w:space="0" w:color="auto"/>
        <w:right w:val="none" w:sz="0" w:space="0" w:color="auto"/>
      </w:divBdr>
    </w:div>
    <w:div w:id="1089622383">
      <w:bodyDiv w:val="1"/>
      <w:marLeft w:val="0"/>
      <w:marRight w:val="0"/>
      <w:marTop w:val="0"/>
      <w:marBottom w:val="0"/>
      <w:divBdr>
        <w:top w:val="none" w:sz="0" w:space="0" w:color="auto"/>
        <w:left w:val="none" w:sz="0" w:space="0" w:color="auto"/>
        <w:bottom w:val="none" w:sz="0" w:space="0" w:color="auto"/>
        <w:right w:val="none" w:sz="0" w:space="0" w:color="auto"/>
      </w:divBdr>
    </w:div>
    <w:div w:id="1090388043">
      <w:bodyDiv w:val="1"/>
      <w:marLeft w:val="0"/>
      <w:marRight w:val="0"/>
      <w:marTop w:val="0"/>
      <w:marBottom w:val="0"/>
      <w:divBdr>
        <w:top w:val="none" w:sz="0" w:space="0" w:color="auto"/>
        <w:left w:val="none" w:sz="0" w:space="0" w:color="auto"/>
        <w:bottom w:val="none" w:sz="0" w:space="0" w:color="auto"/>
        <w:right w:val="none" w:sz="0" w:space="0" w:color="auto"/>
      </w:divBdr>
    </w:div>
    <w:div w:id="1090541948">
      <w:bodyDiv w:val="1"/>
      <w:marLeft w:val="0"/>
      <w:marRight w:val="0"/>
      <w:marTop w:val="0"/>
      <w:marBottom w:val="0"/>
      <w:divBdr>
        <w:top w:val="none" w:sz="0" w:space="0" w:color="auto"/>
        <w:left w:val="none" w:sz="0" w:space="0" w:color="auto"/>
        <w:bottom w:val="none" w:sz="0" w:space="0" w:color="auto"/>
        <w:right w:val="none" w:sz="0" w:space="0" w:color="auto"/>
      </w:divBdr>
    </w:div>
    <w:div w:id="1091202751">
      <w:bodyDiv w:val="1"/>
      <w:marLeft w:val="0"/>
      <w:marRight w:val="0"/>
      <w:marTop w:val="0"/>
      <w:marBottom w:val="0"/>
      <w:divBdr>
        <w:top w:val="none" w:sz="0" w:space="0" w:color="auto"/>
        <w:left w:val="none" w:sz="0" w:space="0" w:color="auto"/>
        <w:bottom w:val="none" w:sz="0" w:space="0" w:color="auto"/>
        <w:right w:val="none" w:sz="0" w:space="0" w:color="auto"/>
      </w:divBdr>
    </w:div>
    <w:div w:id="1091850414">
      <w:bodyDiv w:val="1"/>
      <w:marLeft w:val="0"/>
      <w:marRight w:val="0"/>
      <w:marTop w:val="0"/>
      <w:marBottom w:val="0"/>
      <w:divBdr>
        <w:top w:val="none" w:sz="0" w:space="0" w:color="auto"/>
        <w:left w:val="none" w:sz="0" w:space="0" w:color="auto"/>
        <w:bottom w:val="none" w:sz="0" w:space="0" w:color="auto"/>
        <w:right w:val="none" w:sz="0" w:space="0" w:color="auto"/>
      </w:divBdr>
    </w:div>
    <w:div w:id="1092237041">
      <w:bodyDiv w:val="1"/>
      <w:marLeft w:val="0"/>
      <w:marRight w:val="0"/>
      <w:marTop w:val="0"/>
      <w:marBottom w:val="0"/>
      <w:divBdr>
        <w:top w:val="none" w:sz="0" w:space="0" w:color="auto"/>
        <w:left w:val="none" w:sz="0" w:space="0" w:color="auto"/>
        <w:bottom w:val="none" w:sz="0" w:space="0" w:color="auto"/>
        <w:right w:val="none" w:sz="0" w:space="0" w:color="auto"/>
      </w:divBdr>
    </w:div>
    <w:div w:id="1093668418">
      <w:bodyDiv w:val="1"/>
      <w:marLeft w:val="0"/>
      <w:marRight w:val="0"/>
      <w:marTop w:val="0"/>
      <w:marBottom w:val="0"/>
      <w:divBdr>
        <w:top w:val="none" w:sz="0" w:space="0" w:color="auto"/>
        <w:left w:val="none" w:sz="0" w:space="0" w:color="auto"/>
        <w:bottom w:val="none" w:sz="0" w:space="0" w:color="auto"/>
        <w:right w:val="none" w:sz="0" w:space="0" w:color="auto"/>
      </w:divBdr>
    </w:div>
    <w:div w:id="1095252910">
      <w:bodyDiv w:val="1"/>
      <w:marLeft w:val="0"/>
      <w:marRight w:val="0"/>
      <w:marTop w:val="0"/>
      <w:marBottom w:val="0"/>
      <w:divBdr>
        <w:top w:val="none" w:sz="0" w:space="0" w:color="auto"/>
        <w:left w:val="none" w:sz="0" w:space="0" w:color="auto"/>
        <w:bottom w:val="none" w:sz="0" w:space="0" w:color="auto"/>
        <w:right w:val="none" w:sz="0" w:space="0" w:color="auto"/>
      </w:divBdr>
    </w:div>
    <w:div w:id="1095900595">
      <w:bodyDiv w:val="1"/>
      <w:marLeft w:val="0"/>
      <w:marRight w:val="0"/>
      <w:marTop w:val="0"/>
      <w:marBottom w:val="0"/>
      <w:divBdr>
        <w:top w:val="none" w:sz="0" w:space="0" w:color="auto"/>
        <w:left w:val="none" w:sz="0" w:space="0" w:color="auto"/>
        <w:bottom w:val="none" w:sz="0" w:space="0" w:color="auto"/>
        <w:right w:val="none" w:sz="0" w:space="0" w:color="auto"/>
      </w:divBdr>
    </w:div>
    <w:div w:id="1095980966">
      <w:bodyDiv w:val="1"/>
      <w:marLeft w:val="0"/>
      <w:marRight w:val="0"/>
      <w:marTop w:val="0"/>
      <w:marBottom w:val="0"/>
      <w:divBdr>
        <w:top w:val="none" w:sz="0" w:space="0" w:color="auto"/>
        <w:left w:val="none" w:sz="0" w:space="0" w:color="auto"/>
        <w:bottom w:val="none" w:sz="0" w:space="0" w:color="auto"/>
        <w:right w:val="none" w:sz="0" w:space="0" w:color="auto"/>
      </w:divBdr>
    </w:div>
    <w:div w:id="1096288248">
      <w:bodyDiv w:val="1"/>
      <w:marLeft w:val="0"/>
      <w:marRight w:val="0"/>
      <w:marTop w:val="0"/>
      <w:marBottom w:val="0"/>
      <w:divBdr>
        <w:top w:val="none" w:sz="0" w:space="0" w:color="auto"/>
        <w:left w:val="none" w:sz="0" w:space="0" w:color="auto"/>
        <w:bottom w:val="none" w:sz="0" w:space="0" w:color="auto"/>
        <w:right w:val="none" w:sz="0" w:space="0" w:color="auto"/>
      </w:divBdr>
    </w:div>
    <w:div w:id="1098256684">
      <w:bodyDiv w:val="1"/>
      <w:marLeft w:val="0"/>
      <w:marRight w:val="0"/>
      <w:marTop w:val="0"/>
      <w:marBottom w:val="0"/>
      <w:divBdr>
        <w:top w:val="none" w:sz="0" w:space="0" w:color="auto"/>
        <w:left w:val="none" w:sz="0" w:space="0" w:color="auto"/>
        <w:bottom w:val="none" w:sz="0" w:space="0" w:color="auto"/>
        <w:right w:val="none" w:sz="0" w:space="0" w:color="auto"/>
      </w:divBdr>
    </w:div>
    <w:div w:id="1099443841">
      <w:bodyDiv w:val="1"/>
      <w:marLeft w:val="0"/>
      <w:marRight w:val="0"/>
      <w:marTop w:val="0"/>
      <w:marBottom w:val="0"/>
      <w:divBdr>
        <w:top w:val="none" w:sz="0" w:space="0" w:color="auto"/>
        <w:left w:val="none" w:sz="0" w:space="0" w:color="auto"/>
        <w:bottom w:val="none" w:sz="0" w:space="0" w:color="auto"/>
        <w:right w:val="none" w:sz="0" w:space="0" w:color="auto"/>
      </w:divBdr>
    </w:div>
    <w:div w:id="1100099822">
      <w:bodyDiv w:val="1"/>
      <w:marLeft w:val="0"/>
      <w:marRight w:val="0"/>
      <w:marTop w:val="0"/>
      <w:marBottom w:val="0"/>
      <w:divBdr>
        <w:top w:val="none" w:sz="0" w:space="0" w:color="auto"/>
        <w:left w:val="none" w:sz="0" w:space="0" w:color="auto"/>
        <w:bottom w:val="none" w:sz="0" w:space="0" w:color="auto"/>
        <w:right w:val="none" w:sz="0" w:space="0" w:color="auto"/>
      </w:divBdr>
    </w:div>
    <w:div w:id="1105731182">
      <w:bodyDiv w:val="1"/>
      <w:marLeft w:val="0"/>
      <w:marRight w:val="0"/>
      <w:marTop w:val="0"/>
      <w:marBottom w:val="0"/>
      <w:divBdr>
        <w:top w:val="none" w:sz="0" w:space="0" w:color="auto"/>
        <w:left w:val="none" w:sz="0" w:space="0" w:color="auto"/>
        <w:bottom w:val="none" w:sz="0" w:space="0" w:color="auto"/>
        <w:right w:val="none" w:sz="0" w:space="0" w:color="auto"/>
      </w:divBdr>
    </w:div>
    <w:div w:id="1107888813">
      <w:bodyDiv w:val="1"/>
      <w:marLeft w:val="0"/>
      <w:marRight w:val="0"/>
      <w:marTop w:val="0"/>
      <w:marBottom w:val="0"/>
      <w:divBdr>
        <w:top w:val="none" w:sz="0" w:space="0" w:color="auto"/>
        <w:left w:val="none" w:sz="0" w:space="0" w:color="auto"/>
        <w:bottom w:val="none" w:sz="0" w:space="0" w:color="auto"/>
        <w:right w:val="none" w:sz="0" w:space="0" w:color="auto"/>
      </w:divBdr>
    </w:div>
    <w:div w:id="1107963484">
      <w:bodyDiv w:val="1"/>
      <w:marLeft w:val="0"/>
      <w:marRight w:val="0"/>
      <w:marTop w:val="0"/>
      <w:marBottom w:val="0"/>
      <w:divBdr>
        <w:top w:val="none" w:sz="0" w:space="0" w:color="auto"/>
        <w:left w:val="none" w:sz="0" w:space="0" w:color="auto"/>
        <w:bottom w:val="none" w:sz="0" w:space="0" w:color="auto"/>
        <w:right w:val="none" w:sz="0" w:space="0" w:color="auto"/>
      </w:divBdr>
    </w:div>
    <w:div w:id="1108037930">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09660471">
      <w:bodyDiv w:val="1"/>
      <w:marLeft w:val="0"/>
      <w:marRight w:val="0"/>
      <w:marTop w:val="0"/>
      <w:marBottom w:val="0"/>
      <w:divBdr>
        <w:top w:val="none" w:sz="0" w:space="0" w:color="auto"/>
        <w:left w:val="none" w:sz="0" w:space="0" w:color="auto"/>
        <w:bottom w:val="none" w:sz="0" w:space="0" w:color="auto"/>
        <w:right w:val="none" w:sz="0" w:space="0" w:color="auto"/>
      </w:divBdr>
    </w:div>
    <w:div w:id="1109814633">
      <w:bodyDiv w:val="1"/>
      <w:marLeft w:val="0"/>
      <w:marRight w:val="0"/>
      <w:marTop w:val="0"/>
      <w:marBottom w:val="0"/>
      <w:divBdr>
        <w:top w:val="none" w:sz="0" w:space="0" w:color="auto"/>
        <w:left w:val="none" w:sz="0" w:space="0" w:color="auto"/>
        <w:bottom w:val="none" w:sz="0" w:space="0" w:color="auto"/>
        <w:right w:val="none" w:sz="0" w:space="0" w:color="auto"/>
      </w:divBdr>
    </w:div>
    <w:div w:id="1109931903">
      <w:bodyDiv w:val="1"/>
      <w:marLeft w:val="0"/>
      <w:marRight w:val="0"/>
      <w:marTop w:val="0"/>
      <w:marBottom w:val="0"/>
      <w:divBdr>
        <w:top w:val="none" w:sz="0" w:space="0" w:color="auto"/>
        <w:left w:val="none" w:sz="0" w:space="0" w:color="auto"/>
        <w:bottom w:val="none" w:sz="0" w:space="0" w:color="auto"/>
        <w:right w:val="none" w:sz="0" w:space="0" w:color="auto"/>
      </w:divBdr>
    </w:div>
    <w:div w:id="1110049543">
      <w:bodyDiv w:val="1"/>
      <w:marLeft w:val="0"/>
      <w:marRight w:val="0"/>
      <w:marTop w:val="0"/>
      <w:marBottom w:val="0"/>
      <w:divBdr>
        <w:top w:val="none" w:sz="0" w:space="0" w:color="auto"/>
        <w:left w:val="none" w:sz="0" w:space="0" w:color="auto"/>
        <w:bottom w:val="none" w:sz="0" w:space="0" w:color="auto"/>
        <w:right w:val="none" w:sz="0" w:space="0" w:color="auto"/>
      </w:divBdr>
    </w:div>
    <w:div w:id="1110274875">
      <w:bodyDiv w:val="1"/>
      <w:marLeft w:val="0"/>
      <w:marRight w:val="0"/>
      <w:marTop w:val="0"/>
      <w:marBottom w:val="0"/>
      <w:divBdr>
        <w:top w:val="none" w:sz="0" w:space="0" w:color="auto"/>
        <w:left w:val="none" w:sz="0" w:space="0" w:color="auto"/>
        <w:bottom w:val="none" w:sz="0" w:space="0" w:color="auto"/>
        <w:right w:val="none" w:sz="0" w:space="0" w:color="auto"/>
      </w:divBdr>
    </w:div>
    <w:div w:id="1110324116">
      <w:bodyDiv w:val="1"/>
      <w:marLeft w:val="0"/>
      <w:marRight w:val="0"/>
      <w:marTop w:val="0"/>
      <w:marBottom w:val="0"/>
      <w:divBdr>
        <w:top w:val="none" w:sz="0" w:space="0" w:color="auto"/>
        <w:left w:val="none" w:sz="0" w:space="0" w:color="auto"/>
        <w:bottom w:val="none" w:sz="0" w:space="0" w:color="auto"/>
        <w:right w:val="none" w:sz="0" w:space="0" w:color="auto"/>
      </w:divBdr>
    </w:div>
    <w:div w:id="1110903879">
      <w:bodyDiv w:val="1"/>
      <w:marLeft w:val="0"/>
      <w:marRight w:val="0"/>
      <w:marTop w:val="0"/>
      <w:marBottom w:val="0"/>
      <w:divBdr>
        <w:top w:val="none" w:sz="0" w:space="0" w:color="auto"/>
        <w:left w:val="none" w:sz="0" w:space="0" w:color="auto"/>
        <w:bottom w:val="none" w:sz="0" w:space="0" w:color="auto"/>
        <w:right w:val="none" w:sz="0" w:space="0" w:color="auto"/>
      </w:divBdr>
    </w:div>
    <w:div w:id="1112431877">
      <w:bodyDiv w:val="1"/>
      <w:marLeft w:val="0"/>
      <w:marRight w:val="0"/>
      <w:marTop w:val="0"/>
      <w:marBottom w:val="0"/>
      <w:divBdr>
        <w:top w:val="none" w:sz="0" w:space="0" w:color="auto"/>
        <w:left w:val="none" w:sz="0" w:space="0" w:color="auto"/>
        <w:bottom w:val="none" w:sz="0" w:space="0" w:color="auto"/>
        <w:right w:val="none" w:sz="0" w:space="0" w:color="auto"/>
      </w:divBdr>
    </w:div>
    <w:div w:id="1113018672">
      <w:bodyDiv w:val="1"/>
      <w:marLeft w:val="0"/>
      <w:marRight w:val="0"/>
      <w:marTop w:val="0"/>
      <w:marBottom w:val="0"/>
      <w:divBdr>
        <w:top w:val="none" w:sz="0" w:space="0" w:color="auto"/>
        <w:left w:val="none" w:sz="0" w:space="0" w:color="auto"/>
        <w:bottom w:val="none" w:sz="0" w:space="0" w:color="auto"/>
        <w:right w:val="none" w:sz="0" w:space="0" w:color="auto"/>
      </w:divBdr>
    </w:div>
    <w:div w:id="1113280775">
      <w:bodyDiv w:val="1"/>
      <w:marLeft w:val="0"/>
      <w:marRight w:val="0"/>
      <w:marTop w:val="0"/>
      <w:marBottom w:val="0"/>
      <w:divBdr>
        <w:top w:val="none" w:sz="0" w:space="0" w:color="auto"/>
        <w:left w:val="none" w:sz="0" w:space="0" w:color="auto"/>
        <w:bottom w:val="none" w:sz="0" w:space="0" w:color="auto"/>
        <w:right w:val="none" w:sz="0" w:space="0" w:color="auto"/>
      </w:divBdr>
    </w:div>
    <w:div w:id="1113598123">
      <w:bodyDiv w:val="1"/>
      <w:marLeft w:val="0"/>
      <w:marRight w:val="0"/>
      <w:marTop w:val="0"/>
      <w:marBottom w:val="0"/>
      <w:divBdr>
        <w:top w:val="none" w:sz="0" w:space="0" w:color="auto"/>
        <w:left w:val="none" w:sz="0" w:space="0" w:color="auto"/>
        <w:bottom w:val="none" w:sz="0" w:space="0" w:color="auto"/>
        <w:right w:val="none" w:sz="0" w:space="0" w:color="auto"/>
      </w:divBdr>
    </w:div>
    <w:div w:id="1113673950">
      <w:bodyDiv w:val="1"/>
      <w:marLeft w:val="0"/>
      <w:marRight w:val="0"/>
      <w:marTop w:val="0"/>
      <w:marBottom w:val="0"/>
      <w:divBdr>
        <w:top w:val="none" w:sz="0" w:space="0" w:color="auto"/>
        <w:left w:val="none" w:sz="0" w:space="0" w:color="auto"/>
        <w:bottom w:val="none" w:sz="0" w:space="0" w:color="auto"/>
        <w:right w:val="none" w:sz="0" w:space="0" w:color="auto"/>
      </w:divBdr>
    </w:div>
    <w:div w:id="1114788355">
      <w:bodyDiv w:val="1"/>
      <w:marLeft w:val="0"/>
      <w:marRight w:val="0"/>
      <w:marTop w:val="0"/>
      <w:marBottom w:val="0"/>
      <w:divBdr>
        <w:top w:val="none" w:sz="0" w:space="0" w:color="auto"/>
        <w:left w:val="none" w:sz="0" w:space="0" w:color="auto"/>
        <w:bottom w:val="none" w:sz="0" w:space="0" w:color="auto"/>
        <w:right w:val="none" w:sz="0" w:space="0" w:color="auto"/>
      </w:divBdr>
    </w:div>
    <w:div w:id="1116605039">
      <w:bodyDiv w:val="1"/>
      <w:marLeft w:val="0"/>
      <w:marRight w:val="0"/>
      <w:marTop w:val="0"/>
      <w:marBottom w:val="0"/>
      <w:divBdr>
        <w:top w:val="none" w:sz="0" w:space="0" w:color="auto"/>
        <w:left w:val="none" w:sz="0" w:space="0" w:color="auto"/>
        <w:bottom w:val="none" w:sz="0" w:space="0" w:color="auto"/>
        <w:right w:val="none" w:sz="0" w:space="0" w:color="auto"/>
      </w:divBdr>
    </w:div>
    <w:div w:id="1117258027">
      <w:bodyDiv w:val="1"/>
      <w:marLeft w:val="0"/>
      <w:marRight w:val="0"/>
      <w:marTop w:val="0"/>
      <w:marBottom w:val="0"/>
      <w:divBdr>
        <w:top w:val="none" w:sz="0" w:space="0" w:color="auto"/>
        <w:left w:val="none" w:sz="0" w:space="0" w:color="auto"/>
        <w:bottom w:val="none" w:sz="0" w:space="0" w:color="auto"/>
        <w:right w:val="none" w:sz="0" w:space="0" w:color="auto"/>
      </w:divBdr>
    </w:div>
    <w:div w:id="1117943320">
      <w:bodyDiv w:val="1"/>
      <w:marLeft w:val="0"/>
      <w:marRight w:val="0"/>
      <w:marTop w:val="0"/>
      <w:marBottom w:val="0"/>
      <w:divBdr>
        <w:top w:val="none" w:sz="0" w:space="0" w:color="auto"/>
        <w:left w:val="none" w:sz="0" w:space="0" w:color="auto"/>
        <w:bottom w:val="none" w:sz="0" w:space="0" w:color="auto"/>
        <w:right w:val="none" w:sz="0" w:space="0" w:color="auto"/>
      </w:divBdr>
    </w:div>
    <w:div w:id="1118908868">
      <w:bodyDiv w:val="1"/>
      <w:marLeft w:val="0"/>
      <w:marRight w:val="0"/>
      <w:marTop w:val="0"/>
      <w:marBottom w:val="0"/>
      <w:divBdr>
        <w:top w:val="none" w:sz="0" w:space="0" w:color="auto"/>
        <w:left w:val="none" w:sz="0" w:space="0" w:color="auto"/>
        <w:bottom w:val="none" w:sz="0" w:space="0" w:color="auto"/>
        <w:right w:val="none" w:sz="0" w:space="0" w:color="auto"/>
      </w:divBdr>
    </w:div>
    <w:div w:id="1121001531">
      <w:bodyDiv w:val="1"/>
      <w:marLeft w:val="0"/>
      <w:marRight w:val="0"/>
      <w:marTop w:val="0"/>
      <w:marBottom w:val="0"/>
      <w:divBdr>
        <w:top w:val="none" w:sz="0" w:space="0" w:color="auto"/>
        <w:left w:val="none" w:sz="0" w:space="0" w:color="auto"/>
        <w:bottom w:val="none" w:sz="0" w:space="0" w:color="auto"/>
        <w:right w:val="none" w:sz="0" w:space="0" w:color="auto"/>
      </w:divBdr>
    </w:div>
    <w:div w:id="1122068744">
      <w:bodyDiv w:val="1"/>
      <w:marLeft w:val="0"/>
      <w:marRight w:val="0"/>
      <w:marTop w:val="0"/>
      <w:marBottom w:val="0"/>
      <w:divBdr>
        <w:top w:val="none" w:sz="0" w:space="0" w:color="auto"/>
        <w:left w:val="none" w:sz="0" w:space="0" w:color="auto"/>
        <w:bottom w:val="none" w:sz="0" w:space="0" w:color="auto"/>
        <w:right w:val="none" w:sz="0" w:space="0" w:color="auto"/>
      </w:divBdr>
    </w:div>
    <w:div w:id="1122462184">
      <w:bodyDiv w:val="1"/>
      <w:marLeft w:val="0"/>
      <w:marRight w:val="0"/>
      <w:marTop w:val="0"/>
      <w:marBottom w:val="0"/>
      <w:divBdr>
        <w:top w:val="none" w:sz="0" w:space="0" w:color="auto"/>
        <w:left w:val="none" w:sz="0" w:space="0" w:color="auto"/>
        <w:bottom w:val="none" w:sz="0" w:space="0" w:color="auto"/>
        <w:right w:val="none" w:sz="0" w:space="0" w:color="auto"/>
      </w:divBdr>
    </w:div>
    <w:div w:id="1124350517">
      <w:bodyDiv w:val="1"/>
      <w:marLeft w:val="0"/>
      <w:marRight w:val="0"/>
      <w:marTop w:val="0"/>
      <w:marBottom w:val="0"/>
      <w:divBdr>
        <w:top w:val="none" w:sz="0" w:space="0" w:color="auto"/>
        <w:left w:val="none" w:sz="0" w:space="0" w:color="auto"/>
        <w:bottom w:val="none" w:sz="0" w:space="0" w:color="auto"/>
        <w:right w:val="none" w:sz="0" w:space="0" w:color="auto"/>
      </w:divBdr>
    </w:div>
    <w:div w:id="1124691623">
      <w:bodyDiv w:val="1"/>
      <w:marLeft w:val="0"/>
      <w:marRight w:val="0"/>
      <w:marTop w:val="0"/>
      <w:marBottom w:val="0"/>
      <w:divBdr>
        <w:top w:val="none" w:sz="0" w:space="0" w:color="auto"/>
        <w:left w:val="none" w:sz="0" w:space="0" w:color="auto"/>
        <w:bottom w:val="none" w:sz="0" w:space="0" w:color="auto"/>
        <w:right w:val="none" w:sz="0" w:space="0" w:color="auto"/>
      </w:divBdr>
    </w:div>
    <w:div w:id="1125663205">
      <w:bodyDiv w:val="1"/>
      <w:marLeft w:val="0"/>
      <w:marRight w:val="0"/>
      <w:marTop w:val="0"/>
      <w:marBottom w:val="0"/>
      <w:divBdr>
        <w:top w:val="none" w:sz="0" w:space="0" w:color="auto"/>
        <w:left w:val="none" w:sz="0" w:space="0" w:color="auto"/>
        <w:bottom w:val="none" w:sz="0" w:space="0" w:color="auto"/>
        <w:right w:val="none" w:sz="0" w:space="0" w:color="auto"/>
      </w:divBdr>
    </w:div>
    <w:div w:id="1127166352">
      <w:bodyDiv w:val="1"/>
      <w:marLeft w:val="0"/>
      <w:marRight w:val="0"/>
      <w:marTop w:val="0"/>
      <w:marBottom w:val="0"/>
      <w:divBdr>
        <w:top w:val="none" w:sz="0" w:space="0" w:color="auto"/>
        <w:left w:val="none" w:sz="0" w:space="0" w:color="auto"/>
        <w:bottom w:val="none" w:sz="0" w:space="0" w:color="auto"/>
        <w:right w:val="none" w:sz="0" w:space="0" w:color="auto"/>
      </w:divBdr>
    </w:div>
    <w:div w:id="1127702487">
      <w:bodyDiv w:val="1"/>
      <w:marLeft w:val="0"/>
      <w:marRight w:val="0"/>
      <w:marTop w:val="0"/>
      <w:marBottom w:val="0"/>
      <w:divBdr>
        <w:top w:val="none" w:sz="0" w:space="0" w:color="auto"/>
        <w:left w:val="none" w:sz="0" w:space="0" w:color="auto"/>
        <w:bottom w:val="none" w:sz="0" w:space="0" w:color="auto"/>
        <w:right w:val="none" w:sz="0" w:space="0" w:color="auto"/>
      </w:divBdr>
    </w:div>
    <w:div w:id="1128086049">
      <w:bodyDiv w:val="1"/>
      <w:marLeft w:val="0"/>
      <w:marRight w:val="0"/>
      <w:marTop w:val="0"/>
      <w:marBottom w:val="0"/>
      <w:divBdr>
        <w:top w:val="none" w:sz="0" w:space="0" w:color="auto"/>
        <w:left w:val="none" w:sz="0" w:space="0" w:color="auto"/>
        <w:bottom w:val="none" w:sz="0" w:space="0" w:color="auto"/>
        <w:right w:val="none" w:sz="0" w:space="0" w:color="auto"/>
      </w:divBdr>
    </w:div>
    <w:div w:id="1130705971">
      <w:bodyDiv w:val="1"/>
      <w:marLeft w:val="0"/>
      <w:marRight w:val="0"/>
      <w:marTop w:val="0"/>
      <w:marBottom w:val="0"/>
      <w:divBdr>
        <w:top w:val="none" w:sz="0" w:space="0" w:color="auto"/>
        <w:left w:val="none" w:sz="0" w:space="0" w:color="auto"/>
        <w:bottom w:val="none" w:sz="0" w:space="0" w:color="auto"/>
        <w:right w:val="none" w:sz="0" w:space="0" w:color="auto"/>
      </w:divBdr>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
    <w:div w:id="1134979788">
      <w:bodyDiv w:val="1"/>
      <w:marLeft w:val="0"/>
      <w:marRight w:val="0"/>
      <w:marTop w:val="0"/>
      <w:marBottom w:val="0"/>
      <w:divBdr>
        <w:top w:val="none" w:sz="0" w:space="0" w:color="auto"/>
        <w:left w:val="none" w:sz="0" w:space="0" w:color="auto"/>
        <w:bottom w:val="none" w:sz="0" w:space="0" w:color="auto"/>
        <w:right w:val="none" w:sz="0" w:space="0" w:color="auto"/>
      </w:divBdr>
    </w:div>
    <w:div w:id="1135369042">
      <w:bodyDiv w:val="1"/>
      <w:marLeft w:val="0"/>
      <w:marRight w:val="0"/>
      <w:marTop w:val="0"/>
      <w:marBottom w:val="0"/>
      <w:divBdr>
        <w:top w:val="none" w:sz="0" w:space="0" w:color="auto"/>
        <w:left w:val="none" w:sz="0" w:space="0" w:color="auto"/>
        <w:bottom w:val="none" w:sz="0" w:space="0" w:color="auto"/>
        <w:right w:val="none" w:sz="0" w:space="0" w:color="auto"/>
      </w:divBdr>
    </w:div>
    <w:div w:id="1136528318">
      <w:bodyDiv w:val="1"/>
      <w:marLeft w:val="0"/>
      <w:marRight w:val="0"/>
      <w:marTop w:val="0"/>
      <w:marBottom w:val="0"/>
      <w:divBdr>
        <w:top w:val="none" w:sz="0" w:space="0" w:color="auto"/>
        <w:left w:val="none" w:sz="0" w:space="0" w:color="auto"/>
        <w:bottom w:val="none" w:sz="0" w:space="0" w:color="auto"/>
        <w:right w:val="none" w:sz="0" w:space="0" w:color="auto"/>
      </w:divBdr>
    </w:div>
    <w:div w:id="1137069775">
      <w:bodyDiv w:val="1"/>
      <w:marLeft w:val="0"/>
      <w:marRight w:val="0"/>
      <w:marTop w:val="0"/>
      <w:marBottom w:val="0"/>
      <w:divBdr>
        <w:top w:val="none" w:sz="0" w:space="0" w:color="auto"/>
        <w:left w:val="none" w:sz="0" w:space="0" w:color="auto"/>
        <w:bottom w:val="none" w:sz="0" w:space="0" w:color="auto"/>
        <w:right w:val="none" w:sz="0" w:space="0" w:color="auto"/>
      </w:divBdr>
    </w:div>
    <w:div w:id="1137603952">
      <w:bodyDiv w:val="1"/>
      <w:marLeft w:val="0"/>
      <w:marRight w:val="0"/>
      <w:marTop w:val="0"/>
      <w:marBottom w:val="0"/>
      <w:divBdr>
        <w:top w:val="none" w:sz="0" w:space="0" w:color="auto"/>
        <w:left w:val="none" w:sz="0" w:space="0" w:color="auto"/>
        <w:bottom w:val="none" w:sz="0" w:space="0" w:color="auto"/>
        <w:right w:val="none" w:sz="0" w:space="0" w:color="auto"/>
      </w:divBdr>
    </w:div>
    <w:div w:id="1137649061">
      <w:bodyDiv w:val="1"/>
      <w:marLeft w:val="0"/>
      <w:marRight w:val="0"/>
      <w:marTop w:val="0"/>
      <w:marBottom w:val="0"/>
      <w:divBdr>
        <w:top w:val="none" w:sz="0" w:space="0" w:color="auto"/>
        <w:left w:val="none" w:sz="0" w:space="0" w:color="auto"/>
        <w:bottom w:val="none" w:sz="0" w:space="0" w:color="auto"/>
        <w:right w:val="none" w:sz="0" w:space="0" w:color="auto"/>
      </w:divBdr>
    </w:div>
    <w:div w:id="1138185718">
      <w:bodyDiv w:val="1"/>
      <w:marLeft w:val="0"/>
      <w:marRight w:val="0"/>
      <w:marTop w:val="0"/>
      <w:marBottom w:val="0"/>
      <w:divBdr>
        <w:top w:val="none" w:sz="0" w:space="0" w:color="auto"/>
        <w:left w:val="none" w:sz="0" w:space="0" w:color="auto"/>
        <w:bottom w:val="none" w:sz="0" w:space="0" w:color="auto"/>
        <w:right w:val="none" w:sz="0" w:space="0" w:color="auto"/>
      </w:divBdr>
    </w:div>
    <w:div w:id="1138229411">
      <w:bodyDiv w:val="1"/>
      <w:marLeft w:val="0"/>
      <w:marRight w:val="0"/>
      <w:marTop w:val="0"/>
      <w:marBottom w:val="0"/>
      <w:divBdr>
        <w:top w:val="none" w:sz="0" w:space="0" w:color="auto"/>
        <w:left w:val="none" w:sz="0" w:space="0" w:color="auto"/>
        <w:bottom w:val="none" w:sz="0" w:space="0" w:color="auto"/>
        <w:right w:val="none" w:sz="0" w:space="0" w:color="auto"/>
      </w:divBdr>
    </w:div>
    <w:div w:id="1139154570">
      <w:bodyDiv w:val="1"/>
      <w:marLeft w:val="0"/>
      <w:marRight w:val="0"/>
      <w:marTop w:val="0"/>
      <w:marBottom w:val="0"/>
      <w:divBdr>
        <w:top w:val="none" w:sz="0" w:space="0" w:color="auto"/>
        <w:left w:val="none" w:sz="0" w:space="0" w:color="auto"/>
        <w:bottom w:val="none" w:sz="0" w:space="0" w:color="auto"/>
        <w:right w:val="none" w:sz="0" w:space="0" w:color="auto"/>
      </w:divBdr>
    </w:div>
    <w:div w:id="1139764548">
      <w:bodyDiv w:val="1"/>
      <w:marLeft w:val="0"/>
      <w:marRight w:val="0"/>
      <w:marTop w:val="0"/>
      <w:marBottom w:val="0"/>
      <w:divBdr>
        <w:top w:val="none" w:sz="0" w:space="0" w:color="auto"/>
        <w:left w:val="none" w:sz="0" w:space="0" w:color="auto"/>
        <w:bottom w:val="none" w:sz="0" w:space="0" w:color="auto"/>
        <w:right w:val="none" w:sz="0" w:space="0" w:color="auto"/>
      </w:divBdr>
    </w:div>
    <w:div w:id="1139768313">
      <w:bodyDiv w:val="1"/>
      <w:marLeft w:val="0"/>
      <w:marRight w:val="0"/>
      <w:marTop w:val="0"/>
      <w:marBottom w:val="0"/>
      <w:divBdr>
        <w:top w:val="none" w:sz="0" w:space="0" w:color="auto"/>
        <w:left w:val="none" w:sz="0" w:space="0" w:color="auto"/>
        <w:bottom w:val="none" w:sz="0" w:space="0" w:color="auto"/>
        <w:right w:val="none" w:sz="0" w:space="0" w:color="auto"/>
      </w:divBdr>
    </w:div>
    <w:div w:id="1140804615">
      <w:bodyDiv w:val="1"/>
      <w:marLeft w:val="0"/>
      <w:marRight w:val="0"/>
      <w:marTop w:val="0"/>
      <w:marBottom w:val="0"/>
      <w:divBdr>
        <w:top w:val="none" w:sz="0" w:space="0" w:color="auto"/>
        <w:left w:val="none" w:sz="0" w:space="0" w:color="auto"/>
        <w:bottom w:val="none" w:sz="0" w:space="0" w:color="auto"/>
        <w:right w:val="none" w:sz="0" w:space="0" w:color="auto"/>
      </w:divBdr>
    </w:div>
    <w:div w:id="1140926185">
      <w:bodyDiv w:val="1"/>
      <w:marLeft w:val="0"/>
      <w:marRight w:val="0"/>
      <w:marTop w:val="0"/>
      <w:marBottom w:val="0"/>
      <w:divBdr>
        <w:top w:val="none" w:sz="0" w:space="0" w:color="auto"/>
        <w:left w:val="none" w:sz="0" w:space="0" w:color="auto"/>
        <w:bottom w:val="none" w:sz="0" w:space="0" w:color="auto"/>
        <w:right w:val="none" w:sz="0" w:space="0" w:color="auto"/>
      </w:divBdr>
    </w:div>
    <w:div w:id="1141846099">
      <w:bodyDiv w:val="1"/>
      <w:marLeft w:val="0"/>
      <w:marRight w:val="0"/>
      <w:marTop w:val="0"/>
      <w:marBottom w:val="0"/>
      <w:divBdr>
        <w:top w:val="none" w:sz="0" w:space="0" w:color="auto"/>
        <w:left w:val="none" w:sz="0" w:space="0" w:color="auto"/>
        <w:bottom w:val="none" w:sz="0" w:space="0" w:color="auto"/>
        <w:right w:val="none" w:sz="0" w:space="0" w:color="auto"/>
      </w:divBdr>
    </w:div>
    <w:div w:id="1143230013">
      <w:bodyDiv w:val="1"/>
      <w:marLeft w:val="0"/>
      <w:marRight w:val="0"/>
      <w:marTop w:val="0"/>
      <w:marBottom w:val="0"/>
      <w:divBdr>
        <w:top w:val="none" w:sz="0" w:space="0" w:color="auto"/>
        <w:left w:val="none" w:sz="0" w:space="0" w:color="auto"/>
        <w:bottom w:val="none" w:sz="0" w:space="0" w:color="auto"/>
        <w:right w:val="none" w:sz="0" w:space="0" w:color="auto"/>
      </w:divBdr>
    </w:div>
    <w:div w:id="1143693291">
      <w:bodyDiv w:val="1"/>
      <w:marLeft w:val="0"/>
      <w:marRight w:val="0"/>
      <w:marTop w:val="0"/>
      <w:marBottom w:val="0"/>
      <w:divBdr>
        <w:top w:val="none" w:sz="0" w:space="0" w:color="auto"/>
        <w:left w:val="none" w:sz="0" w:space="0" w:color="auto"/>
        <w:bottom w:val="none" w:sz="0" w:space="0" w:color="auto"/>
        <w:right w:val="none" w:sz="0" w:space="0" w:color="auto"/>
      </w:divBdr>
    </w:div>
    <w:div w:id="1144353964">
      <w:bodyDiv w:val="1"/>
      <w:marLeft w:val="0"/>
      <w:marRight w:val="0"/>
      <w:marTop w:val="0"/>
      <w:marBottom w:val="0"/>
      <w:divBdr>
        <w:top w:val="none" w:sz="0" w:space="0" w:color="auto"/>
        <w:left w:val="none" w:sz="0" w:space="0" w:color="auto"/>
        <w:bottom w:val="none" w:sz="0" w:space="0" w:color="auto"/>
        <w:right w:val="none" w:sz="0" w:space="0" w:color="auto"/>
      </w:divBdr>
    </w:div>
    <w:div w:id="1144464154">
      <w:bodyDiv w:val="1"/>
      <w:marLeft w:val="0"/>
      <w:marRight w:val="0"/>
      <w:marTop w:val="0"/>
      <w:marBottom w:val="0"/>
      <w:divBdr>
        <w:top w:val="none" w:sz="0" w:space="0" w:color="auto"/>
        <w:left w:val="none" w:sz="0" w:space="0" w:color="auto"/>
        <w:bottom w:val="none" w:sz="0" w:space="0" w:color="auto"/>
        <w:right w:val="none" w:sz="0" w:space="0" w:color="auto"/>
      </w:divBdr>
    </w:div>
    <w:div w:id="1146123181">
      <w:bodyDiv w:val="1"/>
      <w:marLeft w:val="0"/>
      <w:marRight w:val="0"/>
      <w:marTop w:val="0"/>
      <w:marBottom w:val="0"/>
      <w:divBdr>
        <w:top w:val="none" w:sz="0" w:space="0" w:color="auto"/>
        <w:left w:val="none" w:sz="0" w:space="0" w:color="auto"/>
        <w:bottom w:val="none" w:sz="0" w:space="0" w:color="auto"/>
        <w:right w:val="none" w:sz="0" w:space="0" w:color="auto"/>
      </w:divBdr>
    </w:div>
    <w:div w:id="1146357444">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49058065">
      <w:bodyDiv w:val="1"/>
      <w:marLeft w:val="0"/>
      <w:marRight w:val="0"/>
      <w:marTop w:val="0"/>
      <w:marBottom w:val="0"/>
      <w:divBdr>
        <w:top w:val="none" w:sz="0" w:space="0" w:color="auto"/>
        <w:left w:val="none" w:sz="0" w:space="0" w:color="auto"/>
        <w:bottom w:val="none" w:sz="0" w:space="0" w:color="auto"/>
        <w:right w:val="none" w:sz="0" w:space="0" w:color="auto"/>
      </w:divBdr>
    </w:div>
    <w:div w:id="1149861223">
      <w:bodyDiv w:val="1"/>
      <w:marLeft w:val="0"/>
      <w:marRight w:val="0"/>
      <w:marTop w:val="0"/>
      <w:marBottom w:val="0"/>
      <w:divBdr>
        <w:top w:val="none" w:sz="0" w:space="0" w:color="auto"/>
        <w:left w:val="none" w:sz="0" w:space="0" w:color="auto"/>
        <w:bottom w:val="none" w:sz="0" w:space="0" w:color="auto"/>
        <w:right w:val="none" w:sz="0" w:space="0" w:color="auto"/>
      </w:divBdr>
    </w:div>
    <w:div w:id="1150944237">
      <w:bodyDiv w:val="1"/>
      <w:marLeft w:val="0"/>
      <w:marRight w:val="0"/>
      <w:marTop w:val="0"/>
      <w:marBottom w:val="0"/>
      <w:divBdr>
        <w:top w:val="none" w:sz="0" w:space="0" w:color="auto"/>
        <w:left w:val="none" w:sz="0" w:space="0" w:color="auto"/>
        <w:bottom w:val="none" w:sz="0" w:space="0" w:color="auto"/>
        <w:right w:val="none" w:sz="0" w:space="0" w:color="auto"/>
      </w:divBdr>
    </w:div>
    <w:div w:id="1152211658">
      <w:bodyDiv w:val="1"/>
      <w:marLeft w:val="0"/>
      <w:marRight w:val="0"/>
      <w:marTop w:val="0"/>
      <w:marBottom w:val="0"/>
      <w:divBdr>
        <w:top w:val="none" w:sz="0" w:space="0" w:color="auto"/>
        <w:left w:val="none" w:sz="0" w:space="0" w:color="auto"/>
        <w:bottom w:val="none" w:sz="0" w:space="0" w:color="auto"/>
        <w:right w:val="none" w:sz="0" w:space="0" w:color="auto"/>
      </w:divBdr>
    </w:div>
    <w:div w:id="1152286496">
      <w:bodyDiv w:val="1"/>
      <w:marLeft w:val="0"/>
      <w:marRight w:val="0"/>
      <w:marTop w:val="0"/>
      <w:marBottom w:val="0"/>
      <w:divBdr>
        <w:top w:val="none" w:sz="0" w:space="0" w:color="auto"/>
        <w:left w:val="none" w:sz="0" w:space="0" w:color="auto"/>
        <w:bottom w:val="none" w:sz="0" w:space="0" w:color="auto"/>
        <w:right w:val="none" w:sz="0" w:space="0" w:color="auto"/>
      </w:divBdr>
    </w:div>
    <w:div w:id="1153334565">
      <w:bodyDiv w:val="1"/>
      <w:marLeft w:val="0"/>
      <w:marRight w:val="0"/>
      <w:marTop w:val="0"/>
      <w:marBottom w:val="0"/>
      <w:divBdr>
        <w:top w:val="none" w:sz="0" w:space="0" w:color="auto"/>
        <w:left w:val="none" w:sz="0" w:space="0" w:color="auto"/>
        <w:bottom w:val="none" w:sz="0" w:space="0" w:color="auto"/>
        <w:right w:val="none" w:sz="0" w:space="0" w:color="auto"/>
      </w:divBdr>
    </w:div>
    <w:div w:id="1153566681">
      <w:bodyDiv w:val="1"/>
      <w:marLeft w:val="0"/>
      <w:marRight w:val="0"/>
      <w:marTop w:val="0"/>
      <w:marBottom w:val="0"/>
      <w:divBdr>
        <w:top w:val="none" w:sz="0" w:space="0" w:color="auto"/>
        <w:left w:val="none" w:sz="0" w:space="0" w:color="auto"/>
        <w:bottom w:val="none" w:sz="0" w:space="0" w:color="auto"/>
        <w:right w:val="none" w:sz="0" w:space="0" w:color="auto"/>
      </w:divBdr>
    </w:div>
    <w:div w:id="1158426540">
      <w:bodyDiv w:val="1"/>
      <w:marLeft w:val="0"/>
      <w:marRight w:val="0"/>
      <w:marTop w:val="0"/>
      <w:marBottom w:val="0"/>
      <w:divBdr>
        <w:top w:val="none" w:sz="0" w:space="0" w:color="auto"/>
        <w:left w:val="none" w:sz="0" w:space="0" w:color="auto"/>
        <w:bottom w:val="none" w:sz="0" w:space="0" w:color="auto"/>
        <w:right w:val="none" w:sz="0" w:space="0" w:color="auto"/>
      </w:divBdr>
    </w:div>
    <w:div w:id="1159274900">
      <w:bodyDiv w:val="1"/>
      <w:marLeft w:val="0"/>
      <w:marRight w:val="0"/>
      <w:marTop w:val="0"/>
      <w:marBottom w:val="0"/>
      <w:divBdr>
        <w:top w:val="none" w:sz="0" w:space="0" w:color="auto"/>
        <w:left w:val="none" w:sz="0" w:space="0" w:color="auto"/>
        <w:bottom w:val="none" w:sz="0" w:space="0" w:color="auto"/>
        <w:right w:val="none" w:sz="0" w:space="0" w:color="auto"/>
      </w:divBdr>
    </w:div>
    <w:div w:id="1160073404">
      <w:bodyDiv w:val="1"/>
      <w:marLeft w:val="0"/>
      <w:marRight w:val="0"/>
      <w:marTop w:val="0"/>
      <w:marBottom w:val="0"/>
      <w:divBdr>
        <w:top w:val="none" w:sz="0" w:space="0" w:color="auto"/>
        <w:left w:val="none" w:sz="0" w:space="0" w:color="auto"/>
        <w:bottom w:val="none" w:sz="0" w:space="0" w:color="auto"/>
        <w:right w:val="none" w:sz="0" w:space="0" w:color="auto"/>
      </w:divBdr>
    </w:div>
    <w:div w:id="1161891477">
      <w:bodyDiv w:val="1"/>
      <w:marLeft w:val="0"/>
      <w:marRight w:val="0"/>
      <w:marTop w:val="0"/>
      <w:marBottom w:val="0"/>
      <w:divBdr>
        <w:top w:val="none" w:sz="0" w:space="0" w:color="auto"/>
        <w:left w:val="none" w:sz="0" w:space="0" w:color="auto"/>
        <w:bottom w:val="none" w:sz="0" w:space="0" w:color="auto"/>
        <w:right w:val="none" w:sz="0" w:space="0" w:color="auto"/>
      </w:divBdr>
    </w:div>
    <w:div w:id="1162038559">
      <w:bodyDiv w:val="1"/>
      <w:marLeft w:val="0"/>
      <w:marRight w:val="0"/>
      <w:marTop w:val="0"/>
      <w:marBottom w:val="0"/>
      <w:divBdr>
        <w:top w:val="none" w:sz="0" w:space="0" w:color="auto"/>
        <w:left w:val="none" w:sz="0" w:space="0" w:color="auto"/>
        <w:bottom w:val="none" w:sz="0" w:space="0" w:color="auto"/>
        <w:right w:val="none" w:sz="0" w:space="0" w:color="auto"/>
      </w:divBdr>
    </w:div>
    <w:div w:id="1162046375">
      <w:bodyDiv w:val="1"/>
      <w:marLeft w:val="0"/>
      <w:marRight w:val="0"/>
      <w:marTop w:val="0"/>
      <w:marBottom w:val="0"/>
      <w:divBdr>
        <w:top w:val="none" w:sz="0" w:space="0" w:color="auto"/>
        <w:left w:val="none" w:sz="0" w:space="0" w:color="auto"/>
        <w:bottom w:val="none" w:sz="0" w:space="0" w:color="auto"/>
        <w:right w:val="none" w:sz="0" w:space="0" w:color="auto"/>
      </w:divBdr>
    </w:div>
    <w:div w:id="1162549102">
      <w:bodyDiv w:val="1"/>
      <w:marLeft w:val="0"/>
      <w:marRight w:val="0"/>
      <w:marTop w:val="0"/>
      <w:marBottom w:val="0"/>
      <w:divBdr>
        <w:top w:val="none" w:sz="0" w:space="0" w:color="auto"/>
        <w:left w:val="none" w:sz="0" w:space="0" w:color="auto"/>
        <w:bottom w:val="none" w:sz="0" w:space="0" w:color="auto"/>
        <w:right w:val="none" w:sz="0" w:space="0" w:color="auto"/>
      </w:divBdr>
    </w:div>
    <w:div w:id="1162937024">
      <w:bodyDiv w:val="1"/>
      <w:marLeft w:val="0"/>
      <w:marRight w:val="0"/>
      <w:marTop w:val="0"/>
      <w:marBottom w:val="0"/>
      <w:divBdr>
        <w:top w:val="none" w:sz="0" w:space="0" w:color="auto"/>
        <w:left w:val="none" w:sz="0" w:space="0" w:color="auto"/>
        <w:bottom w:val="none" w:sz="0" w:space="0" w:color="auto"/>
        <w:right w:val="none" w:sz="0" w:space="0" w:color="auto"/>
      </w:divBdr>
    </w:div>
    <w:div w:id="1163473578">
      <w:bodyDiv w:val="1"/>
      <w:marLeft w:val="0"/>
      <w:marRight w:val="0"/>
      <w:marTop w:val="0"/>
      <w:marBottom w:val="0"/>
      <w:divBdr>
        <w:top w:val="none" w:sz="0" w:space="0" w:color="auto"/>
        <w:left w:val="none" w:sz="0" w:space="0" w:color="auto"/>
        <w:bottom w:val="none" w:sz="0" w:space="0" w:color="auto"/>
        <w:right w:val="none" w:sz="0" w:space="0" w:color="auto"/>
      </w:divBdr>
    </w:div>
    <w:div w:id="1163545380">
      <w:bodyDiv w:val="1"/>
      <w:marLeft w:val="0"/>
      <w:marRight w:val="0"/>
      <w:marTop w:val="0"/>
      <w:marBottom w:val="0"/>
      <w:divBdr>
        <w:top w:val="none" w:sz="0" w:space="0" w:color="auto"/>
        <w:left w:val="none" w:sz="0" w:space="0" w:color="auto"/>
        <w:bottom w:val="none" w:sz="0" w:space="0" w:color="auto"/>
        <w:right w:val="none" w:sz="0" w:space="0" w:color="auto"/>
      </w:divBdr>
    </w:div>
    <w:div w:id="1164055300">
      <w:bodyDiv w:val="1"/>
      <w:marLeft w:val="0"/>
      <w:marRight w:val="0"/>
      <w:marTop w:val="0"/>
      <w:marBottom w:val="0"/>
      <w:divBdr>
        <w:top w:val="none" w:sz="0" w:space="0" w:color="auto"/>
        <w:left w:val="none" w:sz="0" w:space="0" w:color="auto"/>
        <w:bottom w:val="none" w:sz="0" w:space="0" w:color="auto"/>
        <w:right w:val="none" w:sz="0" w:space="0" w:color="auto"/>
      </w:divBdr>
    </w:div>
    <w:div w:id="1164588326">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67089996">
      <w:bodyDiv w:val="1"/>
      <w:marLeft w:val="0"/>
      <w:marRight w:val="0"/>
      <w:marTop w:val="0"/>
      <w:marBottom w:val="0"/>
      <w:divBdr>
        <w:top w:val="none" w:sz="0" w:space="0" w:color="auto"/>
        <w:left w:val="none" w:sz="0" w:space="0" w:color="auto"/>
        <w:bottom w:val="none" w:sz="0" w:space="0" w:color="auto"/>
        <w:right w:val="none" w:sz="0" w:space="0" w:color="auto"/>
      </w:divBdr>
    </w:div>
    <w:div w:id="1167328004">
      <w:bodyDiv w:val="1"/>
      <w:marLeft w:val="0"/>
      <w:marRight w:val="0"/>
      <w:marTop w:val="0"/>
      <w:marBottom w:val="0"/>
      <w:divBdr>
        <w:top w:val="none" w:sz="0" w:space="0" w:color="auto"/>
        <w:left w:val="none" w:sz="0" w:space="0" w:color="auto"/>
        <w:bottom w:val="none" w:sz="0" w:space="0" w:color="auto"/>
        <w:right w:val="none" w:sz="0" w:space="0" w:color="auto"/>
      </w:divBdr>
    </w:div>
    <w:div w:id="1167555231">
      <w:bodyDiv w:val="1"/>
      <w:marLeft w:val="0"/>
      <w:marRight w:val="0"/>
      <w:marTop w:val="0"/>
      <w:marBottom w:val="0"/>
      <w:divBdr>
        <w:top w:val="none" w:sz="0" w:space="0" w:color="auto"/>
        <w:left w:val="none" w:sz="0" w:space="0" w:color="auto"/>
        <w:bottom w:val="none" w:sz="0" w:space="0" w:color="auto"/>
        <w:right w:val="none" w:sz="0" w:space="0" w:color="auto"/>
      </w:divBdr>
    </w:div>
    <w:div w:id="1167671398">
      <w:bodyDiv w:val="1"/>
      <w:marLeft w:val="0"/>
      <w:marRight w:val="0"/>
      <w:marTop w:val="0"/>
      <w:marBottom w:val="0"/>
      <w:divBdr>
        <w:top w:val="none" w:sz="0" w:space="0" w:color="auto"/>
        <w:left w:val="none" w:sz="0" w:space="0" w:color="auto"/>
        <w:bottom w:val="none" w:sz="0" w:space="0" w:color="auto"/>
        <w:right w:val="none" w:sz="0" w:space="0" w:color="auto"/>
      </w:divBdr>
    </w:div>
    <w:div w:id="1170752762">
      <w:bodyDiv w:val="1"/>
      <w:marLeft w:val="0"/>
      <w:marRight w:val="0"/>
      <w:marTop w:val="0"/>
      <w:marBottom w:val="0"/>
      <w:divBdr>
        <w:top w:val="none" w:sz="0" w:space="0" w:color="auto"/>
        <w:left w:val="none" w:sz="0" w:space="0" w:color="auto"/>
        <w:bottom w:val="none" w:sz="0" w:space="0" w:color="auto"/>
        <w:right w:val="none" w:sz="0" w:space="0" w:color="auto"/>
      </w:divBdr>
    </w:div>
    <w:div w:id="1172645002">
      <w:bodyDiv w:val="1"/>
      <w:marLeft w:val="0"/>
      <w:marRight w:val="0"/>
      <w:marTop w:val="0"/>
      <w:marBottom w:val="0"/>
      <w:divBdr>
        <w:top w:val="none" w:sz="0" w:space="0" w:color="auto"/>
        <w:left w:val="none" w:sz="0" w:space="0" w:color="auto"/>
        <w:bottom w:val="none" w:sz="0" w:space="0" w:color="auto"/>
        <w:right w:val="none" w:sz="0" w:space="0" w:color="auto"/>
      </w:divBdr>
    </w:div>
    <w:div w:id="1172836351">
      <w:bodyDiv w:val="1"/>
      <w:marLeft w:val="0"/>
      <w:marRight w:val="0"/>
      <w:marTop w:val="0"/>
      <w:marBottom w:val="0"/>
      <w:divBdr>
        <w:top w:val="none" w:sz="0" w:space="0" w:color="auto"/>
        <w:left w:val="none" w:sz="0" w:space="0" w:color="auto"/>
        <w:bottom w:val="none" w:sz="0" w:space="0" w:color="auto"/>
        <w:right w:val="none" w:sz="0" w:space="0" w:color="auto"/>
      </w:divBdr>
    </w:div>
    <w:div w:id="1173255630">
      <w:bodyDiv w:val="1"/>
      <w:marLeft w:val="0"/>
      <w:marRight w:val="0"/>
      <w:marTop w:val="0"/>
      <w:marBottom w:val="0"/>
      <w:divBdr>
        <w:top w:val="none" w:sz="0" w:space="0" w:color="auto"/>
        <w:left w:val="none" w:sz="0" w:space="0" w:color="auto"/>
        <w:bottom w:val="none" w:sz="0" w:space="0" w:color="auto"/>
        <w:right w:val="none" w:sz="0" w:space="0" w:color="auto"/>
      </w:divBdr>
    </w:div>
    <w:div w:id="1176000110">
      <w:bodyDiv w:val="1"/>
      <w:marLeft w:val="0"/>
      <w:marRight w:val="0"/>
      <w:marTop w:val="0"/>
      <w:marBottom w:val="0"/>
      <w:divBdr>
        <w:top w:val="none" w:sz="0" w:space="0" w:color="auto"/>
        <w:left w:val="none" w:sz="0" w:space="0" w:color="auto"/>
        <w:bottom w:val="none" w:sz="0" w:space="0" w:color="auto"/>
        <w:right w:val="none" w:sz="0" w:space="0" w:color="auto"/>
      </w:divBdr>
    </w:div>
    <w:div w:id="1176044152">
      <w:bodyDiv w:val="1"/>
      <w:marLeft w:val="0"/>
      <w:marRight w:val="0"/>
      <w:marTop w:val="0"/>
      <w:marBottom w:val="0"/>
      <w:divBdr>
        <w:top w:val="none" w:sz="0" w:space="0" w:color="auto"/>
        <w:left w:val="none" w:sz="0" w:space="0" w:color="auto"/>
        <w:bottom w:val="none" w:sz="0" w:space="0" w:color="auto"/>
        <w:right w:val="none" w:sz="0" w:space="0" w:color="auto"/>
      </w:divBdr>
    </w:div>
    <w:div w:id="1176651933">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179351789">
      <w:bodyDiv w:val="1"/>
      <w:marLeft w:val="0"/>
      <w:marRight w:val="0"/>
      <w:marTop w:val="0"/>
      <w:marBottom w:val="0"/>
      <w:divBdr>
        <w:top w:val="none" w:sz="0" w:space="0" w:color="auto"/>
        <w:left w:val="none" w:sz="0" w:space="0" w:color="auto"/>
        <w:bottom w:val="none" w:sz="0" w:space="0" w:color="auto"/>
        <w:right w:val="none" w:sz="0" w:space="0" w:color="auto"/>
      </w:divBdr>
    </w:div>
    <w:div w:id="1179999644">
      <w:bodyDiv w:val="1"/>
      <w:marLeft w:val="0"/>
      <w:marRight w:val="0"/>
      <w:marTop w:val="0"/>
      <w:marBottom w:val="0"/>
      <w:divBdr>
        <w:top w:val="none" w:sz="0" w:space="0" w:color="auto"/>
        <w:left w:val="none" w:sz="0" w:space="0" w:color="auto"/>
        <w:bottom w:val="none" w:sz="0" w:space="0" w:color="auto"/>
        <w:right w:val="none" w:sz="0" w:space="0" w:color="auto"/>
      </w:divBdr>
    </w:div>
    <w:div w:id="1180773602">
      <w:bodyDiv w:val="1"/>
      <w:marLeft w:val="0"/>
      <w:marRight w:val="0"/>
      <w:marTop w:val="0"/>
      <w:marBottom w:val="0"/>
      <w:divBdr>
        <w:top w:val="none" w:sz="0" w:space="0" w:color="auto"/>
        <w:left w:val="none" w:sz="0" w:space="0" w:color="auto"/>
        <w:bottom w:val="none" w:sz="0" w:space="0" w:color="auto"/>
        <w:right w:val="none" w:sz="0" w:space="0" w:color="auto"/>
      </w:divBdr>
    </w:div>
    <w:div w:id="1181048904">
      <w:bodyDiv w:val="1"/>
      <w:marLeft w:val="0"/>
      <w:marRight w:val="0"/>
      <w:marTop w:val="0"/>
      <w:marBottom w:val="0"/>
      <w:divBdr>
        <w:top w:val="none" w:sz="0" w:space="0" w:color="auto"/>
        <w:left w:val="none" w:sz="0" w:space="0" w:color="auto"/>
        <w:bottom w:val="none" w:sz="0" w:space="0" w:color="auto"/>
        <w:right w:val="none" w:sz="0" w:space="0" w:color="auto"/>
      </w:divBdr>
    </w:div>
    <w:div w:id="1184366594">
      <w:bodyDiv w:val="1"/>
      <w:marLeft w:val="0"/>
      <w:marRight w:val="0"/>
      <w:marTop w:val="0"/>
      <w:marBottom w:val="0"/>
      <w:divBdr>
        <w:top w:val="none" w:sz="0" w:space="0" w:color="auto"/>
        <w:left w:val="none" w:sz="0" w:space="0" w:color="auto"/>
        <w:bottom w:val="none" w:sz="0" w:space="0" w:color="auto"/>
        <w:right w:val="none" w:sz="0" w:space="0" w:color="auto"/>
      </w:divBdr>
    </w:div>
    <w:div w:id="1184511976">
      <w:bodyDiv w:val="1"/>
      <w:marLeft w:val="0"/>
      <w:marRight w:val="0"/>
      <w:marTop w:val="0"/>
      <w:marBottom w:val="0"/>
      <w:divBdr>
        <w:top w:val="none" w:sz="0" w:space="0" w:color="auto"/>
        <w:left w:val="none" w:sz="0" w:space="0" w:color="auto"/>
        <w:bottom w:val="none" w:sz="0" w:space="0" w:color="auto"/>
        <w:right w:val="none" w:sz="0" w:space="0" w:color="auto"/>
      </w:divBdr>
    </w:div>
    <w:div w:id="1184636315">
      <w:bodyDiv w:val="1"/>
      <w:marLeft w:val="0"/>
      <w:marRight w:val="0"/>
      <w:marTop w:val="0"/>
      <w:marBottom w:val="0"/>
      <w:divBdr>
        <w:top w:val="none" w:sz="0" w:space="0" w:color="auto"/>
        <w:left w:val="none" w:sz="0" w:space="0" w:color="auto"/>
        <w:bottom w:val="none" w:sz="0" w:space="0" w:color="auto"/>
        <w:right w:val="none" w:sz="0" w:space="0" w:color="auto"/>
      </w:divBdr>
    </w:div>
    <w:div w:id="1184831477">
      <w:bodyDiv w:val="1"/>
      <w:marLeft w:val="0"/>
      <w:marRight w:val="0"/>
      <w:marTop w:val="0"/>
      <w:marBottom w:val="0"/>
      <w:divBdr>
        <w:top w:val="none" w:sz="0" w:space="0" w:color="auto"/>
        <w:left w:val="none" w:sz="0" w:space="0" w:color="auto"/>
        <w:bottom w:val="none" w:sz="0" w:space="0" w:color="auto"/>
        <w:right w:val="none" w:sz="0" w:space="0" w:color="auto"/>
      </w:divBdr>
    </w:div>
    <w:div w:id="1184857919">
      <w:bodyDiv w:val="1"/>
      <w:marLeft w:val="0"/>
      <w:marRight w:val="0"/>
      <w:marTop w:val="0"/>
      <w:marBottom w:val="0"/>
      <w:divBdr>
        <w:top w:val="none" w:sz="0" w:space="0" w:color="auto"/>
        <w:left w:val="none" w:sz="0" w:space="0" w:color="auto"/>
        <w:bottom w:val="none" w:sz="0" w:space="0" w:color="auto"/>
        <w:right w:val="none" w:sz="0" w:space="0" w:color="auto"/>
      </w:divBdr>
    </w:div>
    <w:div w:id="1186358935">
      <w:bodyDiv w:val="1"/>
      <w:marLeft w:val="0"/>
      <w:marRight w:val="0"/>
      <w:marTop w:val="0"/>
      <w:marBottom w:val="0"/>
      <w:divBdr>
        <w:top w:val="none" w:sz="0" w:space="0" w:color="auto"/>
        <w:left w:val="none" w:sz="0" w:space="0" w:color="auto"/>
        <w:bottom w:val="none" w:sz="0" w:space="0" w:color="auto"/>
        <w:right w:val="none" w:sz="0" w:space="0" w:color="auto"/>
      </w:divBdr>
    </w:div>
    <w:div w:id="1188324660">
      <w:bodyDiv w:val="1"/>
      <w:marLeft w:val="0"/>
      <w:marRight w:val="0"/>
      <w:marTop w:val="0"/>
      <w:marBottom w:val="0"/>
      <w:divBdr>
        <w:top w:val="none" w:sz="0" w:space="0" w:color="auto"/>
        <w:left w:val="none" w:sz="0" w:space="0" w:color="auto"/>
        <w:bottom w:val="none" w:sz="0" w:space="0" w:color="auto"/>
        <w:right w:val="none" w:sz="0" w:space="0" w:color="auto"/>
      </w:divBdr>
    </w:div>
    <w:div w:id="1189829068">
      <w:bodyDiv w:val="1"/>
      <w:marLeft w:val="0"/>
      <w:marRight w:val="0"/>
      <w:marTop w:val="0"/>
      <w:marBottom w:val="0"/>
      <w:divBdr>
        <w:top w:val="none" w:sz="0" w:space="0" w:color="auto"/>
        <w:left w:val="none" w:sz="0" w:space="0" w:color="auto"/>
        <w:bottom w:val="none" w:sz="0" w:space="0" w:color="auto"/>
        <w:right w:val="none" w:sz="0" w:space="0" w:color="auto"/>
      </w:divBdr>
    </w:div>
    <w:div w:id="1189829648">
      <w:bodyDiv w:val="1"/>
      <w:marLeft w:val="0"/>
      <w:marRight w:val="0"/>
      <w:marTop w:val="0"/>
      <w:marBottom w:val="0"/>
      <w:divBdr>
        <w:top w:val="none" w:sz="0" w:space="0" w:color="auto"/>
        <w:left w:val="none" w:sz="0" w:space="0" w:color="auto"/>
        <w:bottom w:val="none" w:sz="0" w:space="0" w:color="auto"/>
        <w:right w:val="none" w:sz="0" w:space="0" w:color="auto"/>
      </w:divBdr>
    </w:div>
    <w:div w:id="1190025363">
      <w:bodyDiv w:val="1"/>
      <w:marLeft w:val="0"/>
      <w:marRight w:val="0"/>
      <w:marTop w:val="0"/>
      <w:marBottom w:val="0"/>
      <w:divBdr>
        <w:top w:val="none" w:sz="0" w:space="0" w:color="auto"/>
        <w:left w:val="none" w:sz="0" w:space="0" w:color="auto"/>
        <w:bottom w:val="none" w:sz="0" w:space="0" w:color="auto"/>
        <w:right w:val="none" w:sz="0" w:space="0" w:color="auto"/>
      </w:divBdr>
    </w:div>
    <w:div w:id="1190071883">
      <w:bodyDiv w:val="1"/>
      <w:marLeft w:val="0"/>
      <w:marRight w:val="0"/>
      <w:marTop w:val="0"/>
      <w:marBottom w:val="0"/>
      <w:divBdr>
        <w:top w:val="none" w:sz="0" w:space="0" w:color="auto"/>
        <w:left w:val="none" w:sz="0" w:space="0" w:color="auto"/>
        <w:bottom w:val="none" w:sz="0" w:space="0" w:color="auto"/>
        <w:right w:val="none" w:sz="0" w:space="0" w:color="auto"/>
      </w:divBdr>
    </w:div>
    <w:div w:id="1191453362">
      <w:bodyDiv w:val="1"/>
      <w:marLeft w:val="0"/>
      <w:marRight w:val="0"/>
      <w:marTop w:val="0"/>
      <w:marBottom w:val="0"/>
      <w:divBdr>
        <w:top w:val="none" w:sz="0" w:space="0" w:color="auto"/>
        <w:left w:val="none" w:sz="0" w:space="0" w:color="auto"/>
        <w:bottom w:val="none" w:sz="0" w:space="0" w:color="auto"/>
        <w:right w:val="none" w:sz="0" w:space="0" w:color="auto"/>
      </w:divBdr>
    </w:div>
    <w:div w:id="1193225070">
      <w:bodyDiv w:val="1"/>
      <w:marLeft w:val="0"/>
      <w:marRight w:val="0"/>
      <w:marTop w:val="0"/>
      <w:marBottom w:val="0"/>
      <w:divBdr>
        <w:top w:val="none" w:sz="0" w:space="0" w:color="auto"/>
        <w:left w:val="none" w:sz="0" w:space="0" w:color="auto"/>
        <w:bottom w:val="none" w:sz="0" w:space="0" w:color="auto"/>
        <w:right w:val="none" w:sz="0" w:space="0" w:color="auto"/>
      </w:divBdr>
    </w:div>
    <w:div w:id="1196774162">
      <w:bodyDiv w:val="1"/>
      <w:marLeft w:val="0"/>
      <w:marRight w:val="0"/>
      <w:marTop w:val="0"/>
      <w:marBottom w:val="0"/>
      <w:divBdr>
        <w:top w:val="none" w:sz="0" w:space="0" w:color="auto"/>
        <w:left w:val="none" w:sz="0" w:space="0" w:color="auto"/>
        <w:bottom w:val="none" w:sz="0" w:space="0" w:color="auto"/>
        <w:right w:val="none" w:sz="0" w:space="0" w:color="auto"/>
      </w:divBdr>
    </w:div>
    <w:div w:id="1202748215">
      <w:bodyDiv w:val="1"/>
      <w:marLeft w:val="0"/>
      <w:marRight w:val="0"/>
      <w:marTop w:val="0"/>
      <w:marBottom w:val="0"/>
      <w:divBdr>
        <w:top w:val="none" w:sz="0" w:space="0" w:color="auto"/>
        <w:left w:val="none" w:sz="0" w:space="0" w:color="auto"/>
        <w:bottom w:val="none" w:sz="0" w:space="0" w:color="auto"/>
        <w:right w:val="none" w:sz="0" w:space="0" w:color="auto"/>
      </w:divBdr>
    </w:div>
    <w:div w:id="1202934783">
      <w:bodyDiv w:val="1"/>
      <w:marLeft w:val="0"/>
      <w:marRight w:val="0"/>
      <w:marTop w:val="0"/>
      <w:marBottom w:val="0"/>
      <w:divBdr>
        <w:top w:val="none" w:sz="0" w:space="0" w:color="auto"/>
        <w:left w:val="none" w:sz="0" w:space="0" w:color="auto"/>
        <w:bottom w:val="none" w:sz="0" w:space="0" w:color="auto"/>
        <w:right w:val="none" w:sz="0" w:space="0" w:color="auto"/>
      </w:divBdr>
    </w:div>
    <w:div w:id="1203134849">
      <w:bodyDiv w:val="1"/>
      <w:marLeft w:val="0"/>
      <w:marRight w:val="0"/>
      <w:marTop w:val="0"/>
      <w:marBottom w:val="0"/>
      <w:divBdr>
        <w:top w:val="none" w:sz="0" w:space="0" w:color="auto"/>
        <w:left w:val="none" w:sz="0" w:space="0" w:color="auto"/>
        <w:bottom w:val="none" w:sz="0" w:space="0" w:color="auto"/>
        <w:right w:val="none" w:sz="0" w:space="0" w:color="auto"/>
      </w:divBdr>
    </w:div>
    <w:div w:id="1203981895">
      <w:bodyDiv w:val="1"/>
      <w:marLeft w:val="0"/>
      <w:marRight w:val="0"/>
      <w:marTop w:val="0"/>
      <w:marBottom w:val="0"/>
      <w:divBdr>
        <w:top w:val="none" w:sz="0" w:space="0" w:color="auto"/>
        <w:left w:val="none" w:sz="0" w:space="0" w:color="auto"/>
        <w:bottom w:val="none" w:sz="0" w:space="0" w:color="auto"/>
        <w:right w:val="none" w:sz="0" w:space="0" w:color="auto"/>
      </w:divBdr>
    </w:div>
    <w:div w:id="1206059705">
      <w:bodyDiv w:val="1"/>
      <w:marLeft w:val="0"/>
      <w:marRight w:val="0"/>
      <w:marTop w:val="0"/>
      <w:marBottom w:val="0"/>
      <w:divBdr>
        <w:top w:val="none" w:sz="0" w:space="0" w:color="auto"/>
        <w:left w:val="none" w:sz="0" w:space="0" w:color="auto"/>
        <w:bottom w:val="none" w:sz="0" w:space="0" w:color="auto"/>
        <w:right w:val="none" w:sz="0" w:space="0" w:color="auto"/>
      </w:divBdr>
    </w:div>
    <w:div w:id="1206136750">
      <w:bodyDiv w:val="1"/>
      <w:marLeft w:val="0"/>
      <w:marRight w:val="0"/>
      <w:marTop w:val="0"/>
      <w:marBottom w:val="0"/>
      <w:divBdr>
        <w:top w:val="none" w:sz="0" w:space="0" w:color="auto"/>
        <w:left w:val="none" w:sz="0" w:space="0" w:color="auto"/>
        <w:bottom w:val="none" w:sz="0" w:space="0" w:color="auto"/>
        <w:right w:val="none" w:sz="0" w:space="0" w:color="auto"/>
      </w:divBdr>
    </w:div>
    <w:div w:id="1207763001">
      <w:bodyDiv w:val="1"/>
      <w:marLeft w:val="0"/>
      <w:marRight w:val="0"/>
      <w:marTop w:val="0"/>
      <w:marBottom w:val="0"/>
      <w:divBdr>
        <w:top w:val="none" w:sz="0" w:space="0" w:color="auto"/>
        <w:left w:val="none" w:sz="0" w:space="0" w:color="auto"/>
        <w:bottom w:val="none" w:sz="0" w:space="0" w:color="auto"/>
        <w:right w:val="none" w:sz="0" w:space="0" w:color="auto"/>
      </w:divBdr>
    </w:div>
    <w:div w:id="1209685964">
      <w:bodyDiv w:val="1"/>
      <w:marLeft w:val="0"/>
      <w:marRight w:val="0"/>
      <w:marTop w:val="0"/>
      <w:marBottom w:val="0"/>
      <w:divBdr>
        <w:top w:val="none" w:sz="0" w:space="0" w:color="auto"/>
        <w:left w:val="none" w:sz="0" w:space="0" w:color="auto"/>
        <w:bottom w:val="none" w:sz="0" w:space="0" w:color="auto"/>
        <w:right w:val="none" w:sz="0" w:space="0" w:color="auto"/>
      </w:divBdr>
    </w:div>
    <w:div w:id="1212039999">
      <w:bodyDiv w:val="1"/>
      <w:marLeft w:val="0"/>
      <w:marRight w:val="0"/>
      <w:marTop w:val="0"/>
      <w:marBottom w:val="0"/>
      <w:divBdr>
        <w:top w:val="none" w:sz="0" w:space="0" w:color="auto"/>
        <w:left w:val="none" w:sz="0" w:space="0" w:color="auto"/>
        <w:bottom w:val="none" w:sz="0" w:space="0" w:color="auto"/>
        <w:right w:val="none" w:sz="0" w:space="0" w:color="auto"/>
      </w:divBdr>
    </w:div>
    <w:div w:id="1212157820">
      <w:bodyDiv w:val="1"/>
      <w:marLeft w:val="0"/>
      <w:marRight w:val="0"/>
      <w:marTop w:val="0"/>
      <w:marBottom w:val="0"/>
      <w:divBdr>
        <w:top w:val="none" w:sz="0" w:space="0" w:color="auto"/>
        <w:left w:val="none" w:sz="0" w:space="0" w:color="auto"/>
        <w:bottom w:val="none" w:sz="0" w:space="0" w:color="auto"/>
        <w:right w:val="none" w:sz="0" w:space="0" w:color="auto"/>
      </w:divBdr>
    </w:div>
    <w:div w:id="1212309019">
      <w:bodyDiv w:val="1"/>
      <w:marLeft w:val="0"/>
      <w:marRight w:val="0"/>
      <w:marTop w:val="0"/>
      <w:marBottom w:val="0"/>
      <w:divBdr>
        <w:top w:val="none" w:sz="0" w:space="0" w:color="auto"/>
        <w:left w:val="none" w:sz="0" w:space="0" w:color="auto"/>
        <w:bottom w:val="none" w:sz="0" w:space="0" w:color="auto"/>
        <w:right w:val="none" w:sz="0" w:space="0" w:color="auto"/>
      </w:divBdr>
    </w:div>
    <w:div w:id="1213351794">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15236323">
      <w:bodyDiv w:val="1"/>
      <w:marLeft w:val="0"/>
      <w:marRight w:val="0"/>
      <w:marTop w:val="0"/>
      <w:marBottom w:val="0"/>
      <w:divBdr>
        <w:top w:val="none" w:sz="0" w:space="0" w:color="auto"/>
        <w:left w:val="none" w:sz="0" w:space="0" w:color="auto"/>
        <w:bottom w:val="none" w:sz="0" w:space="0" w:color="auto"/>
        <w:right w:val="none" w:sz="0" w:space="0" w:color="auto"/>
      </w:divBdr>
    </w:div>
    <w:div w:id="1216769689">
      <w:bodyDiv w:val="1"/>
      <w:marLeft w:val="0"/>
      <w:marRight w:val="0"/>
      <w:marTop w:val="0"/>
      <w:marBottom w:val="0"/>
      <w:divBdr>
        <w:top w:val="none" w:sz="0" w:space="0" w:color="auto"/>
        <w:left w:val="none" w:sz="0" w:space="0" w:color="auto"/>
        <w:bottom w:val="none" w:sz="0" w:space="0" w:color="auto"/>
        <w:right w:val="none" w:sz="0" w:space="0" w:color="auto"/>
      </w:divBdr>
    </w:div>
    <w:div w:id="1217010527">
      <w:bodyDiv w:val="1"/>
      <w:marLeft w:val="0"/>
      <w:marRight w:val="0"/>
      <w:marTop w:val="0"/>
      <w:marBottom w:val="0"/>
      <w:divBdr>
        <w:top w:val="none" w:sz="0" w:space="0" w:color="auto"/>
        <w:left w:val="none" w:sz="0" w:space="0" w:color="auto"/>
        <w:bottom w:val="none" w:sz="0" w:space="0" w:color="auto"/>
        <w:right w:val="none" w:sz="0" w:space="0" w:color="auto"/>
      </w:divBdr>
    </w:div>
    <w:div w:id="1217743408">
      <w:bodyDiv w:val="1"/>
      <w:marLeft w:val="0"/>
      <w:marRight w:val="0"/>
      <w:marTop w:val="0"/>
      <w:marBottom w:val="0"/>
      <w:divBdr>
        <w:top w:val="none" w:sz="0" w:space="0" w:color="auto"/>
        <w:left w:val="none" w:sz="0" w:space="0" w:color="auto"/>
        <w:bottom w:val="none" w:sz="0" w:space="0" w:color="auto"/>
        <w:right w:val="none" w:sz="0" w:space="0" w:color="auto"/>
      </w:divBdr>
    </w:div>
    <w:div w:id="1219050476">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22256894">
      <w:bodyDiv w:val="1"/>
      <w:marLeft w:val="0"/>
      <w:marRight w:val="0"/>
      <w:marTop w:val="0"/>
      <w:marBottom w:val="0"/>
      <w:divBdr>
        <w:top w:val="none" w:sz="0" w:space="0" w:color="auto"/>
        <w:left w:val="none" w:sz="0" w:space="0" w:color="auto"/>
        <w:bottom w:val="none" w:sz="0" w:space="0" w:color="auto"/>
        <w:right w:val="none" w:sz="0" w:space="0" w:color="auto"/>
      </w:divBdr>
    </w:div>
    <w:div w:id="1222987665">
      <w:bodyDiv w:val="1"/>
      <w:marLeft w:val="0"/>
      <w:marRight w:val="0"/>
      <w:marTop w:val="0"/>
      <w:marBottom w:val="0"/>
      <w:divBdr>
        <w:top w:val="none" w:sz="0" w:space="0" w:color="auto"/>
        <w:left w:val="none" w:sz="0" w:space="0" w:color="auto"/>
        <w:bottom w:val="none" w:sz="0" w:space="0" w:color="auto"/>
        <w:right w:val="none" w:sz="0" w:space="0" w:color="auto"/>
      </w:divBdr>
    </w:div>
    <w:div w:id="1223833138">
      <w:bodyDiv w:val="1"/>
      <w:marLeft w:val="0"/>
      <w:marRight w:val="0"/>
      <w:marTop w:val="0"/>
      <w:marBottom w:val="0"/>
      <w:divBdr>
        <w:top w:val="none" w:sz="0" w:space="0" w:color="auto"/>
        <w:left w:val="none" w:sz="0" w:space="0" w:color="auto"/>
        <w:bottom w:val="none" w:sz="0" w:space="0" w:color="auto"/>
        <w:right w:val="none" w:sz="0" w:space="0" w:color="auto"/>
      </w:divBdr>
    </w:div>
    <w:div w:id="1224680157">
      <w:bodyDiv w:val="1"/>
      <w:marLeft w:val="0"/>
      <w:marRight w:val="0"/>
      <w:marTop w:val="0"/>
      <w:marBottom w:val="0"/>
      <w:divBdr>
        <w:top w:val="none" w:sz="0" w:space="0" w:color="auto"/>
        <w:left w:val="none" w:sz="0" w:space="0" w:color="auto"/>
        <w:bottom w:val="none" w:sz="0" w:space="0" w:color="auto"/>
        <w:right w:val="none" w:sz="0" w:space="0" w:color="auto"/>
      </w:divBdr>
    </w:div>
    <w:div w:id="1225486211">
      <w:bodyDiv w:val="1"/>
      <w:marLeft w:val="0"/>
      <w:marRight w:val="0"/>
      <w:marTop w:val="0"/>
      <w:marBottom w:val="0"/>
      <w:divBdr>
        <w:top w:val="none" w:sz="0" w:space="0" w:color="auto"/>
        <w:left w:val="none" w:sz="0" w:space="0" w:color="auto"/>
        <w:bottom w:val="none" w:sz="0" w:space="0" w:color="auto"/>
        <w:right w:val="none" w:sz="0" w:space="0" w:color="auto"/>
      </w:divBdr>
    </w:div>
    <w:div w:id="1225681646">
      <w:bodyDiv w:val="1"/>
      <w:marLeft w:val="0"/>
      <w:marRight w:val="0"/>
      <w:marTop w:val="0"/>
      <w:marBottom w:val="0"/>
      <w:divBdr>
        <w:top w:val="none" w:sz="0" w:space="0" w:color="auto"/>
        <w:left w:val="none" w:sz="0" w:space="0" w:color="auto"/>
        <w:bottom w:val="none" w:sz="0" w:space="0" w:color="auto"/>
        <w:right w:val="none" w:sz="0" w:space="0" w:color="auto"/>
      </w:divBdr>
    </w:div>
    <w:div w:id="1226143808">
      <w:bodyDiv w:val="1"/>
      <w:marLeft w:val="0"/>
      <w:marRight w:val="0"/>
      <w:marTop w:val="0"/>
      <w:marBottom w:val="0"/>
      <w:divBdr>
        <w:top w:val="none" w:sz="0" w:space="0" w:color="auto"/>
        <w:left w:val="none" w:sz="0" w:space="0" w:color="auto"/>
        <w:bottom w:val="none" w:sz="0" w:space="0" w:color="auto"/>
        <w:right w:val="none" w:sz="0" w:space="0" w:color="auto"/>
      </w:divBdr>
    </w:div>
    <w:div w:id="1227913003">
      <w:bodyDiv w:val="1"/>
      <w:marLeft w:val="0"/>
      <w:marRight w:val="0"/>
      <w:marTop w:val="0"/>
      <w:marBottom w:val="0"/>
      <w:divBdr>
        <w:top w:val="none" w:sz="0" w:space="0" w:color="auto"/>
        <w:left w:val="none" w:sz="0" w:space="0" w:color="auto"/>
        <w:bottom w:val="none" w:sz="0" w:space="0" w:color="auto"/>
        <w:right w:val="none" w:sz="0" w:space="0" w:color="auto"/>
      </w:divBdr>
    </w:div>
    <w:div w:id="1231118858">
      <w:bodyDiv w:val="1"/>
      <w:marLeft w:val="0"/>
      <w:marRight w:val="0"/>
      <w:marTop w:val="0"/>
      <w:marBottom w:val="0"/>
      <w:divBdr>
        <w:top w:val="none" w:sz="0" w:space="0" w:color="auto"/>
        <w:left w:val="none" w:sz="0" w:space="0" w:color="auto"/>
        <w:bottom w:val="none" w:sz="0" w:space="0" w:color="auto"/>
        <w:right w:val="none" w:sz="0" w:space="0" w:color="auto"/>
      </w:divBdr>
    </w:div>
    <w:div w:id="1232421815">
      <w:bodyDiv w:val="1"/>
      <w:marLeft w:val="0"/>
      <w:marRight w:val="0"/>
      <w:marTop w:val="0"/>
      <w:marBottom w:val="0"/>
      <w:divBdr>
        <w:top w:val="none" w:sz="0" w:space="0" w:color="auto"/>
        <w:left w:val="none" w:sz="0" w:space="0" w:color="auto"/>
        <w:bottom w:val="none" w:sz="0" w:space="0" w:color="auto"/>
        <w:right w:val="none" w:sz="0" w:space="0" w:color="auto"/>
      </w:divBdr>
    </w:div>
    <w:div w:id="1232813047">
      <w:bodyDiv w:val="1"/>
      <w:marLeft w:val="0"/>
      <w:marRight w:val="0"/>
      <w:marTop w:val="0"/>
      <w:marBottom w:val="0"/>
      <w:divBdr>
        <w:top w:val="none" w:sz="0" w:space="0" w:color="auto"/>
        <w:left w:val="none" w:sz="0" w:space="0" w:color="auto"/>
        <w:bottom w:val="none" w:sz="0" w:space="0" w:color="auto"/>
        <w:right w:val="none" w:sz="0" w:space="0" w:color="auto"/>
      </w:divBdr>
    </w:div>
    <w:div w:id="1234584723">
      <w:bodyDiv w:val="1"/>
      <w:marLeft w:val="0"/>
      <w:marRight w:val="0"/>
      <w:marTop w:val="0"/>
      <w:marBottom w:val="0"/>
      <w:divBdr>
        <w:top w:val="none" w:sz="0" w:space="0" w:color="auto"/>
        <w:left w:val="none" w:sz="0" w:space="0" w:color="auto"/>
        <w:bottom w:val="none" w:sz="0" w:space="0" w:color="auto"/>
        <w:right w:val="none" w:sz="0" w:space="0" w:color="auto"/>
      </w:divBdr>
    </w:div>
    <w:div w:id="1235359049">
      <w:bodyDiv w:val="1"/>
      <w:marLeft w:val="0"/>
      <w:marRight w:val="0"/>
      <w:marTop w:val="0"/>
      <w:marBottom w:val="0"/>
      <w:divBdr>
        <w:top w:val="none" w:sz="0" w:space="0" w:color="auto"/>
        <w:left w:val="none" w:sz="0" w:space="0" w:color="auto"/>
        <w:bottom w:val="none" w:sz="0" w:space="0" w:color="auto"/>
        <w:right w:val="none" w:sz="0" w:space="0" w:color="auto"/>
      </w:divBdr>
    </w:div>
    <w:div w:id="1235510863">
      <w:bodyDiv w:val="1"/>
      <w:marLeft w:val="0"/>
      <w:marRight w:val="0"/>
      <w:marTop w:val="0"/>
      <w:marBottom w:val="0"/>
      <w:divBdr>
        <w:top w:val="none" w:sz="0" w:space="0" w:color="auto"/>
        <w:left w:val="none" w:sz="0" w:space="0" w:color="auto"/>
        <w:bottom w:val="none" w:sz="0" w:space="0" w:color="auto"/>
        <w:right w:val="none" w:sz="0" w:space="0" w:color="auto"/>
      </w:divBdr>
    </w:div>
    <w:div w:id="1236672925">
      <w:bodyDiv w:val="1"/>
      <w:marLeft w:val="0"/>
      <w:marRight w:val="0"/>
      <w:marTop w:val="0"/>
      <w:marBottom w:val="0"/>
      <w:divBdr>
        <w:top w:val="none" w:sz="0" w:space="0" w:color="auto"/>
        <w:left w:val="none" w:sz="0" w:space="0" w:color="auto"/>
        <w:bottom w:val="none" w:sz="0" w:space="0" w:color="auto"/>
        <w:right w:val="none" w:sz="0" w:space="0" w:color="auto"/>
      </w:divBdr>
    </w:div>
    <w:div w:id="1236818631">
      <w:bodyDiv w:val="1"/>
      <w:marLeft w:val="0"/>
      <w:marRight w:val="0"/>
      <w:marTop w:val="0"/>
      <w:marBottom w:val="0"/>
      <w:divBdr>
        <w:top w:val="none" w:sz="0" w:space="0" w:color="auto"/>
        <w:left w:val="none" w:sz="0" w:space="0" w:color="auto"/>
        <w:bottom w:val="none" w:sz="0" w:space="0" w:color="auto"/>
        <w:right w:val="none" w:sz="0" w:space="0" w:color="auto"/>
      </w:divBdr>
    </w:div>
    <w:div w:id="1237479081">
      <w:bodyDiv w:val="1"/>
      <w:marLeft w:val="0"/>
      <w:marRight w:val="0"/>
      <w:marTop w:val="0"/>
      <w:marBottom w:val="0"/>
      <w:divBdr>
        <w:top w:val="none" w:sz="0" w:space="0" w:color="auto"/>
        <w:left w:val="none" w:sz="0" w:space="0" w:color="auto"/>
        <w:bottom w:val="none" w:sz="0" w:space="0" w:color="auto"/>
        <w:right w:val="none" w:sz="0" w:space="0" w:color="auto"/>
      </w:divBdr>
    </w:div>
    <w:div w:id="1237670184">
      <w:bodyDiv w:val="1"/>
      <w:marLeft w:val="0"/>
      <w:marRight w:val="0"/>
      <w:marTop w:val="0"/>
      <w:marBottom w:val="0"/>
      <w:divBdr>
        <w:top w:val="none" w:sz="0" w:space="0" w:color="auto"/>
        <w:left w:val="none" w:sz="0" w:space="0" w:color="auto"/>
        <w:bottom w:val="none" w:sz="0" w:space="0" w:color="auto"/>
        <w:right w:val="none" w:sz="0" w:space="0" w:color="auto"/>
      </w:divBdr>
    </w:div>
    <w:div w:id="1237785092">
      <w:bodyDiv w:val="1"/>
      <w:marLeft w:val="0"/>
      <w:marRight w:val="0"/>
      <w:marTop w:val="0"/>
      <w:marBottom w:val="0"/>
      <w:divBdr>
        <w:top w:val="none" w:sz="0" w:space="0" w:color="auto"/>
        <w:left w:val="none" w:sz="0" w:space="0" w:color="auto"/>
        <w:bottom w:val="none" w:sz="0" w:space="0" w:color="auto"/>
        <w:right w:val="none" w:sz="0" w:space="0" w:color="auto"/>
      </w:divBdr>
    </w:div>
    <w:div w:id="1238828578">
      <w:bodyDiv w:val="1"/>
      <w:marLeft w:val="0"/>
      <w:marRight w:val="0"/>
      <w:marTop w:val="0"/>
      <w:marBottom w:val="0"/>
      <w:divBdr>
        <w:top w:val="none" w:sz="0" w:space="0" w:color="auto"/>
        <w:left w:val="none" w:sz="0" w:space="0" w:color="auto"/>
        <w:bottom w:val="none" w:sz="0" w:space="0" w:color="auto"/>
        <w:right w:val="none" w:sz="0" w:space="0" w:color="auto"/>
      </w:divBdr>
    </w:div>
    <w:div w:id="1238897999">
      <w:bodyDiv w:val="1"/>
      <w:marLeft w:val="0"/>
      <w:marRight w:val="0"/>
      <w:marTop w:val="0"/>
      <w:marBottom w:val="0"/>
      <w:divBdr>
        <w:top w:val="none" w:sz="0" w:space="0" w:color="auto"/>
        <w:left w:val="none" w:sz="0" w:space="0" w:color="auto"/>
        <w:bottom w:val="none" w:sz="0" w:space="0" w:color="auto"/>
        <w:right w:val="none" w:sz="0" w:space="0" w:color="auto"/>
      </w:divBdr>
    </w:div>
    <w:div w:id="1239245983">
      <w:bodyDiv w:val="1"/>
      <w:marLeft w:val="0"/>
      <w:marRight w:val="0"/>
      <w:marTop w:val="0"/>
      <w:marBottom w:val="0"/>
      <w:divBdr>
        <w:top w:val="none" w:sz="0" w:space="0" w:color="auto"/>
        <w:left w:val="none" w:sz="0" w:space="0" w:color="auto"/>
        <w:bottom w:val="none" w:sz="0" w:space="0" w:color="auto"/>
        <w:right w:val="none" w:sz="0" w:space="0" w:color="auto"/>
      </w:divBdr>
    </w:div>
    <w:div w:id="1239248198">
      <w:bodyDiv w:val="1"/>
      <w:marLeft w:val="0"/>
      <w:marRight w:val="0"/>
      <w:marTop w:val="0"/>
      <w:marBottom w:val="0"/>
      <w:divBdr>
        <w:top w:val="none" w:sz="0" w:space="0" w:color="auto"/>
        <w:left w:val="none" w:sz="0" w:space="0" w:color="auto"/>
        <w:bottom w:val="none" w:sz="0" w:space="0" w:color="auto"/>
        <w:right w:val="none" w:sz="0" w:space="0" w:color="auto"/>
      </w:divBdr>
    </w:div>
    <w:div w:id="1239556160">
      <w:bodyDiv w:val="1"/>
      <w:marLeft w:val="0"/>
      <w:marRight w:val="0"/>
      <w:marTop w:val="0"/>
      <w:marBottom w:val="0"/>
      <w:divBdr>
        <w:top w:val="none" w:sz="0" w:space="0" w:color="auto"/>
        <w:left w:val="none" w:sz="0" w:space="0" w:color="auto"/>
        <w:bottom w:val="none" w:sz="0" w:space="0" w:color="auto"/>
        <w:right w:val="none" w:sz="0" w:space="0" w:color="auto"/>
      </w:divBdr>
    </w:div>
    <w:div w:id="1240090724">
      <w:bodyDiv w:val="1"/>
      <w:marLeft w:val="0"/>
      <w:marRight w:val="0"/>
      <w:marTop w:val="0"/>
      <w:marBottom w:val="0"/>
      <w:divBdr>
        <w:top w:val="none" w:sz="0" w:space="0" w:color="auto"/>
        <w:left w:val="none" w:sz="0" w:space="0" w:color="auto"/>
        <w:bottom w:val="none" w:sz="0" w:space="0" w:color="auto"/>
        <w:right w:val="none" w:sz="0" w:space="0" w:color="auto"/>
      </w:divBdr>
    </w:div>
    <w:div w:id="1240794788">
      <w:bodyDiv w:val="1"/>
      <w:marLeft w:val="0"/>
      <w:marRight w:val="0"/>
      <w:marTop w:val="0"/>
      <w:marBottom w:val="0"/>
      <w:divBdr>
        <w:top w:val="none" w:sz="0" w:space="0" w:color="auto"/>
        <w:left w:val="none" w:sz="0" w:space="0" w:color="auto"/>
        <w:bottom w:val="none" w:sz="0" w:space="0" w:color="auto"/>
        <w:right w:val="none" w:sz="0" w:space="0" w:color="auto"/>
      </w:divBdr>
    </w:div>
    <w:div w:id="1241479101">
      <w:bodyDiv w:val="1"/>
      <w:marLeft w:val="0"/>
      <w:marRight w:val="0"/>
      <w:marTop w:val="0"/>
      <w:marBottom w:val="0"/>
      <w:divBdr>
        <w:top w:val="none" w:sz="0" w:space="0" w:color="auto"/>
        <w:left w:val="none" w:sz="0" w:space="0" w:color="auto"/>
        <w:bottom w:val="none" w:sz="0" w:space="0" w:color="auto"/>
        <w:right w:val="none" w:sz="0" w:space="0" w:color="auto"/>
      </w:divBdr>
    </w:div>
    <w:div w:id="1241603953">
      <w:bodyDiv w:val="1"/>
      <w:marLeft w:val="0"/>
      <w:marRight w:val="0"/>
      <w:marTop w:val="0"/>
      <w:marBottom w:val="0"/>
      <w:divBdr>
        <w:top w:val="none" w:sz="0" w:space="0" w:color="auto"/>
        <w:left w:val="none" w:sz="0" w:space="0" w:color="auto"/>
        <w:bottom w:val="none" w:sz="0" w:space="0" w:color="auto"/>
        <w:right w:val="none" w:sz="0" w:space="0" w:color="auto"/>
      </w:divBdr>
    </w:div>
    <w:div w:id="1242641658">
      <w:bodyDiv w:val="1"/>
      <w:marLeft w:val="0"/>
      <w:marRight w:val="0"/>
      <w:marTop w:val="0"/>
      <w:marBottom w:val="0"/>
      <w:divBdr>
        <w:top w:val="none" w:sz="0" w:space="0" w:color="auto"/>
        <w:left w:val="none" w:sz="0" w:space="0" w:color="auto"/>
        <w:bottom w:val="none" w:sz="0" w:space="0" w:color="auto"/>
        <w:right w:val="none" w:sz="0" w:space="0" w:color="auto"/>
      </w:divBdr>
    </w:div>
    <w:div w:id="1242760372">
      <w:bodyDiv w:val="1"/>
      <w:marLeft w:val="0"/>
      <w:marRight w:val="0"/>
      <w:marTop w:val="0"/>
      <w:marBottom w:val="0"/>
      <w:divBdr>
        <w:top w:val="none" w:sz="0" w:space="0" w:color="auto"/>
        <w:left w:val="none" w:sz="0" w:space="0" w:color="auto"/>
        <w:bottom w:val="none" w:sz="0" w:space="0" w:color="auto"/>
        <w:right w:val="none" w:sz="0" w:space="0" w:color="auto"/>
      </w:divBdr>
    </w:div>
    <w:div w:id="1244796590">
      <w:bodyDiv w:val="1"/>
      <w:marLeft w:val="0"/>
      <w:marRight w:val="0"/>
      <w:marTop w:val="0"/>
      <w:marBottom w:val="0"/>
      <w:divBdr>
        <w:top w:val="none" w:sz="0" w:space="0" w:color="auto"/>
        <w:left w:val="none" w:sz="0" w:space="0" w:color="auto"/>
        <w:bottom w:val="none" w:sz="0" w:space="0" w:color="auto"/>
        <w:right w:val="none" w:sz="0" w:space="0" w:color="auto"/>
      </w:divBdr>
    </w:div>
    <w:div w:id="1245412548">
      <w:bodyDiv w:val="1"/>
      <w:marLeft w:val="0"/>
      <w:marRight w:val="0"/>
      <w:marTop w:val="0"/>
      <w:marBottom w:val="0"/>
      <w:divBdr>
        <w:top w:val="none" w:sz="0" w:space="0" w:color="auto"/>
        <w:left w:val="none" w:sz="0" w:space="0" w:color="auto"/>
        <w:bottom w:val="none" w:sz="0" w:space="0" w:color="auto"/>
        <w:right w:val="none" w:sz="0" w:space="0" w:color="auto"/>
      </w:divBdr>
    </w:div>
    <w:div w:id="1249071009">
      <w:bodyDiv w:val="1"/>
      <w:marLeft w:val="0"/>
      <w:marRight w:val="0"/>
      <w:marTop w:val="0"/>
      <w:marBottom w:val="0"/>
      <w:divBdr>
        <w:top w:val="none" w:sz="0" w:space="0" w:color="auto"/>
        <w:left w:val="none" w:sz="0" w:space="0" w:color="auto"/>
        <w:bottom w:val="none" w:sz="0" w:space="0" w:color="auto"/>
        <w:right w:val="none" w:sz="0" w:space="0" w:color="auto"/>
      </w:divBdr>
    </w:div>
    <w:div w:id="1249778518">
      <w:bodyDiv w:val="1"/>
      <w:marLeft w:val="0"/>
      <w:marRight w:val="0"/>
      <w:marTop w:val="0"/>
      <w:marBottom w:val="0"/>
      <w:divBdr>
        <w:top w:val="none" w:sz="0" w:space="0" w:color="auto"/>
        <w:left w:val="none" w:sz="0" w:space="0" w:color="auto"/>
        <w:bottom w:val="none" w:sz="0" w:space="0" w:color="auto"/>
        <w:right w:val="none" w:sz="0" w:space="0" w:color="auto"/>
      </w:divBdr>
    </w:div>
    <w:div w:id="1250844222">
      <w:bodyDiv w:val="1"/>
      <w:marLeft w:val="0"/>
      <w:marRight w:val="0"/>
      <w:marTop w:val="0"/>
      <w:marBottom w:val="0"/>
      <w:divBdr>
        <w:top w:val="none" w:sz="0" w:space="0" w:color="auto"/>
        <w:left w:val="none" w:sz="0" w:space="0" w:color="auto"/>
        <w:bottom w:val="none" w:sz="0" w:space="0" w:color="auto"/>
        <w:right w:val="none" w:sz="0" w:space="0" w:color="auto"/>
      </w:divBdr>
    </w:div>
    <w:div w:id="1251087970">
      <w:bodyDiv w:val="1"/>
      <w:marLeft w:val="0"/>
      <w:marRight w:val="0"/>
      <w:marTop w:val="0"/>
      <w:marBottom w:val="0"/>
      <w:divBdr>
        <w:top w:val="none" w:sz="0" w:space="0" w:color="auto"/>
        <w:left w:val="none" w:sz="0" w:space="0" w:color="auto"/>
        <w:bottom w:val="none" w:sz="0" w:space="0" w:color="auto"/>
        <w:right w:val="none" w:sz="0" w:space="0" w:color="auto"/>
      </w:divBdr>
    </w:div>
    <w:div w:id="1251618420">
      <w:bodyDiv w:val="1"/>
      <w:marLeft w:val="0"/>
      <w:marRight w:val="0"/>
      <w:marTop w:val="0"/>
      <w:marBottom w:val="0"/>
      <w:divBdr>
        <w:top w:val="none" w:sz="0" w:space="0" w:color="auto"/>
        <w:left w:val="none" w:sz="0" w:space="0" w:color="auto"/>
        <w:bottom w:val="none" w:sz="0" w:space="0" w:color="auto"/>
        <w:right w:val="none" w:sz="0" w:space="0" w:color="auto"/>
      </w:divBdr>
    </w:div>
    <w:div w:id="1252469009">
      <w:bodyDiv w:val="1"/>
      <w:marLeft w:val="0"/>
      <w:marRight w:val="0"/>
      <w:marTop w:val="0"/>
      <w:marBottom w:val="0"/>
      <w:divBdr>
        <w:top w:val="none" w:sz="0" w:space="0" w:color="auto"/>
        <w:left w:val="none" w:sz="0" w:space="0" w:color="auto"/>
        <w:bottom w:val="none" w:sz="0" w:space="0" w:color="auto"/>
        <w:right w:val="none" w:sz="0" w:space="0" w:color="auto"/>
      </w:divBdr>
    </w:div>
    <w:div w:id="1253011925">
      <w:bodyDiv w:val="1"/>
      <w:marLeft w:val="0"/>
      <w:marRight w:val="0"/>
      <w:marTop w:val="0"/>
      <w:marBottom w:val="0"/>
      <w:divBdr>
        <w:top w:val="none" w:sz="0" w:space="0" w:color="auto"/>
        <w:left w:val="none" w:sz="0" w:space="0" w:color="auto"/>
        <w:bottom w:val="none" w:sz="0" w:space="0" w:color="auto"/>
        <w:right w:val="none" w:sz="0" w:space="0" w:color="auto"/>
      </w:divBdr>
    </w:div>
    <w:div w:id="1253053339">
      <w:bodyDiv w:val="1"/>
      <w:marLeft w:val="0"/>
      <w:marRight w:val="0"/>
      <w:marTop w:val="0"/>
      <w:marBottom w:val="0"/>
      <w:divBdr>
        <w:top w:val="none" w:sz="0" w:space="0" w:color="auto"/>
        <w:left w:val="none" w:sz="0" w:space="0" w:color="auto"/>
        <w:bottom w:val="none" w:sz="0" w:space="0" w:color="auto"/>
        <w:right w:val="none" w:sz="0" w:space="0" w:color="auto"/>
      </w:divBdr>
    </w:div>
    <w:div w:id="1253204408">
      <w:bodyDiv w:val="1"/>
      <w:marLeft w:val="0"/>
      <w:marRight w:val="0"/>
      <w:marTop w:val="0"/>
      <w:marBottom w:val="0"/>
      <w:divBdr>
        <w:top w:val="none" w:sz="0" w:space="0" w:color="auto"/>
        <w:left w:val="none" w:sz="0" w:space="0" w:color="auto"/>
        <w:bottom w:val="none" w:sz="0" w:space="0" w:color="auto"/>
        <w:right w:val="none" w:sz="0" w:space="0" w:color="auto"/>
      </w:divBdr>
    </w:div>
    <w:div w:id="1253273665">
      <w:bodyDiv w:val="1"/>
      <w:marLeft w:val="0"/>
      <w:marRight w:val="0"/>
      <w:marTop w:val="0"/>
      <w:marBottom w:val="0"/>
      <w:divBdr>
        <w:top w:val="none" w:sz="0" w:space="0" w:color="auto"/>
        <w:left w:val="none" w:sz="0" w:space="0" w:color="auto"/>
        <w:bottom w:val="none" w:sz="0" w:space="0" w:color="auto"/>
        <w:right w:val="none" w:sz="0" w:space="0" w:color="auto"/>
      </w:divBdr>
    </w:div>
    <w:div w:id="1254242104">
      <w:bodyDiv w:val="1"/>
      <w:marLeft w:val="0"/>
      <w:marRight w:val="0"/>
      <w:marTop w:val="0"/>
      <w:marBottom w:val="0"/>
      <w:divBdr>
        <w:top w:val="none" w:sz="0" w:space="0" w:color="auto"/>
        <w:left w:val="none" w:sz="0" w:space="0" w:color="auto"/>
        <w:bottom w:val="none" w:sz="0" w:space="0" w:color="auto"/>
        <w:right w:val="none" w:sz="0" w:space="0" w:color="auto"/>
      </w:divBdr>
    </w:div>
    <w:div w:id="1255747392">
      <w:bodyDiv w:val="1"/>
      <w:marLeft w:val="0"/>
      <w:marRight w:val="0"/>
      <w:marTop w:val="0"/>
      <w:marBottom w:val="0"/>
      <w:divBdr>
        <w:top w:val="none" w:sz="0" w:space="0" w:color="auto"/>
        <w:left w:val="none" w:sz="0" w:space="0" w:color="auto"/>
        <w:bottom w:val="none" w:sz="0" w:space="0" w:color="auto"/>
        <w:right w:val="none" w:sz="0" w:space="0" w:color="auto"/>
      </w:divBdr>
    </w:div>
    <w:div w:id="1257129560">
      <w:bodyDiv w:val="1"/>
      <w:marLeft w:val="0"/>
      <w:marRight w:val="0"/>
      <w:marTop w:val="0"/>
      <w:marBottom w:val="0"/>
      <w:divBdr>
        <w:top w:val="none" w:sz="0" w:space="0" w:color="auto"/>
        <w:left w:val="none" w:sz="0" w:space="0" w:color="auto"/>
        <w:bottom w:val="none" w:sz="0" w:space="0" w:color="auto"/>
        <w:right w:val="none" w:sz="0" w:space="0" w:color="auto"/>
      </w:divBdr>
    </w:div>
    <w:div w:id="1257131012">
      <w:bodyDiv w:val="1"/>
      <w:marLeft w:val="0"/>
      <w:marRight w:val="0"/>
      <w:marTop w:val="0"/>
      <w:marBottom w:val="0"/>
      <w:divBdr>
        <w:top w:val="none" w:sz="0" w:space="0" w:color="auto"/>
        <w:left w:val="none" w:sz="0" w:space="0" w:color="auto"/>
        <w:bottom w:val="none" w:sz="0" w:space="0" w:color="auto"/>
        <w:right w:val="none" w:sz="0" w:space="0" w:color="auto"/>
      </w:divBdr>
    </w:div>
    <w:div w:id="1257786378">
      <w:bodyDiv w:val="1"/>
      <w:marLeft w:val="0"/>
      <w:marRight w:val="0"/>
      <w:marTop w:val="0"/>
      <w:marBottom w:val="0"/>
      <w:divBdr>
        <w:top w:val="none" w:sz="0" w:space="0" w:color="auto"/>
        <w:left w:val="none" w:sz="0" w:space="0" w:color="auto"/>
        <w:bottom w:val="none" w:sz="0" w:space="0" w:color="auto"/>
        <w:right w:val="none" w:sz="0" w:space="0" w:color="auto"/>
      </w:divBdr>
    </w:div>
    <w:div w:id="1259022039">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61336548">
      <w:bodyDiv w:val="1"/>
      <w:marLeft w:val="0"/>
      <w:marRight w:val="0"/>
      <w:marTop w:val="0"/>
      <w:marBottom w:val="0"/>
      <w:divBdr>
        <w:top w:val="none" w:sz="0" w:space="0" w:color="auto"/>
        <w:left w:val="none" w:sz="0" w:space="0" w:color="auto"/>
        <w:bottom w:val="none" w:sz="0" w:space="0" w:color="auto"/>
        <w:right w:val="none" w:sz="0" w:space="0" w:color="auto"/>
      </w:divBdr>
    </w:div>
    <w:div w:id="1262492241">
      <w:bodyDiv w:val="1"/>
      <w:marLeft w:val="0"/>
      <w:marRight w:val="0"/>
      <w:marTop w:val="0"/>
      <w:marBottom w:val="0"/>
      <w:divBdr>
        <w:top w:val="none" w:sz="0" w:space="0" w:color="auto"/>
        <w:left w:val="none" w:sz="0" w:space="0" w:color="auto"/>
        <w:bottom w:val="none" w:sz="0" w:space="0" w:color="auto"/>
        <w:right w:val="none" w:sz="0" w:space="0" w:color="auto"/>
      </w:divBdr>
    </w:div>
    <w:div w:id="1263680973">
      <w:bodyDiv w:val="1"/>
      <w:marLeft w:val="0"/>
      <w:marRight w:val="0"/>
      <w:marTop w:val="0"/>
      <w:marBottom w:val="0"/>
      <w:divBdr>
        <w:top w:val="none" w:sz="0" w:space="0" w:color="auto"/>
        <w:left w:val="none" w:sz="0" w:space="0" w:color="auto"/>
        <w:bottom w:val="none" w:sz="0" w:space="0" w:color="auto"/>
        <w:right w:val="none" w:sz="0" w:space="0" w:color="auto"/>
      </w:divBdr>
    </w:div>
    <w:div w:id="1264534176">
      <w:bodyDiv w:val="1"/>
      <w:marLeft w:val="0"/>
      <w:marRight w:val="0"/>
      <w:marTop w:val="0"/>
      <w:marBottom w:val="0"/>
      <w:divBdr>
        <w:top w:val="none" w:sz="0" w:space="0" w:color="auto"/>
        <w:left w:val="none" w:sz="0" w:space="0" w:color="auto"/>
        <w:bottom w:val="none" w:sz="0" w:space="0" w:color="auto"/>
        <w:right w:val="none" w:sz="0" w:space="0" w:color="auto"/>
      </w:divBdr>
    </w:div>
    <w:div w:id="1264605826">
      <w:bodyDiv w:val="1"/>
      <w:marLeft w:val="0"/>
      <w:marRight w:val="0"/>
      <w:marTop w:val="0"/>
      <w:marBottom w:val="0"/>
      <w:divBdr>
        <w:top w:val="none" w:sz="0" w:space="0" w:color="auto"/>
        <w:left w:val="none" w:sz="0" w:space="0" w:color="auto"/>
        <w:bottom w:val="none" w:sz="0" w:space="0" w:color="auto"/>
        <w:right w:val="none" w:sz="0" w:space="0" w:color="auto"/>
      </w:divBdr>
    </w:div>
    <w:div w:id="1264804000">
      <w:bodyDiv w:val="1"/>
      <w:marLeft w:val="0"/>
      <w:marRight w:val="0"/>
      <w:marTop w:val="0"/>
      <w:marBottom w:val="0"/>
      <w:divBdr>
        <w:top w:val="none" w:sz="0" w:space="0" w:color="auto"/>
        <w:left w:val="none" w:sz="0" w:space="0" w:color="auto"/>
        <w:bottom w:val="none" w:sz="0" w:space="0" w:color="auto"/>
        <w:right w:val="none" w:sz="0" w:space="0" w:color="auto"/>
      </w:divBdr>
    </w:div>
    <w:div w:id="1265262238">
      <w:bodyDiv w:val="1"/>
      <w:marLeft w:val="0"/>
      <w:marRight w:val="0"/>
      <w:marTop w:val="0"/>
      <w:marBottom w:val="0"/>
      <w:divBdr>
        <w:top w:val="none" w:sz="0" w:space="0" w:color="auto"/>
        <w:left w:val="none" w:sz="0" w:space="0" w:color="auto"/>
        <w:bottom w:val="none" w:sz="0" w:space="0" w:color="auto"/>
        <w:right w:val="none" w:sz="0" w:space="0" w:color="auto"/>
      </w:divBdr>
    </w:div>
    <w:div w:id="1265384979">
      <w:bodyDiv w:val="1"/>
      <w:marLeft w:val="0"/>
      <w:marRight w:val="0"/>
      <w:marTop w:val="0"/>
      <w:marBottom w:val="0"/>
      <w:divBdr>
        <w:top w:val="none" w:sz="0" w:space="0" w:color="auto"/>
        <w:left w:val="none" w:sz="0" w:space="0" w:color="auto"/>
        <w:bottom w:val="none" w:sz="0" w:space="0" w:color="auto"/>
        <w:right w:val="none" w:sz="0" w:space="0" w:color="auto"/>
      </w:divBdr>
    </w:div>
    <w:div w:id="1266231554">
      <w:bodyDiv w:val="1"/>
      <w:marLeft w:val="0"/>
      <w:marRight w:val="0"/>
      <w:marTop w:val="0"/>
      <w:marBottom w:val="0"/>
      <w:divBdr>
        <w:top w:val="none" w:sz="0" w:space="0" w:color="auto"/>
        <w:left w:val="none" w:sz="0" w:space="0" w:color="auto"/>
        <w:bottom w:val="none" w:sz="0" w:space="0" w:color="auto"/>
        <w:right w:val="none" w:sz="0" w:space="0" w:color="auto"/>
      </w:divBdr>
    </w:div>
    <w:div w:id="1267542440">
      <w:bodyDiv w:val="1"/>
      <w:marLeft w:val="0"/>
      <w:marRight w:val="0"/>
      <w:marTop w:val="0"/>
      <w:marBottom w:val="0"/>
      <w:divBdr>
        <w:top w:val="none" w:sz="0" w:space="0" w:color="auto"/>
        <w:left w:val="none" w:sz="0" w:space="0" w:color="auto"/>
        <w:bottom w:val="none" w:sz="0" w:space="0" w:color="auto"/>
        <w:right w:val="none" w:sz="0" w:space="0" w:color="auto"/>
      </w:divBdr>
    </w:div>
    <w:div w:id="1268779522">
      <w:bodyDiv w:val="1"/>
      <w:marLeft w:val="0"/>
      <w:marRight w:val="0"/>
      <w:marTop w:val="0"/>
      <w:marBottom w:val="0"/>
      <w:divBdr>
        <w:top w:val="none" w:sz="0" w:space="0" w:color="auto"/>
        <w:left w:val="none" w:sz="0" w:space="0" w:color="auto"/>
        <w:bottom w:val="none" w:sz="0" w:space="0" w:color="auto"/>
        <w:right w:val="none" w:sz="0" w:space="0" w:color="auto"/>
      </w:divBdr>
    </w:div>
    <w:div w:id="1268855387">
      <w:bodyDiv w:val="1"/>
      <w:marLeft w:val="0"/>
      <w:marRight w:val="0"/>
      <w:marTop w:val="0"/>
      <w:marBottom w:val="0"/>
      <w:divBdr>
        <w:top w:val="none" w:sz="0" w:space="0" w:color="auto"/>
        <w:left w:val="none" w:sz="0" w:space="0" w:color="auto"/>
        <w:bottom w:val="none" w:sz="0" w:space="0" w:color="auto"/>
        <w:right w:val="none" w:sz="0" w:space="0" w:color="auto"/>
      </w:divBdr>
    </w:div>
    <w:div w:id="1270162036">
      <w:bodyDiv w:val="1"/>
      <w:marLeft w:val="0"/>
      <w:marRight w:val="0"/>
      <w:marTop w:val="0"/>
      <w:marBottom w:val="0"/>
      <w:divBdr>
        <w:top w:val="none" w:sz="0" w:space="0" w:color="auto"/>
        <w:left w:val="none" w:sz="0" w:space="0" w:color="auto"/>
        <w:bottom w:val="none" w:sz="0" w:space="0" w:color="auto"/>
        <w:right w:val="none" w:sz="0" w:space="0" w:color="auto"/>
      </w:divBdr>
    </w:div>
    <w:div w:id="1270238666">
      <w:bodyDiv w:val="1"/>
      <w:marLeft w:val="0"/>
      <w:marRight w:val="0"/>
      <w:marTop w:val="0"/>
      <w:marBottom w:val="0"/>
      <w:divBdr>
        <w:top w:val="none" w:sz="0" w:space="0" w:color="auto"/>
        <w:left w:val="none" w:sz="0" w:space="0" w:color="auto"/>
        <w:bottom w:val="none" w:sz="0" w:space="0" w:color="auto"/>
        <w:right w:val="none" w:sz="0" w:space="0" w:color="auto"/>
      </w:divBdr>
    </w:div>
    <w:div w:id="1273708276">
      <w:bodyDiv w:val="1"/>
      <w:marLeft w:val="0"/>
      <w:marRight w:val="0"/>
      <w:marTop w:val="0"/>
      <w:marBottom w:val="0"/>
      <w:divBdr>
        <w:top w:val="none" w:sz="0" w:space="0" w:color="auto"/>
        <w:left w:val="none" w:sz="0" w:space="0" w:color="auto"/>
        <w:bottom w:val="none" w:sz="0" w:space="0" w:color="auto"/>
        <w:right w:val="none" w:sz="0" w:space="0" w:color="auto"/>
      </w:divBdr>
    </w:div>
    <w:div w:id="1276251336">
      <w:bodyDiv w:val="1"/>
      <w:marLeft w:val="0"/>
      <w:marRight w:val="0"/>
      <w:marTop w:val="0"/>
      <w:marBottom w:val="0"/>
      <w:divBdr>
        <w:top w:val="none" w:sz="0" w:space="0" w:color="auto"/>
        <w:left w:val="none" w:sz="0" w:space="0" w:color="auto"/>
        <w:bottom w:val="none" w:sz="0" w:space="0" w:color="auto"/>
        <w:right w:val="none" w:sz="0" w:space="0" w:color="auto"/>
      </w:divBdr>
    </w:div>
    <w:div w:id="1277103284">
      <w:bodyDiv w:val="1"/>
      <w:marLeft w:val="0"/>
      <w:marRight w:val="0"/>
      <w:marTop w:val="0"/>
      <w:marBottom w:val="0"/>
      <w:divBdr>
        <w:top w:val="none" w:sz="0" w:space="0" w:color="auto"/>
        <w:left w:val="none" w:sz="0" w:space="0" w:color="auto"/>
        <w:bottom w:val="none" w:sz="0" w:space="0" w:color="auto"/>
        <w:right w:val="none" w:sz="0" w:space="0" w:color="auto"/>
      </w:divBdr>
    </w:div>
    <w:div w:id="1277253619">
      <w:bodyDiv w:val="1"/>
      <w:marLeft w:val="0"/>
      <w:marRight w:val="0"/>
      <w:marTop w:val="0"/>
      <w:marBottom w:val="0"/>
      <w:divBdr>
        <w:top w:val="none" w:sz="0" w:space="0" w:color="auto"/>
        <w:left w:val="none" w:sz="0" w:space="0" w:color="auto"/>
        <w:bottom w:val="none" w:sz="0" w:space="0" w:color="auto"/>
        <w:right w:val="none" w:sz="0" w:space="0" w:color="auto"/>
      </w:divBdr>
    </w:div>
    <w:div w:id="1279263840">
      <w:bodyDiv w:val="1"/>
      <w:marLeft w:val="0"/>
      <w:marRight w:val="0"/>
      <w:marTop w:val="0"/>
      <w:marBottom w:val="0"/>
      <w:divBdr>
        <w:top w:val="none" w:sz="0" w:space="0" w:color="auto"/>
        <w:left w:val="none" w:sz="0" w:space="0" w:color="auto"/>
        <w:bottom w:val="none" w:sz="0" w:space="0" w:color="auto"/>
        <w:right w:val="none" w:sz="0" w:space="0" w:color="auto"/>
      </w:divBdr>
    </w:div>
    <w:div w:id="1279873245">
      <w:bodyDiv w:val="1"/>
      <w:marLeft w:val="0"/>
      <w:marRight w:val="0"/>
      <w:marTop w:val="0"/>
      <w:marBottom w:val="0"/>
      <w:divBdr>
        <w:top w:val="none" w:sz="0" w:space="0" w:color="auto"/>
        <w:left w:val="none" w:sz="0" w:space="0" w:color="auto"/>
        <w:bottom w:val="none" w:sz="0" w:space="0" w:color="auto"/>
        <w:right w:val="none" w:sz="0" w:space="0" w:color="auto"/>
      </w:divBdr>
    </w:div>
    <w:div w:id="1280185844">
      <w:bodyDiv w:val="1"/>
      <w:marLeft w:val="0"/>
      <w:marRight w:val="0"/>
      <w:marTop w:val="0"/>
      <w:marBottom w:val="0"/>
      <w:divBdr>
        <w:top w:val="none" w:sz="0" w:space="0" w:color="auto"/>
        <w:left w:val="none" w:sz="0" w:space="0" w:color="auto"/>
        <w:bottom w:val="none" w:sz="0" w:space="0" w:color="auto"/>
        <w:right w:val="none" w:sz="0" w:space="0" w:color="auto"/>
      </w:divBdr>
    </w:div>
    <w:div w:id="1281381905">
      <w:bodyDiv w:val="1"/>
      <w:marLeft w:val="0"/>
      <w:marRight w:val="0"/>
      <w:marTop w:val="0"/>
      <w:marBottom w:val="0"/>
      <w:divBdr>
        <w:top w:val="none" w:sz="0" w:space="0" w:color="auto"/>
        <w:left w:val="none" w:sz="0" w:space="0" w:color="auto"/>
        <w:bottom w:val="none" w:sz="0" w:space="0" w:color="auto"/>
        <w:right w:val="none" w:sz="0" w:space="0" w:color="auto"/>
      </w:divBdr>
    </w:div>
    <w:div w:id="1281648800">
      <w:bodyDiv w:val="1"/>
      <w:marLeft w:val="0"/>
      <w:marRight w:val="0"/>
      <w:marTop w:val="0"/>
      <w:marBottom w:val="0"/>
      <w:divBdr>
        <w:top w:val="none" w:sz="0" w:space="0" w:color="auto"/>
        <w:left w:val="none" w:sz="0" w:space="0" w:color="auto"/>
        <w:bottom w:val="none" w:sz="0" w:space="0" w:color="auto"/>
        <w:right w:val="none" w:sz="0" w:space="0" w:color="auto"/>
      </w:divBdr>
    </w:div>
    <w:div w:id="1283999600">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287614249">
      <w:bodyDiv w:val="1"/>
      <w:marLeft w:val="0"/>
      <w:marRight w:val="0"/>
      <w:marTop w:val="0"/>
      <w:marBottom w:val="0"/>
      <w:divBdr>
        <w:top w:val="none" w:sz="0" w:space="0" w:color="auto"/>
        <w:left w:val="none" w:sz="0" w:space="0" w:color="auto"/>
        <w:bottom w:val="none" w:sz="0" w:space="0" w:color="auto"/>
        <w:right w:val="none" w:sz="0" w:space="0" w:color="auto"/>
      </w:divBdr>
    </w:div>
    <w:div w:id="1289818099">
      <w:bodyDiv w:val="1"/>
      <w:marLeft w:val="0"/>
      <w:marRight w:val="0"/>
      <w:marTop w:val="0"/>
      <w:marBottom w:val="0"/>
      <w:divBdr>
        <w:top w:val="none" w:sz="0" w:space="0" w:color="auto"/>
        <w:left w:val="none" w:sz="0" w:space="0" w:color="auto"/>
        <w:bottom w:val="none" w:sz="0" w:space="0" w:color="auto"/>
        <w:right w:val="none" w:sz="0" w:space="0" w:color="auto"/>
      </w:divBdr>
    </w:div>
    <w:div w:id="1289967027">
      <w:bodyDiv w:val="1"/>
      <w:marLeft w:val="0"/>
      <w:marRight w:val="0"/>
      <w:marTop w:val="0"/>
      <w:marBottom w:val="0"/>
      <w:divBdr>
        <w:top w:val="none" w:sz="0" w:space="0" w:color="auto"/>
        <w:left w:val="none" w:sz="0" w:space="0" w:color="auto"/>
        <w:bottom w:val="none" w:sz="0" w:space="0" w:color="auto"/>
        <w:right w:val="none" w:sz="0" w:space="0" w:color="auto"/>
      </w:divBdr>
    </w:div>
    <w:div w:id="1289967646">
      <w:bodyDiv w:val="1"/>
      <w:marLeft w:val="0"/>
      <w:marRight w:val="0"/>
      <w:marTop w:val="0"/>
      <w:marBottom w:val="0"/>
      <w:divBdr>
        <w:top w:val="none" w:sz="0" w:space="0" w:color="auto"/>
        <w:left w:val="none" w:sz="0" w:space="0" w:color="auto"/>
        <w:bottom w:val="none" w:sz="0" w:space="0" w:color="auto"/>
        <w:right w:val="none" w:sz="0" w:space="0" w:color="auto"/>
      </w:divBdr>
    </w:div>
    <w:div w:id="1290673033">
      <w:bodyDiv w:val="1"/>
      <w:marLeft w:val="0"/>
      <w:marRight w:val="0"/>
      <w:marTop w:val="0"/>
      <w:marBottom w:val="0"/>
      <w:divBdr>
        <w:top w:val="none" w:sz="0" w:space="0" w:color="auto"/>
        <w:left w:val="none" w:sz="0" w:space="0" w:color="auto"/>
        <w:bottom w:val="none" w:sz="0" w:space="0" w:color="auto"/>
        <w:right w:val="none" w:sz="0" w:space="0" w:color="auto"/>
      </w:divBdr>
    </w:div>
    <w:div w:id="1293944184">
      <w:bodyDiv w:val="1"/>
      <w:marLeft w:val="0"/>
      <w:marRight w:val="0"/>
      <w:marTop w:val="0"/>
      <w:marBottom w:val="0"/>
      <w:divBdr>
        <w:top w:val="none" w:sz="0" w:space="0" w:color="auto"/>
        <w:left w:val="none" w:sz="0" w:space="0" w:color="auto"/>
        <w:bottom w:val="none" w:sz="0" w:space="0" w:color="auto"/>
        <w:right w:val="none" w:sz="0" w:space="0" w:color="auto"/>
      </w:divBdr>
    </w:div>
    <w:div w:id="1294481592">
      <w:bodyDiv w:val="1"/>
      <w:marLeft w:val="0"/>
      <w:marRight w:val="0"/>
      <w:marTop w:val="0"/>
      <w:marBottom w:val="0"/>
      <w:divBdr>
        <w:top w:val="none" w:sz="0" w:space="0" w:color="auto"/>
        <w:left w:val="none" w:sz="0" w:space="0" w:color="auto"/>
        <w:bottom w:val="none" w:sz="0" w:space="0" w:color="auto"/>
        <w:right w:val="none" w:sz="0" w:space="0" w:color="auto"/>
      </w:divBdr>
    </w:div>
    <w:div w:id="1295983524">
      <w:bodyDiv w:val="1"/>
      <w:marLeft w:val="0"/>
      <w:marRight w:val="0"/>
      <w:marTop w:val="0"/>
      <w:marBottom w:val="0"/>
      <w:divBdr>
        <w:top w:val="none" w:sz="0" w:space="0" w:color="auto"/>
        <w:left w:val="none" w:sz="0" w:space="0" w:color="auto"/>
        <w:bottom w:val="none" w:sz="0" w:space="0" w:color="auto"/>
        <w:right w:val="none" w:sz="0" w:space="0" w:color="auto"/>
      </w:divBdr>
    </w:div>
    <w:div w:id="1296137728">
      <w:bodyDiv w:val="1"/>
      <w:marLeft w:val="0"/>
      <w:marRight w:val="0"/>
      <w:marTop w:val="0"/>
      <w:marBottom w:val="0"/>
      <w:divBdr>
        <w:top w:val="none" w:sz="0" w:space="0" w:color="auto"/>
        <w:left w:val="none" w:sz="0" w:space="0" w:color="auto"/>
        <w:bottom w:val="none" w:sz="0" w:space="0" w:color="auto"/>
        <w:right w:val="none" w:sz="0" w:space="0" w:color="auto"/>
      </w:divBdr>
    </w:div>
    <w:div w:id="1296452511">
      <w:bodyDiv w:val="1"/>
      <w:marLeft w:val="0"/>
      <w:marRight w:val="0"/>
      <w:marTop w:val="0"/>
      <w:marBottom w:val="0"/>
      <w:divBdr>
        <w:top w:val="none" w:sz="0" w:space="0" w:color="auto"/>
        <w:left w:val="none" w:sz="0" w:space="0" w:color="auto"/>
        <w:bottom w:val="none" w:sz="0" w:space="0" w:color="auto"/>
        <w:right w:val="none" w:sz="0" w:space="0" w:color="auto"/>
      </w:divBdr>
    </w:div>
    <w:div w:id="1297225773">
      <w:bodyDiv w:val="1"/>
      <w:marLeft w:val="0"/>
      <w:marRight w:val="0"/>
      <w:marTop w:val="0"/>
      <w:marBottom w:val="0"/>
      <w:divBdr>
        <w:top w:val="none" w:sz="0" w:space="0" w:color="auto"/>
        <w:left w:val="none" w:sz="0" w:space="0" w:color="auto"/>
        <w:bottom w:val="none" w:sz="0" w:space="0" w:color="auto"/>
        <w:right w:val="none" w:sz="0" w:space="0" w:color="auto"/>
      </w:divBdr>
    </w:div>
    <w:div w:id="1297444016">
      <w:bodyDiv w:val="1"/>
      <w:marLeft w:val="0"/>
      <w:marRight w:val="0"/>
      <w:marTop w:val="0"/>
      <w:marBottom w:val="0"/>
      <w:divBdr>
        <w:top w:val="none" w:sz="0" w:space="0" w:color="auto"/>
        <w:left w:val="none" w:sz="0" w:space="0" w:color="auto"/>
        <w:bottom w:val="none" w:sz="0" w:space="0" w:color="auto"/>
        <w:right w:val="none" w:sz="0" w:space="0" w:color="auto"/>
      </w:divBdr>
    </w:div>
    <w:div w:id="1297907347">
      <w:bodyDiv w:val="1"/>
      <w:marLeft w:val="0"/>
      <w:marRight w:val="0"/>
      <w:marTop w:val="0"/>
      <w:marBottom w:val="0"/>
      <w:divBdr>
        <w:top w:val="none" w:sz="0" w:space="0" w:color="auto"/>
        <w:left w:val="none" w:sz="0" w:space="0" w:color="auto"/>
        <w:bottom w:val="none" w:sz="0" w:space="0" w:color="auto"/>
        <w:right w:val="none" w:sz="0" w:space="0" w:color="auto"/>
      </w:divBdr>
    </w:div>
    <w:div w:id="1297951897">
      <w:bodyDiv w:val="1"/>
      <w:marLeft w:val="0"/>
      <w:marRight w:val="0"/>
      <w:marTop w:val="0"/>
      <w:marBottom w:val="0"/>
      <w:divBdr>
        <w:top w:val="none" w:sz="0" w:space="0" w:color="auto"/>
        <w:left w:val="none" w:sz="0" w:space="0" w:color="auto"/>
        <w:bottom w:val="none" w:sz="0" w:space="0" w:color="auto"/>
        <w:right w:val="none" w:sz="0" w:space="0" w:color="auto"/>
      </w:divBdr>
    </w:div>
    <w:div w:id="1299186855">
      <w:bodyDiv w:val="1"/>
      <w:marLeft w:val="0"/>
      <w:marRight w:val="0"/>
      <w:marTop w:val="0"/>
      <w:marBottom w:val="0"/>
      <w:divBdr>
        <w:top w:val="none" w:sz="0" w:space="0" w:color="auto"/>
        <w:left w:val="none" w:sz="0" w:space="0" w:color="auto"/>
        <w:bottom w:val="none" w:sz="0" w:space="0" w:color="auto"/>
        <w:right w:val="none" w:sz="0" w:space="0" w:color="auto"/>
      </w:divBdr>
    </w:div>
    <w:div w:id="1299847027">
      <w:bodyDiv w:val="1"/>
      <w:marLeft w:val="0"/>
      <w:marRight w:val="0"/>
      <w:marTop w:val="0"/>
      <w:marBottom w:val="0"/>
      <w:divBdr>
        <w:top w:val="none" w:sz="0" w:space="0" w:color="auto"/>
        <w:left w:val="none" w:sz="0" w:space="0" w:color="auto"/>
        <w:bottom w:val="none" w:sz="0" w:space="0" w:color="auto"/>
        <w:right w:val="none" w:sz="0" w:space="0" w:color="auto"/>
      </w:divBdr>
    </w:div>
    <w:div w:id="1299918719">
      <w:bodyDiv w:val="1"/>
      <w:marLeft w:val="0"/>
      <w:marRight w:val="0"/>
      <w:marTop w:val="0"/>
      <w:marBottom w:val="0"/>
      <w:divBdr>
        <w:top w:val="none" w:sz="0" w:space="0" w:color="auto"/>
        <w:left w:val="none" w:sz="0" w:space="0" w:color="auto"/>
        <w:bottom w:val="none" w:sz="0" w:space="0" w:color="auto"/>
        <w:right w:val="none" w:sz="0" w:space="0" w:color="auto"/>
      </w:divBdr>
    </w:div>
    <w:div w:id="1301034775">
      <w:bodyDiv w:val="1"/>
      <w:marLeft w:val="0"/>
      <w:marRight w:val="0"/>
      <w:marTop w:val="0"/>
      <w:marBottom w:val="0"/>
      <w:divBdr>
        <w:top w:val="none" w:sz="0" w:space="0" w:color="auto"/>
        <w:left w:val="none" w:sz="0" w:space="0" w:color="auto"/>
        <w:bottom w:val="none" w:sz="0" w:space="0" w:color="auto"/>
        <w:right w:val="none" w:sz="0" w:space="0" w:color="auto"/>
      </w:divBdr>
    </w:div>
    <w:div w:id="1301422249">
      <w:bodyDiv w:val="1"/>
      <w:marLeft w:val="0"/>
      <w:marRight w:val="0"/>
      <w:marTop w:val="0"/>
      <w:marBottom w:val="0"/>
      <w:divBdr>
        <w:top w:val="none" w:sz="0" w:space="0" w:color="auto"/>
        <w:left w:val="none" w:sz="0" w:space="0" w:color="auto"/>
        <w:bottom w:val="none" w:sz="0" w:space="0" w:color="auto"/>
        <w:right w:val="none" w:sz="0" w:space="0" w:color="auto"/>
      </w:divBdr>
    </w:div>
    <w:div w:id="1302149060">
      <w:bodyDiv w:val="1"/>
      <w:marLeft w:val="0"/>
      <w:marRight w:val="0"/>
      <w:marTop w:val="0"/>
      <w:marBottom w:val="0"/>
      <w:divBdr>
        <w:top w:val="none" w:sz="0" w:space="0" w:color="auto"/>
        <w:left w:val="none" w:sz="0" w:space="0" w:color="auto"/>
        <w:bottom w:val="none" w:sz="0" w:space="0" w:color="auto"/>
        <w:right w:val="none" w:sz="0" w:space="0" w:color="auto"/>
      </w:divBdr>
    </w:div>
    <w:div w:id="1303467661">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04580600">
      <w:bodyDiv w:val="1"/>
      <w:marLeft w:val="0"/>
      <w:marRight w:val="0"/>
      <w:marTop w:val="0"/>
      <w:marBottom w:val="0"/>
      <w:divBdr>
        <w:top w:val="none" w:sz="0" w:space="0" w:color="auto"/>
        <w:left w:val="none" w:sz="0" w:space="0" w:color="auto"/>
        <w:bottom w:val="none" w:sz="0" w:space="0" w:color="auto"/>
        <w:right w:val="none" w:sz="0" w:space="0" w:color="auto"/>
      </w:divBdr>
    </w:div>
    <w:div w:id="1305693654">
      <w:bodyDiv w:val="1"/>
      <w:marLeft w:val="0"/>
      <w:marRight w:val="0"/>
      <w:marTop w:val="0"/>
      <w:marBottom w:val="0"/>
      <w:divBdr>
        <w:top w:val="none" w:sz="0" w:space="0" w:color="auto"/>
        <w:left w:val="none" w:sz="0" w:space="0" w:color="auto"/>
        <w:bottom w:val="none" w:sz="0" w:space="0" w:color="auto"/>
        <w:right w:val="none" w:sz="0" w:space="0" w:color="auto"/>
      </w:divBdr>
    </w:div>
    <w:div w:id="1305964479">
      <w:bodyDiv w:val="1"/>
      <w:marLeft w:val="0"/>
      <w:marRight w:val="0"/>
      <w:marTop w:val="0"/>
      <w:marBottom w:val="0"/>
      <w:divBdr>
        <w:top w:val="none" w:sz="0" w:space="0" w:color="auto"/>
        <w:left w:val="none" w:sz="0" w:space="0" w:color="auto"/>
        <w:bottom w:val="none" w:sz="0" w:space="0" w:color="auto"/>
        <w:right w:val="none" w:sz="0" w:space="0" w:color="auto"/>
      </w:divBdr>
    </w:div>
    <w:div w:id="1306471215">
      <w:bodyDiv w:val="1"/>
      <w:marLeft w:val="0"/>
      <w:marRight w:val="0"/>
      <w:marTop w:val="0"/>
      <w:marBottom w:val="0"/>
      <w:divBdr>
        <w:top w:val="none" w:sz="0" w:space="0" w:color="auto"/>
        <w:left w:val="none" w:sz="0" w:space="0" w:color="auto"/>
        <w:bottom w:val="none" w:sz="0" w:space="0" w:color="auto"/>
        <w:right w:val="none" w:sz="0" w:space="0" w:color="auto"/>
      </w:divBdr>
    </w:div>
    <w:div w:id="1307395751">
      <w:bodyDiv w:val="1"/>
      <w:marLeft w:val="0"/>
      <w:marRight w:val="0"/>
      <w:marTop w:val="0"/>
      <w:marBottom w:val="0"/>
      <w:divBdr>
        <w:top w:val="none" w:sz="0" w:space="0" w:color="auto"/>
        <w:left w:val="none" w:sz="0" w:space="0" w:color="auto"/>
        <w:bottom w:val="none" w:sz="0" w:space="0" w:color="auto"/>
        <w:right w:val="none" w:sz="0" w:space="0" w:color="auto"/>
      </w:divBdr>
    </w:div>
    <w:div w:id="1307468645">
      <w:bodyDiv w:val="1"/>
      <w:marLeft w:val="0"/>
      <w:marRight w:val="0"/>
      <w:marTop w:val="0"/>
      <w:marBottom w:val="0"/>
      <w:divBdr>
        <w:top w:val="none" w:sz="0" w:space="0" w:color="auto"/>
        <w:left w:val="none" w:sz="0" w:space="0" w:color="auto"/>
        <w:bottom w:val="none" w:sz="0" w:space="0" w:color="auto"/>
        <w:right w:val="none" w:sz="0" w:space="0" w:color="auto"/>
      </w:divBdr>
    </w:div>
    <w:div w:id="1308634446">
      <w:bodyDiv w:val="1"/>
      <w:marLeft w:val="0"/>
      <w:marRight w:val="0"/>
      <w:marTop w:val="0"/>
      <w:marBottom w:val="0"/>
      <w:divBdr>
        <w:top w:val="none" w:sz="0" w:space="0" w:color="auto"/>
        <w:left w:val="none" w:sz="0" w:space="0" w:color="auto"/>
        <w:bottom w:val="none" w:sz="0" w:space="0" w:color="auto"/>
        <w:right w:val="none" w:sz="0" w:space="0" w:color="auto"/>
      </w:divBdr>
    </w:div>
    <w:div w:id="1308703508">
      <w:bodyDiv w:val="1"/>
      <w:marLeft w:val="0"/>
      <w:marRight w:val="0"/>
      <w:marTop w:val="0"/>
      <w:marBottom w:val="0"/>
      <w:divBdr>
        <w:top w:val="none" w:sz="0" w:space="0" w:color="auto"/>
        <w:left w:val="none" w:sz="0" w:space="0" w:color="auto"/>
        <w:bottom w:val="none" w:sz="0" w:space="0" w:color="auto"/>
        <w:right w:val="none" w:sz="0" w:space="0" w:color="auto"/>
      </w:divBdr>
    </w:div>
    <w:div w:id="1308704491">
      <w:bodyDiv w:val="1"/>
      <w:marLeft w:val="0"/>
      <w:marRight w:val="0"/>
      <w:marTop w:val="0"/>
      <w:marBottom w:val="0"/>
      <w:divBdr>
        <w:top w:val="none" w:sz="0" w:space="0" w:color="auto"/>
        <w:left w:val="none" w:sz="0" w:space="0" w:color="auto"/>
        <w:bottom w:val="none" w:sz="0" w:space="0" w:color="auto"/>
        <w:right w:val="none" w:sz="0" w:space="0" w:color="auto"/>
      </w:divBdr>
    </w:div>
    <w:div w:id="1308822349">
      <w:bodyDiv w:val="1"/>
      <w:marLeft w:val="0"/>
      <w:marRight w:val="0"/>
      <w:marTop w:val="0"/>
      <w:marBottom w:val="0"/>
      <w:divBdr>
        <w:top w:val="none" w:sz="0" w:space="0" w:color="auto"/>
        <w:left w:val="none" w:sz="0" w:space="0" w:color="auto"/>
        <w:bottom w:val="none" w:sz="0" w:space="0" w:color="auto"/>
        <w:right w:val="none" w:sz="0" w:space="0" w:color="auto"/>
      </w:divBdr>
    </w:div>
    <w:div w:id="1309239687">
      <w:bodyDiv w:val="1"/>
      <w:marLeft w:val="0"/>
      <w:marRight w:val="0"/>
      <w:marTop w:val="0"/>
      <w:marBottom w:val="0"/>
      <w:divBdr>
        <w:top w:val="none" w:sz="0" w:space="0" w:color="auto"/>
        <w:left w:val="none" w:sz="0" w:space="0" w:color="auto"/>
        <w:bottom w:val="none" w:sz="0" w:space="0" w:color="auto"/>
        <w:right w:val="none" w:sz="0" w:space="0" w:color="auto"/>
      </w:divBdr>
    </w:div>
    <w:div w:id="1309557721">
      <w:bodyDiv w:val="1"/>
      <w:marLeft w:val="0"/>
      <w:marRight w:val="0"/>
      <w:marTop w:val="0"/>
      <w:marBottom w:val="0"/>
      <w:divBdr>
        <w:top w:val="none" w:sz="0" w:space="0" w:color="auto"/>
        <w:left w:val="none" w:sz="0" w:space="0" w:color="auto"/>
        <w:bottom w:val="none" w:sz="0" w:space="0" w:color="auto"/>
        <w:right w:val="none" w:sz="0" w:space="0" w:color="auto"/>
      </w:divBdr>
    </w:div>
    <w:div w:id="1312058186">
      <w:bodyDiv w:val="1"/>
      <w:marLeft w:val="0"/>
      <w:marRight w:val="0"/>
      <w:marTop w:val="0"/>
      <w:marBottom w:val="0"/>
      <w:divBdr>
        <w:top w:val="none" w:sz="0" w:space="0" w:color="auto"/>
        <w:left w:val="none" w:sz="0" w:space="0" w:color="auto"/>
        <w:bottom w:val="none" w:sz="0" w:space="0" w:color="auto"/>
        <w:right w:val="none" w:sz="0" w:space="0" w:color="auto"/>
      </w:divBdr>
    </w:div>
    <w:div w:id="1313604390">
      <w:bodyDiv w:val="1"/>
      <w:marLeft w:val="0"/>
      <w:marRight w:val="0"/>
      <w:marTop w:val="0"/>
      <w:marBottom w:val="0"/>
      <w:divBdr>
        <w:top w:val="none" w:sz="0" w:space="0" w:color="auto"/>
        <w:left w:val="none" w:sz="0" w:space="0" w:color="auto"/>
        <w:bottom w:val="none" w:sz="0" w:space="0" w:color="auto"/>
        <w:right w:val="none" w:sz="0" w:space="0" w:color="auto"/>
      </w:divBdr>
    </w:div>
    <w:div w:id="1314332487">
      <w:bodyDiv w:val="1"/>
      <w:marLeft w:val="0"/>
      <w:marRight w:val="0"/>
      <w:marTop w:val="0"/>
      <w:marBottom w:val="0"/>
      <w:divBdr>
        <w:top w:val="none" w:sz="0" w:space="0" w:color="auto"/>
        <w:left w:val="none" w:sz="0" w:space="0" w:color="auto"/>
        <w:bottom w:val="none" w:sz="0" w:space="0" w:color="auto"/>
        <w:right w:val="none" w:sz="0" w:space="0" w:color="auto"/>
      </w:divBdr>
    </w:div>
    <w:div w:id="1315648652">
      <w:bodyDiv w:val="1"/>
      <w:marLeft w:val="0"/>
      <w:marRight w:val="0"/>
      <w:marTop w:val="0"/>
      <w:marBottom w:val="0"/>
      <w:divBdr>
        <w:top w:val="none" w:sz="0" w:space="0" w:color="auto"/>
        <w:left w:val="none" w:sz="0" w:space="0" w:color="auto"/>
        <w:bottom w:val="none" w:sz="0" w:space="0" w:color="auto"/>
        <w:right w:val="none" w:sz="0" w:space="0" w:color="auto"/>
      </w:divBdr>
    </w:div>
    <w:div w:id="1316645643">
      <w:bodyDiv w:val="1"/>
      <w:marLeft w:val="0"/>
      <w:marRight w:val="0"/>
      <w:marTop w:val="0"/>
      <w:marBottom w:val="0"/>
      <w:divBdr>
        <w:top w:val="none" w:sz="0" w:space="0" w:color="auto"/>
        <w:left w:val="none" w:sz="0" w:space="0" w:color="auto"/>
        <w:bottom w:val="none" w:sz="0" w:space="0" w:color="auto"/>
        <w:right w:val="none" w:sz="0" w:space="0" w:color="auto"/>
      </w:divBdr>
    </w:div>
    <w:div w:id="131742040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19190234">
      <w:bodyDiv w:val="1"/>
      <w:marLeft w:val="0"/>
      <w:marRight w:val="0"/>
      <w:marTop w:val="0"/>
      <w:marBottom w:val="0"/>
      <w:divBdr>
        <w:top w:val="none" w:sz="0" w:space="0" w:color="auto"/>
        <w:left w:val="none" w:sz="0" w:space="0" w:color="auto"/>
        <w:bottom w:val="none" w:sz="0" w:space="0" w:color="auto"/>
        <w:right w:val="none" w:sz="0" w:space="0" w:color="auto"/>
      </w:divBdr>
    </w:div>
    <w:div w:id="1321230432">
      <w:bodyDiv w:val="1"/>
      <w:marLeft w:val="0"/>
      <w:marRight w:val="0"/>
      <w:marTop w:val="0"/>
      <w:marBottom w:val="0"/>
      <w:divBdr>
        <w:top w:val="none" w:sz="0" w:space="0" w:color="auto"/>
        <w:left w:val="none" w:sz="0" w:space="0" w:color="auto"/>
        <w:bottom w:val="none" w:sz="0" w:space="0" w:color="auto"/>
        <w:right w:val="none" w:sz="0" w:space="0" w:color="auto"/>
      </w:divBdr>
    </w:div>
    <w:div w:id="1321929502">
      <w:bodyDiv w:val="1"/>
      <w:marLeft w:val="0"/>
      <w:marRight w:val="0"/>
      <w:marTop w:val="0"/>
      <w:marBottom w:val="0"/>
      <w:divBdr>
        <w:top w:val="none" w:sz="0" w:space="0" w:color="auto"/>
        <w:left w:val="none" w:sz="0" w:space="0" w:color="auto"/>
        <w:bottom w:val="none" w:sz="0" w:space="0" w:color="auto"/>
        <w:right w:val="none" w:sz="0" w:space="0" w:color="auto"/>
      </w:divBdr>
    </w:div>
    <w:div w:id="1322003120">
      <w:bodyDiv w:val="1"/>
      <w:marLeft w:val="0"/>
      <w:marRight w:val="0"/>
      <w:marTop w:val="0"/>
      <w:marBottom w:val="0"/>
      <w:divBdr>
        <w:top w:val="none" w:sz="0" w:space="0" w:color="auto"/>
        <w:left w:val="none" w:sz="0" w:space="0" w:color="auto"/>
        <w:bottom w:val="none" w:sz="0" w:space="0" w:color="auto"/>
        <w:right w:val="none" w:sz="0" w:space="0" w:color="auto"/>
      </w:divBdr>
    </w:div>
    <w:div w:id="1324233839">
      <w:bodyDiv w:val="1"/>
      <w:marLeft w:val="0"/>
      <w:marRight w:val="0"/>
      <w:marTop w:val="0"/>
      <w:marBottom w:val="0"/>
      <w:divBdr>
        <w:top w:val="none" w:sz="0" w:space="0" w:color="auto"/>
        <w:left w:val="none" w:sz="0" w:space="0" w:color="auto"/>
        <w:bottom w:val="none" w:sz="0" w:space="0" w:color="auto"/>
        <w:right w:val="none" w:sz="0" w:space="0" w:color="auto"/>
      </w:divBdr>
    </w:div>
    <w:div w:id="1324777426">
      <w:bodyDiv w:val="1"/>
      <w:marLeft w:val="0"/>
      <w:marRight w:val="0"/>
      <w:marTop w:val="0"/>
      <w:marBottom w:val="0"/>
      <w:divBdr>
        <w:top w:val="none" w:sz="0" w:space="0" w:color="auto"/>
        <w:left w:val="none" w:sz="0" w:space="0" w:color="auto"/>
        <w:bottom w:val="none" w:sz="0" w:space="0" w:color="auto"/>
        <w:right w:val="none" w:sz="0" w:space="0" w:color="auto"/>
      </w:divBdr>
    </w:div>
    <w:div w:id="1325357884">
      <w:bodyDiv w:val="1"/>
      <w:marLeft w:val="0"/>
      <w:marRight w:val="0"/>
      <w:marTop w:val="0"/>
      <w:marBottom w:val="0"/>
      <w:divBdr>
        <w:top w:val="none" w:sz="0" w:space="0" w:color="auto"/>
        <w:left w:val="none" w:sz="0" w:space="0" w:color="auto"/>
        <w:bottom w:val="none" w:sz="0" w:space="0" w:color="auto"/>
        <w:right w:val="none" w:sz="0" w:space="0" w:color="auto"/>
      </w:divBdr>
    </w:div>
    <w:div w:id="1326081601">
      <w:bodyDiv w:val="1"/>
      <w:marLeft w:val="0"/>
      <w:marRight w:val="0"/>
      <w:marTop w:val="0"/>
      <w:marBottom w:val="0"/>
      <w:divBdr>
        <w:top w:val="none" w:sz="0" w:space="0" w:color="auto"/>
        <w:left w:val="none" w:sz="0" w:space="0" w:color="auto"/>
        <w:bottom w:val="none" w:sz="0" w:space="0" w:color="auto"/>
        <w:right w:val="none" w:sz="0" w:space="0" w:color="auto"/>
      </w:divBdr>
    </w:div>
    <w:div w:id="1326322258">
      <w:bodyDiv w:val="1"/>
      <w:marLeft w:val="0"/>
      <w:marRight w:val="0"/>
      <w:marTop w:val="0"/>
      <w:marBottom w:val="0"/>
      <w:divBdr>
        <w:top w:val="none" w:sz="0" w:space="0" w:color="auto"/>
        <w:left w:val="none" w:sz="0" w:space="0" w:color="auto"/>
        <w:bottom w:val="none" w:sz="0" w:space="0" w:color="auto"/>
        <w:right w:val="none" w:sz="0" w:space="0" w:color="auto"/>
      </w:divBdr>
    </w:div>
    <w:div w:id="1326783005">
      <w:bodyDiv w:val="1"/>
      <w:marLeft w:val="0"/>
      <w:marRight w:val="0"/>
      <w:marTop w:val="0"/>
      <w:marBottom w:val="0"/>
      <w:divBdr>
        <w:top w:val="none" w:sz="0" w:space="0" w:color="auto"/>
        <w:left w:val="none" w:sz="0" w:space="0" w:color="auto"/>
        <w:bottom w:val="none" w:sz="0" w:space="0" w:color="auto"/>
        <w:right w:val="none" w:sz="0" w:space="0" w:color="auto"/>
      </w:divBdr>
    </w:div>
    <w:div w:id="1327124639">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27250922">
      <w:bodyDiv w:val="1"/>
      <w:marLeft w:val="0"/>
      <w:marRight w:val="0"/>
      <w:marTop w:val="0"/>
      <w:marBottom w:val="0"/>
      <w:divBdr>
        <w:top w:val="none" w:sz="0" w:space="0" w:color="auto"/>
        <w:left w:val="none" w:sz="0" w:space="0" w:color="auto"/>
        <w:bottom w:val="none" w:sz="0" w:space="0" w:color="auto"/>
        <w:right w:val="none" w:sz="0" w:space="0" w:color="auto"/>
      </w:divBdr>
    </w:div>
    <w:div w:id="1327854238">
      <w:bodyDiv w:val="1"/>
      <w:marLeft w:val="0"/>
      <w:marRight w:val="0"/>
      <w:marTop w:val="0"/>
      <w:marBottom w:val="0"/>
      <w:divBdr>
        <w:top w:val="none" w:sz="0" w:space="0" w:color="auto"/>
        <w:left w:val="none" w:sz="0" w:space="0" w:color="auto"/>
        <w:bottom w:val="none" w:sz="0" w:space="0" w:color="auto"/>
        <w:right w:val="none" w:sz="0" w:space="0" w:color="auto"/>
      </w:divBdr>
    </w:div>
    <w:div w:id="1328021711">
      <w:bodyDiv w:val="1"/>
      <w:marLeft w:val="0"/>
      <w:marRight w:val="0"/>
      <w:marTop w:val="0"/>
      <w:marBottom w:val="0"/>
      <w:divBdr>
        <w:top w:val="none" w:sz="0" w:space="0" w:color="auto"/>
        <w:left w:val="none" w:sz="0" w:space="0" w:color="auto"/>
        <w:bottom w:val="none" w:sz="0" w:space="0" w:color="auto"/>
        <w:right w:val="none" w:sz="0" w:space="0" w:color="auto"/>
      </w:divBdr>
    </w:div>
    <w:div w:id="1328048226">
      <w:bodyDiv w:val="1"/>
      <w:marLeft w:val="0"/>
      <w:marRight w:val="0"/>
      <w:marTop w:val="0"/>
      <w:marBottom w:val="0"/>
      <w:divBdr>
        <w:top w:val="none" w:sz="0" w:space="0" w:color="auto"/>
        <w:left w:val="none" w:sz="0" w:space="0" w:color="auto"/>
        <w:bottom w:val="none" w:sz="0" w:space="0" w:color="auto"/>
        <w:right w:val="none" w:sz="0" w:space="0" w:color="auto"/>
      </w:divBdr>
    </w:div>
    <w:div w:id="1328901194">
      <w:bodyDiv w:val="1"/>
      <w:marLeft w:val="0"/>
      <w:marRight w:val="0"/>
      <w:marTop w:val="0"/>
      <w:marBottom w:val="0"/>
      <w:divBdr>
        <w:top w:val="none" w:sz="0" w:space="0" w:color="auto"/>
        <w:left w:val="none" w:sz="0" w:space="0" w:color="auto"/>
        <w:bottom w:val="none" w:sz="0" w:space="0" w:color="auto"/>
        <w:right w:val="none" w:sz="0" w:space="0" w:color="auto"/>
      </w:divBdr>
    </w:div>
    <w:div w:id="1329676618">
      <w:bodyDiv w:val="1"/>
      <w:marLeft w:val="0"/>
      <w:marRight w:val="0"/>
      <w:marTop w:val="0"/>
      <w:marBottom w:val="0"/>
      <w:divBdr>
        <w:top w:val="none" w:sz="0" w:space="0" w:color="auto"/>
        <w:left w:val="none" w:sz="0" w:space="0" w:color="auto"/>
        <w:bottom w:val="none" w:sz="0" w:space="0" w:color="auto"/>
        <w:right w:val="none" w:sz="0" w:space="0" w:color="auto"/>
      </w:divBdr>
    </w:div>
    <w:div w:id="1332682413">
      <w:bodyDiv w:val="1"/>
      <w:marLeft w:val="0"/>
      <w:marRight w:val="0"/>
      <w:marTop w:val="0"/>
      <w:marBottom w:val="0"/>
      <w:divBdr>
        <w:top w:val="none" w:sz="0" w:space="0" w:color="auto"/>
        <w:left w:val="none" w:sz="0" w:space="0" w:color="auto"/>
        <w:bottom w:val="none" w:sz="0" w:space="0" w:color="auto"/>
        <w:right w:val="none" w:sz="0" w:space="0" w:color="auto"/>
      </w:divBdr>
    </w:div>
    <w:div w:id="1332836791">
      <w:bodyDiv w:val="1"/>
      <w:marLeft w:val="0"/>
      <w:marRight w:val="0"/>
      <w:marTop w:val="0"/>
      <w:marBottom w:val="0"/>
      <w:divBdr>
        <w:top w:val="none" w:sz="0" w:space="0" w:color="auto"/>
        <w:left w:val="none" w:sz="0" w:space="0" w:color="auto"/>
        <w:bottom w:val="none" w:sz="0" w:space="0" w:color="auto"/>
        <w:right w:val="none" w:sz="0" w:space="0" w:color="auto"/>
      </w:divBdr>
    </w:div>
    <w:div w:id="1333532338">
      <w:bodyDiv w:val="1"/>
      <w:marLeft w:val="0"/>
      <w:marRight w:val="0"/>
      <w:marTop w:val="0"/>
      <w:marBottom w:val="0"/>
      <w:divBdr>
        <w:top w:val="none" w:sz="0" w:space="0" w:color="auto"/>
        <w:left w:val="none" w:sz="0" w:space="0" w:color="auto"/>
        <w:bottom w:val="none" w:sz="0" w:space="0" w:color="auto"/>
        <w:right w:val="none" w:sz="0" w:space="0" w:color="auto"/>
      </w:divBdr>
    </w:div>
    <w:div w:id="1333802980">
      <w:bodyDiv w:val="1"/>
      <w:marLeft w:val="0"/>
      <w:marRight w:val="0"/>
      <w:marTop w:val="0"/>
      <w:marBottom w:val="0"/>
      <w:divBdr>
        <w:top w:val="none" w:sz="0" w:space="0" w:color="auto"/>
        <w:left w:val="none" w:sz="0" w:space="0" w:color="auto"/>
        <w:bottom w:val="none" w:sz="0" w:space="0" w:color="auto"/>
        <w:right w:val="none" w:sz="0" w:space="0" w:color="auto"/>
      </w:divBdr>
    </w:div>
    <w:div w:id="1334065931">
      <w:bodyDiv w:val="1"/>
      <w:marLeft w:val="0"/>
      <w:marRight w:val="0"/>
      <w:marTop w:val="0"/>
      <w:marBottom w:val="0"/>
      <w:divBdr>
        <w:top w:val="none" w:sz="0" w:space="0" w:color="auto"/>
        <w:left w:val="none" w:sz="0" w:space="0" w:color="auto"/>
        <w:bottom w:val="none" w:sz="0" w:space="0" w:color="auto"/>
        <w:right w:val="none" w:sz="0" w:space="0" w:color="auto"/>
      </w:divBdr>
    </w:div>
    <w:div w:id="1335692877">
      <w:bodyDiv w:val="1"/>
      <w:marLeft w:val="0"/>
      <w:marRight w:val="0"/>
      <w:marTop w:val="0"/>
      <w:marBottom w:val="0"/>
      <w:divBdr>
        <w:top w:val="none" w:sz="0" w:space="0" w:color="auto"/>
        <w:left w:val="none" w:sz="0" w:space="0" w:color="auto"/>
        <w:bottom w:val="none" w:sz="0" w:space="0" w:color="auto"/>
        <w:right w:val="none" w:sz="0" w:space="0" w:color="auto"/>
      </w:divBdr>
    </w:div>
    <w:div w:id="1335844194">
      <w:bodyDiv w:val="1"/>
      <w:marLeft w:val="0"/>
      <w:marRight w:val="0"/>
      <w:marTop w:val="0"/>
      <w:marBottom w:val="0"/>
      <w:divBdr>
        <w:top w:val="none" w:sz="0" w:space="0" w:color="auto"/>
        <w:left w:val="none" w:sz="0" w:space="0" w:color="auto"/>
        <w:bottom w:val="none" w:sz="0" w:space="0" w:color="auto"/>
        <w:right w:val="none" w:sz="0" w:space="0" w:color="auto"/>
      </w:divBdr>
    </w:div>
    <w:div w:id="1337926365">
      <w:bodyDiv w:val="1"/>
      <w:marLeft w:val="0"/>
      <w:marRight w:val="0"/>
      <w:marTop w:val="0"/>
      <w:marBottom w:val="0"/>
      <w:divBdr>
        <w:top w:val="none" w:sz="0" w:space="0" w:color="auto"/>
        <w:left w:val="none" w:sz="0" w:space="0" w:color="auto"/>
        <w:bottom w:val="none" w:sz="0" w:space="0" w:color="auto"/>
        <w:right w:val="none" w:sz="0" w:space="0" w:color="auto"/>
      </w:divBdr>
    </w:div>
    <w:div w:id="1338002219">
      <w:bodyDiv w:val="1"/>
      <w:marLeft w:val="0"/>
      <w:marRight w:val="0"/>
      <w:marTop w:val="0"/>
      <w:marBottom w:val="0"/>
      <w:divBdr>
        <w:top w:val="none" w:sz="0" w:space="0" w:color="auto"/>
        <w:left w:val="none" w:sz="0" w:space="0" w:color="auto"/>
        <w:bottom w:val="none" w:sz="0" w:space="0" w:color="auto"/>
        <w:right w:val="none" w:sz="0" w:space="0" w:color="auto"/>
      </w:divBdr>
    </w:div>
    <w:div w:id="1338580619">
      <w:bodyDiv w:val="1"/>
      <w:marLeft w:val="0"/>
      <w:marRight w:val="0"/>
      <w:marTop w:val="0"/>
      <w:marBottom w:val="0"/>
      <w:divBdr>
        <w:top w:val="none" w:sz="0" w:space="0" w:color="auto"/>
        <w:left w:val="none" w:sz="0" w:space="0" w:color="auto"/>
        <w:bottom w:val="none" w:sz="0" w:space="0" w:color="auto"/>
        <w:right w:val="none" w:sz="0" w:space="0" w:color="auto"/>
      </w:divBdr>
    </w:div>
    <w:div w:id="1338659194">
      <w:bodyDiv w:val="1"/>
      <w:marLeft w:val="0"/>
      <w:marRight w:val="0"/>
      <w:marTop w:val="0"/>
      <w:marBottom w:val="0"/>
      <w:divBdr>
        <w:top w:val="none" w:sz="0" w:space="0" w:color="auto"/>
        <w:left w:val="none" w:sz="0" w:space="0" w:color="auto"/>
        <w:bottom w:val="none" w:sz="0" w:space="0" w:color="auto"/>
        <w:right w:val="none" w:sz="0" w:space="0" w:color="auto"/>
      </w:divBdr>
    </w:div>
    <w:div w:id="1339043975">
      <w:bodyDiv w:val="1"/>
      <w:marLeft w:val="0"/>
      <w:marRight w:val="0"/>
      <w:marTop w:val="0"/>
      <w:marBottom w:val="0"/>
      <w:divBdr>
        <w:top w:val="none" w:sz="0" w:space="0" w:color="auto"/>
        <w:left w:val="none" w:sz="0" w:space="0" w:color="auto"/>
        <w:bottom w:val="none" w:sz="0" w:space="0" w:color="auto"/>
        <w:right w:val="none" w:sz="0" w:space="0" w:color="auto"/>
      </w:divBdr>
    </w:div>
    <w:div w:id="1339696966">
      <w:bodyDiv w:val="1"/>
      <w:marLeft w:val="0"/>
      <w:marRight w:val="0"/>
      <w:marTop w:val="0"/>
      <w:marBottom w:val="0"/>
      <w:divBdr>
        <w:top w:val="none" w:sz="0" w:space="0" w:color="auto"/>
        <w:left w:val="none" w:sz="0" w:space="0" w:color="auto"/>
        <w:bottom w:val="none" w:sz="0" w:space="0" w:color="auto"/>
        <w:right w:val="none" w:sz="0" w:space="0" w:color="auto"/>
      </w:divBdr>
    </w:div>
    <w:div w:id="1340160012">
      <w:bodyDiv w:val="1"/>
      <w:marLeft w:val="0"/>
      <w:marRight w:val="0"/>
      <w:marTop w:val="0"/>
      <w:marBottom w:val="0"/>
      <w:divBdr>
        <w:top w:val="none" w:sz="0" w:space="0" w:color="auto"/>
        <w:left w:val="none" w:sz="0" w:space="0" w:color="auto"/>
        <w:bottom w:val="none" w:sz="0" w:space="0" w:color="auto"/>
        <w:right w:val="none" w:sz="0" w:space="0" w:color="auto"/>
      </w:divBdr>
    </w:div>
    <w:div w:id="1343125269">
      <w:bodyDiv w:val="1"/>
      <w:marLeft w:val="0"/>
      <w:marRight w:val="0"/>
      <w:marTop w:val="0"/>
      <w:marBottom w:val="0"/>
      <w:divBdr>
        <w:top w:val="none" w:sz="0" w:space="0" w:color="auto"/>
        <w:left w:val="none" w:sz="0" w:space="0" w:color="auto"/>
        <w:bottom w:val="none" w:sz="0" w:space="0" w:color="auto"/>
        <w:right w:val="none" w:sz="0" w:space="0" w:color="auto"/>
      </w:divBdr>
    </w:div>
    <w:div w:id="1343433153">
      <w:bodyDiv w:val="1"/>
      <w:marLeft w:val="0"/>
      <w:marRight w:val="0"/>
      <w:marTop w:val="0"/>
      <w:marBottom w:val="0"/>
      <w:divBdr>
        <w:top w:val="none" w:sz="0" w:space="0" w:color="auto"/>
        <w:left w:val="none" w:sz="0" w:space="0" w:color="auto"/>
        <w:bottom w:val="none" w:sz="0" w:space="0" w:color="auto"/>
        <w:right w:val="none" w:sz="0" w:space="0" w:color="auto"/>
      </w:divBdr>
    </w:div>
    <w:div w:id="1344430581">
      <w:bodyDiv w:val="1"/>
      <w:marLeft w:val="0"/>
      <w:marRight w:val="0"/>
      <w:marTop w:val="0"/>
      <w:marBottom w:val="0"/>
      <w:divBdr>
        <w:top w:val="none" w:sz="0" w:space="0" w:color="auto"/>
        <w:left w:val="none" w:sz="0" w:space="0" w:color="auto"/>
        <w:bottom w:val="none" w:sz="0" w:space="0" w:color="auto"/>
        <w:right w:val="none" w:sz="0" w:space="0" w:color="auto"/>
      </w:divBdr>
    </w:div>
    <w:div w:id="1344556161">
      <w:bodyDiv w:val="1"/>
      <w:marLeft w:val="0"/>
      <w:marRight w:val="0"/>
      <w:marTop w:val="0"/>
      <w:marBottom w:val="0"/>
      <w:divBdr>
        <w:top w:val="none" w:sz="0" w:space="0" w:color="auto"/>
        <w:left w:val="none" w:sz="0" w:space="0" w:color="auto"/>
        <w:bottom w:val="none" w:sz="0" w:space="0" w:color="auto"/>
        <w:right w:val="none" w:sz="0" w:space="0" w:color="auto"/>
      </w:divBdr>
    </w:div>
    <w:div w:id="1344629791">
      <w:bodyDiv w:val="1"/>
      <w:marLeft w:val="0"/>
      <w:marRight w:val="0"/>
      <w:marTop w:val="0"/>
      <w:marBottom w:val="0"/>
      <w:divBdr>
        <w:top w:val="none" w:sz="0" w:space="0" w:color="auto"/>
        <w:left w:val="none" w:sz="0" w:space="0" w:color="auto"/>
        <w:bottom w:val="none" w:sz="0" w:space="0" w:color="auto"/>
        <w:right w:val="none" w:sz="0" w:space="0" w:color="auto"/>
      </w:divBdr>
    </w:div>
    <w:div w:id="1345280601">
      <w:bodyDiv w:val="1"/>
      <w:marLeft w:val="0"/>
      <w:marRight w:val="0"/>
      <w:marTop w:val="0"/>
      <w:marBottom w:val="0"/>
      <w:divBdr>
        <w:top w:val="none" w:sz="0" w:space="0" w:color="auto"/>
        <w:left w:val="none" w:sz="0" w:space="0" w:color="auto"/>
        <w:bottom w:val="none" w:sz="0" w:space="0" w:color="auto"/>
        <w:right w:val="none" w:sz="0" w:space="0" w:color="auto"/>
      </w:divBdr>
    </w:div>
    <w:div w:id="1346589081">
      <w:bodyDiv w:val="1"/>
      <w:marLeft w:val="0"/>
      <w:marRight w:val="0"/>
      <w:marTop w:val="0"/>
      <w:marBottom w:val="0"/>
      <w:divBdr>
        <w:top w:val="none" w:sz="0" w:space="0" w:color="auto"/>
        <w:left w:val="none" w:sz="0" w:space="0" w:color="auto"/>
        <w:bottom w:val="none" w:sz="0" w:space="0" w:color="auto"/>
        <w:right w:val="none" w:sz="0" w:space="0" w:color="auto"/>
      </w:divBdr>
    </w:div>
    <w:div w:id="1348287840">
      <w:bodyDiv w:val="1"/>
      <w:marLeft w:val="0"/>
      <w:marRight w:val="0"/>
      <w:marTop w:val="0"/>
      <w:marBottom w:val="0"/>
      <w:divBdr>
        <w:top w:val="none" w:sz="0" w:space="0" w:color="auto"/>
        <w:left w:val="none" w:sz="0" w:space="0" w:color="auto"/>
        <w:bottom w:val="none" w:sz="0" w:space="0" w:color="auto"/>
        <w:right w:val="none" w:sz="0" w:space="0" w:color="auto"/>
      </w:divBdr>
    </w:div>
    <w:div w:id="1348485582">
      <w:bodyDiv w:val="1"/>
      <w:marLeft w:val="0"/>
      <w:marRight w:val="0"/>
      <w:marTop w:val="0"/>
      <w:marBottom w:val="0"/>
      <w:divBdr>
        <w:top w:val="none" w:sz="0" w:space="0" w:color="auto"/>
        <w:left w:val="none" w:sz="0" w:space="0" w:color="auto"/>
        <w:bottom w:val="none" w:sz="0" w:space="0" w:color="auto"/>
        <w:right w:val="none" w:sz="0" w:space="0" w:color="auto"/>
      </w:divBdr>
    </w:div>
    <w:div w:id="1351300232">
      <w:bodyDiv w:val="1"/>
      <w:marLeft w:val="0"/>
      <w:marRight w:val="0"/>
      <w:marTop w:val="0"/>
      <w:marBottom w:val="0"/>
      <w:divBdr>
        <w:top w:val="none" w:sz="0" w:space="0" w:color="auto"/>
        <w:left w:val="none" w:sz="0" w:space="0" w:color="auto"/>
        <w:bottom w:val="none" w:sz="0" w:space="0" w:color="auto"/>
        <w:right w:val="none" w:sz="0" w:space="0" w:color="auto"/>
      </w:divBdr>
    </w:div>
    <w:div w:id="1351878231">
      <w:bodyDiv w:val="1"/>
      <w:marLeft w:val="0"/>
      <w:marRight w:val="0"/>
      <w:marTop w:val="0"/>
      <w:marBottom w:val="0"/>
      <w:divBdr>
        <w:top w:val="none" w:sz="0" w:space="0" w:color="auto"/>
        <w:left w:val="none" w:sz="0" w:space="0" w:color="auto"/>
        <w:bottom w:val="none" w:sz="0" w:space="0" w:color="auto"/>
        <w:right w:val="none" w:sz="0" w:space="0" w:color="auto"/>
      </w:divBdr>
    </w:div>
    <w:div w:id="1352218531">
      <w:bodyDiv w:val="1"/>
      <w:marLeft w:val="0"/>
      <w:marRight w:val="0"/>
      <w:marTop w:val="0"/>
      <w:marBottom w:val="0"/>
      <w:divBdr>
        <w:top w:val="none" w:sz="0" w:space="0" w:color="auto"/>
        <w:left w:val="none" w:sz="0" w:space="0" w:color="auto"/>
        <w:bottom w:val="none" w:sz="0" w:space="0" w:color="auto"/>
        <w:right w:val="none" w:sz="0" w:space="0" w:color="auto"/>
      </w:divBdr>
    </w:div>
    <w:div w:id="1352492998">
      <w:bodyDiv w:val="1"/>
      <w:marLeft w:val="0"/>
      <w:marRight w:val="0"/>
      <w:marTop w:val="0"/>
      <w:marBottom w:val="0"/>
      <w:divBdr>
        <w:top w:val="none" w:sz="0" w:space="0" w:color="auto"/>
        <w:left w:val="none" w:sz="0" w:space="0" w:color="auto"/>
        <w:bottom w:val="none" w:sz="0" w:space="0" w:color="auto"/>
        <w:right w:val="none" w:sz="0" w:space="0" w:color="auto"/>
      </w:divBdr>
    </w:div>
    <w:div w:id="1352605356">
      <w:bodyDiv w:val="1"/>
      <w:marLeft w:val="0"/>
      <w:marRight w:val="0"/>
      <w:marTop w:val="0"/>
      <w:marBottom w:val="0"/>
      <w:divBdr>
        <w:top w:val="none" w:sz="0" w:space="0" w:color="auto"/>
        <w:left w:val="none" w:sz="0" w:space="0" w:color="auto"/>
        <w:bottom w:val="none" w:sz="0" w:space="0" w:color="auto"/>
        <w:right w:val="none" w:sz="0" w:space="0" w:color="auto"/>
      </w:divBdr>
    </w:div>
    <w:div w:id="1352754498">
      <w:bodyDiv w:val="1"/>
      <w:marLeft w:val="0"/>
      <w:marRight w:val="0"/>
      <w:marTop w:val="0"/>
      <w:marBottom w:val="0"/>
      <w:divBdr>
        <w:top w:val="none" w:sz="0" w:space="0" w:color="auto"/>
        <w:left w:val="none" w:sz="0" w:space="0" w:color="auto"/>
        <w:bottom w:val="none" w:sz="0" w:space="0" w:color="auto"/>
        <w:right w:val="none" w:sz="0" w:space="0" w:color="auto"/>
      </w:divBdr>
    </w:div>
    <w:div w:id="1353649276">
      <w:bodyDiv w:val="1"/>
      <w:marLeft w:val="0"/>
      <w:marRight w:val="0"/>
      <w:marTop w:val="0"/>
      <w:marBottom w:val="0"/>
      <w:divBdr>
        <w:top w:val="none" w:sz="0" w:space="0" w:color="auto"/>
        <w:left w:val="none" w:sz="0" w:space="0" w:color="auto"/>
        <w:bottom w:val="none" w:sz="0" w:space="0" w:color="auto"/>
        <w:right w:val="none" w:sz="0" w:space="0" w:color="auto"/>
      </w:divBdr>
    </w:div>
    <w:div w:id="1354071060">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54722712">
      <w:bodyDiv w:val="1"/>
      <w:marLeft w:val="0"/>
      <w:marRight w:val="0"/>
      <w:marTop w:val="0"/>
      <w:marBottom w:val="0"/>
      <w:divBdr>
        <w:top w:val="none" w:sz="0" w:space="0" w:color="auto"/>
        <w:left w:val="none" w:sz="0" w:space="0" w:color="auto"/>
        <w:bottom w:val="none" w:sz="0" w:space="0" w:color="auto"/>
        <w:right w:val="none" w:sz="0" w:space="0" w:color="auto"/>
      </w:divBdr>
    </w:div>
    <w:div w:id="1355113542">
      <w:bodyDiv w:val="1"/>
      <w:marLeft w:val="0"/>
      <w:marRight w:val="0"/>
      <w:marTop w:val="0"/>
      <w:marBottom w:val="0"/>
      <w:divBdr>
        <w:top w:val="none" w:sz="0" w:space="0" w:color="auto"/>
        <w:left w:val="none" w:sz="0" w:space="0" w:color="auto"/>
        <w:bottom w:val="none" w:sz="0" w:space="0" w:color="auto"/>
        <w:right w:val="none" w:sz="0" w:space="0" w:color="auto"/>
      </w:divBdr>
    </w:div>
    <w:div w:id="1355157035">
      <w:bodyDiv w:val="1"/>
      <w:marLeft w:val="0"/>
      <w:marRight w:val="0"/>
      <w:marTop w:val="0"/>
      <w:marBottom w:val="0"/>
      <w:divBdr>
        <w:top w:val="none" w:sz="0" w:space="0" w:color="auto"/>
        <w:left w:val="none" w:sz="0" w:space="0" w:color="auto"/>
        <w:bottom w:val="none" w:sz="0" w:space="0" w:color="auto"/>
        <w:right w:val="none" w:sz="0" w:space="0" w:color="auto"/>
      </w:divBdr>
    </w:div>
    <w:div w:id="1355181886">
      <w:bodyDiv w:val="1"/>
      <w:marLeft w:val="0"/>
      <w:marRight w:val="0"/>
      <w:marTop w:val="0"/>
      <w:marBottom w:val="0"/>
      <w:divBdr>
        <w:top w:val="none" w:sz="0" w:space="0" w:color="auto"/>
        <w:left w:val="none" w:sz="0" w:space="0" w:color="auto"/>
        <w:bottom w:val="none" w:sz="0" w:space="0" w:color="auto"/>
        <w:right w:val="none" w:sz="0" w:space="0" w:color="auto"/>
      </w:divBdr>
    </w:div>
    <w:div w:id="1355303755">
      <w:bodyDiv w:val="1"/>
      <w:marLeft w:val="0"/>
      <w:marRight w:val="0"/>
      <w:marTop w:val="0"/>
      <w:marBottom w:val="0"/>
      <w:divBdr>
        <w:top w:val="none" w:sz="0" w:space="0" w:color="auto"/>
        <w:left w:val="none" w:sz="0" w:space="0" w:color="auto"/>
        <w:bottom w:val="none" w:sz="0" w:space="0" w:color="auto"/>
        <w:right w:val="none" w:sz="0" w:space="0" w:color="auto"/>
      </w:divBdr>
    </w:div>
    <w:div w:id="1355573243">
      <w:bodyDiv w:val="1"/>
      <w:marLeft w:val="0"/>
      <w:marRight w:val="0"/>
      <w:marTop w:val="0"/>
      <w:marBottom w:val="0"/>
      <w:divBdr>
        <w:top w:val="none" w:sz="0" w:space="0" w:color="auto"/>
        <w:left w:val="none" w:sz="0" w:space="0" w:color="auto"/>
        <w:bottom w:val="none" w:sz="0" w:space="0" w:color="auto"/>
        <w:right w:val="none" w:sz="0" w:space="0" w:color="auto"/>
      </w:divBdr>
    </w:div>
    <w:div w:id="1355955331">
      <w:bodyDiv w:val="1"/>
      <w:marLeft w:val="0"/>
      <w:marRight w:val="0"/>
      <w:marTop w:val="0"/>
      <w:marBottom w:val="0"/>
      <w:divBdr>
        <w:top w:val="none" w:sz="0" w:space="0" w:color="auto"/>
        <w:left w:val="none" w:sz="0" w:space="0" w:color="auto"/>
        <w:bottom w:val="none" w:sz="0" w:space="0" w:color="auto"/>
        <w:right w:val="none" w:sz="0" w:space="0" w:color="auto"/>
      </w:divBdr>
    </w:div>
    <w:div w:id="1356035502">
      <w:bodyDiv w:val="1"/>
      <w:marLeft w:val="0"/>
      <w:marRight w:val="0"/>
      <w:marTop w:val="0"/>
      <w:marBottom w:val="0"/>
      <w:divBdr>
        <w:top w:val="none" w:sz="0" w:space="0" w:color="auto"/>
        <w:left w:val="none" w:sz="0" w:space="0" w:color="auto"/>
        <w:bottom w:val="none" w:sz="0" w:space="0" w:color="auto"/>
        <w:right w:val="none" w:sz="0" w:space="0" w:color="auto"/>
      </w:divBdr>
    </w:div>
    <w:div w:id="1356619367">
      <w:bodyDiv w:val="1"/>
      <w:marLeft w:val="0"/>
      <w:marRight w:val="0"/>
      <w:marTop w:val="0"/>
      <w:marBottom w:val="0"/>
      <w:divBdr>
        <w:top w:val="none" w:sz="0" w:space="0" w:color="auto"/>
        <w:left w:val="none" w:sz="0" w:space="0" w:color="auto"/>
        <w:bottom w:val="none" w:sz="0" w:space="0" w:color="auto"/>
        <w:right w:val="none" w:sz="0" w:space="0" w:color="auto"/>
      </w:divBdr>
    </w:div>
    <w:div w:id="1359307958">
      <w:bodyDiv w:val="1"/>
      <w:marLeft w:val="0"/>
      <w:marRight w:val="0"/>
      <w:marTop w:val="0"/>
      <w:marBottom w:val="0"/>
      <w:divBdr>
        <w:top w:val="none" w:sz="0" w:space="0" w:color="auto"/>
        <w:left w:val="none" w:sz="0" w:space="0" w:color="auto"/>
        <w:bottom w:val="none" w:sz="0" w:space="0" w:color="auto"/>
        <w:right w:val="none" w:sz="0" w:space="0" w:color="auto"/>
      </w:divBdr>
    </w:div>
    <w:div w:id="1359505836">
      <w:bodyDiv w:val="1"/>
      <w:marLeft w:val="0"/>
      <w:marRight w:val="0"/>
      <w:marTop w:val="0"/>
      <w:marBottom w:val="0"/>
      <w:divBdr>
        <w:top w:val="none" w:sz="0" w:space="0" w:color="auto"/>
        <w:left w:val="none" w:sz="0" w:space="0" w:color="auto"/>
        <w:bottom w:val="none" w:sz="0" w:space="0" w:color="auto"/>
        <w:right w:val="none" w:sz="0" w:space="0" w:color="auto"/>
      </w:divBdr>
    </w:div>
    <w:div w:id="1360164739">
      <w:bodyDiv w:val="1"/>
      <w:marLeft w:val="0"/>
      <w:marRight w:val="0"/>
      <w:marTop w:val="0"/>
      <w:marBottom w:val="0"/>
      <w:divBdr>
        <w:top w:val="none" w:sz="0" w:space="0" w:color="auto"/>
        <w:left w:val="none" w:sz="0" w:space="0" w:color="auto"/>
        <w:bottom w:val="none" w:sz="0" w:space="0" w:color="auto"/>
        <w:right w:val="none" w:sz="0" w:space="0" w:color="auto"/>
      </w:divBdr>
    </w:div>
    <w:div w:id="1361470768">
      <w:bodyDiv w:val="1"/>
      <w:marLeft w:val="0"/>
      <w:marRight w:val="0"/>
      <w:marTop w:val="0"/>
      <w:marBottom w:val="0"/>
      <w:divBdr>
        <w:top w:val="none" w:sz="0" w:space="0" w:color="auto"/>
        <w:left w:val="none" w:sz="0" w:space="0" w:color="auto"/>
        <w:bottom w:val="none" w:sz="0" w:space="0" w:color="auto"/>
        <w:right w:val="none" w:sz="0" w:space="0" w:color="auto"/>
      </w:divBdr>
    </w:div>
    <w:div w:id="1362589562">
      <w:bodyDiv w:val="1"/>
      <w:marLeft w:val="0"/>
      <w:marRight w:val="0"/>
      <w:marTop w:val="0"/>
      <w:marBottom w:val="0"/>
      <w:divBdr>
        <w:top w:val="none" w:sz="0" w:space="0" w:color="auto"/>
        <w:left w:val="none" w:sz="0" w:space="0" w:color="auto"/>
        <w:bottom w:val="none" w:sz="0" w:space="0" w:color="auto"/>
        <w:right w:val="none" w:sz="0" w:space="0" w:color="auto"/>
      </w:divBdr>
    </w:div>
    <w:div w:id="1363358216">
      <w:bodyDiv w:val="1"/>
      <w:marLeft w:val="0"/>
      <w:marRight w:val="0"/>
      <w:marTop w:val="0"/>
      <w:marBottom w:val="0"/>
      <w:divBdr>
        <w:top w:val="none" w:sz="0" w:space="0" w:color="auto"/>
        <w:left w:val="none" w:sz="0" w:space="0" w:color="auto"/>
        <w:bottom w:val="none" w:sz="0" w:space="0" w:color="auto"/>
        <w:right w:val="none" w:sz="0" w:space="0" w:color="auto"/>
      </w:divBdr>
    </w:div>
    <w:div w:id="1364329706">
      <w:bodyDiv w:val="1"/>
      <w:marLeft w:val="0"/>
      <w:marRight w:val="0"/>
      <w:marTop w:val="0"/>
      <w:marBottom w:val="0"/>
      <w:divBdr>
        <w:top w:val="none" w:sz="0" w:space="0" w:color="auto"/>
        <w:left w:val="none" w:sz="0" w:space="0" w:color="auto"/>
        <w:bottom w:val="none" w:sz="0" w:space="0" w:color="auto"/>
        <w:right w:val="none" w:sz="0" w:space="0" w:color="auto"/>
      </w:divBdr>
    </w:div>
    <w:div w:id="1364557163">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67868779">
      <w:bodyDiv w:val="1"/>
      <w:marLeft w:val="0"/>
      <w:marRight w:val="0"/>
      <w:marTop w:val="0"/>
      <w:marBottom w:val="0"/>
      <w:divBdr>
        <w:top w:val="none" w:sz="0" w:space="0" w:color="auto"/>
        <w:left w:val="none" w:sz="0" w:space="0" w:color="auto"/>
        <w:bottom w:val="none" w:sz="0" w:space="0" w:color="auto"/>
        <w:right w:val="none" w:sz="0" w:space="0" w:color="auto"/>
      </w:divBdr>
    </w:div>
    <w:div w:id="1370375017">
      <w:bodyDiv w:val="1"/>
      <w:marLeft w:val="0"/>
      <w:marRight w:val="0"/>
      <w:marTop w:val="0"/>
      <w:marBottom w:val="0"/>
      <w:divBdr>
        <w:top w:val="none" w:sz="0" w:space="0" w:color="auto"/>
        <w:left w:val="none" w:sz="0" w:space="0" w:color="auto"/>
        <w:bottom w:val="none" w:sz="0" w:space="0" w:color="auto"/>
        <w:right w:val="none" w:sz="0" w:space="0" w:color="auto"/>
      </w:divBdr>
    </w:div>
    <w:div w:id="1371029078">
      <w:bodyDiv w:val="1"/>
      <w:marLeft w:val="0"/>
      <w:marRight w:val="0"/>
      <w:marTop w:val="0"/>
      <w:marBottom w:val="0"/>
      <w:divBdr>
        <w:top w:val="none" w:sz="0" w:space="0" w:color="auto"/>
        <w:left w:val="none" w:sz="0" w:space="0" w:color="auto"/>
        <w:bottom w:val="none" w:sz="0" w:space="0" w:color="auto"/>
        <w:right w:val="none" w:sz="0" w:space="0" w:color="auto"/>
      </w:divBdr>
    </w:div>
    <w:div w:id="1373849750">
      <w:bodyDiv w:val="1"/>
      <w:marLeft w:val="0"/>
      <w:marRight w:val="0"/>
      <w:marTop w:val="0"/>
      <w:marBottom w:val="0"/>
      <w:divBdr>
        <w:top w:val="none" w:sz="0" w:space="0" w:color="auto"/>
        <w:left w:val="none" w:sz="0" w:space="0" w:color="auto"/>
        <w:bottom w:val="none" w:sz="0" w:space="0" w:color="auto"/>
        <w:right w:val="none" w:sz="0" w:space="0" w:color="auto"/>
      </w:divBdr>
    </w:div>
    <w:div w:id="1375546699">
      <w:bodyDiv w:val="1"/>
      <w:marLeft w:val="0"/>
      <w:marRight w:val="0"/>
      <w:marTop w:val="0"/>
      <w:marBottom w:val="0"/>
      <w:divBdr>
        <w:top w:val="none" w:sz="0" w:space="0" w:color="auto"/>
        <w:left w:val="none" w:sz="0" w:space="0" w:color="auto"/>
        <w:bottom w:val="none" w:sz="0" w:space="0" w:color="auto"/>
        <w:right w:val="none" w:sz="0" w:space="0" w:color="auto"/>
      </w:divBdr>
    </w:div>
    <w:div w:id="1375740058">
      <w:bodyDiv w:val="1"/>
      <w:marLeft w:val="0"/>
      <w:marRight w:val="0"/>
      <w:marTop w:val="0"/>
      <w:marBottom w:val="0"/>
      <w:divBdr>
        <w:top w:val="none" w:sz="0" w:space="0" w:color="auto"/>
        <w:left w:val="none" w:sz="0" w:space="0" w:color="auto"/>
        <w:bottom w:val="none" w:sz="0" w:space="0" w:color="auto"/>
        <w:right w:val="none" w:sz="0" w:space="0" w:color="auto"/>
      </w:divBdr>
    </w:div>
    <w:div w:id="1376927847">
      <w:bodyDiv w:val="1"/>
      <w:marLeft w:val="0"/>
      <w:marRight w:val="0"/>
      <w:marTop w:val="0"/>
      <w:marBottom w:val="0"/>
      <w:divBdr>
        <w:top w:val="none" w:sz="0" w:space="0" w:color="auto"/>
        <w:left w:val="none" w:sz="0" w:space="0" w:color="auto"/>
        <w:bottom w:val="none" w:sz="0" w:space="0" w:color="auto"/>
        <w:right w:val="none" w:sz="0" w:space="0" w:color="auto"/>
      </w:divBdr>
    </w:div>
    <w:div w:id="1377050058">
      <w:bodyDiv w:val="1"/>
      <w:marLeft w:val="0"/>
      <w:marRight w:val="0"/>
      <w:marTop w:val="0"/>
      <w:marBottom w:val="0"/>
      <w:divBdr>
        <w:top w:val="none" w:sz="0" w:space="0" w:color="auto"/>
        <w:left w:val="none" w:sz="0" w:space="0" w:color="auto"/>
        <w:bottom w:val="none" w:sz="0" w:space="0" w:color="auto"/>
        <w:right w:val="none" w:sz="0" w:space="0" w:color="auto"/>
      </w:divBdr>
    </w:div>
    <w:div w:id="1377315568">
      <w:bodyDiv w:val="1"/>
      <w:marLeft w:val="0"/>
      <w:marRight w:val="0"/>
      <w:marTop w:val="0"/>
      <w:marBottom w:val="0"/>
      <w:divBdr>
        <w:top w:val="none" w:sz="0" w:space="0" w:color="auto"/>
        <w:left w:val="none" w:sz="0" w:space="0" w:color="auto"/>
        <w:bottom w:val="none" w:sz="0" w:space="0" w:color="auto"/>
        <w:right w:val="none" w:sz="0" w:space="0" w:color="auto"/>
      </w:divBdr>
    </w:div>
    <w:div w:id="1378162315">
      <w:bodyDiv w:val="1"/>
      <w:marLeft w:val="0"/>
      <w:marRight w:val="0"/>
      <w:marTop w:val="0"/>
      <w:marBottom w:val="0"/>
      <w:divBdr>
        <w:top w:val="none" w:sz="0" w:space="0" w:color="auto"/>
        <w:left w:val="none" w:sz="0" w:space="0" w:color="auto"/>
        <w:bottom w:val="none" w:sz="0" w:space="0" w:color="auto"/>
        <w:right w:val="none" w:sz="0" w:space="0" w:color="auto"/>
      </w:divBdr>
    </w:div>
    <w:div w:id="1378701484">
      <w:bodyDiv w:val="1"/>
      <w:marLeft w:val="0"/>
      <w:marRight w:val="0"/>
      <w:marTop w:val="0"/>
      <w:marBottom w:val="0"/>
      <w:divBdr>
        <w:top w:val="none" w:sz="0" w:space="0" w:color="auto"/>
        <w:left w:val="none" w:sz="0" w:space="0" w:color="auto"/>
        <w:bottom w:val="none" w:sz="0" w:space="0" w:color="auto"/>
        <w:right w:val="none" w:sz="0" w:space="0" w:color="auto"/>
      </w:divBdr>
    </w:div>
    <w:div w:id="1378703263">
      <w:bodyDiv w:val="1"/>
      <w:marLeft w:val="0"/>
      <w:marRight w:val="0"/>
      <w:marTop w:val="0"/>
      <w:marBottom w:val="0"/>
      <w:divBdr>
        <w:top w:val="none" w:sz="0" w:space="0" w:color="auto"/>
        <w:left w:val="none" w:sz="0" w:space="0" w:color="auto"/>
        <w:bottom w:val="none" w:sz="0" w:space="0" w:color="auto"/>
        <w:right w:val="none" w:sz="0" w:space="0" w:color="auto"/>
      </w:divBdr>
    </w:div>
    <w:div w:id="1378821218">
      <w:bodyDiv w:val="1"/>
      <w:marLeft w:val="0"/>
      <w:marRight w:val="0"/>
      <w:marTop w:val="0"/>
      <w:marBottom w:val="0"/>
      <w:divBdr>
        <w:top w:val="none" w:sz="0" w:space="0" w:color="auto"/>
        <w:left w:val="none" w:sz="0" w:space="0" w:color="auto"/>
        <w:bottom w:val="none" w:sz="0" w:space="0" w:color="auto"/>
        <w:right w:val="none" w:sz="0" w:space="0" w:color="auto"/>
      </w:divBdr>
    </w:div>
    <w:div w:id="1378894003">
      <w:bodyDiv w:val="1"/>
      <w:marLeft w:val="0"/>
      <w:marRight w:val="0"/>
      <w:marTop w:val="0"/>
      <w:marBottom w:val="0"/>
      <w:divBdr>
        <w:top w:val="none" w:sz="0" w:space="0" w:color="auto"/>
        <w:left w:val="none" w:sz="0" w:space="0" w:color="auto"/>
        <w:bottom w:val="none" w:sz="0" w:space="0" w:color="auto"/>
        <w:right w:val="none" w:sz="0" w:space="0" w:color="auto"/>
      </w:divBdr>
    </w:div>
    <w:div w:id="1379165104">
      <w:bodyDiv w:val="1"/>
      <w:marLeft w:val="0"/>
      <w:marRight w:val="0"/>
      <w:marTop w:val="0"/>
      <w:marBottom w:val="0"/>
      <w:divBdr>
        <w:top w:val="none" w:sz="0" w:space="0" w:color="auto"/>
        <w:left w:val="none" w:sz="0" w:space="0" w:color="auto"/>
        <w:bottom w:val="none" w:sz="0" w:space="0" w:color="auto"/>
        <w:right w:val="none" w:sz="0" w:space="0" w:color="auto"/>
      </w:divBdr>
    </w:div>
    <w:div w:id="1384409319">
      <w:bodyDiv w:val="1"/>
      <w:marLeft w:val="0"/>
      <w:marRight w:val="0"/>
      <w:marTop w:val="0"/>
      <w:marBottom w:val="0"/>
      <w:divBdr>
        <w:top w:val="none" w:sz="0" w:space="0" w:color="auto"/>
        <w:left w:val="none" w:sz="0" w:space="0" w:color="auto"/>
        <w:bottom w:val="none" w:sz="0" w:space="0" w:color="auto"/>
        <w:right w:val="none" w:sz="0" w:space="0" w:color="auto"/>
      </w:divBdr>
    </w:div>
    <w:div w:id="1385567962">
      <w:bodyDiv w:val="1"/>
      <w:marLeft w:val="0"/>
      <w:marRight w:val="0"/>
      <w:marTop w:val="0"/>
      <w:marBottom w:val="0"/>
      <w:divBdr>
        <w:top w:val="none" w:sz="0" w:space="0" w:color="auto"/>
        <w:left w:val="none" w:sz="0" w:space="0" w:color="auto"/>
        <w:bottom w:val="none" w:sz="0" w:space="0" w:color="auto"/>
        <w:right w:val="none" w:sz="0" w:space="0" w:color="auto"/>
      </w:divBdr>
    </w:div>
    <w:div w:id="1386484822">
      <w:bodyDiv w:val="1"/>
      <w:marLeft w:val="0"/>
      <w:marRight w:val="0"/>
      <w:marTop w:val="0"/>
      <w:marBottom w:val="0"/>
      <w:divBdr>
        <w:top w:val="none" w:sz="0" w:space="0" w:color="auto"/>
        <w:left w:val="none" w:sz="0" w:space="0" w:color="auto"/>
        <w:bottom w:val="none" w:sz="0" w:space="0" w:color="auto"/>
        <w:right w:val="none" w:sz="0" w:space="0" w:color="auto"/>
      </w:divBdr>
    </w:div>
    <w:div w:id="1386681128">
      <w:bodyDiv w:val="1"/>
      <w:marLeft w:val="0"/>
      <w:marRight w:val="0"/>
      <w:marTop w:val="0"/>
      <w:marBottom w:val="0"/>
      <w:divBdr>
        <w:top w:val="none" w:sz="0" w:space="0" w:color="auto"/>
        <w:left w:val="none" w:sz="0" w:space="0" w:color="auto"/>
        <w:bottom w:val="none" w:sz="0" w:space="0" w:color="auto"/>
        <w:right w:val="none" w:sz="0" w:space="0" w:color="auto"/>
      </w:divBdr>
    </w:div>
    <w:div w:id="1386683617">
      <w:bodyDiv w:val="1"/>
      <w:marLeft w:val="0"/>
      <w:marRight w:val="0"/>
      <w:marTop w:val="0"/>
      <w:marBottom w:val="0"/>
      <w:divBdr>
        <w:top w:val="none" w:sz="0" w:space="0" w:color="auto"/>
        <w:left w:val="none" w:sz="0" w:space="0" w:color="auto"/>
        <w:bottom w:val="none" w:sz="0" w:space="0" w:color="auto"/>
        <w:right w:val="none" w:sz="0" w:space="0" w:color="auto"/>
      </w:divBdr>
    </w:div>
    <w:div w:id="1388453841">
      <w:bodyDiv w:val="1"/>
      <w:marLeft w:val="0"/>
      <w:marRight w:val="0"/>
      <w:marTop w:val="0"/>
      <w:marBottom w:val="0"/>
      <w:divBdr>
        <w:top w:val="none" w:sz="0" w:space="0" w:color="auto"/>
        <w:left w:val="none" w:sz="0" w:space="0" w:color="auto"/>
        <w:bottom w:val="none" w:sz="0" w:space="0" w:color="auto"/>
        <w:right w:val="none" w:sz="0" w:space="0" w:color="auto"/>
      </w:divBdr>
    </w:div>
    <w:div w:id="1390029213">
      <w:bodyDiv w:val="1"/>
      <w:marLeft w:val="0"/>
      <w:marRight w:val="0"/>
      <w:marTop w:val="0"/>
      <w:marBottom w:val="0"/>
      <w:divBdr>
        <w:top w:val="none" w:sz="0" w:space="0" w:color="auto"/>
        <w:left w:val="none" w:sz="0" w:space="0" w:color="auto"/>
        <w:bottom w:val="none" w:sz="0" w:space="0" w:color="auto"/>
        <w:right w:val="none" w:sz="0" w:space="0" w:color="auto"/>
      </w:divBdr>
    </w:div>
    <w:div w:id="1390305084">
      <w:bodyDiv w:val="1"/>
      <w:marLeft w:val="0"/>
      <w:marRight w:val="0"/>
      <w:marTop w:val="0"/>
      <w:marBottom w:val="0"/>
      <w:divBdr>
        <w:top w:val="none" w:sz="0" w:space="0" w:color="auto"/>
        <w:left w:val="none" w:sz="0" w:space="0" w:color="auto"/>
        <w:bottom w:val="none" w:sz="0" w:space="0" w:color="auto"/>
        <w:right w:val="none" w:sz="0" w:space="0" w:color="auto"/>
      </w:divBdr>
    </w:div>
    <w:div w:id="1390759885">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1923868">
      <w:bodyDiv w:val="1"/>
      <w:marLeft w:val="0"/>
      <w:marRight w:val="0"/>
      <w:marTop w:val="0"/>
      <w:marBottom w:val="0"/>
      <w:divBdr>
        <w:top w:val="none" w:sz="0" w:space="0" w:color="auto"/>
        <w:left w:val="none" w:sz="0" w:space="0" w:color="auto"/>
        <w:bottom w:val="none" w:sz="0" w:space="0" w:color="auto"/>
        <w:right w:val="none" w:sz="0" w:space="0" w:color="auto"/>
      </w:divBdr>
    </w:div>
    <w:div w:id="1392191157">
      <w:bodyDiv w:val="1"/>
      <w:marLeft w:val="0"/>
      <w:marRight w:val="0"/>
      <w:marTop w:val="0"/>
      <w:marBottom w:val="0"/>
      <w:divBdr>
        <w:top w:val="none" w:sz="0" w:space="0" w:color="auto"/>
        <w:left w:val="none" w:sz="0" w:space="0" w:color="auto"/>
        <w:bottom w:val="none" w:sz="0" w:space="0" w:color="auto"/>
        <w:right w:val="none" w:sz="0" w:space="0" w:color="auto"/>
      </w:divBdr>
    </w:div>
    <w:div w:id="1392653732">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393314938">
      <w:bodyDiv w:val="1"/>
      <w:marLeft w:val="0"/>
      <w:marRight w:val="0"/>
      <w:marTop w:val="0"/>
      <w:marBottom w:val="0"/>
      <w:divBdr>
        <w:top w:val="none" w:sz="0" w:space="0" w:color="auto"/>
        <w:left w:val="none" w:sz="0" w:space="0" w:color="auto"/>
        <w:bottom w:val="none" w:sz="0" w:space="0" w:color="auto"/>
        <w:right w:val="none" w:sz="0" w:space="0" w:color="auto"/>
      </w:divBdr>
    </w:div>
    <w:div w:id="1393625605">
      <w:bodyDiv w:val="1"/>
      <w:marLeft w:val="0"/>
      <w:marRight w:val="0"/>
      <w:marTop w:val="0"/>
      <w:marBottom w:val="0"/>
      <w:divBdr>
        <w:top w:val="none" w:sz="0" w:space="0" w:color="auto"/>
        <w:left w:val="none" w:sz="0" w:space="0" w:color="auto"/>
        <w:bottom w:val="none" w:sz="0" w:space="0" w:color="auto"/>
        <w:right w:val="none" w:sz="0" w:space="0" w:color="auto"/>
      </w:divBdr>
    </w:div>
    <w:div w:id="1395472092">
      <w:bodyDiv w:val="1"/>
      <w:marLeft w:val="0"/>
      <w:marRight w:val="0"/>
      <w:marTop w:val="0"/>
      <w:marBottom w:val="0"/>
      <w:divBdr>
        <w:top w:val="none" w:sz="0" w:space="0" w:color="auto"/>
        <w:left w:val="none" w:sz="0" w:space="0" w:color="auto"/>
        <w:bottom w:val="none" w:sz="0" w:space="0" w:color="auto"/>
        <w:right w:val="none" w:sz="0" w:space="0" w:color="auto"/>
      </w:divBdr>
    </w:div>
    <w:div w:id="1396782465">
      <w:bodyDiv w:val="1"/>
      <w:marLeft w:val="0"/>
      <w:marRight w:val="0"/>
      <w:marTop w:val="0"/>
      <w:marBottom w:val="0"/>
      <w:divBdr>
        <w:top w:val="none" w:sz="0" w:space="0" w:color="auto"/>
        <w:left w:val="none" w:sz="0" w:space="0" w:color="auto"/>
        <w:bottom w:val="none" w:sz="0" w:space="0" w:color="auto"/>
        <w:right w:val="none" w:sz="0" w:space="0" w:color="auto"/>
      </w:divBdr>
    </w:div>
    <w:div w:id="1397820966">
      <w:bodyDiv w:val="1"/>
      <w:marLeft w:val="0"/>
      <w:marRight w:val="0"/>
      <w:marTop w:val="0"/>
      <w:marBottom w:val="0"/>
      <w:divBdr>
        <w:top w:val="none" w:sz="0" w:space="0" w:color="auto"/>
        <w:left w:val="none" w:sz="0" w:space="0" w:color="auto"/>
        <w:bottom w:val="none" w:sz="0" w:space="0" w:color="auto"/>
        <w:right w:val="none" w:sz="0" w:space="0" w:color="auto"/>
      </w:divBdr>
    </w:div>
    <w:div w:id="1399744901">
      <w:bodyDiv w:val="1"/>
      <w:marLeft w:val="0"/>
      <w:marRight w:val="0"/>
      <w:marTop w:val="0"/>
      <w:marBottom w:val="0"/>
      <w:divBdr>
        <w:top w:val="none" w:sz="0" w:space="0" w:color="auto"/>
        <w:left w:val="none" w:sz="0" w:space="0" w:color="auto"/>
        <w:bottom w:val="none" w:sz="0" w:space="0" w:color="auto"/>
        <w:right w:val="none" w:sz="0" w:space="0" w:color="auto"/>
      </w:divBdr>
    </w:div>
    <w:div w:id="1400248877">
      <w:bodyDiv w:val="1"/>
      <w:marLeft w:val="0"/>
      <w:marRight w:val="0"/>
      <w:marTop w:val="0"/>
      <w:marBottom w:val="0"/>
      <w:divBdr>
        <w:top w:val="none" w:sz="0" w:space="0" w:color="auto"/>
        <w:left w:val="none" w:sz="0" w:space="0" w:color="auto"/>
        <w:bottom w:val="none" w:sz="0" w:space="0" w:color="auto"/>
        <w:right w:val="none" w:sz="0" w:space="0" w:color="auto"/>
      </w:divBdr>
    </w:div>
    <w:div w:id="1401715489">
      <w:bodyDiv w:val="1"/>
      <w:marLeft w:val="0"/>
      <w:marRight w:val="0"/>
      <w:marTop w:val="0"/>
      <w:marBottom w:val="0"/>
      <w:divBdr>
        <w:top w:val="none" w:sz="0" w:space="0" w:color="auto"/>
        <w:left w:val="none" w:sz="0" w:space="0" w:color="auto"/>
        <w:bottom w:val="none" w:sz="0" w:space="0" w:color="auto"/>
        <w:right w:val="none" w:sz="0" w:space="0" w:color="auto"/>
      </w:divBdr>
    </w:div>
    <w:div w:id="1402484597">
      <w:bodyDiv w:val="1"/>
      <w:marLeft w:val="0"/>
      <w:marRight w:val="0"/>
      <w:marTop w:val="0"/>
      <w:marBottom w:val="0"/>
      <w:divBdr>
        <w:top w:val="none" w:sz="0" w:space="0" w:color="auto"/>
        <w:left w:val="none" w:sz="0" w:space="0" w:color="auto"/>
        <w:bottom w:val="none" w:sz="0" w:space="0" w:color="auto"/>
        <w:right w:val="none" w:sz="0" w:space="0" w:color="auto"/>
      </w:divBdr>
    </w:div>
    <w:div w:id="1402865962">
      <w:bodyDiv w:val="1"/>
      <w:marLeft w:val="0"/>
      <w:marRight w:val="0"/>
      <w:marTop w:val="0"/>
      <w:marBottom w:val="0"/>
      <w:divBdr>
        <w:top w:val="none" w:sz="0" w:space="0" w:color="auto"/>
        <w:left w:val="none" w:sz="0" w:space="0" w:color="auto"/>
        <w:bottom w:val="none" w:sz="0" w:space="0" w:color="auto"/>
        <w:right w:val="none" w:sz="0" w:space="0" w:color="auto"/>
      </w:divBdr>
    </w:div>
    <w:div w:id="1403720718">
      <w:bodyDiv w:val="1"/>
      <w:marLeft w:val="0"/>
      <w:marRight w:val="0"/>
      <w:marTop w:val="0"/>
      <w:marBottom w:val="0"/>
      <w:divBdr>
        <w:top w:val="none" w:sz="0" w:space="0" w:color="auto"/>
        <w:left w:val="none" w:sz="0" w:space="0" w:color="auto"/>
        <w:bottom w:val="none" w:sz="0" w:space="0" w:color="auto"/>
        <w:right w:val="none" w:sz="0" w:space="0" w:color="auto"/>
      </w:divBdr>
    </w:div>
    <w:div w:id="1405571687">
      <w:bodyDiv w:val="1"/>
      <w:marLeft w:val="0"/>
      <w:marRight w:val="0"/>
      <w:marTop w:val="0"/>
      <w:marBottom w:val="0"/>
      <w:divBdr>
        <w:top w:val="none" w:sz="0" w:space="0" w:color="auto"/>
        <w:left w:val="none" w:sz="0" w:space="0" w:color="auto"/>
        <w:bottom w:val="none" w:sz="0" w:space="0" w:color="auto"/>
        <w:right w:val="none" w:sz="0" w:space="0" w:color="auto"/>
      </w:divBdr>
    </w:div>
    <w:div w:id="1405950221">
      <w:bodyDiv w:val="1"/>
      <w:marLeft w:val="0"/>
      <w:marRight w:val="0"/>
      <w:marTop w:val="0"/>
      <w:marBottom w:val="0"/>
      <w:divBdr>
        <w:top w:val="none" w:sz="0" w:space="0" w:color="auto"/>
        <w:left w:val="none" w:sz="0" w:space="0" w:color="auto"/>
        <w:bottom w:val="none" w:sz="0" w:space="0" w:color="auto"/>
        <w:right w:val="none" w:sz="0" w:space="0" w:color="auto"/>
      </w:divBdr>
    </w:div>
    <w:div w:id="1406413823">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6803233">
      <w:bodyDiv w:val="1"/>
      <w:marLeft w:val="0"/>
      <w:marRight w:val="0"/>
      <w:marTop w:val="0"/>
      <w:marBottom w:val="0"/>
      <w:divBdr>
        <w:top w:val="none" w:sz="0" w:space="0" w:color="auto"/>
        <w:left w:val="none" w:sz="0" w:space="0" w:color="auto"/>
        <w:bottom w:val="none" w:sz="0" w:space="0" w:color="auto"/>
        <w:right w:val="none" w:sz="0" w:space="0" w:color="auto"/>
      </w:divBdr>
    </w:div>
    <w:div w:id="1407343764">
      <w:bodyDiv w:val="1"/>
      <w:marLeft w:val="0"/>
      <w:marRight w:val="0"/>
      <w:marTop w:val="0"/>
      <w:marBottom w:val="0"/>
      <w:divBdr>
        <w:top w:val="none" w:sz="0" w:space="0" w:color="auto"/>
        <w:left w:val="none" w:sz="0" w:space="0" w:color="auto"/>
        <w:bottom w:val="none" w:sz="0" w:space="0" w:color="auto"/>
        <w:right w:val="none" w:sz="0" w:space="0" w:color="auto"/>
      </w:divBdr>
    </w:div>
    <w:div w:id="1407724366">
      <w:bodyDiv w:val="1"/>
      <w:marLeft w:val="0"/>
      <w:marRight w:val="0"/>
      <w:marTop w:val="0"/>
      <w:marBottom w:val="0"/>
      <w:divBdr>
        <w:top w:val="none" w:sz="0" w:space="0" w:color="auto"/>
        <w:left w:val="none" w:sz="0" w:space="0" w:color="auto"/>
        <w:bottom w:val="none" w:sz="0" w:space="0" w:color="auto"/>
        <w:right w:val="none" w:sz="0" w:space="0" w:color="auto"/>
      </w:divBdr>
    </w:div>
    <w:div w:id="1408571063">
      <w:bodyDiv w:val="1"/>
      <w:marLeft w:val="0"/>
      <w:marRight w:val="0"/>
      <w:marTop w:val="0"/>
      <w:marBottom w:val="0"/>
      <w:divBdr>
        <w:top w:val="none" w:sz="0" w:space="0" w:color="auto"/>
        <w:left w:val="none" w:sz="0" w:space="0" w:color="auto"/>
        <w:bottom w:val="none" w:sz="0" w:space="0" w:color="auto"/>
        <w:right w:val="none" w:sz="0" w:space="0" w:color="auto"/>
      </w:divBdr>
    </w:div>
    <w:div w:id="140976264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1273555">
      <w:bodyDiv w:val="1"/>
      <w:marLeft w:val="0"/>
      <w:marRight w:val="0"/>
      <w:marTop w:val="0"/>
      <w:marBottom w:val="0"/>
      <w:divBdr>
        <w:top w:val="none" w:sz="0" w:space="0" w:color="auto"/>
        <w:left w:val="none" w:sz="0" w:space="0" w:color="auto"/>
        <w:bottom w:val="none" w:sz="0" w:space="0" w:color="auto"/>
        <w:right w:val="none" w:sz="0" w:space="0" w:color="auto"/>
      </w:divBdr>
    </w:div>
    <w:div w:id="1411318456">
      <w:bodyDiv w:val="1"/>
      <w:marLeft w:val="0"/>
      <w:marRight w:val="0"/>
      <w:marTop w:val="0"/>
      <w:marBottom w:val="0"/>
      <w:divBdr>
        <w:top w:val="none" w:sz="0" w:space="0" w:color="auto"/>
        <w:left w:val="none" w:sz="0" w:space="0" w:color="auto"/>
        <w:bottom w:val="none" w:sz="0" w:space="0" w:color="auto"/>
        <w:right w:val="none" w:sz="0" w:space="0" w:color="auto"/>
      </w:divBdr>
    </w:div>
    <w:div w:id="1412266176">
      <w:bodyDiv w:val="1"/>
      <w:marLeft w:val="0"/>
      <w:marRight w:val="0"/>
      <w:marTop w:val="0"/>
      <w:marBottom w:val="0"/>
      <w:divBdr>
        <w:top w:val="none" w:sz="0" w:space="0" w:color="auto"/>
        <w:left w:val="none" w:sz="0" w:space="0" w:color="auto"/>
        <w:bottom w:val="none" w:sz="0" w:space="0" w:color="auto"/>
        <w:right w:val="none" w:sz="0" w:space="0" w:color="auto"/>
      </w:divBdr>
    </w:div>
    <w:div w:id="1412432697">
      <w:bodyDiv w:val="1"/>
      <w:marLeft w:val="0"/>
      <w:marRight w:val="0"/>
      <w:marTop w:val="0"/>
      <w:marBottom w:val="0"/>
      <w:divBdr>
        <w:top w:val="none" w:sz="0" w:space="0" w:color="auto"/>
        <w:left w:val="none" w:sz="0" w:space="0" w:color="auto"/>
        <w:bottom w:val="none" w:sz="0" w:space="0" w:color="auto"/>
        <w:right w:val="none" w:sz="0" w:space="0" w:color="auto"/>
      </w:divBdr>
    </w:div>
    <w:div w:id="1412702660">
      <w:bodyDiv w:val="1"/>
      <w:marLeft w:val="0"/>
      <w:marRight w:val="0"/>
      <w:marTop w:val="0"/>
      <w:marBottom w:val="0"/>
      <w:divBdr>
        <w:top w:val="none" w:sz="0" w:space="0" w:color="auto"/>
        <w:left w:val="none" w:sz="0" w:space="0" w:color="auto"/>
        <w:bottom w:val="none" w:sz="0" w:space="0" w:color="auto"/>
        <w:right w:val="none" w:sz="0" w:space="0" w:color="auto"/>
      </w:divBdr>
    </w:div>
    <w:div w:id="1412923046">
      <w:bodyDiv w:val="1"/>
      <w:marLeft w:val="0"/>
      <w:marRight w:val="0"/>
      <w:marTop w:val="0"/>
      <w:marBottom w:val="0"/>
      <w:divBdr>
        <w:top w:val="none" w:sz="0" w:space="0" w:color="auto"/>
        <w:left w:val="none" w:sz="0" w:space="0" w:color="auto"/>
        <w:bottom w:val="none" w:sz="0" w:space="0" w:color="auto"/>
        <w:right w:val="none" w:sz="0" w:space="0" w:color="auto"/>
      </w:divBdr>
    </w:div>
    <w:div w:id="1419013595">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19330657">
      <w:bodyDiv w:val="1"/>
      <w:marLeft w:val="0"/>
      <w:marRight w:val="0"/>
      <w:marTop w:val="0"/>
      <w:marBottom w:val="0"/>
      <w:divBdr>
        <w:top w:val="none" w:sz="0" w:space="0" w:color="auto"/>
        <w:left w:val="none" w:sz="0" w:space="0" w:color="auto"/>
        <w:bottom w:val="none" w:sz="0" w:space="0" w:color="auto"/>
        <w:right w:val="none" w:sz="0" w:space="0" w:color="auto"/>
      </w:divBdr>
    </w:div>
    <w:div w:id="1419516742">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22264187">
      <w:bodyDiv w:val="1"/>
      <w:marLeft w:val="0"/>
      <w:marRight w:val="0"/>
      <w:marTop w:val="0"/>
      <w:marBottom w:val="0"/>
      <w:divBdr>
        <w:top w:val="none" w:sz="0" w:space="0" w:color="auto"/>
        <w:left w:val="none" w:sz="0" w:space="0" w:color="auto"/>
        <w:bottom w:val="none" w:sz="0" w:space="0" w:color="auto"/>
        <w:right w:val="none" w:sz="0" w:space="0" w:color="auto"/>
      </w:divBdr>
    </w:div>
    <w:div w:id="1422750122">
      <w:bodyDiv w:val="1"/>
      <w:marLeft w:val="0"/>
      <w:marRight w:val="0"/>
      <w:marTop w:val="0"/>
      <w:marBottom w:val="0"/>
      <w:divBdr>
        <w:top w:val="none" w:sz="0" w:space="0" w:color="auto"/>
        <w:left w:val="none" w:sz="0" w:space="0" w:color="auto"/>
        <w:bottom w:val="none" w:sz="0" w:space="0" w:color="auto"/>
        <w:right w:val="none" w:sz="0" w:space="0" w:color="auto"/>
      </w:divBdr>
    </w:div>
    <w:div w:id="1422874987">
      <w:bodyDiv w:val="1"/>
      <w:marLeft w:val="0"/>
      <w:marRight w:val="0"/>
      <w:marTop w:val="0"/>
      <w:marBottom w:val="0"/>
      <w:divBdr>
        <w:top w:val="none" w:sz="0" w:space="0" w:color="auto"/>
        <w:left w:val="none" w:sz="0" w:space="0" w:color="auto"/>
        <w:bottom w:val="none" w:sz="0" w:space="0" w:color="auto"/>
        <w:right w:val="none" w:sz="0" w:space="0" w:color="auto"/>
      </w:divBdr>
    </w:div>
    <w:div w:id="1424034005">
      <w:bodyDiv w:val="1"/>
      <w:marLeft w:val="0"/>
      <w:marRight w:val="0"/>
      <w:marTop w:val="0"/>
      <w:marBottom w:val="0"/>
      <w:divBdr>
        <w:top w:val="none" w:sz="0" w:space="0" w:color="auto"/>
        <w:left w:val="none" w:sz="0" w:space="0" w:color="auto"/>
        <w:bottom w:val="none" w:sz="0" w:space="0" w:color="auto"/>
        <w:right w:val="none" w:sz="0" w:space="0" w:color="auto"/>
      </w:divBdr>
    </w:div>
    <w:div w:id="1424034687">
      <w:bodyDiv w:val="1"/>
      <w:marLeft w:val="0"/>
      <w:marRight w:val="0"/>
      <w:marTop w:val="0"/>
      <w:marBottom w:val="0"/>
      <w:divBdr>
        <w:top w:val="none" w:sz="0" w:space="0" w:color="auto"/>
        <w:left w:val="none" w:sz="0" w:space="0" w:color="auto"/>
        <w:bottom w:val="none" w:sz="0" w:space="0" w:color="auto"/>
        <w:right w:val="none" w:sz="0" w:space="0" w:color="auto"/>
      </w:divBdr>
    </w:div>
    <w:div w:id="1425342658">
      <w:bodyDiv w:val="1"/>
      <w:marLeft w:val="0"/>
      <w:marRight w:val="0"/>
      <w:marTop w:val="0"/>
      <w:marBottom w:val="0"/>
      <w:divBdr>
        <w:top w:val="none" w:sz="0" w:space="0" w:color="auto"/>
        <w:left w:val="none" w:sz="0" w:space="0" w:color="auto"/>
        <w:bottom w:val="none" w:sz="0" w:space="0" w:color="auto"/>
        <w:right w:val="none" w:sz="0" w:space="0" w:color="auto"/>
      </w:divBdr>
    </w:div>
    <w:div w:id="1425689425">
      <w:bodyDiv w:val="1"/>
      <w:marLeft w:val="0"/>
      <w:marRight w:val="0"/>
      <w:marTop w:val="0"/>
      <w:marBottom w:val="0"/>
      <w:divBdr>
        <w:top w:val="none" w:sz="0" w:space="0" w:color="auto"/>
        <w:left w:val="none" w:sz="0" w:space="0" w:color="auto"/>
        <w:bottom w:val="none" w:sz="0" w:space="0" w:color="auto"/>
        <w:right w:val="none" w:sz="0" w:space="0" w:color="auto"/>
      </w:divBdr>
    </w:div>
    <w:div w:id="1426346371">
      <w:bodyDiv w:val="1"/>
      <w:marLeft w:val="0"/>
      <w:marRight w:val="0"/>
      <w:marTop w:val="0"/>
      <w:marBottom w:val="0"/>
      <w:divBdr>
        <w:top w:val="none" w:sz="0" w:space="0" w:color="auto"/>
        <w:left w:val="none" w:sz="0" w:space="0" w:color="auto"/>
        <w:bottom w:val="none" w:sz="0" w:space="0" w:color="auto"/>
        <w:right w:val="none" w:sz="0" w:space="0" w:color="auto"/>
      </w:divBdr>
    </w:div>
    <w:div w:id="1426463936">
      <w:bodyDiv w:val="1"/>
      <w:marLeft w:val="0"/>
      <w:marRight w:val="0"/>
      <w:marTop w:val="0"/>
      <w:marBottom w:val="0"/>
      <w:divBdr>
        <w:top w:val="none" w:sz="0" w:space="0" w:color="auto"/>
        <w:left w:val="none" w:sz="0" w:space="0" w:color="auto"/>
        <w:bottom w:val="none" w:sz="0" w:space="0" w:color="auto"/>
        <w:right w:val="none" w:sz="0" w:space="0" w:color="auto"/>
      </w:divBdr>
    </w:div>
    <w:div w:id="1426530908">
      <w:bodyDiv w:val="1"/>
      <w:marLeft w:val="0"/>
      <w:marRight w:val="0"/>
      <w:marTop w:val="0"/>
      <w:marBottom w:val="0"/>
      <w:divBdr>
        <w:top w:val="none" w:sz="0" w:space="0" w:color="auto"/>
        <w:left w:val="none" w:sz="0" w:space="0" w:color="auto"/>
        <w:bottom w:val="none" w:sz="0" w:space="0" w:color="auto"/>
        <w:right w:val="none" w:sz="0" w:space="0" w:color="auto"/>
      </w:divBdr>
    </w:div>
    <w:div w:id="1426609666">
      <w:bodyDiv w:val="1"/>
      <w:marLeft w:val="0"/>
      <w:marRight w:val="0"/>
      <w:marTop w:val="0"/>
      <w:marBottom w:val="0"/>
      <w:divBdr>
        <w:top w:val="none" w:sz="0" w:space="0" w:color="auto"/>
        <w:left w:val="none" w:sz="0" w:space="0" w:color="auto"/>
        <w:bottom w:val="none" w:sz="0" w:space="0" w:color="auto"/>
        <w:right w:val="none" w:sz="0" w:space="0" w:color="auto"/>
      </w:divBdr>
    </w:div>
    <w:div w:id="1426926162">
      <w:bodyDiv w:val="1"/>
      <w:marLeft w:val="0"/>
      <w:marRight w:val="0"/>
      <w:marTop w:val="0"/>
      <w:marBottom w:val="0"/>
      <w:divBdr>
        <w:top w:val="none" w:sz="0" w:space="0" w:color="auto"/>
        <w:left w:val="none" w:sz="0" w:space="0" w:color="auto"/>
        <w:bottom w:val="none" w:sz="0" w:space="0" w:color="auto"/>
        <w:right w:val="none" w:sz="0" w:space="0" w:color="auto"/>
      </w:divBdr>
    </w:div>
    <w:div w:id="1428574183">
      <w:bodyDiv w:val="1"/>
      <w:marLeft w:val="0"/>
      <w:marRight w:val="0"/>
      <w:marTop w:val="0"/>
      <w:marBottom w:val="0"/>
      <w:divBdr>
        <w:top w:val="none" w:sz="0" w:space="0" w:color="auto"/>
        <w:left w:val="none" w:sz="0" w:space="0" w:color="auto"/>
        <w:bottom w:val="none" w:sz="0" w:space="0" w:color="auto"/>
        <w:right w:val="none" w:sz="0" w:space="0" w:color="auto"/>
      </w:divBdr>
    </w:div>
    <w:div w:id="1429231411">
      <w:bodyDiv w:val="1"/>
      <w:marLeft w:val="0"/>
      <w:marRight w:val="0"/>
      <w:marTop w:val="0"/>
      <w:marBottom w:val="0"/>
      <w:divBdr>
        <w:top w:val="none" w:sz="0" w:space="0" w:color="auto"/>
        <w:left w:val="none" w:sz="0" w:space="0" w:color="auto"/>
        <w:bottom w:val="none" w:sz="0" w:space="0" w:color="auto"/>
        <w:right w:val="none" w:sz="0" w:space="0" w:color="auto"/>
      </w:divBdr>
    </w:div>
    <w:div w:id="1429691303">
      <w:bodyDiv w:val="1"/>
      <w:marLeft w:val="0"/>
      <w:marRight w:val="0"/>
      <w:marTop w:val="0"/>
      <w:marBottom w:val="0"/>
      <w:divBdr>
        <w:top w:val="none" w:sz="0" w:space="0" w:color="auto"/>
        <w:left w:val="none" w:sz="0" w:space="0" w:color="auto"/>
        <w:bottom w:val="none" w:sz="0" w:space="0" w:color="auto"/>
        <w:right w:val="none" w:sz="0" w:space="0" w:color="auto"/>
      </w:divBdr>
    </w:div>
    <w:div w:id="1431200540">
      <w:bodyDiv w:val="1"/>
      <w:marLeft w:val="0"/>
      <w:marRight w:val="0"/>
      <w:marTop w:val="0"/>
      <w:marBottom w:val="0"/>
      <w:divBdr>
        <w:top w:val="none" w:sz="0" w:space="0" w:color="auto"/>
        <w:left w:val="none" w:sz="0" w:space="0" w:color="auto"/>
        <w:bottom w:val="none" w:sz="0" w:space="0" w:color="auto"/>
        <w:right w:val="none" w:sz="0" w:space="0" w:color="auto"/>
      </w:divBdr>
    </w:div>
    <w:div w:id="1433167485">
      <w:bodyDiv w:val="1"/>
      <w:marLeft w:val="0"/>
      <w:marRight w:val="0"/>
      <w:marTop w:val="0"/>
      <w:marBottom w:val="0"/>
      <w:divBdr>
        <w:top w:val="none" w:sz="0" w:space="0" w:color="auto"/>
        <w:left w:val="none" w:sz="0" w:space="0" w:color="auto"/>
        <w:bottom w:val="none" w:sz="0" w:space="0" w:color="auto"/>
        <w:right w:val="none" w:sz="0" w:space="0" w:color="auto"/>
      </w:divBdr>
    </w:div>
    <w:div w:id="1433669067">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34663975">
      <w:bodyDiv w:val="1"/>
      <w:marLeft w:val="0"/>
      <w:marRight w:val="0"/>
      <w:marTop w:val="0"/>
      <w:marBottom w:val="0"/>
      <w:divBdr>
        <w:top w:val="none" w:sz="0" w:space="0" w:color="auto"/>
        <w:left w:val="none" w:sz="0" w:space="0" w:color="auto"/>
        <w:bottom w:val="none" w:sz="0" w:space="0" w:color="auto"/>
        <w:right w:val="none" w:sz="0" w:space="0" w:color="auto"/>
      </w:divBdr>
    </w:div>
    <w:div w:id="1434864680">
      <w:bodyDiv w:val="1"/>
      <w:marLeft w:val="0"/>
      <w:marRight w:val="0"/>
      <w:marTop w:val="0"/>
      <w:marBottom w:val="0"/>
      <w:divBdr>
        <w:top w:val="none" w:sz="0" w:space="0" w:color="auto"/>
        <w:left w:val="none" w:sz="0" w:space="0" w:color="auto"/>
        <w:bottom w:val="none" w:sz="0" w:space="0" w:color="auto"/>
        <w:right w:val="none" w:sz="0" w:space="0" w:color="auto"/>
      </w:divBdr>
    </w:div>
    <w:div w:id="1434865550">
      <w:bodyDiv w:val="1"/>
      <w:marLeft w:val="0"/>
      <w:marRight w:val="0"/>
      <w:marTop w:val="0"/>
      <w:marBottom w:val="0"/>
      <w:divBdr>
        <w:top w:val="none" w:sz="0" w:space="0" w:color="auto"/>
        <w:left w:val="none" w:sz="0" w:space="0" w:color="auto"/>
        <w:bottom w:val="none" w:sz="0" w:space="0" w:color="auto"/>
        <w:right w:val="none" w:sz="0" w:space="0" w:color="auto"/>
      </w:divBdr>
    </w:div>
    <w:div w:id="1434977598">
      <w:bodyDiv w:val="1"/>
      <w:marLeft w:val="0"/>
      <w:marRight w:val="0"/>
      <w:marTop w:val="0"/>
      <w:marBottom w:val="0"/>
      <w:divBdr>
        <w:top w:val="none" w:sz="0" w:space="0" w:color="auto"/>
        <w:left w:val="none" w:sz="0" w:space="0" w:color="auto"/>
        <w:bottom w:val="none" w:sz="0" w:space="0" w:color="auto"/>
        <w:right w:val="none" w:sz="0" w:space="0" w:color="auto"/>
      </w:divBdr>
    </w:div>
    <w:div w:id="1435054014">
      <w:bodyDiv w:val="1"/>
      <w:marLeft w:val="0"/>
      <w:marRight w:val="0"/>
      <w:marTop w:val="0"/>
      <w:marBottom w:val="0"/>
      <w:divBdr>
        <w:top w:val="none" w:sz="0" w:space="0" w:color="auto"/>
        <w:left w:val="none" w:sz="0" w:space="0" w:color="auto"/>
        <w:bottom w:val="none" w:sz="0" w:space="0" w:color="auto"/>
        <w:right w:val="none" w:sz="0" w:space="0" w:color="auto"/>
      </w:divBdr>
    </w:div>
    <w:div w:id="1435125144">
      <w:bodyDiv w:val="1"/>
      <w:marLeft w:val="0"/>
      <w:marRight w:val="0"/>
      <w:marTop w:val="0"/>
      <w:marBottom w:val="0"/>
      <w:divBdr>
        <w:top w:val="none" w:sz="0" w:space="0" w:color="auto"/>
        <w:left w:val="none" w:sz="0" w:space="0" w:color="auto"/>
        <w:bottom w:val="none" w:sz="0" w:space="0" w:color="auto"/>
        <w:right w:val="none" w:sz="0" w:space="0" w:color="auto"/>
      </w:divBdr>
    </w:div>
    <w:div w:id="1435200675">
      <w:bodyDiv w:val="1"/>
      <w:marLeft w:val="0"/>
      <w:marRight w:val="0"/>
      <w:marTop w:val="0"/>
      <w:marBottom w:val="0"/>
      <w:divBdr>
        <w:top w:val="none" w:sz="0" w:space="0" w:color="auto"/>
        <w:left w:val="none" w:sz="0" w:space="0" w:color="auto"/>
        <w:bottom w:val="none" w:sz="0" w:space="0" w:color="auto"/>
        <w:right w:val="none" w:sz="0" w:space="0" w:color="auto"/>
      </w:divBdr>
    </w:div>
    <w:div w:id="1435203390">
      <w:bodyDiv w:val="1"/>
      <w:marLeft w:val="0"/>
      <w:marRight w:val="0"/>
      <w:marTop w:val="0"/>
      <w:marBottom w:val="0"/>
      <w:divBdr>
        <w:top w:val="none" w:sz="0" w:space="0" w:color="auto"/>
        <w:left w:val="none" w:sz="0" w:space="0" w:color="auto"/>
        <w:bottom w:val="none" w:sz="0" w:space="0" w:color="auto"/>
        <w:right w:val="none" w:sz="0" w:space="0" w:color="auto"/>
      </w:divBdr>
    </w:div>
    <w:div w:id="1438527547">
      <w:bodyDiv w:val="1"/>
      <w:marLeft w:val="0"/>
      <w:marRight w:val="0"/>
      <w:marTop w:val="0"/>
      <w:marBottom w:val="0"/>
      <w:divBdr>
        <w:top w:val="none" w:sz="0" w:space="0" w:color="auto"/>
        <w:left w:val="none" w:sz="0" w:space="0" w:color="auto"/>
        <w:bottom w:val="none" w:sz="0" w:space="0" w:color="auto"/>
        <w:right w:val="none" w:sz="0" w:space="0" w:color="auto"/>
      </w:divBdr>
    </w:div>
    <w:div w:id="1439374311">
      <w:bodyDiv w:val="1"/>
      <w:marLeft w:val="0"/>
      <w:marRight w:val="0"/>
      <w:marTop w:val="0"/>
      <w:marBottom w:val="0"/>
      <w:divBdr>
        <w:top w:val="none" w:sz="0" w:space="0" w:color="auto"/>
        <w:left w:val="none" w:sz="0" w:space="0" w:color="auto"/>
        <w:bottom w:val="none" w:sz="0" w:space="0" w:color="auto"/>
        <w:right w:val="none" w:sz="0" w:space="0" w:color="auto"/>
      </w:divBdr>
    </w:div>
    <w:div w:id="1439636238">
      <w:bodyDiv w:val="1"/>
      <w:marLeft w:val="0"/>
      <w:marRight w:val="0"/>
      <w:marTop w:val="0"/>
      <w:marBottom w:val="0"/>
      <w:divBdr>
        <w:top w:val="none" w:sz="0" w:space="0" w:color="auto"/>
        <w:left w:val="none" w:sz="0" w:space="0" w:color="auto"/>
        <w:bottom w:val="none" w:sz="0" w:space="0" w:color="auto"/>
        <w:right w:val="none" w:sz="0" w:space="0" w:color="auto"/>
      </w:divBdr>
    </w:div>
    <w:div w:id="1443188126">
      <w:bodyDiv w:val="1"/>
      <w:marLeft w:val="0"/>
      <w:marRight w:val="0"/>
      <w:marTop w:val="0"/>
      <w:marBottom w:val="0"/>
      <w:divBdr>
        <w:top w:val="none" w:sz="0" w:space="0" w:color="auto"/>
        <w:left w:val="none" w:sz="0" w:space="0" w:color="auto"/>
        <w:bottom w:val="none" w:sz="0" w:space="0" w:color="auto"/>
        <w:right w:val="none" w:sz="0" w:space="0" w:color="auto"/>
      </w:divBdr>
    </w:div>
    <w:div w:id="1443261411">
      <w:bodyDiv w:val="1"/>
      <w:marLeft w:val="0"/>
      <w:marRight w:val="0"/>
      <w:marTop w:val="0"/>
      <w:marBottom w:val="0"/>
      <w:divBdr>
        <w:top w:val="none" w:sz="0" w:space="0" w:color="auto"/>
        <w:left w:val="none" w:sz="0" w:space="0" w:color="auto"/>
        <w:bottom w:val="none" w:sz="0" w:space="0" w:color="auto"/>
        <w:right w:val="none" w:sz="0" w:space="0" w:color="auto"/>
      </w:divBdr>
    </w:div>
    <w:div w:id="1443770585">
      <w:bodyDiv w:val="1"/>
      <w:marLeft w:val="0"/>
      <w:marRight w:val="0"/>
      <w:marTop w:val="0"/>
      <w:marBottom w:val="0"/>
      <w:divBdr>
        <w:top w:val="none" w:sz="0" w:space="0" w:color="auto"/>
        <w:left w:val="none" w:sz="0" w:space="0" w:color="auto"/>
        <w:bottom w:val="none" w:sz="0" w:space="0" w:color="auto"/>
        <w:right w:val="none" w:sz="0" w:space="0" w:color="auto"/>
      </w:divBdr>
    </w:div>
    <w:div w:id="1443957649">
      <w:bodyDiv w:val="1"/>
      <w:marLeft w:val="0"/>
      <w:marRight w:val="0"/>
      <w:marTop w:val="0"/>
      <w:marBottom w:val="0"/>
      <w:divBdr>
        <w:top w:val="none" w:sz="0" w:space="0" w:color="auto"/>
        <w:left w:val="none" w:sz="0" w:space="0" w:color="auto"/>
        <w:bottom w:val="none" w:sz="0" w:space="0" w:color="auto"/>
        <w:right w:val="none" w:sz="0" w:space="0" w:color="auto"/>
      </w:divBdr>
    </w:div>
    <w:div w:id="1444108132">
      <w:bodyDiv w:val="1"/>
      <w:marLeft w:val="0"/>
      <w:marRight w:val="0"/>
      <w:marTop w:val="0"/>
      <w:marBottom w:val="0"/>
      <w:divBdr>
        <w:top w:val="none" w:sz="0" w:space="0" w:color="auto"/>
        <w:left w:val="none" w:sz="0" w:space="0" w:color="auto"/>
        <w:bottom w:val="none" w:sz="0" w:space="0" w:color="auto"/>
        <w:right w:val="none" w:sz="0" w:space="0" w:color="auto"/>
      </w:divBdr>
    </w:div>
    <w:div w:id="1444838192">
      <w:bodyDiv w:val="1"/>
      <w:marLeft w:val="0"/>
      <w:marRight w:val="0"/>
      <w:marTop w:val="0"/>
      <w:marBottom w:val="0"/>
      <w:divBdr>
        <w:top w:val="none" w:sz="0" w:space="0" w:color="auto"/>
        <w:left w:val="none" w:sz="0" w:space="0" w:color="auto"/>
        <w:bottom w:val="none" w:sz="0" w:space="0" w:color="auto"/>
        <w:right w:val="none" w:sz="0" w:space="0" w:color="auto"/>
      </w:divBdr>
    </w:div>
    <w:div w:id="1446577178">
      <w:bodyDiv w:val="1"/>
      <w:marLeft w:val="0"/>
      <w:marRight w:val="0"/>
      <w:marTop w:val="0"/>
      <w:marBottom w:val="0"/>
      <w:divBdr>
        <w:top w:val="none" w:sz="0" w:space="0" w:color="auto"/>
        <w:left w:val="none" w:sz="0" w:space="0" w:color="auto"/>
        <w:bottom w:val="none" w:sz="0" w:space="0" w:color="auto"/>
        <w:right w:val="none" w:sz="0" w:space="0" w:color="auto"/>
      </w:divBdr>
    </w:div>
    <w:div w:id="1446579455">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50078383">
      <w:bodyDiv w:val="1"/>
      <w:marLeft w:val="0"/>
      <w:marRight w:val="0"/>
      <w:marTop w:val="0"/>
      <w:marBottom w:val="0"/>
      <w:divBdr>
        <w:top w:val="none" w:sz="0" w:space="0" w:color="auto"/>
        <w:left w:val="none" w:sz="0" w:space="0" w:color="auto"/>
        <w:bottom w:val="none" w:sz="0" w:space="0" w:color="auto"/>
        <w:right w:val="none" w:sz="0" w:space="0" w:color="auto"/>
      </w:divBdr>
    </w:div>
    <w:div w:id="1451124129">
      <w:bodyDiv w:val="1"/>
      <w:marLeft w:val="0"/>
      <w:marRight w:val="0"/>
      <w:marTop w:val="0"/>
      <w:marBottom w:val="0"/>
      <w:divBdr>
        <w:top w:val="none" w:sz="0" w:space="0" w:color="auto"/>
        <w:left w:val="none" w:sz="0" w:space="0" w:color="auto"/>
        <w:bottom w:val="none" w:sz="0" w:space="0" w:color="auto"/>
        <w:right w:val="none" w:sz="0" w:space="0" w:color="auto"/>
      </w:divBdr>
    </w:div>
    <w:div w:id="1451165946">
      <w:bodyDiv w:val="1"/>
      <w:marLeft w:val="0"/>
      <w:marRight w:val="0"/>
      <w:marTop w:val="0"/>
      <w:marBottom w:val="0"/>
      <w:divBdr>
        <w:top w:val="none" w:sz="0" w:space="0" w:color="auto"/>
        <w:left w:val="none" w:sz="0" w:space="0" w:color="auto"/>
        <w:bottom w:val="none" w:sz="0" w:space="0" w:color="auto"/>
        <w:right w:val="none" w:sz="0" w:space="0" w:color="auto"/>
      </w:divBdr>
    </w:div>
    <w:div w:id="1455443349">
      <w:bodyDiv w:val="1"/>
      <w:marLeft w:val="0"/>
      <w:marRight w:val="0"/>
      <w:marTop w:val="0"/>
      <w:marBottom w:val="0"/>
      <w:divBdr>
        <w:top w:val="none" w:sz="0" w:space="0" w:color="auto"/>
        <w:left w:val="none" w:sz="0" w:space="0" w:color="auto"/>
        <w:bottom w:val="none" w:sz="0" w:space="0" w:color="auto"/>
        <w:right w:val="none" w:sz="0" w:space="0" w:color="auto"/>
      </w:divBdr>
    </w:div>
    <w:div w:id="1456753585">
      <w:bodyDiv w:val="1"/>
      <w:marLeft w:val="0"/>
      <w:marRight w:val="0"/>
      <w:marTop w:val="0"/>
      <w:marBottom w:val="0"/>
      <w:divBdr>
        <w:top w:val="none" w:sz="0" w:space="0" w:color="auto"/>
        <w:left w:val="none" w:sz="0" w:space="0" w:color="auto"/>
        <w:bottom w:val="none" w:sz="0" w:space="0" w:color="auto"/>
        <w:right w:val="none" w:sz="0" w:space="0" w:color="auto"/>
      </w:divBdr>
    </w:div>
    <w:div w:id="1457021998">
      <w:bodyDiv w:val="1"/>
      <w:marLeft w:val="0"/>
      <w:marRight w:val="0"/>
      <w:marTop w:val="0"/>
      <w:marBottom w:val="0"/>
      <w:divBdr>
        <w:top w:val="none" w:sz="0" w:space="0" w:color="auto"/>
        <w:left w:val="none" w:sz="0" w:space="0" w:color="auto"/>
        <w:bottom w:val="none" w:sz="0" w:space="0" w:color="auto"/>
        <w:right w:val="none" w:sz="0" w:space="0" w:color="auto"/>
      </w:divBdr>
    </w:div>
    <w:div w:id="1457945434">
      <w:bodyDiv w:val="1"/>
      <w:marLeft w:val="0"/>
      <w:marRight w:val="0"/>
      <w:marTop w:val="0"/>
      <w:marBottom w:val="0"/>
      <w:divBdr>
        <w:top w:val="none" w:sz="0" w:space="0" w:color="auto"/>
        <w:left w:val="none" w:sz="0" w:space="0" w:color="auto"/>
        <w:bottom w:val="none" w:sz="0" w:space="0" w:color="auto"/>
        <w:right w:val="none" w:sz="0" w:space="0" w:color="auto"/>
      </w:divBdr>
    </w:div>
    <w:div w:id="1457989311">
      <w:bodyDiv w:val="1"/>
      <w:marLeft w:val="0"/>
      <w:marRight w:val="0"/>
      <w:marTop w:val="0"/>
      <w:marBottom w:val="0"/>
      <w:divBdr>
        <w:top w:val="none" w:sz="0" w:space="0" w:color="auto"/>
        <w:left w:val="none" w:sz="0" w:space="0" w:color="auto"/>
        <w:bottom w:val="none" w:sz="0" w:space="0" w:color="auto"/>
        <w:right w:val="none" w:sz="0" w:space="0" w:color="auto"/>
      </w:divBdr>
    </w:div>
    <w:div w:id="1459033530">
      <w:bodyDiv w:val="1"/>
      <w:marLeft w:val="0"/>
      <w:marRight w:val="0"/>
      <w:marTop w:val="0"/>
      <w:marBottom w:val="0"/>
      <w:divBdr>
        <w:top w:val="none" w:sz="0" w:space="0" w:color="auto"/>
        <w:left w:val="none" w:sz="0" w:space="0" w:color="auto"/>
        <w:bottom w:val="none" w:sz="0" w:space="0" w:color="auto"/>
        <w:right w:val="none" w:sz="0" w:space="0" w:color="auto"/>
      </w:divBdr>
    </w:div>
    <w:div w:id="1459763188">
      <w:bodyDiv w:val="1"/>
      <w:marLeft w:val="0"/>
      <w:marRight w:val="0"/>
      <w:marTop w:val="0"/>
      <w:marBottom w:val="0"/>
      <w:divBdr>
        <w:top w:val="none" w:sz="0" w:space="0" w:color="auto"/>
        <w:left w:val="none" w:sz="0" w:space="0" w:color="auto"/>
        <w:bottom w:val="none" w:sz="0" w:space="0" w:color="auto"/>
        <w:right w:val="none" w:sz="0" w:space="0" w:color="auto"/>
      </w:divBdr>
    </w:div>
    <w:div w:id="1462260267">
      <w:bodyDiv w:val="1"/>
      <w:marLeft w:val="0"/>
      <w:marRight w:val="0"/>
      <w:marTop w:val="0"/>
      <w:marBottom w:val="0"/>
      <w:divBdr>
        <w:top w:val="none" w:sz="0" w:space="0" w:color="auto"/>
        <w:left w:val="none" w:sz="0" w:space="0" w:color="auto"/>
        <w:bottom w:val="none" w:sz="0" w:space="0" w:color="auto"/>
        <w:right w:val="none" w:sz="0" w:space="0" w:color="auto"/>
      </w:divBdr>
    </w:div>
    <w:div w:id="1462384913">
      <w:bodyDiv w:val="1"/>
      <w:marLeft w:val="0"/>
      <w:marRight w:val="0"/>
      <w:marTop w:val="0"/>
      <w:marBottom w:val="0"/>
      <w:divBdr>
        <w:top w:val="none" w:sz="0" w:space="0" w:color="auto"/>
        <w:left w:val="none" w:sz="0" w:space="0" w:color="auto"/>
        <w:bottom w:val="none" w:sz="0" w:space="0" w:color="auto"/>
        <w:right w:val="none" w:sz="0" w:space="0" w:color="auto"/>
      </w:divBdr>
    </w:div>
    <w:div w:id="1462387081">
      <w:bodyDiv w:val="1"/>
      <w:marLeft w:val="0"/>
      <w:marRight w:val="0"/>
      <w:marTop w:val="0"/>
      <w:marBottom w:val="0"/>
      <w:divBdr>
        <w:top w:val="none" w:sz="0" w:space="0" w:color="auto"/>
        <w:left w:val="none" w:sz="0" w:space="0" w:color="auto"/>
        <w:bottom w:val="none" w:sz="0" w:space="0" w:color="auto"/>
        <w:right w:val="none" w:sz="0" w:space="0" w:color="auto"/>
      </w:divBdr>
    </w:div>
    <w:div w:id="1462846086">
      <w:bodyDiv w:val="1"/>
      <w:marLeft w:val="0"/>
      <w:marRight w:val="0"/>
      <w:marTop w:val="0"/>
      <w:marBottom w:val="0"/>
      <w:divBdr>
        <w:top w:val="none" w:sz="0" w:space="0" w:color="auto"/>
        <w:left w:val="none" w:sz="0" w:space="0" w:color="auto"/>
        <w:bottom w:val="none" w:sz="0" w:space="0" w:color="auto"/>
        <w:right w:val="none" w:sz="0" w:space="0" w:color="auto"/>
      </w:divBdr>
    </w:div>
    <w:div w:id="1463572269">
      <w:bodyDiv w:val="1"/>
      <w:marLeft w:val="0"/>
      <w:marRight w:val="0"/>
      <w:marTop w:val="0"/>
      <w:marBottom w:val="0"/>
      <w:divBdr>
        <w:top w:val="none" w:sz="0" w:space="0" w:color="auto"/>
        <w:left w:val="none" w:sz="0" w:space="0" w:color="auto"/>
        <w:bottom w:val="none" w:sz="0" w:space="0" w:color="auto"/>
        <w:right w:val="none" w:sz="0" w:space="0" w:color="auto"/>
      </w:divBdr>
    </w:div>
    <w:div w:id="1463578419">
      <w:bodyDiv w:val="1"/>
      <w:marLeft w:val="0"/>
      <w:marRight w:val="0"/>
      <w:marTop w:val="0"/>
      <w:marBottom w:val="0"/>
      <w:divBdr>
        <w:top w:val="none" w:sz="0" w:space="0" w:color="auto"/>
        <w:left w:val="none" w:sz="0" w:space="0" w:color="auto"/>
        <w:bottom w:val="none" w:sz="0" w:space="0" w:color="auto"/>
        <w:right w:val="none" w:sz="0" w:space="0" w:color="auto"/>
      </w:divBdr>
    </w:div>
    <w:div w:id="1466387084">
      <w:bodyDiv w:val="1"/>
      <w:marLeft w:val="0"/>
      <w:marRight w:val="0"/>
      <w:marTop w:val="0"/>
      <w:marBottom w:val="0"/>
      <w:divBdr>
        <w:top w:val="none" w:sz="0" w:space="0" w:color="auto"/>
        <w:left w:val="none" w:sz="0" w:space="0" w:color="auto"/>
        <w:bottom w:val="none" w:sz="0" w:space="0" w:color="auto"/>
        <w:right w:val="none" w:sz="0" w:space="0" w:color="auto"/>
      </w:divBdr>
    </w:div>
    <w:div w:id="1466659108">
      <w:bodyDiv w:val="1"/>
      <w:marLeft w:val="0"/>
      <w:marRight w:val="0"/>
      <w:marTop w:val="0"/>
      <w:marBottom w:val="0"/>
      <w:divBdr>
        <w:top w:val="none" w:sz="0" w:space="0" w:color="auto"/>
        <w:left w:val="none" w:sz="0" w:space="0" w:color="auto"/>
        <w:bottom w:val="none" w:sz="0" w:space="0" w:color="auto"/>
        <w:right w:val="none" w:sz="0" w:space="0" w:color="auto"/>
      </w:divBdr>
    </w:div>
    <w:div w:id="1468284387">
      <w:bodyDiv w:val="1"/>
      <w:marLeft w:val="0"/>
      <w:marRight w:val="0"/>
      <w:marTop w:val="0"/>
      <w:marBottom w:val="0"/>
      <w:divBdr>
        <w:top w:val="none" w:sz="0" w:space="0" w:color="auto"/>
        <w:left w:val="none" w:sz="0" w:space="0" w:color="auto"/>
        <w:bottom w:val="none" w:sz="0" w:space="0" w:color="auto"/>
        <w:right w:val="none" w:sz="0" w:space="0" w:color="auto"/>
      </w:divBdr>
    </w:div>
    <w:div w:id="1468813659">
      <w:bodyDiv w:val="1"/>
      <w:marLeft w:val="0"/>
      <w:marRight w:val="0"/>
      <w:marTop w:val="0"/>
      <w:marBottom w:val="0"/>
      <w:divBdr>
        <w:top w:val="none" w:sz="0" w:space="0" w:color="auto"/>
        <w:left w:val="none" w:sz="0" w:space="0" w:color="auto"/>
        <w:bottom w:val="none" w:sz="0" w:space="0" w:color="auto"/>
        <w:right w:val="none" w:sz="0" w:space="0" w:color="auto"/>
      </w:divBdr>
    </w:div>
    <w:div w:id="1468889872">
      <w:bodyDiv w:val="1"/>
      <w:marLeft w:val="0"/>
      <w:marRight w:val="0"/>
      <w:marTop w:val="0"/>
      <w:marBottom w:val="0"/>
      <w:divBdr>
        <w:top w:val="none" w:sz="0" w:space="0" w:color="auto"/>
        <w:left w:val="none" w:sz="0" w:space="0" w:color="auto"/>
        <w:bottom w:val="none" w:sz="0" w:space="0" w:color="auto"/>
        <w:right w:val="none" w:sz="0" w:space="0" w:color="auto"/>
      </w:divBdr>
    </w:div>
    <w:div w:id="1469319870">
      <w:bodyDiv w:val="1"/>
      <w:marLeft w:val="0"/>
      <w:marRight w:val="0"/>
      <w:marTop w:val="0"/>
      <w:marBottom w:val="0"/>
      <w:divBdr>
        <w:top w:val="none" w:sz="0" w:space="0" w:color="auto"/>
        <w:left w:val="none" w:sz="0" w:space="0" w:color="auto"/>
        <w:bottom w:val="none" w:sz="0" w:space="0" w:color="auto"/>
        <w:right w:val="none" w:sz="0" w:space="0" w:color="auto"/>
      </w:divBdr>
    </w:div>
    <w:div w:id="1469517705">
      <w:bodyDiv w:val="1"/>
      <w:marLeft w:val="0"/>
      <w:marRight w:val="0"/>
      <w:marTop w:val="0"/>
      <w:marBottom w:val="0"/>
      <w:divBdr>
        <w:top w:val="none" w:sz="0" w:space="0" w:color="auto"/>
        <w:left w:val="none" w:sz="0" w:space="0" w:color="auto"/>
        <w:bottom w:val="none" w:sz="0" w:space="0" w:color="auto"/>
        <w:right w:val="none" w:sz="0" w:space="0" w:color="auto"/>
      </w:divBdr>
    </w:div>
    <w:div w:id="1469592083">
      <w:bodyDiv w:val="1"/>
      <w:marLeft w:val="0"/>
      <w:marRight w:val="0"/>
      <w:marTop w:val="0"/>
      <w:marBottom w:val="0"/>
      <w:divBdr>
        <w:top w:val="none" w:sz="0" w:space="0" w:color="auto"/>
        <w:left w:val="none" w:sz="0" w:space="0" w:color="auto"/>
        <w:bottom w:val="none" w:sz="0" w:space="0" w:color="auto"/>
        <w:right w:val="none" w:sz="0" w:space="0" w:color="auto"/>
      </w:divBdr>
    </w:div>
    <w:div w:id="1471285319">
      <w:bodyDiv w:val="1"/>
      <w:marLeft w:val="0"/>
      <w:marRight w:val="0"/>
      <w:marTop w:val="0"/>
      <w:marBottom w:val="0"/>
      <w:divBdr>
        <w:top w:val="none" w:sz="0" w:space="0" w:color="auto"/>
        <w:left w:val="none" w:sz="0" w:space="0" w:color="auto"/>
        <w:bottom w:val="none" w:sz="0" w:space="0" w:color="auto"/>
        <w:right w:val="none" w:sz="0" w:space="0" w:color="auto"/>
      </w:divBdr>
    </w:div>
    <w:div w:id="1471360618">
      <w:bodyDiv w:val="1"/>
      <w:marLeft w:val="0"/>
      <w:marRight w:val="0"/>
      <w:marTop w:val="0"/>
      <w:marBottom w:val="0"/>
      <w:divBdr>
        <w:top w:val="none" w:sz="0" w:space="0" w:color="auto"/>
        <w:left w:val="none" w:sz="0" w:space="0" w:color="auto"/>
        <w:bottom w:val="none" w:sz="0" w:space="0" w:color="auto"/>
        <w:right w:val="none" w:sz="0" w:space="0" w:color="auto"/>
      </w:divBdr>
    </w:div>
    <w:div w:id="1471485052">
      <w:bodyDiv w:val="1"/>
      <w:marLeft w:val="0"/>
      <w:marRight w:val="0"/>
      <w:marTop w:val="0"/>
      <w:marBottom w:val="0"/>
      <w:divBdr>
        <w:top w:val="none" w:sz="0" w:space="0" w:color="auto"/>
        <w:left w:val="none" w:sz="0" w:space="0" w:color="auto"/>
        <w:bottom w:val="none" w:sz="0" w:space="0" w:color="auto"/>
        <w:right w:val="none" w:sz="0" w:space="0" w:color="auto"/>
      </w:divBdr>
    </w:div>
    <w:div w:id="1472208879">
      <w:bodyDiv w:val="1"/>
      <w:marLeft w:val="0"/>
      <w:marRight w:val="0"/>
      <w:marTop w:val="0"/>
      <w:marBottom w:val="0"/>
      <w:divBdr>
        <w:top w:val="none" w:sz="0" w:space="0" w:color="auto"/>
        <w:left w:val="none" w:sz="0" w:space="0" w:color="auto"/>
        <w:bottom w:val="none" w:sz="0" w:space="0" w:color="auto"/>
        <w:right w:val="none" w:sz="0" w:space="0" w:color="auto"/>
      </w:divBdr>
    </w:div>
    <w:div w:id="1473327517">
      <w:bodyDiv w:val="1"/>
      <w:marLeft w:val="0"/>
      <w:marRight w:val="0"/>
      <w:marTop w:val="0"/>
      <w:marBottom w:val="0"/>
      <w:divBdr>
        <w:top w:val="none" w:sz="0" w:space="0" w:color="auto"/>
        <w:left w:val="none" w:sz="0" w:space="0" w:color="auto"/>
        <w:bottom w:val="none" w:sz="0" w:space="0" w:color="auto"/>
        <w:right w:val="none" w:sz="0" w:space="0" w:color="auto"/>
      </w:divBdr>
    </w:div>
    <w:div w:id="1473598836">
      <w:bodyDiv w:val="1"/>
      <w:marLeft w:val="0"/>
      <w:marRight w:val="0"/>
      <w:marTop w:val="0"/>
      <w:marBottom w:val="0"/>
      <w:divBdr>
        <w:top w:val="none" w:sz="0" w:space="0" w:color="auto"/>
        <w:left w:val="none" w:sz="0" w:space="0" w:color="auto"/>
        <w:bottom w:val="none" w:sz="0" w:space="0" w:color="auto"/>
        <w:right w:val="none" w:sz="0" w:space="0" w:color="auto"/>
      </w:divBdr>
    </w:div>
    <w:div w:id="1473599810">
      <w:bodyDiv w:val="1"/>
      <w:marLeft w:val="0"/>
      <w:marRight w:val="0"/>
      <w:marTop w:val="0"/>
      <w:marBottom w:val="0"/>
      <w:divBdr>
        <w:top w:val="none" w:sz="0" w:space="0" w:color="auto"/>
        <w:left w:val="none" w:sz="0" w:space="0" w:color="auto"/>
        <w:bottom w:val="none" w:sz="0" w:space="0" w:color="auto"/>
        <w:right w:val="none" w:sz="0" w:space="0" w:color="auto"/>
      </w:divBdr>
    </w:div>
    <w:div w:id="1473668636">
      <w:bodyDiv w:val="1"/>
      <w:marLeft w:val="0"/>
      <w:marRight w:val="0"/>
      <w:marTop w:val="0"/>
      <w:marBottom w:val="0"/>
      <w:divBdr>
        <w:top w:val="none" w:sz="0" w:space="0" w:color="auto"/>
        <w:left w:val="none" w:sz="0" w:space="0" w:color="auto"/>
        <w:bottom w:val="none" w:sz="0" w:space="0" w:color="auto"/>
        <w:right w:val="none" w:sz="0" w:space="0" w:color="auto"/>
      </w:divBdr>
    </w:div>
    <w:div w:id="1473789091">
      <w:bodyDiv w:val="1"/>
      <w:marLeft w:val="0"/>
      <w:marRight w:val="0"/>
      <w:marTop w:val="0"/>
      <w:marBottom w:val="0"/>
      <w:divBdr>
        <w:top w:val="none" w:sz="0" w:space="0" w:color="auto"/>
        <w:left w:val="none" w:sz="0" w:space="0" w:color="auto"/>
        <w:bottom w:val="none" w:sz="0" w:space="0" w:color="auto"/>
        <w:right w:val="none" w:sz="0" w:space="0" w:color="auto"/>
      </w:divBdr>
    </w:div>
    <w:div w:id="1473868941">
      <w:bodyDiv w:val="1"/>
      <w:marLeft w:val="0"/>
      <w:marRight w:val="0"/>
      <w:marTop w:val="0"/>
      <w:marBottom w:val="0"/>
      <w:divBdr>
        <w:top w:val="none" w:sz="0" w:space="0" w:color="auto"/>
        <w:left w:val="none" w:sz="0" w:space="0" w:color="auto"/>
        <w:bottom w:val="none" w:sz="0" w:space="0" w:color="auto"/>
        <w:right w:val="none" w:sz="0" w:space="0" w:color="auto"/>
      </w:divBdr>
    </w:div>
    <w:div w:id="1475216804">
      <w:bodyDiv w:val="1"/>
      <w:marLeft w:val="0"/>
      <w:marRight w:val="0"/>
      <w:marTop w:val="0"/>
      <w:marBottom w:val="0"/>
      <w:divBdr>
        <w:top w:val="none" w:sz="0" w:space="0" w:color="auto"/>
        <w:left w:val="none" w:sz="0" w:space="0" w:color="auto"/>
        <w:bottom w:val="none" w:sz="0" w:space="0" w:color="auto"/>
        <w:right w:val="none" w:sz="0" w:space="0" w:color="auto"/>
      </w:divBdr>
    </w:div>
    <w:div w:id="1477378776">
      <w:bodyDiv w:val="1"/>
      <w:marLeft w:val="0"/>
      <w:marRight w:val="0"/>
      <w:marTop w:val="0"/>
      <w:marBottom w:val="0"/>
      <w:divBdr>
        <w:top w:val="none" w:sz="0" w:space="0" w:color="auto"/>
        <w:left w:val="none" w:sz="0" w:space="0" w:color="auto"/>
        <w:bottom w:val="none" w:sz="0" w:space="0" w:color="auto"/>
        <w:right w:val="none" w:sz="0" w:space="0" w:color="auto"/>
      </w:divBdr>
    </w:div>
    <w:div w:id="1477642782">
      <w:bodyDiv w:val="1"/>
      <w:marLeft w:val="0"/>
      <w:marRight w:val="0"/>
      <w:marTop w:val="0"/>
      <w:marBottom w:val="0"/>
      <w:divBdr>
        <w:top w:val="none" w:sz="0" w:space="0" w:color="auto"/>
        <w:left w:val="none" w:sz="0" w:space="0" w:color="auto"/>
        <w:bottom w:val="none" w:sz="0" w:space="0" w:color="auto"/>
        <w:right w:val="none" w:sz="0" w:space="0" w:color="auto"/>
      </w:divBdr>
    </w:div>
    <w:div w:id="1477650875">
      <w:bodyDiv w:val="1"/>
      <w:marLeft w:val="0"/>
      <w:marRight w:val="0"/>
      <w:marTop w:val="0"/>
      <w:marBottom w:val="0"/>
      <w:divBdr>
        <w:top w:val="none" w:sz="0" w:space="0" w:color="auto"/>
        <w:left w:val="none" w:sz="0" w:space="0" w:color="auto"/>
        <w:bottom w:val="none" w:sz="0" w:space="0" w:color="auto"/>
        <w:right w:val="none" w:sz="0" w:space="0" w:color="auto"/>
      </w:divBdr>
    </w:div>
    <w:div w:id="1477990878">
      <w:bodyDiv w:val="1"/>
      <w:marLeft w:val="0"/>
      <w:marRight w:val="0"/>
      <w:marTop w:val="0"/>
      <w:marBottom w:val="0"/>
      <w:divBdr>
        <w:top w:val="none" w:sz="0" w:space="0" w:color="auto"/>
        <w:left w:val="none" w:sz="0" w:space="0" w:color="auto"/>
        <w:bottom w:val="none" w:sz="0" w:space="0" w:color="auto"/>
        <w:right w:val="none" w:sz="0" w:space="0" w:color="auto"/>
      </w:divBdr>
    </w:div>
    <w:div w:id="1479616781">
      <w:bodyDiv w:val="1"/>
      <w:marLeft w:val="0"/>
      <w:marRight w:val="0"/>
      <w:marTop w:val="0"/>
      <w:marBottom w:val="0"/>
      <w:divBdr>
        <w:top w:val="none" w:sz="0" w:space="0" w:color="auto"/>
        <w:left w:val="none" w:sz="0" w:space="0" w:color="auto"/>
        <w:bottom w:val="none" w:sz="0" w:space="0" w:color="auto"/>
        <w:right w:val="none" w:sz="0" w:space="0" w:color="auto"/>
      </w:divBdr>
    </w:div>
    <w:div w:id="1481269333">
      <w:bodyDiv w:val="1"/>
      <w:marLeft w:val="0"/>
      <w:marRight w:val="0"/>
      <w:marTop w:val="0"/>
      <w:marBottom w:val="0"/>
      <w:divBdr>
        <w:top w:val="none" w:sz="0" w:space="0" w:color="auto"/>
        <w:left w:val="none" w:sz="0" w:space="0" w:color="auto"/>
        <w:bottom w:val="none" w:sz="0" w:space="0" w:color="auto"/>
        <w:right w:val="none" w:sz="0" w:space="0" w:color="auto"/>
      </w:divBdr>
    </w:div>
    <w:div w:id="1483423085">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4659264">
      <w:bodyDiv w:val="1"/>
      <w:marLeft w:val="0"/>
      <w:marRight w:val="0"/>
      <w:marTop w:val="0"/>
      <w:marBottom w:val="0"/>
      <w:divBdr>
        <w:top w:val="none" w:sz="0" w:space="0" w:color="auto"/>
        <w:left w:val="none" w:sz="0" w:space="0" w:color="auto"/>
        <w:bottom w:val="none" w:sz="0" w:space="0" w:color="auto"/>
        <w:right w:val="none" w:sz="0" w:space="0" w:color="auto"/>
      </w:divBdr>
    </w:div>
    <w:div w:id="1485120010">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486120873">
      <w:bodyDiv w:val="1"/>
      <w:marLeft w:val="0"/>
      <w:marRight w:val="0"/>
      <w:marTop w:val="0"/>
      <w:marBottom w:val="0"/>
      <w:divBdr>
        <w:top w:val="none" w:sz="0" w:space="0" w:color="auto"/>
        <w:left w:val="none" w:sz="0" w:space="0" w:color="auto"/>
        <w:bottom w:val="none" w:sz="0" w:space="0" w:color="auto"/>
        <w:right w:val="none" w:sz="0" w:space="0" w:color="auto"/>
      </w:divBdr>
    </w:div>
    <w:div w:id="1486122866">
      <w:bodyDiv w:val="1"/>
      <w:marLeft w:val="0"/>
      <w:marRight w:val="0"/>
      <w:marTop w:val="0"/>
      <w:marBottom w:val="0"/>
      <w:divBdr>
        <w:top w:val="none" w:sz="0" w:space="0" w:color="auto"/>
        <w:left w:val="none" w:sz="0" w:space="0" w:color="auto"/>
        <w:bottom w:val="none" w:sz="0" w:space="0" w:color="auto"/>
        <w:right w:val="none" w:sz="0" w:space="0" w:color="auto"/>
      </w:divBdr>
    </w:div>
    <w:div w:id="1487278076">
      <w:bodyDiv w:val="1"/>
      <w:marLeft w:val="0"/>
      <w:marRight w:val="0"/>
      <w:marTop w:val="0"/>
      <w:marBottom w:val="0"/>
      <w:divBdr>
        <w:top w:val="none" w:sz="0" w:space="0" w:color="auto"/>
        <w:left w:val="none" w:sz="0" w:space="0" w:color="auto"/>
        <w:bottom w:val="none" w:sz="0" w:space="0" w:color="auto"/>
        <w:right w:val="none" w:sz="0" w:space="0" w:color="auto"/>
      </w:divBdr>
    </w:div>
    <w:div w:id="1489595032">
      <w:bodyDiv w:val="1"/>
      <w:marLeft w:val="0"/>
      <w:marRight w:val="0"/>
      <w:marTop w:val="0"/>
      <w:marBottom w:val="0"/>
      <w:divBdr>
        <w:top w:val="none" w:sz="0" w:space="0" w:color="auto"/>
        <w:left w:val="none" w:sz="0" w:space="0" w:color="auto"/>
        <w:bottom w:val="none" w:sz="0" w:space="0" w:color="auto"/>
        <w:right w:val="none" w:sz="0" w:space="0" w:color="auto"/>
      </w:divBdr>
    </w:div>
    <w:div w:id="1490711184">
      <w:bodyDiv w:val="1"/>
      <w:marLeft w:val="0"/>
      <w:marRight w:val="0"/>
      <w:marTop w:val="0"/>
      <w:marBottom w:val="0"/>
      <w:divBdr>
        <w:top w:val="none" w:sz="0" w:space="0" w:color="auto"/>
        <w:left w:val="none" w:sz="0" w:space="0" w:color="auto"/>
        <w:bottom w:val="none" w:sz="0" w:space="0" w:color="auto"/>
        <w:right w:val="none" w:sz="0" w:space="0" w:color="auto"/>
      </w:divBdr>
    </w:div>
    <w:div w:id="1491948472">
      <w:bodyDiv w:val="1"/>
      <w:marLeft w:val="0"/>
      <w:marRight w:val="0"/>
      <w:marTop w:val="0"/>
      <w:marBottom w:val="0"/>
      <w:divBdr>
        <w:top w:val="none" w:sz="0" w:space="0" w:color="auto"/>
        <w:left w:val="none" w:sz="0" w:space="0" w:color="auto"/>
        <w:bottom w:val="none" w:sz="0" w:space="0" w:color="auto"/>
        <w:right w:val="none" w:sz="0" w:space="0" w:color="auto"/>
      </w:divBdr>
    </w:div>
    <w:div w:id="1492791890">
      <w:bodyDiv w:val="1"/>
      <w:marLeft w:val="0"/>
      <w:marRight w:val="0"/>
      <w:marTop w:val="0"/>
      <w:marBottom w:val="0"/>
      <w:divBdr>
        <w:top w:val="none" w:sz="0" w:space="0" w:color="auto"/>
        <w:left w:val="none" w:sz="0" w:space="0" w:color="auto"/>
        <w:bottom w:val="none" w:sz="0" w:space="0" w:color="auto"/>
        <w:right w:val="none" w:sz="0" w:space="0" w:color="auto"/>
      </w:divBdr>
    </w:div>
    <w:div w:id="1493914314">
      <w:bodyDiv w:val="1"/>
      <w:marLeft w:val="0"/>
      <w:marRight w:val="0"/>
      <w:marTop w:val="0"/>
      <w:marBottom w:val="0"/>
      <w:divBdr>
        <w:top w:val="none" w:sz="0" w:space="0" w:color="auto"/>
        <w:left w:val="none" w:sz="0" w:space="0" w:color="auto"/>
        <w:bottom w:val="none" w:sz="0" w:space="0" w:color="auto"/>
        <w:right w:val="none" w:sz="0" w:space="0" w:color="auto"/>
      </w:divBdr>
    </w:div>
    <w:div w:id="1494492393">
      <w:bodyDiv w:val="1"/>
      <w:marLeft w:val="0"/>
      <w:marRight w:val="0"/>
      <w:marTop w:val="0"/>
      <w:marBottom w:val="0"/>
      <w:divBdr>
        <w:top w:val="none" w:sz="0" w:space="0" w:color="auto"/>
        <w:left w:val="none" w:sz="0" w:space="0" w:color="auto"/>
        <w:bottom w:val="none" w:sz="0" w:space="0" w:color="auto"/>
        <w:right w:val="none" w:sz="0" w:space="0" w:color="auto"/>
      </w:divBdr>
    </w:div>
    <w:div w:id="1496264525">
      <w:bodyDiv w:val="1"/>
      <w:marLeft w:val="0"/>
      <w:marRight w:val="0"/>
      <w:marTop w:val="0"/>
      <w:marBottom w:val="0"/>
      <w:divBdr>
        <w:top w:val="none" w:sz="0" w:space="0" w:color="auto"/>
        <w:left w:val="none" w:sz="0" w:space="0" w:color="auto"/>
        <w:bottom w:val="none" w:sz="0" w:space="0" w:color="auto"/>
        <w:right w:val="none" w:sz="0" w:space="0" w:color="auto"/>
      </w:divBdr>
    </w:div>
    <w:div w:id="1498113191">
      <w:bodyDiv w:val="1"/>
      <w:marLeft w:val="0"/>
      <w:marRight w:val="0"/>
      <w:marTop w:val="0"/>
      <w:marBottom w:val="0"/>
      <w:divBdr>
        <w:top w:val="none" w:sz="0" w:space="0" w:color="auto"/>
        <w:left w:val="none" w:sz="0" w:space="0" w:color="auto"/>
        <w:bottom w:val="none" w:sz="0" w:space="0" w:color="auto"/>
        <w:right w:val="none" w:sz="0" w:space="0" w:color="auto"/>
      </w:divBdr>
    </w:div>
    <w:div w:id="1498230812">
      <w:bodyDiv w:val="1"/>
      <w:marLeft w:val="0"/>
      <w:marRight w:val="0"/>
      <w:marTop w:val="0"/>
      <w:marBottom w:val="0"/>
      <w:divBdr>
        <w:top w:val="none" w:sz="0" w:space="0" w:color="auto"/>
        <w:left w:val="none" w:sz="0" w:space="0" w:color="auto"/>
        <w:bottom w:val="none" w:sz="0" w:space="0" w:color="auto"/>
        <w:right w:val="none" w:sz="0" w:space="0" w:color="auto"/>
      </w:divBdr>
    </w:div>
    <w:div w:id="1499493504">
      <w:bodyDiv w:val="1"/>
      <w:marLeft w:val="0"/>
      <w:marRight w:val="0"/>
      <w:marTop w:val="0"/>
      <w:marBottom w:val="0"/>
      <w:divBdr>
        <w:top w:val="none" w:sz="0" w:space="0" w:color="auto"/>
        <w:left w:val="none" w:sz="0" w:space="0" w:color="auto"/>
        <w:bottom w:val="none" w:sz="0" w:space="0" w:color="auto"/>
        <w:right w:val="none" w:sz="0" w:space="0" w:color="auto"/>
      </w:divBdr>
    </w:div>
    <w:div w:id="1499734881">
      <w:bodyDiv w:val="1"/>
      <w:marLeft w:val="0"/>
      <w:marRight w:val="0"/>
      <w:marTop w:val="0"/>
      <w:marBottom w:val="0"/>
      <w:divBdr>
        <w:top w:val="none" w:sz="0" w:space="0" w:color="auto"/>
        <w:left w:val="none" w:sz="0" w:space="0" w:color="auto"/>
        <w:bottom w:val="none" w:sz="0" w:space="0" w:color="auto"/>
        <w:right w:val="none" w:sz="0" w:space="0" w:color="auto"/>
      </w:divBdr>
    </w:div>
    <w:div w:id="1500345501">
      <w:bodyDiv w:val="1"/>
      <w:marLeft w:val="0"/>
      <w:marRight w:val="0"/>
      <w:marTop w:val="0"/>
      <w:marBottom w:val="0"/>
      <w:divBdr>
        <w:top w:val="none" w:sz="0" w:space="0" w:color="auto"/>
        <w:left w:val="none" w:sz="0" w:space="0" w:color="auto"/>
        <w:bottom w:val="none" w:sz="0" w:space="0" w:color="auto"/>
        <w:right w:val="none" w:sz="0" w:space="0" w:color="auto"/>
      </w:divBdr>
    </w:div>
    <w:div w:id="1501191780">
      <w:bodyDiv w:val="1"/>
      <w:marLeft w:val="0"/>
      <w:marRight w:val="0"/>
      <w:marTop w:val="0"/>
      <w:marBottom w:val="0"/>
      <w:divBdr>
        <w:top w:val="none" w:sz="0" w:space="0" w:color="auto"/>
        <w:left w:val="none" w:sz="0" w:space="0" w:color="auto"/>
        <w:bottom w:val="none" w:sz="0" w:space="0" w:color="auto"/>
        <w:right w:val="none" w:sz="0" w:space="0" w:color="auto"/>
      </w:divBdr>
    </w:div>
    <w:div w:id="1501315788">
      <w:bodyDiv w:val="1"/>
      <w:marLeft w:val="0"/>
      <w:marRight w:val="0"/>
      <w:marTop w:val="0"/>
      <w:marBottom w:val="0"/>
      <w:divBdr>
        <w:top w:val="none" w:sz="0" w:space="0" w:color="auto"/>
        <w:left w:val="none" w:sz="0" w:space="0" w:color="auto"/>
        <w:bottom w:val="none" w:sz="0" w:space="0" w:color="auto"/>
        <w:right w:val="none" w:sz="0" w:space="0" w:color="auto"/>
      </w:divBdr>
    </w:div>
    <w:div w:id="1502044474">
      <w:bodyDiv w:val="1"/>
      <w:marLeft w:val="0"/>
      <w:marRight w:val="0"/>
      <w:marTop w:val="0"/>
      <w:marBottom w:val="0"/>
      <w:divBdr>
        <w:top w:val="none" w:sz="0" w:space="0" w:color="auto"/>
        <w:left w:val="none" w:sz="0" w:space="0" w:color="auto"/>
        <w:bottom w:val="none" w:sz="0" w:space="0" w:color="auto"/>
        <w:right w:val="none" w:sz="0" w:space="0" w:color="auto"/>
      </w:divBdr>
    </w:div>
    <w:div w:id="1502429512">
      <w:bodyDiv w:val="1"/>
      <w:marLeft w:val="0"/>
      <w:marRight w:val="0"/>
      <w:marTop w:val="0"/>
      <w:marBottom w:val="0"/>
      <w:divBdr>
        <w:top w:val="none" w:sz="0" w:space="0" w:color="auto"/>
        <w:left w:val="none" w:sz="0" w:space="0" w:color="auto"/>
        <w:bottom w:val="none" w:sz="0" w:space="0" w:color="auto"/>
        <w:right w:val="none" w:sz="0" w:space="0" w:color="auto"/>
      </w:divBdr>
    </w:div>
    <w:div w:id="1505435039">
      <w:bodyDiv w:val="1"/>
      <w:marLeft w:val="0"/>
      <w:marRight w:val="0"/>
      <w:marTop w:val="0"/>
      <w:marBottom w:val="0"/>
      <w:divBdr>
        <w:top w:val="none" w:sz="0" w:space="0" w:color="auto"/>
        <w:left w:val="none" w:sz="0" w:space="0" w:color="auto"/>
        <w:bottom w:val="none" w:sz="0" w:space="0" w:color="auto"/>
        <w:right w:val="none" w:sz="0" w:space="0" w:color="auto"/>
      </w:divBdr>
    </w:div>
    <w:div w:id="1506558058">
      <w:bodyDiv w:val="1"/>
      <w:marLeft w:val="0"/>
      <w:marRight w:val="0"/>
      <w:marTop w:val="0"/>
      <w:marBottom w:val="0"/>
      <w:divBdr>
        <w:top w:val="none" w:sz="0" w:space="0" w:color="auto"/>
        <w:left w:val="none" w:sz="0" w:space="0" w:color="auto"/>
        <w:bottom w:val="none" w:sz="0" w:space="0" w:color="auto"/>
        <w:right w:val="none" w:sz="0" w:space="0" w:color="auto"/>
      </w:divBdr>
    </w:div>
    <w:div w:id="1507668993">
      <w:bodyDiv w:val="1"/>
      <w:marLeft w:val="0"/>
      <w:marRight w:val="0"/>
      <w:marTop w:val="0"/>
      <w:marBottom w:val="0"/>
      <w:divBdr>
        <w:top w:val="none" w:sz="0" w:space="0" w:color="auto"/>
        <w:left w:val="none" w:sz="0" w:space="0" w:color="auto"/>
        <w:bottom w:val="none" w:sz="0" w:space="0" w:color="auto"/>
        <w:right w:val="none" w:sz="0" w:space="0" w:color="auto"/>
      </w:divBdr>
    </w:div>
    <w:div w:id="1508129895">
      <w:bodyDiv w:val="1"/>
      <w:marLeft w:val="0"/>
      <w:marRight w:val="0"/>
      <w:marTop w:val="0"/>
      <w:marBottom w:val="0"/>
      <w:divBdr>
        <w:top w:val="none" w:sz="0" w:space="0" w:color="auto"/>
        <w:left w:val="none" w:sz="0" w:space="0" w:color="auto"/>
        <w:bottom w:val="none" w:sz="0" w:space="0" w:color="auto"/>
        <w:right w:val="none" w:sz="0" w:space="0" w:color="auto"/>
      </w:divBdr>
    </w:div>
    <w:div w:id="1508641901">
      <w:bodyDiv w:val="1"/>
      <w:marLeft w:val="0"/>
      <w:marRight w:val="0"/>
      <w:marTop w:val="0"/>
      <w:marBottom w:val="0"/>
      <w:divBdr>
        <w:top w:val="none" w:sz="0" w:space="0" w:color="auto"/>
        <w:left w:val="none" w:sz="0" w:space="0" w:color="auto"/>
        <w:bottom w:val="none" w:sz="0" w:space="0" w:color="auto"/>
        <w:right w:val="none" w:sz="0" w:space="0" w:color="auto"/>
      </w:divBdr>
    </w:div>
    <w:div w:id="1508792540">
      <w:bodyDiv w:val="1"/>
      <w:marLeft w:val="0"/>
      <w:marRight w:val="0"/>
      <w:marTop w:val="0"/>
      <w:marBottom w:val="0"/>
      <w:divBdr>
        <w:top w:val="none" w:sz="0" w:space="0" w:color="auto"/>
        <w:left w:val="none" w:sz="0" w:space="0" w:color="auto"/>
        <w:bottom w:val="none" w:sz="0" w:space="0" w:color="auto"/>
        <w:right w:val="none" w:sz="0" w:space="0" w:color="auto"/>
      </w:divBdr>
    </w:div>
    <w:div w:id="1509515969">
      <w:bodyDiv w:val="1"/>
      <w:marLeft w:val="0"/>
      <w:marRight w:val="0"/>
      <w:marTop w:val="0"/>
      <w:marBottom w:val="0"/>
      <w:divBdr>
        <w:top w:val="none" w:sz="0" w:space="0" w:color="auto"/>
        <w:left w:val="none" w:sz="0" w:space="0" w:color="auto"/>
        <w:bottom w:val="none" w:sz="0" w:space="0" w:color="auto"/>
        <w:right w:val="none" w:sz="0" w:space="0" w:color="auto"/>
      </w:divBdr>
    </w:div>
    <w:div w:id="1509640829">
      <w:bodyDiv w:val="1"/>
      <w:marLeft w:val="0"/>
      <w:marRight w:val="0"/>
      <w:marTop w:val="0"/>
      <w:marBottom w:val="0"/>
      <w:divBdr>
        <w:top w:val="none" w:sz="0" w:space="0" w:color="auto"/>
        <w:left w:val="none" w:sz="0" w:space="0" w:color="auto"/>
        <w:bottom w:val="none" w:sz="0" w:space="0" w:color="auto"/>
        <w:right w:val="none" w:sz="0" w:space="0" w:color="auto"/>
      </w:divBdr>
    </w:div>
    <w:div w:id="1512572164">
      <w:bodyDiv w:val="1"/>
      <w:marLeft w:val="0"/>
      <w:marRight w:val="0"/>
      <w:marTop w:val="0"/>
      <w:marBottom w:val="0"/>
      <w:divBdr>
        <w:top w:val="none" w:sz="0" w:space="0" w:color="auto"/>
        <w:left w:val="none" w:sz="0" w:space="0" w:color="auto"/>
        <w:bottom w:val="none" w:sz="0" w:space="0" w:color="auto"/>
        <w:right w:val="none" w:sz="0" w:space="0" w:color="auto"/>
      </w:divBdr>
    </w:div>
    <w:div w:id="1514370804">
      <w:bodyDiv w:val="1"/>
      <w:marLeft w:val="0"/>
      <w:marRight w:val="0"/>
      <w:marTop w:val="0"/>
      <w:marBottom w:val="0"/>
      <w:divBdr>
        <w:top w:val="none" w:sz="0" w:space="0" w:color="auto"/>
        <w:left w:val="none" w:sz="0" w:space="0" w:color="auto"/>
        <w:bottom w:val="none" w:sz="0" w:space="0" w:color="auto"/>
        <w:right w:val="none" w:sz="0" w:space="0" w:color="auto"/>
      </w:divBdr>
    </w:div>
    <w:div w:id="1514371091">
      <w:bodyDiv w:val="1"/>
      <w:marLeft w:val="0"/>
      <w:marRight w:val="0"/>
      <w:marTop w:val="0"/>
      <w:marBottom w:val="0"/>
      <w:divBdr>
        <w:top w:val="none" w:sz="0" w:space="0" w:color="auto"/>
        <w:left w:val="none" w:sz="0" w:space="0" w:color="auto"/>
        <w:bottom w:val="none" w:sz="0" w:space="0" w:color="auto"/>
        <w:right w:val="none" w:sz="0" w:space="0" w:color="auto"/>
      </w:divBdr>
    </w:div>
    <w:div w:id="1514760493">
      <w:bodyDiv w:val="1"/>
      <w:marLeft w:val="0"/>
      <w:marRight w:val="0"/>
      <w:marTop w:val="0"/>
      <w:marBottom w:val="0"/>
      <w:divBdr>
        <w:top w:val="none" w:sz="0" w:space="0" w:color="auto"/>
        <w:left w:val="none" w:sz="0" w:space="0" w:color="auto"/>
        <w:bottom w:val="none" w:sz="0" w:space="0" w:color="auto"/>
        <w:right w:val="none" w:sz="0" w:space="0" w:color="auto"/>
      </w:divBdr>
    </w:div>
    <w:div w:id="1516111002">
      <w:bodyDiv w:val="1"/>
      <w:marLeft w:val="0"/>
      <w:marRight w:val="0"/>
      <w:marTop w:val="0"/>
      <w:marBottom w:val="0"/>
      <w:divBdr>
        <w:top w:val="none" w:sz="0" w:space="0" w:color="auto"/>
        <w:left w:val="none" w:sz="0" w:space="0" w:color="auto"/>
        <w:bottom w:val="none" w:sz="0" w:space="0" w:color="auto"/>
        <w:right w:val="none" w:sz="0" w:space="0" w:color="auto"/>
      </w:divBdr>
    </w:div>
    <w:div w:id="1516188052">
      <w:bodyDiv w:val="1"/>
      <w:marLeft w:val="0"/>
      <w:marRight w:val="0"/>
      <w:marTop w:val="0"/>
      <w:marBottom w:val="0"/>
      <w:divBdr>
        <w:top w:val="none" w:sz="0" w:space="0" w:color="auto"/>
        <w:left w:val="none" w:sz="0" w:space="0" w:color="auto"/>
        <w:bottom w:val="none" w:sz="0" w:space="0" w:color="auto"/>
        <w:right w:val="none" w:sz="0" w:space="0" w:color="auto"/>
      </w:divBdr>
    </w:div>
    <w:div w:id="1516922331">
      <w:bodyDiv w:val="1"/>
      <w:marLeft w:val="0"/>
      <w:marRight w:val="0"/>
      <w:marTop w:val="0"/>
      <w:marBottom w:val="0"/>
      <w:divBdr>
        <w:top w:val="none" w:sz="0" w:space="0" w:color="auto"/>
        <w:left w:val="none" w:sz="0" w:space="0" w:color="auto"/>
        <w:bottom w:val="none" w:sz="0" w:space="0" w:color="auto"/>
        <w:right w:val="none" w:sz="0" w:space="0" w:color="auto"/>
      </w:divBdr>
    </w:div>
    <w:div w:id="1517571726">
      <w:bodyDiv w:val="1"/>
      <w:marLeft w:val="0"/>
      <w:marRight w:val="0"/>
      <w:marTop w:val="0"/>
      <w:marBottom w:val="0"/>
      <w:divBdr>
        <w:top w:val="none" w:sz="0" w:space="0" w:color="auto"/>
        <w:left w:val="none" w:sz="0" w:space="0" w:color="auto"/>
        <w:bottom w:val="none" w:sz="0" w:space="0" w:color="auto"/>
        <w:right w:val="none" w:sz="0" w:space="0" w:color="auto"/>
      </w:divBdr>
    </w:div>
    <w:div w:id="1517839860">
      <w:bodyDiv w:val="1"/>
      <w:marLeft w:val="0"/>
      <w:marRight w:val="0"/>
      <w:marTop w:val="0"/>
      <w:marBottom w:val="0"/>
      <w:divBdr>
        <w:top w:val="none" w:sz="0" w:space="0" w:color="auto"/>
        <w:left w:val="none" w:sz="0" w:space="0" w:color="auto"/>
        <w:bottom w:val="none" w:sz="0" w:space="0" w:color="auto"/>
        <w:right w:val="none" w:sz="0" w:space="0" w:color="auto"/>
      </w:divBdr>
    </w:div>
    <w:div w:id="1518696026">
      <w:bodyDiv w:val="1"/>
      <w:marLeft w:val="0"/>
      <w:marRight w:val="0"/>
      <w:marTop w:val="0"/>
      <w:marBottom w:val="0"/>
      <w:divBdr>
        <w:top w:val="none" w:sz="0" w:space="0" w:color="auto"/>
        <w:left w:val="none" w:sz="0" w:space="0" w:color="auto"/>
        <w:bottom w:val="none" w:sz="0" w:space="0" w:color="auto"/>
        <w:right w:val="none" w:sz="0" w:space="0" w:color="auto"/>
      </w:divBdr>
    </w:div>
    <w:div w:id="1518889285">
      <w:bodyDiv w:val="1"/>
      <w:marLeft w:val="0"/>
      <w:marRight w:val="0"/>
      <w:marTop w:val="0"/>
      <w:marBottom w:val="0"/>
      <w:divBdr>
        <w:top w:val="none" w:sz="0" w:space="0" w:color="auto"/>
        <w:left w:val="none" w:sz="0" w:space="0" w:color="auto"/>
        <w:bottom w:val="none" w:sz="0" w:space="0" w:color="auto"/>
        <w:right w:val="none" w:sz="0" w:space="0" w:color="auto"/>
      </w:divBdr>
    </w:div>
    <w:div w:id="1525091175">
      <w:bodyDiv w:val="1"/>
      <w:marLeft w:val="0"/>
      <w:marRight w:val="0"/>
      <w:marTop w:val="0"/>
      <w:marBottom w:val="0"/>
      <w:divBdr>
        <w:top w:val="none" w:sz="0" w:space="0" w:color="auto"/>
        <w:left w:val="none" w:sz="0" w:space="0" w:color="auto"/>
        <w:bottom w:val="none" w:sz="0" w:space="0" w:color="auto"/>
        <w:right w:val="none" w:sz="0" w:space="0" w:color="auto"/>
      </w:divBdr>
    </w:div>
    <w:div w:id="1526795148">
      <w:bodyDiv w:val="1"/>
      <w:marLeft w:val="0"/>
      <w:marRight w:val="0"/>
      <w:marTop w:val="0"/>
      <w:marBottom w:val="0"/>
      <w:divBdr>
        <w:top w:val="none" w:sz="0" w:space="0" w:color="auto"/>
        <w:left w:val="none" w:sz="0" w:space="0" w:color="auto"/>
        <w:bottom w:val="none" w:sz="0" w:space="0" w:color="auto"/>
        <w:right w:val="none" w:sz="0" w:space="0" w:color="auto"/>
      </w:divBdr>
    </w:div>
    <w:div w:id="1528177556">
      <w:bodyDiv w:val="1"/>
      <w:marLeft w:val="0"/>
      <w:marRight w:val="0"/>
      <w:marTop w:val="0"/>
      <w:marBottom w:val="0"/>
      <w:divBdr>
        <w:top w:val="none" w:sz="0" w:space="0" w:color="auto"/>
        <w:left w:val="none" w:sz="0" w:space="0" w:color="auto"/>
        <w:bottom w:val="none" w:sz="0" w:space="0" w:color="auto"/>
        <w:right w:val="none" w:sz="0" w:space="0" w:color="auto"/>
      </w:divBdr>
    </w:div>
    <w:div w:id="1528711422">
      <w:bodyDiv w:val="1"/>
      <w:marLeft w:val="0"/>
      <w:marRight w:val="0"/>
      <w:marTop w:val="0"/>
      <w:marBottom w:val="0"/>
      <w:divBdr>
        <w:top w:val="none" w:sz="0" w:space="0" w:color="auto"/>
        <w:left w:val="none" w:sz="0" w:space="0" w:color="auto"/>
        <w:bottom w:val="none" w:sz="0" w:space="0" w:color="auto"/>
        <w:right w:val="none" w:sz="0" w:space="0" w:color="auto"/>
      </w:divBdr>
    </w:div>
    <w:div w:id="1529367988">
      <w:bodyDiv w:val="1"/>
      <w:marLeft w:val="0"/>
      <w:marRight w:val="0"/>
      <w:marTop w:val="0"/>
      <w:marBottom w:val="0"/>
      <w:divBdr>
        <w:top w:val="none" w:sz="0" w:space="0" w:color="auto"/>
        <w:left w:val="none" w:sz="0" w:space="0" w:color="auto"/>
        <w:bottom w:val="none" w:sz="0" w:space="0" w:color="auto"/>
        <w:right w:val="none" w:sz="0" w:space="0" w:color="auto"/>
      </w:divBdr>
    </w:div>
    <w:div w:id="1530333483">
      <w:bodyDiv w:val="1"/>
      <w:marLeft w:val="0"/>
      <w:marRight w:val="0"/>
      <w:marTop w:val="0"/>
      <w:marBottom w:val="0"/>
      <w:divBdr>
        <w:top w:val="none" w:sz="0" w:space="0" w:color="auto"/>
        <w:left w:val="none" w:sz="0" w:space="0" w:color="auto"/>
        <w:bottom w:val="none" w:sz="0" w:space="0" w:color="auto"/>
        <w:right w:val="none" w:sz="0" w:space="0" w:color="auto"/>
      </w:divBdr>
    </w:div>
    <w:div w:id="1532062406">
      <w:bodyDiv w:val="1"/>
      <w:marLeft w:val="0"/>
      <w:marRight w:val="0"/>
      <w:marTop w:val="0"/>
      <w:marBottom w:val="0"/>
      <w:divBdr>
        <w:top w:val="none" w:sz="0" w:space="0" w:color="auto"/>
        <w:left w:val="none" w:sz="0" w:space="0" w:color="auto"/>
        <w:bottom w:val="none" w:sz="0" w:space="0" w:color="auto"/>
        <w:right w:val="none" w:sz="0" w:space="0" w:color="auto"/>
      </w:divBdr>
    </w:div>
    <w:div w:id="1533958778">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5773605">
      <w:bodyDiv w:val="1"/>
      <w:marLeft w:val="0"/>
      <w:marRight w:val="0"/>
      <w:marTop w:val="0"/>
      <w:marBottom w:val="0"/>
      <w:divBdr>
        <w:top w:val="none" w:sz="0" w:space="0" w:color="auto"/>
        <w:left w:val="none" w:sz="0" w:space="0" w:color="auto"/>
        <w:bottom w:val="none" w:sz="0" w:space="0" w:color="auto"/>
        <w:right w:val="none" w:sz="0" w:space="0" w:color="auto"/>
      </w:divBdr>
    </w:div>
    <w:div w:id="1535968581">
      <w:bodyDiv w:val="1"/>
      <w:marLeft w:val="0"/>
      <w:marRight w:val="0"/>
      <w:marTop w:val="0"/>
      <w:marBottom w:val="0"/>
      <w:divBdr>
        <w:top w:val="none" w:sz="0" w:space="0" w:color="auto"/>
        <w:left w:val="none" w:sz="0" w:space="0" w:color="auto"/>
        <w:bottom w:val="none" w:sz="0" w:space="0" w:color="auto"/>
        <w:right w:val="none" w:sz="0" w:space="0" w:color="auto"/>
      </w:divBdr>
    </w:div>
    <w:div w:id="1536310689">
      <w:bodyDiv w:val="1"/>
      <w:marLeft w:val="0"/>
      <w:marRight w:val="0"/>
      <w:marTop w:val="0"/>
      <w:marBottom w:val="0"/>
      <w:divBdr>
        <w:top w:val="none" w:sz="0" w:space="0" w:color="auto"/>
        <w:left w:val="none" w:sz="0" w:space="0" w:color="auto"/>
        <w:bottom w:val="none" w:sz="0" w:space="0" w:color="auto"/>
        <w:right w:val="none" w:sz="0" w:space="0" w:color="auto"/>
      </w:divBdr>
    </w:div>
    <w:div w:id="1536624663">
      <w:bodyDiv w:val="1"/>
      <w:marLeft w:val="0"/>
      <w:marRight w:val="0"/>
      <w:marTop w:val="0"/>
      <w:marBottom w:val="0"/>
      <w:divBdr>
        <w:top w:val="none" w:sz="0" w:space="0" w:color="auto"/>
        <w:left w:val="none" w:sz="0" w:space="0" w:color="auto"/>
        <w:bottom w:val="none" w:sz="0" w:space="0" w:color="auto"/>
        <w:right w:val="none" w:sz="0" w:space="0" w:color="auto"/>
      </w:divBdr>
    </w:div>
    <w:div w:id="1536700540">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38160282">
      <w:bodyDiv w:val="1"/>
      <w:marLeft w:val="0"/>
      <w:marRight w:val="0"/>
      <w:marTop w:val="0"/>
      <w:marBottom w:val="0"/>
      <w:divBdr>
        <w:top w:val="none" w:sz="0" w:space="0" w:color="auto"/>
        <w:left w:val="none" w:sz="0" w:space="0" w:color="auto"/>
        <w:bottom w:val="none" w:sz="0" w:space="0" w:color="auto"/>
        <w:right w:val="none" w:sz="0" w:space="0" w:color="auto"/>
      </w:divBdr>
    </w:div>
    <w:div w:id="1538351236">
      <w:bodyDiv w:val="1"/>
      <w:marLeft w:val="0"/>
      <w:marRight w:val="0"/>
      <w:marTop w:val="0"/>
      <w:marBottom w:val="0"/>
      <w:divBdr>
        <w:top w:val="none" w:sz="0" w:space="0" w:color="auto"/>
        <w:left w:val="none" w:sz="0" w:space="0" w:color="auto"/>
        <w:bottom w:val="none" w:sz="0" w:space="0" w:color="auto"/>
        <w:right w:val="none" w:sz="0" w:space="0" w:color="auto"/>
      </w:divBdr>
    </w:div>
    <w:div w:id="1540586304">
      <w:bodyDiv w:val="1"/>
      <w:marLeft w:val="0"/>
      <w:marRight w:val="0"/>
      <w:marTop w:val="0"/>
      <w:marBottom w:val="0"/>
      <w:divBdr>
        <w:top w:val="none" w:sz="0" w:space="0" w:color="auto"/>
        <w:left w:val="none" w:sz="0" w:space="0" w:color="auto"/>
        <w:bottom w:val="none" w:sz="0" w:space="0" w:color="auto"/>
        <w:right w:val="none" w:sz="0" w:space="0" w:color="auto"/>
      </w:divBdr>
    </w:div>
    <w:div w:id="1540971468">
      <w:bodyDiv w:val="1"/>
      <w:marLeft w:val="0"/>
      <w:marRight w:val="0"/>
      <w:marTop w:val="0"/>
      <w:marBottom w:val="0"/>
      <w:divBdr>
        <w:top w:val="none" w:sz="0" w:space="0" w:color="auto"/>
        <w:left w:val="none" w:sz="0" w:space="0" w:color="auto"/>
        <w:bottom w:val="none" w:sz="0" w:space="0" w:color="auto"/>
        <w:right w:val="none" w:sz="0" w:space="0" w:color="auto"/>
      </w:divBdr>
    </w:div>
    <w:div w:id="1541673172">
      <w:bodyDiv w:val="1"/>
      <w:marLeft w:val="0"/>
      <w:marRight w:val="0"/>
      <w:marTop w:val="0"/>
      <w:marBottom w:val="0"/>
      <w:divBdr>
        <w:top w:val="none" w:sz="0" w:space="0" w:color="auto"/>
        <w:left w:val="none" w:sz="0" w:space="0" w:color="auto"/>
        <w:bottom w:val="none" w:sz="0" w:space="0" w:color="auto"/>
        <w:right w:val="none" w:sz="0" w:space="0" w:color="auto"/>
      </w:divBdr>
    </w:div>
    <w:div w:id="1541815600">
      <w:bodyDiv w:val="1"/>
      <w:marLeft w:val="0"/>
      <w:marRight w:val="0"/>
      <w:marTop w:val="0"/>
      <w:marBottom w:val="0"/>
      <w:divBdr>
        <w:top w:val="none" w:sz="0" w:space="0" w:color="auto"/>
        <w:left w:val="none" w:sz="0" w:space="0" w:color="auto"/>
        <w:bottom w:val="none" w:sz="0" w:space="0" w:color="auto"/>
        <w:right w:val="none" w:sz="0" w:space="0" w:color="auto"/>
      </w:divBdr>
    </w:div>
    <w:div w:id="1544055791">
      <w:bodyDiv w:val="1"/>
      <w:marLeft w:val="0"/>
      <w:marRight w:val="0"/>
      <w:marTop w:val="0"/>
      <w:marBottom w:val="0"/>
      <w:divBdr>
        <w:top w:val="none" w:sz="0" w:space="0" w:color="auto"/>
        <w:left w:val="none" w:sz="0" w:space="0" w:color="auto"/>
        <w:bottom w:val="none" w:sz="0" w:space="0" w:color="auto"/>
        <w:right w:val="none" w:sz="0" w:space="0" w:color="auto"/>
      </w:divBdr>
    </w:div>
    <w:div w:id="1544638604">
      <w:bodyDiv w:val="1"/>
      <w:marLeft w:val="0"/>
      <w:marRight w:val="0"/>
      <w:marTop w:val="0"/>
      <w:marBottom w:val="0"/>
      <w:divBdr>
        <w:top w:val="none" w:sz="0" w:space="0" w:color="auto"/>
        <w:left w:val="none" w:sz="0" w:space="0" w:color="auto"/>
        <w:bottom w:val="none" w:sz="0" w:space="0" w:color="auto"/>
        <w:right w:val="none" w:sz="0" w:space="0" w:color="auto"/>
      </w:divBdr>
    </w:div>
    <w:div w:id="1548492183">
      <w:bodyDiv w:val="1"/>
      <w:marLeft w:val="0"/>
      <w:marRight w:val="0"/>
      <w:marTop w:val="0"/>
      <w:marBottom w:val="0"/>
      <w:divBdr>
        <w:top w:val="none" w:sz="0" w:space="0" w:color="auto"/>
        <w:left w:val="none" w:sz="0" w:space="0" w:color="auto"/>
        <w:bottom w:val="none" w:sz="0" w:space="0" w:color="auto"/>
        <w:right w:val="none" w:sz="0" w:space="0" w:color="auto"/>
      </w:divBdr>
    </w:div>
    <w:div w:id="1550649482">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2887355">
      <w:bodyDiv w:val="1"/>
      <w:marLeft w:val="0"/>
      <w:marRight w:val="0"/>
      <w:marTop w:val="0"/>
      <w:marBottom w:val="0"/>
      <w:divBdr>
        <w:top w:val="none" w:sz="0" w:space="0" w:color="auto"/>
        <w:left w:val="none" w:sz="0" w:space="0" w:color="auto"/>
        <w:bottom w:val="none" w:sz="0" w:space="0" w:color="auto"/>
        <w:right w:val="none" w:sz="0" w:space="0" w:color="auto"/>
      </w:divBdr>
    </w:div>
    <w:div w:id="155373604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4778620">
      <w:bodyDiv w:val="1"/>
      <w:marLeft w:val="0"/>
      <w:marRight w:val="0"/>
      <w:marTop w:val="0"/>
      <w:marBottom w:val="0"/>
      <w:divBdr>
        <w:top w:val="none" w:sz="0" w:space="0" w:color="auto"/>
        <w:left w:val="none" w:sz="0" w:space="0" w:color="auto"/>
        <w:bottom w:val="none" w:sz="0" w:space="0" w:color="auto"/>
        <w:right w:val="none" w:sz="0" w:space="0" w:color="auto"/>
      </w:divBdr>
    </w:div>
    <w:div w:id="1554928195">
      <w:bodyDiv w:val="1"/>
      <w:marLeft w:val="0"/>
      <w:marRight w:val="0"/>
      <w:marTop w:val="0"/>
      <w:marBottom w:val="0"/>
      <w:divBdr>
        <w:top w:val="none" w:sz="0" w:space="0" w:color="auto"/>
        <w:left w:val="none" w:sz="0" w:space="0" w:color="auto"/>
        <w:bottom w:val="none" w:sz="0" w:space="0" w:color="auto"/>
        <w:right w:val="none" w:sz="0" w:space="0" w:color="auto"/>
      </w:divBdr>
    </w:div>
    <w:div w:id="1556817167">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58316284">
      <w:bodyDiv w:val="1"/>
      <w:marLeft w:val="0"/>
      <w:marRight w:val="0"/>
      <w:marTop w:val="0"/>
      <w:marBottom w:val="0"/>
      <w:divBdr>
        <w:top w:val="none" w:sz="0" w:space="0" w:color="auto"/>
        <w:left w:val="none" w:sz="0" w:space="0" w:color="auto"/>
        <w:bottom w:val="none" w:sz="0" w:space="0" w:color="auto"/>
        <w:right w:val="none" w:sz="0" w:space="0" w:color="auto"/>
      </w:divBdr>
    </w:div>
    <w:div w:id="1561407041">
      <w:bodyDiv w:val="1"/>
      <w:marLeft w:val="0"/>
      <w:marRight w:val="0"/>
      <w:marTop w:val="0"/>
      <w:marBottom w:val="0"/>
      <w:divBdr>
        <w:top w:val="none" w:sz="0" w:space="0" w:color="auto"/>
        <w:left w:val="none" w:sz="0" w:space="0" w:color="auto"/>
        <w:bottom w:val="none" w:sz="0" w:space="0" w:color="auto"/>
        <w:right w:val="none" w:sz="0" w:space="0" w:color="auto"/>
      </w:divBdr>
    </w:div>
    <w:div w:id="1562671983">
      <w:bodyDiv w:val="1"/>
      <w:marLeft w:val="0"/>
      <w:marRight w:val="0"/>
      <w:marTop w:val="0"/>
      <w:marBottom w:val="0"/>
      <w:divBdr>
        <w:top w:val="none" w:sz="0" w:space="0" w:color="auto"/>
        <w:left w:val="none" w:sz="0" w:space="0" w:color="auto"/>
        <w:bottom w:val="none" w:sz="0" w:space="0" w:color="auto"/>
        <w:right w:val="none" w:sz="0" w:space="0" w:color="auto"/>
      </w:divBdr>
    </w:div>
    <w:div w:id="1563254770">
      <w:bodyDiv w:val="1"/>
      <w:marLeft w:val="0"/>
      <w:marRight w:val="0"/>
      <w:marTop w:val="0"/>
      <w:marBottom w:val="0"/>
      <w:divBdr>
        <w:top w:val="none" w:sz="0" w:space="0" w:color="auto"/>
        <w:left w:val="none" w:sz="0" w:space="0" w:color="auto"/>
        <w:bottom w:val="none" w:sz="0" w:space="0" w:color="auto"/>
        <w:right w:val="none" w:sz="0" w:space="0" w:color="auto"/>
      </w:divBdr>
    </w:div>
    <w:div w:id="1564484770">
      <w:bodyDiv w:val="1"/>
      <w:marLeft w:val="0"/>
      <w:marRight w:val="0"/>
      <w:marTop w:val="0"/>
      <w:marBottom w:val="0"/>
      <w:divBdr>
        <w:top w:val="none" w:sz="0" w:space="0" w:color="auto"/>
        <w:left w:val="none" w:sz="0" w:space="0" w:color="auto"/>
        <w:bottom w:val="none" w:sz="0" w:space="0" w:color="auto"/>
        <w:right w:val="none" w:sz="0" w:space="0" w:color="auto"/>
      </w:divBdr>
    </w:div>
    <w:div w:id="1566456289">
      <w:bodyDiv w:val="1"/>
      <w:marLeft w:val="0"/>
      <w:marRight w:val="0"/>
      <w:marTop w:val="0"/>
      <w:marBottom w:val="0"/>
      <w:divBdr>
        <w:top w:val="none" w:sz="0" w:space="0" w:color="auto"/>
        <w:left w:val="none" w:sz="0" w:space="0" w:color="auto"/>
        <w:bottom w:val="none" w:sz="0" w:space="0" w:color="auto"/>
        <w:right w:val="none" w:sz="0" w:space="0" w:color="auto"/>
      </w:divBdr>
    </w:div>
    <w:div w:id="1566797622">
      <w:bodyDiv w:val="1"/>
      <w:marLeft w:val="0"/>
      <w:marRight w:val="0"/>
      <w:marTop w:val="0"/>
      <w:marBottom w:val="0"/>
      <w:divBdr>
        <w:top w:val="none" w:sz="0" w:space="0" w:color="auto"/>
        <w:left w:val="none" w:sz="0" w:space="0" w:color="auto"/>
        <w:bottom w:val="none" w:sz="0" w:space="0" w:color="auto"/>
        <w:right w:val="none" w:sz="0" w:space="0" w:color="auto"/>
      </w:divBdr>
    </w:div>
    <w:div w:id="156684138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67498827">
      <w:bodyDiv w:val="1"/>
      <w:marLeft w:val="0"/>
      <w:marRight w:val="0"/>
      <w:marTop w:val="0"/>
      <w:marBottom w:val="0"/>
      <w:divBdr>
        <w:top w:val="none" w:sz="0" w:space="0" w:color="auto"/>
        <w:left w:val="none" w:sz="0" w:space="0" w:color="auto"/>
        <w:bottom w:val="none" w:sz="0" w:space="0" w:color="auto"/>
        <w:right w:val="none" w:sz="0" w:space="0" w:color="auto"/>
      </w:divBdr>
    </w:div>
    <w:div w:id="1568031186">
      <w:bodyDiv w:val="1"/>
      <w:marLeft w:val="0"/>
      <w:marRight w:val="0"/>
      <w:marTop w:val="0"/>
      <w:marBottom w:val="0"/>
      <w:divBdr>
        <w:top w:val="none" w:sz="0" w:space="0" w:color="auto"/>
        <w:left w:val="none" w:sz="0" w:space="0" w:color="auto"/>
        <w:bottom w:val="none" w:sz="0" w:space="0" w:color="auto"/>
        <w:right w:val="none" w:sz="0" w:space="0" w:color="auto"/>
      </w:divBdr>
    </w:div>
    <w:div w:id="1569267440">
      <w:bodyDiv w:val="1"/>
      <w:marLeft w:val="0"/>
      <w:marRight w:val="0"/>
      <w:marTop w:val="0"/>
      <w:marBottom w:val="0"/>
      <w:divBdr>
        <w:top w:val="none" w:sz="0" w:space="0" w:color="auto"/>
        <w:left w:val="none" w:sz="0" w:space="0" w:color="auto"/>
        <w:bottom w:val="none" w:sz="0" w:space="0" w:color="auto"/>
        <w:right w:val="none" w:sz="0" w:space="0" w:color="auto"/>
      </w:divBdr>
    </w:div>
    <w:div w:id="1570118004">
      <w:bodyDiv w:val="1"/>
      <w:marLeft w:val="0"/>
      <w:marRight w:val="0"/>
      <w:marTop w:val="0"/>
      <w:marBottom w:val="0"/>
      <w:divBdr>
        <w:top w:val="none" w:sz="0" w:space="0" w:color="auto"/>
        <w:left w:val="none" w:sz="0" w:space="0" w:color="auto"/>
        <w:bottom w:val="none" w:sz="0" w:space="0" w:color="auto"/>
        <w:right w:val="none" w:sz="0" w:space="0" w:color="auto"/>
      </w:divBdr>
    </w:div>
    <w:div w:id="1570965014">
      <w:bodyDiv w:val="1"/>
      <w:marLeft w:val="0"/>
      <w:marRight w:val="0"/>
      <w:marTop w:val="0"/>
      <w:marBottom w:val="0"/>
      <w:divBdr>
        <w:top w:val="none" w:sz="0" w:space="0" w:color="auto"/>
        <w:left w:val="none" w:sz="0" w:space="0" w:color="auto"/>
        <w:bottom w:val="none" w:sz="0" w:space="0" w:color="auto"/>
        <w:right w:val="none" w:sz="0" w:space="0" w:color="auto"/>
      </w:divBdr>
    </w:div>
    <w:div w:id="1573154841">
      <w:bodyDiv w:val="1"/>
      <w:marLeft w:val="0"/>
      <w:marRight w:val="0"/>
      <w:marTop w:val="0"/>
      <w:marBottom w:val="0"/>
      <w:divBdr>
        <w:top w:val="none" w:sz="0" w:space="0" w:color="auto"/>
        <w:left w:val="none" w:sz="0" w:space="0" w:color="auto"/>
        <w:bottom w:val="none" w:sz="0" w:space="0" w:color="auto"/>
        <w:right w:val="none" w:sz="0" w:space="0" w:color="auto"/>
      </w:divBdr>
    </w:div>
    <w:div w:id="1573542533">
      <w:bodyDiv w:val="1"/>
      <w:marLeft w:val="0"/>
      <w:marRight w:val="0"/>
      <w:marTop w:val="0"/>
      <w:marBottom w:val="0"/>
      <w:divBdr>
        <w:top w:val="none" w:sz="0" w:space="0" w:color="auto"/>
        <w:left w:val="none" w:sz="0" w:space="0" w:color="auto"/>
        <w:bottom w:val="none" w:sz="0" w:space="0" w:color="auto"/>
        <w:right w:val="none" w:sz="0" w:space="0" w:color="auto"/>
      </w:divBdr>
    </w:div>
    <w:div w:id="1574850622">
      <w:bodyDiv w:val="1"/>
      <w:marLeft w:val="0"/>
      <w:marRight w:val="0"/>
      <w:marTop w:val="0"/>
      <w:marBottom w:val="0"/>
      <w:divBdr>
        <w:top w:val="none" w:sz="0" w:space="0" w:color="auto"/>
        <w:left w:val="none" w:sz="0" w:space="0" w:color="auto"/>
        <w:bottom w:val="none" w:sz="0" w:space="0" w:color="auto"/>
        <w:right w:val="none" w:sz="0" w:space="0" w:color="auto"/>
      </w:divBdr>
    </w:div>
    <w:div w:id="1575360747">
      <w:bodyDiv w:val="1"/>
      <w:marLeft w:val="0"/>
      <w:marRight w:val="0"/>
      <w:marTop w:val="0"/>
      <w:marBottom w:val="0"/>
      <w:divBdr>
        <w:top w:val="none" w:sz="0" w:space="0" w:color="auto"/>
        <w:left w:val="none" w:sz="0" w:space="0" w:color="auto"/>
        <w:bottom w:val="none" w:sz="0" w:space="0" w:color="auto"/>
        <w:right w:val="none" w:sz="0" w:space="0" w:color="auto"/>
      </w:divBdr>
    </w:div>
    <w:div w:id="1579050734">
      <w:bodyDiv w:val="1"/>
      <w:marLeft w:val="0"/>
      <w:marRight w:val="0"/>
      <w:marTop w:val="0"/>
      <w:marBottom w:val="0"/>
      <w:divBdr>
        <w:top w:val="none" w:sz="0" w:space="0" w:color="auto"/>
        <w:left w:val="none" w:sz="0" w:space="0" w:color="auto"/>
        <w:bottom w:val="none" w:sz="0" w:space="0" w:color="auto"/>
        <w:right w:val="none" w:sz="0" w:space="0" w:color="auto"/>
      </w:divBdr>
    </w:div>
    <w:div w:id="1579249121">
      <w:bodyDiv w:val="1"/>
      <w:marLeft w:val="0"/>
      <w:marRight w:val="0"/>
      <w:marTop w:val="0"/>
      <w:marBottom w:val="0"/>
      <w:divBdr>
        <w:top w:val="none" w:sz="0" w:space="0" w:color="auto"/>
        <w:left w:val="none" w:sz="0" w:space="0" w:color="auto"/>
        <w:bottom w:val="none" w:sz="0" w:space="0" w:color="auto"/>
        <w:right w:val="none" w:sz="0" w:space="0" w:color="auto"/>
      </w:divBdr>
    </w:div>
    <w:div w:id="1579486202">
      <w:bodyDiv w:val="1"/>
      <w:marLeft w:val="0"/>
      <w:marRight w:val="0"/>
      <w:marTop w:val="0"/>
      <w:marBottom w:val="0"/>
      <w:divBdr>
        <w:top w:val="none" w:sz="0" w:space="0" w:color="auto"/>
        <w:left w:val="none" w:sz="0" w:space="0" w:color="auto"/>
        <w:bottom w:val="none" w:sz="0" w:space="0" w:color="auto"/>
        <w:right w:val="none" w:sz="0" w:space="0" w:color="auto"/>
      </w:divBdr>
    </w:div>
    <w:div w:id="1580556679">
      <w:bodyDiv w:val="1"/>
      <w:marLeft w:val="0"/>
      <w:marRight w:val="0"/>
      <w:marTop w:val="0"/>
      <w:marBottom w:val="0"/>
      <w:divBdr>
        <w:top w:val="none" w:sz="0" w:space="0" w:color="auto"/>
        <w:left w:val="none" w:sz="0" w:space="0" w:color="auto"/>
        <w:bottom w:val="none" w:sz="0" w:space="0" w:color="auto"/>
        <w:right w:val="none" w:sz="0" w:space="0" w:color="auto"/>
      </w:divBdr>
    </w:div>
    <w:div w:id="1580673937">
      <w:bodyDiv w:val="1"/>
      <w:marLeft w:val="0"/>
      <w:marRight w:val="0"/>
      <w:marTop w:val="0"/>
      <w:marBottom w:val="0"/>
      <w:divBdr>
        <w:top w:val="none" w:sz="0" w:space="0" w:color="auto"/>
        <w:left w:val="none" w:sz="0" w:space="0" w:color="auto"/>
        <w:bottom w:val="none" w:sz="0" w:space="0" w:color="auto"/>
        <w:right w:val="none" w:sz="0" w:space="0" w:color="auto"/>
      </w:divBdr>
    </w:div>
    <w:div w:id="1581476074">
      <w:bodyDiv w:val="1"/>
      <w:marLeft w:val="0"/>
      <w:marRight w:val="0"/>
      <w:marTop w:val="0"/>
      <w:marBottom w:val="0"/>
      <w:divBdr>
        <w:top w:val="none" w:sz="0" w:space="0" w:color="auto"/>
        <w:left w:val="none" w:sz="0" w:space="0" w:color="auto"/>
        <w:bottom w:val="none" w:sz="0" w:space="0" w:color="auto"/>
        <w:right w:val="none" w:sz="0" w:space="0" w:color="auto"/>
      </w:divBdr>
    </w:div>
    <w:div w:id="1582328515">
      <w:bodyDiv w:val="1"/>
      <w:marLeft w:val="0"/>
      <w:marRight w:val="0"/>
      <w:marTop w:val="0"/>
      <w:marBottom w:val="0"/>
      <w:divBdr>
        <w:top w:val="none" w:sz="0" w:space="0" w:color="auto"/>
        <w:left w:val="none" w:sz="0" w:space="0" w:color="auto"/>
        <w:bottom w:val="none" w:sz="0" w:space="0" w:color="auto"/>
        <w:right w:val="none" w:sz="0" w:space="0" w:color="auto"/>
      </w:divBdr>
    </w:div>
    <w:div w:id="1584560780">
      <w:bodyDiv w:val="1"/>
      <w:marLeft w:val="0"/>
      <w:marRight w:val="0"/>
      <w:marTop w:val="0"/>
      <w:marBottom w:val="0"/>
      <w:divBdr>
        <w:top w:val="none" w:sz="0" w:space="0" w:color="auto"/>
        <w:left w:val="none" w:sz="0" w:space="0" w:color="auto"/>
        <w:bottom w:val="none" w:sz="0" w:space="0" w:color="auto"/>
        <w:right w:val="none" w:sz="0" w:space="0" w:color="auto"/>
      </w:divBdr>
    </w:div>
    <w:div w:id="1586260723">
      <w:bodyDiv w:val="1"/>
      <w:marLeft w:val="0"/>
      <w:marRight w:val="0"/>
      <w:marTop w:val="0"/>
      <w:marBottom w:val="0"/>
      <w:divBdr>
        <w:top w:val="none" w:sz="0" w:space="0" w:color="auto"/>
        <w:left w:val="none" w:sz="0" w:space="0" w:color="auto"/>
        <w:bottom w:val="none" w:sz="0" w:space="0" w:color="auto"/>
        <w:right w:val="none" w:sz="0" w:space="0" w:color="auto"/>
      </w:divBdr>
    </w:div>
    <w:div w:id="1586298912">
      <w:bodyDiv w:val="1"/>
      <w:marLeft w:val="0"/>
      <w:marRight w:val="0"/>
      <w:marTop w:val="0"/>
      <w:marBottom w:val="0"/>
      <w:divBdr>
        <w:top w:val="none" w:sz="0" w:space="0" w:color="auto"/>
        <w:left w:val="none" w:sz="0" w:space="0" w:color="auto"/>
        <w:bottom w:val="none" w:sz="0" w:space="0" w:color="auto"/>
        <w:right w:val="none" w:sz="0" w:space="0" w:color="auto"/>
      </w:divBdr>
    </w:div>
    <w:div w:id="1586843946">
      <w:bodyDiv w:val="1"/>
      <w:marLeft w:val="0"/>
      <w:marRight w:val="0"/>
      <w:marTop w:val="0"/>
      <w:marBottom w:val="0"/>
      <w:divBdr>
        <w:top w:val="none" w:sz="0" w:space="0" w:color="auto"/>
        <w:left w:val="none" w:sz="0" w:space="0" w:color="auto"/>
        <w:bottom w:val="none" w:sz="0" w:space="0" w:color="auto"/>
        <w:right w:val="none" w:sz="0" w:space="0" w:color="auto"/>
      </w:divBdr>
    </w:div>
    <w:div w:id="1587231927">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593204333">
      <w:bodyDiv w:val="1"/>
      <w:marLeft w:val="0"/>
      <w:marRight w:val="0"/>
      <w:marTop w:val="0"/>
      <w:marBottom w:val="0"/>
      <w:divBdr>
        <w:top w:val="none" w:sz="0" w:space="0" w:color="auto"/>
        <w:left w:val="none" w:sz="0" w:space="0" w:color="auto"/>
        <w:bottom w:val="none" w:sz="0" w:space="0" w:color="auto"/>
        <w:right w:val="none" w:sz="0" w:space="0" w:color="auto"/>
      </w:divBdr>
    </w:div>
    <w:div w:id="1593586128">
      <w:bodyDiv w:val="1"/>
      <w:marLeft w:val="0"/>
      <w:marRight w:val="0"/>
      <w:marTop w:val="0"/>
      <w:marBottom w:val="0"/>
      <w:divBdr>
        <w:top w:val="none" w:sz="0" w:space="0" w:color="auto"/>
        <w:left w:val="none" w:sz="0" w:space="0" w:color="auto"/>
        <w:bottom w:val="none" w:sz="0" w:space="0" w:color="auto"/>
        <w:right w:val="none" w:sz="0" w:space="0" w:color="auto"/>
      </w:divBdr>
    </w:div>
    <w:div w:id="1593977459">
      <w:bodyDiv w:val="1"/>
      <w:marLeft w:val="0"/>
      <w:marRight w:val="0"/>
      <w:marTop w:val="0"/>
      <w:marBottom w:val="0"/>
      <w:divBdr>
        <w:top w:val="none" w:sz="0" w:space="0" w:color="auto"/>
        <w:left w:val="none" w:sz="0" w:space="0" w:color="auto"/>
        <w:bottom w:val="none" w:sz="0" w:space="0" w:color="auto"/>
        <w:right w:val="none" w:sz="0" w:space="0" w:color="auto"/>
      </w:divBdr>
    </w:div>
    <w:div w:id="1594165973">
      <w:bodyDiv w:val="1"/>
      <w:marLeft w:val="0"/>
      <w:marRight w:val="0"/>
      <w:marTop w:val="0"/>
      <w:marBottom w:val="0"/>
      <w:divBdr>
        <w:top w:val="none" w:sz="0" w:space="0" w:color="auto"/>
        <w:left w:val="none" w:sz="0" w:space="0" w:color="auto"/>
        <w:bottom w:val="none" w:sz="0" w:space="0" w:color="auto"/>
        <w:right w:val="none" w:sz="0" w:space="0" w:color="auto"/>
      </w:divBdr>
    </w:div>
    <w:div w:id="1594317759">
      <w:bodyDiv w:val="1"/>
      <w:marLeft w:val="0"/>
      <w:marRight w:val="0"/>
      <w:marTop w:val="0"/>
      <w:marBottom w:val="0"/>
      <w:divBdr>
        <w:top w:val="none" w:sz="0" w:space="0" w:color="auto"/>
        <w:left w:val="none" w:sz="0" w:space="0" w:color="auto"/>
        <w:bottom w:val="none" w:sz="0" w:space="0" w:color="auto"/>
        <w:right w:val="none" w:sz="0" w:space="0" w:color="auto"/>
      </w:divBdr>
    </w:div>
    <w:div w:id="1594969552">
      <w:bodyDiv w:val="1"/>
      <w:marLeft w:val="0"/>
      <w:marRight w:val="0"/>
      <w:marTop w:val="0"/>
      <w:marBottom w:val="0"/>
      <w:divBdr>
        <w:top w:val="none" w:sz="0" w:space="0" w:color="auto"/>
        <w:left w:val="none" w:sz="0" w:space="0" w:color="auto"/>
        <w:bottom w:val="none" w:sz="0" w:space="0" w:color="auto"/>
        <w:right w:val="none" w:sz="0" w:space="0" w:color="auto"/>
      </w:divBdr>
    </w:div>
    <w:div w:id="1595089453">
      <w:bodyDiv w:val="1"/>
      <w:marLeft w:val="0"/>
      <w:marRight w:val="0"/>
      <w:marTop w:val="0"/>
      <w:marBottom w:val="0"/>
      <w:divBdr>
        <w:top w:val="none" w:sz="0" w:space="0" w:color="auto"/>
        <w:left w:val="none" w:sz="0" w:space="0" w:color="auto"/>
        <w:bottom w:val="none" w:sz="0" w:space="0" w:color="auto"/>
        <w:right w:val="none" w:sz="0" w:space="0" w:color="auto"/>
      </w:divBdr>
    </w:div>
    <w:div w:id="1595891964">
      <w:bodyDiv w:val="1"/>
      <w:marLeft w:val="0"/>
      <w:marRight w:val="0"/>
      <w:marTop w:val="0"/>
      <w:marBottom w:val="0"/>
      <w:divBdr>
        <w:top w:val="none" w:sz="0" w:space="0" w:color="auto"/>
        <w:left w:val="none" w:sz="0" w:space="0" w:color="auto"/>
        <w:bottom w:val="none" w:sz="0" w:space="0" w:color="auto"/>
        <w:right w:val="none" w:sz="0" w:space="0" w:color="auto"/>
      </w:divBdr>
    </w:div>
    <w:div w:id="1596135419">
      <w:bodyDiv w:val="1"/>
      <w:marLeft w:val="0"/>
      <w:marRight w:val="0"/>
      <w:marTop w:val="0"/>
      <w:marBottom w:val="0"/>
      <w:divBdr>
        <w:top w:val="none" w:sz="0" w:space="0" w:color="auto"/>
        <w:left w:val="none" w:sz="0" w:space="0" w:color="auto"/>
        <w:bottom w:val="none" w:sz="0" w:space="0" w:color="auto"/>
        <w:right w:val="none" w:sz="0" w:space="0" w:color="auto"/>
      </w:divBdr>
    </w:div>
    <w:div w:id="1596212303">
      <w:bodyDiv w:val="1"/>
      <w:marLeft w:val="0"/>
      <w:marRight w:val="0"/>
      <w:marTop w:val="0"/>
      <w:marBottom w:val="0"/>
      <w:divBdr>
        <w:top w:val="none" w:sz="0" w:space="0" w:color="auto"/>
        <w:left w:val="none" w:sz="0" w:space="0" w:color="auto"/>
        <w:bottom w:val="none" w:sz="0" w:space="0" w:color="auto"/>
        <w:right w:val="none" w:sz="0" w:space="0" w:color="auto"/>
      </w:divBdr>
    </w:div>
    <w:div w:id="1596817323">
      <w:bodyDiv w:val="1"/>
      <w:marLeft w:val="0"/>
      <w:marRight w:val="0"/>
      <w:marTop w:val="0"/>
      <w:marBottom w:val="0"/>
      <w:divBdr>
        <w:top w:val="none" w:sz="0" w:space="0" w:color="auto"/>
        <w:left w:val="none" w:sz="0" w:space="0" w:color="auto"/>
        <w:bottom w:val="none" w:sz="0" w:space="0" w:color="auto"/>
        <w:right w:val="none" w:sz="0" w:space="0" w:color="auto"/>
      </w:divBdr>
    </w:div>
    <w:div w:id="1596942207">
      <w:bodyDiv w:val="1"/>
      <w:marLeft w:val="0"/>
      <w:marRight w:val="0"/>
      <w:marTop w:val="0"/>
      <w:marBottom w:val="0"/>
      <w:divBdr>
        <w:top w:val="none" w:sz="0" w:space="0" w:color="auto"/>
        <w:left w:val="none" w:sz="0" w:space="0" w:color="auto"/>
        <w:bottom w:val="none" w:sz="0" w:space="0" w:color="auto"/>
        <w:right w:val="none" w:sz="0" w:space="0" w:color="auto"/>
      </w:divBdr>
    </w:div>
    <w:div w:id="1597900578">
      <w:bodyDiv w:val="1"/>
      <w:marLeft w:val="0"/>
      <w:marRight w:val="0"/>
      <w:marTop w:val="0"/>
      <w:marBottom w:val="0"/>
      <w:divBdr>
        <w:top w:val="none" w:sz="0" w:space="0" w:color="auto"/>
        <w:left w:val="none" w:sz="0" w:space="0" w:color="auto"/>
        <w:bottom w:val="none" w:sz="0" w:space="0" w:color="auto"/>
        <w:right w:val="none" w:sz="0" w:space="0" w:color="auto"/>
      </w:divBdr>
    </w:div>
    <w:div w:id="1599019059">
      <w:bodyDiv w:val="1"/>
      <w:marLeft w:val="0"/>
      <w:marRight w:val="0"/>
      <w:marTop w:val="0"/>
      <w:marBottom w:val="0"/>
      <w:divBdr>
        <w:top w:val="none" w:sz="0" w:space="0" w:color="auto"/>
        <w:left w:val="none" w:sz="0" w:space="0" w:color="auto"/>
        <w:bottom w:val="none" w:sz="0" w:space="0" w:color="auto"/>
        <w:right w:val="none" w:sz="0" w:space="0" w:color="auto"/>
      </w:divBdr>
    </w:div>
    <w:div w:id="1599410640">
      <w:bodyDiv w:val="1"/>
      <w:marLeft w:val="0"/>
      <w:marRight w:val="0"/>
      <w:marTop w:val="0"/>
      <w:marBottom w:val="0"/>
      <w:divBdr>
        <w:top w:val="none" w:sz="0" w:space="0" w:color="auto"/>
        <w:left w:val="none" w:sz="0" w:space="0" w:color="auto"/>
        <w:bottom w:val="none" w:sz="0" w:space="0" w:color="auto"/>
        <w:right w:val="none" w:sz="0" w:space="0" w:color="auto"/>
      </w:divBdr>
    </w:div>
    <w:div w:id="1600334636">
      <w:bodyDiv w:val="1"/>
      <w:marLeft w:val="0"/>
      <w:marRight w:val="0"/>
      <w:marTop w:val="0"/>
      <w:marBottom w:val="0"/>
      <w:divBdr>
        <w:top w:val="none" w:sz="0" w:space="0" w:color="auto"/>
        <w:left w:val="none" w:sz="0" w:space="0" w:color="auto"/>
        <w:bottom w:val="none" w:sz="0" w:space="0" w:color="auto"/>
        <w:right w:val="none" w:sz="0" w:space="0" w:color="auto"/>
      </w:divBdr>
    </w:div>
    <w:div w:id="1600792256">
      <w:bodyDiv w:val="1"/>
      <w:marLeft w:val="0"/>
      <w:marRight w:val="0"/>
      <w:marTop w:val="0"/>
      <w:marBottom w:val="0"/>
      <w:divBdr>
        <w:top w:val="none" w:sz="0" w:space="0" w:color="auto"/>
        <w:left w:val="none" w:sz="0" w:space="0" w:color="auto"/>
        <w:bottom w:val="none" w:sz="0" w:space="0" w:color="auto"/>
        <w:right w:val="none" w:sz="0" w:space="0" w:color="auto"/>
      </w:divBdr>
    </w:div>
    <w:div w:id="1600874371">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02688235">
      <w:bodyDiv w:val="1"/>
      <w:marLeft w:val="0"/>
      <w:marRight w:val="0"/>
      <w:marTop w:val="0"/>
      <w:marBottom w:val="0"/>
      <w:divBdr>
        <w:top w:val="none" w:sz="0" w:space="0" w:color="auto"/>
        <w:left w:val="none" w:sz="0" w:space="0" w:color="auto"/>
        <w:bottom w:val="none" w:sz="0" w:space="0" w:color="auto"/>
        <w:right w:val="none" w:sz="0" w:space="0" w:color="auto"/>
      </w:divBdr>
    </w:div>
    <w:div w:id="1602840259">
      <w:bodyDiv w:val="1"/>
      <w:marLeft w:val="0"/>
      <w:marRight w:val="0"/>
      <w:marTop w:val="0"/>
      <w:marBottom w:val="0"/>
      <w:divBdr>
        <w:top w:val="none" w:sz="0" w:space="0" w:color="auto"/>
        <w:left w:val="none" w:sz="0" w:space="0" w:color="auto"/>
        <w:bottom w:val="none" w:sz="0" w:space="0" w:color="auto"/>
        <w:right w:val="none" w:sz="0" w:space="0" w:color="auto"/>
      </w:divBdr>
    </w:div>
    <w:div w:id="1603025304">
      <w:bodyDiv w:val="1"/>
      <w:marLeft w:val="0"/>
      <w:marRight w:val="0"/>
      <w:marTop w:val="0"/>
      <w:marBottom w:val="0"/>
      <w:divBdr>
        <w:top w:val="none" w:sz="0" w:space="0" w:color="auto"/>
        <w:left w:val="none" w:sz="0" w:space="0" w:color="auto"/>
        <w:bottom w:val="none" w:sz="0" w:space="0" w:color="auto"/>
        <w:right w:val="none" w:sz="0" w:space="0" w:color="auto"/>
      </w:divBdr>
    </w:div>
    <w:div w:id="1605382214">
      <w:bodyDiv w:val="1"/>
      <w:marLeft w:val="0"/>
      <w:marRight w:val="0"/>
      <w:marTop w:val="0"/>
      <w:marBottom w:val="0"/>
      <w:divBdr>
        <w:top w:val="none" w:sz="0" w:space="0" w:color="auto"/>
        <w:left w:val="none" w:sz="0" w:space="0" w:color="auto"/>
        <w:bottom w:val="none" w:sz="0" w:space="0" w:color="auto"/>
        <w:right w:val="none" w:sz="0" w:space="0" w:color="auto"/>
      </w:divBdr>
    </w:div>
    <w:div w:id="1605382926">
      <w:bodyDiv w:val="1"/>
      <w:marLeft w:val="0"/>
      <w:marRight w:val="0"/>
      <w:marTop w:val="0"/>
      <w:marBottom w:val="0"/>
      <w:divBdr>
        <w:top w:val="none" w:sz="0" w:space="0" w:color="auto"/>
        <w:left w:val="none" w:sz="0" w:space="0" w:color="auto"/>
        <w:bottom w:val="none" w:sz="0" w:space="0" w:color="auto"/>
        <w:right w:val="none" w:sz="0" w:space="0" w:color="auto"/>
      </w:divBdr>
    </w:div>
    <w:div w:id="1605726129">
      <w:bodyDiv w:val="1"/>
      <w:marLeft w:val="0"/>
      <w:marRight w:val="0"/>
      <w:marTop w:val="0"/>
      <w:marBottom w:val="0"/>
      <w:divBdr>
        <w:top w:val="none" w:sz="0" w:space="0" w:color="auto"/>
        <w:left w:val="none" w:sz="0" w:space="0" w:color="auto"/>
        <w:bottom w:val="none" w:sz="0" w:space="0" w:color="auto"/>
        <w:right w:val="none" w:sz="0" w:space="0" w:color="auto"/>
      </w:divBdr>
    </w:div>
    <w:div w:id="1605921340">
      <w:bodyDiv w:val="1"/>
      <w:marLeft w:val="0"/>
      <w:marRight w:val="0"/>
      <w:marTop w:val="0"/>
      <w:marBottom w:val="0"/>
      <w:divBdr>
        <w:top w:val="none" w:sz="0" w:space="0" w:color="auto"/>
        <w:left w:val="none" w:sz="0" w:space="0" w:color="auto"/>
        <w:bottom w:val="none" w:sz="0" w:space="0" w:color="auto"/>
        <w:right w:val="none" w:sz="0" w:space="0" w:color="auto"/>
      </w:divBdr>
    </w:div>
    <w:div w:id="1606378633">
      <w:bodyDiv w:val="1"/>
      <w:marLeft w:val="0"/>
      <w:marRight w:val="0"/>
      <w:marTop w:val="0"/>
      <w:marBottom w:val="0"/>
      <w:divBdr>
        <w:top w:val="none" w:sz="0" w:space="0" w:color="auto"/>
        <w:left w:val="none" w:sz="0" w:space="0" w:color="auto"/>
        <w:bottom w:val="none" w:sz="0" w:space="0" w:color="auto"/>
        <w:right w:val="none" w:sz="0" w:space="0" w:color="auto"/>
      </w:divBdr>
    </w:div>
    <w:div w:id="1607730764">
      <w:bodyDiv w:val="1"/>
      <w:marLeft w:val="0"/>
      <w:marRight w:val="0"/>
      <w:marTop w:val="0"/>
      <w:marBottom w:val="0"/>
      <w:divBdr>
        <w:top w:val="none" w:sz="0" w:space="0" w:color="auto"/>
        <w:left w:val="none" w:sz="0" w:space="0" w:color="auto"/>
        <w:bottom w:val="none" w:sz="0" w:space="0" w:color="auto"/>
        <w:right w:val="none" w:sz="0" w:space="0" w:color="auto"/>
      </w:divBdr>
    </w:div>
    <w:div w:id="1607958488">
      <w:bodyDiv w:val="1"/>
      <w:marLeft w:val="0"/>
      <w:marRight w:val="0"/>
      <w:marTop w:val="0"/>
      <w:marBottom w:val="0"/>
      <w:divBdr>
        <w:top w:val="none" w:sz="0" w:space="0" w:color="auto"/>
        <w:left w:val="none" w:sz="0" w:space="0" w:color="auto"/>
        <w:bottom w:val="none" w:sz="0" w:space="0" w:color="auto"/>
        <w:right w:val="none" w:sz="0" w:space="0" w:color="auto"/>
      </w:divBdr>
    </w:div>
    <w:div w:id="1608005901">
      <w:bodyDiv w:val="1"/>
      <w:marLeft w:val="0"/>
      <w:marRight w:val="0"/>
      <w:marTop w:val="0"/>
      <w:marBottom w:val="0"/>
      <w:divBdr>
        <w:top w:val="none" w:sz="0" w:space="0" w:color="auto"/>
        <w:left w:val="none" w:sz="0" w:space="0" w:color="auto"/>
        <w:bottom w:val="none" w:sz="0" w:space="0" w:color="auto"/>
        <w:right w:val="none" w:sz="0" w:space="0" w:color="auto"/>
      </w:divBdr>
    </w:div>
    <w:div w:id="1608269668">
      <w:bodyDiv w:val="1"/>
      <w:marLeft w:val="0"/>
      <w:marRight w:val="0"/>
      <w:marTop w:val="0"/>
      <w:marBottom w:val="0"/>
      <w:divBdr>
        <w:top w:val="none" w:sz="0" w:space="0" w:color="auto"/>
        <w:left w:val="none" w:sz="0" w:space="0" w:color="auto"/>
        <w:bottom w:val="none" w:sz="0" w:space="0" w:color="auto"/>
        <w:right w:val="none" w:sz="0" w:space="0" w:color="auto"/>
      </w:divBdr>
    </w:div>
    <w:div w:id="1608468775">
      <w:bodyDiv w:val="1"/>
      <w:marLeft w:val="0"/>
      <w:marRight w:val="0"/>
      <w:marTop w:val="0"/>
      <w:marBottom w:val="0"/>
      <w:divBdr>
        <w:top w:val="none" w:sz="0" w:space="0" w:color="auto"/>
        <w:left w:val="none" w:sz="0" w:space="0" w:color="auto"/>
        <w:bottom w:val="none" w:sz="0" w:space="0" w:color="auto"/>
        <w:right w:val="none" w:sz="0" w:space="0" w:color="auto"/>
      </w:divBdr>
    </w:div>
    <w:div w:id="1608662452">
      <w:bodyDiv w:val="1"/>
      <w:marLeft w:val="0"/>
      <w:marRight w:val="0"/>
      <w:marTop w:val="0"/>
      <w:marBottom w:val="0"/>
      <w:divBdr>
        <w:top w:val="none" w:sz="0" w:space="0" w:color="auto"/>
        <w:left w:val="none" w:sz="0" w:space="0" w:color="auto"/>
        <w:bottom w:val="none" w:sz="0" w:space="0" w:color="auto"/>
        <w:right w:val="none" w:sz="0" w:space="0" w:color="auto"/>
      </w:divBdr>
    </w:div>
    <w:div w:id="1610813989">
      <w:bodyDiv w:val="1"/>
      <w:marLeft w:val="0"/>
      <w:marRight w:val="0"/>
      <w:marTop w:val="0"/>
      <w:marBottom w:val="0"/>
      <w:divBdr>
        <w:top w:val="none" w:sz="0" w:space="0" w:color="auto"/>
        <w:left w:val="none" w:sz="0" w:space="0" w:color="auto"/>
        <w:bottom w:val="none" w:sz="0" w:space="0" w:color="auto"/>
        <w:right w:val="none" w:sz="0" w:space="0" w:color="auto"/>
      </w:divBdr>
    </w:div>
    <w:div w:id="1611084675">
      <w:bodyDiv w:val="1"/>
      <w:marLeft w:val="0"/>
      <w:marRight w:val="0"/>
      <w:marTop w:val="0"/>
      <w:marBottom w:val="0"/>
      <w:divBdr>
        <w:top w:val="none" w:sz="0" w:space="0" w:color="auto"/>
        <w:left w:val="none" w:sz="0" w:space="0" w:color="auto"/>
        <w:bottom w:val="none" w:sz="0" w:space="0" w:color="auto"/>
        <w:right w:val="none" w:sz="0" w:space="0" w:color="auto"/>
      </w:divBdr>
    </w:div>
    <w:div w:id="1611693687">
      <w:bodyDiv w:val="1"/>
      <w:marLeft w:val="0"/>
      <w:marRight w:val="0"/>
      <w:marTop w:val="0"/>
      <w:marBottom w:val="0"/>
      <w:divBdr>
        <w:top w:val="none" w:sz="0" w:space="0" w:color="auto"/>
        <w:left w:val="none" w:sz="0" w:space="0" w:color="auto"/>
        <w:bottom w:val="none" w:sz="0" w:space="0" w:color="auto"/>
        <w:right w:val="none" w:sz="0" w:space="0" w:color="auto"/>
      </w:divBdr>
    </w:div>
    <w:div w:id="1612594135">
      <w:bodyDiv w:val="1"/>
      <w:marLeft w:val="0"/>
      <w:marRight w:val="0"/>
      <w:marTop w:val="0"/>
      <w:marBottom w:val="0"/>
      <w:divBdr>
        <w:top w:val="none" w:sz="0" w:space="0" w:color="auto"/>
        <w:left w:val="none" w:sz="0" w:space="0" w:color="auto"/>
        <w:bottom w:val="none" w:sz="0" w:space="0" w:color="auto"/>
        <w:right w:val="none" w:sz="0" w:space="0" w:color="auto"/>
      </w:divBdr>
    </w:div>
    <w:div w:id="1613518284">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15213089">
      <w:bodyDiv w:val="1"/>
      <w:marLeft w:val="0"/>
      <w:marRight w:val="0"/>
      <w:marTop w:val="0"/>
      <w:marBottom w:val="0"/>
      <w:divBdr>
        <w:top w:val="none" w:sz="0" w:space="0" w:color="auto"/>
        <w:left w:val="none" w:sz="0" w:space="0" w:color="auto"/>
        <w:bottom w:val="none" w:sz="0" w:space="0" w:color="auto"/>
        <w:right w:val="none" w:sz="0" w:space="0" w:color="auto"/>
      </w:divBdr>
    </w:div>
    <w:div w:id="1615290705">
      <w:bodyDiv w:val="1"/>
      <w:marLeft w:val="0"/>
      <w:marRight w:val="0"/>
      <w:marTop w:val="0"/>
      <w:marBottom w:val="0"/>
      <w:divBdr>
        <w:top w:val="none" w:sz="0" w:space="0" w:color="auto"/>
        <w:left w:val="none" w:sz="0" w:space="0" w:color="auto"/>
        <w:bottom w:val="none" w:sz="0" w:space="0" w:color="auto"/>
        <w:right w:val="none" w:sz="0" w:space="0" w:color="auto"/>
      </w:divBdr>
    </w:div>
    <w:div w:id="1615405773">
      <w:bodyDiv w:val="1"/>
      <w:marLeft w:val="0"/>
      <w:marRight w:val="0"/>
      <w:marTop w:val="0"/>
      <w:marBottom w:val="0"/>
      <w:divBdr>
        <w:top w:val="none" w:sz="0" w:space="0" w:color="auto"/>
        <w:left w:val="none" w:sz="0" w:space="0" w:color="auto"/>
        <w:bottom w:val="none" w:sz="0" w:space="0" w:color="auto"/>
        <w:right w:val="none" w:sz="0" w:space="0" w:color="auto"/>
      </w:divBdr>
    </w:div>
    <w:div w:id="1615599388">
      <w:bodyDiv w:val="1"/>
      <w:marLeft w:val="0"/>
      <w:marRight w:val="0"/>
      <w:marTop w:val="0"/>
      <w:marBottom w:val="0"/>
      <w:divBdr>
        <w:top w:val="none" w:sz="0" w:space="0" w:color="auto"/>
        <w:left w:val="none" w:sz="0" w:space="0" w:color="auto"/>
        <w:bottom w:val="none" w:sz="0" w:space="0" w:color="auto"/>
        <w:right w:val="none" w:sz="0" w:space="0" w:color="auto"/>
      </w:divBdr>
    </w:div>
    <w:div w:id="1615670474">
      <w:bodyDiv w:val="1"/>
      <w:marLeft w:val="0"/>
      <w:marRight w:val="0"/>
      <w:marTop w:val="0"/>
      <w:marBottom w:val="0"/>
      <w:divBdr>
        <w:top w:val="none" w:sz="0" w:space="0" w:color="auto"/>
        <w:left w:val="none" w:sz="0" w:space="0" w:color="auto"/>
        <w:bottom w:val="none" w:sz="0" w:space="0" w:color="auto"/>
        <w:right w:val="none" w:sz="0" w:space="0" w:color="auto"/>
      </w:divBdr>
    </w:div>
    <w:div w:id="1616213210">
      <w:bodyDiv w:val="1"/>
      <w:marLeft w:val="0"/>
      <w:marRight w:val="0"/>
      <w:marTop w:val="0"/>
      <w:marBottom w:val="0"/>
      <w:divBdr>
        <w:top w:val="none" w:sz="0" w:space="0" w:color="auto"/>
        <w:left w:val="none" w:sz="0" w:space="0" w:color="auto"/>
        <w:bottom w:val="none" w:sz="0" w:space="0" w:color="auto"/>
        <w:right w:val="none" w:sz="0" w:space="0" w:color="auto"/>
      </w:divBdr>
    </w:div>
    <w:div w:id="1617181236">
      <w:bodyDiv w:val="1"/>
      <w:marLeft w:val="0"/>
      <w:marRight w:val="0"/>
      <w:marTop w:val="0"/>
      <w:marBottom w:val="0"/>
      <w:divBdr>
        <w:top w:val="none" w:sz="0" w:space="0" w:color="auto"/>
        <w:left w:val="none" w:sz="0" w:space="0" w:color="auto"/>
        <w:bottom w:val="none" w:sz="0" w:space="0" w:color="auto"/>
        <w:right w:val="none" w:sz="0" w:space="0" w:color="auto"/>
      </w:divBdr>
    </w:div>
    <w:div w:id="1617908701">
      <w:bodyDiv w:val="1"/>
      <w:marLeft w:val="0"/>
      <w:marRight w:val="0"/>
      <w:marTop w:val="0"/>
      <w:marBottom w:val="0"/>
      <w:divBdr>
        <w:top w:val="none" w:sz="0" w:space="0" w:color="auto"/>
        <w:left w:val="none" w:sz="0" w:space="0" w:color="auto"/>
        <w:bottom w:val="none" w:sz="0" w:space="0" w:color="auto"/>
        <w:right w:val="none" w:sz="0" w:space="0" w:color="auto"/>
      </w:divBdr>
    </w:div>
    <w:div w:id="1618559115">
      <w:bodyDiv w:val="1"/>
      <w:marLeft w:val="0"/>
      <w:marRight w:val="0"/>
      <w:marTop w:val="0"/>
      <w:marBottom w:val="0"/>
      <w:divBdr>
        <w:top w:val="none" w:sz="0" w:space="0" w:color="auto"/>
        <w:left w:val="none" w:sz="0" w:space="0" w:color="auto"/>
        <w:bottom w:val="none" w:sz="0" w:space="0" w:color="auto"/>
        <w:right w:val="none" w:sz="0" w:space="0" w:color="auto"/>
      </w:divBdr>
    </w:div>
    <w:div w:id="1619138277">
      <w:bodyDiv w:val="1"/>
      <w:marLeft w:val="0"/>
      <w:marRight w:val="0"/>
      <w:marTop w:val="0"/>
      <w:marBottom w:val="0"/>
      <w:divBdr>
        <w:top w:val="none" w:sz="0" w:space="0" w:color="auto"/>
        <w:left w:val="none" w:sz="0" w:space="0" w:color="auto"/>
        <w:bottom w:val="none" w:sz="0" w:space="0" w:color="auto"/>
        <w:right w:val="none" w:sz="0" w:space="0" w:color="auto"/>
      </w:divBdr>
    </w:div>
    <w:div w:id="1619794698">
      <w:bodyDiv w:val="1"/>
      <w:marLeft w:val="0"/>
      <w:marRight w:val="0"/>
      <w:marTop w:val="0"/>
      <w:marBottom w:val="0"/>
      <w:divBdr>
        <w:top w:val="none" w:sz="0" w:space="0" w:color="auto"/>
        <w:left w:val="none" w:sz="0" w:space="0" w:color="auto"/>
        <w:bottom w:val="none" w:sz="0" w:space="0" w:color="auto"/>
        <w:right w:val="none" w:sz="0" w:space="0" w:color="auto"/>
      </w:divBdr>
    </w:div>
    <w:div w:id="1621187314">
      <w:bodyDiv w:val="1"/>
      <w:marLeft w:val="0"/>
      <w:marRight w:val="0"/>
      <w:marTop w:val="0"/>
      <w:marBottom w:val="0"/>
      <w:divBdr>
        <w:top w:val="none" w:sz="0" w:space="0" w:color="auto"/>
        <w:left w:val="none" w:sz="0" w:space="0" w:color="auto"/>
        <w:bottom w:val="none" w:sz="0" w:space="0" w:color="auto"/>
        <w:right w:val="none" w:sz="0" w:space="0" w:color="auto"/>
      </w:divBdr>
    </w:div>
    <w:div w:id="1622762700">
      <w:bodyDiv w:val="1"/>
      <w:marLeft w:val="0"/>
      <w:marRight w:val="0"/>
      <w:marTop w:val="0"/>
      <w:marBottom w:val="0"/>
      <w:divBdr>
        <w:top w:val="none" w:sz="0" w:space="0" w:color="auto"/>
        <w:left w:val="none" w:sz="0" w:space="0" w:color="auto"/>
        <w:bottom w:val="none" w:sz="0" w:space="0" w:color="auto"/>
        <w:right w:val="none" w:sz="0" w:space="0" w:color="auto"/>
      </w:divBdr>
    </w:div>
    <w:div w:id="1623146882">
      <w:bodyDiv w:val="1"/>
      <w:marLeft w:val="0"/>
      <w:marRight w:val="0"/>
      <w:marTop w:val="0"/>
      <w:marBottom w:val="0"/>
      <w:divBdr>
        <w:top w:val="none" w:sz="0" w:space="0" w:color="auto"/>
        <w:left w:val="none" w:sz="0" w:space="0" w:color="auto"/>
        <w:bottom w:val="none" w:sz="0" w:space="0" w:color="auto"/>
        <w:right w:val="none" w:sz="0" w:space="0" w:color="auto"/>
      </w:divBdr>
    </w:div>
    <w:div w:id="1623338461">
      <w:bodyDiv w:val="1"/>
      <w:marLeft w:val="0"/>
      <w:marRight w:val="0"/>
      <w:marTop w:val="0"/>
      <w:marBottom w:val="0"/>
      <w:divBdr>
        <w:top w:val="none" w:sz="0" w:space="0" w:color="auto"/>
        <w:left w:val="none" w:sz="0" w:space="0" w:color="auto"/>
        <w:bottom w:val="none" w:sz="0" w:space="0" w:color="auto"/>
        <w:right w:val="none" w:sz="0" w:space="0" w:color="auto"/>
      </w:divBdr>
    </w:div>
    <w:div w:id="1624383494">
      <w:bodyDiv w:val="1"/>
      <w:marLeft w:val="0"/>
      <w:marRight w:val="0"/>
      <w:marTop w:val="0"/>
      <w:marBottom w:val="0"/>
      <w:divBdr>
        <w:top w:val="none" w:sz="0" w:space="0" w:color="auto"/>
        <w:left w:val="none" w:sz="0" w:space="0" w:color="auto"/>
        <w:bottom w:val="none" w:sz="0" w:space="0" w:color="auto"/>
        <w:right w:val="none" w:sz="0" w:space="0" w:color="auto"/>
      </w:divBdr>
    </w:div>
    <w:div w:id="1624731904">
      <w:bodyDiv w:val="1"/>
      <w:marLeft w:val="0"/>
      <w:marRight w:val="0"/>
      <w:marTop w:val="0"/>
      <w:marBottom w:val="0"/>
      <w:divBdr>
        <w:top w:val="none" w:sz="0" w:space="0" w:color="auto"/>
        <w:left w:val="none" w:sz="0" w:space="0" w:color="auto"/>
        <w:bottom w:val="none" w:sz="0" w:space="0" w:color="auto"/>
        <w:right w:val="none" w:sz="0" w:space="0" w:color="auto"/>
      </w:divBdr>
    </w:div>
    <w:div w:id="1624772419">
      <w:bodyDiv w:val="1"/>
      <w:marLeft w:val="0"/>
      <w:marRight w:val="0"/>
      <w:marTop w:val="0"/>
      <w:marBottom w:val="0"/>
      <w:divBdr>
        <w:top w:val="none" w:sz="0" w:space="0" w:color="auto"/>
        <w:left w:val="none" w:sz="0" w:space="0" w:color="auto"/>
        <w:bottom w:val="none" w:sz="0" w:space="0" w:color="auto"/>
        <w:right w:val="none" w:sz="0" w:space="0" w:color="auto"/>
      </w:divBdr>
    </w:div>
    <w:div w:id="1625305758">
      <w:bodyDiv w:val="1"/>
      <w:marLeft w:val="0"/>
      <w:marRight w:val="0"/>
      <w:marTop w:val="0"/>
      <w:marBottom w:val="0"/>
      <w:divBdr>
        <w:top w:val="none" w:sz="0" w:space="0" w:color="auto"/>
        <w:left w:val="none" w:sz="0" w:space="0" w:color="auto"/>
        <w:bottom w:val="none" w:sz="0" w:space="0" w:color="auto"/>
        <w:right w:val="none" w:sz="0" w:space="0" w:color="auto"/>
      </w:divBdr>
    </w:div>
    <w:div w:id="1625380329">
      <w:bodyDiv w:val="1"/>
      <w:marLeft w:val="0"/>
      <w:marRight w:val="0"/>
      <w:marTop w:val="0"/>
      <w:marBottom w:val="0"/>
      <w:divBdr>
        <w:top w:val="none" w:sz="0" w:space="0" w:color="auto"/>
        <w:left w:val="none" w:sz="0" w:space="0" w:color="auto"/>
        <w:bottom w:val="none" w:sz="0" w:space="0" w:color="auto"/>
        <w:right w:val="none" w:sz="0" w:space="0" w:color="auto"/>
      </w:divBdr>
    </w:div>
    <w:div w:id="1626153942">
      <w:bodyDiv w:val="1"/>
      <w:marLeft w:val="0"/>
      <w:marRight w:val="0"/>
      <w:marTop w:val="0"/>
      <w:marBottom w:val="0"/>
      <w:divBdr>
        <w:top w:val="none" w:sz="0" w:space="0" w:color="auto"/>
        <w:left w:val="none" w:sz="0" w:space="0" w:color="auto"/>
        <w:bottom w:val="none" w:sz="0" w:space="0" w:color="auto"/>
        <w:right w:val="none" w:sz="0" w:space="0" w:color="auto"/>
      </w:divBdr>
    </w:div>
    <w:div w:id="1627539561">
      <w:bodyDiv w:val="1"/>
      <w:marLeft w:val="0"/>
      <w:marRight w:val="0"/>
      <w:marTop w:val="0"/>
      <w:marBottom w:val="0"/>
      <w:divBdr>
        <w:top w:val="none" w:sz="0" w:space="0" w:color="auto"/>
        <w:left w:val="none" w:sz="0" w:space="0" w:color="auto"/>
        <w:bottom w:val="none" w:sz="0" w:space="0" w:color="auto"/>
        <w:right w:val="none" w:sz="0" w:space="0" w:color="auto"/>
      </w:divBdr>
    </w:div>
    <w:div w:id="1628199462">
      <w:bodyDiv w:val="1"/>
      <w:marLeft w:val="0"/>
      <w:marRight w:val="0"/>
      <w:marTop w:val="0"/>
      <w:marBottom w:val="0"/>
      <w:divBdr>
        <w:top w:val="none" w:sz="0" w:space="0" w:color="auto"/>
        <w:left w:val="none" w:sz="0" w:space="0" w:color="auto"/>
        <w:bottom w:val="none" w:sz="0" w:space="0" w:color="auto"/>
        <w:right w:val="none" w:sz="0" w:space="0" w:color="auto"/>
      </w:divBdr>
    </w:div>
    <w:div w:id="1628849642">
      <w:bodyDiv w:val="1"/>
      <w:marLeft w:val="0"/>
      <w:marRight w:val="0"/>
      <w:marTop w:val="0"/>
      <w:marBottom w:val="0"/>
      <w:divBdr>
        <w:top w:val="none" w:sz="0" w:space="0" w:color="auto"/>
        <w:left w:val="none" w:sz="0" w:space="0" w:color="auto"/>
        <w:bottom w:val="none" w:sz="0" w:space="0" w:color="auto"/>
        <w:right w:val="none" w:sz="0" w:space="0" w:color="auto"/>
      </w:divBdr>
    </w:div>
    <w:div w:id="1629168104">
      <w:bodyDiv w:val="1"/>
      <w:marLeft w:val="0"/>
      <w:marRight w:val="0"/>
      <w:marTop w:val="0"/>
      <w:marBottom w:val="0"/>
      <w:divBdr>
        <w:top w:val="none" w:sz="0" w:space="0" w:color="auto"/>
        <w:left w:val="none" w:sz="0" w:space="0" w:color="auto"/>
        <w:bottom w:val="none" w:sz="0" w:space="0" w:color="auto"/>
        <w:right w:val="none" w:sz="0" w:space="0" w:color="auto"/>
      </w:divBdr>
    </w:div>
    <w:div w:id="1629511588">
      <w:bodyDiv w:val="1"/>
      <w:marLeft w:val="0"/>
      <w:marRight w:val="0"/>
      <w:marTop w:val="0"/>
      <w:marBottom w:val="0"/>
      <w:divBdr>
        <w:top w:val="none" w:sz="0" w:space="0" w:color="auto"/>
        <w:left w:val="none" w:sz="0" w:space="0" w:color="auto"/>
        <w:bottom w:val="none" w:sz="0" w:space="0" w:color="auto"/>
        <w:right w:val="none" w:sz="0" w:space="0" w:color="auto"/>
      </w:divBdr>
    </w:div>
    <w:div w:id="1633560210">
      <w:bodyDiv w:val="1"/>
      <w:marLeft w:val="0"/>
      <w:marRight w:val="0"/>
      <w:marTop w:val="0"/>
      <w:marBottom w:val="0"/>
      <w:divBdr>
        <w:top w:val="none" w:sz="0" w:space="0" w:color="auto"/>
        <w:left w:val="none" w:sz="0" w:space="0" w:color="auto"/>
        <w:bottom w:val="none" w:sz="0" w:space="0" w:color="auto"/>
        <w:right w:val="none" w:sz="0" w:space="0" w:color="auto"/>
      </w:divBdr>
    </w:div>
    <w:div w:id="1634486330">
      <w:bodyDiv w:val="1"/>
      <w:marLeft w:val="0"/>
      <w:marRight w:val="0"/>
      <w:marTop w:val="0"/>
      <w:marBottom w:val="0"/>
      <w:divBdr>
        <w:top w:val="none" w:sz="0" w:space="0" w:color="auto"/>
        <w:left w:val="none" w:sz="0" w:space="0" w:color="auto"/>
        <w:bottom w:val="none" w:sz="0" w:space="0" w:color="auto"/>
        <w:right w:val="none" w:sz="0" w:space="0" w:color="auto"/>
      </w:divBdr>
    </w:div>
    <w:div w:id="1634673805">
      <w:bodyDiv w:val="1"/>
      <w:marLeft w:val="0"/>
      <w:marRight w:val="0"/>
      <w:marTop w:val="0"/>
      <w:marBottom w:val="0"/>
      <w:divBdr>
        <w:top w:val="none" w:sz="0" w:space="0" w:color="auto"/>
        <w:left w:val="none" w:sz="0" w:space="0" w:color="auto"/>
        <w:bottom w:val="none" w:sz="0" w:space="0" w:color="auto"/>
        <w:right w:val="none" w:sz="0" w:space="0" w:color="auto"/>
      </w:divBdr>
    </w:div>
    <w:div w:id="1635022598">
      <w:bodyDiv w:val="1"/>
      <w:marLeft w:val="0"/>
      <w:marRight w:val="0"/>
      <w:marTop w:val="0"/>
      <w:marBottom w:val="0"/>
      <w:divBdr>
        <w:top w:val="none" w:sz="0" w:space="0" w:color="auto"/>
        <w:left w:val="none" w:sz="0" w:space="0" w:color="auto"/>
        <w:bottom w:val="none" w:sz="0" w:space="0" w:color="auto"/>
        <w:right w:val="none" w:sz="0" w:space="0" w:color="auto"/>
      </w:divBdr>
    </w:div>
    <w:div w:id="1635023143">
      <w:bodyDiv w:val="1"/>
      <w:marLeft w:val="0"/>
      <w:marRight w:val="0"/>
      <w:marTop w:val="0"/>
      <w:marBottom w:val="0"/>
      <w:divBdr>
        <w:top w:val="none" w:sz="0" w:space="0" w:color="auto"/>
        <w:left w:val="none" w:sz="0" w:space="0" w:color="auto"/>
        <w:bottom w:val="none" w:sz="0" w:space="0" w:color="auto"/>
        <w:right w:val="none" w:sz="0" w:space="0" w:color="auto"/>
      </w:divBdr>
    </w:div>
    <w:div w:id="1635410686">
      <w:bodyDiv w:val="1"/>
      <w:marLeft w:val="0"/>
      <w:marRight w:val="0"/>
      <w:marTop w:val="0"/>
      <w:marBottom w:val="0"/>
      <w:divBdr>
        <w:top w:val="none" w:sz="0" w:space="0" w:color="auto"/>
        <w:left w:val="none" w:sz="0" w:space="0" w:color="auto"/>
        <w:bottom w:val="none" w:sz="0" w:space="0" w:color="auto"/>
        <w:right w:val="none" w:sz="0" w:space="0" w:color="auto"/>
      </w:divBdr>
    </w:div>
    <w:div w:id="1636133781">
      <w:bodyDiv w:val="1"/>
      <w:marLeft w:val="0"/>
      <w:marRight w:val="0"/>
      <w:marTop w:val="0"/>
      <w:marBottom w:val="0"/>
      <w:divBdr>
        <w:top w:val="none" w:sz="0" w:space="0" w:color="auto"/>
        <w:left w:val="none" w:sz="0" w:space="0" w:color="auto"/>
        <w:bottom w:val="none" w:sz="0" w:space="0" w:color="auto"/>
        <w:right w:val="none" w:sz="0" w:space="0" w:color="auto"/>
      </w:divBdr>
    </w:div>
    <w:div w:id="1636134240">
      <w:bodyDiv w:val="1"/>
      <w:marLeft w:val="0"/>
      <w:marRight w:val="0"/>
      <w:marTop w:val="0"/>
      <w:marBottom w:val="0"/>
      <w:divBdr>
        <w:top w:val="none" w:sz="0" w:space="0" w:color="auto"/>
        <w:left w:val="none" w:sz="0" w:space="0" w:color="auto"/>
        <w:bottom w:val="none" w:sz="0" w:space="0" w:color="auto"/>
        <w:right w:val="none" w:sz="0" w:space="0" w:color="auto"/>
      </w:divBdr>
    </w:div>
    <w:div w:id="1636985964">
      <w:bodyDiv w:val="1"/>
      <w:marLeft w:val="0"/>
      <w:marRight w:val="0"/>
      <w:marTop w:val="0"/>
      <w:marBottom w:val="0"/>
      <w:divBdr>
        <w:top w:val="none" w:sz="0" w:space="0" w:color="auto"/>
        <w:left w:val="none" w:sz="0" w:space="0" w:color="auto"/>
        <w:bottom w:val="none" w:sz="0" w:space="0" w:color="auto"/>
        <w:right w:val="none" w:sz="0" w:space="0" w:color="auto"/>
      </w:divBdr>
    </w:div>
    <w:div w:id="1638562649">
      <w:bodyDiv w:val="1"/>
      <w:marLeft w:val="0"/>
      <w:marRight w:val="0"/>
      <w:marTop w:val="0"/>
      <w:marBottom w:val="0"/>
      <w:divBdr>
        <w:top w:val="none" w:sz="0" w:space="0" w:color="auto"/>
        <w:left w:val="none" w:sz="0" w:space="0" w:color="auto"/>
        <w:bottom w:val="none" w:sz="0" w:space="0" w:color="auto"/>
        <w:right w:val="none" w:sz="0" w:space="0" w:color="auto"/>
      </w:divBdr>
    </w:div>
    <w:div w:id="1638687248">
      <w:bodyDiv w:val="1"/>
      <w:marLeft w:val="0"/>
      <w:marRight w:val="0"/>
      <w:marTop w:val="0"/>
      <w:marBottom w:val="0"/>
      <w:divBdr>
        <w:top w:val="none" w:sz="0" w:space="0" w:color="auto"/>
        <w:left w:val="none" w:sz="0" w:space="0" w:color="auto"/>
        <w:bottom w:val="none" w:sz="0" w:space="0" w:color="auto"/>
        <w:right w:val="none" w:sz="0" w:space="0" w:color="auto"/>
      </w:divBdr>
    </w:div>
    <w:div w:id="1639677520">
      <w:bodyDiv w:val="1"/>
      <w:marLeft w:val="0"/>
      <w:marRight w:val="0"/>
      <w:marTop w:val="0"/>
      <w:marBottom w:val="0"/>
      <w:divBdr>
        <w:top w:val="none" w:sz="0" w:space="0" w:color="auto"/>
        <w:left w:val="none" w:sz="0" w:space="0" w:color="auto"/>
        <w:bottom w:val="none" w:sz="0" w:space="0" w:color="auto"/>
        <w:right w:val="none" w:sz="0" w:space="0" w:color="auto"/>
      </w:divBdr>
    </w:div>
    <w:div w:id="1641034992">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2342955">
      <w:bodyDiv w:val="1"/>
      <w:marLeft w:val="0"/>
      <w:marRight w:val="0"/>
      <w:marTop w:val="0"/>
      <w:marBottom w:val="0"/>
      <w:divBdr>
        <w:top w:val="none" w:sz="0" w:space="0" w:color="auto"/>
        <w:left w:val="none" w:sz="0" w:space="0" w:color="auto"/>
        <w:bottom w:val="none" w:sz="0" w:space="0" w:color="auto"/>
        <w:right w:val="none" w:sz="0" w:space="0" w:color="auto"/>
      </w:divBdr>
    </w:div>
    <w:div w:id="1644239421">
      <w:bodyDiv w:val="1"/>
      <w:marLeft w:val="0"/>
      <w:marRight w:val="0"/>
      <w:marTop w:val="0"/>
      <w:marBottom w:val="0"/>
      <w:divBdr>
        <w:top w:val="none" w:sz="0" w:space="0" w:color="auto"/>
        <w:left w:val="none" w:sz="0" w:space="0" w:color="auto"/>
        <w:bottom w:val="none" w:sz="0" w:space="0" w:color="auto"/>
        <w:right w:val="none" w:sz="0" w:space="0" w:color="auto"/>
      </w:divBdr>
    </w:div>
    <w:div w:id="1644314280">
      <w:bodyDiv w:val="1"/>
      <w:marLeft w:val="0"/>
      <w:marRight w:val="0"/>
      <w:marTop w:val="0"/>
      <w:marBottom w:val="0"/>
      <w:divBdr>
        <w:top w:val="none" w:sz="0" w:space="0" w:color="auto"/>
        <w:left w:val="none" w:sz="0" w:space="0" w:color="auto"/>
        <w:bottom w:val="none" w:sz="0" w:space="0" w:color="auto"/>
        <w:right w:val="none" w:sz="0" w:space="0" w:color="auto"/>
      </w:divBdr>
    </w:div>
    <w:div w:id="1644657123">
      <w:bodyDiv w:val="1"/>
      <w:marLeft w:val="0"/>
      <w:marRight w:val="0"/>
      <w:marTop w:val="0"/>
      <w:marBottom w:val="0"/>
      <w:divBdr>
        <w:top w:val="none" w:sz="0" w:space="0" w:color="auto"/>
        <w:left w:val="none" w:sz="0" w:space="0" w:color="auto"/>
        <w:bottom w:val="none" w:sz="0" w:space="0" w:color="auto"/>
        <w:right w:val="none" w:sz="0" w:space="0" w:color="auto"/>
      </w:divBdr>
    </w:div>
    <w:div w:id="1646157076">
      <w:bodyDiv w:val="1"/>
      <w:marLeft w:val="0"/>
      <w:marRight w:val="0"/>
      <w:marTop w:val="0"/>
      <w:marBottom w:val="0"/>
      <w:divBdr>
        <w:top w:val="none" w:sz="0" w:space="0" w:color="auto"/>
        <w:left w:val="none" w:sz="0" w:space="0" w:color="auto"/>
        <w:bottom w:val="none" w:sz="0" w:space="0" w:color="auto"/>
        <w:right w:val="none" w:sz="0" w:space="0" w:color="auto"/>
      </w:divBdr>
    </w:div>
    <w:div w:id="1647203323">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49168739">
      <w:bodyDiv w:val="1"/>
      <w:marLeft w:val="0"/>
      <w:marRight w:val="0"/>
      <w:marTop w:val="0"/>
      <w:marBottom w:val="0"/>
      <w:divBdr>
        <w:top w:val="none" w:sz="0" w:space="0" w:color="auto"/>
        <w:left w:val="none" w:sz="0" w:space="0" w:color="auto"/>
        <w:bottom w:val="none" w:sz="0" w:space="0" w:color="auto"/>
        <w:right w:val="none" w:sz="0" w:space="0" w:color="auto"/>
      </w:divBdr>
    </w:div>
    <w:div w:id="1649556365">
      <w:bodyDiv w:val="1"/>
      <w:marLeft w:val="0"/>
      <w:marRight w:val="0"/>
      <w:marTop w:val="0"/>
      <w:marBottom w:val="0"/>
      <w:divBdr>
        <w:top w:val="none" w:sz="0" w:space="0" w:color="auto"/>
        <w:left w:val="none" w:sz="0" w:space="0" w:color="auto"/>
        <w:bottom w:val="none" w:sz="0" w:space="0" w:color="auto"/>
        <w:right w:val="none" w:sz="0" w:space="0" w:color="auto"/>
      </w:divBdr>
    </w:div>
    <w:div w:id="1650397838">
      <w:bodyDiv w:val="1"/>
      <w:marLeft w:val="0"/>
      <w:marRight w:val="0"/>
      <w:marTop w:val="0"/>
      <w:marBottom w:val="0"/>
      <w:divBdr>
        <w:top w:val="none" w:sz="0" w:space="0" w:color="auto"/>
        <w:left w:val="none" w:sz="0" w:space="0" w:color="auto"/>
        <w:bottom w:val="none" w:sz="0" w:space="0" w:color="auto"/>
        <w:right w:val="none" w:sz="0" w:space="0" w:color="auto"/>
      </w:divBdr>
    </w:div>
    <w:div w:id="1653635243">
      <w:bodyDiv w:val="1"/>
      <w:marLeft w:val="0"/>
      <w:marRight w:val="0"/>
      <w:marTop w:val="0"/>
      <w:marBottom w:val="0"/>
      <w:divBdr>
        <w:top w:val="none" w:sz="0" w:space="0" w:color="auto"/>
        <w:left w:val="none" w:sz="0" w:space="0" w:color="auto"/>
        <w:bottom w:val="none" w:sz="0" w:space="0" w:color="auto"/>
        <w:right w:val="none" w:sz="0" w:space="0" w:color="auto"/>
      </w:divBdr>
    </w:div>
    <w:div w:id="1654064639">
      <w:bodyDiv w:val="1"/>
      <w:marLeft w:val="0"/>
      <w:marRight w:val="0"/>
      <w:marTop w:val="0"/>
      <w:marBottom w:val="0"/>
      <w:divBdr>
        <w:top w:val="none" w:sz="0" w:space="0" w:color="auto"/>
        <w:left w:val="none" w:sz="0" w:space="0" w:color="auto"/>
        <w:bottom w:val="none" w:sz="0" w:space="0" w:color="auto"/>
        <w:right w:val="none" w:sz="0" w:space="0" w:color="auto"/>
      </w:divBdr>
    </w:div>
    <w:div w:id="1654065412">
      <w:bodyDiv w:val="1"/>
      <w:marLeft w:val="0"/>
      <w:marRight w:val="0"/>
      <w:marTop w:val="0"/>
      <w:marBottom w:val="0"/>
      <w:divBdr>
        <w:top w:val="none" w:sz="0" w:space="0" w:color="auto"/>
        <w:left w:val="none" w:sz="0" w:space="0" w:color="auto"/>
        <w:bottom w:val="none" w:sz="0" w:space="0" w:color="auto"/>
        <w:right w:val="none" w:sz="0" w:space="0" w:color="auto"/>
      </w:divBdr>
    </w:div>
    <w:div w:id="1654068967">
      <w:bodyDiv w:val="1"/>
      <w:marLeft w:val="0"/>
      <w:marRight w:val="0"/>
      <w:marTop w:val="0"/>
      <w:marBottom w:val="0"/>
      <w:divBdr>
        <w:top w:val="none" w:sz="0" w:space="0" w:color="auto"/>
        <w:left w:val="none" w:sz="0" w:space="0" w:color="auto"/>
        <w:bottom w:val="none" w:sz="0" w:space="0" w:color="auto"/>
        <w:right w:val="none" w:sz="0" w:space="0" w:color="auto"/>
      </w:divBdr>
    </w:div>
    <w:div w:id="1654793917">
      <w:bodyDiv w:val="1"/>
      <w:marLeft w:val="0"/>
      <w:marRight w:val="0"/>
      <w:marTop w:val="0"/>
      <w:marBottom w:val="0"/>
      <w:divBdr>
        <w:top w:val="none" w:sz="0" w:space="0" w:color="auto"/>
        <w:left w:val="none" w:sz="0" w:space="0" w:color="auto"/>
        <w:bottom w:val="none" w:sz="0" w:space="0" w:color="auto"/>
        <w:right w:val="none" w:sz="0" w:space="0" w:color="auto"/>
      </w:divBdr>
    </w:div>
    <w:div w:id="1656881153">
      <w:bodyDiv w:val="1"/>
      <w:marLeft w:val="0"/>
      <w:marRight w:val="0"/>
      <w:marTop w:val="0"/>
      <w:marBottom w:val="0"/>
      <w:divBdr>
        <w:top w:val="none" w:sz="0" w:space="0" w:color="auto"/>
        <w:left w:val="none" w:sz="0" w:space="0" w:color="auto"/>
        <w:bottom w:val="none" w:sz="0" w:space="0" w:color="auto"/>
        <w:right w:val="none" w:sz="0" w:space="0" w:color="auto"/>
      </w:divBdr>
    </w:div>
    <w:div w:id="1658067012">
      <w:bodyDiv w:val="1"/>
      <w:marLeft w:val="0"/>
      <w:marRight w:val="0"/>
      <w:marTop w:val="0"/>
      <w:marBottom w:val="0"/>
      <w:divBdr>
        <w:top w:val="none" w:sz="0" w:space="0" w:color="auto"/>
        <w:left w:val="none" w:sz="0" w:space="0" w:color="auto"/>
        <w:bottom w:val="none" w:sz="0" w:space="0" w:color="auto"/>
        <w:right w:val="none" w:sz="0" w:space="0" w:color="auto"/>
      </w:divBdr>
    </w:div>
    <w:div w:id="1658069392">
      <w:bodyDiv w:val="1"/>
      <w:marLeft w:val="0"/>
      <w:marRight w:val="0"/>
      <w:marTop w:val="0"/>
      <w:marBottom w:val="0"/>
      <w:divBdr>
        <w:top w:val="none" w:sz="0" w:space="0" w:color="auto"/>
        <w:left w:val="none" w:sz="0" w:space="0" w:color="auto"/>
        <w:bottom w:val="none" w:sz="0" w:space="0" w:color="auto"/>
        <w:right w:val="none" w:sz="0" w:space="0" w:color="auto"/>
      </w:divBdr>
    </w:div>
    <w:div w:id="1659114800">
      <w:bodyDiv w:val="1"/>
      <w:marLeft w:val="0"/>
      <w:marRight w:val="0"/>
      <w:marTop w:val="0"/>
      <w:marBottom w:val="0"/>
      <w:divBdr>
        <w:top w:val="none" w:sz="0" w:space="0" w:color="auto"/>
        <w:left w:val="none" w:sz="0" w:space="0" w:color="auto"/>
        <w:bottom w:val="none" w:sz="0" w:space="0" w:color="auto"/>
        <w:right w:val="none" w:sz="0" w:space="0" w:color="auto"/>
      </w:divBdr>
    </w:div>
    <w:div w:id="1659308241">
      <w:bodyDiv w:val="1"/>
      <w:marLeft w:val="0"/>
      <w:marRight w:val="0"/>
      <w:marTop w:val="0"/>
      <w:marBottom w:val="0"/>
      <w:divBdr>
        <w:top w:val="none" w:sz="0" w:space="0" w:color="auto"/>
        <w:left w:val="none" w:sz="0" w:space="0" w:color="auto"/>
        <w:bottom w:val="none" w:sz="0" w:space="0" w:color="auto"/>
        <w:right w:val="none" w:sz="0" w:space="0" w:color="auto"/>
      </w:divBdr>
    </w:div>
    <w:div w:id="1659916049">
      <w:bodyDiv w:val="1"/>
      <w:marLeft w:val="0"/>
      <w:marRight w:val="0"/>
      <w:marTop w:val="0"/>
      <w:marBottom w:val="0"/>
      <w:divBdr>
        <w:top w:val="none" w:sz="0" w:space="0" w:color="auto"/>
        <w:left w:val="none" w:sz="0" w:space="0" w:color="auto"/>
        <w:bottom w:val="none" w:sz="0" w:space="0" w:color="auto"/>
        <w:right w:val="none" w:sz="0" w:space="0" w:color="auto"/>
      </w:divBdr>
    </w:div>
    <w:div w:id="1660815635">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64314710">
      <w:bodyDiv w:val="1"/>
      <w:marLeft w:val="0"/>
      <w:marRight w:val="0"/>
      <w:marTop w:val="0"/>
      <w:marBottom w:val="0"/>
      <w:divBdr>
        <w:top w:val="none" w:sz="0" w:space="0" w:color="auto"/>
        <w:left w:val="none" w:sz="0" w:space="0" w:color="auto"/>
        <w:bottom w:val="none" w:sz="0" w:space="0" w:color="auto"/>
        <w:right w:val="none" w:sz="0" w:space="0" w:color="auto"/>
      </w:divBdr>
    </w:div>
    <w:div w:id="1665087646">
      <w:bodyDiv w:val="1"/>
      <w:marLeft w:val="0"/>
      <w:marRight w:val="0"/>
      <w:marTop w:val="0"/>
      <w:marBottom w:val="0"/>
      <w:divBdr>
        <w:top w:val="none" w:sz="0" w:space="0" w:color="auto"/>
        <w:left w:val="none" w:sz="0" w:space="0" w:color="auto"/>
        <w:bottom w:val="none" w:sz="0" w:space="0" w:color="auto"/>
        <w:right w:val="none" w:sz="0" w:space="0" w:color="auto"/>
      </w:divBdr>
    </w:div>
    <w:div w:id="1665283860">
      <w:bodyDiv w:val="1"/>
      <w:marLeft w:val="0"/>
      <w:marRight w:val="0"/>
      <w:marTop w:val="0"/>
      <w:marBottom w:val="0"/>
      <w:divBdr>
        <w:top w:val="none" w:sz="0" w:space="0" w:color="auto"/>
        <w:left w:val="none" w:sz="0" w:space="0" w:color="auto"/>
        <w:bottom w:val="none" w:sz="0" w:space="0" w:color="auto"/>
        <w:right w:val="none" w:sz="0" w:space="0" w:color="auto"/>
      </w:divBdr>
    </w:div>
    <w:div w:id="1666127989">
      <w:bodyDiv w:val="1"/>
      <w:marLeft w:val="0"/>
      <w:marRight w:val="0"/>
      <w:marTop w:val="0"/>
      <w:marBottom w:val="0"/>
      <w:divBdr>
        <w:top w:val="none" w:sz="0" w:space="0" w:color="auto"/>
        <w:left w:val="none" w:sz="0" w:space="0" w:color="auto"/>
        <w:bottom w:val="none" w:sz="0" w:space="0" w:color="auto"/>
        <w:right w:val="none" w:sz="0" w:space="0" w:color="auto"/>
      </w:divBdr>
    </w:div>
    <w:div w:id="1666325808">
      <w:bodyDiv w:val="1"/>
      <w:marLeft w:val="0"/>
      <w:marRight w:val="0"/>
      <w:marTop w:val="0"/>
      <w:marBottom w:val="0"/>
      <w:divBdr>
        <w:top w:val="none" w:sz="0" w:space="0" w:color="auto"/>
        <w:left w:val="none" w:sz="0" w:space="0" w:color="auto"/>
        <w:bottom w:val="none" w:sz="0" w:space="0" w:color="auto"/>
        <w:right w:val="none" w:sz="0" w:space="0" w:color="auto"/>
      </w:divBdr>
    </w:div>
    <w:div w:id="1666787106">
      <w:bodyDiv w:val="1"/>
      <w:marLeft w:val="0"/>
      <w:marRight w:val="0"/>
      <w:marTop w:val="0"/>
      <w:marBottom w:val="0"/>
      <w:divBdr>
        <w:top w:val="none" w:sz="0" w:space="0" w:color="auto"/>
        <w:left w:val="none" w:sz="0" w:space="0" w:color="auto"/>
        <w:bottom w:val="none" w:sz="0" w:space="0" w:color="auto"/>
        <w:right w:val="none" w:sz="0" w:space="0" w:color="auto"/>
      </w:divBdr>
    </w:div>
    <w:div w:id="1666937610">
      <w:bodyDiv w:val="1"/>
      <w:marLeft w:val="0"/>
      <w:marRight w:val="0"/>
      <w:marTop w:val="0"/>
      <w:marBottom w:val="0"/>
      <w:divBdr>
        <w:top w:val="none" w:sz="0" w:space="0" w:color="auto"/>
        <w:left w:val="none" w:sz="0" w:space="0" w:color="auto"/>
        <w:bottom w:val="none" w:sz="0" w:space="0" w:color="auto"/>
        <w:right w:val="none" w:sz="0" w:space="0" w:color="auto"/>
      </w:divBdr>
    </w:div>
    <w:div w:id="1667980096">
      <w:bodyDiv w:val="1"/>
      <w:marLeft w:val="0"/>
      <w:marRight w:val="0"/>
      <w:marTop w:val="0"/>
      <w:marBottom w:val="0"/>
      <w:divBdr>
        <w:top w:val="none" w:sz="0" w:space="0" w:color="auto"/>
        <w:left w:val="none" w:sz="0" w:space="0" w:color="auto"/>
        <w:bottom w:val="none" w:sz="0" w:space="0" w:color="auto"/>
        <w:right w:val="none" w:sz="0" w:space="0" w:color="auto"/>
      </w:divBdr>
    </w:div>
    <w:div w:id="1668437603">
      <w:bodyDiv w:val="1"/>
      <w:marLeft w:val="0"/>
      <w:marRight w:val="0"/>
      <w:marTop w:val="0"/>
      <w:marBottom w:val="0"/>
      <w:divBdr>
        <w:top w:val="none" w:sz="0" w:space="0" w:color="auto"/>
        <w:left w:val="none" w:sz="0" w:space="0" w:color="auto"/>
        <w:bottom w:val="none" w:sz="0" w:space="0" w:color="auto"/>
        <w:right w:val="none" w:sz="0" w:space="0" w:color="auto"/>
      </w:divBdr>
    </w:div>
    <w:div w:id="1668747299">
      <w:bodyDiv w:val="1"/>
      <w:marLeft w:val="0"/>
      <w:marRight w:val="0"/>
      <w:marTop w:val="0"/>
      <w:marBottom w:val="0"/>
      <w:divBdr>
        <w:top w:val="none" w:sz="0" w:space="0" w:color="auto"/>
        <w:left w:val="none" w:sz="0" w:space="0" w:color="auto"/>
        <w:bottom w:val="none" w:sz="0" w:space="0" w:color="auto"/>
        <w:right w:val="none" w:sz="0" w:space="0" w:color="auto"/>
      </w:divBdr>
    </w:div>
    <w:div w:id="1668829362">
      <w:bodyDiv w:val="1"/>
      <w:marLeft w:val="0"/>
      <w:marRight w:val="0"/>
      <w:marTop w:val="0"/>
      <w:marBottom w:val="0"/>
      <w:divBdr>
        <w:top w:val="none" w:sz="0" w:space="0" w:color="auto"/>
        <w:left w:val="none" w:sz="0" w:space="0" w:color="auto"/>
        <w:bottom w:val="none" w:sz="0" w:space="0" w:color="auto"/>
        <w:right w:val="none" w:sz="0" w:space="0" w:color="auto"/>
      </w:divBdr>
    </w:div>
    <w:div w:id="1669601589">
      <w:bodyDiv w:val="1"/>
      <w:marLeft w:val="0"/>
      <w:marRight w:val="0"/>
      <w:marTop w:val="0"/>
      <w:marBottom w:val="0"/>
      <w:divBdr>
        <w:top w:val="none" w:sz="0" w:space="0" w:color="auto"/>
        <w:left w:val="none" w:sz="0" w:space="0" w:color="auto"/>
        <w:bottom w:val="none" w:sz="0" w:space="0" w:color="auto"/>
        <w:right w:val="none" w:sz="0" w:space="0" w:color="auto"/>
      </w:divBdr>
    </w:div>
    <w:div w:id="1671251618">
      <w:bodyDiv w:val="1"/>
      <w:marLeft w:val="0"/>
      <w:marRight w:val="0"/>
      <w:marTop w:val="0"/>
      <w:marBottom w:val="0"/>
      <w:divBdr>
        <w:top w:val="none" w:sz="0" w:space="0" w:color="auto"/>
        <w:left w:val="none" w:sz="0" w:space="0" w:color="auto"/>
        <w:bottom w:val="none" w:sz="0" w:space="0" w:color="auto"/>
        <w:right w:val="none" w:sz="0" w:space="0" w:color="auto"/>
      </w:divBdr>
    </w:div>
    <w:div w:id="1671640885">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72177269">
      <w:bodyDiv w:val="1"/>
      <w:marLeft w:val="0"/>
      <w:marRight w:val="0"/>
      <w:marTop w:val="0"/>
      <w:marBottom w:val="0"/>
      <w:divBdr>
        <w:top w:val="none" w:sz="0" w:space="0" w:color="auto"/>
        <w:left w:val="none" w:sz="0" w:space="0" w:color="auto"/>
        <w:bottom w:val="none" w:sz="0" w:space="0" w:color="auto"/>
        <w:right w:val="none" w:sz="0" w:space="0" w:color="auto"/>
      </w:divBdr>
    </w:div>
    <w:div w:id="1672874733">
      <w:bodyDiv w:val="1"/>
      <w:marLeft w:val="0"/>
      <w:marRight w:val="0"/>
      <w:marTop w:val="0"/>
      <w:marBottom w:val="0"/>
      <w:divBdr>
        <w:top w:val="none" w:sz="0" w:space="0" w:color="auto"/>
        <w:left w:val="none" w:sz="0" w:space="0" w:color="auto"/>
        <w:bottom w:val="none" w:sz="0" w:space="0" w:color="auto"/>
        <w:right w:val="none" w:sz="0" w:space="0" w:color="auto"/>
      </w:divBdr>
    </w:div>
    <w:div w:id="1674187434">
      <w:bodyDiv w:val="1"/>
      <w:marLeft w:val="0"/>
      <w:marRight w:val="0"/>
      <w:marTop w:val="0"/>
      <w:marBottom w:val="0"/>
      <w:divBdr>
        <w:top w:val="none" w:sz="0" w:space="0" w:color="auto"/>
        <w:left w:val="none" w:sz="0" w:space="0" w:color="auto"/>
        <w:bottom w:val="none" w:sz="0" w:space="0" w:color="auto"/>
        <w:right w:val="none" w:sz="0" w:space="0" w:color="auto"/>
      </w:divBdr>
    </w:div>
    <w:div w:id="1674262152">
      <w:bodyDiv w:val="1"/>
      <w:marLeft w:val="0"/>
      <w:marRight w:val="0"/>
      <w:marTop w:val="0"/>
      <w:marBottom w:val="0"/>
      <w:divBdr>
        <w:top w:val="none" w:sz="0" w:space="0" w:color="auto"/>
        <w:left w:val="none" w:sz="0" w:space="0" w:color="auto"/>
        <w:bottom w:val="none" w:sz="0" w:space="0" w:color="auto"/>
        <w:right w:val="none" w:sz="0" w:space="0" w:color="auto"/>
      </w:divBdr>
    </w:div>
    <w:div w:id="1675958253">
      <w:bodyDiv w:val="1"/>
      <w:marLeft w:val="0"/>
      <w:marRight w:val="0"/>
      <w:marTop w:val="0"/>
      <w:marBottom w:val="0"/>
      <w:divBdr>
        <w:top w:val="none" w:sz="0" w:space="0" w:color="auto"/>
        <w:left w:val="none" w:sz="0" w:space="0" w:color="auto"/>
        <w:bottom w:val="none" w:sz="0" w:space="0" w:color="auto"/>
        <w:right w:val="none" w:sz="0" w:space="0" w:color="auto"/>
      </w:divBdr>
    </w:div>
    <w:div w:id="1679697225">
      <w:bodyDiv w:val="1"/>
      <w:marLeft w:val="0"/>
      <w:marRight w:val="0"/>
      <w:marTop w:val="0"/>
      <w:marBottom w:val="0"/>
      <w:divBdr>
        <w:top w:val="none" w:sz="0" w:space="0" w:color="auto"/>
        <w:left w:val="none" w:sz="0" w:space="0" w:color="auto"/>
        <w:bottom w:val="none" w:sz="0" w:space="0" w:color="auto"/>
        <w:right w:val="none" w:sz="0" w:space="0" w:color="auto"/>
      </w:divBdr>
    </w:div>
    <w:div w:id="1680346634">
      <w:bodyDiv w:val="1"/>
      <w:marLeft w:val="0"/>
      <w:marRight w:val="0"/>
      <w:marTop w:val="0"/>
      <w:marBottom w:val="0"/>
      <w:divBdr>
        <w:top w:val="none" w:sz="0" w:space="0" w:color="auto"/>
        <w:left w:val="none" w:sz="0" w:space="0" w:color="auto"/>
        <w:bottom w:val="none" w:sz="0" w:space="0" w:color="auto"/>
        <w:right w:val="none" w:sz="0" w:space="0" w:color="auto"/>
      </w:divBdr>
    </w:div>
    <w:div w:id="1680352770">
      <w:bodyDiv w:val="1"/>
      <w:marLeft w:val="0"/>
      <w:marRight w:val="0"/>
      <w:marTop w:val="0"/>
      <w:marBottom w:val="0"/>
      <w:divBdr>
        <w:top w:val="none" w:sz="0" w:space="0" w:color="auto"/>
        <w:left w:val="none" w:sz="0" w:space="0" w:color="auto"/>
        <w:bottom w:val="none" w:sz="0" w:space="0" w:color="auto"/>
        <w:right w:val="none" w:sz="0" w:space="0" w:color="auto"/>
      </w:divBdr>
    </w:div>
    <w:div w:id="1681932863">
      <w:bodyDiv w:val="1"/>
      <w:marLeft w:val="0"/>
      <w:marRight w:val="0"/>
      <w:marTop w:val="0"/>
      <w:marBottom w:val="0"/>
      <w:divBdr>
        <w:top w:val="none" w:sz="0" w:space="0" w:color="auto"/>
        <w:left w:val="none" w:sz="0" w:space="0" w:color="auto"/>
        <w:bottom w:val="none" w:sz="0" w:space="0" w:color="auto"/>
        <w:right w:val="none" w:sz="0" w:space="0" w:color="auto"/>
      </w:divBdr>
    </w:div>
    <w:div w:id="1682079293">
      <w:bodyDiv w:val="1"/>
      <w:marLeft w:val="0"/>
      <w:marRight w:val="0"/>
      <w:marTop w:val="0"/>
      <w:marBottom w:val="0"/>
      <w:divBdr>
        <w:top w:val="none" w:sz="0" w:space="0" w:color="auto"/>
        <w:left w:val="none" w:sz="0" w:space="0" w:color="auto"/>
        <w:bottom w:val="none" w:sz="0" w:space="0" w:color="auto"/>
        <w:right w:val="none" w:sz="0" w:space="0" w:color="auto"/>
      </w:divBdr>
    </w:div>
    <w:div w:id="1683167185">
      <w:bodyDiv w:val="1"/>
      <w:marLeft w:val="0"/>
      <w:marRight w:val="0"/>
      <w:marTop w:val="0"/>
      <w:marBottom w:val="0"/>
      <w:divBdr>
        <w:top w:val="none" w:sz="0" w:space="0" w:color="auto"/>
        <w:left w:val="none" w:sz="0" w:space="0" w:color="auto"/>
        <w:bottom w:val="none" w:sz="0" w:space="0" w:color="auto"/>
        <w:right w:val="none" w:sz="0" w:space="0" w:color="auto"/>
      </w:divBdr>
    </w:div>
    <w:div w:id="1683434903">
      <w:bodyDiv w:val="1"/>
      <w:marLeft w:val="0"/>
      <w:marRight w:val="0"/>
      <w:marTop w:val="0"/>
      <w:marBottom w:val="0"/>
      <w:divBdr>
        <w:top w:val="none" w:sz="0" w:space="0" w:color="auto"/>
        <w:left w:val="none" w:sz="0" w:space="0" w:color="auto"/>
        <w:bottom w:val="none" w:sz="0" w:space="0" w:color="auto"/>
        <w:right w:val="none" w:sz="0" w:space="0" w:color="auto"/>
      </w:divBdr>
    </w:div>
    <w:div w:id="1686593150">
      <w:bodyDiv w:val="1"/>
      <w:marLeft w:val="0"/>
      <w:marRight w:val="0"/>
      <w:marTop w:val="0"/>
      <w:marBottom w:val="0"/>
      <w:divBdr>
        <w:top w:val="none" w:sz="0" w:space="0" w:color="auto"/>
        <w:left w:val="none" w:sz="0" w:space="0" w:color="auto"/>
        <w:bottom w:val="none" w:sz="0" w:space="0" w:color="auto"/>
        <w:right w:val="none" w:sz="0" w:space="0" w:color="auto"/>
      </w:divBdr>
    </w:div>
    <w:div w:id="1686715166">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688406633">
      <w:bodyDiv w:val="1"/>
      <w:marLeft w:val="0"/>
      <w:marRight w:val="0"/>
      <w:marTop w:val="0"/>
      <w:marBottom w:val="0"/>
      <w:divBdr>
        <w:top w:val="none" w:sz="0" w:space="0" w:color="auto"/>
        <w:left w:val="none" w:sz="0" w:space="0" w:color="auto"/>
        <w:bottom w:val="none" w:sz="0" w:space="0" w:color="auto"/>
        <w:right w:val="none" w:sz="0" w:space="0" w:color="auto"/>
      </w:divBdr>
    </w:div>
    <w:div w:id="1689527828">
      <w:bodyDiv w:val="1"/>
      <w:marLeft w:val="0"/>
      <w:marRight w:val="0"/>
      <w:marTop w:val="0"/>
      <w:marBottom w:val="0"/>
      <w:divBdr>
        <w:top w:val="none" w:sz="0" w:space="0" w:color="auto"/>
        <w:left w:val="none" w:sz="0" w:space="0" w:color="auto"/>
        <w:bottom w:val="none" w:sz="0" w:space="0" w:color="auto"/>
        <w:right w:val="none" w:sz="0" w:space="0" w:color="auto"/>
      </w:divBdr>
    </w:div>
    <w:div w:id="1689870518">
      <w:bodyDiv w:val="1"/>
      <w:marLeft w:val="0"/>
      <w:marRight w:val="0"/>
      <w:marTop w:val="0"/>
      <w:marBottom w:val="0"/>
      <w:divBdr>
        <w:top w:val="none" w:sz="0" w:space="0" w:color="auto"/>
        <w:left w:val="none" w:sz="0" w:space="0" w:color="auto"/>
        <w:bottom w:val="none" w:sz="0" w:space="0" w:color="auto"/>
        <w:right w:val="none" w:sz="0" w:space="0" w:color="auto"/>
      </w:divBdr>
    </w:div>
    <w:div w:id="1693266727">
      <w:bodyDiv w:val="1"/>
      <w:marLeft w:val="0"/>
      <w:marRight w:val="0"/>
      <w:marTop w:val="0"/>
      <w:marBottom w:val="0"/>
      <w:divBdr>
        <w:top w:val="none" w:sz="0" w:space="0" w:color="auto"/>
        <w:left w:val="none" w:sz="0" w:space="0" w:color="auto"/>
        <w:bottom w:val="none" w:sz="0" w:space="0" w:color="auto"/>
        <w:right w:val="none" w:sz="0" w:space="0" w:color="auto"/>
      </w:divBdr>
    </w:div>
    <w:div w:id="1693845772">
      <w:bodyDiv w:val="1"/>
      <w:marLeft w:val="0"/>
      <w:marRight w:val="0"/>
      <w:marTop w:val="0"/>
      <w:marBottom w:val="0"/>
      <w:divBdr>
        <w:top w:val="none" w:sz="0" w:space="0" w:color="auto"/>
        <w:left w:val="none" w:sz="0" w:space="0" w:color="auto"/>
        <w:bottom w:val="none" w:sz="0" w:space="0" w:color="auto"/>
        <w:right w:val="none" w:sz="0" w:space="0" w:color="auto"/>
      </w:divBdr>
    </w:div>
    <w:div w:id="1694502037">
      <w:bodyDiv w:val="1"/>
      <w:marLeft w:val="0"/>
      <w:marRight w:val="0"/>
      <w:marTop w:val="0"/>
      <w:marBottom w:val="0"/>
      <w:divBdr>
        <w:top w:val="none" w:sz="0" w:space="0" w:color="auto"/>
        <w:left w:val="none" w:sz="0" w:space="0" w:color="auto"/>
        <w:bottom w:val="none" w:sz="0" w:space="0" w:color="auto"/>
        <w:right w:val="none" w:sz="0" w:space="0" w:color="auto"/>
      </w:divBdr>
    </w:div>
    <w:div w:id="1694915862">
      <w:bodyDiv w:val="1"/>
      <w:marLeft w:val="0"/>
      <w:marRight w:val="0"/>
      <w:marTop w:val="0"/>
      <w:marBottom w:val="0"/>
      <w:divBdr>
        <w:top w:val="none" w:sz="0" w:space="0" w:color="auto"/>
        <w:left w:val="none" w:sz="0" w:space="0" w:color="auto"/>
        <w:bottom w:val="none" w:sz="0" w:space="0" w:color="auto"/>
        <w:right w:val="none" w:sz="0" w:space="0" w:color="auto"/>
      </w:divBdr>
    </w:div>
    <w:div w:id="1694963810">
      <w:bodyDiv w:val="1"/>
      <w:marLeft w:val="0"/>
      <w:marRight w:val="0"/>
      <w:marTop w:val="0"/>
      <w:marBottom w:val="0"/>
      <w:divBdr>
        <w:top w:val="none" w:sz="0" w:space="0" w:color="auto"/>
        <w:left w:val="none" w:sz="0" w:space="0" w:color="auto"/>
        <w:bottom w:val="none" w:sz="0" w:space="0" w:color="auto"/>
        <w:right w:val="none" w:sz="0" w:space="0" w:color="auto"/>
      </w:divBdr>
    </w:div>
    <w:div w:id="1695693916">
      <w:bodyDiv w:val="1"/>
      <w:marLeft w:val="0"/>
      <w:marRight w:val="0"/>
      <w:marTop w:val="0"/>
      <w:marBottom w:val="0"/>
      <w:divBdr>
        <w:top w:val="none" w:sz="0" w:space="0" w:color="auto"/>
        <w:left w:val="none" w:sz="0" w:space="0" w:color="auto"/>
        <w:bottom w:val="none" w:sz="0" w:space="0" w:color="auto"/>
        <w:right w:val="none" w:sz="0" w:space="0" w:color="auto"/>
      </w:divBdr>
    </w:div>
    <w:div w:id="1695841883">
      <w:bodyDiv w:val="1"/>
      <w:marLeft w:val="0"/>
      <w:marRight w:val="0"/>
      <w:marTop w:val="0"/>
      <w:marBottom w:val="0"/>
      <w:divBdr>
        <w:top w:val="none" w:sz="0" w:space="0" w:color="auto"/>
        <w:left w:val="none" w:sz="0" w:space="0" w:color="auto"/>
        <w:bottom w:val="none" w:sz="0" w:space="0" w:color="auto"/>
        <w:right w:val="none" w:sz="0" w:space="0" w:color="auto"/>
      </w:divBdr>
    </w:div>
    <w:div w:id="1696926031">
      <w:bodyDiv w:val="1"/>
      <w:marLeft w:val="0"/>
      <w:marRight w:val="0"/>
      <w:marTop w:val="0"/>
      <w:marBottom w:val="0"/>
      <w:divBdr>
        <w:top w:val="none" w:sz="0" w:space="0" w:color="auto"/>
        <w:left w:val="none" w:sz="0" w:space="0" w:color="auto"/>
        <w:bottom w:val="none" w:sz="0" w:space="0" w:color="auto"/>
        <w:right w:val="none" w:sz="0" w:space="0" w:color="auto"/>
      </w:divBdr>
    </w:div>
    <w:div w:id="1697848059">
      <w:bodyDiv w:val="1"/>
      <w:marLeft w:val="0"/>
      <w:marRight w:val="0"/>
      <w:marTop w:val="0"/>
      <w:marBottom w:val="0"/>
      <w:divBdr>
        <w:top w:val="none" w:sz="0" w:space="0" w:color="auto"/>
        <w:left w:val="none" w:sz="0" w:space="0" w:color="auto"/>
        <w:bottom w:val="none" w:sz="0" w:space="0" w:color="auto"/>
        <w:right w:val="none" w:sz="0" w:space="0" w:color="auto"/>
      </w:divBdr>
    </w:div>
    <w:div w:id="1698892349">
      <w:bodyDiv w:val="1"/>
      <w:marLeft w:val="0"/>
      <w:marRight w:val="0"/>
      <w:marTop w:val="0"/>
      <w:marBottom w:val="0"/>
      <w:divBdr>
        <w:top w:val="none" w:sz="0" w:space="0" w:color="auto"/>
        <w:left w:val="none" w:sz="0" w:space="0" w:color="auto"/>
        <w:bottom w:val="none" w:sz="0" w:space="0" w:color="auto"/>
        <w:right w:val="none" w:sz="0" w:space="0" w:color="auto"/>
      </w:divBdr>
    </w:div>
    <w:div w:id="1700399725">
      <w:bodyDiv w:val="1"/>
      <w:marLeft w:val="0"/>
      <w:marRight w:val="0"/>
      <w:marTop w:val="0"/>
      <w:marBottom w:val="0"/>
      <w:divBdr>
        <w:top w:val="none" w:sz="0" w:space="0" w:color="auto"/>
        <w:left w:val="none" w:sz="0" w:space="0" w:color="auto"/>
        <w:bottom w:val="none" w:sz="0" w:space="0" w:color="auto"/>
        <w:right w:val="none" w:sz="0" w:space="0" w:color="auto"/>
      </w:divBdr>
    </w:div>
    <w:div w:id="1700543687">
      <w:bodyDiv w:val="1"/>
      <w:marLeft w:val="0"/>
      <w:marRight w:val="0"/>
      <w:marTop w:val="0"/>
      <w:marBottom w:val="0"/>
      <w:divBdr>
        <w:top w:val="none" w:sz="0" w:space="0" w:color="auto"/>
        <w:left w:val="none" w:sz="0" w:space="0" w:color="auto"/>
        <w:bottom w:val="none" w:sz="0" w:space="0" w:color="auto"/>
        <w:right w:val="none" w:sz="0" w:space="0" w:color="auto"/>
      </w:divBdr>
    </w:div>
    <w:div w:id="1701005470">
      <w:bodyDiv w:val="1"/>
      <w:marLeft w:val="0"/>
      <w:marRight w:val="0"/>
      <w:marTop w:val="0"/>
      <w:marBottom w:val="0"/>
      <w:divBdr>
        <w:top w:val="none" w:sz="0" w:space="0" w:color="auto"/>
        <w:left w:val="none" w:sz="0" w:space="0" w:color="auto"/>
        <w:bottom w:val="none" w:sz="0" w:space="0" w:color="auto"/>
        <w:right w:val="none" w:sz="0" w:space="0" w:color="auto"/>
      </w:divBdr>
    </w:div>
    <w:div w:id="1702395820">
      <w:bodyDiv w:val="1"/>
      <w:marLeft w:val="0"/>
      <w:marRight w:val="0"/>
      <w:marTop w:val="0"/>
      <w:marBottom w:val="0"/>
      <w:divBdr>
        <w:top w:val="none" w:sz="0" w:space="0" w:color="auto"/>
        <w:left w:val="none" w:sz="0" w:space="0" w:color="auto"/>
        <w:bottom w:val="none" w:sz="0" w:space="0" w:color="auto"/>
        <w:right w:val="none" w:sz="0" w:space="0" w:color="auto"/>
      </w:divBdr>
    </w:div>
    <w:div w:id="1703171854">
      <w:bodyDiv w:val="1"/>
      <w:marLeft w:val="0"/>
      <w:marRight w:val="0"/>
      <w:marTop w:val="0"/>
      <w:marBottom w:val="0"/>
      <w:divBdr>
        <w:top w:val="none" w:sz="0" w:space="0" w:color="auto"/>
        <w:left w:val="none" w:sz="0" w:space="0" w:color="auto"/>
        <w:bottom w:val="none" w:sz="0" w:space="0" w:color="auto"/>
        <w:right w:val="none" w:sz="0" w:space="0" w:color="auto"/>
      </w:divBdr>
    </w:div>
    <w:div w:id="1703509804">
      <w:bodyDiv w:val="1"/>
      <w:marLeft w:val="0"/>
      <w:marRight w:val="0"/>
      <w:marTop w:val="0"/>
      <w:marBottom w:val="0"/>
      <w:divBdr>
        <w:top w:val="none" w:sz="0" w:space="0" w:color="auto"/>
        <w:left w:val="none" w:sz="0" w:space="0" w:color="auto"/>
        <w:bottom w:val="none" w:sz="0" w:space="0" w:color="auto"/>
        <w:right w:val="none" w:sz="0" w:space="0" w:color="auto"/>
      </w:divBdr>
    </w:div>
    <w:div w:id="1703556074">
      <w:bodyDiv w:val="1"/>
      <w:marLeft w:val="0"/>
      <w:marRight w:val="0"/>
      <w:marTop w:val="0"/>
      <w:marBottom w:val="0"/>
      <w:divBdr>
        <w:top w:val="none" w:sz="0" w:space="0" w:color="auto"/>
        <w:left w:val="none" w:sz="0" w:space="0" w:color="auto"/>
        <w:bottom w:val="none" w:sz="0" w:space="0" w:color="auto"/>
        <w:right w:val="none" w:sz="0" w:space="0" w:color="auto"/>
      </w:divBdr>
    </w:div>
    <w:div w:id="1704285365">
      <w:bodyDiv w:val="1"/>
      <w:marLeft w:val="0"/>
      <w:marRight w:val="0"/>
      <w:marTop w:val="0"/>
      <w:marBottom w:val="0"/>
      <w:divBdr>
        <w:top w:val="none" w:sz="0" w:space="0" w:color="auto"/>
        <w:left w:val="none" w:sz="0" w:space="0" w:color="auto"/>
        <w:bottom w:val="none" w:sz="0" w:space="0" w:color="auto"/>
        <w:right w:val="none" w:sz="0" w:space="0" w:color="auto"/>
      </w:divBdr>
    </w:div>
    <w:div w:id="1706980924">
      <w:bodyDiv w:val="1"/>
      <w:marLeft w:val="0"/>
      <w:marRight w:val="0"/>
      <w:marTop w:val="0"/>
      <w:marBottom w:val="0"/>
      <w:divBdr>
        <w:top w:val="none" w:sz="0" w:space="0" w:color="auto"/>
        <w:left w:val="none" w:sz="0" w:space="0" w:color="auto"/>
        <w:bottom w:val="none" w:sz="0" w:space="0" w:color="auto"/>
        <w:right w:val="none" w:sz="0" w:space="0" w:color="auto"/>
      </w:divBdr>
    </w:div>
    <w:div w:id="1707557417">
      <w:bodyDiv w:val="1"/>
      <w:marLeft w:val="0"/>
      <w:marRight w:val="0"/>
      <w:marTop w:val="0"/>
      <w:marBottom w:val="0"/>
      <w:divBdr>
        <w:top w:val="none" w:sz="0" w:space="0" w:color="auto"/>
        <w:left w:val="none" w:sz="0" w:space="0" w:color="auto"/>
        <w:bottom w:val="none" w:sz="0" w:space="0" w:color="auto"/>
        <w:right w:val="none" w:sz="0" w:space="0" w:color="auto"/>
      </w:divBdr>
    </w:div>
    <w:div w:id="1709917756">
      <w:bodyDiv w:val="1"/>
      <w:marLeft w:val="0"/>
      <w:marRight w:val="0"/>
      <w:marTop w:val="0"/>
      <w:marBottom w:val="0"/>
      <w:divBdr>
        <w:top w:val="none" w:sz="0" w:space="0" w:color="auto"/>
        <w:left w:val="none" w:sz="0" w:space="0" w:color="auto"/>
        <w:bottom w:val="none" w:sz="0" w:space="0" w:color="auto"/>
        <w:right w:val="none" w:sz="0" w:space="0" w:color="auto"/>
      </w:divBdr>
    </w:div>
    <w:div w:id="1710378045">
      <w:bodyDiv w:val="1"/>
      <w:marLeft w:val="0"/>
      <w:marRight w:val="0"/>
      <w:marTop w:val="0"/>
      <w:marBottom w:val="0"/>
      <w:divBdr>
        <w:top w:val="none" w:sz="0" w:space="0" w:color="auto"/>
        <w:left w:val="none" w:sz="0" w:space="0" w:color="auto"/>
        <w:bottom w:val="none" w:sz="0" w:space="0" w:color="auto"/>
        <w:right w:val="none" w:sz="0" w:space="0" w:color="auto"/>
      </w:divBdr>
    </w:div>
    <w:div w:id="1711614673">
      <w:bodyDiv w:val="1"/>
      <w:marLeft w:val="0"/>
      <w:marRight w:val="0"/>
      <w:marTop w:val="0"/>
      <w:marBottom w:val="0"/>
      <w:divBdr>
        <w:top w:val="none" w:sz="0" w:space="0" w:color="auto"/>
        <w:left w:val="none" w:sz="0" w:space="0" w:color="auto"/>
        <w:bottom w:val="none" w:sz="0" w:space="0" w:color="auto"/>
        <w:right w:val="none" w:sz="0" w:space="0" w:color="auto"/>
      </w:divBdr>
    </w:div>
    <w:div w:id="1712149214">
      <w:bodyDiv w:val="1"/>
      <w:marLeft w:val="0"/>
      <w:marRight w:val="0"/>
      <w:marTop w:val="0"/>
      <w:marBottom w:val="0"/>
      <w:divBdr>
        <w:top w:val="none" w:sz="0" w:space="0" w:color="auto"/>
        <w:left w:val="none" w:sz="0" w:space="0" w:color="auto"/>
        <w:bottom w:val="none" w:sz="0" w:space="0" w:color="auto"/>
        <w:right w:val="none" w:sz="0" w:space="0" w:color="auto"/>
      </w:divBdr>
    </w:div>
    <w:div w:id="1713335847">
      <w:bodyDiv w:val="1"/>
      <w:marLeft w:val="0"/>
      <w:marRight w:val="0"/>
      <w:marTop w:val="0"/>
      <w:marBottom w:val="0"/>
      <w:divBdr>
        <w:top w:val="none" w:sz="0" w:space="0" w:color="auto"/>
        <w:left w:val="none" w:sz="0" w:space="0" w:color="auto"/>
        <w:bottom w:val="none" w:sz="0" w:space="0" w:color="auto"/>
        <w:right w:val="none" w:sz="0" w:space="0" w:color="auto"/>
      </w:divBdr>
    </w:div>
    <w:div w:id="1714186301">
      <w:bodyDiv w:val="1"/>
      <w:marLeft w:val="0"/>
      <w:marRight w:val="0"/>
      <w:marTop w:val="0"/>
      <w:marBottom w:val="0"/>
      <w:divBdr>
        <w:top w:val="none" w:sz="0" w:space="0" w:color="auto"/>
        <w:left w:val="none" w:sz="0" w:space="0" w:color="auto"/>
        <w:bottom w:val="none" w:sz="0" w:space="0" w:color="auto"/>
        <w:right w:val="none" w:sz="0" w:space="0" w:color="auto"/>
      </w:divBdr>
    </w:div>
    <w:div w:id="1714840040">
      <w:bodyDiv w:val="1"/>
      <w:marLeft w:val="0"/>
      <w:marRight w:val="0"/>
      <w:marTop w:val="0"/>
      <w:marBottom w:val="0"/>
      <w:divBdr>
        <w:top w:val="none" w:sz="0" w:space="0" w:color="auto"/>
        <w:left w:val="none" w:sz="0" w:space="0" w:color="auto"/>
        <w:bottom w:val="none" w:sz="0" w:space="0" w:color="auto"/>
        <w:right w:val="none" w:sz="0" w:space="0" w:color="auto"/>
      </w:divBdr>
    </w:div>
    <w:div w:id="1717387796">
      <w:bodyDiv w:val="1"/>
      <w:marLeft w:val="0"/>
      <w:marRight w:val="0"/>
      <w:marTop w:val="0"/>
      <w:marBottom w:val="0"/>
      <w:divBdr>
        <w:top w:val="none" w:sz="0" w:space="0" w:color="auto"/>
        <w:left w:val="none" w:sz="0" w:space="0" w:color="auto"/>
        <w:bottom w:val="none" w:sz="0" w:space="0" w:color="auto"/>
        <w:right w:val="none" w:sz="0" w:space="0" w:color="auto"/>
      </w:divBdr>
    </w:div>
    <w:div w:id="1718890865">
      <w:bodyDiv w:val="1"/>
      <w:marLeft w:val="0"/>
      <w:marRight w:val="0"/>
      <w:marTop w:val="0"/>
      <w:marBottom w:val="0"/>
      <w:divBdr>
        <w:top w:val="none" w:sz="0" w:space="0" w:color="auto"/>
        <w:left w:val="none" w:sz="0" w:space="0" w:color="auto"/>
        <w:bottom w:val="none" w:sz="0" w:space="0" w:color="auto"/>
        <w:right w:val="none" w:sz="0" w:space="0" w:color="auto"/>
      </w:divBdr>
    </w:div>
    <w:div w:id="1719433657">
      <w:bodyDiv w:val="1"/>
      <w:marLeft w:val="0"/>
      <w:marRight w:val="0"/>
      <w:marTop w:val="0"/>
      <w:marBottom w:val="0"/>
      <w:divBdr>
        <w:top w:val="none" w:sz="0" w:space="0" w:color="auto"/>
        <w:left w:val="none" w:sz="0" w:space="0" w:color="auto"/>
        <w:bottom w:val="none" w:sz="0" w:space="0" w:color="auto"/>
        <w:right w:val="none" w:sz="0" w:space="0" w:color="auto"/>
      </w:divBdr>
    </w:div>
    <w:div w:id="1721704342">
      <w:bodyDiv w:val="1"/>
      <w:marLeft w:val="0"/>
      <w:marRight w:val="0"/>
      <w:marTop w:val="0"/>
      <w:marBottom w:val="0"/>
      <w:divBdr>
        <w:top w:val="none" w:sz="0" w:space="0" w:color="auto"/>
        <w:left w:val="none" w:sz="0" w:space="0" w:color="auto"/>
        <w:bottom w:val="none" w:sz="0" w:space="0" w:color="auto"/>
        <w:right w:val="none" w:sz="0" w:space="0" w:color="auto"/>
      </w:divBdr>
    </w:div>
    <w:div w:id="1722822335">
      <w:bodyDiv w:val="1"/>
      <w:marLeft w:val="0"/>
      <w:marRight w:val="0"/>
      <w:marTop w:val="0"/>
      <w:marBottom w:val="0"/>
      <w:divBdr>
        <w:top w:val="none" w:sz="0" w:space="0" w:color="auto"/>
        <w:left w:val="none" w:sz="0" w:space="0" w:color="auto"/>
        <w:bottom w:val="none" w:sz="0" w:space="0" w:color="auto"/>
        <w:right w:val="none" w:sz="0" w:space="0" w:color="auto"/>
      </w:divBdr>
    </w:div>
    <w:div w:id="1724476727">
      <w:bodyDiv w:val="1"/>
      <w:marLeft w:val="0"/>
      <w:marRight w:val="0"/>
      <w:marTop w:val="0"/>
      <w:marBottom w:val="0"/>
      <w:divBdr>
        <w:top w:val="none" w:sz="0" w:space="0" w:color="auto"/>
        <w:left w:val="none" w:sz="0" w:space="0" w:color="auto"/>
        <w:bottom w:val="none" w:sz="0" w:space="0" w:color="auto"/>
        <w:right w:val="none" w:sz="0" w:space="0" w:color="auto"/>
      </w:divBdr>
    </w:div>
    <w:div w:id="1724668507">
      <w:bodyDiv w:val="1"/>
      <w:marLeft w:val="0"/>
      <w:marRight w:val="0"/>
      <w:marTop w:val="0"/>
      <w:marBottom w:val="0"/>
      <w:divBdr>
        <w:top w:val="none" w:sz="0" w:space="0" w:color="auto"/>
        <w:left w:val="none" w:sz="0" w:space="0" w:color="auto"/>
        <w:bottom w:val="none" w:sz="0" w:space="0" w:color="auto"/>
        <w:right w:val="none" w:sz="0" w:space="0" w:color="auto"/>
      </w:divBdr>
    </w:div>
    <w:div w:id="1724714121">
      <w:bodyDiv w:val="1"/>
      <w:marLeft w:val="0"/>
      <w:marRight w:val="0"/>
      <w:marTop w:val="0"/>
      <w:marBottom w:val="0"/>
      <w:divBdr>
        <w:top w:val="none" w:sz="0" w:space="0" w:color="auto"/>
        <w:left w:val="none" w:sz="0" w:space="0" w:color="auto"/>
        <w:bottom w:val="none" w:sz="0" w:space="0" w:color="auto"/>
        <w:right w:val="none" w:sz="0" w:space="0" w:color="auto"/>
      </w:divBdr>
    </w:div>
    <w:div w:id="1724786881">
      <w:bodyDiv w:val="1"/>
      <w:marLeft w:val="0"/>
      <w:marRight w:val="0"/>
      <w:marTop w:val="0"/>
      <w:marBottom w:val="0"/>
      <w:divBdr>
        <w:top w:val="none" w:sz="0" w:space="0" w:color="auto"/>
        <w:left w:val="none" w:sz="0" w:space="0" w:color="auto"/>
        <w:bottom w:val="none" w:sz="0" w:space="0" w:color="auto"/>
        <w:right w:val="none" w:sz="0" w:space="0" w:color="auto"/>
      </w:divBdr>
    </w:div>
    <w:div w:id="1725063669">
      <w:bodyDiv w:val="1"/>
      <w:marLeft w:val="0"/>
      <w:marRight w:val="0"/>
      <w:marTop w:val="0"/>
      <w:marBottom w:val="0"/>
      <w:divBdr>
        <w:top w:val="none" w:sz="0" w:space="0" w:color="auto"/>
        <w:left w:val="none" w:sz="0" w:space="0" w:color="auto"/>
        <w:bottom w:val="none" w:sz="0" w:space="0" w:color="auto"/>
        <w:right w:val="none" w:sz="0" w:space="0" w:color="auto"/>
      </w:divBdr>
    </w:div>
    <w:div w:id="1726174825">
      <w:bodyDiv w:val="1"/>
      <w:marLeft w:val="0"/>
      <w:marRight w:val="0"/>
      <w:marTop w:val="0"/>
      <w:marBottom w:val="0"/>
      <w:divBdr>
        <w:top w:val="none" w:sz="0" w:space="0" w:color="auto"/>
        <w:left w:val="none" w:sz="0" w:space="0" w:color="auto"/>
        <w:bottom w:val="none" w:sz="0" w:space="0" w:color="auto"/>
        <w:right w:val="none" w:sz="0" w:space="0" w:color="auto"/>
      </w:divBdr>
    </w:div>
    <w:div w:id="1727148327">
      <w:bodyDiv w:val="1"/>
      <w:marLeft w:val="0"/>
      <w:marRight w:val="0"/>
      <w:marTop w:val="0"/>
      <w:marBottom w:val="0"/>
      <w:divBdr>
        <w:top w:val="none" w:sz="0" w:space="0" w:color="auto"/>
        <w:left w:val="none" w:sz="0" w:space="0" w:color="auto"/>
        <w:bottom w:val="none" w:sz="0" w:space="0" w:color="auto"/>
        <w:right w:val="none" w:sz="0" w:space="0" w:color="auto"/>
      </w:divBdr>
    </w:div>
    <w:div w:id="1727335806">
      <w:bodyDiv w:val="1"/>
      <w:marLeft w:val="0"/>
      <w:marRight w:val="0"/>
      <w:marTop w:val="0"/>
      <w:marBottom w:val="0"/>
      <w:divBdr>
        <w:top w:val="none" w:sz="0" w:space="0" w:color="auto"/>
        <w:left w:val="none" w:sz="0" w:space="0" w:color="auto"/>
        <w:bottom w:val="none" w:sz="0" w:space="0" w:color="auto"/>
        <w:right w:val="none" w:sz="0" w:space="0" w:color="auto"/>
      </w:divBdr>
    </w:div>
    <w:div w:id="1727727464">
      <w:bodyDiv w:val="1"/>
      <w:marLeft w:val="0"/>
      <w:marRight w:val="0"/>
      <w:marTop w:val="0"/>
      <w:marBottom w:val="0"/>
      <w:divBdr>
        <w:top w:val="none" w:sz="0" w:space="0" w:color="auto"/>
        <w:left w:val="none" w:sz="0" w:space="0" w:color="auto"/>
        <w:bottom w:val="none" w:sz="0" w:space="0" w:color="auto"/>
        <w:right w:val="none" w:sz="0" w:space="0" w:color="auto"/>
      </w:divBdr>
    </w:div>
    <w:div w:id="1730224720">
      <w:bodyDiv w:val="1"/>
      <w:marLeft w:val="0"/>
      <w:marRight w:val="0"/>
      <w:marTop w:val="0"/>
      <w:marBottom w:val="0"/>
      <w:divBdr>
        <w:top w:val="none" w:sz="0" w:space="0" w:color="auto"/>
        <w:left w:val="none" w:sz="0" w:space="0" w:color="auto"/>
        <w:bottom w:val="none" w:sz="0" w:space="0" w:color="auto"/>
        <w:right w:val="none" w:sz="0" w:space="0" w:color="auto"/>
      </w:divBdr>
    </w:div>
    <w:div w:id="1732607310">
      <w:bodyDiv w:val="1"/>
      <w:marLeft w:val="0"/>
      <w:marRight w:val="0"/>
      <w:marTop w:val="0"/>
      <w:marBottom w:val="0"/>
      <w:divBdr>
        <w:top w:val="none" w:sz="0" w:space="0" w:color="auto"/>
        <w:left w:val="none" w:sz="0" w:space="0" w:color="auto"/>
        <w:bottom w:val="none" w:sz="0" w:space="0" w:color="auto"/>
        <w:right w:val="none" w:sz="0" w:space="0" w:color="auto"/>
      </w:divBdr>
    </w:div>
    <w:div w:id="1733231949">
      <w:bodyDiv w:val="1"/>
      <w:marLeft w:val="0"/>
      <w:marRight w:val="0"/>
      <w:marTop w:val="0"/>
      <w:marBottom w:val="0"/>
      <w:divBdr>
        <w:top w:val="none" w:sz="0" w:space="0" w:color="auto"/>
        <w:left w:val="none" w:sz="0" w:space="0" w:color="auto"/>
        <w:bottom w:val="none" w:sz="0" w:space="0" w:color="auto"/>
        <w:right w:val="none" w:sz="0" w:space="0" w:color="auto"/>
      </w:divBdr>
    </w:div>
    <w:div w:id="1734237273">
      <w:bodyDiv w:val="1"/>
      <w:marLeft w:val="0"/>
      <w:marRight w:val="0"/>
      <w:marTop w:val="0"/>
      <w:marBottom w:val="0"/>
      <w:divBdr>
        <w:top w:val="none" w:sz="0" w:space="0" w:color="auto"/>
        <w:left w:val="none" w:sz="0" w:space="0" w:color="auto"/>
        <w:bottom w:val="none" w:sz="0" w:space="0" w:color="auto"/>
        <w:right w:val="none" w:sz="0" w:space="0" w:color="auto"/>
      </w:divBdr>
    </w:div>
    <w:div w:id="1734960771">
      <w:bodyDiv w:val="1"/>
      <w:marLeft w:val="0"/>
      <w:marRight w:val="0"/>
      <w:marTop w:val="0"/>
      <w:marBottom w:val="0"/>
      <w:divBdr>
        <w:top w:val="none" w:sz="0" w:space="0" w:color="auto"/>
        <w:left w:val="none" w:sz="0" w:space="0" w:color="auto"/>
        <w:bottom w:val="none" w:sz="0" w:space="0" w:color="auto"/>
        <w:right w:val="none" w:sz="0" w:space="0" w:color="auto"/>
      </w:divBdr>
    </w:div>
    <w:div w:id="1736272099">
      <w:bodyDiv w:val="1"/>
      <w:marLeft w:val="0"/>
      <w:marRight w:val="0"/>
      <w:marTop w:val="0"/>
      <w:marBottom w:val="0"/>
      <w:divBdr>
        <w:top w:val="none" w:sz="0" w:space="0" w:color="auto"/>
        <w:left w:val="none" w:sz="0" w:space="0" w:color="auto"/>
        <w:bottom w:val="none" w:sz="0" w:space="0" w:color="auto"/>
        <w:right w:val="none" w:sz="0" w:space="0" w:color="auto"/>
      </w:divBdr>
    </w:div>
    <w:div w:id="1736321903">
      <w:bodyDiv w:val="1"/>
      <w:marLeft w:val="0"/>
      <w:marRight w:val="0"/>
      <w:marTop w:val="0"/>
      <w:marBottom w:val="0"/>
      <w:divBdr>
        <w:top w:val="none" w:sz="0" w:space="0" w:color="auto"/>
        <w:left w:val="none" w:sz="0" w:space="0" w:color="auto"/>
        <w:bottom w:val="none" w:sz="0" w:space="0" w:color="auto"/>
        <w:right w:val="none" w:sz="0" w:space="0" w:color="auto"/>
      </w:divBdr>
    </w:div>
    <w:div w:id="1736659615">
      <w:bodyDiv w:val="1"/>
      <w:marLeft w:val="0"/>
      <w:marRight w:val="0"/>
      <w:marTop w:val="0"/>
      <w:marBottom w:val="0"/>
      <w:divBdr>
        <w:top w:val="none" w:sz="0" w:space="0" w:color="auto"/>
        <w:left w:val="none" w:sz="0" w:space="0" w:color="auto"/>
        <w:bottom w:val="none" w:sz="0" w:space="0" w:color="auto"/>
        <w:right w:val="none" w:sz="0" w:space="0" w:color="auto"/>
      </w:divBdr>
    </w:div>
    <w:div w:id="1736925861">
      <w:bodyDiv w:val="1"/>
      <w:marLeft w:val="0"/>
      <w:marRight w:val="0"/>
      <w:marTop w:val="0"/>
      <w:marBottom w:val="0"/>
      <w:divBdr>
        <w:top w:val="none" w:sz="0" w:space="0" w:color="auto"/>
        <w:left w:val="none" w:sz="0" w:space="0" w:color="auto"/>
        <w:bottom w:val="none" w:sz="0" w:space="0" w:color="auto"/>
        <w:right w:val="none" w:sz="0" w:space="0" w:color="auto"/>
      </w:divBdr>
    </w:div>
    <w:div w:id="1737438059">
      <w:bodyDiv w:val="1"/>
      <w:marLeft w:val="0"/>
      <w:marRight w:val="0"/>
      <w:marTop w:val="0"/>
      <w:marBottom w:val="0"/>
      <w:divBdr>
        <w:top w:val="none" w:sz="0" w:space="0" w:color="auto"/>
        <w:left w:val="none" w:sz="0" w:space="0" w:color="auto"/>
        <w:bottom w:val="none" w:sz="0" w:space="0" w:color="auto"/>
        <w:right w:val="none" w:sz="0" w:space="0" w:color="auto"/>
      </w:divBdr>
    </w:div>
    <w:div w:id="1739472800">
      <w:bodyDiv w:val="1"/>
      <w:marLeft w:val="0"/>
      <w:marRight w:val="0"/>
      <w:marTop w:val="0"/>
      <w:marBottom w:val="0"/>
      <w:divBdr>
        <w:top w:val="none" w:sz="0" w:space="0" w:color="auto"/>
        <w:left w:val="none" w:sz="0" w:space="0" w:color="auto"/>
        <w:bottom w:val="none" w:sz="0" w:space="0" w:color="auto"/>
        <w:right w:val="none" w:sz="0" w:space="0" w:color="auto"/>
      </w:divBdr>
    </w:div>
    <w:div w:id="1745297533">
      <w:bodyDiv w:val="1"/>
      <w:marLeft w:val="0"/>
      <w:marRight w:val="0"/>
      <w:marTop w:val="0"/>
      <w:marBottom w:val="0"/>
      <w:divBdr>
        <w:top w:val="none" w:sz="0" w:space="0" w:color="auto"/>
        <w:left w:val="none" w:sz="0" w:space="0" w:color="auto"/>
        <w:bottom w:val="none" w:sz="0" w:space="0" w:color="auto"/>
        <w:right w:val="none" w:sz="0" w:space="0" w:color="auto"/>
      </w:divBdr>
    </w:div>
    <w:div w:id="1745757213">
      <w:bodyDiv w:val="1"/>
      <w:marLeft w:val="0"/>
      <w:marRight w:val="0"/>
      <w:marTop w:val="0"/>
      <w:marBottom w:val="0"/>
      <w:divBdr>
        <w:top w:val="none" w:sz="0" w:space="0" w:color="auto"/>
        <w:left w:val="none" w:sz="0" w:space="0" w:color="auto"/>
        <w:bottom w:val="none" w:sz="0" w:space="0" w:color="auto"/>
        <w:right w:val="none" w:sz="0" w:space="0" w:color="auto"/>
      </w:divBdr>
    </w:div>
    <w:div w:id="1746955146">
      <w:bodyDiv w:val="1"/>
      <w:marLeft w:val="0"/>
      <w:marRight w:val="0"/>
      <w:marTop w:val="0"/>
      <w:marBottom w:val="0"/>
      <w:divBdr>
        <w:top w:val="none" w:sz="0" w:space="0" w:color="auto"/>
        <w:left w:val="none" w:sz="0" w:space="0" w:color="auto"/>
        <w:bottom w:val="none" w:sz="0" w:space="0" w:color="auto"/>
        <w:right w:val="none" w:sz="0" w:space="0" w:color="auto"/>
      </w:divBdr>
    </w:div>
    <w:div w:id="1747221520">
      <w:bodyDiv w:val="1"/>
      <w:marLeft w:val="0"/>
      <w:marRight w:val="0"/>
      <w:marTop w:val="0"/>
      <w:marBottom w:val="0"/>
      <w:divBdr>
        <w:top w:val="none" w:sz="0" w:space="0" w:color="auto"/>
        <w:left w:val="none" w:sz="0" w:space="0" w:color="auto"/>
        <w:bottom w:val="none" w:sz="0" w:space="0" w:color="auto"/>
        <w:right w:val="none" w:sz="0" w:space="0" w:color="auto"/>
      </w:divBdr>
    </w:div>
    <w:div w:id="1747726215">
      <w:bodyDiv w:val="1"/>
      <w:marLeft w:val="0"/>
      <w:marRight w:val="0"/>
      <w:marTop w:val="0"/>
      <w:marBottom w:val="0"/>
      <w:divBdr>
        <w:top w:val="none" w:sz="0" w:space="0" w:color="auto"/>
        <w:left w:val="none" w:sz="0" w:space="0" w:color="auto"/>
        <w:bottom w:val="none" w:sz="0" w:space="0" w:color="auto"/>
        <w:right w:val="none" w:sz="0" w:space="0" w:color="auto"/>
      </w:divBdr>
    </w:div>
    <w:div w:id="1751000455">
      <w:bodyDiv w:val="1"/>
      <w:marLeft w:val="0"/>
      <w:marRight w:val="0"/>
      <w:marTop w:val="0"/>
      <w:marBottom w:val="0"/>
      <w:divBdr>
        <w:top w:val="none" w:sz="0" w:space="0" w:color="auto"/>
        <w:left w:val="none" w:sz="0" w:space="0" w:color="auto"/>
        <w:bottom w:val="none" w:sz="0" w:space="0" w:color="auto"/>
        <w:right w:val="none" w:sz="0" w:space="0" w:color="auto"/>
      </w:divBdr>
    </w:div>
    <w:div w:id="1752506249">
      <w:bodyDiv w:val="1"/>
      <w:marLeft w:val="0"/>
      <w:marRight w:val="0"/>
      <w:marTop w:val="0"/>
      <w:marBottom w:val="0"/>
      <w:divBdr>
        <w:top w:val="none" w:sz="0" w:space="0" w:color="auto"/>
        <w:left w:val="none" w:sz="0" w:space="0" w:color="auto"/>
        <w:bottom w:val="none" w:sz="0" w:space="0" w:color="auto"/>
        <w:right w:val="none" w:sz="0" w:space="0" w:color="auto"/>
      </w:divBdr>
    </w:div>
    <w:div w:id="1752697898">
      <w:bodyDiv w:val="1"/>
      <w:marLeft w:val="0"/>
      <w:marRight w:val="0"/>
      <w:marTop w:val="0"/>
      <w:marBottom w:val="0"/>
      <w:divBdr>
        <w:top w:val="none" w:sz="0" w:space="0" w:color="auto"/>
        <w:left w:val="none" w:sz="0" w:space="0" w:color="auto"/>
        <w:bottom w:val="none" w:sz="0" w:space="0" w:color="auto"/>
        <w:right w:val="none" w:sz="0" w:space="0" w:color="auto"/>
      </w:divBdr>
    </w:div>
    <w:div w:id="1753314888">
      <w:bodyDiv w:val="1"/>
      <w:marLeft w:val="0"/>
      <w:marRight w:val="0"/>
      <w:marTop w:val="0"/>
      <w:marBottom w:val="0"/>
      <w:divBdr>
        <w:top w:val="none" w:sz="0" w:space="0" w:color="auto"/>
        <w:left w:val="none" w:sz="0" w:space="0" w:color="auto"/>
        <w:bottom w:val="none" w:sz="0" w:space="0" w:color="auto"/>
        <w:right w:val="none" w:sz="0" w:space="0" w:color="auto"/>
      </w:divBdr>
    </w:div>
    <w:div w:id="1755280963">
      <w:bodyDiv w:val="1"/>
      <w:marLeft w:val="0"/>
      <w:marRight w:val="0"/>
      <w:marTop w:val="0"/>
      <w:marBottom w:val="0"/>
      <w:divBdr>
        <w:top w:val="none" w:sz="0" w:space="0" w:color="auto"/>
        <w:left w:val="none" w:sz="0" w:space="0" w:color="auto"/>
        <w:bottom w:val="none" w:sz="0" w:space="0" w:color="auto"/>
        <w:right w:val="none" w:sz="0" w:space="0" w:color="auto"/>
      </w:divBdr>
    </w:div>
    <w:div w:id="1755518397">
      <w:bodyDiv w:val="1"/>
      <w:marLeft w:val="0"/>
      <w:marRight w:val="0"/>
      <w:marTop w:val="0"/>
      <w:marBottom w:val="0"/>
      <w:divBdr>
        <w:top w:val="none" w:sz="0" w:space="0" w:color="auto"/>
        <w:left w:val="none" w:sz="0" w:space="0" w:color="auto"/>
        <w:bottom w:val="none" w:sz="0" w:space="0" w:color="auto"/>
        <w:right w:val="none" w:sz="0" w:space="0" w:color="auto"/>
      </w:divBdr>
    </w:div>
    <w:div w:id="1755666482">
      <w:bodyDiv w:val="1"/>
      <w:marLeft w:val="0"/>
      <w:marRight w:val="0"/>
      <w:marTop w:val="0"/>
      <w:marBottom w:val="0"/>
      <w:divBdr>
        <w:top w:val="none" w:sz="0" w:space="0" w:color="auto"/>
        <w:left w:val="none" w:sz="0" w:space="0" w:color="auto"/>
        <w:bottom w:val="none" w:sz="0" w:space="0" w:color="auto"/>
        <w:right w:val="none" w:sz="0" w:space="0" w:color="auto"/>
      </w:divBdr>
    </w:div>
    <w:div w:id="1755739449">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58941493">
      <w:bodyDiv w:val="1"/>
      <w:marLeft w:val="0"/>
      <w:marRight w:val="0"/>
      <w:marTop w:val="0"/>
      <w:marBottom w:val="0"/>
      <w:divBdr>
        <w:top w:val="none" w:sz="0" w:space="0" w:color="auto"/>
        <w:left w:val="none" w:sz="0" w:space="0" w:color="auto"/>
        <w:bottom w:val="none" w:sz="0" w:space="0" w:color="auto"/>
        <w:right w:val="none" w:sz="0" w:space="0" w:color="auto"/>
      </w:divBdr>
    </w:div>
    <w:div w:id="1762097358">
      <w:bodyDiv w:val="1"/>
      <w:marLeft w:val="0"/>
      <w:marRight w:val="0"/>
      <w:marTop w:val="0"/>
      <w:marBottom w:val="0"/>
      <w:divBdr>
        <w:top w:val="none" w:sz="0" w:space="0" w:color="auto"/>
        <w:left w:val="none" w:sz="0" w:space="0" w:color="auto"/>
        <w:bottom w:val="none" w:sz="0" w:space="0" w:color="auto"/>
        <w:right w:val="none" w:sz="0" w:space="0" w:color="auto"/>
      </w:divBdr>
    </w:div>
    <w:div w:id="1762526432">
      <w:bodyDiv w:val="1"/>
      <w:marLeft w:val="0"/>
      <w:marRight w:val="0"/>
      <w:marTop w:val="0"/>
      <w:marBottom w:val="0"/>
      <w:divBdr>
        <w:top w:val="none" w:sz="0" w:space="0" w:color="auto"/>
        <w:left w:val="none" w:sz="0" w:space="0" w:color="auto"/>
        <w:bottom w:val="none" w:sz="0" w:space="0" w:color="auto"/>
        <w:right w:val="none" w:sz="0" w:space="0" w:color="auto"/>
      </w:divBdr>
    </w:div>
    <w:div w:id="1762872878">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5034297">
      <w:bodyDiv w:val="1"/>
      <w:marLeft w:val="0"/>
      <w:marRight w:val="0"/>
      <w:marTop w:val="0"/>
      <w:marBottom w:val="0"/>
      <w:divBdr>
        <w:top w:val="none" w:sz="0" w:space="0" w:color="auto"/>
        <w:left w:val="none" w:sz="0" w:space="0" w:color="auto"/>
        <w:bottom w:val="none" w:sz="0" w:space="0" w:color="auto"/>
        <w:right w:val="none" w:sz="0" w:space="0" w:color="auto"/>
      </w:divBdr>
    </w:div>
    <w:div w:id="1765876665">
      <w:bodyDiv w:val="1"/>
      <w:marLeft w:val="0"/>
      <w:marRight w:val="0"/>
      <w:marTop w:val="0"/>
      <w:marBottom w:val="0"/>
      <w:divBdr>
        <w:top w:val="none" w:sz="0" w:space="0" w:color="auto"/>
        <w:left w:val="none" w:sz="0" w:space="0" w:color="auto"/>
        <w:bottom w:val="none" w:sz="0" w:space="0" w:color="auto"/>
        <w:right w:val="none" w:sz="0" w:space="0" w:color="auto"/>
      </w:divBdr>
    </w:div>
    <w:div w:id="1766226645">
      <w:bodyDiv w:val="1"/>
      <w:marLeft w:val="0"/>
      <w:marRight w:val="0"/>
      <w:marTop w:val="0"/>
      <w:marBottom w:val="0"/>
      <w:divBdr>
        <w:top w:val="none" w:sz="0" w:space="0" w:color="auto"/>
        <w:left w:val="none" w:sz="0" w:space="0" w:color="auto"/>
        <w:bottom w:val="none" w:sz="0" w:space="0" w:color="auto"/>
        <w:right w:val="none" w:sz="0" w:space="0" w:color="auto"/>
      </w:divBdr>
    </w:div>
    <w:div w:id="1766227174">
      <w:bodyDiv w:val="1"/>
      <w:marLeft w:val="0"/>
      <w:marRight w:val="0"/>
      <w:marTop w:val="0"/>
      <w:marBottom w:val="0"/>
      <w:divBdr>
        <w:top w:val="none" w:sz="0" w:space="0" w:color="auto"/>
        <w:left w:val="none" w:sz="0" w:space="0" w:color="auto"/>
        <w:bottom w:val="none" w:sz="0" w:space="0" w:color="auto"/>
        <w:right w:val="none" w:sz="0" w:space="0" w:color="auto"/>
      </w:divBdr>
    </w:div>
    <w:div w:id="1766606331">
      <w:bodyDiv w:val="1"/>
      <w:marLeft w:val="0"/>
      <w:marRight w:val="0"/>
      <w:marTop w:val="0"/>
      <w:marBottom w:val="0"/>
      <w:divBdr>
        <w:top w:val="none" w:sz="0" w:space="0" w:color="auto"/>
        <w:left w:val="none" w:sz="0" w:space="0" w:color="auto"/>
        <w:bottom w:val="none" w:sz="0" w:space="0" w:color="auto"/>
        <w:right w:val="none" w:sz="0" w:space="0" w:color="auto"/>
      </w:divBdr>
    </w:div>
    <w:div w:id="1767194779">
      <w:bodyDiv w:val="1"/>
      <w:marLeft w:val="0"/>
      <w:marRight w:val="0"/>
      <w:marTop w:val="0"/>
      <w:marBottom w:val="0"/>
      <w:divBdr>
        <w:top w:val="none" w:sz="0" w:space="0" w:color="auto"/>
        <w:left w:val="none" w:sz="0" w:space="0" w:color="auto"/>
        <w:bottom w:val="none" w:sz="0" w:space="0" w:color="auto"/>
        <w:right w:val="none" w:sz="0" w:space="0" w:color="auto"/>
      </w:divBdr>
    </w:div>
    <w:div w:id="1767647556">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68193468">
      <w:bodyDiv w:val="1"/>
      <w:marLeft w:val="0"/>
      <w:marRight w:val="0"/>
      <w:marTop w:val="0"/>
      <w:marBottom w:val="0"/>
      <w:divBdr>
        <w:top w:val="none" w:sz="0" w:space="0" w:color="auto"/>
        <w:left w:val="none" w:sz="0" w:space="0" w:color="auto"/>
        <w:bottom w:val="none" w:sz="0" w:space="0" w:color="auto"/>
        <w:right w:val="none" w:sz="0" w:space="0" w:color="auto"/>
      </w:divBdr>
    </w:div>
    <w:div w:id="1769160580">
      <w:bodyDiv w:val="1"/>
      <w:marLeft w:val="0"/>
      <w:marRight w:val="0"/>
      <w:marTop w:val="0"/>
      <w:marBottom w:val="0"/>
      <w:divBdr>
        <w:top w:val="none" w:sz="0" w:space="0" w:color="auto"/>
        <w:left w:val="none" w:sz="0" w:space="0" w:color="auto"/>
        <w:bottom w:val="none" w:sz="0" w:space="0" w:color="auto"/>
        <w:right w:val="none" w:sz="0" w:space="0" w:color="auto"/>
      </w:divBdr>
    </w:div>
    <w:div w:id="1770197709">
      <w:bodyDiv w:val="1"/>
      <w:marLeft w:val="0"/>
      <w:marRight w:val="0"/>
      <w:marTop w:val="0"/>
      <w:marBottom w:val="0"/>
      <w:divBdr>
        <w:top w:val="none" w:sz="0" w:space="0" w:color="auto"/>
        <w:left w:val="none" w:sz="0" w:space="0" w:color="auto"/>
        <w:bottom w:val="none" w:sz="0" w:space="0" w:color="auto"/>
        <w:right w:val="none" w:sz="0" w:space="0" w:color="auto"/>
      </w:divBdr>
    </w:div>
    <w:div w:id="1770735400">
      <w:bodyDiv w:val="1"/>
      <w:marLeft w:val="0"/>
      <w:marRight w:val="0"/>
      <w:marTop w:val="0"/>
      <w:marBottom w:val="0"/>
      <w:divBdr>
        <w:top w:val="none" w:sz="0" w:space="0" w:color="auto"/>
        <w:left w:val="none" w:sz="0" w:space="0" w:color="auto"/>
        <w:bottom w:val="none" w:sz="0" w:space="0" w:color="auto"/>
        <w:right w:val="none" w:sz="0" w:space="0" w:color="auto"/>
      </w:divBdr>
    </w:div>
    <w:div w:id="1771311227">
      <w:bodyDiv w:val="1"/>
      <w:marLeft w:val="0"/>
      <w:marRight w:val="0"/>
      <w:marTop w:val="0"/>
      <w:marBottom w:val="0"/>
      <w:divBdr>
        <w:top w:val="none" w:sz="0" w:space="0" w:color="auto"/>
        <w:left w:val="none" w:sz="0" w:space="0" w:color="auto"/>
        <w:bottom w:val="none" w:sz="0" w:space="0" w:color="auto"/>
        <w:right w:val="none" w:sz="0" w:space="0" w:color="auto"/>
      </w:divBdr>
    </w:div>
    <w:div w:id="1771319824">
      <w:bodyDiv w:val="1"/>
      <w:marLeft w:val="0"/>
      <w:marRight w:val="0"/>
      <w:marTop w:val="0"/>
      <w:marBottom w:val="0"/>
      <w:divBdr>
        <w:top w:val="none" w:sz="0" w:space="0" w:color="auto"/>
        <w:left w:val="none" w:sz="0" w:space="0" w:color="auto"/>
        <w:bottom w:val="none" w:sz="0" w:space="0" w:color="auto"/>
        <w:right w:val="none" w:sz="0" w:space="0" w:color="auto"/>
      </w:divBdr>
    </w:div>
    <w:div w:id="1772894796">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3891229">
      <w:bodyDiv w:val="1"/>
      <w:marLeft w:val="0"/>
      <w:marRight w:val="0"/>
      <w:marTop w:val="0"/>
      <w:marBottom w:val="0"/>
      <w:divBdr>
        <w:top w:val="none" w:sz="0" w:space="0" w:color="auto"/>
        <w:left w:val="none" w:sz="0" w:space="0" w:color="auto"/>
        <w:bottom w:val="none" w:sz="0" w:space="0" w:color="auto"/>
        <w:right w:val="none" w:sz="0" w:space="0" w:color="auto"/>
      </w:divBdr>
    </w:div>
    <w:div w:id="1774011714">
      <w:bodyDiv w:val="1"/>
      <w:marLeft w:val="0"/>
      <w:marRight w:val="0"/>
      <w:marTop w:val="0"/>
      <w:marBottom w:val="0"/>
      <w:divBdr>
        <w:top w:val="none" w:sz="0" w:space="0" w:color="auto"/>
        <w:left w:val="none" w:sz="0" w:space="0" w:color="auto"/>
        <w:bottom w:val="none" w:sz="0" w:space="0" w:color="auto"/>
        <w:right w:val="none" w:sz="0" w:space="0" w:color="auto"/>
      </w:divBdr>
    </w:div>
    <w:div w:id="1775435932">
      <w:bodyDiv w:val="1"/>
      <w:marLeft w:val="0"/>
      <w:marRight w:val="0"/>
      <w:marTop w:val="0"/>
      <w:marBottom w:val="0"/>
      <w:divBdr>
        <w:top w:val="none" w:sz="0" w:space="0" w:color="auto"/>
        <w:left w:val="none" w:sz="0" w:space="0" w:color="auto"/>
        <w:bottom w:val="none" w:sz="0" w:space="0" w:color="auto"/>
        <w:right w:val="none" w:sz="0" w:space="0" w:color="auto"/>
      </w:divBdr>
    </w:div>
    <w:div w:id="1775441859">
      <w:bodyDiv w:val="1"/>
      <w:marLeft w:val="0"/>
      <w:marRight w:val="0"/>
      <w:marTop w:val="0"/>
      <w:marBottom w:val="0"/>
      <w:divBdr>
        <w:top w:val="none" w:sz="0" w:space="0" w:color="auto"/>
        <w:left w:val="none" w:sz="0" w:space="0" w:color="auto"/>
        <w:bottom w:val="none" w:sz="0" w:space="0" w:color="auto"/>
        <w:right w:val="none" w:sz="0" w:space="0" w:color="auto"/>
      </w:divBdr>
    </w:div>
    <w:div w:id="1775785383">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779642614">
      <w:bodyDiv w:val="1"/>
      <w:marLeft w:val="0"/>
      <w:marRight w:val="0"/>
      <w:marTop w:val="0"/>
      <w:marBottom w:val="0"/>
      <w:divBdr>
        <w:top w:val="none" w:sz="0" w:space="0" w:color="auto"/>
        <w:left w:val="none" w:sz="0" w:space="0" w:color="auto"/>
        <w:bottom w:val="none" w:sz="0" w:space="0" w:color="auto"/>
        <w:right w:val="none" w:sz="0" w:space="0" w:color="auto"/>
      </w:divBdr>
    </w:div>
    <w:div w:id="1780949403">
      <w:bodyDiv w:val="1"/>
      <w:marLeft w:val="0"/>
      <w:marRight w:val="0"/>
      <w:marTop w:val="0"/>
      <w:marBottom w:val="0"/>
      <w:divBdr>
        <w:top w:val="none" w:sz="0" w:space="0" w:color="auto"/>
        <w:left w:val="none" w:sz="0" w:space="0" w:color="auto"/>
        <w:bottom w:val="none" w:sz="0" w:space="0" w:color="auto"/>
        <w:right w:val="none" w:sz="0" w:space="0" w:color="auto"/>
      </w:divBdr>
    </w:div>
    <w:div w:id="1781997857">
      <w:bodyDiv w:val="1"/>
      <w:marLeft w:val="0"/>
      <w:marRight w:val="0"/>
      <w:marTop w:val="0"/>
      <w:marBottom w:val="0"/>
      <w:divBdr>
        <w:top w:val="none" w:sz="0" w:space="0" w:color="auto"/>
        <w:left w:val="none" w:sz="0" w:space="0" w:color="auto"/>
        <w:bottom w:val="none" w:sz="0" w:space="0" w:color="auto"/>
        <w:right w:val="none" w:sz="0" w:space="0" w:color="auto"/>
      </w:divBdr>
    </w:div>
    <w:div w:id="1782218031">
      <w:bodyDiv w:val="1"/>
      <w:marLeft w:val="0"/>
      <w:marRight w:val="0"/>
      <w:marTop w:val="0"/>
      <w:marBottom w:val="0"/>
      <w:divBdr>
        <w:top w:val="none" w:sz="0" w:space="0" w:color="auto"/>
        <w:left w:val="none" w:sz="0" w:space="0" w:color="auto"/>
        <w:bottom w:val="none" w:sz="0" w:space="0" w:color="auto"/>
        <w:right w:val="none" w:sz="0" w:space="0" w:color="auto"/>
      </w:divBdr>
    </w:div>
    <w:div w:id="1782409345">
      <w:bodyDiv w:val="1"/>
      <w:marLeft w:val="0"/>
      <w:marRight w:val="0"/>
      <w:marTop w:val="0"/>
      <w:marBottom w:val="0"/>
      <w:divBdr>
        <w:top w:val="none" w:sz="0" w:space="0" w:color="auto"/>
        <w:left w:val="none" w:sz="0" w:space="0" w:color="auto"/>
        <w:bottom w:val="none" w:sz="0" w:space="0" w:color="auto"/>
        <w:right w:val="none" w:sz="0" w:space="0" w:color="auto"/>
      </w:divBdr>
    </w:div>
    <w:div w:id="1782648295">
      <w:bodyDiv w:val="1"/>
      <w:marLeft w:val="0"/>
      <w:marRight w:val="0"/>
      <w:marTop w:val="0"/>
      <w:marBottom w:val="0"/>
      <w:divBdr>
        <w:top w:val="none" w:sz="0" w:space="0" w:color="auto"/>
        <w:left w:val="none" w:sz="0" w:space="0" w:color="auto"/>
        <w:bottom w:val="none" w:sz="0" w:space="0" w:color="auto"/>
        <w:right w:val="none" w:sz="0" w:space="0" w:color="auto"/>
      </w:divBdr>
    </w:div>
    <w:div w:id="1783763572">
      <w:bodyDiv w:val="1"/>
      <w:marLeft w:val="0"/>
      <w:marRight w:val="0"/>
      <w:marTop w:val="0"/>
      <w:marBottom w:val="0"/>
      <w:divBdr>
        <w:top w:val="none" w:sz="0" w:space="0" w:color="auto"/>
        <w:left w:val="none" w:sz="0" w:space="0" w:color="auto"/>
        <w:bottom w:val="none" w:sz="0" w:space="0" w:color="auto"/>
        <w:right w:val="none" w:sz="0" w:space="0" w:color="auto"/>
      </w:divBdr>
    </w:div>
    <w:div w:id="1784305292">
      <w:bodyDiv w:val="1"/>
      <w:marLeft w:val="0"/>
      <w:marRight w:val="0"/>
      <w:marTop w:val="0"/>
      <w:marBottom w:val="0"/>
      <w:divBdr>
        <w:top w:val="none" w:sz="0" w:space="0" w:color="auto"/>
        <w:left w:val="none" w:sz="0" w:space="0" w:color="auto"/>
        <w:bottom w:val="none" w:sz="0" w:space="0" w:color="auto"/>
        <w:right w:val="none" w:sz="0" w:space="0" w:color="auto"/>
      </w:divBdr>
    </w:div>
    <w:div w:id="1784423257">
      <w:bodyDiv w:val="1"/>
      <w:marLeft w:val="0"/>
      <w:marRight w:val="0"/>
      <w:marTop w:val="0"/>
      <w:marBottom w:val="0"/>
      <w:divBdr>
        <w:top w:val="none" w:sz="0" w:space="0" w:color="auto"/>
        <w:left w:val="none" w:sz="0" w:space="0" w:color="auto"/>
        <w:bottom w:val="none" w:sz="0" w:space="0" w:color="auto"/>
        <w:right w:val="none" w:sz="0" w:space="0" w:color="auto"/>
      </w:divBdr>
    </w:div>
    <w:div w:id="1786465321">
      <w:bodyDiv w:val="1"/>
      <w:marLeft w:val="0"/>
      <w:marRight w:val="0"/>
      <w:marTop w:val="0"/>
      <w:marBottom w:val="0"/>
      <w:divBdr>
        <w:top w:val="none" w:sz="0" w:space="0" w:color="auto"/>
        <w:left w:val="none" w:sz="0" w:space="0" w:color="auto"/>
        <w:bottom w:val="none" w:sz="0" w:space="0" w:color="auto"/>
        <w:right w:val="none" w:sz="0" w:space="0" w:color="auto"/>
      </w:divBdr>
    </w:div>
    <w:div w:id="1787574733">
      <w:bodyDiv w:val="1"/>
      <w:marLeft w:val="0"/>
      <w:marRight w:val="0"/>
      <w:marTop w:val="0"/>
      <w:marBottom w:val="0"/>
      <w:divBdr>
        <w:top w:val="none" w:sz="0" w:space="0" w:color="auto"/>
        <w:left w:val="none" w:sz="0" w:space="0" w:color="auto"/>
        <w:bottom w:val="none" w:sz="0" w:space="0" w:color="auto"/>
        <w:right w:val="none" w:sz="0" w:space="0" w:color="auto"/>
      </w:divBdr>
    </w:div>
    <w:div w:id="1787576236">
      <w:bodyDiv w:val="1"/>
      <w:marLeft w:val="0"/>
      <w:marRight w:val="0"/>
      <w:marTop w:val="0"/>
      <w:marBottom w:val="0"/>
      <w:divBdr>
        <w:top w:val="none" w:sz="0" w:space="0" w:color="auto"/>
        <w:left w:val="none" w:sz="0" w:space="0" w:color="auto"/>
        <w:bottom w:val="none" w:sz="0" w:space="0" w:color="auto"/>
        <w:right w:val="none" w:sz="0" w:space="0" w:color="auto"/>
      </w:divBdr>
    </w:div>
    <w:div w:id="1787776454">
      <w:bodyDiv w:val="1"/>
      <w:marLeft w:val="0"/>
      <w:marRight w:val="0"/>
      <w:marTop w:val="0"/>
      <w:marBottom w:val="0"/>
      <w:divBdr>
        <w:top w:val="none" w:sz="0" w:space="0" w:color="auto"/>
        <w:left w:val="none" w:sz="0" w:space="0" w:color="auto"/>
        <w:bottom w:val="none" w:sz="0" w:space="0" w:color="auto"/>
        <w:right w:val="none" w:sz="0" w:space="0" w:color="auto"/>
      </w:divBdr>
    </w:div>
    <w:div w:id="1789811561">
      <w:bodyDiv w:val="1"/>
      <w:marLeft w:val="0"/>
      <w:marRight w:val="0"/>
      <w:marTop w:val="0"/>
      <w:marBottom w:val="0"/>
      <w:divBdr>
        <w:top w:val="none" w:sz="0" w:space="0" w:color="auto"/>
        <w:left w:val="none" w:sz="0" w:space="0" w:color="auto"/>
        <w:bottom w:val="none" w:sz="0" w:space="0" w:color="auto"/>
        <w:right w:val="none" w:sz="0" w:space="0" w:color="auto"/>
      </w:divBdr>
    </w:div>
    <w:div w:id="1790053789">
      <w:bodyDiv w:val="1"/>
      <w:marLeft w:val="0"/>
      <w:marRight w:val="0"/>
      <w:marTop w:val="0"/>
      <w:marBottom w:val="0"/>
      <w:divBdr>
        <w:top w:val="none" w:sz="0" w:space="0" w:color="auto"/>
        <w:left w:val="none" w:sz="0" w:space="0" w:color="auto"/>
        <w:bottom w:val="none" w:sz="0" w:space="0" w:color="auto"/>
        <w:right w:val="none" w:sz="0" w:space="0" w:color="auto"/>
      </w:divBdr>
    </w:div>
    <w:div w:id="1790204969">
      <w:bodyDiv w:val="1"/>
      <w:marLeft w:val="0"/>
      <w:marRight w:val="0"/>
      <w:marTop w:val="0"/>
      <w:marBottom w:val="0"/>
      <w:divBdr>
        <w:top w:val="none" w:sz="0" w:space="0" w:color="auto"/>
        <w:left w:val="none" w:sz="0" w:space="0" w:color="auto"/>
        <w:bottom w:val="none" w:sz="0" w:space="0" w:color="auto"/>
        <w:right w:val="none" w:sz="0" w:space="0" w:color="auto"/>
      </w:divBdr>
    </w:div>
    <w:div w:id="1790856066">
      <w:bodyDiv w:val="1"/>
      <w:marLeft w:val="0"/>
      <w:marRight w:val="0"/>
      <w:marTop w:val="0"/>
      <w:marBottom w:val="0"/>
      <w:divBdr>
        <w:top w:val="none" w:sz="0" w:space="0" w:color="auto"/>
        <w:left w:val="none" w:sz="0" w:space="0" w:color="auto"/>
        <w:bottom w:val="none" w:sz="0" w:space="0" w:color="auto"/>
        <w:right w:val="none" w:sz="0" w:space="0" w:color="auto"/>
      </w:divBdr>
    </w:div>
    <w:div w:id="1791821192">
      <w:bodyDiv w:val="1"/>
      <w:marLeft w:val="0"/>
      <w:marRight w:val="0"/>
      <w:marTop w:val="0"/>
      <w:marBottom w:val="0"/>
      <w:divBdr>
        <w:top w:val="none" w:sz="0" w:space="0" w:color="auto"/>
        <w:left w:val="none" w:sz="0" w:space="0" w:color="auto"/>
        <w:bottom w:val="none" w:sz="0" w:space="0" w:color="auto"/>
        <w:right w:val="none" w:sz="0" w:space="0" w:color="auto"/>
      </w:divBdr>
    </w:div>
    <w:div w:id="1792161172">
      <w:bodyDiv w:val="1"/>
      <w:marLeft w:val="0"/>
      <w:marRight w:val="0"/>
      <w:marTop w:val="0"/>
      <w:marBottom w:val="0"/>
      <w:divBdr>
        <w:top w:val="none" w:sz="0" w:space="0" w:color="auto"/>
        <w:left w:val="none" w:sz="0" w:space="0" w:color="auto"/>
        <w:bottom w:val="none" w:sz="0" w:space="0" w:color="auto"/>
        <w:right w:val="none" w:sz="0" w:space="0" w:color="auto"/>
      </w:divBdr>
    </w:div>
    <w:div w:id="1792505661">
      <w:bodyDiv w:val="1"/>
      <w:marLeft w:val="0"/>
      <w:marRight w:val="0"/>
      <w:marTop w:val="0"/>
      <w:marBottom w:val="0"/>
      <w:divBdr>
        <w:top w:val="none" w:sz="0" w:space="0" w:color="auto"/>
        <w:left w:val="none" w:sz="0" w:space="0" w:color="auto"/>
        <w:bottom w:val="none" w:sz="0" w:space="0" w:color="auto"/>
        <w:right w:val="none" w:sz="0" w:space="0" w:color="auto"/>
      </w:divBdr>
    </w:div>
    <w:div w:id="1792672447">
      <w:bodyDiv w:val="1"/>
      <w:marLeft w:val="0"/>
      <w:marRight w:val="0"/>
      <w:marTop w:val="0"/>
      <w:marBottom w:val="0"/>
      <w:divBdr>
        <w:top w:val="none" w:sz="0" w:space="0" w:color="auto"/>
        <w:left w:val="none" w:sz="0" w:space="0" w:color="auto"/>
        <w:bottom w:val="none" w:sz="0" w:space="0" w:color="auto"/>
        <w:right w:val="none" w:sz="0" w:space="0" w:color="auto"/>
      </w:divBdr>
    </w:div>
    <w:div w:id="1793085201">
      <w:bodyDiv w:val="1"/>
      <w:marLeft w:val="0"/>
      <w:marRight w:val="0"/>
      <w:marTop w:val="0"/>
      <w:marBottom w:val="0"/>
      <w:divBdr>
        <w:top w:val="none" w:sz="0" w:space="0" w:color="auto"/>
        <w:left w:val="none" w:sz="0" w:space="0" w:color="auto"/>
        <w:bottom w:val="none" w:sz="0" w:space="0" w:color="auto"/>
        <w:right w:val="none" w:sz="0" w:space="0" w:color="auto"/>
      </w:divBdr>
    </w:div>
    <w:div w:id="1793596693">
      <w:bodyDiv w:val="1"/>
      <w:marLeft w:val="0"/>
      <w:marRight w:val="0"/>
      <w:marTop w:val="0"/>
      <w:marBottom w:val="0"/>
      <w:divBdr>
        <w:top w:val="none" w:sz="0" w:space="0" w:color="auto"/>
        <w:left w:val="none" w:sz="0" w:space="0" w:color="auto"/>
        <w:bottom w:val="none" w:sz="0" w:space="0" w:color="auto"/>
        <w:right w:val="none" w:sz="0" w:space="0" w:color="auto"/>
      </w:divBdr>
    </w:div>
    <w:div w:id="1793816365">
      <w:bodyDiv w:val="1"/>
      <w:marLeft w:val="0"/>
      <w:marRight w:val="0"/>
      <w:marTop w:val="0"/>
      <w:marBottom w:val="0"/>
      <w:divBdr>
        <w:top w:val="none" w:sz="0" w:space="0" w:color="auto"/>
        <w:left w:val="none" w:sz="0" w:space="0" w:color="auto"/>
        <w:bottom w:val="none" w:sz="0" w:space="0" w:color="auto"/>
        <w:right w:val="none" w:sz="0" w:space="0" w:color="auto"/>
      </w:divBdr>
    </w:div>
    <w:div w:id="1797137687">
      <w:bodyDiv w:val="1"/>
      <w:marLeft w:val="0"/>
      <w:marRight w:val="0"/>
      <w:marTop w:val="0"/>
      <w:marBottom w:val="0"/>
      <w:divBdr>
        <w:top w:val="none" w:sz="0" w:space="0" w:color="auto"/>
        <w:left w:val="none" w:sz="0" w:space="0" w:color="auto"/>
        <w:bottom w:val="none" w:sz="0" w:space="0" w:color="auto"/>
        <w:right w:val="none" w:sz="0" w:space="0" w:color="auto"/>
      </w:divBdr>
    </w:div>
    <w:div w:id="1797408099">
      <w:bodyDiv w:val="1"/>
      <w:marLeft w:val="0"/>
      <w:marRight w:val="0"/>
      <w:marTop w:val="0"/>
      <w:marBottom w:val="0"/>
      <w:divBdr>
        <w:top w:val="none" w:sz="0" w:space="0" w:color="auto"/>
        <w:left w:val="none" w:sz="0" w:space="0" w:color="auto"/>
        <w:bottom w:val="none" w:sz="0" w:space="0" w:color="auto"/>
        <w:right w:val="none" w:sz="0" w:space="0" w:color="auto"/>
      </w:divBdr>
    </w:div>
    <w:div w:id="1797411718">
      <w:bodyDiv w:val="1"/>
      <w:marLeft w:val="0"/>
      <w:marRight w:val="0"/>
      <w:marTop w:val="0"/>
      <w:marBottom w:val="0"/>
      <w:divBdr>
        <w:top w:val="none" w:sz="0" w:space="0" w:color="auto"/>
        <w:left w:val="none" w:sz="0" w:space="0" w:color="auto"/>
        <w:bottom w:val="none" w:sz="0" w:space="0" w:color="auto"/>
        <w:right w:val="none" w:sz="0" w:space="0" w:color="auto"/>
      </w:divBdr>
    </w:div>
    <w:div w:id="1797723649">
      <w:bodyDiv w:val="1"/>
      <w:marLeft w:val="0"/>
      <w:marRight w:val="0"/>
      <w:marTop w:val="0"/>
      <w:marBottom w:val="0"/>
      <w:divBdr>
        <w:top w:val="none" w:sz="0" w:space="0" w:color="auto"/>
        <w:left w:val="none" w:sz="0" w:space="0" w:color="auto"/>
        <w:bottom w:val="none" w:sz="0" w:space="0" w:color="auto"/>
        <w:right w:val="none" w:sz="0" w:space="0" w:color="auto"/>
      </w:divBdr>
    </w:div>
    <w:div w:id="1798718002">
      <w:bodyDiv w:val="1"/>
      <w:marLeft w:val="0"/>
      <w:marRight w:val="0"/>
      <w:marTop w:val="0"/>
      <w:marBottom w:val="0"/>
      <w:divBdr>
        <w:top w:val="none" w:sz="0" w:space="0" w:color="auto"/>
        <w:left w:val="none" w:sz="0" w:space="0" w:color="auto"/>
        <w:bottom w:val="none" w:sz="0" w:space="0" w:color="auto"/>
        <w:right w:val="none" w:sz="0" w:space="0" w:color="auto"/>
      </w:divBdr>
    </w:div>
    <w:div w:id="1799716699">
      <w:bodyDiv w:val="1"/>
      <w:marLeft w:val="0"/>
      <w:marRight w:val="0"/>
      <w:marTop w:val="0"/>
      <w:marBottom w:val="0"/>
      <w:divBdr>
        <w:top w:val="none" w:sz="0" w:space="0" w:color="auto"/>
        <w:left w:val="none" w:sz="0" w:space="0" w:color="auto"/>
        <w:bottom w:val="none" w:sz="0" w:space="0" w:color="auto"/>
        <w:right w:val="none" w:sz="0" w:space="0" w:color="auto"/>
      </w:divBdr>
    </w:div>
    <w:div w:id="1800562238">
      <w:bodyDiv w:val="1"/>
      <w:marLeft w:val="0"/>
      <w:marRight w:val="0"/>
      <w:marTop w:val="0"/>
      <w:marBottom w:val="0"/>
      <w:divBdr>
        <w:top w:val="none" w:sz="0" w:space="0" w:color="auto"/>
        <w:left w:val="none" w:sz="0" w:space="0" w:color="auto"/>
        <w:bottom w:val="none" w:sz="0" w:space="0" w:color="auto"/>
        <w:right w:val="none" w:sz="0" w:space="0" w:color="auto"/>
      </w:divBdr>
    </w:div>
    <w:div w:id="1802573311">
      <w:bodyDiv w:val="1"/>
      <w:marLeft w:val="0"/>
      <w:marRight w:val="0"/>
      <w:marTop w:val="0"/>
      <w:marBottom w:val="0"/>
      <w:divBdr>
        <w:top w:val="none" w:sz="0" w:space="0" w:color="auto"/>
        <w:left w:val="none" w:sz="0" w:space="0" w:color="auto"/>
        <w:bottom w:val="none" w:sz="0" w:space="0" w:color="auto"/>
        <w:right w:val="none" w:sz="0" w:space="0" w:color="auto"/>
      </w:divBdr>
    </w:div>
    <w:div w:id="1803159574">
      <w:bodyDiv w:val="1"/>
      <w:marLeft w:val="0"/>
      <w:marRight w:val="0"/>
      <w:marTop w:val="0"/>
      <w:marBottom w:val="0"/>
      <w:divBdr>
        <w:top w:val="none" w:sz="0" w:space="0" w:color="auto"/>
        <w:left w:val="none" w:sz="0" w:space="0" w:color="auto"/>
        <w:bottom w:val="none" w:sz="0" w:space="0" w:color="auto"/>
        <w:right w:val="none" w:sz="0" w:space="0" w:color="auto"/>
      </w:divBdr>
    </w:div>
    <w:div w:id="1803619732">
      <w:bodyDiv w:val="1"/>
      <w:marLeft w:val="0"/>
      <w:marRight w:val="0"/>
      <w:marTop w:val="0"/>
      <w:marBottom w:val="0"/>
      <w:divBdr>
        <w:top w:val="none" w:sz="0" w:space="0" w:color="auto"/>
        <w:left w:val="none" w:sz="0" w:space="0" w:color="auto"/>
        <w:bottom w:val="none" w:sz="0" w:space="0" w:color="auto"/>
        <w:right w:val="none" w:sz="0" w:space="0" w:color="auto"/>
      </w:divBdr>
    </w:div>
    <w:div w:id="1803960959">
      <w:bodyDiv w:val="1"/>
      <w:marLeft w:val="0"/>
      <w:marRight w:val="0"/>
      <w:marTop w:val="0"/>
      <w:marBottom w:val="0"/>
      <w:divBdr>
        <w:top w:val="none" w:sz="0" w:space="0" w:color="auto"/>
        <w:left w:val="none" w:sz="0" w:space="0" w:color="auto"/>
        <w:bottom w:val="none" w:sz="0" w:space="0" w:color="auto"/>
        <w:right w:val="none" w:sz="0" w:space="0" w:color="auto"/>
      </w:divBdr>
    </w:div>
    <w:div w:id="1805347022">
      <w:bodyDiv w:val="1"/>
      <w:marLeft w:val="0"/>
      <w:marRight w:val="0"/>
      <w:marTop w:val="0"/>
      <w:marBottom w:val="0"/>
      <w:divBdr>
        <w:top w:val="none" w:sz="0" w:space="0" w:color="auto"/>
        <w:left w:val="none" w:sz="0" w:space="0" w:color="auto"/>
        <w:bottom w:val="none" w:sz="0" w:space="0" w:color="auto"/>
        <w:right w:val="none" w:sz="0" w:space="0" w:color="auto"/>
      </w:divBdr>
    </w:div>
    <w:div w:id="1807119994">
      <w:bodyDiv w:val="1"/>
      <w:marLeft w:val="0"/>
      <w:marRight w:val="0"/>
      <w:marTop w:val="0"/>
      <w:marBottom w:val="0"/>
      <w:divBdr>
        <w:top w:val="none" w:sz="0" w:space="0" w:color="auto"/>
        <w:left w:val="none" w:sz="0" w:space="0" w:color="auto"/>
        <w:bottom w:val="none" w:sz="0" w:space="0" w:color="auto"/>
        <w:right w:val="none" w:sz="0" w:space="0" w:color="auto"/>
      </w:divBdr>
    </w:div>
    <w:div w:id="1807620055">
      <w:bodyDiv w:val="1"/>
      <w:marLeft w:val="0"/>
      <w:marRight w:val="0"/>
      <w:marTop w:val="0"/>
      <w:marBottom w:val="0"/>
      <w:divBdr>
        <w:top w:val="none" w:sz="0" w:space="0" w:color="auto"/>
        <w:left w:val="none" w:sz="0" w:space="0" w:color="auto"/>
        <w:bottom w:val="none" w:sz="0" w:space="0" w:color="auto"/>
        <w:right w:val="none" w:sz="0" w:space="0" w:color="auto"/>
      </w:divBdr>
    </w:div>
    <w:div w:id="1807704024">
      <w:bodyDiv w:val="1"/>
      <w:marLeft w:val="0"/>
      <w:marRight w:val="0"/>
      <w:marTop w:val="0"/>
      <w:marBottom w:val="0"/>
      <w:divBdr>
        <w:top w:val="none" w:sz="0" w:space="0" w:color="auto"/>
        <w:left w:val="none" w:sz="0" w:space="0" w:color="auto"/>
        <w:bottom w:val="none" w:sz="0" w:space="0" w:color="auto"/>
        <w:right w:val="none" w:sz="0" w:space="0" w:color="auto"/>
      </w:divBdr>
    </w:div>
    <w:div w:id="1807771051">
      <w:bodyDiv w:val="1"/>
      <w:marLeft w:val="0"/>
      <w:marRight w:val="0"/>
      <w:marTop w:val="0"/>
      <w:marBottom w:val="0"/>
      <w:divBdr>
        <w:top w:val="none" w:sz="0" w:space="0" w:color="auto"/>
        <w:left w:val="none" w:sz="0" w:space="0" w:color="auto"/>
        <w:bottom w:val="none" w:sz="0" w:space="0" w:color="auto"/>
        <w:right w:val="none" w:sz="0" w:space="0" w:color="auto"/>
      </w:divBdr>
    </w:div>
    <w:div w:id="1807971519">
      <w:bodyDiv w:val="1"/>
      <w:marLeft w:val="0"/>
      <w:marRight w:val="0"/>
      <w:marTop w:val="0"/>
      <w:marBottom w:val="0"/>
      <w:divBdr>
        <w:top w:val="none" w:sz="0" w:space="0" w:color="auto"/>
        <w:left w:val="none" w:sz="0" w:space="0" w:color="auto"/>
        <w:bottom w:val="none" w:sz="0" w:space="0" w:color="auto"/>
        <w:right w:val="none" w:sz="0" w:space="0" w:color="auto"/>
      </w:divBdr>
    </w:div>
    <w:div w:id="1808354960">
      <w:bodyDiv w:val="1"/>
      <w:marLeft w:val="0"/>
      <w:marRight w:val="0"/>
      <w:marTop w:val="0"/>
      <w:marBottom w:val="0"/>
      <w:divBdr>
        <w:top w:val="none" w:sz="0" w:space="0" w:color="auto"/>
        <w:left w:val="none" w:sz="0" w:space="0" w:color="auto"/>
        <w:bottom w:val="none" w:sz="0" w:space="0" w:color="auto"/>
        <w:right w:val="none" w:sz="0" w:space="0" w:color="auto"/>
      </w:divBdr>
    </w:div>
    <w:div w:id="1809083171">
      <w:bodyDiv w:val="1"/>
      <w:marLeft w:val="0"/>
      <w:marRight w:val="0"/>
      <w:marTop w:val="0"/>
      <w:marBottom w:val="0"/>
      <w:divBdr>
        <w:top w:val="none" w:sz="0" w:space="0" w:color="auto"/>
        <w:left w:val="none" w:sz="0" w:space="0" w:color="auto"/>
        <w:bottom w:val="none" w:sz="0" w:space="0" w:color="auto"/>
        <w:right w:val="none" w:sz="0" w:space="0" w:color="auto"/>
      </w:divBdr>
    </w:div>
    <w:div w:id="1809277847">
      <w:bodyDiv w:val="1"/>
      <w:marLeft w:val="0"/>
      <w:marRight w:val="0"/>
      <w:marTop w:val="0"/>
      <w:marBottom w:val="0"/>
      <w:divBdr>
        <w:top w:val="none" w:sz="0" w:space="0" w:color="auto"/>
        <w:left w:val="none" w:sz="0" w:space="0" w:color="auto"/>
        <w:bottom w:val="none" w:sz="0" w:space="0" w:color="auto"/>
        <w:right w:val="none" w:sz="0" w:space="0" w:color="auto"/>
      </w:divBdr>
    </w:div>
    <w:div w:id="1809663694">
      <w:bodyDiv w:val="1"/>
      <w:marLeft w:val="0"/>
      <w:marRight w:val="0"/>
      <w:marTop w:val="0"/>
      <w:marBottom w:val="0"/>
      <w:divBdr>
        <w:top w:val="none" w:sz="0" w:space="0" w:color="auto"/>
        <w:left w:val="none" w:sz="0" w:space="0" w:color="auto"/>
        <w:bottom w:val="none" w:sz="0" w:space="0" w:color="auto"/>
        <w:right w:val="none" w:sz="0" w:space="0" w:color="auto"/>
      </w:divBdr>
    </w:div>
    <w:div w:id="1809973913">
      <w:bodyDiv w:val="1"/>
      <w:marLeft w:val="0"/>
      <w:marRight w:val="0"/>
      <w:marTop w:val="0"/>
      <w:marBottom w:val="0"/>
      <w:divBdr>
        <w:top w:val="none" w:sz="0" w:space="0" w:color="auto"/>
        <w:left w:val="none" w:sz="0" w:space="0" w:color="auto"/>
        <w:bottom w:val="none" w:sz="0" w:space="0" w:color="auto"/>
        <w:right w:val="none" w:sz="0" w:space="0" w:color="auto"/>
      </w:divBdr>
    </w:div>
    <w:div w:id="1810437613">
      <w:bodyDiv w:val="1"/>
      <w:marLeft w:val="0"/>
      <w:marRight w:val="0"/>
      <w:marTop w:val="0"/>
      <w:marBottom w:val="0"/>
      <w:divBdr>
        <w:top w:val="none" w:sz="0" w:space="0" w:color="auto"/>
        <w:left w:val="none" w:sz="0" w:space="0" w:color="auto"/>
        <w:bottom w:val="none" w:sz="0" w:space="0" w:color="auto"/>
        <w:right w:val="none" w:sz="0" w:space="0" w:color="auto"/>
      </w:divBdr>
    </w:div>
    <w:div w:id="1810853128">
      <w:bodyDiv w:val="1"/>
      <w:marLeft w:val="0"/>
      <w:marRight w:val="0"/>
      <w:marTop w:val="0"/>
      <w:marBottom w:val="0"/>
      <w:divBdr>
        <w:top w:val="none" w:sz="0" w:space="0" w:color="auto"/>
        <w:left w:val="none" w:sz="0" w:space="0" w:color="auto"/>
        <w:bottom w:val="none" w:sz="0" w:space="0" w:color="auto"/>
        <w:right w:val="none" w:sz="0" w:space="0" w:color="auto"/>
      </w:divBdr>
    </w:div>
    <w:div w:id="1811629533">
      <w:bodyDiv w:val="1"/>
      <w:marLeft w:val="0"/>
      <w:marRight w:val="0"/>
      <w:marTop w:val="0"/>
      <w:marBottom w:val="0"/>
      <w:divBdr>
        <w:top w:val="none" w:sz="0" w:space="0" w:color="auto"/>
        <w:left w:val="none" w:sz="0" w:space="0" w:color="auto"/>
        <w:bottom w:val="none" w:sz="0" w:space="0" w:color="auto"/>
        <w:right w:val="none" w:sz="0" w:space="0" w:color="auto"/>
      </w:divBdr>
    </w:div>
    <w:div w:id="1811820338">
      <w:bodyDiv w:val="1"/>
      <w:marLeft w:val="0"/>
      <w:marRight w:val="0"/>
      <w:marTop w:val="0"/>
      <w:marBottom w:val="0"/>
      <w:divBdr>
        <w:top w:val="none" w:sz="0" w:space="0" w:color="auto"/>
        <w:left w:val="none" w:sz="0" w:space="0" w:color="auto"/>
        <w:bottom w:val="none" w:sz="0" w:space="0" w:color="auto"/>
        <w:right w:val="none" w:sz="0" w:space="0" w:color="auto"/>
      </w:divBdr>
    </w:div>
    <w:div w:id="1812401524">
      <w:bodyDiv w:val="1"/>
      <w:marLeft w:val="0"/>
      <w:marRight w:val="0"/>
      <w:marTop w:val="0"/>
      <w:marBottom w:val="0"/>
      <w:divBdr>
        <w:top w:val="none" w:sz="0" w:space="0" w:color="auto"/>
        <w:left w:val="none" w:sz="0" w:space="0" w:color="auto"/>
        <w:bottom w:val="none" w:sz="0" w:space="0" w:color="auto"/>
        <w:right w:val="none" w:sz="0" w:space="0" w:color="auto"/>
      </w:divBdr>
    </w:div>
    <w:div w:id="1812479383">
      <w:bodyDiv w:val="1"/>
      <w:marLeft w:val="0"/>
      <w:marRight w:val="0"/>
      <w:marTop w:val="0"/>
      <w:marBottom w:val="0"/>
      <w:divBdr>
        <w:top w:val="none" w:sz="0" w:space="0" w:color="auto"/>
        <w:left w:val="none" w:sz="0" w:space="0" w:color="auto"/>
        <w:bottom w:val="none" w:sz="0" w:space="0" w:color="auto"/>
        <w:right w:val="none" w:sz="0" w:space="0" w:color="auto"/>
      </w:divBdr>
    </w:div>
    <w:div w:id="1813323426">
      <w:bodyDiv w:val="1"/>
      <w:marLeft w:val="0"/>
      <w:marRight w:val="0"/>
      <w:marTop w:val="0"/>
      <w:marBottom w:val="0"/>
      <w:divBdr>
        <w:top w:val="none" w:sz="0" w:space="0" w:color="auto"/>
        <w:left w:val="none" w:sz="0" w:space="0" w:color="auto"/>
        <w:bottom w:val="none" w:sz="0" w:space="0" w:color="auto"/>
        <w:right w:val="none" w:sz="0" w:space="0" w:color="auto"/>
      </w:divBdr>
    </w:div>
    <w:div w:id="1813910883">
      <w:bodyDiv w:val="1"/>
      <w:marLeft w:val="0"/>
      <w:marRight w:val="0"/>
      <w:marTop w:val="0"/>
      <w:marBottom w:val="0"/>
      <w:divBdr>
        <w:top w:val="none" w:sz="0" w:space="0" w:color="auto"/>
        <w:left w:val="none" w:sz="0" w:space="0" w:color="auto"/>
        <w:bottom w:val="none" w:sz="0" w:space="0" w:color="auto"/>
        <w:right w:val="none" w:sz="0" w:space="0" w:color="auto"/>
      </w:divBdr>
    </w:div>
    <w:div w:id="1815826872">
      <w:bodyDiv w:val="1"/>
      <w:marLeft w:val="0"/>
      <w:marRight w:val="0"/>
      <w:marTop w:val="0"/>
      <w:marBottom w:val="0"/>
      <w:divBdr>
        <w:top w:val="none" w:sz="0" w:space="0" w:color="auto"/>
        <w:left w:val="none" w:sz="0" w:space="0" w:color="auto"/>
        <w:bottom w:val="none" w:sz="0" w:space="0" w:color="auto"/>
        <w:right w:val="none" w:sz="0" w:space="0" w:color="auto"/>
      </w:divBdr>
    </w:div>
    <w:div w:id="1817262006">
      <w:bodyDiv w:val="1"/>
      <w:marLeft w:val="0"/>
      <w:marRight w:val="0"/>
      <w:marTop w:val="0"/>
      <w:marBottom w:val="0"/>
      <w:divBdr>
        <w:top w:val="none" w:sz="0" w:space="0" w:color="auto"/>
        <w:left w:val="none" w:sz="0" w:space="0" w:color="auto"/>
        <w:bottom w:val="none" w:sz="0" w:space="0" w:color="auto"/>
        <w:right w:val="none" w:sz="0" w:space="0" w:color="auto"/>
      </w:divBdr>
    </w:div>
    <w:div w:id="1820882778">
      <w:bodyDiv w:val="1"/>
      <w:marLeft w:val="0"/>
      <w:marRight w:val="0"/>
      <w:marTop w:val="0"/>
      <w:marBottom w:val="0"/>
      <w:divBdr>
        <w:top w:val="none" w:sz="0" w:space="0" w:color="auto"/>
        <w:left w:val="none" w:sz="0" w:space="0" w:color="auto"/>
        <w:bottom w:val="none" w:sz="0" w:space="0" w:color="auto"/>
        <w:right w:val="none" w:sz="0" w:space="0" w:color="auto"/>
      </w:divBdr>
    </w:div>
    <w:div w:id="1821574900">
      <w:bodyDiv w:val="1"/>
      <w:marLeft w:val="0"/>
      <w:marRight w:val="0"/>
      <w:marTop w:val="0"/>
      <w:marBottom w:val="0"/>
      <w:divBdr>
        <w:top w:val="none" w:sz="0" w:space="0" w:color="auto"/>
        <w:left w:val="none" w:sz="0" w:space="0" w:color="auto"/>
        <w:bottom w:val="none" w:sz="0" w:space="0" w:color="auto"/>
        <w:right w:val="none" w:sz="0" w:space="0" w:color="auto"/>
      </w:divBdr>
    </w:div>
    <w:div w:id="1822772225">
      <w:bodyDiv w:val="1"/>
      <w:marLeft w:val="0"/>
      <w:marRight w:val="0"/>
      <w:marTop w:val="0"/>
      <w:marBottom w:val="0"/>
      <w:divBdr>
        <w:top w:val="none" w:sz="0" w:space="0" w:color="auto"/>
        <w:left w:val="none" w:sz="0" w:space="0" w:color="auto"/>
        <w:bottom w:val="none" w:sz="0" w:space="0" w:color="auto"/>
        <w:right w:val="none" w:sz="0" w:space="0" w:color="auto"/>
      </w:divBdr>
    </w:div>
    <w:div w:id="1823158763">
      <w:bodyDiv w:val="1"/>
      <w:marLeft w:val="0"/>
      <w:marRight w:val="0"/>
      <w:marTop w:val="0"/>
      <w:marBottom w:val="0"/>
      <w:divBdr>
        <w:top w:val="none" w:sz="0" w:space="0" w:color="auto"/>
        <w:left w:val="none" w:sz="0" w:space="0" w:color="auto"/>
        <w:bottom w:val="none" w:sz="0" w:space="0" w:color="auto"/>
        <w:right w:val="none" w:sz="0" w:space="0" w:color="auto"/>
      </w:divBdr>
    </w:div>
    <w:div w:id="1823498869">
      <w:bodyDiv w:val="1"/>
      <w:marLeft w:val="0"/>
      <w:marRight w:val="0"/>
      <w:marTop w:val="0"/>
      <w:marBottom w:val="0"/>
      <w:divBdr>
        <w:top w:val="none" w:sz="0" w:space="0" w:color="auto"/>
        <w:left w:val="none" w:sz="0" w:space="0" w:color="auto"/>
        <w:bottom w:val="none" w:sz="0" w:space="0" w:color="auto"/>
        <w:right w:val="none" w:sz="0" w:space="0" w:color="auto"/>
      </w:divBdr>
    </w:div>
    <w:div w:id="1824082141">
      <w:bodyDiv w:val="1"/>
      <w:marLeft w:val="0"/>
      <w:marRight w:val="0"/>
      <w:marTop w:val="0"/>
      <w:marBottom w:val="0"/>
      <w:divBdr>
        <w:top w:val="none" w:sz="0" w:space="0" w:color="auto"/>
        <w:left w:val="none" w:sz="0" w:space="0" w:color="auto"/>
        <w:bottom w:val="none" w:sz="0" w:space="0" w:color="auto"/>
        <w:right w:val="none" w:sz="0" w:space="0" w:color="auto"/>
      </w:divBdr>
    </w:div>
    <w:div w:id="1824472045">
      <w:bodyDiv w:val="1"/>
      <w:marLeft w:val="0"/>
      <w:marRight w:val="0"/>
      <w:marTop w:val="0"/>
      <w:marBottom w:val="0"/>
      <w:divBdr>
        <w:top w:val="none" w:sz="0" w:space="0" w:color="auto"/>
        <w:left w:val="none" w:sz="0" w:space="0" w:color="auto"/>
        <w:bottom w:val="none" w:sz="0" w:space="0" w:color="auto"/>
        <w:right w:val="none" w:sz="0" w:space="0" w:color="auto"/>
      </w:divBdr>
    </w:div>
    <w:div w:id="1829132505">
      <w:bodyDiv w:val="1"/>
      <w:marLeft w:val="0"/>
      <w:marRight w:val="0"/>
      <w:marTop w:val="0"/>
      <w:marBottom w:val="0"/>
      <w:divBdr>
        <w:top w:val="none" w:sz="0" w:space="0" w:color="auto"/>
        <w:left w:val="none" w:sz="0" w:space="0" w:color="auto"/>
        <w:bottom w:val="none" w:sz="0" w:space="0" w:color="auto"/>
        <w:right w:val="none" w:sz="0" w:space="0" w:color="auto"/>
      </w:divBdr>
    </w:div>
    <w:div w:id="1830902728">
      <w:bodyDiv w:val="1"/>
      <w:marLeft w:val="0"/>
      <w:marRight w:val="0"/>
      <w:marTop w:val="0"/>
      <w:marBottom w:val="0"/>
      <w:divBdr>
        <w:top w:val="none" w:sz="0" w:space="0" w:color="auto"/>
        <w:left w:val="none" w:sz="0" w:space="0" w:color="auto"/>
        <w:bottom w:val="none" w:sz="0" w:space="0" w:color="auto"/>
        <w:right w:val="none" w:sz="0" w:space="0" w:color="auto"/>
      </w:divBdr>
    </w:div>
    <w:div w:id="1832409510">
      <w:bodyDiv w:val="1"/>
      <w:marLeft w:val="0"/>
      <w:marRight w:val="0"/>
      <w:marTop w:val="0"/>
      <w:marBottom w:val="0"/>
      <w:divBdr>
        <w:top w:val="none" w:sz="0" w:space="0" w:color="auto"/>
        <w:left w:val="none" w:sz="0" w:space="0" w:color="auto"/>
        <w:bottom w:val="none" w:sz="0" w:space="0" w:color="auto"/>
        <w:right w:val="none" w:sz="0" w:space="0" w:color="auto"/>
      </w:divBdr>
    </w:div>
    <w:div w:id="1832866067">
      <w:bodyDiv w:val="1"/>
      <w:marLeft w:val="0"/>
      <w:marRight w:val="0"/>
      <w:marTop w:val="0"/>
      <w:marBottom w:val="0"/>
      <w:divBdr>
        <w:top w:val="none" w:sz="0" w:space="0" w:color="auto"/>
        <w:left w:val="none" w:sz="0" w:space="0" w:color="auto"/>
        <w:bottom w:val="none" w:sz="0" w:space="0" w:color="auto"/>
        <w:right w:val="none" w:sz="0" w:space="0" w:color="auto"/>
      </w:divBdr>
    </w:div>
    <w:div w:id="1833372112">
      <w:bodyDiv w:val="1"/>
      <w:marLeft w:val="0"/>
      <w:marRight w:val="0"/>
      <w:marTop w:val="0"/>
      <w:marBottom w:val="0"/>
      <w:divBdr>
        <w:top w:val="none" w:sz="0" w:space="0" w:color="auto"/>
        <w:left w:val="none" w:sz="0" w:space="0" w:color="auto"/>
        <w:bottom w:val="none" w:sz="0" w:space="0" w:color="auto"/>
        <w:right w:val="none" w:sz="0" w:space="0" w:color="auto"/>
      </w:divBdr>
    </w:div>
    <w:div w:id="1833449088">
      <w:bodyDiv w:val="1"/>
      <w:marLeft w:val="0"/>
      <w:marRight w:val="0"/>
      <w:marTop w:val="0"/>
      <w:marBottom w:val="0"/>
      <w:divBdr>
        <w:top w:val="none" w:sz="0" w:space="0" w:color="auto"/>
        <w:left w:val="none" w:sz="0" w:space="0" w:color="auto"/>
        <w:bottom w:val="none" w:sz="0" w:space="0" w:color="auto"/>
        <w:right w:val="none" w:sz="0" w:space="0" w:color="auto"/>
      </w:divBdr>
    </w:div>
    <w:div w:id="1835149089">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6989050">
      <w:bodyDiv w:val="1"/>
      <w:marLeft w:val="0"/>
      <w:marRight w:val="0"/>
      <w:marTop w:val="0"/>
      <w:marBottom w:val="0"/>
      <w:divBdr>
        <w:top w:val="none" w:sz="0" w:space="0" w:color="auto"/>
        <w:left w:val="none" w:sz="0" w:space="0" w:color="auto"/>
        <w:bottom w:val="none" w:sz="0" w:space="0" w:color="auto"/>
        <w:right w:val="none" w:sz="0" w:space="0" w:color="auto"/>
      </w:divBdr>
    </w:div>
    <w:div w:id="1837066803">
      <w:bodyDiv w:val="1"/>
      <w:marLeft w:val="0"/>
      <w:marRight w:val="0"/>
      <w:marTop w:val="0"/>
      <w:marBottom w:val="0"/>
      <w:divBdr>
        <w:top w:val="none" w:sz="0" w:space="0" w:color="auto"/>
        <w:left w:val="none" w:sz="0" w:space="0" w:color="auto"/>
        <w:bottom w:val="none" w:sz="0" w:space="0" w:color="auto"/>
        <w:right w:val="none" w:sz="0" w:space="0" w:color="auto"/>
      </w:divBdr>
    </w:div>
    <w:div w:id="1838496890">
      <w:bodyDiv w:val="1"/>
      <w:marLeft w:val="0"/>
      <w:marRight w:val="0"/>
      <w:marTop w:val="0"/>
      <w:marBottom w:val="0"/>
      <w:divBdr>
        <w:top w:val="none" w:sz="0" w:space="0" w:color="auto"/>
        <w:left w:val="none" w:sz="0" w:space="0" w:color="auto"/>
        <w:bottom w:val="none" w:sz="0" w:space="0" w:color="auto"/>
        <w:right w:val="none" w:sz="0" w:space="0" w:color="auto"/>
      </w:divBdr>
    </w:div>
    <w:div w:id="1840730598">
      <w:bodyDiv w:val="1"/>
      <w:marLeft w:val="0"/>
      <w:marRight w:val="0"/>
      <w:marTop w:val="0"/>
      <w:marBottom w:val="0"/>
      <w:divBdr>
        <w:top w:val="none" w:sz="0" w:space="0" w:color="auto"/>
        <w:left w:val="none" w:sz="0" w:space="0" w:color="auto"/>
        <w:bottom w:val="none" w:sz="0" w:space="0" w:color="auto"/>
        <w:right w:val="none" w:sz="0" w:space="0" w:color="auto"/>
      </w:divBdr>
    </w:div>
    <w:div w:id="1840802268">
      <w:bodyDiv w:val="1"/>
      <w:marLeft w:val="0"/>
      <w:marRight w:val="0"/>
      <w:marTop w:val="0"/>
      <w:marBottom w:val="0"/>
      <w:divBdr>
        <w:top w:val="none" w:sz="0" w:space="0" w:color="auto"/>
        <w:left w:val="none" w:sz="0" w:space="0" w:color="auto"/>
        <w:bottom w:val="none" w:sz="0" w:space="0" w:color="auto"/>
        <w:right w:val="none" w:sz="0" w:space="0" w:color="auto"/>
      </w:divBdr>
    </w:div>
    <w:div w:id="1841266465">
      <w:bodyDiv w:val="1"/>
      <w:marLeft w:val="0"/>
      <w:marRight w:val="0"/>
      <w:marTop w:val="0"/>
      <w:marBottom w:val="0"/>
      <w:divBdr>
        <w:top w:val="none" w:sz="0" w:space="0" w:color="auto"/>
        <w:left w:val="none" w:sz="0" w:space="0" w:color="auto"/>
        <w:bottom w:val="none" w:sz="0" w:space="0" w:color="auto"/>
        <w:right w:val="none" w:sz="0" w:space="0" w:color="auto"/>
      </w:divBdr>
    </w:div>
    <w:div w:id="1842114874">
      <w:bodyDiv w:val="1"/>
      <w:marLeft w:val="0"/>
      <w:marRight w:val="0"/>
      <w:marTop w:val="0"/>
      <w:marBottom w:val="0"/>
      <w:divBdr>
        <w:top w:val="none" w:sz="0" w:space="0" w:color="auto"/>
        <w:left w:val="none" w:sz="0" w:space="0" w:color="auto"/>
        <w:bottom w:val="none" w:sz="0" w:space="0" w:color="auto"/>
        <w:right w:val="none" w:sz="0" w:space="0" w:color="auto"/>
      </w:divBdr>
    </w:div>
    <w:div w:id="1842349415">
      <w:bodyDiv w:val="1"/>
      <w:marLeft w:val="0"/>
      <w:marRight w:val="0"/>
      <w:marTop w:val="0"/>
      <w:marBottom w:val="0"/>
      <w:divBdr>
        <w:top w:val="none" w:sz="0" w:space="0" w:color="auto"/>
        <w:left w:val="none" w:sz="0" w:space="0" w:color="auto"/>
        <w:bottom w:val="none" w:sz="0" w:space="0" w:color="auto"/>
        <w:right w:val="none" w:sz="0" w:space="0" w:color="auto"/>
      </w:divBdr>
    </w:div>
    <w:div w:id="1842357299">
      <w:bodyDiv w:val="1"/>
      <w:marLeft w:val="0"/>
      <w:marRight w:val="0"/>
      <w:marTop w:val="0"/>
      <w:marBottom w:val="0"/>
      <w:divBdr>
        <w:top w:val="none" w:sz="0" w:space="0" w:color="auto"/>
        <w:left w:val="none" w:sz="0" w:space="0" w:color="auto"/>
        <w:bottom w:val="none" w:sz="0" w:space="0" w:color="auto"/>
        <w:right w:val="none" w:sz="0" w:space="0" w:color="auto"/>
      </w:divBdr>
    </w:div>
    <w:div w:id="1844005819">
      <w:bodyDiv w:val="1"/>
      <w:marLeft w:val="0"/>
      <w:marRight w:val="0"/>
      <w:marTop w:val="0"/>
      <w:marBottom w:val="0"/>
      <w:divBdr>
        <w:top w:val="none" w:sz="0" w:space="0" w:color="auto"/>
        <w:left w:val="none" w:sz="0" w:space="0" w:color="auto"/>
        <w:bottom w:val="none" w:sz="0" w:space="0" w:color="auto"/>
        <w:right w:val="none" w:sz="0" w:space="0" w:color="auto"/>
      </w:divBdr>
    </w:div>
    <w:div w:id="1844734319">
      <w:bodyDiv w:val="1"/>
      <w:marLeft w:val="0"/>
      <w:marRight w:val="0"/>
      <w:marTop w:val="0"/>
      <w:marBottom w:val="0"/>
      <w:divBdr>
        <w:top w:val="none" w:sz="0" w:space="0" w:color="auto"/>
        <w:left w:val="none" w:sz="0" w:space="0" w:color="auto"/>
        <w:bottom w:val="none" w:sz="0" w:space="0" w:color="auto"/>
        <w:right w:val="none" w:sz="0" w:space="0" w:color="auto"/>
      </w:divBdr>
    </w:div>
    <w:div w:id="1845784488">
      <w:bodyDiv w:val="1"/>
      <w:marLeft w:val="0"/>
      <w:marRight w:val="0"/>
      <w:marTop w:val="0"/>
      <w:marBottom w:val="0"/>
      <w:divBdr>
        <w:top w:val="none" w:sz="0" w:space="0" w:color="auto"/>
        <w:left w:val="none" w:sz="0" w:space="0" w:color="auto"/>
        <w:bottom w:val="none" w:sz="0" w:space="0" w:color="auto"/>
        <w:right w:val="none" w:sz="0" w:space="0" w:color="auto"/>
      </w:divBdr>
    </w:div>
    <w:div w:id="1846091209">
      <w:bodyDiv w:val="1"/>
      <w:marLeft w:val="0"/>
      <w:marRight w:val="0"/>
      <w:marTop w:val="0"/>
      <w:marBottom w:val="0"/>
      <w:divBdr>
        <w:top w:val="none" w:sz="0" w:space="0" w:color="auto"/>
        <w:left w:val="none" w:sz="0" w:space="0" w:color="auto"/>
        <w:bottom w:val="none" w:sz="0" w:space="0" w:color="auto"/>
        <w:right w:val="none" w:sz="0" w:space="0" w:color="auto"/>
      </w:divBdr>
    </w:div>
    <w:div w:id="1846550131">
      <w:bodyDiv w:val="1"/>
      <w:marLeft w:val="0"/>
      <w:marRight w:val="0"/>
      <w:marTop w:val="0"/>
      <w:marBottom w:val="0"/>
      <w:divBdr>
        <w:top w:val="none" w:sz="0" w:space="0" w:color="auto"/>
        <w:left w:val="none" w:sz="0" w:space="0" w:color="auto"/>
        <w:bottom w:val="none" w:sz="0" w:space="0" w:color="auto"/>
        <w:right w:val="none" w:sz="0" w:space="0" w:color="auto"/>
      </w:divBdr>
    </w:div>
    <w:div w:id="1847331342">
      <w:bodyDiv w:val="1"/>
      <w:marLeft w:val="0"/>
      <w:marRight w:val="0"/>
      <w:marTop w:val="0"/>
      <w:marBottom w:val="0"/>
      <w:divBdr>
        <w:top w:val="none" w:sz="0" w:space="0" w:color="auto"/>
        <w:left w:val="none" w:sz="0" w:space="0" w:color="auto"/>
        <w:bottom w:val="none" w:sz="0" w:space="0" w:color="auto"/>
        <w:right w:val="none" w:sz="0" w:space="0" w:color="auto"/>
      </w:divBdr>
    </w:div>
    <w:div w:id="1847406328">
      <w:bodyDiv w:val="1"/>
      <w:marLeft w:val="0"/>
      <w:marRight w:val="0"/>
      <w:marTop w:val="0"/>
      <w:marBottom w:val="0"/>
      <w:divBdr>
        <w:top w:val="none" w:sz="0" w:space="0" w:color="auto"/>
        <w:left w:val="none" w:sz="0" w:space="0" w:color="auto"/>
        <w:bottom w:val="none" w:sz="0" w:space="0" w:color="auto"/>
        <w:right w:val="none" w:sz="0" w:space="0" w:color="auto"/>
      </w:divBdr>
    </w:div>
    <w:div w:id="1847744931">
      <w:bodyDiv w:val="1"/>
      <w:marLeft w:val="0"/>
      <w:marRight w:val="0"/>
      <w:marTop w:val="0"/>
      <w:marBottom w:val="0"/>
      <w:divBdr>
        <w:top w:val="none" w:sz="0" w:space="0" w:color="auto"/>
        <w:left w:val="none" w:sz="0" w:space="0" w:color="auto"/>
        <w:bottom w:val="none" w:sz="0" w:space="0" w:color="auto"/>
        <w:right w:val="none" w:sz="0" w:space="0" w:color="auto"/>
      </w:divBdr>
    </w:div>
    <w:div w:id="1848058013">
      <w:bodyDiv w:val="1"/>
      <w:marLeft w:val="0"/>
      <w:marRight w:val="0"/>
      <w:marTop w:val="0"/>
      <w:marBottom w:val="0"/>
      <w:divBdr>
        <w:top w:val="none" w:sz="0" w:space="0" w:color="auto"/>
        <w:left w:val="none" w:sz="0" w:space="0" w:color="auto"/>
        <w:bottom w:val="none" w:sz="0" w:space="0" w:color="auto"/>
        <w:right w:val="none" w:sz="0" w:space="0" w:color="auto"/>
      </w:divBdr>
    </w:div>
    <w:div w:id="1849632110">
      <w:bodyDiv w:val="1"/>
      <w:marLeft w:val="0"/>
      <w:marRight w:val="0"/>
      <w:marTop w:val="0"/>
      <w:marBottom w:val="0"/>
      <w:divBdr>
        <w:top w:val="none" w:sz="0" w:space="0" w:color="auto"/>
        <w:left w:val="none" w:sz="0" w:space="0" w:color="auto"/>
        <w:bottom w:val="none" w:sz="0" w:space="0" w:color="auto"/>
        <w:right w:val="none" w:sz="0" w:space="0" w:color="auto"/>
      </w:divBdr>
    </w:div>
    <w:div w:id="1851136340">
      <w:bodyDiv w:val="1"/>
      <w:marLeft w:val="0"/>
      <w:marRight w:val="0"/>
      <w:marTop w:val="0"/>
      <w:marBottom w:val="0"/>
      <w:divBdr>
        <w:top w:val="none" w:sz="0" w:space="0" w:color="auto"/>
        <w:left w:val="none" w:sz="0" w:space="0" w:color="auto"/>
        <w:bottom w:val="none" w:sz="0" w:space="0" w:color="auto"/>
        <w:right w:val="none" w:sz="0" w:space="0" w:color="auto"/>
      </w:divBdr>
    </w:div>
    <w:div w:id="1851676497">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53913256">
      <w:bodyDiv w:val="1"/>
      <w:marLeft w:val="0"/>
      <w:marRight w:val="0"/>
      <w:marTop w:val="0"/>
      <w:marBottom w:val="0"/>
      <w:divBdr>
        <w:top w:val="none" w:sz="0" w:space="0" w:color="auto"/>
        <w:left w:val="none" w:sz="0" w:space="0" w:color="auto"/>
        <w:bottom w:val="none" w:sz="0" w:space="0" w:color="auto"/>
        <w:right w:val="none" w:sz="0" w:space="0" w:color="auto"/>
      </w:divBdr>
    </w:div>
    <w:div w:id="1857032874">
      <w:bodyDiv w:val="1"/>
      <w:marLeft w:val="0"/>
      <w:marRight w:val="0"/>
      <w:marTop w:val="0"/>
      <w:marBottom w:val="0"/>
      <w:divBdr>
        <w:top w:val="none" w:sz="0" w:space="0" w:color="auto"/>
        <w:left w:val="none" w:sz="0" w:space="0" w:color="auto"/>
        <w:bottom w:val="none" w:sz="0" w:space="0" w:color="auto"/>
        <w:right w:val="none" w:sz="0" w:space="0" w:color="auto"/>
      </w:divBdr>
    </w:div>
    <w:div w:id="1858156086">
      <w:bodyDiv w:val="1"/>
      <w:marLeft w:val="0"/>
      <w:marRight w:val="0"/>
      <w:marTop w:val="0"/>
      <w:marBottom w:val="0"/>
      <w:divBdr>
        <w:top w:val="none" w:sz="0" w:space="0" w:color="auto"/>
        <w:left w:val="none" w:sz="0" w:space="0" w:color="auto"/>
        <w:bottom w:val="none" w:sz="0" w:space="0" w:color="auto"/>
        <w:right w:val="none" w:sz="0" w:space="0" w:color="auto"/>
      </w:divBdr>
    </w:div>
    <w:div w:id="1858159641">
      <w:bodyDiv w:val="1"/>
      <w:marLeft w:val="0"/>
      <w:marRight w:val="0"/>
      <w:marTop w:val="0"/>
      <w:marBottom w:val="0"/>
      <w:divBdr>
        <w:top w:val="none" w:sz="0" w:space="0" w:color="auto"/>
        <w:left w:val="none" w:sz="0" w:space="0" w:color="auto"/>
        <w:bottom w:val="none" w:sz="0" w:space="0" w:color="auto"/>
        <w:right w:val="none" w:sz="0" w:space="0" w:color="auto"/>
      </w:divBdr>
    </w:div>
    <w:div w:id="1858494040">
      <w:bodyDiv w:val="1"/>
      <w:marLeft w:val="0"/>
      <w:marRight w:val="0"/>
      <w:marTop w:val="0"/>
      <w:marBottom w:val="0"/>
      <w:divBdr>
        <w:top w:val="none" w:sz="0" w:space="0" w:color="auto"/>
        <w:left w:val="none" w:sz="0" w:space="0" w:color="auto"/>
        <w:bottom w:val="none" w:sz="0" w:space="0" w:color="auto"/>
        <w:right w:val="none" w:sz="0" w:space="0" w:color="auto"/>
      </w:divBdr>
    </w:div>
    <w:div w:id="1859157102">
      <w:bodyDiv w:val="1"/>
      <w:marLeft w:val="0"/>
      <w:marRight w:val="0"/>
      <w:marTop w:val="0"/>
      <w:marBottom w:val="0"/>
      <w:divBdr>
        <w:top w:val="none" w:sz="0" w:space="0" w:color="auto"/>
        <w:left w:val="none" w:sz="0" w:space="0" w:color="auto"/>
        <w:bottom w:val="none" w:sz="0" w:space="0" w:color="auto"/>
        <w:right w:val="none" w:sz="0" w:space="0" w:color="auto"/>
      </w:divBdr>
    </w:div>
    <w:div w:id="1861701770">
      <w:bodyDiv w:val="1"/>
      <w:marLeft w:val="0"/>
      <w:marRight w:val="0"/>
      <w:marTop w:val="0"/>
      <w:marBottom w:val="0"/>
      <w:divBdr>
        <w:top w:val="none" w:sz="0" w:space="0" w:color="auto"/>
        <w:left w:val="none" w:sz="0" w:space="0" w:color="auto"/>
        <w:bottom w:val="none" w:sz="0" w:space="0" w:color="auto"/>
        <w:right w:val="none" w:sz="0" w:space="0" w:color="auto"/>
      </w:divBdr>
    </w:div>
    <w:div w:id="1863011679">
      <w:bodyDiv w:val="1"/>
      <w:marLeft w:val="0"/>
      <w:marRight w:val="0"/>
      <w:marTop w:val="0"/>
      <w:marBottom w:val="0"/>
      <w:divBdr>
        <w:top w:val="none" w:sz="0" w:space="0" w:color="auto"/>
        <w:left w:val="none" w:sz="0" w:space="0" w:color="auto"/>
        <w:bottom w:val="none" w:sz="0" w:space="0" w:color="auto"/>
        <w:right w:val="none" w:sz="0" w:space="0" w:color="auto"/>
      </w:divBdr>
    </w:div>
    <w:div w:id="1863585941">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864246870">
      <w:bodyDiv w:val="1"/>
      <w:marLeft w:val="0"/>
      <w:marRight w:val="0"/>
      <w:marTop w:val="0"/>
      <w:marBottom w:val="0"/>
      <w:divBdr>
        <w:top w:val="none" w:sz="0" w:space="0" w:color="auto"/>
        <w:left w:val="none" w:sz="0" w:space="0" w:color="auto"/>
        <w:bottom w:val="none" w:sz="0" w:space="0" w:color="auto"/>
        <w:right w:val="none" w:sz="0" w:space="0" w:color="auto"/>
      </w:divBdr>
    </w:div>
    <w:div w:id="1865630264">
      <w:bodyDiv w:val="1"/>
      <w:marLeft w:val="0"/>
      <w:marRight w:val="0"/>
      <w:marTop w:val="0"/>
      <w:marBottom w:val="0"/>
      <w:divBdr>
        <w:top w:val="none" w:sz="0" w:space="0" w:color="auto"/>
        <w:left w:val="none" w:sz="0" w:space="0" w:color="auto"/>
        <w:bottom w:val="none" w:sz="0" w:space="0" w:color="auto"/>
        <w:right w:val="none" w:sz="0" w:space="0" w:color="auto"/>
      </w:divBdr>
    </w:div>
    <w:div w:id="1867213857">
      <w:bodyDiv w:val="1"/>
      <w:marLeft w:val="0"/>
      <w:marRight w:val="0"/>
      <w:marTop w:val="0"/>
      <w:marBottom w:val="0"/>
      <w:divBdr>
        <w:top w:val="none" w:sz="0" w:space="0" w:color="auto"/>
        <w:left w:val="none" w:sz="0" w:space="0" w:color="auto"/>
        <w:bottom w:val="none" w:sz="0" w:space="0" w:color="auto"/>
        <w:right w:val="none" w:sz="0" w:space="0" w:color="auto"/>
      </w:divBdr>
    </w:div>
    <w:div w:id="1869368509">
      <w:bodyDiv w:val="1"/>
      <w:marLeft w:val="0"/>
      <w:marRight w:val="0"/>
      <w:marTop w:val="0"/>
      <w:marBottom w:val="0"/>
      <w:divBdr>
        <w:top w:val="none" w:sz="0" w:space="0" w:color="auto"/>
        <w:left w:val="none" w:sz="0" w:space="0" w:color="auto"/>
        <w:bottom w:val="none" w:sz="0" w:space="0" w:color="auto"/>
        <w:right w:val="none" w:sz="0" w:space="0" w:color="auto"/>
      </w:divBdr>
    </w:div>
    <w:div w:id="1869952175">
      <w:bodyDiv w:val="1"/>
      <w:marLeft w:val="0"/>
      <w:marRight w:val="0"/>
      <w:marTop w:val="0"/>
      <w:marBottom w:val="0"/>
      <w:divBdr>
        <w:top w:val="none" w:sz="0" w:space="0" w:color="auto"/>
        <w:left w:val="none" w:sz="0" w:space="0" w:color="auto"/>
        <w:bottom w:val="none" w:sz="0" w:space="0" w:color="auto"/>
        <w:right w:val="none" w:sz="0" w:space="0" w:color="auto"/>
      </w:divBdr>
    </w:div>
    <w:div w:id="1871524029">
      <w:bodyDiv w:val="1"/>
      <w:marLeft w:val="0"/>
      <w:marRight w:val="0"/>
      <w:marTop w:val="0"/>
      <w:marBottom w:val="0"/>
      <w:divBdr>
        <w:top w:val="none" w:sz="0" w:space="0" w:color="auto"/>
        <w:left w:val="none" w:sz="0" w:space="0" w:color="auto"/>
        <w:bottom w:val="none" w:sz="0" w:space="0" w:color="auto"/>
        <w:right w:val="none" w:sz="0" w:space="0" w:color="auto"/>
      </w:divBdr>
    </w:div>
    <w:div w:id="1872911011">
      <w:bodyDiv w:val="1"/>
      <w:marLeft w:val="0"/>
      <w:marRight w:val="0"/>
      <w:marTop w:val="0"/>
      <w:marBottom w:val="0"/>
      <w:divBdr>
        <w:top w:val="none" w:sz="0" w:space="0" w:color="auto"/>
        <w:left w:val="none" w:sz="0" w:space="0" w:color="auto"/>
        <w:bottom w:val="none" w:sz="0" w:space="0" w:color="auto"/>
        <w:right w:val="none" w:sz="0" w:space="0" w:color="auto"/>
      </w:divBdr>
    </w:div>
    <w:div w:id="1874614473">
      <w:bodyDiv w:val="1"/>
      <w:marLeft w:val="0"/>
      <w:marRight w:val="0"/>
      <w:marTop w:val="0"/>
      <w:marBottom w:val="0"/>
      <w:divBdr>
        <w:top w:val="none" w:sz="0" w:space="0" w:color="auto"/>
        <w:left w:val="none" w:sz="0" w:space="0" w:color="auto"/>
        <w:bottom w:val="none" w:sz="0" w:space="0" w:color="auto"/>
        <w:right w:val="none" w:sz="0" w:space="0" w:color="auto"/>
      </w:divBdr>
    </w:div>
    <w:div w:id="1875537050">
      <w:bodyDiv w:val="1"/>
      <w:marLeft w:val="0"/>
      <w:marRight w:val="0"/>
      <w:marTop w:val="0"/>
      <w:marBottom w:val="0"/>
      <w:divBdr>
        <w:top w:val="none" w:sz="0" w:space="0" w:color="auto"/>
        <w:left w:val="none" w:sz="0" w:space="0" w:color="auto"/>
        <w:bottom w:val="none" w:sz="0" w:space="0" w:color="auto"/>
        <w:right w:val="none" w:sz="0" w:space="0" w:color="auto"/>
      </w:divBdr>
    </w:div>
    <w:div w:id="1875574861">
      <w:bodyDiv w:val="1"/>
      <w:marLeft w:val="0"/>
      <w:marRight w:val="0"/>
      <w:marTop w:val="0"/>
      <w:marBottom w:val="0"/>
      <w:divBdr>
        <w:top w:val="none" w:sz="0" w:space="0" w:color="auto"/>
        <w:left w:val="none" w:sz="0" w:space="0" w:color="auto"/>
        <w:bottom w:val="none" w:sz="0" w:space="0" w:color="auto"/>
        <w:right w:val="none" w:sz="0" w:space="0" w:color="auto"/>
      </w:divBdr>
    </w:div>
    <w:div w:id="1875923217">
      <w:bodyDiv w:val="1"/>
      <w:marLeft w:val="0"/>
      <w:marRight w:val="0"/>
      <w:marTop w:val="0"/>
      <w:marBottom w:val="0"/>
      <w:divBdr>
        <w:top w:val="none" w:sz="0" w:space="0" w:color="auto"/>
        <w:left w:val="none" w:sz="0" w:space="0" w:color="auto"/>
        <w:bottom w:val="none" w:sz="0" w:space="0" w:color="auto"/>
        <w:right w:val="none" w:sz="0" w:space="0" w:color="auto"/>
      </w:divBdr>
    </w:div>
    <w:div w:id="1879008900">
      <w:bodyDiv w:val="1"/>
      <w:marLeft w:val="0"/>
      <w:marRight w:val="0"/>
      <w:marTop w:val="0"/>
      <w:marBottom w:val="0"/>
      <w:divBdr>
        <w:top w:val="none" w:sz="0" w:space="0" w:color="auto"/>
        <w:left w:val="none" w:sz="0" w:space="0" w:color="auto"/>
        <w:bottom w:val="none" w:sz="0" w:space="0" w:color="auto"/>
        <w:right w:val="none" w:sz="0" w:space="0" w:color="auto"/>
      </w:divBdr>
    </w:div>
    <w:div w:id="1880388024">
      <w:bodyDiv w:val="1"/>
      <w:marLeft w:val="0"/>
      <w:marRight w:val="0"/>
      <w:marTop w:val="0"/>
      <w:marBottom w:val="0"/>
      <w:divBdr>
        <w:top w:val="none" w:sz="0" w:space="0" w:color="auto"/>
        <w:left w:val="none" w:sz="0" w:space="0" w:color="auto"/>
        <w:bottom w:val="none" w:sz="0" w:space="0" w:color="auto"/>
        <w:right w:val="none" w:sz="0" w:space="0" w:color="auto"/>
      </w:divBdr>
    </w:div>
    <w:div w:id="1882936621">
      <w:bodyDiv w:val="1"/>
      <w:marLeft w:val="0"/>
      <w:marRight w:val="0"/>
      <w:marTop w:val="0"/>
      <w:marBottom w:val="0"/>
      <w:divBdr>
        <w:top w:val="none" w:sz="0" w:space="0" w:color="auto"/>
        <w:left w:val="none" w:sz="0" w:space="0" w:color="auto"/>
        <w:bottom w:val="none" w:sz="0" w:space="0" w:color="auto"/>
        <w:right w:val="none" w:sz="0" w:space="0" w:color="auto"/>
      </w:divBdr>
    </w:div>
    <w:div w:id="1883326159">
      <w:bodyDiv w:val="1"/>
      <w:marLeft w:val="0"/>
      <w:marRight w:val="0"/>
      <w:marTop w:val="0"/>
      <w:marBottom w:val="0"/>
      <w:divBdr>
        <w:top w:val="none" w:sz="0" w:space="0" w:color="auto"/>
        <w:left w:val="none" w:sz="0" w:space="0" w:color="auto"/>
        <w:bottom w:val="none" w:sz="0" w:space="0" w:color="auto"/>
        <w:right w:val="none" w:sz="0" w:space="0" w:color="auto"/>
      </w:divBdr>
    </w:div>
    <w:div w:id="1883705946">
      <w:bodyDiv w:val="1"/>
      <w:marLeft w:val="0"/>
      <w:marRight w:val="0"/>
      <w:marTop w:val="0"/>
      <w:marBottom w:val="0"/>
      <w:divBdr>
        <w:top w:val="none" w:sz="0" w:space="0" w:color="auto"/>
        <w:left w:val="none" w:sz="0" w:space="0" w:color="auto"/>
        <w:bottom w:val="none" w:sz="0" w:space="0" w:color="auto"/>
        <w:right w:val="none" w:sz="0" w:space="0" w:color="auto"/>
      </w:divBdr>
    </w:div>
    <w:div w:id="1884554773">
      <w:bodyDiv w:val="1"/>
      <w:marLeft w:val="0"/>
      <w:marRight w:val="0"/>
      <w:marTop w:val="0"/>
      <w:marBottom w:val="0"/>
      <w:divBdr>
        <w:top w:val="none" w:sz="0" w:space="0" w:color="auto"/>
        <w:left w:val="none" w:sz="0" w:space="0" w:color="auto"/>
        <w:bottom w:val="none" w:sz="0" w:space="0" w:color="auto"/>
        <w:right w:val="none" w:sz="0" w:space="0" w:color="auto"/>
      </w:divBdr>
    </w:div>
    <w:div w:id="1885941594">
      <w:bodyDiv w:val="1"/>
      <w:marLeft w:val="0"/>
      <w:marRight w:val="0"/>
      <w:marTop w:val="0"/>
      <w:marBottom w:val="0"/>
      <w:divBdr>
        <w:top w:val="none" w:sz="0" w:space="0" w:color="auto"/>
        <w:left w:val="none" w:sz="0" w:space="0" w:color="auto"/>
        <w:bottom w:val="none" w:sz="0" w:space="0" w:color="auto"/>
        <w:right w:val="none" w:sz="0" w:space="0" w:color="auto"/>
      </w:divBdr>
    </w:div>
    <w:div w:id="1888294809">
      <w:bodyDiv w:val="1"/>
      <w:marLeft w:val="0"/>
      <w:marRight w:val="0"/>
      <w:marTop w:val="0"/>
      <w:marBottom w:val="0"/>
      <w:divBdr>
        <w:top w:val="none" w:sz="0" w:space="0" w:color="auto"/>
        <w:left w:val="none" w:sz="0" w:space="0" w:color="auto"/>
        <w:bottom w:val="none" w:sz="0" w:space="0" w:color="auto"/>
        <w:right w:val="none" w:sz="0" w:space="0" w:color="auto"/>
      </w:divBdr>
    </w:div>
    <w:div w:id="1888830736">
      <w:bodyDiv w:val="1"/>
      <w:marLeft w:val="0"/>
      <w:marRight w:val="0"/>
      <w:marTop w:val="0"/>
      <w:marBottom w:val="0"/>
      <w:divBdr>
        <w:top w:val="none" w:sz="0" w:space="0" w:color="auto"/>
        <w:left w:val="none" w:sz="0" w:space="0" w:color="auto"/>
        <w:bottom w:val="none" w:sz="0" w:space="0" w:color="auto"/>
        <w:right w:val="none" w:sz="0" w:space="0" w:color="auto"/>
      </w:divBdr>
    </w:div>
    <w:div w:id="1889341963">
      <w:bodyDiv w:val="1"/>
      <w:marLeft w:val="0"/>
      <w:marRight w:val="0"/>
      <w:marTop w:val="0"/>
      <w:marBottom w:val="0"/>
      <w:divBdr>
        <w:top w:val="none" w:sz="0" w:space="0" w:color="auto"/>
        <w:left w:val="none" w:sz="0" w:space="0" w:color="auto"/>
        <w:bottom w:val="none" w:sz="0" w:space="0" w:color="auto"/>
        <w:right w:val="none" w:sz="0" w:space="0" w:color="auto"/>
      </w:divBdr>
    </w:div>
    <w:div w:id="1889953398">
      <w:bodyDiv w:val="1"/>
      <w:marLeft w:val="0"/>
      <w:marRight w:val="0"/>
      <w:marTop w:val="0"/>
      <w:marBottom w:val="0"/>
      <w:divBdr>
        <w:top w:val="none" w:sz="0" w:space="0" w:color="auto"/>
        <w:left w:val="none" w:sz="0" w:space="0" w:color="auto"/>
        <w:bottom w:val="none" w:sz="0" w:space="0" w:color="auto"/>
        <w:right w:val="none" w:sz="0" w:space="0" w:color="auto"/>
      </w:divBdr>
    </w:div>
    <w:div w:id="1889993422">
      <w:bodyDiv w:val="1"/>
      <w:marLeft w:val="0"/>
      <w:marRight w:val="0"/>
      <w:marTop w:val="0"/>
      <w:marBottom w:val="0"/>
      <w:divBdr>
        <w:top w:val="none" w:sz="0" w:space="0" w:color="auto"/>
        <w:left w:val="none" w:sz="0" w:space="0" w:color="auto"/>
        <w:bottom w:val="none" w:sz="0" w:space="0" w:color="auto"/>
        <w:right w:val="none" w:sz="0" w:space="0" w:color="auto"/>
      </w:divBdr>
    </w:div>
    <w:div w:id="1890454310">
      <w:bodyDiv w:val="1"/>
      <w:marLeft w:val="0"/>
      <w:marRight w:val="0"/>
      <w:marTop w:val="0"/>
      <w:marBottom w:val="0"/>
      <w:divBdr>
        <w:top w:val="none" w:sz="0" w:space="0" w:color="auto"/>
        <w:left w:val="none" w:sz="0" w:space="0" w:color="auto"/>
        <w:bottom w:val="none" w:sz="0" w:space="0" w:color="auto"/>
        <w:right w:val="none" w:sz="0" w:space="0" w:color="auto"/>
      </w:divBdr>
    </w:div>
    <w:div w:id="1890989264">
      <w:bodyDiv w:val="1"/>
      <w:marLeft w:val="0"/>
      <w:marRight w:val="0"/>
      <w:marTop w:val="0"/>
      <w:marBottom w:val="0"/>
      <w:divBdr>
        <w:top w:val="none" w:sz="0" w:space="0" w:color="auto"/>
        <w:left w:val="none" w:sz="0" w:space="0" w:color="auto"/>
        <w:bottom w:val="none" w:sz="0" w:space="0" w:color="auto"/>
        <w:right w:val="none" w:sz="0" w:space="0" w:color="auto"/>
      </w:divBdr>
    </w:div>
    <w:div w:id="1890997481">
      <w:bodyDiv w:val="1"/>
      <w:marLeft w:val="0"/>
      <w:marRight w:val="0"/>
      <w:marTop w:val="0"/>
      <w:marBottom w:val="0"/>
      <w:divBdr>
        <w:top w:val="none" w:sz="0" w:space="0" w:color="auto"/>
        <w:left w:val="none" w:sz="0" w:space="0" w:color="auto"/>
        <w:bottom w:val="none" w:sz="0" w:space="0" w:color="auto"/>
        <w:right w:val="none" w:sz="0" w:space="0" w:color="auto"/>
      </w:divBdr>
    </w:div>
    <w:div w:id="1892233475">
      <w:bodyDiv w:val="1"/>
      <w:marLeft w:val="0"/>
      <w:marRight w:val="0"/>
      <w:marTop w:val="0"/>
      <w:marBottom w:val="0"/>
      <w:divBdr>
        <w:top w:val="none" w:sz="0" w:space="0" w:color="auto"/>
        <w:left w:val="none" w:sz="0" w:space="0" w:color="auto"/>
        <w:bottom w:val="none" w:sz="0" w:space="0" w:color="auto"/>
        <w:right w:val="none" w:sz="0" w:space="0" w:color="auto"/>
      </w:divBdr>
    </w:div>
    <w:div w:id="1894463163">
      <w:bodyDiv w:val="1"/>
      <w:marLeft w:val="0"/>
      <w:marRight w:val="0"/>
      <w:marTop w:val="0"/>
      <w:marBottom w:val="0"/>
      <w:divBdr>
        <w:top w:val="none" w:sz="0" w:space="0" w:color="auto"/>
        <w:left w:val="none" w:sz="0" w:space="0" w:color="auto"/>
        <w:bottom w:val="none" w:sz="0" w:space="0" w:color="auto"/>
        <w:right w:val="none" w:sz="0" w:space="0" w:color="auto"/>
      </w:divBdr>
    </w:div>
    <w:div w:id="1896308568">
      <w:bodyDiv w:val="1"/>
      <w:marLeft w:val="0"/>
      <w:marRight w:val="0"/>
      <w:marTop w:val="0"/>
      <w:marBottom w:val="0"/>
      <w:divBdr>
        <w:top w:val="none" w:sz="0" w:space="0" w:color="auto"/>
        <w:left w:val="none" w:sz="0" w:space="0" w:color="auto"/>
        <w:bottom w:val="none" w:sz="0" w:space="0" w:color="auto"/>
        <w:right w:val="none" w:sz="0" w:space="0" w:color="auto"/>
      </w:divBdr>
    </w:div>
    <w:div w:id="1896819257">
      <w:bodyDiv w:val="1"/>
      <w:marLeft w:val="0"/>
      <w:marRight w:val="0"/>
      <w:marTop w:val="0"/>
      <w:marBottom w:val="0"/>
      <w:divBdr>
        <w:top w:val="none" w:sz="0" w:space="0" w:color="auto"/>
        <w:left w:val="none" w:sz="0" w:space="0" w:color="auto"/>
        <w:bottom w:val="none" w:sz="0" w:space="0" w:color="auto"/>
        <w:right w:val="none" w:sz="0" w:space="0" w:color="auto"/>
      </w:divBdr>
    </w:div>
    <w:div w:id="1897079580">
      <w:bodyDiv w:val="1"/>
      <w:marLeft w:val="0"/>
      <w:marRight w:val="0"/>
      <w:marTop w:val="0"/>
      <w:marBottom w:val="0"/>
      <w:divBdr>
        <w:top w:val="none" w:sz="0" w:space="0" w:color="auto"/>
        <w:left w:val="none" w:sz="0" w:space="0" w:color="auto"/>
        <w:bottom w:val="none" w:sz="0" w:space="0" w:color="auto"/>
        <w:right w:val="none" w:sz="0" w:space="0" w:color="auto"/>
      </w:divBdr>
    </w:div>
    <w:div w:id="1897429279">
      <w:bodyDiv w:val="1"/>
      <w:marLeft w:val="0"/>
      <w:marRight w:val="0"/>
      <w:marTop w:val="0"/>
      <w:marBottom w:val="0"/>
      <w:divBdr>
        <w:top w:val="none" w:sz="0" w:space="0" w:color="auto"/>
        <w:left w:val="none" w:sz="0" w:space="0" w:color="auto"/>
        <w:bottom w:val="none" w:sz="0" w:space="0" w:color="auto"/>
        <w:right w:val="none" w:sz="0" w:space="0" w:color="auto"/>
      </w:divBdr>
    </w:div>
    <w:div w:id="1899511696">
      <w:bodyDiv w:val="1"/>
      <w:marLeft w:val="0"/>
      <w:marRight w:val="0"/>
      <w:marTop w:val="0"/>
      <w:marBottom w:val="0"/>
      <w:divBdr>
        <w:top w:val="none" w:sz="0" w:space="0" w:color="auto"/>
        <w:left w:val="none" w:sz="0" w:space="0" w:color="auto"/>
        <w:bottom w:val="none" w:sz="0" w:space="0" w:color="auto"/>
        <w:right w:val="none" w:sz="0" w:space="0" w:color="auto"/>
      </w:divBdr>
    </w:div>
    <w:div w:id="1900943840">
      <w:bodyDiv w:val="1"/>
      <w:marLeft w:val="0"/>
      <w:marRight w:val="0"/>
      <w:marTop w:val="0"/>
      <w:marBottom w:val="0"/>
      <w:divBdr>
        <w:top w:val="none" w:sz="0" w:space="0" w:color="auto"/>
        <w:left w:val="none" w:sz="0" w:space="0" w:color="auto"/>
        <w:bottom w:val="none" w:sz="0" w:space="0" w:color="auto"/>
        <w:right w:val="none" w:sz="0" w:space="0" w:color="auto"/>
      </w:divBdr>
    </w:div>
    <w:div w:id="1901280447">
      <w:bodyDiv w:val="1"/>
      <w:marLeft w:val="0"/>
      <w:marRight w:val="0"/>
      <w:marTop w:val="0"/>
      <w:marBottom w:val="0"/>
      <w:divBdr>
        <w:top w:val="none" w:sz="0" w:space="0" w:color="auto"/>
        <w:left w:val="none" w:sz="0" w:space="0" w:color="auto"/>
        <w:bottom w:val="none" w:sz="0" w:space="0" w:color="auto"/>
        <w:right w:val="none" w:sz="0" w:space="0" w:color="auto"/>
      </w:divBdr>
    </w:div>
    <w:div w:id="1901747535">
      <w:bodyDiv w:val="1"/>
      <w:marLeft w:val="0"/>
      <w:marRight w:val="0"/>
      <w:marTop w:val="0"/>
      <w:marBottom w:val="0"/>
      <w:divBdr>
        <w:top w:val="none" w:sz="0" w:space="0" w:color="auto"/>
        <w:left w:val="none" w:sz="0" w:space="0" w:color="auto"/>
        <w:bottom w:val="none" w:sz="0" w:space="0" w:color="auto"/>
        <w:right w:val="none" w:sz="0" w:space="0" w:color="auto"/>
      </w:divBdr>
    </w:div>
    <w:div w:id="1903831903">
      <w:bodyDiv w:val="1"/>
      <w:marLeft w:val="0"/>
      <w:marRight w:val="0"/>
      <w:marTop w:val="0"/>
      <w:marBottom w:val="0"/>
      <w:divBdr>
        <w:top w:val="none" w:sz="0" w:space="0" w:color="auto"/>
        <w:left w:val="none" w:sz="0" w:space="0" w:color="auto"/>
        <w:bottom w:val="none" w:sz="0" w:space="0" w:color="auto"/>
        <w:right w:val="none" w:sz="0" w:space="0" w:color="auto"/>
      </w:divBdr>
    </w:div>
    <w:div w:id="1906063190">
      <w:bodyDiv w:val="1"/>
      <w:marLeft w:val="0"/>
      <w:marRight w:val="0"/>
      <w:marTop w:val="0"/>
      <w:marBottom w:val="0"/>
      <w:divBdr>
        <w:top w:val="none" w:sz="0" w:space="0" w:color="auto"/>
        <w:left w:val="none" w:sz="0" w:space="0" w:color="auto"/>
        <w:bottom w:val="none" w:sz="0" w:space="0" w:color="auto"/>
        <w:right w:val="none" w:sz="0" w:space="0" w:color="auto"/>
      </w:divBdr>
    </w:div>
    <w:div w:id="1907641392">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13857595">
      <w:bodyDiv w:val="1"/>
      <w:marLeft w:val="0"/>
      <w:marRight w:val="0"/>
      <w:marTop w:val="0"/>
      <w:marBottom w:val="0"/>
      <w:divBdr>
        <w:top w:val="none" w:sz="0" w:space="0" w:color="auto"/>
        <w:left w:val="none" w:sz="0" w:space="0" w:color="auto"/>
        <w:bottom w:val="none" w:sz="0" w:space="0" w:color="auto"/>
        <w:right w:val="none" w:sz="0" w:space="0" w:color="auto"/>
      </w:divBdr>
    </w:div>
    <w:div w:id="1914967144">
      <w:bodyDiv w:val="1"/>
      <w:marLeft w:val="0"/>
      <w:marRight w:val="0"/>
      <w:marTop w:val="0"/>
      <w:marBottom w:val="0"/>
      <w:divBdr>
        <w:top w:val="none" w:sz="0" w:space="0" w:color="auto"/>
        <w:left w:val="none" w:sz="0" w:space="0" w:color="auto"/>
        <w:bottom w:val="none" w:sz="0" w:space="0" w:color="auto"/>
        <w:right w:val="none" w:sz="0" w:space="0" w:color="auto"/>
      </w:divBdr>
    </w:div>
    <w:div w:id="1915386214">
      <w:bodyDiv w:val="1"/>
      <w:marLeft w:val="0"/>
      <w:marRight w:val="0"/>
      <w:marTop w:val="0"/>
      <w:marBottom w:val="0"/>
      <w:divBdr>
        <w:top w:val="none" w:sz="0" w:space="0" w:color="auto"/>
        <w:left w:val="none" w:sz="0" w:space="0" w:color="auto"/>
        <w:bottom w:val="none" w:sz="0" w:space="0" w:color="auto"/>
        <w:right w:val="none" w:sz="0" w:space="0" w:color="auto"/>
      </w:divBdr>
    </w:div>
    <w:div w:id="1915507808">
      <w:bodyDiv w:val="1"/>
      <w:marLeft w:val="0"/>
      <w:marRight w:val="0"/>
      <w:marTop w:val="0"/>
      <w:marBottom w:val="0"/>
      <w:divBdr>
        <w:top w:val="none" w:sz="0" w:space="0" w:color="auto"/>
        <w:left w:val="none" w:sz="0" w:space="0" w:color="auto"/>
        <w:bottom w:val="none" w:sz="0" w:space="0" w:color="auto"/>
        <w:right w:val="none" w:sz="0" w:space="0" w:color="auto"/>
      </w:divBdr>
    </w:div>
    <w:div w:id="1917518777">
      <w:bodyDiv w:val="1"/>
      <w:marLeft w:val="0"/>
      <w:marRight w:val="0"/>
      <w:marTop w:val="0"/>
      <w:marBottom w:val="0"/>
      <w:divBdr>
        <w:top w:val="none" w:sz="0" w:space="0" w:color="auto"/>
        <w:left w:val="none" w:sz="0" w:space="0" w:color="auto"/>
        <w:bottom w:val="none" w:sz="0" w:space="0" w:color="auto"/>
        <w:right w:val="none" w:sz="0" w:space="0" w:color="auto"/>
      </w:divBdr>
    </w:div>
    <w:div w:id="1917586264">
      <w:bodyDiv w:val="1"/>
      <w:marLeft w:val="0"/>
      <w:marRight w:val="0"/>
      <w:marTop w:val="0"/>
      <w:marBottom w:val="0"/>
      <w:divBdr>
        <w:top w:val="none" w:sz="0" w:space="0" w:color="auto"/>
        <w:left w:val="none" w:sz="0" w:space="0" w:color="auto"/>
        <w:bottom w:val="none" w:sz="0" w:space="0" w:color="auto"/>
        <w:right w:val="none" w:sz="0" w:space="0" w:color="auto"/>
      </w:divBdr>
    </w:div>
    <w:div w:id="1917591485">
      <w:bodyDiv w:val="1"/>
      <w:marLeft w:val="0"/>
      <w:marRight w:val="0"/>
      <w:marTop w:val="0"/>
      <w:marBottom w:val="0"/>
      <w:divBdr>
        <w:top w:val="none" w:sz="0" w:space="0" w:color="auto"/>
        <w:left w:val="none" w:sz="0" w:space="0" w:color="auto"/>
        <w:bottom w:val="none" w:sz="0" w:space="0" w:color="auto"/>
        <w:right w:val="none" w:sz="0" w:space="0" w:color="auto"/>
      </w:divBdr>
    </w:div>
    <w:div w:id="1917782809">
      <w:bodyDiv w:val="1"/>
      <w:marLeft w:val="0"/>
      <w:marRight w:val="0"/>
      <w:marTop w:val="0"/>
      <w:marBottom w:val="0"/>
      <w:divBdr>
        <w:top w:val="none" w:sz="0" w:space="0" w:color="auto"/>
        <w:left w:val="none" w:sz="0" w:space="0" w:color="auto"/>
        <w:bottom w:val="none" w:sz="0" w:space="0" w:color="auto"/>
        <w:right w:val="none" w:sz="0" w:space="0" w:color="auto"/>
      </w:divBdr>
    </w:div>
    <w:div w:id="1917934596">
      <w:bodyDiv w:val="1"/>
      <w:marLeft w:val="0"/>
      <w:marRight w:val="0"/>
      <w:marTop w:val="0"/>
      <w:marBottom w:val="0"/>
      <w:divBdr>
        <w:top w:val="none" w:sz="0" w:space="0" w:color="auto"/>
        <w:left w:val="none" w:sz="0" w:space="0" w:color="auto"/>
        <w:bottom w:val="none" w:sz="0" w:space="0" w:color="auto"/>
        <w:right w:val="none" w:sz="0" w:space="0" w:color="auto"/>
      </w:divBdr>
    </w:div>
    <w:div w:id="1917980092">
      <w:bodyDiv w:val="1"/>
      <w:marLeft w:val="0"/>
      <w:marRight w:val="0"/>
      <w:marTop w:val="0"/>
      <w:marBottom w:val="0"/>
      <w:divBdr>
        <w:top w:val="none" w:sz="0" w:space="0" w:color="auto"/>
        <w:left w:val="none" w:sz="0" w:space="0" w:color="auto"/>
        <w:bottom w:val="none" w:sz="0" w:space="0" w:color="auto"/>
        <w:right w:val="none" w:sz="0" w:space="0" w:color="auto"/>
      </w:divBdr>
    </w:div>
    <w:div w:id="1918788071">
      <w:bodyDiv w:val="1"/>
      <w:marLeft w:val="0"/>
      <w:marRight w:val="0"/>
      <w:marTop w:val="0"/>
      <w:marBottom w:val="0"/>
      <w:divBdr>
        <w:top w:val="none" w:sz="0" w:space="0" w:color="auto"/>
        <w:left w:val="none" w:sz="0" w:space="0" w:color="auto"/>
        <w:bottom w:val="none" w:sz="0" w:space="0" w:color="auto"/>
        <w:right w:val="none" w:sz="0" w:space="0" w:color="auto"/>
      </w:divBdr>
    </w:div>
    <w:div w:id="1919947615">
      <w:bodyDiv w:val="1"/>
      <w:marLeft w:val="0"/>
      <w:marRight w:val="0"/>
      <w:marTop w:val="0"/>
      <w:marBottom w:val="0"/>
      <w:divBdr>
        <w:top w:val="none" w:sz="0" w:space="0" w:color="auto"/>
        <w:left w:val="none" w:sz="0" w:space="0" w:color="auto"/>
        <w:bottom w:val="none" w:sz="0" w:space="0" w:color="auto"/>
        <w:right w:val="none" w:sz="0" w:space="0" w:color="auto"/>
      </w:divBdr>
    </w:div>
    <w:div w:id="1920481243">
      <w:bodyDiv w:val="1"/>
      <w:marLeft w:val="0"/>
      <w:marRight w:val="0"/>
      <w:marTop w:val="0"/>
      <w:marBottom w:val="0"/>
      <w:divBdr>
        <w:top w:val="none" w:sz="0" w:space="0" w:color="auto"/>
        <w:left w:val="none" w:sz="0" w:space="0" w:color="auto"/>
        <w:bottom w:val="none" w:sz="0" w:space="0" w:color="auto"/>
        <w:right w:val="none" w:sz="0" w:space="0" w:color="auto"/>
      </w:divBdr>
    </w:div>
    <w:div w:id="1920551478">
      <w:bodyDiv w:val="1"/>
      <w:marLeft w:val="0"/>
      <w:marRight w:val="0"/>
      <w:marTop w:val="0"/>
      <w:marBottom w:val="0"/>
      <w:divBdr>
        <w:top w:val="none" w:sz="0" w:space="0" w:color="auto"/>
        <w:left w:val="none" w:sz="0" w:space="0" w:color="auto"/>
        <w:bottom w:val="none" w:sz="0" w:space="0" w:color="auto"/>
        <w:right w:val="none" w:sz="0" w:space="0" w:color="auto"/>
      </w:divBdr>
    </w:div>
    <w:div w:id="1921062412">
      <w:bodyDiv w:val="1"/>
      <w:marLeft w:val="0"/>
      <w:marRight w:val="0"/>
      <w:marTop w:val="0"/>
      <w:marBottom w:val="0"/>
      <w:divBdr>
        <w:top w:val="none" w:sz="0" w:space="0" w:color="auto"/>
        <w:left w:val="none" w:sz="0" w:space="0" w:color="auto"/>
        <w:bottom w:val="none" w:sz="0" w:space="0" w:color="auto"/>
        <w:right w:val="none" w:sz="0" w:space="0" w:color="auto"/>
      </w:divBdr>
    </w:div>
    <w:div w:id="1921212902">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23367010">
      <w:bodyDiv w:val="1"/>
      <w:marLeft w:val="0"/>
      <w:marRight w:val="0"/>
      <w:marTop w:val="0"/>
      <w:marBottom w:val="0"/>
      <w:divBdr>
        <w:top w:val="none" w:sz="0" w:space="0" w:color="auto"/>
        <w:left w:val="none" w:sz="0" w:space="0" w:color="auto"/>
        <w:bottom w:val="none" w:sz="0" w:space="0" w:color="auto"/>
        <w:right w:val="none" w:sz="0" w:space="0" w:color="auto"/>
      </w:divBdr>
    </w:div>
    <w:div w:id="1924025127">
      <w:bodyDiv w:val="1"/>
      <w:marLeft w:val="0"/>
      <w:marRight w:val="0"/>
      <w:marTop w:val="0"/>
      <w:marBottom w:val="0"/>
      <w:divBdr>
        <w:top w:val="none" w:sz="0" w:space="0" w:color="auto"/>
        <w:left w:val="none" w:sz="0" w:space="0" w:color="auto"/>
        <w:bottom w:val="none" w:sz="0" w:space="0" w:color="auto"/>
        <w:right w:val="none" w:sz="0" w:space="0" w:color="auto"/>
      </w:divBdr>
    </w:div>
    <w:div w:id="1925066433">
      <w:bodyDiv w:val="1"/>
      <w:marLeft w:val="0"/>
      <w:marRight w:val="0"/>
      <w:marTop w:val="0"/>
      <w:marBottom w:val="0"/>
      <w:divBdr>
        <w:top w:val="none" w:sz="0" w:space="0" w:color="auto"/>
        <w:left w:val="none" w:sz="0" w:space="0" w:color="auto"/>
        <w:bottom w:val="none" w:sz="0" w:space="0" w:color="auto"/>
        <w:right w:val="none" w:sz="0" w:space="0" w:color="auto"/>
      </w:divBdr>
    </w:div>
    <w:div w:id="1925138292">
      <w:bodyDiv w:val="1"/>
      <w:marLeft w:val="0"/>
      <w:marRight w:val="0"/>
      <w:marTop w:val="0"/>
      <w:marBottom w:val="0"/>
      <w:divBdr>
        <w:top w:val="none" w:sz="0" w:space="0" w:color="auto"/>
        <w:left w:val="none" w:sz="0" w:space="0" w:color="auto"/>
        <w:bottom w:val="none" w:sz="0" w:space="0" w:color="auto"/>
        <w:right w:val="none" w:sz="0" w:space="0" w:color="auto"/>
      </w:divBdr>
    </w:div>
    <w:div w:id="1925188720">
      <w:bodyDiv w:val="1"/>
      <w:marLeft w:val="0"/>
      <w:marRight w:val="0"/>
      <w:marTop w:val="0"/>
      <w:marBottom w:val="0"/>
      <w:divBdr>
        <w:top w:val="none" w:sz="0" w:space="0" w:color="auto"/>
        <w:left w:val="none" w:sz="0" w:space="0" w:color="auto"/>
        <w:bottom w:val="none" w:sz="0" w:space="0" w:color="auto"/>
        <w:right w:val="none" w:sz="0" w:space="0" w:color="auto"/>
      </w:divBdr>
    </w:div>
    <w:div w:id="1925603446">
      <w:bodyDiv w:val="1"/>
      <w:marLeft w:val="0"/>
      <w:marRight w:val="0"/>
      <w:marTop w:val="0"/>
      <w:marBottom w:val="0"/>
      <w:divBdr>
        <w:top w:val="none" w:sz="0" w:space="0" w:color="auto"/>
        <w:left w:val="none" w:sz="0" w:space="0" w:color="auto"/>
        <w:bottom w:val="none" w:sz="0" w:space="0" w:color="auto"/>
        <w:right w:val="none" w:sz="0" w:space="0" w:color="auto"/>
      </w:divBdr>
    </w:div>
    <w:div w:id="1927028698">
      <w:bodyDiv w:val="1"/>
      <w:marLeft w:val="0"/>
      <w:marRight w:val="0"/>
      <w:marTop w:val="0"/>
      <w:marBottom w:val="0"/>
      <w:divBdr>
        <w:top w:val="none" w:sz="0" w:space="0" w:color="auto"/>
        <w:left w:val="none" w:sz="0" w:space="0" w:color="auto"/>
        <w:bottom w:val="none" w:sz="0" w:space="0" w:color="auto"/>
        <w:right w:val="none" w:sz="0" w:space="0" w:color="auto"/>
      </w:divBdr>
    </w:div>
    <w:div w:id="1927031329">
      <w:bodyDiv w:val="1"/>
      <w:marLeft w:val="0"/>
      <w:marRight w:val="0"/>
      <w:marTop w:val="0"/>
      <w:marBottom w:val="0"/>
      <w:divBdr>
        <w:top w:val="none" w:sz="0" w:space="0" w:color="auto"/>
        <w:left w:val="none" w:sz="0" w:space="0" w:color="auto"/>
        <w:bottom w:val="none" w:sz="0" w:space="0" w:color="auto"/>
        <w:right w:val="none" w:sz="0" w:space="0" w:color="auto"/>
      </w:divBdr>
    </w:div>
    <w:div w:id="1927037746">
      <w:bodyDiv w:val="1"/>
      <w:marLeft w:val="0"/>
      <w:marRight w:val="0"/>
      <w:marTop w:val="0"/>
      <w:marBottom w:val="0"/>
      <w:divBdr>
        <w:top w:val="none" w:sz="0" w:space="0" w:color="auto"/>
        <w:left w:val="none" w:sz="0" w:space="0" w:color="auto"/>
        <w:bottom w:val="none" w:sz="0" w:space="0" w:color="auto"/>
        <w:right w:val="none" w:sz="0" w:space="0" w:color="auto"/>
      </w:divBdr>
    </w:div>
    <w:div w:id="1927955306">
      <w:bodyDiv w:val="1"/>
      <w:marLeft w:val="0"/>
      <w:marRight w:val="0"/>
      <w:marTop w:val="0"/>
      <w:marBottom w:val="0"/>
      <w:divBdr>
        <w:top w:val="none" w:sz="0" w:space="0" w:color="auto"/>
        <w:left w:val="none" w:sz="0" w:space="0" w:color="auto"/>
        <w:bottom w:val="none" w:sz="0" w:space="0" w:color="auto"/>
        <w:right w:val="none" w:sz="0" w:space="0" w:color="auto"/>
      </w:divBdr>
    </w:div>
    <w:div w:id="1928345280">
      <w:bodyDiv w:val="1"/>
      <w:marLeft w:val="0"/>
      <w:marRight w:val="0"/>
      <w:marTop w:val="0"/>
      <w:marBottom w:val="0"/>
      <w:divBdr>
        <w:top w:val="none" w:sz="0" w:space="0" w:color="auto"/>
        <w:left w:val="none" w:sz="0" w:space="0" w:color="auto"/>
        <w:bottom w:val="none" w:sz="0" w:space="0" w:color="auto"/>
        <w:right w:val="none" w:sz="0" w:space="0" w:color="auto"/>
      </w:divBdr>
    </w:div>
    <w:div w:id="1928540899">
      <w:bodyDiv w:val="1"/>
      <w:marLeft w:val="0"/>
      <w:marRight w:val="0"/>
      <w:marTop w:val="0"/>
      <w:marBottom w:val="0"/>
      <w:divBdr>
        <w:top w:val="none" w:sz="0" w:space="0" w:color="auto"/>
        <w:left w:val="none" w:sz="0" w:space="0" w:color="auto"/>
        <w:bottom w:val="none" w:sz="0" w:space="0" w:color="auto"/>
        <w:right w:val="none" w:sz="0" w:space="0" w:color="auto"/>
      </w:divBdr>
    </w:div>
    <w:div w:id="1928734047">
      <w:bodyDiv w:val="1"/>
      <w:marLeft w:val="0"/>
      <w:marRight w:val="0"/>
      <w:marTop w:val="0"/>
      <w:marBottom w:val="0"/>
      <w:divBdr>
        <w:top w:val="none" w:sz="0" w:space="0" w:color="auto"/>
        <w:left w:val="none" w:sz="0" w:space="0" w:color="auto"/>
        <w:bottom w:val="none" w:sz="0" w:space="0" w:color="auto"/>
        <w:right w:val="none" w:sz="0" w:space="0" w:color="auto"/>
      </w:divBdr>
    </w:div>
    <w:div w:id="1929191481">
      <w:bodyDiv w:val="1"/>
      <w:marLeft w:val="0"/>
      <w:marRight w:val="0"/>
      <w:marTop w:val="0"/>
      <w:marBottom w:val="0"/>
      <w:divBdr>
        <w:top w:val="none" w:sz="0" w:space="0" w:color="auto"/>
        <w:left w:val="none" w:sz="0" w:space="0" w:color="auto"/>
        <w:bottom w:val="none" w:sz="0" w:space="0" w:color="auto"/>
        <w:right w:val="none" w:sz="0" w:space="0" w:color="auto"/>
      </w:divBdr>
    </w:div>
    <w:div w:id="1930969497">
      <w:bodyDiv w:val="1"/>
      <w:marLeft w:val="0"/>
      <w:marRight w:val="0"/>
      <w:marTop w:val="0"/>
      <w:marBottom w:val="0"/>
      <w:divBdr>
        <w:top w:val="none" w:sz="0" w:space="0" w:color="auto"/>
        <w:left w:val="none" w:sz="0" w:space="0" w:color="auto"/>
        <w:bottom w:val="none" w:sz="0" w:space="0" w:color="auto"/>
        <w:right w:val="none" w:sz="0" w:space="0" w:color="auto"/>
      </w:divBdr>
    </w:div>
    <w:div w:id="1931811215">
      <w:bodyDiv w:val="1"/>
      <w:marLeft w:val="0"/>
      <w:marRight w:val="0"/>
      <w:marTop w:val="0"/>
      <w:marBottom w:val="0"/>
      <w:divBdr>
        <w:top w:val="none" w:sz="0" w:space="0" w:color="auto"/>
        <w:left w:val="none" w:sz="0" w:space="0" w:color="auto"/>
        <w:bottom w:val="none" w:sz="0" w:space="0" w:color="auto"/>
        <w:right w:val="none" w:sz="0" w:space="0" w:color="auto"/>
      </w:divBdr>
    </w:div>
    <w:div w:id="1932277571">
      <w:bodyDiv w:val="1"/>
      <w:marLeft w:val="0"/>
      <w:marRight w:val="0"/>
      <w:marTop w:val="0"/>
      <w:marBottom w:val="0"/>
      <w:divBdr>
        <w:top w:val="none" w:sz="0" w:space="0" w:color="auto"/>
        <w:left w:val="none" w:sz="0" w:space="0" w:color="auto"/>
        <w:bottom w:val="none" w:sz="0" w:space="0" w:color="auto"/>
        <w:right w:val="none" w:sz="0" w:space="0" w:color="auto"/>
      </w:divBdr>
    </w:div>
    <w:div w:id="1932469794">
      <w:bodyDiv w:val="1"/>
      <w:marLeft w:val="0"/>
      <w:marRight w:val="0"/>
      <w:marTop w:val="0"/>
      <w:marBottom w:val="0"/>
      <w:divBdr>
        <w:top w:val="none" w:sz="0" w:space="0" w:color="auto"/>
        <w:left w:val="none" w:sz="0" w:space="0" w:color="auto"/>
        <w:bottom w:val="none" w:sz="0" w:space="0" w:color="auto"/>
        <w:right w:val="none" w:sz="0" w:space="0" w:color="auto"/>
      </w:divBdr>
    </w:div>
    <w:div w:id="1932472415">
      <w:bodyDiv w:val="1"/>
      <w:marLeft w:val="0"/>
      <w:marRight w:val="0"/>
      <w:marTop w:val="0"/>
      <w:marBottom w:val="0"/>
      <w:divBdr>
        <w:top w:val="none" w:sz="0" w:space="0" w:color="auto"/>
        <w:left w:val="none" w:sz="0" w:space="0" w:color="auto"/>
        <w:bottom w:val="none" w:sz="0" w:space="0" w:color="auto"/>
        <w:right w:val="none" w:sz="0" w:space="0" w:color="auto"/>
      </w:divBdr>
    </w:div>
    <w:div w:id="1932657669">
      <w:bodyDiv w:val="1"/>
      <w:marLeft w:val="0"/>
      <w:marRight w:val="0"/>
      <w:marTop w:val="0"/>
      <w:marBottom w:val="0"/>
      <w:divBdr>
        <w:top w:val="none" w:sz="0" w:space="0" w:color="auto"/>
        <w:left w:val="none" w:sz="0" w:space="0" w:color="auto"/>
        <w:bottom w:val="none" w:sz="0" w:space="0" w:color="auto"/>
        <w:right w:val="none" w:sz="0" w:space="0" w:color="auto"/>
      </w:divBdr>
    </w:div>
    <w:div w:id="1933388812">
      <w:bodyDiv w:val="1"/>
      <w:marLeft w:val="0"/>
      <w:marRight w:val="0"/>
      <w:marTop w:val="0"/>
      <w:marBottom w:val="0"/>
      <w:divBdr>
        <w:top w:val="none" w:sz="0" w:space="0" w:color="auto"/>
        <w:left w:val="none" w:sz="0" w:space="0" w:color="auto"/>
        <w:bottom w:val="none" w:sz="0" w:space="0" w:color="auto"/>
        <w:right w:val="none" w:sz="0" w:space="0" w:color="auto"/>
      </w:divBdr>
    </w:div>
    <w:div w:id="1934623794">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37320220">
      <w:bodyDiv w:val="1"/>
      <w:marLeft w:val="0"/>
      <w:marRight w:val="0"/>
      <w:marTop w:val="0"/>
      <w:marBottom w:val="0"/>
      <w:divBdr>
        <w:top w:val="none" w:sz="0" w:space="0" w:color="auto"/>
        <w:left w:val="none" w:sz="0" w:space="0" w:color="auto"/>
        <w:bottom w:val="none" w:sz="0" w:space="0" w:color="auto"/>
        <w:right w:val="none" w:sz="0" w:space="0" w:color="auto"/>
      </w:divBdr>
    </w:div>
    <w:div w:id="1937594799">
      <w:bodyDiv w:val="1"/>
      <w:marLeft w:val="0"/>
      <w:marRight w:val="0"/>
      <w:marTop w:val="0"/>
      <w:marBottom w:val="0"/>
      <w:divBdr>
        <w:top w:val="none" w:sz="0" w:space="0" w:color="auto"/>
        <w:left w:val="none" w:sz="0" w:space="0" w:color="auto"/>
        <w:bottom w:val="none" w:sz="0" w:space="0" w:color="auto"/>
        <w:right w:val="none" w:sz="0" w:space="0" w:color="auto"/>
      </w:divBdr>
    </w:div>
    <w:div w:id="1937709216">
      <w:bodyDiv w:val="1"/>
      <w:marLeft w:val="0"/>
      <w:marRight w:val="0"/>
      <w:marTop w:val="0"/>
      <w:marBottom w:val="0"/>
      <w:divBdr>
        <w:top w:val="none" w:sz="0" w:space="0" w:color="auto"/>
        <w:left w:val="none" w:sz="0" w:space="0" w:color="auto"/>
        <w:bottom w:val="none" w:sz="0" w:space="0" w:color="auto"/>
        <w:right w:val="none" w:sz="0" w:space="0" w:color="auto"/>
      </w:divBdr>
    </w:div>
    <w:div w:id="1937900085">
      <w:bodyDiv w:val="1"/>
      <w:marLeft w:val="0"/>
      <w:marRight w:val="0"/>
      <w:marTop w:val="0"/>
      <w:marBottom w:val="0"/>
      <w:divBdr>
        <w:top w:val="none" w:sz="0" w:space="0" w:color="auto"/>
        <w:left w:val="none" w:sz="0" w:space="0" w:color="auto"/>
        <w:bottom w:val="none" w:sz="0" w:space="0" w:color="auto"/>
        <w:right w:val="none" w:sz="0" w:space="0" w:color="auto"/>
      </w:divBdr>
    </w:div>
    <w:div w:id="1938555066">
      <w:bodyDiv w:val="1"/>
      <w:marLeft w:val="0"/>
      <w:marRight w:val="0"/>
      <w:marTop w:val="0"/>
      <w:marBottom w:val="0"/>
      <w:divBdr>
        <w:top w:val="none" w:sz="0" w:space="0" w:color="auto"/>
        <w:left w:val="none" w:sz="0" w:space="0" w:color="auto"/>
        <w:bottom w:val="none" w:sz="0" w:space="0" w:color="auto"/>
        <w:right w:val="none" w:sz="0" w:space="0" w:color="auto"/>
      </w:divBdr>
    </w:div>
    <w:div w:id="1938564327">
      <w:bodyDiv w:val="1"/>
      <w:marLeft w:val="0"/>
      <w:marRight w:val="0"/>
      <w:marTop w:val="0"/>
      <w:marBottom w:val="0"/>
      <w:divBdr>
        <w:top w:val="none" w:sz="0" w:space="0" w:color="auto"/>
        <w:left w:val="none" w:sz="0" w:space="0" w:color="auto"/>
        <w:bottom w:val="none" w:sz="0" w:space="0" w:color="auto"/>
        <w:right w:val="none" w:sz="0" w:space="0" w:color="auto"/>
      </w:divBdr>
    </w:div>
    <w:div w:id="1939285839">
      <w:bodyDiv w:val="1"/>
      <w:marLeft w:val="0"/>
      <w:marRight w:val="0"/>
      <w:marTop w:val="0"/>
      <w:marBottom w:val="0"/>
      <w:divBdr>
        <w:top w:val="none" w:sz="0" w:space="0" w:color="auto"/>
        <w:left w:val="none" w:sz="0" w:space="0" w:color="auto"/>
        <w:bottom w:val="none" w:sz="0" w:space="0" w:color="auto"/>
        <w:right w:val="none" w:sz="0" w:space="0" w:color="auto"/>
      </w:divBdr>
    </w:div>
    <w:div w:id="1944335846">
      <w:bodyDiv w:val="1"/>
      <w:marLeft w:val="0"/>
      <w:marRight w:val="0"/>
      <w:marTop w:val="0"/>
      <w:marBottom w:val="0"/>
      <w:divBdr>
        <w:top w:val="none" w:sz="0" w:space="0" w:color="auto"/>
        <w:left w:val="none" w:sz="0" w:space="0" w:color="auto"/>
        <w:bottom w:val="none" w:sz="0" w:space="0" w:color="auto"/>
        <w:right w:val="none" w:sz="0" w:space="0" w:color="auto"/>
      </w:divBdr>
    </w:div>
    <w:div w:id="1944457235">
      <w:bodyDiv w:val="1"/>
      <w:marLeft w:val="0"/>
      <w:marRight w:val="0"/>
      <w:marTop w:val="0"/>
      <w:marBottom w:val="0"/>
      <w:divBdr>
        <w:top w:val="none" w:sz="0" w:space="0" w:color="auto"/>
        <w:left w:val="none" w:sz="0" w:space="0" w:color="auto"/>
        <w:bottom w:val="none" w:sz="0" w:space="0" w:color="auto"/>
        <w:right w:val="none" w:sz="0" w:space="0" w:color="auto"/>
      </w:divBdr>
    </w:div>
    <w:div w:id="1945921709">
      <w:bodyDiv w:val="1"/>
      <w:marLeft w:val="0"/>
      <w:marRight w:val="0"/>
      <w:marTop w:val="0"/>
      <w:marBottom w:val="0"/>
      <w:divBdr>
        <w:top w:val="none" w:sz="0" w:space="0" w:color="auto"/>
        <w:left w:val="none" w:sz="0" w:space="0" w:color="auto"/>
        <w:bottom w:val="none" w:sz="0" w:space="0" w:color="auto"/>
        <w:right w:val="none" w:sz="0" w:space="0" w:color="auto"/>
      </w:divBdr>
    </w:div>
    <w:div w:id="1946225705">
      <w:bodyDiv w:val="1"/>
      <w:marLeft w:val="0"/>
      <w:marRight w:val="0"/>
      <w:marTop w:val="0"/>
      <w:marBottom w:val="0"/>
      <w:divBdr>
        <w:top w:val="none" w:sz="0" w:space="0" w:color="auto"/>
        <w:left w:val="none" w:sz="0" w:space="0" w:color="auto"/>
        <w:bottom w:val="none" w:sz="0" w:space="0" w:color="auto"/>
        <w:right w:val="none" w:sz="0" w:space="0" w:color="auto"/>
      </w:divBdr>
    </w:div>
    <w:div w:id="1947689505">
      <w:bodyDiv w:val="1"/>
      <w:marLeft w:val="0"/>
      <w:marRight w:val="0"/>
      <w:marTop w:val="0"/>
      <w:marBottom w:val="0"/>
      <w:divBdr>
        <w:top w:val="none" w:sz="0" w:space="0" w:color="auto"/>
        <w:left w:val="none" w:sz="0" w:space="0" w:color="auto"/>
        <w:bottom w:val="none" w:sz="0" w:space="0" w:color="auto"/>
        <w:right w:val="none" w:sz="0" w:space="0" w:color="auto"/>
      </w:divBdr>
    </w:div>
    <w:div w:id="1947928557">
      <w:bodyDiv w:val="1"/>
      <w:marLeft w:val="0"/>
      <w:marRight w:val="0"/>
      <w:marTop w:val="0"/>
      <w:marBottom w:val="0"/>
      <w:divBdr>
        <w:top w:val="none" w:sz="0" w:space="0" w:color="auto"/>
        <w:left w:val="none" w:sz="0" w:space="0" w:color="auto"/>
        <w:bottom w:val="none" w:sz="0" w:space="0" w:color="auto"/>
        <w:right w:val="none" w:sz="0" w:space="0" w:color="auto"/>
      </w:divBdr>
    </w:div>
    <w:div w:id="1948075985">
      <w:bodyDiv w:val="1"/>
      <w:marLeft w:val="0"/>
      <w:marRight w:val="0"/>
      <w:marTop w:val="0"/>
      <w:marBottom w:val="0"/>
      <w:divBdr>
        <w:top w:val="none" w:sz="0" w:space="0" w:color="auto"/>
        <w:left w:val="none" w:sz="0" w:space="0" w:color="auto"/>
        <w:bottom w:val="none" w:sz="0" w:space="0" w:color="auto"/>
        <w:right w:val="none" w:sz="0" w:space="0" w:color="auto"/>
      </w:divBdr>
    </w:div>
    <w:div w:id="1949577494">
      <w:bodyDiv w:val="1"/>
      <w:marLeft w:val="0"/>
      <w:marRight w:val="0"/>
      <w:marTop w:val="0"/>
      <w:marBottom w:val="0"/>
      <w:divBdr>
        <w:top w:val="none" w:sz="0" w:space="0" w:color="auto"/>
        <w:left w:val="none" w:sz="0" w:space="0" w:color="auto"/>
        <w:bottom w:val="none" w:sz="0" w:space="0" w:color="auto"/>
        <w:right w:val="none" w:sz="0" w:space="0" w:color="auto"/>
      </w:divBdr>
    </w:div>
    <w:div w:id="1950702645">
      <w:bodyDiv w:val="1"/>
      <w:marLeft w:val="0"/>
      <w:marRight w:val="0"/>
      <w:marTop w:val="0"/>
      <w:marBottom w:val="0"/>
      <w:divBdr>
        <w:top w:val="none" w:sz="0" w:space="0" w:color="auto"/>
        <w:left w:val="none" w:sz="0" w:space="0" w:color="auto"/>
        <w:bottom w:val="none" w:sz="0" w:space="0" w:color="auto"/>
        <w:right w:val="none" w:sz="0" w:space="0" w:color="auto"/>
      </w:divBdr>
    </w:div>
    <w:div w:id="1951205772">
      <w:bodyDiv w:val="1"/>
      <w:marLeft w:val="0"/>
      <w:marRight w:val="0"/>
      <w:marTop w:val="0"/>
      <w:marBottom w:val="0"/>
      <w:divBdr>
        <w:top w:val="none" w:sz="0" w:space="0" w:color="auto"/>
        <w:left w:val="none" w:sz="0" w:space="0" w:color="auto"/>
        <w:bottom w:val="none" w:sz="0" w:space="0" w:color="auto"/>
        <w:right w:val="none" w:sz="0" w:space="0" w:color="auto"/>
      </w:divBdr>
    </w:div>
    <w:div w:id="1951620788">
      <w:bodyDiv w:val="1"/>
      <w:marLeft w:val="0"/>
      <w:marRight w:val="0"/>
      <w:marTop w:val="0"/>
      <w:marBottom w:val="0"/>
      <w:divBdr>
        <w:top w:val="none" w:sz="0" w:space="0" w:color="auto"/>
        <w:left w:val="none" w:sz="0" w:space="0" w:color="auto"/>
        <w:bottom w:val="none" w:sz="0" w:space="0" w:color="auto"/>
        <w:right w:val="none" w:sz="0" w:space="0" w:color="auto"/>
      </w:divBdr>
    </w:div>
    <w:div w:id="1952396195">
      <w:bodyDiv w:val="1"/>
      <w:marLeft w:val="0"/>
      <w:marRight w:val="0"/>
      <w:marTop w:val="0"/>
      <w:marBottom w:val="0"/>
      <w:divBdr>
        <w:top w:val="none" w:sz="0" w:space="0" w:color="auto"/>
        <w:left w:val="none" w:sz="0" w:space="0" w:color="auto"/>
        <w:bottom w:val="none" w:sz="0" w:space="0" w:color="auto"/>
        <w:right w:val="none" w:sz="0" w:space="0" w:color="auto"/>
      </w:divBdr>
    </w:div>
    <w:div w:id="1952588498">
      <w:bodyDiv w:val="1"/>
      <w:marLeft w:val="0"/>
      <w:marRight w:val="0"/>
      <w:marTop w:val="0"/>
      <w:marBottom w:val="0"/>
      <w:divBdr>
        <w:top w:val="none" w:sz="0" w:space="0" w:color="auto"/>
        <w:left w:val="none" w:sz="0" w:space="0" w:color="auto"/>
        <w:bottom w:val="none" w:sz="0" w:space="0" w:color="auto"/>
        <w:right w:val="none" w:sz="0" w:space="0" w:color="auto"/>
      </w:divBdr>
    </w:div>
    <w:div w:id="1954627972">
      <w:bodyDiv w:val="1"/>
      <w:marLeft w:val="0"/>
      <w:marRight w:val="0"/>
      <w:marTop w:val="0"/>
      <w:marBottom w:val="0"/>
      <w:divBdr>
        <w:top w:val="none" w:sz="0" w:space="0" w:color="auto"/>
        <w:left w:val="none" w:sz="0" w:space="0" w:color="auto"/>
        <w:bottom w:val="none" w:sz="0" w:space="0" w:color="auto"/>
        <w:right w:val="none" w:sz="0" w:space="0" w:color="auto"/>
      </w:divBdr>
    </w:div>
    <w:div w:id="1956135664">
      <w:bodyDiv w:val="1"/>
      <w:marLeft w:val="0"/>
      <w:marRight w:val="0"/>
      <w:marTop w:val="0"/>
      <w:marBottom w:val="0"/>
      <w:divBdr>
        <w:top w:val="none" w:sz="0" w:space="0" w:color="auto"/>
        <w:left w:val="none" w:sz="0" w:space="0" w:color="auto"/>
        <w:bottom w:val="none" w:sz="0" w:space="0" w:color="auto"/>
        <w:right w:val="none" w:sz="0" w:space="0" w:color="auto"/>
      </w:divBdr>
    </w:div>
    <w:div w:id="1956787403">
      <w:bodyDiv w:val="1"/>
      <w:marLeft w:val="0"/>
      <w:marRight w:val="0"/>
      <w:marTop w:val="0"/>
      <w:marBottom w:val="0"/>
      <w:divBdr>
        <w:top w:val="none" w:sz="0" w:space="0" w:color="auto"/>
        <w:left w:val="none" w:sz="0" w:space="0" w:color="auto"/>
        <w:bottom w:val="none" w:sz="0" w:space="0" w:color="auto"/>
        <w:right w:val="none" w:sz="0" w:space="0" w:color="auto"/>
      </w:divBdr>
    </w:div>
    <w:div w:id="1957129799">
      <w:bodyDiv w:val="1"/>
      <w:marLeft w:val="0"/>
      <w:marRight w:val="0"/>
      <w:marTop w:val="0"/>
      <w:marBottom w:val="0"/>
      <w:divBdr>
        <w:top w:val="none" w:sz="0" w:space="0" w:color="auto"/>
        <w:left w:val="none" w:sz="0" w:space="0" w:color="auto"/>
        <w:bottom w:val="none" w:sz="0" w:space="0" w:color="auto"/>
        <w:right w:val="none" w:sz="0" w:space="0" w:color="auto"/>
      </w:divBdr>
    </w:div>
    <w:div w:id="1957130923">
      <w:bodyDiv w:val="1"/>
      <w:marLeft w:val="0"/>
      <w:marRight w:val="0"/>
      <w:marTop w:val="0"/>
      <w:marBottom w:val="0"/>
      <w:divBdr>
        <w:top w:val="none" w:sz="0" w:space="0" w:color="auto"/>
        <w:left w:val="none" w:sz="0" w:space="0" w:color="auto"/>
        <w:bottom w:val="none" w:sz="0" w:space="0" w:color="auto"/>
        <w:right w:val="none" w:sz="0" w:space="0" w:color="auto"/>
      </w:divBdr>
    </w:div>
    <w:div w:id="1958442397">
      <w:bodyDiv w:val="1"/>
      <w:marLeft w:val="0"/>
      <w:marRight w:val="0"/>
      <w:marTop w:val="0"/>
      <w:marBottom w:val="0"/>
      <w:divBdr>
        <w:top w:val="none" w:sz="0" w:space="0" w:color="auto"/>
        <w:left w:val="none" w:sz="0" w:space="0" w:color="auto"/>
        <w:bottom w:val="none" w:sz="0" w:space="0" w:color="auto"/>
        <w:right w:val="none" w:sz="0" w:space="0" w:color="auto"/>
      </w:divBdr>
    </w:div>
    <w:div w:id="1958758140">
      <w:bodyDiv w:val="1"/>
      <w:marLeft w:val="0"/>
      <w:marRight w:val="0"/>
      <w:marTop w:val="0"/>
      <w:marBottom w:val="0"/>
      <w:divBdr>
        <w:top w:val="none" w:sz="0" w:space="0" w:color="auto"/>
        <w:left w:val="none" w:sz="0" w:space="0" w:color="auto"/>
        <w:bottom w:val="none" w:sz="0" w:space="0" w:color="auto"/>
        <w:right w:val="none" w:sz="0" w:space="0" w:color="auto"/>
      </w:divBdr>
    </w:div>
    <w:div w:id="1959678646">
      <w:bodyDiv w:val="1"/>
      <w:marLeft w:val="0"/>
      <w:marRight w:val="0"/>
      <w:marTop w:val="0"/>
      <w:marBottom w:val="0"/>
      <w:divBdr>
        <w:top w:val="none" w:sz="0" w:space="0" w:color="auto"/>
        <w:left w:val="none" w:sz="0" w:space="0" w:color="auto"/>
        <w:bottom w:val="none" w:sz="0" w:space="0" w:color="auto"/>
        <w:right w:val="none" w:sz="0" w:space="0" w:color="auto"/>
      </w:divBdr>
    </w:div>
    <w:div w:id="1960600573">
      <w:bodyDiv w:val="1"/>
      <w:marLeft w:val="0"/>
      <w:marRight w:val="0"/>
      <w:marTop w:val="0"/>
      <w:marBottom w:val="0"/>
      <w:divBdr>
        <w:top w:val="none" w:sz="0" w:space="0" w:color="auto"/>
        <w:left w:val="none" w:sz="0" w:space="0" w:color="auto"/>
        <w:bottom w:val="none" w:sz="0" w:space="0" w:color="auto"/>
        <w:right w:val="none" w:sz="0" w:space="0" w:color="auto"/>
      </w:divBdr>
    </w:div>
    <w:div w:id="1961183366">
      <w:bodyDiv w:val="1"/>
      <w:marLeft w:val="0"/>
      <w:marRight w:val="0"/>
      <w:marTop w:val="0"/>
      <w:marBottom w:val="0"/>
      <w:divBdr>
        <w:top w:val="none" w:sz="0" w:space="0" w:color="auto"/>
        <w:left w:val="none" w:sz="0" w:space="0" w:color="auto"/>
        <w:bottom w:val="none" w:sz="0" w:space="0" w:color="auto"/>
        <w:right w:val="none" w:sz="0" w:space="0" w:color="auto"/>
      </w:divBdr>
    </w:div>
    <w:div w:id="1961380085">
      <w:bodyDiv w:val="1"/>
      <w:marLeft w:val="0"/>
      <w:marRight w:val="0"/>
      <w:marTop w:val="0"/>
      <w:marBottom w:val="0"/>
      <w:divBdr>
        <w:top w:val="none" w:sz="0" w:space="0" w:color="auto"/>
        <w:left w:val="none" w:sz="0" w:space="0" w:color="auto"/>
        <w:bottom w:val="none" w:sz="0" w:space="0" w:color="auto"/>
        <w:right w:val="none" w:sz="0" w:space="0" w:color="auto"/>
      </w:divBdr>
    </w:div>
    <w:div w:id="1961834050">
      <w:bodyDiv w:val="1"/>
      <w:marLeft w:val="0"/>
      <w:marRight w:val="0"/>
      <w:marTop w:val="0"/>
      <w:marBottom w:val="0"/>
      <w:divBdr>
        <w:top w:val="none" w:sz="0" w:space="0" w:color="auto"/>
        <w:left w:val="none" w:sz="0" w:space="0" w:color="auto"/>
        <w:bottom w:val="none" w:sz="0" w:space="0" w:color="auto"/>
        <w:right w:val="none" w:sz="0" w:space="0" w:color="auto"/>
      </w:divBdr>
    </w:div>
    <w:div w:id="1965891759">
      <w:bodyDiv w:val="1"/>
      <w:marLeft w:val="0"/>
      <w:marRight w:val="0"/>
      <w:marTop w:val="0"/>
      <w:marBottom w:val="0"/>
      <w:divBdr>
        <w:top w:val="none" w:sz="0" w:space="0" w:color="auto"/>
        <w:left w:val="none" w:sz="0" w:space="0" w:color="auto"/>
        <w:bottom w:val="none" w:sz="0" w:space="0" w:color="auto"/>
        <w:right w:val="none" w:sz="0" w:space="0" w:color="auto"/>
      </w:divBdr>
    </w:div>
    <w:div w:id="1966040833">
      <w:bodyDiv w:val="1"/>
      <w:marLeft w:val="0"/>
      <w:marRight w:val="0"/>
      <w:marTop w:val="0"/>
      <w:marBottom w:val="0"/>
      <w:divBdr>
        <w:top w:val="none" w:sz="0" w:space="0" w:color="auto"/>
        <w:left w:val="none" w:sz="0" w:space="0" w:color="auto"/>
        <w:bottom w:val="none" w:sz="0" w:space="0" w:color="auto"/>
        <w:right w:val="none" w:sz="0" w:space="0" w:color="auto"/>
      </w:divBdr>
    </w:div>
    <w:div w:id="1966081146">
      <w:bodyDiv w:val="1"/>
      <w:marLeft w:val="0"/>
      <w:marRight w:val="0"/>
      <w:marTop w:val="0"/>
      <w:marBottom w:val="0"/>
      <w:divBdr>
        <w:top w:val="none" w:sz="0" w:space="0" w:color="auto"/>
        <w:left w:val="none" w:sz="0" w:space="0" w:color="auto"/>
        <w:bottom w:val="none" w:sz="0" w:space="0" w:color="auto"/>
        <w:right w:val="none" w:sz="0" w:space="0" w:color="auto"/>
      </w:divBdr>
    </w:div>
    <w:div w:id="1966110190">
      <w:bodyDiv w:val="1"/>
      <w:marLeft w:val="0"/>
      <w:marRight w:val="0"/>
      <w:marTop w:val="0"/>
      <w:marBottom w:val="0"/>
      <w:divBdr>
        <w:top w:val="none" w:sz="0" w:space="0" w:color="auto"/>
        <w:left w:val="none" w:sz="0" w:space="0" w:color="auto"/>
        <w:bottom w:val="none" w:sz="0" w:space="0" w:color="auto"/>
        <w:right w:val="none" w:sz="0" w:space="0" w:color="auto"/>
      </w:divBdr>
    </w:div>
    <w:div w:id="1968662819">
      <w:bodyDiv w:val="1"/>
      <w:marLeft w:val="0"/>
      <w:marRight w:val="0"/>
      <w:marTop w:val="0"/>
      <w:marBottom w:val="0"/>
      <w:divBdr>
        <w:top w:val="none" w:sz="0" w:space="0" w:color="auto"/>
        <w:left w:val="none" w:sz="0" w:space="0" w:color="auto"/>
        <w:bottom w:val="none" w:sz="0" w:space="0" w:color="auto"/>
        <w:right w:val="none" w:sz="0" w:space="0" w:color="auto"/>
      </w:divBdr>
    </w:div>
    <w:div w:id="1969428866">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1970622885">
      <w:bodyDiv w:val="1"/>
      <w:marLeft w:val="0"/>
      <w:marRight w:val="0"/>
      <w:marTop w:val="0"/>
      <w:marBottom w:val="0"/>
      <w:divBdr>
        <w:top w:val="none" w:sz="0" w:space="0" w:color="auto"/>
        <w:left w:val="none" w:sz="0" w:space="0" w:color="auto"/>
        <w:bottom w:val="none" w:sz="0" w:space="0" w:color="auto"/>
        <w:right w:val="none" w:sz="0" w:space="0" w:color="auto"/>
      </w:divBdr>
    </w:div>
    <w:div w:id="1971740773">
      <w:bodyDiv w:val="1"/>
      <w:marLeft w:val="0"/>
      <w:marRight w:val="0"/>
      <w:marTop w:val="0"/>
      <w:marBottom w:val="0"/>
      <w:divBdr>
        <w:top w:val="none" w:sz="0" w:space="0" w:color="auto"/>
        <w:left w:val="none" w:sz="0" w:space="0" w:color="auto"/>
        <w:bottom w:val="none" w:sz="0" w:space="0" w:color="auto"/>
        <w:right w:val="none" w:sz="0" w:space="0" w:color="auto"/>
      </w:divBdr>
    </w:div>
    <w:div w:id="1973170812">
      <w:bodyDiv w:val="1"/>
      <w:marLeft w:val="0"/>
      <w:marRight w:val="0"/>
      <w:marTop w:val="0"/>
      <w:marBottom w:val="0"/>
      <w:divBdr>
        <w:top w:val="none" w:sz="0" w:space="0" w:color="auto"/>
        <w:left w:val="none" w:sz="0" w:space="0" w:color="auto"/>
        <w:bottom w:val="none" w:sz="0" w:space="0" w:color="auto"/>
        <w:right w:val="none" w:sz="0" w:space="0" w:color="auto"/>
      </w:divBdr>
    </w:div>
    <w:div w:id="1973245152">
      <w:bodyDiv w:val="1"/>
      <w:marLeft w:val="0"/>
      <w:marRight w:val="0"/>
      <w:marTop w:val="0"/>
      <w:marBottom w:val="0"/>
      <w:divBdr>
        <w:top w:val="none" w:sz="0" w:space="0" w:color="auto"/>
        <w:left w:val="none" w:sz="0" w:space="0" w:color="auto"/>
        <w:bottom w:val="none" w:sz="0" w:space="0" w:color="auto"/>
        <w:right w:val="none" w:sz="0" w:space="0" w:color="auto"/>
      </w:divBdr>
    </w:div>
    <w:div w:id="1973320735">
      <w:bodyDiv w:val="1"/>
      <w:marLeft w:val="0"/>
      <w:marRight w:val="0"/>
      <w:marTop w:val="0"/>
      <w:marBottom w:val="0"/>
      <w:divBdr>
        <w:top w:val="none" w:sz="0" w:space="0" w:color="auto"/>
        <w:left w:val="none" w:sz="0" w:space="0" w:color="auto"/>
        <w:bottom w:val="none" w:sz="0" w:space="0" w:color="auto"/>
        <w:right w:val="none" w:sz="0" w:space="0" w:color="auto"/>
      </w:divBdr>
    </w:div>
    <w:div w:id="1973635235">
      <w:bodyDiv w:val="1"/>
      <w:marLeft w:val="0"/>
      <w:marRight w:val="0"/>
      <w:marTop w:val="0"/>
      <w:marBottom w:val="0"/>
      <w:divBdr>
        <w:top w:val="none" w:sz="0" w:space="0" w:color="auto"/>
        <w:left w:val="none" w:sz="0" w:space="0" w:color="auto"/>
        <w:bottom w:val="none" w:sz="0" w:space="0" w:color="auto"/>
        <w:right w:val="none" w:sz="0" w:space="0" w:color="auto"/>
      </w:divBdr>
    </w:div>
    <w:div w:id="1973712508">
      <w:bodyDiv w:val="1"/>
      <w:marLeft w:val="0"/>
      <w:marRight w:val="0"/>
      <w:marTop w:val="0"/>
      <w:marBottom w:val="0"/>
      <w:divBdr>
        <w:top w:val="none" w:sz="0" w:space="0" w:color="auto"/>
        <w:left w:val="none" w:sz="0" w:space="0" w:color="auto"/>
        <w:bottom w:val="none" w:sz="0" w:space="0" w:color="auto"/>
        <w:right w:val="none" w:sz="0" w:space="0" w:color="auto"/>
      </w:divBdr>
    </w:div>
    <w:div w:id="1973896976">
      <w:bodyDiv w:val="1"/>
      <w:marLeft w:val="0"/>
      <w:marRight w:val="0"/>
      <w:marTop w:val="0"/>
      <w:marBottom w:val="0"/>
      <w:divBdr>
        <w:top w:val="none" w:sz="0" w:space="0" w:color="auto"/>
        <w:left w:val="none" w:sz="0" w:space="0" w:color="auto"/>
        <w:bottom w:val="none" w:sz="0" w:space="0" w:color="auto"/>
        <w:right w:val="none" w:sz="0" w:space="0" w:color="auto"/>
      </w:divBdr>
    </w:div>
    <w:div w:id="1974169876">
      <w:bodyDiv w:val="1"/>
      <w:marLeft w:val="0"/>
      <w:marRight w:val="0"/>
      <w:marTop w:val="0"/>
      <w:marBottom w:val="0"/>
      <w:divBdr>
        <w:top w:val="none" w:sz="0" w:space="0" w:color="auto"/>
        <w:left w:val="none" w:sz="0" w:space="0" w:color="auto"/>
        <w:bottom w:val="none" w:sz="0" w:space="0" w:color="auto"/>
        <w:right w:val="none" w:sz="0" w:space="0" w:color="auto"/>
      </w:divBdr>
    </w:div>
    <w:div w:id="1975136034">
      <w:bodyDiv w:val="1"/>
      <w:marLeft w:val="0"/>
      <w:marRight w:val="0"/>
      <w:marTop w:val="0"/>
      <w:marBottom w:val="0"/>
      <w:divBdr>
        <w:top w:val="none" w:sz="0" w:space="0" w:color="auto"/>
        <w:left w:val="none" w:sz="0" w:space="0" w:color="auto"/>
        <w:bottom w:val="none" w:sz="0" w:space="0" w:color="auto"/>
        <w:right w:val="none" w:sz="0" w:space="0" w:color="auto"/>
      </w:divBdr>
    </w:div>
    <w:div w:id="1975601641">
      <w:bodyDiv w:val="1"/>
      <w:marLeft w:val="0"/>
      <w:marRight w:val="0"/>
      <w:marTop w:val="0"/>
      <w:marBottom w:val="0"/>
      <w:divBdr>
        <w:top w:val="none" w:sz="0" w:space="0" w:color="auto"/>
        <w:left w:val="none" w:sz="0" w:space="0" w:color="auto"/>
        <w:bottom w:val="none" w:sz="0" w:space="0" w:color="auto"/>
        <w:right w:val="none" w:sz="0" w:space="0" w:color="auto"/>
      </w:divBdr>
    </w:div>
    <w:div w:id="1975673176">
      <w:bodyDiv w:val="1"/>
      <w:marLeft w:val="0"/>
      <w:marRight w:val="0"/>
      <w:marTop w:val="0"/>
      <w:marBottom w:val="0"/>
      <w:divBdr>
        <w:top w:val="none" w:sz="0" w:space="0" w:color="auto"/>
        <w:left w:val="none" w:sz="0" w:space="0" w:color="auto"/>
        <w:bottom w:val="none" w:sz="0" w:space="0" w:color="auto"/>
        <w:right w:val="none" w:sz="0" w:space="0" w:color="auto"/>
      </w:divBdr>
    </w:div>
    <w:div w:id="1977055289">
      <w:bodyDiv w:val="1"/>
      <w:marLeft w:val="0"/>
      <w:marRight w:val="0"/>
      <w:marTop w:val="0"/>
      <w:marBottom w:val="0"/>
      <w:divBdr>
        <w:top w:val="none" w:sz="0" w:space="0" w:color="auto"/>
        <w:left w:val="none" w:sz="0" w:space="0" w:color="auto"/>
        <w:bottom w:val="none" w:sz="0" w:space="0" w:color="auto"/>
        <w:right w:val="none" w:sz="0" w:space="0" w:color="auto"/>
      </w:divBdr>
    </w:div>
    <w:div w:id="1977295664">
      <w:bodyDiv w:val="1"/>
      <w:marLeft w:val="0"/>
      <w:marRight w:val="0"/>
      <w:marTop w:val="0"/>
      <w:marBottom w:val="0"/>
      <w:divBdr>
        <w:top w:val="none" w:sz="0" w:space="0" w:color="auto"/>
        <w:left w:val="none" w:sz="0" w:space="0" w:color="auto"/>
        <w:bottom w:val="none" w:sz="0" w:space="0" w:color="auto"/>
        <w:right w:val="none" w:sz="0" w:space="0" w:color="auto"/>
      </w:divBdr>
    </w:div>
    <w:div w:id="1978678097">
      <w:bodyDiv w:val="1"/>
      <w:marLeft w:val="0"/>
      <w:marRight w:val="0"/>
      <w:marTop w:val="0"/>
      <w:marBottom w:val="0"/>
      <w:divBdr>
        <w:top w:val="none" w:sz="0" w:space="0" w:color="auto"/>
        <w:left w:val="none" w:sz="0" w:space="0" w:color="auto"/>
        <w:bottom w:val="none" w:sz="0" w:space="0" w:color="auto"/>
        <w:right w:val="none" w:sz="0" w:space="0" w:color="auto"/>
      </w:divBdr>
    </w:div>
    <w:div w:id="1978872269">
      <w:bodyDiv w:val="1"/>
      <w:marLeft w:val="0"/>
      <w:marRight w:val="0"/>
      <w:marTop w:val="0"/>
      <w:marBottom w:val="0"/>
      <w:divBdr>
        <w:top w:val="none" w:sz="0" w:space="0" w:color="auto"/>
        <w:left w:val="none" w:sz="0" w:space="0" w:color="auto"/>
        <w:bottom w:val="none" w:sz="0" w:space="0" w:color="auto"/>
        <w:right w:val="none" w:sz="0" w:space="0" w:color="auto"/>
      </w:divBdr>
    </w:div>
    <w:div w:id="1979727507">
      <w:bodyDiv w:val="1"/>
      <w:marLeft w:val="0"/>
      <w:marRight w:val="0"/>
      <w:marTop w:val="0"/>
      <w:marBottom w:val="0"/>
      <w:divBdr>
        <w:top w:val="none" w:sz="0" w:space="0" w:color="auto"/>
        <w:left w:val="none" w:sz="0" w:space="0" w:color="auto"/>
        <w:bottom w:val="none" w:sz="0" w:space="0" w:color="auto"/>
        <w:right w:val="none" w:sz="0" w:space="0" w:color="auto"/>
      </w:divBdr>
    </w:div>
    <w:div w:id="1981300490">
      <w:bodyDiv w:val="1"/>
      <w:marLeft w:val="0"/>
      <w:marRight w:val="0"/>
      <w:marTop w:val="0"/>
      <w:marBottom w:val="0"/>
      <w:divBdr>
        <w:top w:val="none" w:sz="0" w:space="0" w:color="auto"/>
        <w:left w:val="none" w:sz="0" w:space="0" w:color="auto"/>
        <w:bottom w:val="none" w:sz="0" w:space="0" w:color="auto"/>
        <w:right w:val="none" w:sz="0" w:space="0" w:color="auto"/>
      </w:divBdr>
    </w:div>
    <w:div w:id="1981418632">
      <w:bodyDiv w:val="1"/>
      <w:marLeft w:val="0"/>
      <w:marRight w:val="0"/>
      <w:marTop w:val="0"/>
      <w:marBottom w:val="0"/>
      <w:divBdr>
        <w:top w:val="none" w:sz="0" w:space="0" w:color="auto"/>
        <w:left w:val="none" w:sz="0" w:space="0" w:color="auto"/>
        <w:bottom w:val="none" w:sz="0" w:space="0" w:color="auto"/>
        <w:right w:val="none" w:sz="0" w:space="0" w:color="auto"/>
      </w:divBdr>
    </w:div>
    <w:div w:id="1982031943">
      <w:bodyDiv w:val="1"/>
      <w:marLeft w:val="0"/>
      <w:marRight w:val="0"/>
      <w:marTop w:val="0"/>
      <w:marBottom w:val="0"/>
      <w:divBdr>
        <w:top w:val="none" w:sz="0" w:space="0" w:color="auto"/>
        <w:left w:val="none" w:sz="0" w:space="0" w:color="auto"/>
        <w:bottom w:val="none" w:sz="0" w:space="0" w:color="auto"/>
        <w:right w:val="none" w:sz="0" w:space="0" w:color="auto"/>
      </w:divBdr>
    </w:div>
    <w:div w:id="1983457316">
      <w:bodyDiv w:val="1"/>
      <w:marLeft w:val="0"/>
      <w:marRight w:val="0"/>
      <w:marTop w:val="0"/>
      <w:marBottom w:val="0"/>
      <w:divBdr>
        <w:top w:val="none" w:sz="0" w:space="0" w:color="auto"/>
        <w:left w:val="none" w:sz="0" w:space="0" w:color="auto"/>
        <w:bottom w:val="none" w:sz="0" w:space="0" w:color="auto"/>
        <w:right w:val="none" w:sz="0" w:space="0" w:color="auto"/>
      </w:divBdr>
    </w:div>
    <w:div w:id="1984382594">
      <w:bodyDiv w:val="1"/>
      <w:marLeft w:val="0"/>
      <w:marRight w:val="0"/>
      <w:marTop w:val="0"/>
      <w:marBottom w:val="0"/>
      <w:divBdr>
        <w:top w:val="none" w:sz="0" w:space="0" w:color="auto"/>
        <w:left w:val="none" w:sz="0" w:space="0" w:color="auto"/>
        <w:bottom w:val="none" w:sz="0" w:space="0" w:color="auto"/>
        <w:right w:val="none" w:sz="0" w:space="0" w:color="auto"/>
      </w:divBdr>
    </w:div>
    <w:div w:id="1984692900">
      <w:bodyDiv w:val="1"/>
      <w:marLeft w:val="0"/>
      <w:marRight w:val="0"/>
      <w:marTop w:val="0"/>
      <w:marBottom w:val="0"/>
      <w:divBdr>
        <w:top w:val="none" w:sz="0" w:space="0" w:color="auto"/>
        <w:left w:val="none" w:sz="0" w:space="0" w:color="auto"/>
        <w:bottom w:val="none" w:sz="0" w:space="0" w:color="auto"/>
        <w:right w:val="none" w:sz="0" w:space="0" w:color="auto"/>
      </w:divBdr>
    </w:div>
    <w:div w:id="1987856346">
      <w:bodyDiv w:val="1"/>
      <w:marLeft w:val="0"/>
      <w:marRight w:val="0"/>
      <w:marTop w:val="0"/>
      <w:marBottom w:val="0"/>
      <w:divBdr>
        <w:top w:val="none" w:sz="0" w:space="0" w:color="auto"/>
        <w:left w:val="none" w:sz="0" w:space="0" w:color="auto"/>
        <w:bottom w:val="none" w:sz="0" w:space="0" w:color="auto"/>
        <w:right w:val="none" w:sz="0" w:space="0" w:color="auto"/>
      </w:divBdr>
    </w:div>
    <w:div w:id="1988513464">
      <w:bodyDiv w:val="1"/>
      <w:marLeft w:val="0"/>
      <w:marRight w:val="0"/>
      <w:marTop w:val="0"/>
      <w:marBottom w:val="0"/>
      <w:divBdr>
        <w:top w:val="none" w:sz="0" w:space="0" w:color="auto"/>
        <w:left w:val="none" w:sz="0" w:space="0" w:color="auto"/>
        <w:bottom w:val="none" w:sz="0" w:space="0" w:color="auto"/>
        <w:right w:val="none" w:sz="0" w:space="0" w:color="auto"/>
      </w:divBdr>
    </w:div>
    <w:div w:id="1988513797">
      <w:bodyDiv w:val="1"/>
      <w:marLeft w:val="0"/>
      <w:marRight w:val="0"/>
      <w:marTop w:val="0"/>
      <w:marBottom w:val="0"/>
      <w:divBdr>
        <w:top w:val="none" w:sz="0" w:space="0" w:color="auto"/>
        <w:left w:val="none" w:sz="0" w:space="0" w:color="auto"/>
        <w:bottom w:val="none" w:sz="0" w:space="0" w:color="auto"/>
        <w:right w:val="none" w:sz="0" w:space="0" w:color="auto"/>
      </w:divBdr>
    </w:div>
    <w:div w:id="1991592417">
      <w:bodyDiv w:val="1"/>
      <w:marLeft w:val="0"/>
      <w:marRight w:val="0"/>
      <w:marTop w:val="0"/>
      <w:marBottom w:val="0"/>
      <w:divBdr>
        <w:top w:val="none" w:sz="0" w:space="0" w:color="auto"/>
        <w:left w:val="none" w:sz="0" w:space="0" w:color="auto"/>
        <w:bottom w:val="none" w:sz="0" w:space="0" w:color="auto"/>
        <w:right w:val="none" w:sz="0" w:space="0" w:color="auto"/>
      </w:divBdr>
    </w:div>
    <w:div w:id="1992754149">
      <w:bodyDiv w:val="1"/>
      <w:marLeft w:val="0"/>
      <w:marRight w:val="0"/>
      <w:marTop w:val="0"/>
      <w:marBottom w:val="0"/>
      <w:divBdr>
        <w:top w:val="none" w:sz="0" w:space="0" w:color="auto"/>
        <w:left w:val="none" w:sz="0" w:space="0" w:color="auto"/>
        <w:bottom w:val="none" w:sz="0" w:space="0" w:color="auto"/>
        <w:right w:val="none" w:sz="0" w:space="0" w:color="auto"/>
      </w:divBdr>
    </w:div>
    <w:div w:id="1993408865">
      <w:bodyDiv w:val="1"/>
      <w:marLeft w:val="0"/>
      <w:marRight w:val="0"/>
      <w:marTop w:val="0"/>
      <w:marBottom w:val="0"/>
      <w:divBdr>
        <w:top w:val="none" w:sz="0" w:space="0" w:color="auto"/>
        <w:left w:val="none" w:sz="0" w:space="0" w:color="auto"/>
        <w:bottom w:val="none" w:sz="0" w:space="0" w:color="auto"/>
        <w:right w:val="none" w:sz="0" w:space="0" w:color="auto"/>
      </w:divBdr>
    </w:div>
    <w:div w:id="1993440952">
      <w:bodyDiv w:val="1"/>
      <w:marLeft w:val="0"/>
      <w:marRight w:val="0"/>
      <w:marTop w:val="0"/>
      <w:marBottom w:val="0"/>
      <w:divBdr>
        <w:top w:val="none" w:sz="0" w:space="0" w:color="auto"/>
        <w:left w:val="none" w:sz="0" w:space="0" w:color="auto"/>
        <w:bottom w:val="none" w:sz="0" w:space="0" w:color="auto"/>
        <w:right w:val="none" w:sz="0" w:space="0" w:color="auto"/>
      </w:divBdr>
    </w:div>
    <w:div w:id="1993484563">
      <w:bodyDiv w:val="1"/>
      <w:marLeft w:val="0"/>
      <w:marRight w:val="0"/>
      <w:marTop w:val="0"/>
      <w:marBottom w:val="0"/>
      <w:divBdr>
        <w:top w:val="none" w:sz="0" w:space="0" w:color="auto"/>
        <w:left w:val="none" w:sz="0" w:space="0" w:color="auto"/>
        <w:bottom w:val="none" w:sz="0" w:space="0" w:color="auto"/>
        <w:right w:val="none" w:sz="0" w:space="0" w:color="auto"/>
      </w:divBdr>
    </w:div>
    <w:div w:id="1994068454">
      <w:bodyDiv w:val="1"/>
      <w:marLeft w:val="0"/>
      <w:marRight w:val="0"/>
      <w:marTop w:val="0"/>
      <w:marBottom w:val="0"/>
      <w:divBdr>
        <w:top w:val="none" w:sz="0" w:space="0" w:color="auto"/>
        <w:left w:val="none" w:sz="0" w:space="0" w:color="auto"/>
        <w:bottom w:val="none" w:sz="0" w:space="0" w:color="auto"/>
        <w:right w:val="none" w:sz="0" w:space="0" w:color="auto"/>
      </w:divBdr>
    </w:div>
    <w:div w:id="1995644598">
      <w:bodyDiv w:val="1"/>
      <w:marLeft w:val="0"/>
      <w:marRight w:val="0"/>
      <w:marTop w:val="0"/>
      <w:marBottom w:val="0"/>
      <w:divBdr>
        <w:top w:val="none" w:sz="0" w:space="0" w:color="auto"/>
        <w:left w:val="none" w:sz="0" w:space="0" w:color="auto"/>
        <w:bottom w:val="none" w:sz="0" w:space="0" w:color="auto"/>
        <w:right w:val="none" w:sz="0" w:space="0" w:color="auto"/>
      </w:divBdr>
    </w:div>
    <w:div w:id="1995987205">
      <w:bodyDiv w:val="1"/>
      <w:marLeft w:val="0"/>
      <w:marRight w:val="0"/>
      <w:marTop w:val="0"/>
      <w:marBottom w:val="0"/>
      <w:divBdr>
        <w:top w:val="none" w:sz="0" w:space="0" w:color="auto"/>
        <w:left w:val="none" w:sz="0" w:space="0" w:color="auto"/>
        <w:bottom w:val="none" w:sz="0" w:space="0" w:color="auto"/>
        <w:right w:val="none" w:sz="0" w:space="0" w:color="auto"/>
      </w:divBdr>
    </w:div>
    <w:div w:id="1997148995">
      <w:bodyDiv w:val="1"/>
      <w:marLeft w:val="0"/>
      <w:marRight w:val="0"/>
      <w:marTop w:val="0"/>
      <w:marBottom w:val="0"/>
      <w:divBdr>
        <w:top w:val="none" w:sz="0" w:space="0" w:color="auto"/>
        <w:left w:val="none" w:sz="0" w:space="0" w:color="auto"/>
        <w:bottom w:val="none" w:sz="0" w:space="0" w:color="auto"/>
        <w:right w:val="none" w:sz="0" w:space="0" w:color="auto"/>
      </w:divBdr>
    </w:div>
    <w:div w:id="1997301843">
      <w:bodyDiv w:val="1"/>
      <w:marLeft w:val="0"/>
      <w:marRight w:val="0"/>
      <w:marTop w:val="0"/>
      <w:marBottom w:val="0"/>
      <w:divBdr>
        <w:top w:val="none" w:sz="0" w:space="0" w:color="auto"/>
        <w:left w:val="none" w:sz="0" w:space="0" w:color="auto"/>
        <w:bottom w:val="none" w:sz="0" w:space="0" w:color="auto"/>
        <w:right w:val="none" w:sz="0" w:space="0" w:color="auto"/>
      </w:divBdr>
    </w:div>
    <w:div w:id="1997611091">
      <w:bodyDiv w:val="1"/>
      <w:marLeft w:val="0"/>
      <w:marRight w:val="0"/>
      <w:marTop w:val="0"/>
      <w:marBottom w:val="0"/>
      <w:divBdr>
        <w:top w:val="none" w:sz="0" w:space="0" w:color="auto"/>
        <w:left w:val="none" w:sz="0" w:space="0" w:color="auto"/>
        <w:bottom w:val="none" w:sz="0" w:space="0" w:color="auto"/>
        <w:right w:val="none" w:sz="0" w:space="0" w:color="auto"/>
      </w:divBdr>
    </w:div>
    <w:div w:id="1998530198">
      <w:bodyDiv w:val="1"/>
      <w:marLeft w:val="0"/>
      <w:marRight w:val="0"/>
      <w:marTop w:val="0"/>
      <w:marBottom w:val="0"/>
      <w:divBdr>
        <w:top w:val="none" w:sz="0" w:space="0" w:color="auto"/>
        <w:left w:val="none" w:sz="0" w:space="0" w:color="auto"/>
        <w:bottom w:val="none" w:sz="0" w:space="0" w:color="auto"/>
        <w:right w:val="none" w:sz="0" w:space="0" w:color="auto"/>
      </w:divBdr>
    </w:div>
    <w:div w:id="1999460749">
      <w:bodyDiv w:val="1"/>
      <w:marLeft w:val="0"/>
      <w:marRight w:val="0"/>
      <w:marTop w:val="0"/>
      <w:marBottom w:val="0"/>
      <w:divBdr>
        <w:top w:val="none" w:sz="0" w:space="0" w:color="auto"/>
        <w:left w:val="none" w:sz="0" w:space="0" w:color="auto"/>
        <w:bottom w:val="none" w:sz="0" w:space="0" w:color="auto"/>
        <w:right w:val="none" w:sz="0" w:space="0" w:color="auto"/>
      </w:divBdr>
    </w:div>
    <w:div w:id="2000379660">
      <w:bodyDiv w:val="1"/>
      <w:marLeft w:val="0"/>
      <w:marRight w:val="0"/>
      <w:marTop w:val="0"/>
      <w:marBottom w:val="0"/>
      <w:divBdr>
        <w:top w:val="none" w:sz="0" w:space="0" w:color="auto"/>
        <w:left w:val="none" w:sz="0" w:space="0" w:color="auto"/>
        <w:bottom w:val="none" w:sz="0" w:space="0" w:color="auto"/>
        <w:right w:val="none" w:sz="0" w:space="0" w:color="auto"/>
      </w:divBdr>
    </w:div>
    <w:div w:id="2000578143">
      <w:bodyDiv w:val="1"/>
      <w:marLeft w:val="0"/>
      <w:marRight w:val="0"/>
      <w:marTop w:val="0"/>
      <w:marBottom w:val="0"/>
      <w:divBdr>
        <w:top w:val="none" w:sz="0" w:space="0" w:color="auto"/>
        <w:left w:val="none" w:sz="0" w:space="0" w:color="auto"/>
        <w:bottom w:val="none" w:sz="0" w:space="0" w:color="auto"/>
        <w:right w:val="none" w:sz="0" w:space="0" w:color="auto"/>
      </w:divBdr>
    </w:div>
    <w:div w:id="2001033831">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02611438">
      <w:bodyDiv w:val="1"/>
      <w:marLeft w:val="0"/>
      <w:marRight w:val="0"/>
      <w:marTop w:val="0"/>
      <w:marBottom w:val="0"/>
      <w:divBdr>
        <w:top w:val="none" w:sz="0" w:space="0" w:color="auto"/>
        <w:left w:val="none" w:sz="0" w:space="0" w:color="auto"/>
        <w:bottom w:val="none" w:sz="0" w:space="0" w:color="auto"/>
        <w:right w:val="none" w:sz="0" w:space="0" w:color="auto"/>
      </w:divBdr>
    </w:div>
    <w:div w:id="2002732598">
      <w:bodyDiv w:val="1"/>
      <w:marLeft w:val="0"/>
      <w:marRight w:val="0"/>
      <w:marTop w:val="0"/>
      <w:marBottom w:val="0"/>
      <w:divBdr>
        <w:top w:val="none" w:sz="0" w:space="0" w:color="auto"/>
        <w:left w:val="none" w:sz="0" w:space="0" w:color="auto"/>
        <w:bottom w:val="none" w:sz="0" w:space="0" w:color="auto"/>
        <w:right w:val="none" w:sz="0" w:space="0" w:color="auto"/>
      </w:divBdr>
    </w:div>
    <w:div w:id="2002849056">
      <w:bodyDiv w:val="1"/>
      <w:marLeft w:val="0"/>
      <w:marRight w:val="0"/>
      <w:marTop w:val="0"/>
      <w:marBottom w:val="0"/>
      <w:divBdr>
        <w:top w:val="none" w:sz="0" w:space="0" w:color="auto"/>
        <w:left w:val="none" w:sz="0" w:space="0" w:color="auto"/>
        <w:bottom w:val="none" w:sz="0" w:space="0" w:color="auto"/>
        <w:right w:val="none" w:sz="0" w:space="0" w:color="auto"/>
      </w:divBdr>
    </w:div>
    <w:div w:id="2003239926">
      <w:bodyDiv w:val="1"/>
      <w:marLeft w:val="0"/>
      <w:marRight w:val="0"/>
      <w:marTop w:val="0"/>
      <w:marBottom w:val="0"/>
      <w:divBdr>
        <w:top w:val="none" w:sz="0" w:space="0" w:color="auto"/>
        <w:left w:val="none" w:sz="0" w:space="0" w:color="auto"/>
        <w:bottom w:val="none" w:sz="0" w:space="0" w:color="auto"/>
        <w:right w:val="none" w:sz="0" w:space="0" w:color="auto"/>
      </w:divBdr>
    </w:div>
    <w:div w:id="2003771649">
      <w:bodyDiv w:val="1"/>
      <w:marLeft w:val="0"/>
      <w:marRight w:val="0"/>
      <w:marTop w:val="0"/>
      <w:marBottom w:val="0"/>
      <w:divBdr>
        <w:top w:val="none" w:sz="0" w:space="0" w:color="auto"/>
        <w:left w:val="none" w:sz="0" w:space="0" w:color="auto"/>
        <w:bottom w:val="none" w:sz="0" w:space="0" w:color="auto"/>
        <w:right w:val="none" w:sz="0" w:space="0" w:color="auto"/>
      </w:divBdr>
    </w:div>
    <w:div w:id="2004580582">
      <w:bodyDiv w:val="1"/>
      <w:marLeft w:val="0"/>
      <w:marRight w:val="0"/>
      <w:marTop w:val="0"/>
      <w:marBottom w:val="0"/>
      <w:divBdr>
        <w:top w:val="none" w:sz="0" w:space="0" w:color="auto"/>
        <w:left w:val="none" w:sz="0" w:space="0" w:color="auto"/>
        <w:bottom w:val="none" w:sz="0" w:space="0" w:color="auto"/>
        <w:right w:val="none" w:sz="0" w:space="0" w:color="auto"/>
      </w:divBdr>
    </w:div>
    <w:div w:id="2006084802">
      <w:bodyDiv w:val="1"/>
      <w:marLeft w:val="0"/>
      <w:marRight w:val="0"/>
      <w:marTop w:val="0"/>
      <w:marBottom w:val="0"/>
      <w:divBdr>
        <w:top w:val="none" w:sz="0" w:space="0" w:color="auto"/>
        <w:left w:val="none" w:sz="0" w:space="0" w:color="auto"/>
        <w:bottom w:val="none" w:sz="0" w:space="0" w:color="auto"/>
        <w:right w:val="none" w:sz="0" w:space="0" w:color="auto"/>
      </w:divBdr>
    </w:div>
    <w:div w:id="2010283291">
      <w:bodyDiv w:val="1"/>
      <w:marLeft w:val="0"/>
      <w:marRight w:val="0"/>
      <w:marTop w:val="0"/>
      <w:marBottom w:val="0"/>
      <w:divBdr>
        <w:top w:val="none" w:sz="0" w:space="0" w:color="auto"/>
        <w:left w:val="none" w:sz="0" w:space="0" w:color="auto"/>
        <w:bottom w:val="none" w:sz="0" w:space="0" w:color="auto"/>
        <w:right w:val="none" w:sz="0" w:space="0" w:color="auto"/>
      </w:divBdr>
    </w:div>
    <w:div w:id="2010791241">
      <w:bodyDiv w:val="1"/>
      <w:marLeft w:val="0"/>
      <w:marRight w:val="0"/>
      <w:marTop w:val="0"/>
      <w:marBottom w:val="0"/>
      <w:divBdr>
        <w:top w:val="none" w:sz="0" w:space="0" w:color="auto"/>
        <w:left w:val="none" w:sz="0" w:space="0" w:color="auto"/>
        <w:bottom w:val="none" w:sz="0" w:space="0" w:color="auto"/>
        <w:right w:val="none" w:sz="0" w:space="0" w:color="auto"/>
      </w:divBdr>
    </w:div>
    <w:div w:id="2011327620">
      <w:bodyDiv w:val="1"/>
      <w:marLeft w:val="0"/>
      <w:marRight w:val="0"/>
      <w:marTop w:val="0"/>
      <w:marBottom w:val="0"/>
      <w:divBdr>
        <w:top w:val="none" w:sz="0" w:space="0" w:color="auto"/>
        <w:left w:val="none" w:sz="0" w:space="0" w:color="auto"/>
        <w:bottom w:val="none" w:sz="0" w:space="0" w:color="auto"/>
        <w:right w:val="none" w:sz="0" w:space="0" w:color="auto"/>
      </w:divBdr>
    </w:div>
    <w:div w:id="2011904783">
      <w:bodyDiv w:val="1"/>
      <w:marLeft w:val="0"/>
      <w:marRight w:val="0"/>
      <w:marTop w:val="0"/>
      <w:marBottom w:val="0"/>
      <w:divBdr>
        <w:top w:val="none" w:sz="0" w:space="0" w:color="auto"/>
        <w:left w:val="none" w:sz="0" w:space="0" w:color="auto"/>
        <w:bottom w:val="none" w:sz="0" w:space="0" w:color="auto"/>
        <w:right w:val="none" w:sz="0" w:space="0" w:color="auto"/>
      </w:divBdr>
    </w:div>
    <w:div w:id="2011908901">
      <w:bodyDiv w:val="1"/>
      <w:marLeft w:val="0"/>
      <w:marRight w:val="0"/>
      <w:marTop w:val="0"/>
      <w:marBottom w:val="0"/>
      <w:divBdr>
        <w:top w:val="none" w:sz="0" w:space="0" w:color="auto"/>
        <w:left w:val="none" w:sz="0" w:space="0" w:color="auto"/>
        <w:bottom w:val="none" w:sz="0" w:space="0" w:color="auto"/>
        <w:right w:val="none" w:sz="0" w:space="0" w:color="auto"/>
      </w:divBdr>
    </w:div>
    <w:div w:id="2011984695">
      <w:bodyDiv w:val="1"/>
      <w:marLeft w:val="0"/>
      <w:marRight w:val="0"/>
      <w:marTop w:val="0"/>
      <w:marBottom w:val="0"/>
      <w:divBdr>
        <w:top w:val="none" w:sz="0" w:space="0" w:color="auto"/>
        <w:left w:val="none" w:sz="0" w:space="0" w:color="auto"/>
        <w:bottom w:val="none" w:sz="0" w:space="0" w:color="auto"/>
        <w:right w:val="none" w:sz="0" w:space="0" w:color="auto"/>
      </w:divBdr>
    </w:div>
    <w:div w:id="2012878305">
      <w:bodyDiv w:val="1"/>
      <w:marLeft w:val="0"/>
      <w:marRight w:val="0"/>
      <w:marTop w:val="0"/>
      <w:marBottom w:val="0"/>
      <w:divBdr>
        <w:top w:val="none" w:sz="0" w:space="0" w:color="auto"/>
        <w:left w:val="none" w:sz="0" w:space="0" w:color="auto"/>
        <w:bottom w:val="none" w:sz="0" w:space="0" w:color="auto"/>
        <w:right w:val="none" w:sz="0" w:space="0" w:color="auto"/>
      </w:divBdr>
    </w:div>
    <w:div w:id="2013601394">
      <w:bodyDiv w:val="1"/>
      <w:marLeft w:val="0"/>
      <w:marRight w:val="0"/>
      <w:marTop w:val="0"/>
      <w:marBottom w:val="0"/>
      <w:divBdr>
        <w:top w:val="none" w:sz="0" w:space="0" w:color="auto"/>
        <w:left w:val="none" w:sz="0" w:space="0" w:color="auto"/>
        <w:bottom w:val="none" w:sz="0" w:space="0" w:color="auto"/>
        <w:right w:val="none" w:sz="0" w:space="0" w:color="auto"/>
      </w:divBdr>
    </w:div>
    <w:div w:id="2013797426">
      <w:bodyDiv w:val="1"/>
      <w:marLeft w:val="0"/>
      <w:marRight w:val="0"/>
      <w:marTop w:val="0"/>
      <w:marBottom w:val="0"/>
      <w:divBdr>
        <w:top w:val="none" w:sz="0" w:space="0" w:color="auto"/>
        <w:left w:val="none" w:sz="0" w:space="0" w:color="auto"/>
        <w:bottom w:val="none" w:sz="0" w:space="0" w:color="auto"/>
        <w:right w:val="none" w:sz="0" w:space="0" w:color="auto"/>
      </w:divBdr>
    </w:div>
    <w:div w:id="2014338223">
      <w:bodyDiv w:val="1"/>
      <w:marLeft w:val="0"/>
      <w:marRight w:val="0"/>
      <w:marTop w:val="0"/>
      <w:marBottom w:val="0"/>
      <w:divBdr>
        <w:top w:val="none" w:sz="0" w:space="0" w:color="auto"/>
        <w:left w:val="none" w:sz="0" w:space="0" w:color="auto"/>
        <w:bottom w:val="none" w:sz="0" w:space="0" w:color="auto"/>
        <w:right w:val="none" w:sz="0" w:space="0" w:color="auto"/>
      </w:divBdr>
    </w:div>
    <w:div w:id="2014910750">
      <w:bodyDiv w:val="1"/>
      <w:marLeft w:val="0"/>
      <w:marRight w:val="0"/>
      <w:marTop w:val="0"/>
      <w:marBottom w:val="0"/>
      <w:divBdr>
        <w:top w:val="none" w:sz="0" w:space="0" w:color="auto"/>
        <w:left w:val="none" w:sz="0" w:space="0" w:color="auto"/>
        <w:bottom w:val="none" w:sz="0" w:space="0" w:color="auto"/>
        <w:right w:val="none" w:sz="0" w:space="0" w:color="auto"/>
      </w:divBdr>
    </w:div>
    <w:div w:id="2015111307">
      <w:bodyDiv w:val="1"/>
      <w:marLeft w:val="0"/>
      <w:marRight w:val="0"/>
      <w:marTop w:val="0"/>
      <w:marBottom w:val="0"/>
      <w:divBdr>
        <w:top w:val="none" w:sz="0" w:space="0" w:color="auto"/>
        <w:left w:val="none" w:sz="0" w:space="0" w:color="auto"/>
        <w:bottom w:val="none" w:sz="0" w:space="0" w:color="auto"/>
        <w:right w:val="none" w:sz="0" w:space="0" w:color="auto"/>
      </w:divBdr>
    </w:div>
    <w:div w:id="2015646098">
      <w:bodyDiv w:val="1"/>
      <w:marLeft w:val="0"/>
      <w:marRight w:val="0"/>
      <w:marTop w:val="0"/>
      <w:marBottom w:val="0"/>
      <w:divBdr>
        <w:top w:val="none" w:sz="0" w:space="0" w:color="auto"/>
        <w:left w:val="none" w:sz="0" w:space="0" w:color="auto"/>
        <w:bottom w:val="none" w:sz="0" w:space="0" w:color="auto"/>
        <w:right w:val="none" w:sz="0" w:space="0" w:color="auto"/>
      </w:divBdr>
    </w:div>
    <w:div w:id="2016222413">
      <w:bodyDiv w:val="1"/>
      <w:marLeft w:val="0"/>
      <w:marRight w:val="0"/>
      <w:marTop w:val="0"/>
      <w:marBottom w:val="0"/>
      <w:divBdr>
        <w:top w:val="none" w:sz="0" w:space="0" w:color="auto"/>
        <w:left w:val="none" w:sz="0" w:space="0" w:color="auto"/>
        <w:bottom w:val="none" w:sz="0" w:space="0" w:color="auto"/>
        <w:right w:val="none" w:sz="0" w:space="0" w:color="auto"/>
      </w:divBdr>
    </w:div>
    <w:div w:id="2016376779">
      <w:bodyDiv w:val="1"/>
      <w:marLeft w:val="0"/>
      <w:marRight w:val="0"/>
      <w:marTop w:val="0"/>
      <w:marBottom w:val="0"/>
      <w:divBdr>
        <w:top w:val="none" w:sz="0" w:space="0" w:color="auto"/>
        <w:left w:val="none" w:sz="0" w:space="0" w:color="auto"/>
        <w:bottom w:val="none" w:sz="0" w:space="0" w:color="auto"/>
        <w:right w:val="none" w:sz="0" w:space="0" w:color="auto"/>
      </w:divBdr>
    </w:div>
    <w:div w:id="2017687263">
      <w:bodyDiv w:val="1"/>
      <w:marLeft w:val="0"/>
      <w:marRight w:val="0"/>
      <w:marTop w:val="0"/>
      <w:marBottom w:val="0"/>
      <w:divBdr>
        <w:top w:val="none" w:sz="0" w:space="0" w:color="auto"/>
        <w:left w:val="none" w:sz="0" w:space="0" w:color="auto"/>
        <w:bottom w:val="none" w:sz="0" w:space="0" w:color="auto"/>
        <w:right w:val="none" w:sz="0" w:space="0" w:color="auto"/>
      </w:divBdr>
    </w:div>
    <w:div w:id="2019458505">
      <w:bodyDiv w:val="1"/>
      <w:marLeft w:val="0"/>
      <w:marRight w:val="0"/>
      <w:marTop w:val="0"/>
      <w:marBottom w:val="0"/>
      <w:divBdr>
        <w:top w:val="none" w:sz="0" w:space="0" w:color="auto"/>
        <w:left w:val="none" w:sz="0" w:space="0" w:color="auto"/>
        <w:bottom w:val="none" w:sz="0" w:space="0" w:color="auto"/>
        <w:right w:val="none" w:sz="0" w:space="0" w:color="auto"/>
      </w:divBdr>
    </w:div>
    <w:div w:id="2019916709">
      <w:bodyDiv w:val="1"/>
      <w:marLeft w:val="0"/>
      <w:marRight w:val="0"/>
      <w:marTop w:val="0"/>
      <w:marBottom w:val="0"/>
      <w:divBdr>
        <w:top w:val="none" w:sz="0" w:space="0" w:color="auto"/>
        <w:left w:val="none" w:sz="0" w:space="0" w:color="auto"/>
        <w:bottom w:val="none" w:sz="0" w:space="0" w:color="auto"/>
        <w:right w:val="none" w:sz="0" w:space="0" w:color="auto"/>
      </w:divBdr>
    </w:div>
    <w:div w:id="2020429663">
      <w:bodyDiv w:val="1"/>
      <w:marLeft w:val="0"/>
      <w:marRight w:val="0"/>
      <w:marTop w:val="0"/>
      <w:marBottom w:val="0"/>
      <w:divBdr>
        <w:top w:val="none" w:sz="0" w:space="0" w:color="auto"/>
        <w:left w:val="none" w:sz="0" w:space="0" w:color="auto"/>
        <w:bottom w:val="none" w:sz="0" w:space="0" w:color="auto"/>
        <w:right w:val="none" w:sz="0" w:space="0" w:color="auto"/>
      </w:divBdr>
    </w:div>
    <w:div w:id="2022926464">
      <w:bodyDiv w:val="1"/>
      <w:marLeft w:val="0"/>
      <w:marRight w:val="0"/>
      <w:marTop w:val="0"/>
      <w:marBottom w:val="0"/>
      <w:divBdr>
        <w:top w:val="none" w:sz="0" w:space="0" w:color="auto"/>
        <w:left w:val="none" w:sz="0" w:space="0" w:color="auto"/>
        <w:bottom w:val="none" w:sz="0" w:space="0" w:color="auto"/>
        <w:right w:val="none" w:sz="0" w:space="0" w:color="auto"/>
      </w:divBdr>
    </w:div>
    <w:div w:id="2023315817">
      <w:bodyDiv w:val="1"/>
      <w:marLeft w:val="0"/>
      <w:marRight w:val="0"/>
      <w:marTop w:val="0"/>
      <w:marBottom w:val="0"/>
      <w:divBdr>
        <w:top w:val="none" w:sz="0" w:space="0" w:color="auto"/>
        <w:left w:val="none" w:sz="0" w:space="0" w:color="auto"/>
        <w:bottom w:val="none" w:sz="0" w:space="0" w:color="auto"/>
        <w:right w:val="none" w:sz="0" w:space="0" w:color="auto"/>
      </w:divBdr>
    </w:div>
    <w:div w:id="2025132101">
      <w:bodyDiv w:val="1"/>
      <w:marLeft w:val="0"/>
      <w:marRight w:val="0"/>
      <w:marTop w:val="0"/>
      <w:marBottom w:val="0"/>
      <w:divBdr>
        <w:top w:val="none" w:sz="0" w:space="0" w:color="auto"/>
        <w:left w:val="none" w:sz="0" w:space="0" w:color="auto"/>
        <w:bottom w:val="none" w:sz="0" w:space="0" w:color="auto"/>
        <w:right w:val="none" w:sz="0" w:space="0" w:color="auto"/>
      </w:divBdr>
    </w:div>
    <w:div w:id="2025939243">
      <w:bodyDiv w:val="1"/>
      <w:marLeft w:val="0"/>
      <w:marRight w:val="0"/>
      <w:marTop w:val="0"/>
      <w:marBottom w:val="0"/>
      <w:divBdr>
        <w:top w:val="none" w:sz="0" w:space="0" w:color="auto"/>
        <w:left w:val="none" w:sz="0" w:space="0" w:color="auto"/>
        <w:bottom w:val="none" w:sz="0" w:space="0" w:color="auto"/>
        <w:right w:val="none" w:sz="0" w:space="0" w:color="auto"/>
      </w:divBdr>
    </w:div>
    <w:div w:id="2027636496">
      <w:bodyDiv w:val="1"/>
      <w:marLeft w:val="0"/>
      <w:marRight w:val="0"/>
      <w:marTop w:val="0"/>
      <w:marBottom w:val="0"/>
      <w:divBdr>
        <w:top w:val="none" w:sz="0" w:space="0" w:color="auto"/>
        <w:left w:val="none" w:sz="0" w:space="0" w:color="auto"/>
        <w:bottom w:val="none" w:sz="0" w:space="0" w:color="auto"/>
        <w:right w:val="none" w:sz="0" w:space="0" w:color="auto"/>
      </w:divBdr>
    </w:div>
    <w:div w:id="2028093284">
      <w:bodyDiv w:val="1"/>
      <w:marLeft w:val="0"/>
      <w:marRight w:val="0"/>
      <w:marTop w:val="0"/>
      <w:marBottom w:val="0"/>
      <w:divBdr>
        <w:top w:val="none" w:sz="0" w:space="0" w:color="auto"/>
        <w:left w:val="none" w:sz="0" w:space="0" w:color="auto"/>
        <w:bottom w:val="none" w:sz="0" w:space="0" w:color="auto"/>
        <w:right w:val="none" w:sz="0" w:space="0" w:color="auto"/>
      </w:divBdr>
    </w:div>
    <w:div w:id="2028288950">
      <w:bodyDiv w:val="1"/>
      <w:marLeft w:val="0"/>
      <w:marRight w:val="0"/>
      <w:marTop w:val="0"/>
      <w:marBottom w:val="0"/>
      <w:divBdr>
        <w:top w:val="none" w:sz="0" w:space="0" w:color="auto"/>
        <w:left w:val="none" w:sz="0" w:space="0" w:color="auto"/>
        <w:bottom w:val="none" w:sz="0" w:space="0" w:color="auto"/>
        <w:right w:val="none" w:sz="0" w:space="0" w:color="auto"/>
      </w:divBdr>
    </w:div>
    <w:div w:id="2028360265">
      <w:bodyDiv w:val="1"/>
      <w:marLeft w:val="0"/>
      <w:marRight w:val="0"/>
      <w:marTop w:val="0"/>
      <w:marBottom w:val="0"/>
      <w:divBdr>
        <w:top w:val="none" w:sz="0" w:space="0" w:color="auto"/>
        <w:left w:val="none" w:sz="0" w:space="0" w:color="auto"/>
        <w:bottom w:val="none" w:sz="0" w:space="0" w:color="auto"/>
        <w:right w:val="none" w:sz="0" w:space="0" w:color="auto"/>
      </w:divBdr>
    </w:div>
    <w:div w:id="2029065443">
      <w:bodyDiv w:val="1"/>
      <w:marLeft w:val="0"/>
      <w:marRight w:val="0"/>
      <w:marTop w:val="0"/>
      <w:marBottom w:val="0"/>
      <w:divBdr>
        <w:top w:val="none" w:sz="0" w:space="0" w:color="auto"/>
        <w:left w:val="none" w:sz="0" w:space="0" w:color="auto"/>
        <w:bottom w:val="none" w:sz="0" w:space="0" w:color="auto"/>
        <w:right w:val="none" w:sz="0" w:space="0" w:color="auto"/>
      </w:divBdr>
    </w:div>
    <w:div w:id="2031368737">
      <w:bodyDiv w:val="1"/>
      <w:marLeft w:val="0"/>
      <w:marRight w:val="0"/>
      <w:marTop w:val="0"/>
      <w:marBottom w:val="0"/>
      <w:divBdr>
        <w:top w:val="none" w:sz="0" w:space="0" w:color="auto"/>
        <w:left w:val="none" w:sz="0" w:space="0" w:color="auto"/>
        <w:bottom w:val="none" w:sz="0" w:space="0" w:color="auto"/>
        <w:right w:val="none" w:sz="0" w:space="0" w:color="auto"/>
      </w:divBdr>
    </w:div>
    <w:div w:id="2032102098">
      <w:bodyDiv w:val="1"/>
      <w:marLeft w:val="0"/>
      <w:marRight w:val="0"/>
      <w:marTop w:val="0"/>
      <w:marBottom w:val="0"/>
      <w:divBdr>
        <w:top w:val="none" w:sz="0" w:space="0" w:color="auto"/>
        <w:left w:val="none" w:sz="0" w:space="0" w:color="auto"/>
        <w:bottom w:val="none" w:sz="0" w:space="0" w:color="auto"/>
        <w:right w:val="none" w:sz="0" w:space="0" w:color="auto"/>
      </w:divBdr>
    </w:div>
    <w:div w:id="2032949131">
      <w:bodyDiv w:val="1"/>
      <w:marLeft w:val="0"/>
      <w:marRight w:val="0"/>
      <w:marTop w:val="0"/>
      <w:marBottom w:val="0"/>
      <w:divBdr>
        <w:top w:val="none" w:sz="0" w:space="0" w:color="auto"/>
        <w:left w:val="none" w:sz="0" w:space="0" w:color="auto"/>
        <w:bottom w:val="none" w:sz="0" w:space="0" w:color="auto"/>
        <w:right w:val="none" w:sz="0" w:space="0" w:color="auto"/>
      </w:divBdr>
    </w:div>
    <w:div w:id="2037271881">
      <w:bodyDiv w:val="1"/>
      <w:marLeft w:val="0"/>
      <w:marRight w:val="0"/>
      <w:marTop w:val="0"/>
      <w:marBottom w:val="0"/>
      <w:divBdr>
        <w:top w:val="none" w:sz="0" w:space="0" w:color="auto"/>
        <w:left w:val="none" w:sz="0" w:space="0" w:color="auto"/>
        <w:bottom w:val="none" w:sz="0" w:space="0" w:color="auto"/>
        <w:right w:val="none" w:sz="0" w:space="0" w:color="auto"/>
      </w:divBdr>
    </w:div>
    <w:div w:id="2038650851">
      <w:bodyDiv w:val="1"/>
      <w:marLeft w:val="0"/>
      <w:marRight w:val="0"/>
      <w:marTop w:val="0"/>
      <w:marBottom w:val="0"/>
      <w:divBdr>
        <w:top w:val="none" w:sz="0" w:space="0" w:color="auto"/>
        <w:left w:val="none" w:sz="0" w:space="0" w:color="auto"/>
        <w:bottom w:val="none" w:sz="0" w:space="0" w:color="auto"/>
        <w:right w:val="none" w:sz="0" w:space="0" w:color="auto"/>
      </w:divBdr>
    </w:div>
    <w:div w:id="2039352006">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39814475">
      <w:bodyDiv w:val="1"/>
      <w:marLeft w:val="0"/>
      <w:marRight w:val="0"/>
      <w:marTop w:val="0"/>
      <w:marBottom w:val="0"/>
      <w:divBdr>
        <w:top w:val="none" w:sz="0" w:space="0" w:color="auto"/>
        <w:left w:val="none" w:sz="0" w:space="0" w:color="auto"/>
        <w:bottom w:val="none" w:sz="0" w:space="0" w:color="auto"/>
        <w:right w:val="none" w:sz="0" w:space="0" w:color="auto"/>
      </w:divBdr>
    </w:div>
    <w:div w:id="2040010732">
      <w:bodyDiv w:val="1"/>
      <w:marLeft w:val="0"/>
      <w:marRight w:val="0"/>
      <w:marTop w:val="0"/>
      <w:marBottom w:val="0"/>
      <w:divBdr>
        <w:top w:val="none" w:sz="0" w:space="0" w:color="auto"/>
        <w:left w:val="none" w:sz="0" w:space="0" w:color="auto"/>
        <w:bottom w:val="none" w:sz="0" w:space="0" w:color="auto"/>
        <w:right w:val="none" w:sz="0" w:space="0" w:color="auto"/>
      </w:divBdr>
    </w:div>
    <w:div w:id="2041274834">
      <w:bodyDiv w:val="1"/>
      <w:marLeft w:val="0"/>
      <w:marRight w:val="0"/>
      <w:marTop w:val="0"/>
      <w:marBottom w:val="0"/>
      <w:divBdr>
        <w:top w:val="none" w:sz="0" w:space="0" w:color="auto"/>
        <w:left w:val="none" w:sz="0" w:space="0" w:color="auto"/>
        <w:bottom w:val="none" w:sz="0" w:space="0" w:color="auto"/>
        <w:right w:val="none" w:sz="0" w:space="0" w:color="auto"/>
      </w:divBdr>
    </w:div>
    <w:div w:id="2041515369">
      <w:bodyDiv w:val="1"/>
      <w:marLeft w:val="0"/>
      <w:marRight w:val="0"/>
      <w:marTop w:val="0"/>
      <w:marBottom w:val="0"/>
      <w:divBdr>
        <w:top w:val="none" w:sz="0" w:space="0" w:color="auto"/>
        <w:left w:val="none" w:sz="0" w:space="0" w:color="auto"/>
        <w:bottom w:val="none" w:sz="0" w:space="0" w:color="auto"/>
        <w:right w:val="none" w:sz="0" w:space="0" w:color="auto"/>
      </w:divBdr>
    </w:div>
    <w:div w:id="2046519541">
      <w:bodyDiv w:val="1"/>
      <w:marLeft w:val="0"/>
      <w:marRight w:val="0"/>
      <w:marTop w:val="0"/>
      <w:marBottom w:val="0"/>
      <w:divBdr>
        <w:top w:val="none" w:sz="0" w:space="0" w:color="auto"/>
        <w:left w:val="none" w:sz="0" w:space="0" w:color="auto"/>
        <w:bottom w:val="none" w:sz="0" w:space="0" w:color="auto"/>
        <w:right w:val="none" w:sz="0" w:space="0" w:color="auto"/>
      </w:divBdr>
    </w:div>
    <w:div w:id="2046521892">
      <w:bodyDiv w:val="1"/>
      <w:marLeft w:val="0"/>
      <w:marRight w:val="0"/>
      <w:marTop w:val="0"/>
      <w:marBottom w:val="0"/>
      <w:divBdr>
        <w:top w:val="none" w:sz="0" w:space="0" w:color="auto"/>
        <w:left w:val="none" w:sz="0" w:space="0" w:color="auto"/>
        <w:bottom w:val="none" w:sz="0" w:space="0" w:color="auto"/>
        <w:right w:val="none" w:sz="0" w:space="0" w:color="auto"/>
      </w:divBdr>
    </w:div>
    <w:div w:id="2047218167">
      <w:bodyDiv w:val="1"/>
      <w:marLeft w:val="0"/>
      <w:marRight w:val="0"/>
      <w:marTop w:val="0"/>
      <w:marBottom w:val="0"/>
      <w:divBdr>
        <w:top w:val="none" w:sz="0" w:space="0" w:color="auto"/>
        <w:left w:val="none" w:sz="0" w:space="0" w:color="auto"/>
        <w:bottom w:val="none" w:sz="0" w:space="0" w:color="auto"/>
        <w:right w:val="none" w:sz="0" w:space="0" w:color="auto"/>
      </w:divBdr>
    </w:div>
    <w:div w:id="2048288505">
      <w:bodyDiv w:val="1"/>
      <w:marLeft w:val="0"/>
      <w:marRight w:val="0"/>
      <w:marTop w:val="0"/>
      <w:marBottom w:val="0"/>
      <w:divBdr>
        <w:top w:val="none" w:sz="0" w:space="0" w:color="auto"/>
        <w:left w:val="none" w:sz="0" w:space="0" w:color="auto"/>
        <w:bottom w:val="none" w:sz="0" w:space="0" w:color="auto"/>
        <w:right w:val="none" w:sz="0" w:space="0" w:color="auto"/>
      </w:divBdr>
    </w:div>
    <w:div w:id="2048598207">
      <w:bodyDiv w:val="1"/>
      <w:marLeft w:val="0"/>
      <w:marRight w:val="0"/>
      <w:marTop w:val="0"/>
      <w:marBottom w:val="0"/>
      <w:divBdr>
        <w:top w:val="none" w:sz="0" w:space="0" w:color="auto"/>
        <w:left w:val="none" w:sz="0" w:space="0" w:color="auto"/>
        <w:bottom w:val="none" w:sz="0" w:space="0" w:color="auto"/>
        <w:right w:val="none" w:sz="0" w:space="0" w:color="auto"/>
      </w:divBdr>
    </w:div>
    <w:div w:id="2049063629">
      <w:bodyDiv w:val="1"/>
      <w:marLeft w:val="0"/>
      <w:marRight w:val="0"/>
      <w:marTop w:val="0"/>
      <w:marBottom w:val="0"/>
      <w:divBdr>
        <w:top w:val="none" w:sz="0" w:space="0" w:color="auto"/>
        <w:left w:val="none" w:sz="0" w:space="0" w:color="auto"/>
        <w:bottom w:val="none" w:sz="0" w:space="0" w:color="auto"/>
        <w:right w:val="none" w:sz="0" w:space="0" w:color="auto"/>
      </w:divBdr>
    </w:div>
    <w:div w:id="2050567597">
      <w:bodyDiv w:val="1"/>
      <w:marLeft w:val="0"/>
      <w:marRight w:val="0"/>
      <w:marTop w:val="0"/>
      <w:marBottom w:val="0"/>
      <w:divBdr>
        <w:top w:val="none" w:sz="0" w:space="0" w:color="auto"/>
        <w:left w:val="none" w:sz="0" w:space="0" w:color="auto"/>
        <w:bottom w:val="none" w:sz="0" w:space="0" w:color="auto"/>
        <w:right w:val="none" w:sz="0" w:space="0" w:color="auto"/>
      </w:divBdr>
    </w:div>
    <w:div w:id="2052921253">
      <w:bodyDiv w:val="1"/>
      <w:marLeft w:val="0"/>
      <w:marRight w:val="0"/>
      <w:marTop w:val="0"/>
      <w:marBottom w:val="0"/>
      <w:divBdr>
        <w:top w:val="none" w:sz="0" w:space="0" w:color="auto"/>
        <w:left w:val="none" w:sz="0" w:space="0" w:color="auto"/>
        <w:bottom w:val="none" w:sz="0" w:space="0" w:color="auto"/>
        <w:right w:val="none" w:sz="0" w:space="0" w:color="auto"/>
      </w:divBdr>
    </w:div>
    <w:div w:id="2052994597">
      <w:bodyDiv w:val="1"/>
      <w:marLeft w:val="0"/>
      <w:marRight w:val="0"/>
      <w:marTop w:val="0"/>
      <w:marBottom w:val="0"/>
      <w:divBdr>
        <w:top w:val="none" w:sz="0" w:space="0" w:color="auto"/>
        <w:left w:val="none" w:sz="0" w:space="0" w:color="auto"/>
        <w:bottom w:val="none" w:sz="0" w:space="0" w:color="auto"/>
        <w:right w:val="none" w:sz="0" w:space="0" w:color="auto"/>
      </w:divBdr>
    </w:div>
    <w:div w:id="2053071537">
      <w:bodyDiv w:val="1"/>
      <w:marLeft w:val="0"/>
      <w:marRight w:val="0"/>
      <w:marTop w:val="0"/>
      <w:marBottom w:val="0"/>
      <w:divBdr>
        <w:top w:val="none" w:sz="0" w:space="0" w:color="auto"/>
        <w:left w:val="none" w:sz="0" w:space="0" w:color="auto"/>
        <w:bottom w:val="none" w:sz="0" w:space="0" w:color="auto"/>
        <w:right w:val="none" w:sz="0" w:space="0" w:color="auto"/>
      </w:divBdr>
    </w:div>
    <w:div w:id="2053575406">
      <w:bodyDiv w:val="1"/>
      <w:marLeft w:val="0"/>
      <w:marRight w:val="0"/>
      <w:marTop w:val="0"/>
      <w:marBottom w:val="0"/>
      <w:divBdr>
        <w:top w:val="none" w:sz="0" w:space="0" w:color="auto"/>
        <w:left w:val="none" w:sz="0" w:space="0" w:color="auto"/>
        <w:bottom w:val="none" w:sz="0" w:space="0" w:color="auto"/>
        <w:right w:val="none" w:sz="0" w:space="0" w:color="auto"/>
      </w:divBdr>
    </w:div>
    <w:div w:id="2054038008">
      <w:bodyDiv w:val="1"/>
      <w:marLeft w:val="0"/>
      <w:marRight w:val="0"/>
      <w:marTop w:val="0"/>
      <w:marBottom w:val="0"/>
      <w:divBdr>
        <w:top w:val="none" w:sz="0" w:space="0" w:color="auto"/>
        <w:left w:val="none" w:sz="0" w:space="0" w:color="auto"/>
        <w:bottom w:val="none" w:sz="0" w:space="0" w:color="auto"/>
        <w:right w:val="none" w:sz="0" w:space="0" w:color="auto"/>
      </w:divBdr>
    </w:div>
    <w:div w:id="2055424960">
      <w:bodyDiv w:val="1"/>
      <w:marLeft w:val="0"/>
      <w:marRight w:val="0"/>
      <w:marTop w:val="0"/>
      <w:marBottom w:val="0"/>
      <w:divBdr>
        <w:top w:val="none" w:sz="0" w:space="0" w:color="auto"/>
        <w:left w:val="none" w:sz="0" w:space="0" w:color="auto"/>
        <w:bottom w:val="none" w:sz="0" w:space="0" w:color="auto"/>
        <w:right w:val="none" w:sz="0" w:space="0" w:color="auto"/>
      </w:divBdr>
    </w:div>
    <w:div w:id="2055500468">
      <w:bodyDiv w:val="1"/>
      <w:marLeft w:val="0"/>
      <w:marRight w:val="0"/>
      <w:marTop w:val="0"/>
      <w:marBottom w:val="0"/>
      <w:divBdr>
        <w:top w:val="none" w:sz="0" w:space="0" w:color="auto"/>
        <w:left w:val="none" w:sz="0" w:space="0" w:color="auto"/>
        <w:bottom w:val="none" w:sz="0" w:space="0" w:color="auto"/>
        <w:right w:val="none" w:sz="0" w:space="0" w:color="auto"/>
      </w:divBdr>
    </w:div>
    <w:div w:id="2056198297">
      <w:bodyDiv w:val="1"/>
      <w:marLeft w:val="0"/>
      <w:marRight w:val="0"/>
      <w:marTop w:val="0"/>
      <w:marBottom w:val="0"/>
      <w:divBdr>
        <w:top w:val="none" w:sz="0" w:space="0" w:color="auto"/>
        <w:left w:val="none" w:sz="0" w:space="0" w:color="auto"/>
        <w:bottom w:val="none" w:sz="0" w:space="0" w:color="auto"/>
        <w:right w:val="none" w:sz="0" w:space="0" w:color="auto"/>
      </w:divBdr>
    </w:div>
    <w:div w:id="2056418343">
      <w:bodyDiv w:val="1"/>
      <w:marLeft w:val="0"/>
      <w:marRight w:val="0"/>
      <w:marTop w:val="0"/>
      <w:marBottom w:val="0"/>
      <w:divBdr>
        <w:top w:val="none" w:sz="0" w:space="0" w:color="auto"/>
        <w:left w:val="none" w:sz="0" w:space="0" w:color="auto"/>
        <w:bottom w:val="none" w:sz="0" w:space="0" w:color="auto"/>
        <w:right w:val="none" w:sz="0" w:space="0" w:color="auto"/>
      </w:divBdr>
    </w:div>
    <w:div w:id="2057267653">
      <w:bodyDiv w:val="1"/>
      <w:marLeft w:val="0"/>
      <w:marRight w:val="0"/>
      <w:marTop w:val="0"/>
      <w:marBottom w:val="0"/>
      <w:divBdr>
        <w:top w:val="none" w:sz="0" w:space="0" w:color="auto"/>
        <w:left w:val="none" w:sz="0" w:space="0" w:color="auto"/>
        <w:bottom w:val="none" w:sz="0" w:space="0" w:color="auto"/>
        <w:right w:val="none" w:sz="0" w:space="0" w:color="auto"/>
      </w:divBdr>
    </w:div>
    <w:div w:id="2058427785">
      <w:bodyDiv w:val="1"/>
      <w:marLeft w:val="0"/>
      <w:marRight w:val="0"/>
      <w:marTop w:val="0"/>
      <w:marBottom w:val="0"/>
      <w:divBdr>
        <w:top w:val="none" w:sz="0" w:space="0" w:color="auto"/>
        <w:left w:val="none" w:sz="0" w:space="0" w:color="auto"/>
        <w:bottom w:val="none" w:sz="0" w:space="0" w:color="auto"/>
        <w:right w:val="none" w:sz="0" w:space="0" w:color="auto"/>
      </w:divBdr>
    </w:div>
    <w:div w:id="2058552631">
      <w:bodyDiv w:val="1"/>
      <w:marLeft w:val="0"/>
      <w:marRight w:val="0"/>
      <w:marTop w:val="0"/>
      <w:marBottom w:val="0"/>
      <w:divBdr>
        <w:top w:val="none" w:sz="0" w:space="0" w:color="auto"/>
        <w:left w:val="none" w:sz="0" w:space="0" w:color="auto"/>
        <w:bottom w:val="none" w:sz="0" w:space="0" w:color="auto"/>
        <w:right w:val="none" w:sz="0" w:space="0" w:color="auto"/>
      </w:divBdr>
    </w:div>
    <w:div w:id="2059086915">
      <w:bodyDiv w:val="1"/>
      <w:marLeft w:val="0"/>
      <w:marRight w:val="0"/>
      <w:marTop w:val="0"/>
      <w:marBottom w:val="0"/>
      <w:divBdr>
        <w:top w:val="none" w:sz="0" w:space="0" w:color="auto"/>
        <w:left w:val="none" w:sz="0" w:space="0" w:color="auto"/>
        <w:bottom w:val="none" w:sz="0" w:space="0" w:color="auto"/>
        <w:right w:val="none" w:sz="0" w:space="0" w:color="auto"/>
      </w:divBdr>
    </w:div>
    <w:div w:id="2059277403">
      <w:bodyDiv w:val="1"/>
      <w:marLeft w:val="0"/>
      <w:marRight w:val="0"/>
      <w:marTop w:val="0"/>
      <w:marBottom w:val="0"/>
      <w:divBdr>
        <w:top w:val="none" w:sz="0" w:space="0" w:color="auto"/>
        <w:left w:val="none" w:sz="0" w:space="0" w:color="auto"/>
        <w:bottom w:val="none" w:sz="0" w:space="0" w:color="auto"/>
        <w:right w:val="none" w:sz="0" w:space="0" w:color="auto"/>
      </w:divBdr>
    </w:div>
    <w:div w:id="2059819187">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60085476">
      <w:bodyDiv w:val="1"/>
      <w:marLeft w:val="0"/>
      <w:marRight w:val="0"/>
      <w:marTop w:val="0"/>
      <w:marBottom w:val="0"/>
      <w:divBdr>
        <w:top w:val="none" w:sz="0" w:space="0" w:color="auto"/>
        <w:left w:val="none" w:sz="0" w:space="0" w:color="auto"/>
        <w:bottom w:val="none" w:sz="0" w:space="0" w:color="auto"/>
        <w:right w:val="none" w:sz="0" w:space="0" w:color="auto"/>
      </w:divBdr>
    </w:div>
    <w:div w:id="2062437930">
      <w:bodyDiv w:val="1"/>
      <w:marLeft w:val="0"/>
      <w:marRight w:val="0"/>
      <w:marTop w:val="0"/>
      <w:marBottom w:val="0"/>
      <w:divBdr>
        <w:top w:val="none" w:sz="0" w:space="0" w:color="auto"/>
        <w:left w:val="none" w:sz="0" w:space="0" w:color="auto"/>
        <w:bottom w:val="none" w:sz="0" w:space="0" w:color="auto"/>
        <w:right w:val="none" w:sz="0" w:space="0" w:color="auto"/>
      </w:divBdr>
    </w:div>
    <w:div w:id="2064594634">
      <w:bodyDiv w:val="1"/>
      <w:marLeft w:val="0"/>
      <w:marRight w:val="0"/>
      <w:marTop w:val="0"/>
      <w:marBottom w:val="0"/>
      <w:divBdr>
        <w:top w:val="none" w:sz="0" w:space="0" w:color="auto"/>
        <w:left w:val="none" w:sz="0" w:space="0" w:color="auto"/>
        <w:bottom w:val="none" w:sz="0" w:space="0" w:color="auto"/>
        <w:right w:val="none" w:sz="0" w:space="0" w:color="auto"/>
      </w:divBdr>
    </w:div>
    <w:div w:id="2065368506">
      <w:bodyDiv w:val="1"/>
      <w:marLeft w:val="0"/>
      <w:marRight w:val="0"/>
      <w:marTop w:val="0"/>
      <w:marBottom w:val="0"/>
      <w:divBdr>
        <w:top w:val="none" w:sz="0" w:space="0" w:color="auto"/>
        <w:left w:val="none" w:sz="0" w:space="0" w:color="auto"/>
        <w:bottom w:val="none" w:sz="0" w:space="0" w:color="auto"/>
        <w:right w:val="none" w:sz="0" w:space="0" w:color="auto"/>
      </w:divBdr>
    </w:div>
    <w:div w:id="2065987198">
      <w:bodyDiv w:val="1"/>
      <w:marLeft w:val="0"/>
      <w:marRight w:val="0"/>
      <w:marTop w:val="0"/>
      <w:marBottom w:val="0"/>
      <w:divBdr>
        <w:top w:val="none" w:sz="0" w:space="0" w:color="auto"/>
        <w:left w:val="none" w:sz="0" w:space="0" w:color="auto"/>
        <w:bottom w:val="none" w:sz="0" w:space="0" w:color="auto"/>
        <w:right w:val="none" w:sz="0" w:space="0" w:color="auto"/>
      </w:divBdr>
    </w:div>
    <w:div w:id="2067606798">
      <w:bodyDiv w:val="1"/>
      <w:marLeft w:val="0"/>
      <w:marRight w:val="0"/>
      <w:marTop w:val="0"/>
      <w:marBottom w:val="0"/>
      <w:divBdr>
        <w:top w:val="none" w:sz="0" w:space="0" w:color="auto"/>
        <w:left w:val="none" w:sz="0" w:space="0" w:color="auto"/>
        <w:bottom w:val="none" w:sz="0" w:space="0" w:color="auto"/>
        <w:right w:val="none" w:sz="0" w:space="0" w:color="auto"/>
      </w:divBdr>
    </w:div>
    <w:div w:id="2068869721">
      <w:bodyDiv w:val="1"/>
      <w:marLeft w:val="0"/>
      <w:marRight w:val="0"/>
      <w:marTop w:val="0"/>
      <w:marBottom w:val="0"/>
      <w:divBdr>
        <w:top w:val="none" w:sz="0" w:space="0" w:color="auto"/>
        <w:left w:val="none" w:sz="0" w:space="0" w:color="auto"/>
        <w:bottom w:val="none" w:sz="0" w:space="0" w:color="auto"/>
        <w:right w:val="none" w:sz="0" w:space="0" w:color="auto"/>
      </w:divBdr>
    </w:div>
    <w:div w:id="2068918230">
      <w:bodyDiv w:val="1"/>
      <w:marLeft w:val="0"/>
      <w:marRight w:val="0"/>
      <w:marTop w:val="0"/>
      <w:marBottom w:val="0"/>
      <w:divBdr>
        <w:top w:val="none" w:sz="0" w:space="0" w:color="auto"/>
        <w:left w:val="none" w:sz="0" w:space="0" w:color="auto"/>
        <w:bottom w:val="none" w:sz="0" w:space="0" w:color="auto"/>
        <w:right w:val="none" w:sz="0" w:space="0" w:color="auto"/>
      </w:divBdr>
    </w:div>
    <w:div w:id="2069372842">
      <w:bodyDiv w:val="1"/>
      <w:marLeft w:val="0"/>
      <w:marRight w:val="0"/>
      <w:marTop w:val="0"/>
      <w:marBottom w:val="0"/>
      <w:divBdr>
        <w:top w:val="none" w:sz="0" w:space="0" w:color="auto"/>
        <w:left w:val="none" w:sz="0" w:space="0" w:color="auto"/>
        <w:bottom w:val="none" w:sz="0" w:space="0" w:color="auto"/>
        <w:right w:val="none" w:sz="0" w:space="0" w:color="auto"/>
      </w:divBdr>
    </w:div>
    <w:div w:id="2069525365">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72070709">
      <w:bodyDiv w:val="1"/>
      <w:marLeft w:val="0"/>
      <w:marRight w:val="0"/>
      <w:marTop w:val="0"/>
      <w:marBottom w:val="0"/>
      <w:divBdr>
        <w:top w:val="none" w:sz="0" w:space="0" w:color="auto"/>
        <w:left w:val="none" w:sz="0" w:space="0" w:color="auto"/>
        <w:bottom w:val="none" w:sz="0" w:space="0" w:color="auto"/>
        <w:right w:val="none" w:sz="0" w:space="0" w:color="auto"/>
      </w:divBdr>
    </w:div>
    <w:div w:id="2072191885">
      <w:bodyDiv w:val="1"/>
      <w:marLeft w:val="0"/>
      <w:marRight w:val="0"/>
      <w:marTop w:val="0"/>
      <w:marBottom w:val="0"/>
      <w:divBdr>
        <w:top w:val="none" w:sz="0" w:space="0" w:color="auto"/>
        <w:left w:val="none" w:sz="0" w:space="0" w:color="auto"/>
        <w:bottom w:val="none" w:sz="0" w:space="0" w:color="auto"/>
        <w:right w:val="none" w:sz="0" w:space="0" w:color="auto"/>
      </w:divBdr>
    </w:div>
    <w:div w:id="2075350279">
      <w:bodyDiv w:val="1"/>
      <w:marLeft w:val="0"/>
      <w:marRight w:val="0"/>
      <w:marTop w:val="0"/>
      <w:marBottom w:val="0"/>
      <w:divBdr>
        <w:top w:val="none" w:sz="0" w:space="0" w:color="auto"/>
        <w:left w:val="none" w:sz="0" w:space="0" w:color="auto"/>
        <w:bottom w:val="none" w:sz="0" w:space="0" w:color="auto"/>
        <w:right w:val="none" w:sz="0" w:space="0" w:color="auto"/>
      </w:divBdr>
    </w:div>
    <w:div w:id="2076079319">
      <w:bodyDiv w:val="1"/>
      <w:marLeft w:val="0"/>
      <w:marRight w:val="0"/>
      <w:marTop w:val="0"/>
      <w:marBottom w:val="0"/>
      <w:divBdr>
        <w:top w:val="none" w:sz="0" w:space="0" w:color="auto"/>
        <w:left w:val="none" w:sz="0" w:space="0" w:color="auto"/>
        <w:bottom w:val="none" w:sz="0" w:space="0" w:color="auto"/>
        <w:right w:val="none" w:sz="0" w:space="0" w:color="auto"/>
      </w:divBdr>
    </w:div>
    <w:div w:id="2076931430">
      <w:bodyDiv w:val="1"/>
      <w:marLeft w:val="0"/>
      <w:marRight w:val="0"/>
      <w:marTop w:val="0"/>
      <w:marBottom w:val="0"/>
      <w:divBdr>
        <w:top w:val="none" w:sz="0" w:space="0" w:color="auto"/>
        <w:left w:val="none" w:sz="0" w:space="0" w:color="auto"/>
        <w:bottom w:val="none" w:sz="0" w:space="0" w:color="auto"/>
        <w:right w:val="none" w:sz="0" w:space="0" w:color="auto"/>
      </w:divBdr>
    </w:div>
    <w:div w:id="2077117978">
      <w:bodyDiv w:val="1"/>
      <w:marLeft w:val="0"/>
      <w:marRight w:val="0"/>
      <w:marTop w:val="0"/>
      <w:marBottom w:val="0"/>
      <w:divBdr>
        <w:top w:val="none" w:sz="0" w:space="0" w:color="auto"/>
        <w:left w:val="none" w:sz="0" w:space="0" w:color="auto"/>
        <w:bottom w:val="none" w:sz="0" w:space="0" w:color="auto"/>
        <w:right w:val="none" w:sz="0" w:space="0" w:color="auto"/>
      </w:divBdr>
    </w:div>
    <w:div w:id="2078042537">
      <w:bodyDiv w:val="1"/>
      <w:marLeft w:val="0"/>
      <w:marRight w:val="0"/>
      <w:marTop w:val="0"/>
      <w:marBottom w:val="0"/>
      <w:divBdr>
        <w:top w:val="none" w:sz="0" w:space="0" w:color="auto"/>
        <w:left w:val="none" w:sz="0" w:space="0" w:color="auto"/>
        <w:bottom w:val="none" w:sz="0" w:space="0" w:color="auto"/>
        <w:right w:val="none" w:sz="0" w:space="0" w:color="auto"/>
      </w:divBdr>
    </w:div>
    <w:div w:id="2078506813">
      <w:bodyDiv w:val="1"/>
      <w:marLeft w:val="0"/>
      <w:marRight w:val="0"/>
      <w:marTop w:val="0"/>
      <w:marBottom w:val="0"/>
      <w:divBdr>
        <w:top w:val="none" w:sz="0" w:space="0" w:color="auto"/>
        <w:left w:val="none" w:sz="0" w:space="0" w:color="auto"/>
        <w:bottom w:val="none" w:sz="0" w:space="0" w:color="auto"/>
        <w:right w:val="none" w:sz="0" w:space="0" w:color="auto"/>
      </w:divBdr>
    </w:div>
    <w:div w:id="2078933722">
      <w:bodyDiv w:val="1"/>
      <w:marLeft w:val="0"/>
      <w:marRight w:val="0"/>
      <w:marTop w:val="0"/>
      <w:marBottom w:val="0"/>
      <w:divBdr>
        <w:top w:val="none" w:sz="0" w:space="0" w:color="auto"/>
        <w:left w:val="none" w:sz="0" w:space="0" w:color="auto"/>
        <w:bottom w:val="none" w:sz="0" w:space="0" w:color="auto"/>
        <w:right w:val="none" w:sz="0" w:space="0" w:color="auto"/>
      </w:divBdr>
    </w:div>
    <w:div w:id="2079203813">
      <w:bodyDiv w:val="1"/>
      <w:marLeft w:val="0"/>
      <w:marRight w:val="0"/>
      <w:marTop w:val="0"/>
      <w:marBottom w:val="0"/>
      <w:divBdr>
        <w:top w:val="none" w:sz="0" w:space="0" w:color="auto"/>
        <w:left w:val="none" w:sz="0" w:space="0" w:color="auto"/>
        <w:bottom w:val="none" w:sz="0" w:space="0" w:color="auto"/>
        <w:right w:val="none" w:sz="0" w:space="0" w:color="auto"/>
      </w:divBdr>
    </w:div>
    <w:div w:id="2082437667">
      <w:bodyDiv w:val="1"/>
      <w:marLeft w:val="0"/>
      <w:marRight w:val="0"/>
      <w:marTop w:val="0"/>
      <w:marBottom w:val="0"/>
      <w:divBdr>
        <w:top w:val="none" w:sz="0" w:space="0" w:color="auto"/>
        <w:left w:val="none" w:sz="0" w:space="0" w:color="auto"/>
        <w:bottom w:val="none" w:sz="0" w:space="0" w:color="auto"/>
        <w:right w:val="none" w:sz="0" w:space="0" w:color="auto"/>
      </w:divBdr>
    </w:div>
    <w:div w:id="2084064160">
      <w:bodyDiv w:val="1"/>
      <w:marLeft w:val="0"/>
      <w:marRight w:val="0"/>
      <w:marTop w:val="0"/>
      <w:marBottom w:val="0"/>
      <w:divBdr>
        <w:top w:val="none" w:sz="0" w:space="0" w:color="auto"/>
        <w:left w:val="none" w:sz="0" w:space="0" w:color="auto"/>
        <w:bottom w:val="none" w:sz="0" w:space="0" w:color="auto"/>
        <w:right w:val="none" w:sz="0" w:space="0" w:color="auto"/>
      </w:divBdr>
    </w:div>
    <w:div w:id="2085950796">
      <w:bodyDiv w:val="1"/>
      <w:marLeft w:val="0"/>
      <w:marRight w:val="0"/>
      <w:marTop w:val="0"/>
      <w:marBottom w:val="0"/>
      <w:divBdr>
        <w:top w:val="none" w:sz="0" w:space="0" w:color="auto"/>
        <w:left w:val="none" w:sz="0" w:space="0" w:color="auto"/>
        <w:bottom w:val="none" w:sz="0" w:space="0" w:color="auto"/>
        <w:right w:val="none" w:sz="0" w:space="0" w:color="auto"/>
      </w:divBdr>
    </w:div>
    <w:div w:id="2087265053">
      <w:bodyDiv w:val="1"/>
      <w:marLeft w:val="0"/>
      <w:marRight w:val="0"/>
      <w:marTop w:val="0"/>
      <w:marBottom w:val="0"/>
      <w:divBdr>
        <w:top w:val="none" w:sz="0" w:space="0" w:color="auto"/>
        <w:left w:val="none" w:sz="0" w:space="0" w:color="auto"/>
        <w:bottom w:val="none" w:sz="0" w:space="0" w:color="auto"/>
        <w:right w:val="none" w:sz="0" w:space="0" w:color="auto"/>
      </w:divBdr>
    </w:div>
    <w:div w:id="2087340860">
      <w:bodyDiv w:val="1"/>
      <w:marLeft w:val="0"/>
      <w:marRight w:val="0"/>
      <w:marTop w:val="0"/>
      <w:marBottom w:val="0"/>
      <w:divBdr>
        <w:top w:val="none" w:sz="0" w:space="0" w:color="auto"/>
        <w:left w:val="none" w:sz="0" w:space="0" w:color="auto"/>
        <w:bottom w:val="none" w:sz="0" w:space="0" w:color="auto"/>
        <w:right w:val="none" w:sz="0" w:space="0" w:color="auto"/>
      </w:divBdr>
    </w:div>
    <w:div w:id="2087872155">
      <w:bodyDiv w:val="1"/>
      <w:marLeft w:val="0"/>
      <w:marRight w:val="0"/>
      <w:marTop w:val="0"/>
      <w:marBottom w:val="0"/>
      <w:divBdr>
        <w:top w:val="none" w:sz="0" w:space="0" w:color="auto"/>
        <w:left w:val="none" w:sz="0" w:space="0" w:color="auto"/>
        <w:bottom w:val="none" w:sz="0" w:space="0" w:color="auto"/>
        <w:right w:val="none" w:sz="0" w:space="0" w:color="auto"/>
      </w:divBdr>
    </w:div>
    <w:div w:id="2087873969">
      <w:bodyDiv w:val="1"/>
      <w:marLeft w:val="0"/>
      <w:marRight w:val="0"/>
      <w:marTop w:val="0"/>
      <w:marBottom w:val="0"/>
      <w:divBdr>
        <w:top w:val="none" w:sz="0" w:space="0" w:color="auto"/>
        <w:left w:val="none" w:sz="0" w:space="0" w:color="auto"/>
        <w:bottom w:val="none" w:sz="0" w:space="0" w:color="auto"/>
        <w:right w:val="none" w:sz="0" w:space="0" w:color="auto"/>
      </w:divBdr>
    </w:div>
    <w:div w:id="2088763715">
      <w:bodyDiv w:val="1"/>
      <w:marLeft w:val="0"/>
      <w:marRight w:val="0"/>
      <w:marTop w:val="0"/>
      <w:marBottom w:val="0"/>
      <w:divBdr>
        <w:top w:val="none" w:sz="0" w:space="0" w:color="auto"/>
        <w:left w:val="none" w:sz="0" w:space="0" w:color="auto"/>
        <w:bottom w:val="none" w:sz="0" w:space="0" w:color="auto"/>
        <w:right w:val="none" w:sz="0" w:space="0" w:color="auto"/>
      </w:divBdr>
    </w:div>
    <w:div w:id="2088767632">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89420882">
      <w:bodyDiv w:val="1"/>
      <w:marLeft w:val="0"/>
      <w:marRight w:val="0"/>
      <w:marTop w:val="0"/>
      <w:marBottom w:val="0"/>
      <w:divBdr>
        <w:top w:val="none" w:sz="0" w:space="0" w:color="auto"/>
        <w:left w:val="none" w:sz="0" w:space="0" w:color="auto"/>
        <w:bottom w:val="none" w:sz="0" w:space="0" w:color="auto"/>
        <w:right w:val="none" w:sz="0" w:space="0" w:color="auto"/>
      </w:divBdr>
    </w:div>
    <w:div w:id="2090232647">
      <w:bodyDiv w:val="1"/>
      <w:marLeft w:val="0"/>
      <w:marRight w:val="0"/>
      <w:marTop w:val="0"/>
      <w:marBottom w:val="0"/>
      <w:divBdr>
        <w:top w:val="none" w:sz="0" w:space="0" w:color="auto"/>
        <w:left w:val="none" w:sz="0" w:space="0" w:color="auto"/>
        <w:bottom w:val="none" w:sz="0" w:space="0" w:color="auto"/>
        <w:right w:val="none" w:sz="0" w:space="0" w:color="auto"/>
      </w:divBdr>
    </w:div>
    <w:div w:id="2091852018">
      <w:bodyDiv w:val="1"/>
      <w:marLeft w:val="0"/>
      <w:marRight w:val="0"/>
      <w:marTop w:val="0"/>
      <w:marBottom w:val="0"/>
      <w:divBdr>
        <w:top w:val="none" w:sz="0" w:space="0" w:color="auto"/>
        <w:left w:val="none" w:sz="0" w:space="0" w:color="auto"/>
        <w:bottom w:val="none" w:sz="0" w:space="0" w:color="auto"/>
        <w:right w:val="none" w:sz="0" w:space="0" w:color="auto"/>
      </w:divBdr>
    </w:div>
    <w:div w:id="2093158255">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094276847">
      <w:bodyDiv w:val="1"/>
      <w:marLeft w:val="0"/>
      <w:marRight w:val="0"/>
      <w:marTop w:val="0"/>
      <w:marBottom w:val="0"/>
      <w:divBdr>
        <w:top w:val="none" w:sz="0" w:space="0" w:color="auto"/>
        <w:left w:val="none" w:sz="0" w:space="0" w:color="auto"/>
        <w:bottom w:val="none" w:sz="0" w:space="0" w:color="auto"/>
        <w:right w:val="none" w:sz="0" w:space="0" w:color="auto"/>
      </w:divBdr>
    </w:div>
    <w:div w:id="2095347856">
      <w:bodyDiv w:val="1"/>
      <w:marLeft w:val="0"/>
      <w:marRight w:val="0"/>
      <w:marTop w:val="0"/>
      <w:marBottom w:val="0"/>
      <w:divBdr>
        <w:top w:val="none" w:sz="0" w:space="0" w:color="auto"/>
        <w:left w:val="none" w:sz="0" w:space="0" w:color="auto"/>
        <w:bottom w:val="none" w:sz="0" w:space="0" w:color="auto"/>
        <w:right w:val="none" w:sz="0" w:space="0" w:color="auto"/>
      </w:divBdr>
    </w:div>
    <w:div w:id="2101096653">
      <w:bodyDiv w:val="1"/>
      <w:marLeft w:val="0"/>
      <w:marRight w:val="0"/>
      <w:marTop w:val="0"/>
      <w:marBottom w:val="0"/>
      <w:divBdr>
        <w:top w:val="none" w:sz="0" w:space="0" w:color="auto"/>
        <w:left w:val="none" w:sz="0" w:space="0" w:color="auto"/>
        <w:bottom w:val="none" w:sz="0" w:space="0" w:color="auto"/>
        <w:right w:val="none" w:sz="0" w:space="0" w:color="auto"/>
      </w:divBdr>
    </w:div>
    <w:div w:id="2102798780">
      <w:bodyDiv w:val="1"/>
      <w:marLeft w:val="0"/>
      <w:marRight w:val="0"/>
      <w:marTop w:val="0"/>
      <w:marBottom w:val="0"/>
      <w:divBdr>
        <w:top w:val="none" w:sz="0" w:space="0" w:color="auto"/>
        <w:left w:val="none" w:sz="0" w:space="0" w:color="auto"/>
        <w:bottom w:val="none" w:sz="0" w:space="0" w:color="auto"/>
        <w:right w:val="none" w:sz="0" w:space="0" w:color="auto"/>
      </w:divBdr>
    </w:div>
    <w:div w:id="2105420283">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0004969">
      <w:bodyDiv w:val="1"/>
      <w:marLeft w:val="0"/>
      <w:marRight w:val="0"/>
      <w:marTop w:val="0"/>
      <w:marBottom w:val="0"/>
      <w:divBdr>
        <w:top w:val="none" w:sz="0" w:space="0" w:color="auto"/>
        <w:left w:val="none" w:sz="0" w:space="0" w:color="auto"/>
        <w:bottom w:val="none" w:sz="0" w:space="0" w:color="auto"/>
        <w:right w:val="none" w:sz="0" w:space="0" w:color="auto"/>
      </w:divBdr>
    </w:div>
    <w:div w:id="2110150919">
      <w:bodyDiv w:val="1"/>
      <w:marLeft w:val="0"/>
      <w:marRight w:val="0"/>
      <w:marTop w:val="0"/>
      <w:marBottom w:val="0"/>
      <w:divBdr>
        <w:top w:val="none" w:sz="0" w:space="0" w:color="auto"/>
        <w:left w:val="none" w:sz="0" w:space="0" w:color="auto"/>
        <w:bottom w:val="none" w:sz="0" w:space="0" w:color="auto"/>
        <w:right w:val="none" w:sz="0" w:space="0" w:color="auto"/>
      </w:divBdr>
    </w:div>
    <w:div w:id="2111007096">
      <w:bodyDiv w:val="1"/>
      <w:marLeft w:val="0"/>
      <w:marRight w:val="0"/>
      <w:marTop w:val="0"/>
      <w:marBottom w:val="0"/>
      <w:divBdr>
        <w:top w:val="none" w:sz="0" w:space="0" w:color="auto"/>
        <w:left w:val="none" w:sz="0" w:space="0" w:color="auto"/>
        <w:bottom w:val="none" w:sz="0" w:space="0" w:color="auto"/>
        <w:right w:val="none" w:sz="0" w:space="0" w:color="auto"/>
      </w:divBdr>
    </w:div>
    <w:div w:id="2111195138">
      <w:bodyDiv w:val="1"/>
      <w:marLeft w:val="0"/>
      <w:marRight w:val="0"/>
      <w:marTop w:val="0"/>
      <w:marBottom w:val="0"/>
      <w:divBdr>
        <w:top w:val="none" w:sz="0" w:space="0" w:color="auto"/>
        <w:left w:val="none" w:sz="0" w:space="0" w:color="auto"/>
        <w:bottom w:val="none" w:sz="0" w:space="0" w:color="auto"/>
        <w:right w:val="none" w:sz="0" w:space="0" w:color="auto"/>
      </w:divBdr>
    </w:div>
    <w:div w:id="2112356673">
      <w:bodyDiv w:val="1"/>
      <w:marLeft w:val="0"/>
      <w:marRight w:val="0"/>
      <w:marTop w:val="0"/>
      <w:marBottom w:val="0"/>
      <w:divBdr>
        <w:top w:val="none" w:sz="0" w:space="0" w:color="auto"/>
        <w:left w:val="none" w:sz="0" w:space="0" w:color="auto"/>
        <w:bottom w:val="none" w:sz="0" w:space="0" w:color="auto"/>
        <w:right w:val="none" w:sz="0" w:space="0" w:color="auto"/>
      </w:divBdr>
    </w:div>
    <w:div w:id="2112388260">
      <w:bodyDiv w:val="1"/>
      <w:marLeft w:val="0"/>
      <w:marRight w:val="0"/>
      <w:marTop w:val="0"/>
      <w:marBottom w:val="0"/>
      <w:divBdr>
        <w:top w:val="none" w:sz="0" w:space="0" w:color="auto"/>
        <w:left w:val="none" w:sz="0" w:space="0" w:color="auto"/>
        <w:bottom w:val="none" w:sz="0" w:space="0" w:color="auto"/>
        <w:right w:val="none" w:sz="0" w:space="0" w:color="auto"/>
      </w:divBdr>
    </w:div>
    <w:div w:id="2113234175">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 w:id="2113668688">
      <w:bodyDiv w:val="1"/>
      <w:marLeft w:val="0"/>
      <w:marRight w:val="0"/>
      <w:marTop w:val="0"/>
      <w:marBottom w:val="0"/>
      <w:divBdr>
        <w:top w:val="none" w:sz="0" w:space="0" w:color="auto"/>
        <w:left w:val="none" w:sz="0" w:space="0" w:color="auto"/>
        <w:bottom w:val="none" w:sz="0" w:space="0" w:color="auto"/>
        <w:right w:val="none" w:sz="0" w:space="0" w:color="auto"/>
      </w:divBdr>
    </w:div>
    <w:div w:id="2114206077">
      <w:bodyDiv w:val="1"/>
      <w:marLeft w:val="0"/>
      <w:marRight w:val="0"/>
      <w:marTop w:val="0"/>
      <w:marBottom w:val="0"/>
      <w:divBdr>
        <w:top w:val="none" w:sz="0" w:space="0" w:color="auto"/>
        <w:left w:val="none" w:sz="0" w:space="0" w:color="auto"/>
        <w:bottom w:val="none" w:sz="0" w:space="0" w:color="auto"/>
        <w:right w:val="none" w:sz="0" w:space="0" w:color="auto"/>
      </w:divBdr>
    </w:div>
    <w:div w:id="2114280511">
      <w:bodyDiv w:val="1"/>
      <w:marLeft w:val="0"/>
      <w:marRight w:val="0"/>
      <w:marTop w:val="0"/>
      <w:marBottom w:val="0"/>
      <w:divBdr>
        <w:top w:val="none" w:sz="0" w:space="0" w:color="auto"/>
        <w:left w:val="none" w:sz="0" w:space="0" w:color="auto"/>
        <w:bottom w:val="none" w:sz="0" w:space="0" w:color="auto"/>
        <w:right w:val="none" w:sz="0" w:space="0" w:color="auto"/>
      </w:divBdr>
    </w:div>
    <w:div w:id="2115051856">
      <w:bodyDiv w:val="1"/>
      <w:marLeft w:val="0"/>
      <w:marRight w:val="0"/>
      <w:marTop w:val="0"/>
      <w:marBottom w:val="0"/>
      <w:divBdr>
        <w:top w:val="none" w:sz="0" w:space="0" w:color="auto"/>
        <w:left w:val="none" w:sz="0" w:space="0" w:color="auto"/>
        <w:bottom w:val="none" w:sz="0" w:space="0" w:color="auto"/>
        <w:right w:val="none" w:sz="0" w:space="0" w:color="auto"/>
      </w:divBdr>
    </w:div>
    <w:div w:id="2115396712">
      <w:bodyDiv w:val="1"/>
      <w:marLeft w:val="0"/>
      <w:marRight w:val="0"/>
      <w:marTop w:val="0"/>
      <w:marBottom w:val="0"/>
      <w:divBdr>
        <w:top w:val="none" w:sz="0" w:space="0" w:color="auto"/>
        <w:left w:val="none" w:sz="0" w:space="0" w:color="auto"/>
        <w:bottom w:val="none" w:sz="0" w:space="0" w:color="auto"/>
        <w:right w:val="none" w:sz="0" w:space="0" w:color="auto"/>
      </w:divBdr>
    </w:div>
    <w:div w:id="2116437340">
      <w:bodyDiv w:val="1"/>
      <w:marLeft w:val="0"/>
      <w:marRight w:val="0"/>
      <w:marTop w:val="0"/>
      <w:marBottom w:val="0"/>
      <w:divBdr>
        <w:top w:val="none" w:sz="0" w:space="0" w:color="auto"/>
        <w:left w:val="none" w:sz="0" w:space="0" w:color="auto"/>
        <w:bottom w:val="none" w:sz="0" w:space="0" w:color="auto"/>
        <w:right w:val="none" w:sz="0" w:space="0" w:color="auto"/>
      </w:divBdr>
    </w:div>
    <w:div w:id="2117020102">
      <w:bodyDiv w:val="1"/>
      <w:marLeft w:val="0"/>
      <w:marRight w:val="0"/>
      <w:marTop w:val="0"/>
      <w:marBottom w:val="0"/>
      <w:divBdr>
        <w:top w:val="none" w:sz="0" w:space="0" w:color="auto"/>
        <w:left w:val="none" w:sz="0" w:space="0" w:color="auto"/>
        <w:bottom w:val="none" w:sz="0" w:space="0" w:color="auto"/>
        <w:right w:val="none" w:sz="0" w:space="0" w:color="auto"/>
      </w:divBdr>
    </w:div>
    <w:div w:id="2117211570">
      <w:bodyDiv w:val="1"/>
      <w:marLeft w:val="0"/>
      <w:marRight w:val="0"/>
      <w:marTop w:val="0"/>
      <w:marBottom w:val="0"/>
      <w:divBdr>
        <w:top w:val="none" w:sz="0" w:space="0" w:color="auto"/>
        <w:left w:val="none" w:sz="0" w:space="0" w:color="auto"/>
        <w:bottom w:val="none" w:sz="0" w:space="0" w:color="auto"/>
        <w:right w:val="none" w:sz="0" w:space="0" w:color="auto"/>
      </w:divBdr>
    </w:div>
    <w:div w:id="2117678242">
      <w:bodyDiv w:val="1"/>
      <w:marLeft w:val="0"/>
      <w:marRight w:val="0"/>
      <w:marTop w:val="0"/>
      <w:marBottom w:val="0"/>
      <w:divBdr>
        <w:top w:val="none" w:sz="0" w:space="0" w:color="auto"/>
        <w:left w:val="none" w:sz="0" w:space="0" w:color="auto"/>
        <w:bottom w:val="none" w:sz="0" w:space="0" w:color="auto"/>
        <w:right w:val="none" w:sz="0" w:space="0" w:color="auto"/>
      </w:divBdr>
    </w:div>
    <w:div w:id="2120905613">
      <w:bodyDiv w:val="1"/>
      <w:marLeft w:val="0"/>
      <w:marRight w:val="0"/>
      <w:marTop w:val="0"/>
      <w:marBottom w:val="0"/>
      <w:divBdr>
        <w:top w:val="none" w:sz="0" w:space="0" w:color="auto"/>
        <w:left w:val="none" w:sz="0" w:space="0" w:color="auto"/>
        <w:bottom w:val="none" w:sz="0" w:space="0" w:color="auto"/>
        <w:right w:val="none" w:sz="0" w:space="0" w:color="auto"/>
      </w:divBdr>
    </w:div>
    <w:div w:id="2121485271">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3766229">
      <w:bodyDiv w:val="1"/>
      <w:marLeft w:val="0"/>
      <w:marRight w:val="0"/>
      <w:marTop w:val="0"/>
      <w:marBottom w:val="0"/>
      <w:divBdr>
        <w:top w:val="none" w:sz="0" w:space="0" w:color="auto"/>
        <w:left w:val="none" w:sz="0" w:space="0" w:color="auto"/>
        <w:bottom w:val="none" w:sz="0" w:space="0" w:color="auto"/>
        <w:right w:val="none" w:sz="0" w:space="0" w:color="auto"/>
      </w:divBdr>
    </w:div>
    <w:div w:id="2124104730">
      <w:bodyDiv w:val="1"/>
      <w:marLeft w:val="0"/>
      <w:marRight w:val="0"/>
      <w:marTop w:val="0"/>
      <w:marBottom w:val="0"/>
      <w:divBdr>
        <w:top w:val="none" w:sz="0" w:space="0" w:color="auto"/>
        <w:left w:val="none" w:sz="0" w:space="0" w:color="auto"/>
        <w:bottom w:val="none" w:sz="0" w:space="0" w:color="auto"/>
        <w:right w:val="none" w:sz="0" w:space="0" w:color="auto"/>
      </w:divBdr>
    </w:div>
    <w:div w:id="2125491121">
      <w:bodyDiv w:val="1"/>
      <w:marLeft w:val="0"/>
      <w:marRight w:val="0"/>
      <w:marTop w:val="0"/>
      <w:marBottom w:val="0"/>
      <w:divBdr>
        <w:top w:val="none" w:sz="0" w:space="0" w:color="auto"/>
        <w:left w:val="none" w:sz="0" w:space="0" w:color="auto"/>
        <w:bottom w:val="none" w:sz="0" w:space="0" w:color="auto"/>
        <w:right w:val="none" w:sz="0" w:space="0" w:color="auto"/>
      </w:divBdr>
    </w:div>
    <w:div w:id="2125614975">
      <w:bodyDiv w:val="1"/>
      <w:marLeft w:val="0"/>
      <w:marRight w:val="0"/>
      <w:marTop w:val="0"/>
      <w:marBottom w:val="0"/>
      <w:divBdr>
        <w:top w:val="none" w:sz="0" w:space="0" w:color="auto"/>
        <w:left w:val="none" w:sz="0" w:space="0" w:color="auto"/>
        <w:bottom w:val="none" w:sz="0" w:space="0" w:color="auto"/>
        <w:right w:val="none" w:sz="0" w:space="0" w:color="auto"/>
      </w:divBdr>
    </w:div>
    <w:div w:id="2126658258">
      <w:bodyDiv w:val="1"/>
      <w:marLeft w:val="0"/>
      <w:marRight w:val="0"/>
      <w:marTop w:val="0"/>
      <w:marBottom w:val="0"/>
      <w:divBdr>
        <w:top w:val="none" w:sz="0" w:space="0" w:color="auto"/>
        <w:left w:val="none" w:sz="0" w:space="0" w:color="auto"/>
        <w:bottom w:val="none" w:sz="0" w:space="0" w:color="auto"/>
        <w:right w:val="none" w:sz="0" w:space="0" w:color="auto"/>
      </w:divBdr>
    </w:div>
    <w:div w:id="2128698246">
      <w:bodyDiv w:val="1"/>
      <w:marLeft w:val="0"/>
      <w:marRight w:val="0"/>
      <w:marTop w:val="0"/>
      <w:marBottom w:val="0"/>
      <w:divBdr>
        <w:top w:val="none" w:sz="0" w:space="0" w:color="auto"/>
        <w:left w:val="none" w:sz="0" w:space="0" w:color="auto"/>
        <w:bottom w:val="none" w:sz="0" w:space="0" w:color="auto"/>
        <w:right w:val="none" w:sz="0" w:space="0" w:color="auto"/>
      </w:divBdr>
    </w:div>
    <w:div w:id="2129809750">
      <w:bodyDiv w:val="1"/>
      <w:marLeft w:val="0"/>
      <w:marRight w:val="0"/>
      <w:marTop w:val="0"/>
      <w:marBottom w:val="0"/>
      <w:divBdr>
        <w:top w:val="none" w:sz="0" w:space="0" w:color="auto"/>
        <w:left w:val="none" w:sz="0" w:space="0" w:color="auto"/>
        <w:bottom w:val="none" w:sz="0" w:space="0" w:color="auto"/>
        <w:right w:val="none" w:sz="0" w:space="0" w:color="auto"/>
      </w:divBdr>
    </w:div>
    <w:div w:id="2130270939">
      <w:bodyDiv w:val="1"/>
      <w:marLeft w:val="0"/>
      <w:marRight w:val="0"/>
      <w:marTop w:val="0"/>
      <w:marBottom w:val="0"/>
      <w:divBdr>
        <w:top w:val="none" w:sz="0" w:space="0" w:color="auto"/>
        <w:left w:val="none" w:sz="0" w:space="0" w:color="auto"/>
        <w:bottom w:val="none" w:sz="0" w:space="0" w:color="auto"/>
        <w:right w:val="none" w:sz="0" w:space="0" w:color="auto"/>
      </w:divBdr>
    </w:div>
    <w:div w:id="2130733848">
      <w:bodyDiv w:val="1"/>
      <w:marLeft w:val="0"/>
      <w:marRight w:val="0"/>
      <w:marTop w:val="0"/>
      <w:marBottom w:val="0"/>
      <w:divBdr>
        <w:top w:val="none" w:sz="0" w:space="0" w:color="auto"/>
        <w:left w:val="none" w:sz="0" w:space="0" w:color="auto"/>
        <w:bottom w:val="none" w:sz="0" w:space="0" w:color="auto"/>
        <w:right w:val="none" w:sz="0" w:space="0" w:color="auto"/>
      </w:divBdr>
    </w:div>
    <w:div w:id="2133400836">
      <w:bodyDiv w:val="1"/>
      <w:marLeft w:val="0"/>
      <w:marRight w:val="0"/>
      <w:marTop w:val="0"/>
      <w:marBottom w:val="0"/>
      <w:divBdr>
        <w:top w:val="none" w:sz="0" w:space="0" w:color="auto"/>
        <w:left w:val="none" w:sz="0" w:space="0" w:color="auto"/>
        <w:bottom w:val="none" w:sz="0" w:space="0" w:color="auto"/>
        <w:right w:val="none" w:sz="0" w:space="0" w:color="auto"/>
      </w:divBdr>
    </w:div>
    <w:div w:id="2133942074">
      <w:bodyDiv w:val="1"/>
      <w:marLeft w:val="0"/>
      <w:marRight w:val="0"/>
      <w:marTop w:val="0"/>
      <w:marBottom w:val="0"/>
      <w:divBdr>
        <w:top w:val="none" w:sz="0" w:space="0" w:color="auto"/>
        <w:left w:val="none" w:sz="0" w:space="0" w:color="auto"/>
        <w:bottom w:val="none" w:sz="0" w:space="0" w:color="auto"/>
        <w:right w:val="none" w:sz="0" w:space="0" w:color="auto"/>
      </w:divBdr>
    </w:div>
    <w:div w:id="2135126016">
      <w:bodyDiv w:val="1"/>
      <w:marLeft w:val="0"/>
      <w:marRight w:val="0"/>
      <w:marTop w:val="0"/>
      <w:marBottom w:val="0"/>
      <w:divBdr>
        <w:top w:val="none" w:sz="0" w:space="0" w:color="auto"/>
        <w:left w:val="none" w:sz="0" w:space="0" w:color="auto"/>
        <w:bottom w:val="none" w:sz="0" w:space="0" w:color="auto"/>
        <w:right w:val="none" w:sz="0" w:space="0" w:color="auto"/>
      </w:divBdr>
    </w:div>
    <w:div w:id="2135560767">
      <w:bodyDiv w:val="1"/>
      <w:marLeft w:val="0"/>
      <w:marRight w:val="0"/>
      <w:marTop w:val="0"/>
      <w:marBottom w:val="0"/>
      <w:divBdr>
        <w:top w:val="none" w:sz="0" w:space="0" w:color="auto"/>
        <w:left w:val="none" w:sz="0" w:space="0" w:color="auto"/>
        <w:bottom w:val="none" w:sz="0" w:space="0" w:color="auto"/>
        <w:right w:val="none" w:sz="0" w:space="0" w:color="auto"/>
      </w:divBdr>
    </w:div>
    <w:div w:id="2135976655">
      <w:bodyDiv w:val="1"/>
      <w:marLeft w:val="0"/>
      <w:marRight w:val="0"/>
      <w:marTop w:val="0"/>
      <w:marBottom w:val="0"/>
      <w:divBdr>
        <w:top w:val="none" w:sz="0" w:space="0" w:color="auto"/>
        <w:left w:val="none" w:sz="0" w:space="0" w:color="auto"/>
        <w:bottom w:val="none" w:sz="0" w:space="0" w:color="auto"/>
        <w:right w:val="none" w:sz="0" w:space="0" w:color="auto"/>
      </w:divBdr>
    </w:div>
    <w:div w:id="2136825006">
      <w:bodyDiv w:val="1"/>
      <w:marLeft w:val="0"/>
      <w:marRight w:val="0"/>
      <w:marTop w:val="0"/>
      <w:marBottom w:val="0"/>
      <w:divBdr>
        <w:top w:val="none" w:sz="0" w:space="0" w:color="auto"/>
        <w:left w:val="none" w:sz="0" w:space="0" w:color="auto"/>
        <w:bottom w:val="none" w:sz="0" w:space="0" w:color="auto"/>
        <w:right w:val="none" w:sz="0" w:space="0" w:color="auto"/>
      </w:divBdr>
    </w:div>
    <w:div w:id="2136869896">
      <w:bodyDiv w:val="1"/>
      <w:marLeft w:val="0"/>
      <w:marRight w:val="0"/>
      <w:marTop w:val="0"/>
      <w:marBottom w:val="0"/>
      <w:divBdr>
        <w:top w:val="none" w:sz="0" w:space="0" w:color="auto"/>
        <w:left w:val="none" w:sz="0" w:space="0" w:color="auto"/>
        <w:bottom w:val="none" w:sz="0" w:space="0" w:color="auto"/>
        <w:right w:val="none" w:sz="0" w:space="0" w:color="auto"/>
      </w:divBdr>
    </w:div>
    <w:div w:id="2138404902">
      <w:bodyDiv w:val="1"/>
      <w:marLeft w:val="0"/>
      <w:marRight w:val="0"/>
      <w:marTop w:val="0"/>
      <w:marBottom w:val="0"/>
      <w:divBdr>
        <w:top w:val="none" w:sz="0" w:space="0" w:color="auto"/>
        <w:left w:val="none" w:sz="0" w:space="0" w:color="auto"/>
        <w:bottom w:val="none" w:sz="0" w:space="0" w:color="auto"/>
        <w:right w:val="none" w:sz="0" w:space="0" w:color="auto"/>
      </w:divBdr>
    </w:div>
    <w:div w:id="2138986425">
      <w:bodyDiv w:val="1"/>
      <w:marLeft w:val="0"/>
      <w:marRight w:val="0"/>
      <w:marTop w:val="0"/>
      <w:marBottom w:val="0"/>
      <w:divBdr>
        <w:top w:val="none" w:sz="0" w:space="0" w:color="auto"/>
        <w:left w:val="none" w:sz="0" w:space="0" w:color="auto"/>
        <w:bottom w:val="none" w:sz="0" w:space="0" w:color="auto"/>
        <w:right w:val="none" w:sz="0" w:space="0" w:color="auto"/>
      </w:divBdr>
    </w:div>
    <w:div w:id="2142452066">
      <w:bodyDiv w:val="1"/>
      <w:marLeft w:val="0"/>
      <w:marRight w:val="0"/>
      <w:marTop w:val="0"/>
      <w:marBottom w:val="0"/>
      <w:divBdr>
        <w:top w:val="none" w:sz="0" w:space="0" w:color="auto"/>
        <w:left w:val="none" w:sz="0" w:space="0" w:color="auto"/>
        <w:bottom w:val="none" w:sz="0" w:space="0" w:color="auto"/>
        <w:right w:val="none" w:sz="0" w:space="0" w:color="auto"/>
      </w:divBdr>
    </w:div>
    <w:div w:id="2143572826">
      <w:bodyDiv w:val="1"/>
      <w:marLeft w:val="0"/>
      <w:marRight w:val="0"/>
      <w:marTop w:val="0"/>
      <w:marBottom w:val="0"/>
      <w:divBdr>
        <w:top w:val="none" w:sz="0" w:space="0" w:color="auto"/>
        <w:left w:val="none" w:sz="0" w:space="0" w:color="auto"/>
        <w:bottom w:val="none" w:sz="0" w:space="0" w:color="auto"/>
        <w:right w:val="none" w:sz="0" w:space="0" w:color="auto"/>
      </w:divBdr>
    </w:div>
    <w:div w:id="2144619820">
      <w:bodyDiv w:val="1"/>
      <w:marLeft w:val="0"/>
      <w:marRight w:val="0"/>
      <w:marTop w:val="0"/>
      <w:marBottom w:val="0"/>
      <w:divBdr>
        <w:top w:val="none" w:sz="0" w:space="0" w:color="auto"/>
        <w:left w:val="none" w:sz="0" w:space="0" w:color="auto"/>
        <w:bottom w:val="none" w:sz="0" w:space="0" w:color="auto"/>
        <w:right w:val="none" w:sz="0" w:space="0" w:color="auto"/>
      </w:divBdr>
    </w:div>
    <w:div w:id="2146969428">
      <w:bodyDiv w:val="1"/>
      <w:marLeft w:val="0"/>
      <w:marRight w:val="0"/>
      <w:marTop w:val="0"/>
      <w:marBottom w:val="0"/>
      <w:divBdr>
        <w:top w:val="none" w:sz="0" w:space="0" w:color="auto"/>
        <w:left w:val="none" w:sz="0" w:space="0" w:color="auto"/>
        <w:bottom w:val="none" w:sz="0" w:space="0" w:color="auto"/>
        <w:right w:val="none" w:sz="0" w:space="0" w:color="auto"/>
      </w:divBdr>
    </w:div>
    <w:div w:id="214703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image" Target="media/image5.png"/><Relationship Id="rId39" Type="http://schemas.openxmlformats.org/officeDocument/2006/relationships/image" Target="media/image14.png"/><Relationship Id="rId21" Type="http://schemas.openxmlformats.org/officeDocument/2006/relationships/image" Target="media/image2.png"/><Relationship Id="rId34"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header" Target="header14.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microsoft.com/office/2016/09/relationships/commentsIds" Target="commentsIds.xml"/><Relationship Id="rId29" Type="http://schemas.openxmlformats.org/officeDocument/2006/relationships/image" Target="media/image8.png"/><Relationship Id="rId41" Type="http://schemas.openxmlformats.org/officeDocument/2006/relationships/image" Target="media/image16.png"/><Relationship Id="rId54" Type="http://schemas.openxmlformats.org/officeDocument/2006/relationships/header" Target="header13.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4.xml"/><Relationship Id="rId32" Type="http://schemas.openxmlformats.org/officeDocument/2006/relationships/header" Target="header8.xml"/><Relationship Id="rId37" Type="http://schemas.openxmlformats.org/officeDocument/2006/relationships/header" Target="header10.xm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header" Target="header17.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7.xml"/><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header" Target="header12.xml"/><Relationship Id="rId57" Type="http://schemas.openxmlformats.org/officeDocument/2006/relationships/header" Target="header16.xml"/><Relationship Id="rId61" Type="http://schemas.openxmlformats.org/officeDocument/2006/relationships/fontTable" Target="fontTable.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image" Target="media/image10.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emf"/><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eader" Target="header9.xm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eader" Target="header15.xml"/><Relationship Id="rId8" Type="http://schemas.openxmlformats.org/officeDocument/2006/relationships/image" Target="media/image1.wmf"/><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header" Target="header11.xml"/><Relationship Id="rId46" Type="http://schemas.openxmlformats.org/officeDocument/2006/relationships/image" Target="media/image21.png"/><Relationship Id="rId59" Type="http://schemas.openxmlformats.org/officeDocument/2006/relationships/header" Target="header18.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35</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36</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37</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38</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13</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11</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9</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14</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28</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39</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16</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40</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41</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23</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22</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25</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27</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26</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42</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15</b:RefOrder>
  </b:Source>
  <b:Source>
    <b:Tag>Twi10</b:Tag>
    <b:SourceType>InternetSite</b:SourceType>
    <b:Guid>{BF1E96D2-D9CE-4A48-AAAF-06B3CAC608CE}</b:Guid>
    <b:Author>
      <b:Author>
        <b:Corporate>Twitter</b:Corporate>
      </b:Author>
    </b:Author>
    <b:Title>GetBootstrap</b:Title>
    <b:ProductionCompany>Bootstrap</b:ProductionCompany>
    <b:Year>2010</b:Year>
    <b:Month>01</b:Month>
    <b:YearAccessed>2018</b:YearAccessed>
    <b:MonthAccessed>02</b:MonthAccessed>
    <b:URL>https://getbootstrap.com</b:URL>
    <b:RefOrder>17</b:RefOrder>
  </b:Source>
  <b:Source>
    <b:Tag>Mic18</b:Tag>
    <b:SourceType>InternetSite</b:SourceType>
    <b:Guid>{80E87A2E-8DD2-4786-A1F0-DC2CDEA0DDD1}</b:Guid>
    <b:Author>
      <b:Author>
        <b:Corporate>Microsoft Corporation</b:Corporate>
      </b:Author>
    </b:Author>
    <b:Title>Microsoft </b:Title>
    <b:ProductionCompany>ASP.NET Core</b:ProductionCompany>
    <b:Year>2018</b:Year>
    <b:YearAccessed>2018</b:YearAccessed>
    <b:MonthAccessed>04</b:MonthAccessed>
    <b:URL>https://docs.microsoft.com/de-de/aspnet/</b:URL>
    <b:RefOrder>29</b:RefOrder>
  </b:Source>
  <b:Source>
    <b:Tag>Hil16</b:Tag>
    <b:SourceType>InternetSite</b:SourceType>
    <b:Guid>{8D957B7F-D50A-409D-B4E5-1B749BD11103}</b:Guid>
    <b:Author>
      <b:Author>
        <b:Corporate>Hilscher Gesellschaft für Systemautomation mbH</b:Corporate>
      </b:Author>
    </b:Author>
    <b:Title>Hilscher Gesellschaft für Systemautomation mbH</b:Title>
    <b:ProductionCompany>netX</b:ProductionCompany>
    <b:Year>2016</b:Year>
    <b:Month>02</b:Month>
    <b:YearAccessed>2018</b:YearAccessed>
    <b:MonthAccessed>02</b:MonthAccessed>
    <b:DayAccessed>02</b:DayAccessed>
    <b:URL>https://www.hilscher.com/de/netx/einfuehrung/</b:URL>
    <b:RefOrder>1</b:RefOrder>
  </b:Source>
  <b:Source>
    <b:Tag>cmb04</b:Tag>
    <b:SourceType>InternetSite</b:SourceType>
    <b:Guid>{1A14EAB9-7EEC-438B-BCE7-C0B3F4A9DB54}</b:Guid>
    <b:Author>
      <b:Author>
        <b:Corporate>cmb-systeme</b:Corporate>
      </b:Author>
    </b:Author>
    <b:Title>CMB SYSTEME</b:Title>
    <b:Year>2004</b:Year>
    <b:Month>05</b:Month>
    <b:YearAccessed>2018</b:YearAccessed>
    <b:MonthAccessed>01</b:MonthAccessed>
    <b:DayAccessed>19</b:DayAccessed>
    <b:URL>https://www.cmb-systeme.de/technikwissen/was-bedeutet-ethernet</b:URL>
    <b:RefOrder>43</b:RefOrder>
  </b:Source>
  <b:Source>
    <b:Tag>Wee16</b:Tag>
    <b:SourceType>InternetSite</b:SourceType>
    <b:Guid>{5B6DC979-0FCD-4F0F-96B8-AE2D524C751A}</b:Guid>
    <b:Author>
      <b:Author>
        <b:Corporate>Weebly</b:Corporate>
      </b:Author>
    </b:Author>
    <b:Title>netzwerk-topologien.weebly</b:Title>
    <b:Year>2016</b:Year>
    <b:Month>01</b:Month>
    <b:YearAccessed>2018</b:YearAccessed>
    <b:MonthAccessed>03</b:MonthAccessed>
    <b:DayAccessed>01</b:DayAccessed>
    <b:URL>https://netzwerk-topologien.weebly.com/grad.html</b:URL>
    <b:RefOrder>44</b:RefOrder>
  </b:Source>
  <b:Source>
    <b:Tag>MDN05</b:Tag>
    <b:SourceType>InternetSite</b:SourceType>
    <b:Guid>{35FC5DA2-FBAA-43D0-9147-550ADD6DF3EA}</b:Guid>
    <b:Author>
      <b:Author>
        <b:Corporate>MDN web docs</b:Corporate>
      </b:Author>
    </b:Author>
    <b:Title>Web API Referenz</b:Title>
    <b:Year>2005</b:Year>
    <b:Month>01</b:Month>
    <b:YearAccessed>2018</b:YearAccessed>
    <b:MonthAccessed>03</b:MonthAccessed>
    <b:DayAccessed>01</b:DayAccessed>
    <b:URL>https://developer.mozilla.org/de/docs/Web/API</b:URL>
    <b:RefOrder>19</b:RefOrder>
  </b:Source>
  <b:Source>
    <b:Tag>w3s99</b:Tag>
    <b:SourceType>InternetSite</b:SourceType>
    <b:Guid>{3E3E9437-AFCB-47AF-B629-01E6EFCD3A7C}</b:Guid>
    <b:Author>
      <b:Author>
        <b:Corporate>w3schools.com</b:Corporate>
      </b:Author>
    </b:Author>
    <b:Title>W3.CSS Templates</b:Title>
    <b:Year>1999</b:Year>
    <b:Month>01</b:Month>
    <b:YearAccessed>2018</b:YearAccessed>
    <b:MonthAccessed>03</b:MonthAccessed>
    <b:DayAccessed>03</b:DayAccessed>
    <b:URL>https://www.w3schools.com/w3css/w3css_templates.asp</b:URL>
    <b:RefOrder>20</b:RefOrder>
  </b:Source>
  <b:Source>
    <b:Tag>Mic181</b:Tag>
    <b:SourceType>InternetSite</b:SourceType>
    <b:Guid>{738CB244-DC82-459A-87DD-E90E2195087C}</b:Guid>
    <b:Author>
      <b:Author>
        <b:Corporate>Microsoft </b:Corporate>
      </b:Author>
    </b:Author>
    <b:Title>Visual Studio-IDE</b:Title>
    <b:Year>2018</b:Year>
    <b:Month>02</b:Month>
    <b:YearAccessed>2018</b:YearAccessed>
    <b:MonthAccessed>04</b:MonthAccessed>
    <b:DayAccessed>04</b:DayAccessed>
    <b:URL>https://www.visualstudio.com/de/vs/</b:URL>
    <b:RefOrder>31</b:RefOrder>
  </b:Source>
  <b:Source>
    <b:Tag>Mic182</b:Tag>
    <b:SourceType>InternetSite</b:SourceType>
    <b:Guid>{FBCC2CE6-A764-4725-A6FB-919253B776E5}</b:Guid>
    <b:Author>
      <b:Author>
        <b:Corporate>Microsoft</b:Corporate>
      </b:Author>
    </b:Author>
    <b:Title>Visual Studio Code - Code Editing</b:Title>
    <b:Year>2018</b:Year>
    <b:Month>01</b:Month>
    <b:YearAccessed>2018</b:YearAccessed>
    <b:MonthAccessed>04</b:MonthAccessed>
    <b:DayAccessed>04</b:DayAccessed>
    <b:URL>https://code.visualstudio.com</b:URL>
    <b:RefOrder>32</b:RefOrder>
  </b:Source>
  <b:Source>
    <b:Tag>Mic183</b:Tag>
    <b:SourceType>InternetSite</b:SourceType>
    <b:Guid>{05028B18-025E-48C1-A072-EFCF900739DA}</b:Guid>
    <b:Author>
      <b:Author>
        <b:Corporate>Microsoft</b:Corporate>
      </b:Author>
    </b:Author>
    <b:Title>mplementieren grundlegende CRUD-Funktionalität mit Entity Framework in ASP.NET MVC-Anwendung</b:Title>
    <b:Year>2018</b:Year>
    <b:Month>01</b:Month>
    <b:YearAccessed>2018</b:YearAccessed>
    <b:MonthAccessed>04</b:MonthAccessed>
    <b:DayAccessed>12</b:DayAccessed>
    <b:URL>https://docs.microsoft.com/de-de/aspnet/mvc/overview/getting-started/getting-started-with-ef-using-mvc/implementing-basic-crud-functionality-with-the-entity-framework-in-asp-net-mvc-application</b:URL>
    <b:RefOrder>33</b:RefOrder>
  </b:Source>
  <b:Source>
    <b:Tag>Goo10</b:Tag>
    <b:SourceType>InternetSite</b:SourceType>
    <b:Guid>{69589EE3-91C6-42A7-AECC-980380EC926F}</b:Guid>
    <b:Author>
      <b:Author>
        <b:Corporate>Google</b:Corporate>
      </b:Author>
    </b:Author>
    <b:Title>Angular- Resolve</b:Title>
    <b:Year>2010</b:Year>
    <b:Month>01</b:Month>
    <b:YearAccessed>2018</b:YearAccessed>
    <b:MonthAccessed>02</b:MonthAccessed>
    <b:DayAccessed>11</b:DayAccessed>
    <b:URL>https://angular.io/api/router/Resolve</b:URL>
    <b:RefOrder>34</b:RefOrder>
  </b:Source>
  <b:Source>
    <b:Tag>Rin10</b:Tag>
    <b:SourceType>BookSection</b:SourceType>
    <b:Guid>{77BA1F04-8015-4F58-9667-7E0500E87112}</b:Guid>
    <b:Author>
      <b:Author>
        <b:NameList>
          <b:Person>
            <b:Last>Ringhand</b:Last>
            <b:First>Zimmermann</b:First>
          </b:Person>
        </b:NameList>
      </b:Author>
    </b:Author>
    <b:Title>IT- Handbuch</b:Title>
    <b:Year>2010</b:Year>
    <b:BookTitle>IT-Systemelektroniker/-in Fachinformatiker/-in</b:BookTitle>
    <b:Pages>314-315</b:Pages>
    <b:City>München</b:City>
    <b:Publisher>Westermann</b:Publisher>
    <b:RefOrder>45</b:RefOrder>
  </b:Source>
  <b:Source>
    <b:Tag>DrD14</b:Tag>
    <b:SourceType>BookSection</b:SourceType>
    <b:Guid>{25BE040C-B749-42FB-B2C1-4D0FCF96F5B9}</b:Guid>
    <b:Author>
      <b:Author>
        <b:NameList>
          <b:Person>
            <b:Last>Conrads</b:Last>
            <b:First>Dr.</b:First>
            <b:Middle>Dieter</b:Middle>
          </b:Person>
        </b:NameList>
      </b:Author>
    </b:Author>
    <b:Title>Telekommunikation</b:Title>
    <b:BookTitle>Grundlagen, Verfahren, Netze, Ausgabe 5</b:BookTitle>
    <b:Year>2014</b:Year>
    <b:Pages>13-15</b:Pages>
    <b:City>Wiesbaden</b:City>
    <b:Publisher>Vieweg &amp; Sohn Verlag</b:Publisher>
    <b:RefOrder>10</b:RefOrder>
  </b:Source>
  <b:Source>
    <b:Tag>Pro17</b:Tag>
    <b:SourceType>Book</b:SourceType>
    <b:Guid>{D80EC393-3DDE-4168-8339-F4676EF040F3}</b:Guid>
    <b:Title>Angewandte Netzwerktechnik kompakt</b:Title>
    <b:Year>2017</b:Year>
    <b:Author>
      <b:Author>
        <b:NameList>
          <b:Person>
            <b:Last>Plenk</b:Last>
            <b:First>Prof.</b:First>
            <b:Middle>Dr.-Ing. Valentin</b:Middle>
          </b:Person>
        </b:NameList>
      </b:Author>
    </b:Author>
    <b:BookTitle>Dateiformate, Übertragungsprotokolle und ihre Nutzung in Java-Applikationen</b:BookTitle>
    <b:Pages>3-4</b:Pages>
    <b:City>Wiesbaden</b:City>
    <b:Publisher>Springer Fachmedien Wiesbaden GmbH</b:Publisher>
    <b:RefOrder>2</b:RefOrder>
  </b:Source>
  <b:Source>
    <b:Tag>Hei11</b:Tag>
    <b:SourceType>Book</b:SourceType>
    <b:Guid>{73592FB0-BCDE-4290-A4D7-4FD29ADD98FC}</b:Guid>
    <b:Title>IT-Handbuch</b:Title>
    <b:Year>2011</b:Year>
    <b:Author>
      <b:Author>
        <b:NameList>
          <b:Person>
            <b:Last>Heinrich Hübscher</b:Last>
            <b:First>Hans-Joachim</b:First>
            <b:Middle>Petersen,Carsten Rathgeber, Klaus Richter, Dirk Scharf</b:Middle>
          </b:Person>
        </b:NameList>
      </b:Author>
    </b:Author>
    <b:BookTitle>IT-Systemelektroniker/-in Fachinformatiker/-in</b:BookTitle>
    <b:City>Braunschweig</b:City>
    <b:Publisher>Westermann Schroedel Diesterweg Schöningh Winklers GmbH</b:Publisher>
    <b:RefOrder>3</b:RefOrder>
  </b:Source>
  <b:Source>
    <b:Tag>ITW01</b:Tag>
    <b:SourceType>InternetSite</b:SourceType>
    <b:Guid>{A43EF199-E3BA-4CC0-8D62-F2E78AF641D1}</b:Guid>
    <b:Author>
      <b:Author>
        <b:Corporate>IT Wissen Info</b:Corporate>
      </b:Author>
    </b:Author>
    <b:Title>IT Wissen Info</b:Title>
    <b:ProductionCompany>2018</b:ProductionCompany>
    <b:Year>2001</b:Year>
    <b:YearAccessed>2018</b:YearAccessed>
    <b:MonthAccessed>02</b:MonthAccessed>
    <b:DayAccessed>02</b:DayAccessed>
    <b:URL>https://www.itwissen.info/Ethernet-Ethernet.html</b:URL>
    <b:RefOrder>4</b:RefOrder>
  </b:Source>
  <b:Source>
    <b:Tag>Olb03</b:Tag>
    <b:SourceType>Book</b:SourceType>
    <b:Guid>{E125CC5B-8A2A-413E-8E25-01357EC71CAC}</b:Guid>
    <b:Author>
      <b:Author>
        <b:NameList>
          <b:Person>
            <b:Last>Olbrich</b:Last>
            <b:First>Alfred</b:First>
          </b:Person>
        </b:NameList>
      </b:Author>
    </b:Author>
    <b:Title>Netze — Protokolle — Spezifikationen</b:Title>
    <b:BookTitle>Die Grundlagen für die erfolgreiche Praxis</b:BookTitle>
    <b:Year>2003</b:Year>
    <b:Pages>
		</b:Pages>
    <b:City>Wiesbaden</b:City>
    <b:Publisher>Vieweg &amp; Sohn</b:Publisher>
    <b:RefOrder>5</b:RefOrder>
  </b:Source>
  <b:Source>
    <b:Tag>KUN16</b:Tag>
    <b:SourceType>InternetSite</b:SourceType>
    <b:Guid>{4E2ACD75-D219-4AC1-B43E-820D828F1AD0}</b:Guid>
    <b:Title>KUNBUS</b:Title>
    <b:Year>2016</b:Year>
    <b:Author>
      <b:Author>
        <b:Corporate>KUNBUS GmbH</b:Corporate>
      </b:Author>
    </b:Author>
    <b:ProductionCompany>
		</b:ProductionCompany>
    <b:YearAccessed>2018</b:YearAccessed>
    <b:MonthAccessed>03</b:MonthAccessed>
    <b:DayAccessed>01</b:DayAccessed>
    <b:URL>https://www.kunbus.de/feldbus.html</b:URL>
    <b:RefOrder>6</b:RefOrder>
  </b:Source>
  <b:Source>
    <b:Tag>Ale45</b:Tag>
    <b:SourceType>Book</b:SourceType>
    <b:Guid>{CE712B14-D31C-40C7-8BC2-D9ABDB4C2499}</b:Guid>
    <b:Author>
      <b:Author>
        <b:Corporate>Alexandroff, Paul, Hopf, Heinz</b:Corporate>
      </b:Author>
    </b:Author>
    <b:Title>Topologie</b:Title>
    <b:BookTitle>Grundlehren der mathematischen Wissenschaften</b:BookTitle>
    <b:Year>1945</b:Year>
    <b:Pages>1 - 2</b:Pages>
    <b:Publisher>Digitalisierungsprojekts Springer Book Archives</b:Publisher>
    <b:RefOrder>7</b:RefOrder>
  </b:Source>
  <b:Source>
    <b:Tag>Pat18</b:Tag>
    <b:SourceType>InternetSite</b:SourceType>
    <b:Guid>{44FC196C-0EDF-40C2-9866-76E48E836D59}</b:Guid>
    <b:Title>Elektronik-Kompendium.de - Elektronik einfach und leicht verständlich</b:Title>
    <b:Year>2018</b:Year>
    <b:Author>
      <b:Author>
        <b:NameList>
          <b:Person>
            <b:Last>Schnabel</b:Last>
            <b:First>Patrick</b:First>
          </b:Person>
        </b:NameList>
      </b:Author>
    </b:Author>
    <b:URL>https://www.elektronik-kompendium.de/sites/net/0503281.htm</b:URL>
    <b:RefOrder>8</b:RefOrder>
  </b:Source>
  <b:Source>
    <b:Tag>Ren03</b:Tag>
    <b:SourceType>Book</b:SourceType>
    <b:Guid>{0CEFB8F5-15A5-469A-8F37-FD5FF02ACD6B}</b:Guid>
    <b:Title>Field Device Tool - FDT</b:Title>
    <b:Year>2003</b:Year>
    <b:Author>
      <b:Author>
        <b:NameList>
          <b:Person>
            <b:Last>René Simon</b:Last>
            <b:First>Thomas</b:First>
            <b:Middle>Kleegrewe, Rolf Birkhofer, Jörg Jeske, Oliver Mergret</b:Middle>
          </b:Person>
        </b:NameList>
      </b:Author>
    </b:Author>
    <b:City>München </b:City>
    <b:Publisher>Oldenbourg Wissenschaftsverlag</b:Publisher>
    <b:RefOrder>12</b:RefOrder>
  </b:Source>
  <b:Source>
    <b:Tag>FDT</b:Tag>
    <b:SourceType>BookSection</b:SourceType>
    <b:Guid>{452FBD8D-CCB1-4B02-95D9-0F75CA4EB169}</b:Guid>
    <b:Author>
      <b:Author>
        <b:Corporate>FDT Group AISBL</b:Corporate>
      </b:Author>
    </b:Author>
    <b:Title>FDT2.0 Technical Specification, Version 1.00.  Document No. 0001-0008-000</b:Title>
    <b:BookTitle>FDT2_Specification v1.00.pdf</b:BookTitle>
    <b:Year>2012</b:Year>
    <b:RefOrder>30</b:RefOrder>
  </b:Source>
  <b:Source>
    <b:Tag>Mic184</b:Tag>
    <b:SourceType>InternetSite</b:SourceType>
    <b:Guid>{AE15FE7C-FF1F-4EC5-A522-09144E7B8EA6}</b:Guid>
    <b:Author>
      <b:Author>
        <b:Corporate>Microsoft</b:Corporate>
      </b:Author>
    </b:Author>
    <b:Title>https://msdn.microsoft.com/de-de/library/bb979128.aspx</b:Title>
    <b:InternetSiteTitle>MSDN</b:InternetSiteTitle>
    <b:Year>2018</b:Year>
    <b:Month>05</b:Month>
    <b:URL>https://msdn.microsoft.com/de-de/library/bb979128.aspx</b:URL>
    <b:RefOrder>46</b:RefOrder>
  </b:Source>
  <b:Source>
    <b:Tag>Goo181</b:Tag>
    <b:SourceType>InternetSite</b:SourceType>
    <b:Guid>{1D681476-7DF9-4C4E-AFE2-5E5032884EED}</b:Guid>
    <b:Year>2018</b:Year>
    <b:Author>
      <b:Author>
        <b:NameList>
          <b:Person>
            <b:Last>Google</b:Last>
          </b:Person>
        </b:NameList>
      </b:Author>
    </b:Author>
    <b:Month>02</b:Month>
    <b:URL>https://angular.io/</b:URL>
    <b:RefOrder>18</b:RefOrder>
  </b:Source>
  <b:Source>
    <b:Tag>Eva181</b:Tag>
    <b:SourceType>InternetSite</b:SourceType>
    <b:Guid>{D45978EA-88EE-4CFE-A2B2-CC5A4D5B59FB}</b:Guid>
    <b:Author>
      <b:Author>
        <b:NameList>
          <b:Person>
            <b:Last>You</b:Last>
            <b:First>Evan</b:First>
          </b:Person>
        </b:NameList>
      </b:Author>
    </b:Author>
    <b:Year>2018</b:Year>
    <b:Month>02</b:Month>
    <b:URL>https://vuejs.org/</b:URL>
    <b:RefOrder>21</b:RefOrder>
  </b:Source>
  <b:Source>
    <b:Tag>Fac184</b:Tag>
    <b:SourceType>InternetSite</b:SourceType>
    <b:Guid>{1BC55704-87A1-4A64-9CA3-1A3964BB8A88}</b:Guid>
    <b:Author>
      <b:Author>
        <b:NameList>
          <b:Person>
            <b:Last>Facebook</b:Last>
          </b:Person>
        </b:NameList>
      </b:Author>
    </b:Author>
    <b:Year>2018</b:Year>
    <b:Month>02</b:Month>
    <b:URL> https://reactjs.org/</b:URL>
    <b:RefOrder>24</b:RefOrder>
  </b:Source>
</b:Sources>
</file>

<file path=customXml/itemProps1.xml><?xml version="1.0" encoding="utf-8"?>
<ds:datastoreItem xmlns:ds="http://schemas.openxmlformats.org/officeDocument/2006/customXml" ds:itemID="{57569FE6-9C67-4C24-86C3-1CC022BD4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71</Pages>
  <Words>17457</Words>
  <Characters>109980</Characters>
  <Application>Microsoft Office Word</Application>
  <DocSecurity>0</DocSecurity>
  <Lines>916</Lines>
  <Paragraphs>254</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127183</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29</cp:revision>
  <cp:lastPrinted>2018-08-06T07:38:00Z</cp:lastPrinted>
  <dcterms:created xsi:type="dcterms:W3CDTF">2018-08-03T14:12:00Z</dcterms:created>
  <dcterms:modified xsi:type="dcterms:W3CDTF">2018-09-01T12:58:00Z</dcterms:modified>
</cp:coreProperties>
</file>