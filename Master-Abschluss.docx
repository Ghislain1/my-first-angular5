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1BDBB8F4"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EF06A4">
        <w:rPr>
          <w:noProof/>
        </w:rPr>
        <w:t>28.8.2018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headerReference w:type="default" r:id="rId9"/>
          <w:footerReference w:type="default" r:id="rId10"/>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1"/>
          <w:footerReference w:type="default" r:id="rId12"/>
          <w:pgSz w:w="11906" w:h="16838" w:code="9"/>
          <w:pgMar w:top="1701" w:right="1418" w:bottom="1134" w:left="1418" w:header="709" w:footer="709" w:gutter="0"/>
          <w:pgNumType w:fmt="lowerRoman" w:start="1"/>
          <w:cols w:space="708"/>
          <w:docGrid w:linePitch="360"/>
        </w:sectPr>
      </w:pPr>
    </w:p>
    <w:p w14:paraId="6508ECC3" w14:textId="77777777" w:rsidR="008B51C3" w:rsidRPr="00FC3A01"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594E5062"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w:t>
      </w:r>
      <w:ins w:id="0" w:author="Ghislain Zeleu" w:date="2018-08-06T08:36:00Z">
        <w:r w:rsidR="000A0E9A">
          <w:rPr>
            <w:rFonts w:cs="Times New Roman"/>
            <w:lang w:val="de-DE"/>
          </w:rPr>
          <w:t>-</w:t>
        </w:r>
      </w:ins>
      <w:r w:rsidR="00290019">
        <w:rPr>
          <w:rFonts w:cs="Times New Roman"/>
          <w:lang w:val="de-DE"/>
        </w:rPr>
        <w:t>-</w:t>
      </w:r>
      <w:r w:rsidRPr="004A4C11">
        <w:rPr>
          <w:rFonts w:cs="Times New Roman"/>
          <w:lang w:val="de-DE"/>
        </w:rPr>
        <w:t>Engineering umständlich in der Bedienung</w:t>
      </w:r>
      <w:r w:rsidR="00264C51">
        <w:rPr>
          <w:rFonts w:cs="Times New Roman"/>
          <w:lang w:val="de-DE"/>
        </w:rPr>
        <w:t>.</w:t>
      </w:r>
    </w:p>
    <w:p w14:paraId="6B86D42A" w14:textId="6E8CE6BD" w:rsidR="00940D82" w:rsidRDefault="004A4C11" w:rsidP="004A4C11">
      <w:pPr>
        <w:pStyle w:val="TextkrperEinzug"/>
        <w:rPr>
          <w:rFonts w:cs="Times New Roman"/>
          <w:lang w:val="de-DE"/>
        </w:rPr>
      </w:pPr>
      <w:r w:rsidRPr="004A4C11">
        <w:rPr>
          <w:rFonts w:cs="Times New Roman"/>
          <w:lang w:val="de-DE"/>
        </w:rPr>
        <w:t xml:space="preserve">Im Rahmen dieser Arbeit soll </w:t>
      </w:r>
      <w:r w:rsidR="00290019">
        <w:rPr>
          <w:rFonts w:cs="Times New Roman"/>
          <w:lang w:val="de-DE"/>
        </w:rPr>
        <w:t>ein Topology-</w:t>
      </w:r>
      <w:r>
        <w:rPr>
          <w:rFonts w:cs="Times New Roman"/>
          <w:lang w:val="de-DE"/>
        </w:rPr>
        <w:t>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1EBA6C03"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r w:rsidRPr="00402BE9">
        <w:rPr>
          <w:rFonts w:cs="Times New Roman"/>
          <w:lang w:val="de-DE"/>
        </w:rPr>
        <w:t>Topologie</w:t>
      </w:r>
      <w:r w:rsidR="002D6582" w:rsidRPr="00402BE9">
        <w:rPr>
          <w:rFonts w:cs="Times New Roman"/>
          <w:lang w:val="de-DE"/>
        </w:rPr>
        <w:t>-M</w:t>
      </w:r>
      <w:r w:rsidRPr="00402BE9">
        <w:rPr>
          <w:rFonts w:cs="Times New Roman"/>
          <w:lang w:val="de-DE"/>
        </w:rPr>
        <w:t>uster</w:t>
      </w:r>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3"/>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198445A8" w14:textId="66B80971" w:rsidR="006A6C0A" w:rsidRDefault="00367D86">
      <w:pPr>
        <w:pStyle w:val="Verzeichnis1"/>
        <w:rPr>
          <w:rFonts w:asciiTheme="minorHAnsi" w:eastAsiaTheme="minorEastAsia" w:hAnsiTheme="minorHAnsi" w:cstheme="minorBidi"/>
          <w:b w:val="0"/>
          <w:bCs w:val="0"/>
          <w:noProof/>
          <w:sz w:val="22"/>
          <w:szCs w:val="22"/>
          <w:lang w:val="en-US" w:eastAsia="en-US"/>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21311587" w:history="1">
        <w:r w:rsidR="006A6C0A" w:rsidRPr="00E84EA5">
          <w:rPr>
            <w:rStyle w:val="Hyperlink"/>
            <w:noProof/>
          </w:rPr>
          <w:t>1</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Einleitung und Problemstellung</w:t>
        </w:r>
        <w:r w:rsidR="006A6C0A">
          <w:rPr>
            <w:noProof/>
            <w:webHidden/>
          </w:rPr>
          <w:tab/>
        </w:r>
        <w:r w:rsidR="006A6C0A">
          <w:rPr>
            <w:noProof/>
            <w:webHidden/>
          </w:rPr>
          <w:fldChar w:fldCharType="begin"/>
        </w:r>
        <w:r w:rsidR="006A6C0A">
          <w:rPr>
            <w:noProof/>
            <w:webHidden/>
          </w:rPr>
          <w:instrText xml:space="preserve"> PAGEREF _Toc521311587 \h </w:instrText>
        </w:r>
        <w:r w:rsidR="006A6C0A">
          <w:rPr>
            <w:noProof/>
            <w:webHidden/>
          </w:rPr>
        </w:r>
        <w:r w:rsidR="006A6C0A">
          <w:rPr>
            <w:noProof/>
            <w:webHidden/>
          </w:rPr>
          <w:fldChar w:fldCharType="separate"/>
        </w:r>
        <w:r w:rsidR="00693A00">
          <w:rPr>
            <w:noProof/>
            <w:webHidden/>
          </w:rPr>
          <w:t>1</w:t>
        </w:r>
        <w:r w:rsidR="006A6C0A">
          <w:rPr>
            <w:noProof/>
            <w:webHidden/>
          </w:rPr>
          <w:fldChar w:fldCharType="end"/>
        </w:r>
      </w:hyperlink>
    </w:p>
    <w:p w14:paraId="02710571" w14:textId="1EC31F42"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588" w:history="1">
        <w:r w:rsidR="006A6C0A" w:rsidRPr="00E84EA5">
          <w:rPr>
            <w:rStyle w:val="Hyperlink"/>
            <w:noProof/>
          </w:rPr>
          <w:t>1.1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Motivation</w:t>
        </w:r>
        <w:r w:rsidR="006A6C0A">
          <w:rPr>
            <w:noProof/>
            <w:webHidden/>
          </w:rPr>
          <w:tab/>
        </w:r>
        <w:r w:rsidR="006A6C0A">
          <w:rPr>
            <w:noProof/>
            <w:webHidden/>
          </w:rPr>
          <w:fldChar w:fldCharType="begin"/>
        </w:r>
        <w:r w:rsidR="006A6C0A">
          <w:rPr>
            <w:noProof/>
            <w:webHidden/>
          </w:rPr>
          <w:instrText xml:space="preserve"> PAGEREF _Toc521311588 \h </w:instrText>
        </w:r>
        <w:r w:rsidR="006A6C0A">
          <w:rPr>
            <w:noProof/>
            <w:webHidden/>
          </w:rPr>
        </w:r>
        <w:r w:rsidR="006A6C0A">
          <w:rPr>
            <w:noProof/>
            <w:webHidden/>
          </w:rPr>
          <w:fldChar w:fldCharType="separate"/>
        </w:r>
        <w:r w:rsidR="00693A00">
          <w:rPr>
            <w:noProof/>
            <w:webHidden/>
          </w:rPr>
          <w:t>1</w:t>
        </w:r>
        <w:r w:rsidR="006A6C0A">
          <w:rPr>
            <w:noProof/>
            <w:webHidden/>
          </w:rPr>
          <w:fldChar w:fldCharType="end"/>
        </w:r>
      </w:hyperlink>
    </w:p>
    <w:p w14:paraId="44EA777F" w14:textId="25C483EE"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589" w:history="1">
        <w:r w:rsidR="006A6C0A" w:rsidRPr="00E84EA5">
          <w:rPr>
            <w:rStyle w:val="Hyperlink"/>
            <w:noProof/>
          </w:rPr>
          <w:t>1.2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Zielsetzung</w:t>
        </w:r>
        <w:r w:rsidR="006A6C0A">
          <w:rPr>
            <w:noProof/>
            <w:webHidden/>
          </w:rPr>
          <w:tab/>
        </w:r>
        <w:r w:rsidR="006A6C0A">
          <w:rPr>
            <w:noProof/>
            <w:webHidden/>
          </w:rPr>
          <w:fldChar w:fldCharType="begin"/>
        </w:r>
        <w:r w:rsidR="006A6C0A">
          <w:rPr>
            <w:noProof/>
            <w:webHidden/>
          </w:rPr>
          <w:instrText xml:space="preserve"> PAGEREF _Toc521311589 \h </w:instrText>
        </w:r>
        <w:r w:rsidR="006A6C0A">
          <w:rPr>
            <w:noProof/>
            <w:webHidden/>
          </w:rPr>
        </w:r>
        <w:r w:rsidR="006A6C0A">
          <w:rPr>
            <w:noProof/>
            <w:webHidden/>
          </w:rPr>
          <w:fldChar w:fldCharType="separate"/>
        </w:r>
        <w:r w:rsidR="00693A00">
          <w:rPr>
            <w:noProof/>
            <w:webHidden/>
          </w:rPr>
          <w:t>2</w:t>
        </w:r>
        <w:r w:rsidR="006A6C0A">
          <w:rPr>
            <w:noProof/>
            <w:webHidden/>
          </w:rPr>
          <w:fldChar w:fldCharType="end"/>
        </w:r>
      </w:hyperlink>
    </w:p>
    <w:p w14:paraId="71F72CDC" w14:textId="276C34FE"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590" w:history="1">
        <w:r w:rsidR="006A6C0A" w:rsidRPr="00E84EA5">
          <w:rPr>
            <w:rStyle w:val="Hyperlink"/>
            <w:noProof/>
          </w:rPr>
          <w:t>1.3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Aufgaben</w:t>
        </w:r>
        <w:r w:rsidR="006A6C0A">
          <w:rPr>
            <w:noProof/>
            <w:webHidden/>
          </w:rPr>
          <w:tab/>
        </w:r>
        <w:r w:rsidR="006A6C0A">
          <w:rPr>
            <w:noProof/>
            <w:webHidden/>
          </w:rPr>
          <w:fldChar w:fldCharType="begin"/>
        </w:r>
        <w:r w:rsidR="006A6C0A">
          <w:rPr>
            <w:noProof/>
            <w:webHidden/>
          </w:rPr>
          <w:instrText xml:space="preserve"> PAGEREF _Toc521311590 \h </w:instrText>
        </w:r>
        <w:r w:rsidR="006A6C0A">
          <w:rPr>
            <w:noProof/>
            <w:webHidden/>
          </w:rPr>
        </w:r>
        <w:r w:rsidR="006A6C0A">
          <w:rPr>
            <w:noProof/>
            <w:webHidden/>
          </w:rPr>
          <w:fldChar w:fldCharType="separate"/>
        </w:r>
        <w:r w:rsidR="00693A00">
          <w:rPr>
            <w:noProof/>
            <w:webHidden/>
          </w:rPr>
          <w:t>2</w:t>
        </w:r>
        <w:r w:rsidR="006A6C0A">
          <w:rPr>
            <w:noProof/>
            <w:webHidden/>
          </w:rPr>
          <w:fldChar w:fldCharType="end"/>
        </w:r>
      </w:hyperlink>
    </w:p>
    <w:p w14:paraId="3280F014" w14:textId="2B439BA0"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591" w:history="1">
        <w:r w:rsidR="006A6C0A" w:rsidRPr="00E84EA5">
          <w:rPr>
            <w:rStyle w:val="Hyperlink"/>
            <w:noProof/>
          </w:rPr>
          <w:t>1.4</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Firmenvorstellung</w:t>
        </w:r>
        <w:r w:rsidR="006A6C0A">
          <w:rPr>
            <w:noProof/>
            <w:webHidden/>
          </w:rPr>
          <w:tab/>
        </w:r>
        <w:r w:rsidR="006A6C0A">
          <w:rPr>
            <w:noProof/>
            <w:webHidden/>
          </w:rPr>
          <w:fldChar w:fldCharType="begin"/>
        </w:r>
        <w:r w:rsidR="006A6C0A">
          <w:rPr>
            <w:noProof/>
            <w:webHidden/>
          </w:rPr>
          <w:instrText xml:space="preserve"> PAGEREF _Toc521311591 \h </w:instrText>
        </w:r>
        <w:r w:rsidR="006A6C0A">
          <w:rPr>
            <w:noProof/>
            <w:webHidden/>
          </w:rPr>
        </w:r>
        <w:r w:rsidR="006A6C0A">
          <w:rPr>
            <w:noProof/>
            <w:webHidden/>
          </w:rPr>
          <w:fldChar w:fldCharType="separate"/>
        </w:r>
        <w:r w:rsidR="00693A00">
          <w:rPr>
            <w:noProof/>
            <w:webHidden/>
          </w:rPr>
          <w:t>4</w:t>
        </w:r>
        <w:r w:rsidR="006A6C0A">
          <w:rPr>
            <w:noProof/>
            <w:webHidden/>
          </w:rPr>
          <w:fldChar w:fldCharType="end"/>
        </w:r>
      </w:hyperlink>
    </w:p>
    <w:p w14:paraId="1787085C" w14:textId="740F3EEB"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592" w:history="1">
        <w:r w:rsidR="006A6C0A" w:rsidRPr="00E84EA5">
          <w:rPr>
            <w:rStyle w:val="Hyperlink"/>
            <w:noProof/>
          </w:rPr>
          <w:t>2</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Grundlagen</w:t>
        </w:r>
        <w:r w:rsidR="006A6C0A">
          <w:rPr>
            <w:noProof/>
            <w:webHidden/>
          </w:rPr>
          <w:tab/>
        </w:r>
        <w:r w:rsidR="006A6C0A">
          <w:rPr>
            <w:noProof/>
            <w:webHidden/>
          </w:rPr>
          <w:fldChar w:fldCharType="begin"/>
        </w:r>
        <w:r w:rsidR="006A6C0A">
          <w:rPr>
            <w:noProof/>
            <w:webHidden/>
          </w:rPr>
          <w:instrText xml:space="preserve"> PAGEREF _Toc521311592 \h </w:instrText>
        </w:r>
        <w:r w:rsidR="006A6C0A">
          <w:rPr>
            <w:noProof/>
            <w:webHidden/>
          </w:rPr>
        </w:r>
        <w:r w:rsidR="006A6C0A">
          <w:rPr>
            <w:noProof/>
            <w:webHidden/>
          </w:rPr>
          <w:fldChar w:fldCharType="separate"/>
        </w:r>
        <w:r w:rsidR="00693A00">
          <w:rPr>
            <w:noProof/>
            <w:webHidden/>
          </w:rPr>
          <w:t>6</w:t>
        </w:r>
        <w:r w:rsidR="006A6C0A">
          <w:rPr>
            <w:noProof/>
            <w:webHidden/>
          </w:rPr>
          <w:fldChar w:fldCharType="end"/>
        </w:r>
      </w:hyperlink>
    </w:p>
    <w:p w14:paraId="325863C6" w14:textId="45DC4A2B"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593" w:history="1">
        <w:r w:rsidR="006A6C0A" w:rsidRPr="00E84EA5">
          <w:rPr>
            <w:rStyle w:val="Hyperlink"/>
            <w:noProof/>
          </w:rPr>
          <w:t>2.1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Grundlegende Begriffe</w:t>
        </w:r>
        <w:r w:rsidR="006A6C0A">
          <w:rPr>
            <w:noProof/>
            <w:webHidden/>
          </w:rPr>
          <w:tab/>
        </w:r>
        <w:r w:rsidR="006A6C0A">
          <w:rPr>
            <w:noProof/>
            <w:webHidden/>
          </w:rPr>
          <w:fldChar w:fldCharType="begin"/>
        </w:r>
        <w:r w:rsidR="006A6C0A">
          <w:rPr>
            <w:noProof/>
            <w:webHidden/>
          </w:rPr>
          <w:instrText xml:space="preserve"> PAGEREF _Toc521311593 \h </w:instrText>
        </w:r>
        <w:r w:rsidR="006A6C0A">
          <w:rPr>
            <w:noProof/>
            <w:webHidden/>
          </w:rPr>
        </w:r>
        <w:r w:rsidR="006A6C0A">
          <w:rPr>
            <w:noProof/>
            <w:webHidden/>
          </w:rPr>
          <w:fldChar w:fldCharType="separate"/>
        </w:r>
        <w:r w:rsidR="00693A00">
          <w:rPr>
            <w:noProof/>
            <w:webHidden/>
          </w:rPr>
          <w:t>6</w:t>
        </w:r>
        <w:r w:rsidR="006A6C0A">
          <w:rPr>
            <w:noProof/>
            <w:webHidden/>
          </w:rPr>
          <w:fldChar w:fldCharType="end"/>
        </w:r>
      </w:hyperlink>
    </w:p>
    <w:p w14:paraId="03F87F2C" w14:textId="7FE0C4C9"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594" w:history="1">
        <w:r w:rsidR="006A6C0A" w:rsidRPr="00E84EA5">
          <w:rPr>
            <w:rStyle w:val="Hyperlink"/>
            <w:noProof/>
          </w:rPr>
          <w:t>2.2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Grundlegende Netzwerktopologien</w:t>
        </w:r>
        <w:r w:rsidR="006A6C0A">
          <w:rPr>
            <w:noProof/>
            <w:webHidden/>
          </w:rPr>
          <w:tab/>
        </w:r>
        <w:r w:rsidR="006A6C0A">
          <w:rPr>
            <w:noProof/>
            <w:webHidden/>
          </w:rPr>
          <w:fldChar w:fldCharType="begin"/>
        </w:r>
        <w:r w:rsidR="006A6C0A">
          <w:rPr>
            <w:noProof/>
            <w:webHidden/>
          </w:rPr>
          <w:instrText xml:space="preserve"> PAGEREF _Toc521311594 \h </w:instrText>
        </w:r>
        <w:r w:rsidR="006A6C0A">
          <w:rPr>
            <w:noProof/>
            <w:webHidden/>
          </w:rPr>
        </w:r>
        <w:r w:rsidR="006A6C0A">
          <w:rPr>
            <w:noProof/>
            <w:webHidden/>
          </w:rPr>
          <w:fldChar w:fldCharType="separate"/>
        </w:r>
        <w:r w:rsidR="00693A00">
          <w:rPr>
            <w:noProof/>
            <w:webHidden/>
          </w:rPr>
          <w:t>7</w:t>
        </w:r>
        <w:r w:rsidR="006A6C0A">
          <w:rPr>
            <w:noProof/>
            <w:webHidden/>
          </w:rPr>
          <w:fldChar w:fldCharType="end"/>
        </w:r>
      </w:hyperlink>
    </w:p>
    <w:p w14:paraId="6F335F19" w14:textId="76730D69" w:rsidR="006A6C0A" w:rsidRDefault="00EF06A4">
      <w:pPr>
        <w:pStyle w:val="Verzeichnis3"/>
        <w:rPr>
          <w:rFonts w:asciiTheme="minorHAnsi" w:eastAsiaTheme="minorEastAsia" w:hAnsiTheme="minorHAnsi" w:cstheme="minorBidi"/>
          <w:sz w:val="22"/>
          <w:szCs w:val="22"/>
          <w:lang w:val="en-US" w:eastAsia="en-US"/>
        </w:rPr>
      </w:pPr>
      <w:hyperlink w:anchor="_Toc521311595" w:history="1">
        <w:r w:rsidR="006A6C0A" w:rsidRPr="00E84EA5">
          <w:rPr>
            <w:rStyle w:val="Hyperlink"/>
          </w:rPr>
          <w:t>2.2.1</w:t>
        </w:r>
        <w:r w:rsidR="006A6C0A">
          <w:rPr>
            <w:rFonts w:asciiTheme="minorHAnsi" w:eastAsiaTheme="minorEastAsia" w:hAnsiTheme="minorHAnsi" w:cstheme="minorBidi"/>
            <w:sz w:val="22"/>
            <w:szCs w:val="22"/>
            <w:lang w:val="en-US" w:eastAsia="en-US"/>
          </w:rPr>
          <w:tab/>
        </w:r>
        <w:r w:rsidR="006A6C0A" w:rsidRPr="00E84EA5">
          <w:rPr>
            <w:rStyle w:val="Hyperlink"/>
          </w:rPr>
          <w:t>Linien-Topologie</w:t>
        </w:r>
        <w:r w:rsidR="006A6C0A">
          <w:rPr>
            <w:webHidden/>
          </w:rPr>
          <w:tab/>
        </w:r>
        <w:r w:rsidR="006A6C0A">
          <w:rPr>
            <w:webHidden/>
          </w:rPr>
          <w:fldChar w:fldCharType="begin"/>
        </w:r>
        <w:r w:rsidR="006A6C0A">
          <w:rPr>
            <w:webHidden/>
          </w:rPr>
          <w:instrText xml:space="preserve"> PAGEREF _Toc521311595 \h </w:instrText>
        </w:r>
        <w:r w:rsidR="006A6C0A">
          <w:rPr>
            <w:webHidden/>
          </w:rPr>
        </w:r>
        <w:r w:rsidR="006A6C0A">
          <w:rPr>
            <w:webHidden/>
          </w:rPr>
          <w:fldChar w:fldCharType="separate"/>
        </w:r>
        <w:r w:rsidR="00693A00">
          <w:rPr>
            <w:webHidden/>
          </w:rPr>
          <w:t>8</w:t>
        </w:r>
        <w:r w:rsidR="006A6C0A">
          <w:rPr>
            <w:webHidden/>
          </w:rPr>
          <w:fldChar w:fldCharType="end"/>
        </w:r>
      </w:hyperlink>
    </w:p>
    <w:p w14:paraId="20D4310E" w14:textId="5C49AA1D" w:rsidR="006A6C0A" w:rsidRDefault="00EF06A4">
      <w:pPr>
        <w:pStyle w:val="Verzeichnis3"/>
        <w:rPr>
          <w:rFonts w:asciiTheme="minorHAnsi" w:eastAsiaTheme="minorEastAsia" w:hAnsiTheme="minorHAnsi" w:cstheme="minorBidi"/>
          <w:sz w:val="22"/>
          <w:szCs w:val="22"/>
          <w:lang w:val="en-US" w:eastAsia="en-US"/>
        </w:rPr>
      </w:pPr>
      <w:hyperlink w:anchor="_Toc521311596" w:history="1">
        <w:r w:rsidR="006A6C0A" w:rsidRPr="00E84EA5">
          <w:rPr>
            <w:rStyle w:val="Hyperlink"/>
          </w:rPr>
          <w:t>2.2.2</w:t>
        </w:r>
        <w:r w:rsidR="006A6C0A">
          <w:rPr>
            <w:rFonts w:asciiTheme="minorHAnsi" w:eastAsiaTheme="minorEastAsia" w:hAnsiTheme="minorHAnsi" w:cstheme="minorBidi"/>
            <w:sz w:val="22"/>
            <w:szCs w:val="22"/>
            <w:lang w:val="en-US" w:eastAsia="en-US"/>
          </w:rPr>
          <w:tab/>
        </w:r>
        <w:r w:rsidR="006A6C0A" w:rsidRPr="00E84EA5">
          <w:rPr>
            <w:rStyle w:val="Hyperlink"/>
          </w:rPr>
          <w:t>Ring-Topologie</w:t>
        </w:r>
        <w:r w:rsidR="006A6C0A">
          <w:rPr>
            <w:webHidden/>
          </w:rPr>
          <w:tab/>
        </w:r>
        <w:r w:rsidR="006A6C0A">
          <w:rPr>
            <w:webHidden/>
          </w:rPr>
          <w:fldChar w:fldCharType="begin"/>
        </w:r>
        <w:r w:rsidR="006A6C0A">
          <w:rPr>
            <w:webHidden/>
          </w:rPr>
          <w:instrText xml:space="preserve"> PAGEREF _Toc521311596 \h </w:instrText>
        </w:r>
        <w:r w:rsidR="006A6C0A">
          <w:rPr>
            <w:webHidden/>
          </w:rPr>
        </w:r>
        <w:r w:rsidR="006A6C0A">
          <w:rPr>
            <w:webHidden/>
          </w:rPr>
          <w:fldChar w:fldCharType="separate"/>
        </w:r>
        <w:r w:rsidR="00693A00">
          <w:rPr>
            <w:webHidden/>
          </w:rPr>
          <w:t>9</w:t>
        </w:r>
        <w:r w:rsidR="006A6C0A">
          <w:rPr>
            <w:webHidden/>
          </w:rPr>
          <w:fldChar w:fldCharType="end"/>
        </w:r>
      </w:hyperlink>
    </w:p>
    <w:p w14:paraId="076A9A04" w14:textId="2C49F69C" w:rsidR="006A6C0A" w:rsidRDefault="00EF06A4">
      <w:pPr>
        <w:pStyle w:val="Verzeichnis3"/>
        <w:rPr>
          <w:rFonts w:asciiTheme="minorHAnsi" w:eastAsiaTheme="minorEastAsia" w:hAnsiTheme="minorHAnsi" w:cstheme="minorBidi"/>
          <w:sz w:val="22"/>
          <w:szCs w:val="22"/>
          <w:lang w:val="en-US" w:eastAsia="en-US"/>
        </w:rPr>
      </w:pPr>
      <w:hyperlink w:anchor="_Toc521311597" w:history="1">
        <w:r w:rsidR="006A6C0A" w:rsidRPr="00E84EA5">
          <w:rPr>
            <w:rStyle w:val="Hyperlink"/>
          </w:rPr>
          <w:t>2.2.3</w:t>
        </w:r>
        <w:r w:rsidR="006A6C0A">
          <w:rPr>
            <w:rFonts w:asciiTheme="minorHAnsi" w:eastAsiaTheme="minorEastAsia" w:hAnsiTheme="minorHAnsi" w:cstheme="minorBidi"/>
            <w:sz w:val="22"/>
            <w:szCs w:val="22"/>
            <w:lang w:val="en-US" w:eastAsia="en-US"/>
          </w:rPr>
          <w:tab/>
        </w:r>
        <w:r w:rsidR="006A6C0A" w:rsidRPr="00E84EA5">
          <w:rPr>
            <w:rStyle w:val="Hyperlink"/>
          </w:rPr>
          <w:t>Stern-Topologie</w:t>
        </w:r>
        <w:r w:rsidR="006A6C0A">
          <w:rPr>
            <w:webHidden/>
          </w:rPr>
          <w:tab/>
        </w:r>
        <w:r w:rsidR="006A6C0A">
          <w:rPr>
            <w:webHidden/>
          </w:rPr>
          <w:fldChar w:fldCharType="begin"/>
        </w:r>
        <w:r w:rsidR="006A6C0A">
          <w:rPr>
            <w:webHidden/>
          </w:rPr>
          <w:instrText xml:space="preserve"> PAGEREF _Toc521311597 \h </w:instrText>
        </w:r>
        <w:r w:rsidR="006A6C0A">
          <w:rPr>
            <w:webHidden/>
          </w:rPr>
        </w:r>
        <w:r w:rsidR="006A6C0A">
          <w:rPr>
            <w:webHidden/>
          </w:rPr>
          <w:fldChar w:fldCharType="separate"/>
        </w:r>
        <w:r w:rsidR="00693A00">
          <w:rPr>
            <w:webHidden/>
          </w:rPr>
          <w:t>10</w:t>
        </w:r>
        <w:r w:rsidR="006A6C0A">
          <w:rPr>
            <w:webHidden/>
          </w:rPr>
          <w:fldChar w:fldCharType="end"/>
        </w:r>
      </w:hyperlink>
    </w:p>
    <w:p w14:paraId="1FA33A36" w14:textId="3F00B484" w:rsidR="006A6C0A" w:rsidRDefault="00EF06A4">
      <w:pPr>
        <w:pStyle w:val="Verzeichnis3"/>
        <w:rPr>
          <w:rFonts w:asciiTheme="minorHAnsi" w:eastAsiaTheme="minorEastAsia" w:hAnsiTheme="minorHAnsi" w:cstheme="minorBidi"/>
          <w:sz w:val="22"/>
          <w:szCs w:val="22"/>
          <w:lang w:val="en-US" w:eastAsia="en-US"/>
        </w:rPr>
      </w:pPr>
      <w:hyperlink w:anchor="_Toc521311598" w:history="1">
        <w:r w:rsidR="006A6C0A" w:rsidRPr="00E84EA5">
          <w:rPr>
            <w:rStyle w:val="Hyperlink"/>
          </w:rPr>
          <w:t>2.2.4</w:t>
        </w:r>
        <w:r w:rsidR="006A6C0A">
          <w:rPr>
            <w:rFonts w:asciiTheme="minorHAnsi" w:eastAsiaTheme="minorEastAsia" w:hAnsiTheme="minorHAnsi" w:cstheme="minorBidi"/>
            <w:sz w:val="22"/>
            <w:szCs w:val="22"/>
            <w:lang w:val="en-US" w:eastAsia="en-US"/>
          </w:rPr>
          <w:tab/>
        </w:r>
        <w:r w:rsidR="006A6C0A" w:rsidRPr="00E84EA5">
          <w:rPr>
            <w:rStyle w:val="Hyperlink"/>
          </w:rPr>
          <w:t>Baum-Topologie</w:t>
        </w:r>
        <w:r w:rsidR="006A6C0A">
          <w:rPr>
            <w:webHidden/>
          </w:rPr>
          <w:tab/>
        </w:r>
        <w:r w:rsidR="006A6C0A">
          <w:rPr>
            <w:webHidden/>
          </w:rPr>
          <w:fldChar w:fldCharType="begin"/>
        </w:r>
        <w:r w:rsidR="006A6C0A">
          <w:rPr>
            <w:webHidden/>
          </w:rPr>
          <w:instrText xml:space="preserve"> PAGEREF _Toc521311598 \h </w:instrText>
        </w:r>
        <w:r w:rsidR="006A6C0A">
          <w:rPr>
            <w:webHidden/>
          </w:rPr>
        </w:r>
        <w:r w:rsidR="006A6C0A">
          <w:rPr>
            <w:webHidden/>
          </w:rPr>
          <w:fldChar w:fldCharType="separate"/>
        </w:r>
        <w:r w:rsidR="00693A00">
          <w:rPr>
            <w:webHidden/>
          </w:rPr>
          <w:t>11</w:t>
        </w:r>
        <w:r w:rsidR="006A6C0A">
          <w:rPr>
            <w:webHidden/>
          </w:rPr>
          <w:fldChar w:fldCharType="end"/>
        </w:r>
      </w:hyperlink>
    </w:p>
    <w:p w14:paraId="53FCEA48" w14:textId="17D59D7B" w:rsidR="006A6C0A" w:rsidRDefault="00EF06A4">
      <w:pPr>
        <w:pStyle w:val="Verzeichnis3"/>
        <w:rPr>
          <w:rFonts w:asciiTheme="minorHAnsi" w:eastAsiaTheme="minorEastAsia" w:hAnsiTheme="minorHAnsi" w:cstheme="minorBidi"/>
          <w:sz w:val="22"/>
          <w:szCs w:val="22"/>
          <w:lang w:val="en-US" w:eastAsia="en-US"/>
        </w:rPr>
      </w:pPr>
      <w:hyperlink w:anchor="_Toc521311599" w:history="1">
        <w:r w:rsidR="006A6C0A" w:rsidRPr="00E84EA5">
          <w:rPr>
            <w:rStyle w:val="Hyperlink"/>
          </w:rPr>
          <w:t>2.2.5</w:t>
        </w:r>
        <w:r w:rsidR="006A6C0A">
          <w:rPr>
            <w:rFonts w:asciiTheme="minorHAnsi" w:eastAsiaTheme="minorEastAsia" w:hAnsiTheme="minorHAnsi" w:cstheme="minorBidi"/>
            <w:sz w:val="22"/>
            <w:szCs w:val="22"/>
            <w:lang w:val="en-US" w:eastAsia="en-US"/>
          </w:rPr>
          <w:tab/>
        </w:r>
        <w:r w:rsidR="006A6C0A" w:rsidRPr="00E84EA5">
          <w:rPr>
            <w:rStyle w:val="Hyperlink"/>
          </w:rPr>
          <w:t>Vermaschtes Netz</w:t>
        </w:r>
        <w:r w:rsidR="006A6C0A">
          <w:rPr>
            <w:webHidden/>
          </w:rPr>
          <w:tab/>
        </w:r>
        <w:r w:rsidR="006A6C0A">
          <w:rPr>
            <w:webHidden/>
          </w:rPr>
          <w:fldChar w:fldCharType="begin"/>
        </w:r>
        <w:r w:rsidR="006A6C0A">
          <w:rPr>
            <w:webHidden/>
          </w:rPr>
          <w:instrText xml:space="preserve"> PAGEREF _Toc521311599 \h </w:instrText>
        </w:r>
        <w:r w:rsidR="006A6C0A">
          <w:rPr>
            <w:webHidden/>
          </w:rPr>
        </w:r>
        <w:r w:rsidR="006A6C0A">
          <w:rPr>
            <w:webHidden/>
          </w:rPr>
          <w:fldChar w:fldCharType="separate"/>
        </w:r>
        <w:r w:rsidR="00693A00">
          <w:rPr>
            <w:webHidden/>
          </w:rPr>
          <w:t>12</w:t>
        </w:r>
        <w:r w:rsidR="006A6C0A">
          <w:rPr>
            <w:webHidden/>
          </w:rPr>
          <w:fldChar w:fldCharType="end"/>
        </w:r>
      </w:hyperlink>
    </w:p>
    <w:p w14:paraId="28B49CA2" w14:textId="2293FB21"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00" w:history="1">
        <w:r w:rsidR="006A6C0A" w:rsidRPr="00E84EA5">
          <w:rPr>
            <w:rStyle w:val="Hyperlink"/>
            <w:noProof/>
          </w:rPr>
          <w:t>2.3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Netzwerke-Protokolle</w:t>
        </w:r>
        <w:r w:rsidR="006A6C0A">
          <w:rPr>
            <w:noProof/>
            <w:webHidden/>
          </w:rPr>
          <w:tab/>
        </w:r>
        <w:r w:rsidR="006A6C0A">
          <w:rPr>
            <w:noProof/>
            <w:webHidden/>
          </w:rPr>
          <w:fldChar w:fldCharType="begin"/>
        </w:r>
        <w:r w:rsidR="006A6C0A">
          <w:rPr>
            <w:noProof/>
            <w:webHidden/>
          </w:rPr>
          <w:instrText xml:space="preserve"> PAGEREF _Toc521311600 \h </w:instrText>
        </w:r>
        <w:r w:rsidR="006A6C0A">
          <w:rPr>
            <w:noProof/>
            <w:webHidden/>
          </w:rPr>
        </w:r>
        <w:r w:rsidR="006A6C0A">
          <w:rPr>
            <w:noProof/>
            <w:webHidden/>
          </w:rPr>
          <w:fldChar w:fldCharType="separate"/>
        </w:r>
        <w:r w:rsidR="00693A00">
          <w:rPr>
            <w:noProof/>
            <w:webHidden/>
          </w:rPr>
          <w:t>12</w:t>
        </w:r>
        <w:r w:rsidR="006A6C0A">
          <w:rPr>
            <w:noProof/>
            <w:webHidden/>
          </w:rPr>
          <w:fldChar w:fldCharType="end"/>
        </w:r>
      </w:hyperlink>
    </w:p>
    <w:p w14:paraId="33E9A97A" w14:textId="3E05828E" w:rsidR="006A6C0A" w:rsidRDefault="00EF06A4">
      <w:pPr>
        <w:pStyle w:val="Verzeichnis3"/>
        <w:rPr>
          <w:rFonts w:asciiTheme="minorHAnsi" w:eastAsiaTheme="minorEastAsia" w:hAnsiTheme="minorHAnsi" w:cstheme="minorBidi"/>
          <w:sz w:val="22"/>
          <w:szCs w:val="22"/>
          <w:lang w:val="en-US" w:eastAsia="en-US"/>
        </w:rPr>
      </w:pPr>
      <w:hyperlink w:anchor="_Toc521311601" w:history="1">
        <w:r w:rsidR="006A6C0A" w:rsidRPr="00E84EA5">
          <w:rPr>
            <w:rStyle w:val="Hyperlink"/>
          </w:rPr>
          <w:t>2.3.1</w:t>
        </w:r>
        <w:r w:rsidR="006A6C0A">
          <w:rPr>
            <w:rFonts w:asciiTheme="minorHAnsi" w:eastAsiaTheme="minorEastAsia" w:hAnsiTheme="minorHAnsi" w:cstheme="minorBidi"/>
            <w:sz w:val="22"/>
            <w:szCs w:val="22"/>
            <w:lang w:val="en-US" w:eastAsia="en-US"/>
          </w:rPr>
          <w:tab/>
        </w:r>
        <w:r w:rsidR="006A6C0A" w:rsidRPr="00E84EA5">
          <w:rPr>
            <w:rStyle w:val="Hyperlink"/>
          </w:rPr>
          <w:t>PROFIBUS</w:t>
        </w:r>
        <w:r w:rsidR="006A6C0A">
          <w:rPr>
            <w:webHidden/>
          </w:rPr>
          <w:tab/>
        </w:r>
        <w:r w:rsidR="006A6C0A">
          <w:rPr>
            <w:webHidden/>
          </w:rPr>
          <w:fldChar w:fldCharType="begin"/>
        </w:r>
        <w:r w:rsidR="006A6C0A">
          <w:rPr>
            <w:webHidden/>
          </w:rPr>
          <w:instrText xml:space="preserve"> PAGEREF _Toc521311601 \h </w:instrText>
        </w:r>
        <w:r w:rsidR="006A6C0A">
          <w:rPr>
            <w:webHidden/>
          </w:rPr>
        </w:r>
        <w:r w:rsidR="006A6C0A">
          <w:rPr>
            <w:webHidden/>
          </w:rPr>
          <w:fldChar w:fldCharType="separate"/>
        </w:r>
        <w:r w:rsidR="00693A00">
          <w:rPr>
            <w:webHidden/>
          </w:rPr>
          <w:t>12</w:t>
        </w:r>
        <w:r w:rsidR="006A6C0A">
          <w:rPr>
            <w:webHidden/>
          </w:rPr>
          <w:fldChar w:fldCharType="end"/>
        </w:r>
      </w:hyperlink>
    </w:p>
    <w:p w14:paraId="261770C2" w14:textId="45AE1930" w:rsidR="006A6C0A" w:rsidRDefault="00EF06A4">
      <w:pPr>
        <w:pStyle w:val="Verzeichnis3"/>
        <w:rPr>
          <w:rFonts w:asciiTheme="minorHAnsi" w:eastAsiaTheme="minorEastAsia" w:hAnsiTheme="minorHAnsi" w:cstheme="minorBidi"/>
          <w:sz w:val="22"/>
          <w:szCs w:val="22"/>
          <w:lang w:val="en-US" w:eastAsia="en-US"/>
        </w:rPr>
      </w:pPr>
      <w:hyperlink w:anchor="_Toc521311602" w:history="1">
        <w:r w:rsidR="006A6C0A" w:rsidRPr="00E84EA5">
          <w:rPr>
            <w:rStyle w:val="Hyperlink"/>
          </w:rPr>
          <w:t>2.3.2</w:t>
        </w:r>
        <w:r w:rsidR="006A6C0A">
          <w:rPr>
            <w:rFonts w:asciiTheme="minorHAnsi" w:eastAsiaTheme="minorEastAsia" w:hAnsiTheme="minorHAnsi" w:cstheme="minorBidi"/>
            <w:sz w:val="22"/>
            <w:szCs w:val="22"/>
            <w:lang w:val="en-US" w:eastAsia="en-US"/>
          </w:rPr>
          <w:tab/>
        </w:r>
        <w:r w:rsidR="006A6C0A" w:rsidRPr="00E84EA5">
          <w:rPr>
            <w:rStyle w:val="Hyperlink"/>
          </w:rPr>
          <w:t>PROFINET</w:t>
        </w:r>
        <w:r w:rsidR="006A6C0A">
          <w:rPr>
            <w:webHidden/>
          </w:rPr>
          <w:tab/>
        </w:r>
        <w:r w:rsidR="006A6C0A">
          <w:rPr>
            <w:webHidden/>
          </w:rPr>
          <w:fldChar w:fldCharType="begin"/>
        </w:r>
        <w:r w:rsidR="006A6C0A">
          <w:rPr>
            <w:webHidden/>
          </w:rPr>
          <w:instrText xml:space="preserve"> PAGEREF _Toc521311602 \h </w:instrText>
        </w:r>
        <w:r w:rsidR="006A6C0A">
          <w:rPr>
            <w:webHidden/>
          </w:rPr>
        </w:r>
        <w:r w:rsidR="006A6C0A">
          <w:rPr>
            <w:webHidden/>
          </w:rPr>
          <w:fldChar w:fldCharType="separate"/>
        </w:r>
        <w:r w:rsidR="00693A00">
          <w:rPr>
            <w:webHidden/>
          </w:rPr>
          <w:t>15</w:t>
        </w:r>
        <w:r w:rsidR="006A6C0A">
          <w:rPr>
            <w:webHidden/>
          </w:rPr>
          <w:fldChar w:fldCharType="end"/>
        </w:r>
      </w:hyperlink>
    </w:p>
    <w:p w14:paraId="6C4D883C" w14:textId="501C95FB"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03" w:history="1">
        <w:r w:rsidR="006A6C0A" w:rsidRPr="00E84EA5">
          <w:rPr>
            <w:rStyle w:val="Hyperlink"/>
            <w:noProof/>
          </w:rPr>
          <w:t>3</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Ausgangssituation</w:t>
        </w:r>
        <w:r w:rsidR="006A6C0A">
          <w:rPr>
            <w:noProof/>
            <w:webHidden/>
          </w:rPr>
          <w:tab/>
        </w:r>
        <w:r w:rsidR="006A6C0A">
          <w:rPr>
            <w:noProof/>
            <w:webHidden/>
          </w:rPr>
          <w:fldChar w:fldCharType="begin"/>
        </w:r>
        <w:r w:rsidR="006A6C0A">
          <w:rPr>
            <w:noProof/>
            <w:webHidden/>
          </w:rPr>
          <w:instrText xml:space="preserve"> PAGEREF _Toc521311603 \h </w:instrText>
        </w:r>
        <w:r w:rsidR="006A6C0A">
          <w:rPr>
            <w:noProof/>
            <w:webHidden/>
          </w:rPr>
        </w:r>
        <w:r w:rsidR="006A6C0A">
          <w:rPr>
            <w:noProof/>
            <w:webHidden/>
          </w:rPr>
          <w:fldChar w:fldCharType="separate"/>
        </w:r>
        <w:r w:rsidR="00693A00">
          <w:rPr>
            <w:noProof/>
            <w:webHidden/>
          </w:rPr>
          <w:t>16</w:t>
        </w:r>
        <w:r w:rsidR="006A6C0A">
          <w:rPr>
            <w:noProof/>
            <w:webHidden/>
          </w:rPr>
          <w:fldChar w:fldCharType="end"/>
        </w:r>
      </w:hyperlink>
    </w:p>
    <w:p w14:paraId="757043C1" w14:textId="27E6142D"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04" w:history="1">
        <w:r w:rsidR="006A6C0A" w:rsidRPr="00E84EA5">
          <w:rPr>
            <w:rStyle w:val="Hyperlink"/>
            <w:noProof/>
          </w:rPr>
          <w:t>3.1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FDT</w:t>
        </w:r>
        <w:r w:rsidR="006A6C0A">
          <w:rPr>
            <w:noProof/>
            <w:webHidden/>
          </w:rPr>
          <w:tab/>
        </w:r>
        <w:r w:rsidR="006A6C0A">
          <w:rPr>
            <w:noProof/>
            <w:webHidden/>
          </w:rPr>
          <w:fldChar w:fldCharType="begin"/>
        </w:r>
        <w:r w:rsidR="006A6C0A">
          <w:rPr>
            <w:noProof/>
            <w:webHidden/>
          </w:rPr>
          <w:instrText xml:space="preserve"> PAGEREF _Toc521311604 \h </w:instrText>
        </w:r>
        <w:r w:rsidR="006A6C0A">
          <w:rPr>
            <w:noProof/>
            <w:webHidden/>
          </w:rPr>
        </w:r>
        <w:r w:rsidR="006A6C0A">
          <w:rPr>
            <w:noProof/>
            <w:webHidden/>
          </w:rPr>
          <w:fldChar w:fldCharType="separate"/>
        </w:r>
        <w:r w:rsidR="00693A00">
          <w:rPr>
            <w:noProof/>
            <w:webHidden/>
          </w:rPr>
          <w:t>16</w:t>
        </w:r>
        <w:r w:rsidR="006A6C0A">
          <w:rPr>
            <w:noProof/>
            <w:webHidden/>
          </w:rPr>
          <w:fldChar w:fldCharType="end"/>
        </w:r>
      </w:hyperlink>
    </w:p>
    <w:p w14:paraId="6EE43AEC" w14:textId="762BEF1B"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05" w:history="1">
        <w:r w:rsidR="006A6C0A" w:rsidRPr="00E84EA5">
          <w:rPr>
            <w:rStyle w:val="Hyperlink"/>
            <w:noProof/>
          </w:rPr>
          <w:t>3.2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Was ist Communication Studio?</w:t>
        </w:r>
        <w:r w:rsidR="006A6C0A">
          <w:rPr>
            <w:noProof/>
            <w:webHidden/>
          </w:rPr>
          <w:tab/>
        </w:r>
        <w:r w:rsidR="006A6C0A">
          <w:rPr>
            <w:noProof/>
            <w:webHidden/>
          </w:rPr>
          <w:fldChar w:fldCharType="begin"/>
        </w:r>
        <w:r w:rsidR="006A6C0A">
          <w:rPr>
            <w:noProof/>
            <w:webHidden/>
          </w:rPr>
          <w:instrText xml:space="preserve"> PAGEREF _Toc521311605 \h </w:instrText>
        </w:r>
        <w:r w:rsidR="006A6C0A">
          <w:rPr>
            <w:noProof/>
            <w:webHidden/>
          </w:rPr>
        </w:r>
        <w:r w:rsidR="006A6C0A">
          <w:rPr>
            <w:noProof/>
            <w:webHidden/>
          </w:rPr>
          <w:fldChar w:fldCharType="separate"/>
        </w:r>
        <w:r w:rsidR="00693A00">
          <w:rPr>
            <w:noProof/>
            <w:webHidden/>
          </w:rPr>
          <w:t>17</w:t>
        </w:r>
        <w:r w:rsidR="006A6C0A">
          <w:rPr>
            <w:noProof/>
            <w:webHidden/>
          </w:rPr>
          <w:fldChar w:fldCharType="end"/>
        </w:r>
      </w:hyperlink>
    </w:p>
    <w:p w14:paraId="44B55AA8" w14:textId="00E7089E"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06" w:history="1">
        <w:r w:rsidR="006A6C0A" w:rsidRPr="00E84EA5">
          <w:rPr>
            <w:rStyle w:val="Hyperlink"/>
            <w:noProof/>
          </w:rPr>
          <w:t>3.3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Befragungsmethoden</w:t>
        </w:r>
        <w:r w:rsidR="006A6C0A">
          <w:rPr>
            <w:noProof/>
            <w:webHidden/>
          </w:rPr>
          <w:tab/>
        </w:r>
        <w:r w:rsidR="006A6C0A">
          <w:rPr>
            <w:noProof/>
            <w:webHidden/>
          </w:rPr>
          <w:fldChar w:fldCharType="begin"/>
        </w:r>
        <w:r w:rsidR="006A6C0A">
          <w:rPr>
            <w:noProof/>
            <w:webHidden/>
          </w:rPr>
          <w:instrText xml:space="preserve"> PAGEREF _Toc521311606 \h </w:instrText>
        </w:r>
        <w:r w:rsidR="006A6C0A">
          <w:rPr>
            <w:noProof/>
            <w:webHidden/>
          </w:rPr>
        </w:r>
        <w:r w:rsidR="006A6C0A">
          <w:rPr>
            <w:noProof/>
            <w:webHidden/>
          </w:rPr>
          <w:fldChar w:fldCharType="separate"/>
        </w:r>
        <w:r w:rsidR="00693A00">
          <w:rPr>
            <w:noProof/>
            <w:webHidden/>
          </w:rPr>
          <w:t>18</w:t>
        </w:r>
        <w:r w:rsidR="006A6C0A">
          <w:rPr>
            <w:noProof/>
            <w:webHidden/>
          </w:rPr>
          <w:fldChar w:fldCharType="end"/>
        </w:r>
      </w:hyperlink>
    </w:p>
    <w:p w14:paraId="7C63C0A9" w14:textId="1AE17756"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07" w:history="1">
        <w:r w:rsidR="006A6C0A" w:rsidRPr="00E84EA5">
          <w:rPr>
            <w:rStyle w:val="Hyperlink"/>
            <w:noProof/>
          </w:rPr>
          <w:t>3.4</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Auswertung</w:t>
        </w:r>
        <w:r w:rsidR="006A6C0A">
          <w:rPr>
            <w:noProof/>
            <w:webHidden/>
          </w:rPr>
          <w:tab/>
        </w:r>
        <w:r w:rsidR="006A6C0A">
          <w:rPr>
            <w:noProof/>
            <w:webHidden/>
          </w:rPr>
          <w:fldChar w:fldCharType="begin"/>
        </w:r>
        <w:r w:rsidR="006A6C0A">
          <w:rPr>
            <w:noProof/>
            <w:webHidden/>
          </w:rPr>
          <w:instrText xml:space="preserve"> PAGEREF _Toc521311607 \h </w:instrText>
        </w:r>
        <w:r w:rsidR="006A6C0A">
          <w:rPr>
            <w:noProof/>
            <w:webHidden/>
          </w:rPr>
        </w:r>
        <w:r w:rsidR="006A6C0A">
          <w:rPr>
            <w:noProof/>
            <w:webHidden/>
          </w:rPr>
          <w:fldChar w:fldCharType="separate"/>
        </w:r>
        <w:r w:rsidR="00693A00">
          <w:rPr>
            <w:noProof/>
            <w:webHidden/>
          </w:rPr>
          <w:t>18</w:t>
        </w:r>
        <w:r w:rsidR="006A6C0A">
          <w:rPr>
            <w:noProof/>
            <w:webHidden/>
          </w:rPr>
          <w:fldChar w:fldCharType="end"/>
        </w:r>
      </w:hyperlink>
    </w:p>
    <w:p w14:paraId="19E3073D" w14:textId="1B6DB0EE"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08" w:history="1">
        <w:r w:rsidR="006A6C0A" w:rsidRPr="00E84EA5">
          <w:rPr>
            <w:rStyle w:val="Hyperlink"/>
            <w:noProof/>
          </w:rPr>
          <w:t>4</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Anforderungsanalyse</w:t>
        </w:r>
        <w:r w:rsidR="006A6C0A">
          <w:rPr>
            <w:noProof/>
            <w:webHidden/>
          </w:rPr>
          <w:tab/>
        </w:r>
        <w:r w:rsidR="006A6C0A">
          <w:rPr>
            <w:noProof/>
            <w:webHidden/>
          </w:rPr>
          <w:fldChar w:fldCharType="begin"/>
        </w:r>
        <w:r w:rsidR="006A6C0A">
          <w:rPr>
            <w:noProof/>
            <w:webHidden/>
          </w:rPr>
          <w:instrText xml:space="preserve"> PAGEREF _Toc521311608 \h </w:instrText>
        </w:r>
        <w:r w:rsidR="006A6C0A">
          <w:rPr>
            <w:noProof/>
            <w:webHidden/>
          </w:rPr>
        </w:r>
        <w:r w:rsidR="006A6C0A">
          <w:rPr>
            <w:noProof/>
            <w:webHidden/>
          </w:rPr>
          <w:fldChar w:fldCharType="separate"/>
        </w:r>
        <w:r w:rsidR="00693A00">
          <w:rPr>
            <w:noProof/>
            <w:webHidden/>
          </w:rPr>
          <w:t>20</w:t>
        </w:r>
        <w:r w:rsidR="006A6C0A">
          <w:rPr>
            <w:noProof/>
            <w:webHidden/>
          </w:rPr>
          <w:fldChar w:fldCharType="end"/>
        </w:r>
      </w:hyperlink>
    </w:p>
    <w:p w14:paraId="35995BBE" w14:textId="7D27074A"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09" w:history="1">
        <w:r w:rsidR="006A6C0A" w:rsidRPr="00E84EA5">
          <w:rPr>
            <w:rStyle w:val="Hyperlink"/>
            <w:noProof/>
          </w:rPr>
          <w:t>4.1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Funktionale Anforderungen</w:t>
        </w:r>
        <w:r w:rsidR="006A6C0A">
          <w:rPr>
            <w:noProof/>
            <w:webHidden/>
          </w:rPr>
          <w:tab/>
        </w:r>
        <w:r w:rsidR="006A6C0A">
          <w:rPr>
            <w:noProof/>
            <w:webHidden/>
          </w:rPr>
          <w:fldChar w:fldCharType="begin"/>
        </w:r>
        <w:r w:rsidR="006A6C0A">
          <w:rPr>
            <w:noProof/>
            <w:webHidden/>
          </w:rPr>
          <w:instrText xml:space="preserve"> PAGEREF _Toc521311609 \h </w:instrText>
        </w:r>
        <w:r w:rsidR="006A6C0A">
          <w:rPr>
            <w:noProof/>
            <w:webHidden/>
          </w:rPr>
        </w:r>
        <w:r w:rsidR="006A6C0A">
          <w:rPr>
            <w:noProof/>
            <w:webHidden/>
          </w:rPr>
          <w:fldChar w:fldCharType="separate"/>
        </w:r>
        <w:r w:rsidR="00693A00">
          <w:rPr>
            <w:noProof/>
            <w:webHidden/>
          </w:rPr>
          <w:t>20</w:t>
        </w:r>
        <w:r w:rsidR="006A6C0A">
          <w:rPr>
            <w:noProof/>
            <w:webHidden/>
          </w:rPr>
          <w:fldChar w:fldCharType="end"/>
        </w:r>
      </w:hyperlink>
    </w:p>
    <w:p w14:paraId="576164C9" w14:textId="502A18D9" w:rsidR="006A6C0A" w:rsidRDefault="00EF06A4">
      <w:pPr>
        <w:pStyle w:val="Verzeichnis3"/>
        <w:rPr>
          <w:rFonts w:asciiTheme="minorHAnsi" w:eastAsiaTheme="minorEastAsia" w:hAnsiTheme="minorHAnsi" w:cstheme="minorBidi"/>
          <w:sz w:val="22"/>
          <w:szCs w:val="22"/>
          <w:lang w:val="en-US" w:eastAsia="en-US"/>
        </w:rPr>
      </w:pPr>
      <w:hyperlink w:anchor="_Toc521311610" w:history="1">
        <w:r w:rsidR="006A6C0A" w:rsidRPr="00E84EA5">
          <w:rPr>
            <w:rStyle w:val="Hyperlink"/>
          </w:rPr>
          <w:t>4.1.1</w:t>
        </w:r>
        <w:r w:rsidR="006A6C0A">
          <w:rPr>
            <w:rFonts w:asciiTheme="minorHAnsi" w:eastAsiaTheme="minorEastAsia" w:hAnsiTheme="minorHAnsi" w:cstheme="minorBidi"/>
            <w:sz w:val="22"/>
            <w:szCs w:val="22"/>
            <w:lang w:val="en-US" w:eastAsia="en-US"/>
          </w:rPr>
          <w:tab/>
        </w:r>
        <w:r w:rsidR="006A6C0A" w:rsidRPr="00E84EA5">
          <w:rPr>
            <w:rStyle w:val="Hyperlink"/>
          </w:rPr>
          <w:t>Muss</w:t>
        </w:r>
        <w:r w:rsidR="006A6C0A" w:rsidRPr="00E84EA5">
          <w:rPr>
            <w:rStyle w:val="Hyperlink"/>
            <w:i/>
          </w:rPr>
          <w:t>-</w:t>
        </w:r>
        <w:r w:rsidR="006A6C0A" w:rsidRPr="00E84EA5">
          <w:rPr>
            <w:rStyle w:val="Hyperlink"/>
          </w:rPr>
          <w:t>Kriterien</w:t>
        </w:r>
        <w:r w:rsidR="006A6C0A">
          <w:rPr>
            <w:webHidden/>
          </w:rPr>
          <w:tab/>
        </w:r>
        <w:r w:rsidR="006A6C0A">
          <w:rPr>
            <w:webHidden/>
          </w:rPr>
          <w:fldChar w:fldCharType="begin"/>
        </w:r>
        <w:r w:rsidR="006A6C0A">
          <w:rPr>
            <w:webHidden/>
          </w:rPr>
          <w:instrText xml:space="preserve"> PAGEREF _Toc521311610 \h </w:instrText>
        </w:r>
        <w:r w:rsidR="006A6C0A">
          <w:rPr>
            <w:webHidden/>
          </w:rPr>
        </w:r>
        <w:r w:rsidR="006A6C0A">
          <w:rPr>
            <w:webHidden/>
          </w:rPr>
          <w:fldChar w:fldCharType="separate"/>
        </w:r>
        <w:r w:rsidR="00693A00">
          <w:rPr>
            <w:webHidden/>
          </w:rPr>
          <w:t>20</w:t>
        </w:r>
        <w:r w:rsidR="006A6C0A">
          <w:rPr>
            <w:webHidden/>
          </w:rPr>
          <w:fldChar w:fldCharType="end"/>
        </w:r>
      </w:hyperlink>
    </w:p>
    <w:p w14:paraId="4E6447EA" w14:textId="2174CC04" w:rsidR="006A6C0A" w:rsidRDefault="00EF06A4">
      <w:pPr>
        <w:pStyle w:val="Verzeichnis3"/>
        <w:rPr>
          <w:rFonts w:asciiTheme="minorHAnsi" w:eastAsiaTheme="minorEastAsia" w:hAnsiTheme="minorHAnsi" w:cstheme="minorBidi"/>
          <w:sz w:val="22"/>
          <w:szCs w:val="22"/>
          <w:lang w:val="en-US" w:eastAsia="en-US"/>
        </w:rPr>
      </w:pPr>
      <w:hyperlink w:anchor="_Toc521311611" w:history="1">
        <w:r w:rsidR="006A6C0A" w:rsidRPr="00E84EA5">
          <w:rPr>
            <w:rStyle w:val="Hyperlink"/>
          </w:rPr>
          <w:t>4.1.2</w:t>
        </w:r>
        <w:r w:rsidR="006A6C0A">
          <w:rPr>
            <w:rFonts w:asciiTheme="minorHAnsi" w:eastAsiaTheme="minorEastAsia" w:hAnsiTheme="minorHAnsi" w:cstheme="minorBidi"/>
            <w:sz w:val="22"/>
            <w:szCs w:val="22"/>
            <w:lang w:val="en-US" w:eastAsia="en-US"/>
          </w:rPr>
          <w:tab/>
        </w:r>
        <w:r w:rsidR="006A6C0A" w:rsidRPr="00E84EA5">
          <w:rPr>
            <w:rStyle w:val="Hyperlink"/>
          </w:rPr>
          <w:t>Kann-Kriterien</w:t>
        </w:r>
        <w:r w:rsidR="006A6C0A">
          <w:rPr>
            <w:webHidden/>
          </w:rPr>
          <w:tab/>
        </w:r>
        <w:r w:rsidR="006A6C0A">
          <w:rPr>
            <w:webHidden/>
          </w:rPr>
          <w:fldChar w:fldCharType="begin"/>
        </w:r>
        <w:r w:rsidR="006A6C0A">
          <w:rPr>
            <w:webHidden/>
          </w:rPr>
          <w:instrText xml:space="preserve"> PAGEREF _Toc521311611 \h </w:instrText>
        </w:r>
        <w:r w:rsidR="006A6C0A">
          <w:rPr>
            <w:webHidden/>
          </w:rPr>
        </w:r>
        <w:r w:rsidR="006A6C0A">
          <w:rPr>
            <w:webHidden/>
          </w:rPr>
          <w:fldChar w:fldCharType="separate"/>
        </w:r>
        <w:r w:rsidR="00693A00">
          <w:rPr>
            <w:webHidden/>
          </w:rPr>
          <w:t>21</w:t>
        </w:r>
        <w:r w:rsidR="006A6C0A">
          <w:rPr>
            <w:webHidden/>
          </w:rPr>
          <w:fldChar w:fldCharType="end"/>
        </w:r>
      </w:hyperlink>
    </w:p>
    <w:p w14:paraId="7827AE20" w14:textId="1C71FA91"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12" w:history="1">
        <w:r w:rsidR="006A6C0A" w:rsidRPr="00E84EA5">
          <w:rPr>
            <w:rStyle w:val="Hyperlink"/>
            <w:noProof/>
          </w:rPr>
          <w:t>4.2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Nichtfunktionale Anforderungen</w:t>
        </w:r>
        <w:r w:rsidR="006A6C0A">
          <w:rPr>
            <w:noProof/>
            <w:webHidden/>
          </w:rPr>
          <w:tab/>
        </w:r>
        <w:r w:rsidR="006A6C0A">
          <w:rPr>
            <w:noProof/>
            <w:webHidden/>
          </w:rPr>
          <w:fldChar w:fldCharType="begin"/>
        </w:r>
        <w:r w:rsidR="006A6C0A">
          <w:rPr>
            <w:noProof/>
            <w:webHidden/>
          </w:rPr>
          <w:instrText xml:space="preserve"> PAGEREF _Toc521311612 \h </w:instrText>
        </w:r>
        <w:r w:rsidR="006A6C0A">
          <w:rPr>
            <w:noProof/>
            <w:webHidden/>
          </w:rPr>
        </w:r>
        <w:r w:rsidR="006A6C0A">
          <w:rPr>
            <w:noProof/>
            <w:webHidden/>
          </w:rPr>
          <w:fldChar w:fldCharType="separate"/>
        </w:r>
        <w:r w:rsidR="00693A00">
          <w:rPr>
            <w:noProof/>
            <w:webHidden/>
          </w:rPr>
          <w:t>22</w:t>
        </w:r>
        <w:r w:rsidR="006A6C0A">
          <w:rPr>
            <w:noProof/>
            <w:webHidden/>
          </w:rPr>
          <w:fldChar w:fldCharType="end"/>
        </w:r>
      </w:hyperlink>
    </w:p>
    <w:p w14:paraId="255004D4" w14:textId="14316742" w:rsidR="006A6C0A" w:rsidRDefault="00EF06A4">
      <w:pPr>
        <w:pStyle w:val="Verzeichnis3"/>
        <w:rPr>
          <w:rFonts w:asciiTheme="minorHAnsi" w:eastAsiaTheme="minorEastAsia" w:hAnsiTheme="minorHAnsi" w:cstheme="minorBidi"/>
          <w:sz w:val="22"/>
          <w:szCs w:val="22"/>
          <w:lang w:val="en-US" w:eastAsia="en-US"/>
        </w:rPr>
      </w:pPr>
      <w:hyperlink w:anchor="_Toc521311613" w:history="1">
        <w:r w:rsidR="006A6C0A" w:rsidRPr="00E84EA5">
          <w:rPr>
            <w:rStyle w:val="Hyperlink"/>
          </w:rPr>
          <w:t>4.2.1</w:t>
        </w:r>
        <w:r w:rsidR="006A6C0A">
          <w:rPr>
            <w:rFonts w:asciiTheme="minorHAnsi" w:eastAsiaTheme="minorEastAsia" w:hAnsiTheme="minorHAnsi" w:cstheme="minorBidi"/>
            <w:sz w:val="22"/>
            <w:szCs w:val="22"/>
            <w:lang w:val="en-US" w:eastAsia="en-US"/>
          </w:rPr>
          <w:tab/>
        </w:r>
        <w:r w:rsidR="006A6C0A" w:rsidRPr="00E84EA5">
          <w:rPr>
            <w:rStyle w:val="Hyperlink"/>
          </w:rPr>
          <w:t>Muss-Kriterien</w:t>
        </w:r>
        <w:r w:rsidR="006A6C0A">
          <w:rPr>
            <w:webHidden/>
          </w:rPr>
          <w:tab/>
        </w:r>
        <w:r w:rsidR="006A6C0A">
          <w:rPr>
            <w:webHidden/>
          </w:rPr>
          <w:fldChar w:fldCharType="begin"/>
        </w:r>
        <w:r w:rsidR="006A6C0A">
          <w:rPr>
            <w:webHidden/>
          </w:rPr>
          <w:instrText xml:space="preserve"> PAGEREF _Toc521311613 \h </w:instrText>
        </w:r>
        <w:r w:rsidR="006A6C0A">
          <w:rPr>
            <w:webHidden/>
          </w:rPr>
        </w:r>
        <w:r w:rsidR="006A6C0A">
          <w:rPr>
            <w:webHidden/>
          </w:rPr>
          <w:fldChar w:fldCharType="separate"/>
        </w:r>
        <w:r w:rsidR="00693A00">
          <w:rPr>
            <w:webHidden/>
          </w:rPr>
          <w:t>22</w:t>
        </w:r>
        <w:r w:rsidR="006A6C0A">
          <w:rPr>
            <w:webHidden/>
          </w:rPr>
          <w:fldChar w:fldCharType="end"/>
        </w:r>
      </w:hyperlink>
    </w:p>
    <w:p w14:paraId="09D5EE98" w14:textId="78A6386A" w:rsidR="006A6C0A" w:rsidRDefault="00EF06A4">
      <w:pPr>
        <w:pStyle w:val="Verzeichnis3"/>
        <w:rPr>
          <w:rFonts w:asciiTheme="minorHAnsi" w:eastAsiaTheme="minorEastAsia" w:hAnsiTheme="minorHAnsi" w:cstheme="minorBidi"/>
          <w:sz w:val="22"/>
          <w:szCs w:val="22"/>
          <w:lang w:val="en-US" w:eastAsia="en-US"/>
        </w:rPr>
      </w:pPr>
      <w:hyperlink w:anchor="_Toc521311614" w:history="1">
        <w:r w:rsidR="006A6C0A" w:rsidRPr="00E84EA5">
          <w:rPr>
            <w:rStyle w:val="Hyperlink"/>
          </w:rPr>
          <w:t>4.2.2</w:t>
        </w:r>
        <w:r w:rsidR="006A6C0A">
          <w:rPr>
            <w:rFonts w:asciiTheme="minorHAnsi" w:eastAsiaTheme="minorEastAsia" w:hAnsiTheme="minorHAnsi" w:cstheme="minorBidi"/>
            <w:sz w:val="22"/>
            <w:szCs w:val="22"/>
            <w:lang w:val="en-US" w:eastAsia="en-US"/>
          </w:rPr>
          <w:tab/>
        </w:r>
        <w:r w:rsidR="006A6C0A" w:rsidRPr="00E84EA5">
          <w:rPr>
            <w:rStyle w:val="Hyperlink"/>
          </w:rPr>
          <w:t>Kann-Kriterien</w:t>
        </w:r>
        <w:r w:rsidR="006A6C0A">
          <w:rPr>
            <w:webHidden/>
          </w:rPr>
          <w:tab/>
        </w:r>
        <w:r w:rsidR="006A6C0A">
          <w:rPr>
            <w:webHidden/>
          </w:rPr>
          <w:fldChar w:fldCharType="begin"/>
        </w:r>
        <w:r w:rsidR="006A6C0A">
          <w:rPr>
            <w:webHidden/>
          </w:rPr>
          <w:instrText xml:space="preserve"> PAGEREF _Toc521311614 \h </w:instrText>
        </w:r>
        <w:r w:rsidR="006A6C0A">
          <w:rPr>
            <w:webHidden/>
          </w:rPr>
        </w:r>
        <w:r w:rsidR="006A6C0A">
          <w:rPr>
            <w:webHidden/>
          </w:rPr>
          <w:fldChar w:fldCharType="separate"/>
        </w:r>
        <w:r w:rsidR="00693A00">
          <w:rPr>
            <w:webHidden/>
          </w:rPr>
          <w:t>22</w:t>
        </w:r>
        <w:r w:rsidR="006A6C0A">
          <w:rPr>
            <w:webHidden/>
          </w:rPr>
          <w:fldChar w:fldCharType="end"/>
        </w:r>
      </w:hyperlink>
    </w:p>
    <w:p w14:paraId="6F2EEBD2" w14:textId="76E13750"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15" w:history="1">
        <w:r w:rsidR="006A6C0A" w:rsidRPr="00E84EA5">
          <w:rPr>
            <w:rStyle w:val="Hyperlink"/>
            <w:noProof/>
          </w:rPr>
          <w:t>4.3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Anwendungsfälle</w:t>
        </w:r>
        <w:r w:rsidR="006A6C0A">
          <w:rPr>
            <w:noProof/>
            <w:webHidden/>
          </w:rPr>
          <w:tab/>
        </w:r>
        <w:r w:rsidR="006A6C0A">
          <w:rPr>
            <w:noProof/>
            <w:webHidden/>
          </w:rPr>
          <w:fldChar w:fldCharType="begin"/>
        </w:r>
        <w:r w:rsidR="006A6C0A">
          <w:rPr>
            <w:noProof/>
            <w:webHidden/>
          </w:rPr>
          <w:instrText xml:space="preserve"> PAGEREF _Toc521311615 \h </w:instrText>
        </w:r>
        <w:r w:rsidR="006A6C0A">
          <w:rPr>
            <w:noProof/>
            <w:webHidden/>
          </w:rPr>
        </w:r>
        <w:r w:rsidR="006A6C0A">
          <w:rPr>
            <w:noProof/>
            <w:webHidden/>
          </w:rPr>
          <w:fldChar w:fldCharType="separate"/>
        </w:r>
        <w:r w:rsidR="00693A00">
          <w:rPr>
            <w:noProof/>
            <w:webHidden/>
          </w:rPr>
          <w:t>22</w:t>
        </w:r>
        <w:r w:rsidR="006A6C0A">
          <w:rPr>
            <w:noProof/>
            <w:webHidden/>
          </w:rPr>
          <w:fldChar w:fldCharType="end"/>
        </w:r>
      </w:hyperlink>
    </w:p>
    <w:p w14:paraId="7619D6BD" w14:textId="4A5F661B"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16" w:history="1">
        <w:r w:rsidR="006A6C0A" w:rsidRPr="00E84EA5">
          <w:rPr>
            <w:rStyle w:val="Hyperlink"/>
            <w:noProof/>
          </w:rPr>
          <w:t>5</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Evaluation der Technologien</w:t>
        </w:r>
        <w:r w:rsidR="006A6C0A">
          <w:rPr>
            <w:noProof/>
            <w:webHidden/>
          </w:rPr>
          <w:tab/>
        </w:r>
        <w:r w:rsidR="006A6C0A">
          <w:rPr>
            <w:noProof/>
            <w:webHidden/>
          </w:rPr>
          <w:fldChar w:fldCharType="begin"/>
        </w:r>
        <w:r w:rsidR="006A6C0A">
          <w:rPr>
            <w:noProof/>
            <w:webHidden/>
          </w:rPr>
          <w:instrText xml:space="preserve"> PAGEREF _Toc521311616 \h </w:instrText>
        </w:r>
        <w:r w:rsidR="006A6C0A">
          <w:rPr>
            <w:noProof/>
            <w:webHidden/>
          </w:rPr>
        </w:r>
        <w:r w:rsidR="006A6C0A">
          <w:rPr>
            <w:noProof/>
            <w:webHidden/>
          </w:rPr>
          <w:fldChar w:fldCharType="separate"/>
        </w:r>
        <w:r w:rsidR="00693A00">
          <w:rPr>
            <w:noProof/>
            <w:webHidden/>
          </w:rPr>
          <w:t>24</w:t>
        </w:r>
        <w:r w:rsidR="006A6C0A">
          <w:rPr>
            <w:noProof/>
            <w:webHidden/>
          </w:rPr>
          <w:fldChar w:fldCharType="end"/>
        </w:r>
      </w:hyperlink>
    </w:p>
    <w:p w14:paraId="58500FD0" w14:textId="62A97460"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17" w:history="1">
        <w:r w:rsidR="006A6C0A" w:rsidRPr="00E84EA5">
          <w:rPr>
            <w:rStyle w:val="Hyperlink"/>
            <w:noProof/>
          </w:rPr>
          <w:t>5.1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Clientseitig relevante Frameworks</w:t>
        </w:r>
        <w:r w:rsidR="006A6C0A">
          <w:rPr>
            <w:noProof/>
            <w:webHidden/>
          </w:rPr>
          <w:tab/>
        </w:r>
        <w:r w:rsidR="006A6C0A">
          <w:rPr>
            <w:noProof/>
            <w:webHidden/>
          </w:rPr>
          <w:fldChar w:fldCharType="begin"/>
        </w:r>
        <w:r w:rsidR="006A6C0A">
          <w:rPr>
            <w:noProof/>
            <w:webHidden/>
          </w:rPr>
          <w:instrText xml:space="preserve"> PAGEREF _Toc521311617 \h </w:instrText>
        </w:r>
        <w:r w:rsidR="006A6C0A">
          <w:rPr>
            <w:noProof/>
            <w:webHidden/>
          </w:rPr>
        </w:r>
        <w:r w:rsidR="006A6C0A">
          <w:rPr>
            <w:noProof/>
            <w:webHidden/>
          </w:rPr>
          <w:fldChar w:fldCharType="separate"/>
        </w:r>
        <w:r w:rsidR="00693A00">
          <w:rPr>
            <w:noProof/>
            <w:webHidden/>
          </w:rPr>
          <w:t>24</w:t>
        </w:r>
        <w:r w:rsidR="006A6C0A">
          <w:rPr>
            <w:noProof/>
            <w:webHidden/>
          </w:rPr>
          <w:fldChar w:fldCharType="end"/>
        </w:r>
      </w:hyperlink>
    </w:p>
    <w:p w14:paraId="127B81D8" w14:textId="2006573A" w:rsidR="006A6C0A" w:rsidRDefault="00EF06A4">
      <w:pPr>
        <w:pStyle w:val="Verzeichnis3"/>
        <w:rPr>
          <w:rFonts w:asciiTheme="minorHAnsi" w:eastAsiaTheme="minorEastAsia" w:hAnsiTheme="minorHAnsi" w:cstheme="minorBidi"/>
          <w:sz w:val="22"/>
          <w:szCs w:val="22"/>
          <w:lang w:val="en-US" w:eastAsia="en-US"/>
        </w:rPr>
      </w:pPr>
      <w:hyperlink w:anchor="_Toc521311618" w:history="1">
        <w:r w:rsidR="006A6C0A" w:rsidRPr="00E84EA5">
          <w:rPr>
            <w:rStyle w:val="Hyperlink"/>
          </w:rPr>
          <w:t>5.1.1</w:t>
        </w:r>
        <w:r w:rsidR="006A6C0A">
          <w:rPr>
            <w:rFonts w:asciiTheme="minorHAnsi" w:eastAsiaTheme="minorEastAsia" w:hAnsiTheme="minorHAnsi" w:cstheme="minorBidi"/>
            <w:sz w:val="22"/>
            <w:szCs w:val="22"/>
            <w:lang w:val="en-US" w:eastAsia="en-US"/>
          </w:rPr>
          <w:tab/>
        </w:r>
        <w:r w:rsidR="006A6C0A" w:rsidRPr="00E84EA5">
          <w:rPr>
            <w:rStyle w:val="Hyperlink"/>
          </w:rPr>
          <w:t>JavaScript Frameworks</w:t>
        </w:r>
        <w:r w:rsidR="006A6C0A">
          <w:rPr>
            <w:webHidden/>
          </w:rPr>
          <w:tab/>
        </w:r>
        <w:r w:rsidR="006A6C0A">
          <w:rPr>
            <w:webHidden/>
          </w:rPr>
          <w:fldChar w:fldCharType="begin"/>
        </w:r>
        <w:r w:rsidR="006A6C0A">
          <w:rPr>
            <w:webHidden/>
          </w:rPr>
          <w:instrText xml:space="preserve"> PAGEREF _Toc521311618 \h </w:instrText>
        </w:r>
        <w:r w:rsidR="006A6C0A">
          <w:rPr>
            <w:webHidden/>
          </w:rPr>
        </w:r>
        <w:r w:rsidR="006A6C0A">
          <w:rPr>
            <w:webHidden/>
          </w:rPr>
          <w:fldChar w:fldCharType="separate"/>
        </w:r>
        <w:r w:rsidR="00693A00">
          <w:rPr>
            <w:webHidden/>
          </w:rPr>
          <w:t>25</w:t>
        </w:r>
        <w:r w:rsidR="006A6C0A">
          <w:rPr>
            <w:webHidden/>
          </w:rPr>
          <w:fldChar w:fldCharType="end"/>
        </w:r>
      </w:hyperlink>
    </w:p>
    <w:p w14:paraId="273108CC" w14:textId="5EB76435" w:rsidR="006A6C0A" w:rsidRDefault="00EF06A4">
      <w:pPr>
        <w:pStyle w:val="Verzeichnis3"/>
        <w:rPr>
          <w:rFonts w:asciiTheme="minorHAnsi" w:eastAsiaTheme="minorEastAsia" w:hAnsiTheme="minorHAnsi" w:cstheme="minorBidi"/>
          <w:sz w:val="22"/>
          <w:szCs w:val="22"/>
          <w:lang w:val="en-US" w:eastAsia="en-US"/>
        </w:rPr>
      </w:pPr>
      <w:hyperlink w:anchor="_Toc521311619" w:history="1">
        <w:r w:rsidR="006A6C0A" w:rsidRPr="00E84EA5">
          <w:rPr>
            <w:rStyle w:val="Hyperlink"/>
          </w:rPr>
          <w:t>5.1.2</w:t>
        </w:r>
        <w:r w:rsidR="006A6C0A">
          <w:rPr>
            <w:rFonts w:asciiTheme="minorHAnsi" w:eastAsiaTheme="minorEastAsia" w:hAnsiTheme="minorHAnsi" w:cstheme="minorBidi"/>
            <w:sz w:val="22"/>
            <w:szCs w:val="22"/>
            <w:lang w:val="en-US" w:eastAsia="en-US"/>
          </w:rPr>
          <w:tab/>
        </w:r>
        <w:r w:rsidR="006A6C0A" w:rsidRPr="00E84EA5">
          <w:rPr>
            <w:rStyle w:val="Hyperlink"/>
          </w:rPr>
          <w:t>UI-JavaScript-Bibliotheken</w:t>
        </w:r>
        <w:r w:rsidR="006A6C0A">
          <w:rPr>
            <w:webHidden/>
          </w:rPr>
          <w:tab/>
        </w:r>
        <w:r w:rsidR="006A6C0A">
          <w:rPr>
            <w:webHidden/>
          </w:rPr>
          <w:fldChar w:fldCharType="begin"/>
        </w:r>
        <w:r w:rsidR="006A6C0A">
          <w:rPr>
            <w:webHidden/>
          </w:rPr>
          <w:instrText xml:space="preserve"> PAGEREF _Toc521311619 \h </w:instrText>
        </w:r>
        <w:r w:rsidR="006A6C0A">
          <w:rPr>
            <w:webHidden/>
          </w:rPr>
        </w:r>
        <w:r w:rsidR="006A6C0A">
          <w:rPr>
            <w:webHidden/>
          </w:rPr>
          <w:fldChar w:fldCharType="separate"/>
        </w:r>
        <w:r w:rsidR="00693A00">
          <w:rPr>
            <w:webHidden/>
          </w:rPr>
          <w:t>26</w:t>
        </w:r>
        <w:r w:rsidR="006A6C0A">
          <w:rPr>
            <w:webHidden/>
          </w:rPr>
          <w:fldChar w:fldCharType="end"/>
        </w:r>
      </w:hyperlink>
    </w:p>
    <w:p w14:paraId="1F2B3EF9" w14:textId="66948D42"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20" w:history="1">
        <w:r w:rsidR="006A6C0A" w:rsidRPr="00E84EA5">
          <w:rPr>
            <w:rStyle w:val="Hyperlink"/>
            <w:noProof/>
          </w:rPr>
          <w:t>5.2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Vergleichskriterien</w:t>
        </w:r>
        <w:r w:rsidR="006A6C0A">
          <w:rPr>
            <w:noProof/>
            <w:webHidden/>
          </w:rPr>
          <w:tab/>
        </w:r>
        <w:r w:rsidR="006A6C0A">
          <w:rPr>
            <w:noProof/>
            <w:webHidden/>
          </w:rPr>
          <w:fldChar w:fldCharType="begin"/>
        </w:r>
        <w:r w:rsidR="006A6C0A">
          <w:rPr>
            <w:noProof/>
            <w:webHidden/>
          </w:rPr>
          <w:instrText xml:space="preserve"> PAGEREF _Toc521311620 \h </w:instrText>
        </w:r>
        <w:r w:rsidR="006A6C0A">
          <w:rPr>
            <w:noProof/>
            <w:webHidden/>
          </w:rPr>
        </w:r>
        <w:r w:rsidR="006A6C0A">
          <w:rPr>
            <w:noProof/>
            <w:webHidden/>
          </w:rPr>
          <w:fldChar w:fldCharType="separate"/>
        </w:r>
        <w:r w:rsidR="00693A00">
          <w:rPr>
            <w:noProof/>
            <w:webHidden/>
          </w:rPr>
          <w:t>28</w:t>
        </w:r>
        <w:r w:rsidR="006A6C0A">
          <w:rPr>
            <w:noProof/>
            <w:webHidden/>
          </w:rPr>
          <w:fldChar w:fldCharType="end"/>
        </w:r>
      </w:hyperlink>
    </w:p>
    <w:p w14:paraId="591B8729" w14:textId="4148E746" w:rsidR="006A6C0A" w:rsidRDefault="00EF06A4">
      <w:pPr>
        <w:pStyle w:val="Verzeichnis3"/>
        <w:rPr>
          <w:rFonts w:asciiTheme="minorHAnsi" w:eastAsiaTheme="minorEastAsia" w:hAnsiTheme="minorHAnsi" w:cstheme="minorBidi"/>
          <w:sz w:val="22"/>
          <w:szCs w:val="22"/>
          <w:lang w:val="en-US" w:eastAsia="en-US"/>
        </w:rPr>
      </w:pPr>
      <w:hyperlink w:anchor="_Toc521311621" w:history="1">
        <w:r w:rsidR="006A6C0A" w:rsidRPr="00E84EA5">
          <w:rPr>
            <w:rStyle w:val="Hyperlink"/>
          </w:rPr>
          <w:t>5.2.1</w:t>
        </w:r>
        <w:r w:rsidR="006A6C0A">
          <w:rPr>
            <w:rFonts w:asciiTheme="minorHAnsi" w:eastAsiaTheme="minorEastAsia" w:hAnsiTheme="minorHAnsi" w:cstheme="minorBidi"/>
            <w:sz w:val="22"/>
            <w:szCs w:val="22"/>
            <w:lang w:val="en-US" w:eastAsia="en-US"/>
          </w:rPr>
          <w:tab/>
        </w:r>
        <w:r w:rsidR="006A6C0A" w:rsidRPr="00E84EA5">
          <w:rPr>
            <w:rStyle w:val="Hyperlink"/>
          </w:rPr>
          <w:t>Lernkurve und Kosten</w:t>
        </w:r>
        <w:r w:rsidR="006A6C0A">
          <w:rPr>
            <w:webHidden/>
          </w:rPr>
          <w:tab/>
        </w:r>
        <w:r w:rsidR="006A6C0A">
          <w:rPr>
            <w:webHidden/>
          </w:rPr>
          <w:fldChar w:fldCharType="begin"/>
        </w:r>
        <w:r w:rsidR="006A6C0A">
          <w:rPr>
            <w:webHidden/>
          </w:rPr>
          <w:instrText xml:space="preserve"> PAGEREF _Toc521311621 \h </w:instrText>
        </w:r>
        <w:r w:rsidR="006A6C0A">
          <w:rPr>
            <w:webHidden/>
          </w:rPr>
        </w:r>
        <w:r w:rsidR="006A6C0A">
          <w:rPr>
            <w:webHidden/>
          </w:rPr>
          <w:fldChar w:fldCharType="separate"/>
        </w:r>
        <w:r w:rsidR="00693A00">
          <w:rPr>
            <w:webHidden/>
          </w:rPr>
          <w:t>29</w:t>
        </w:r>
        <w:r w:rsidR="006A6C0A">
          <w:rPr>
            <w:webHidden/>
          </w:rPr>
          <w:fldChar w:fldCharType="end"/>
        </w:r>
      </w:hyperlink>
    </w:p>
    <w:p w14:paraId="101D0C49" w14:textId="54A38100" w:rsidR="006A6C0A" w:rsidRDefault="00EF06A4">
      <w:pPr>
        <w:pStyle w:val="Verzeichnis3"/>
        <w:rPr>
          <w:rFonts w:asciiTheme="minorHAnsi" w:eastAsiaTheme="minorEastAsia" w:hAnsiTheme="minorHAnsi" w:cstheme="minorBidi"/>
          <w:sz w:val="22"/>
          <w:szCs w:val="22"/>
          <w:lang w:val="en-US" w:eastAsia="en-US"/>
        </w:rPr>
      </w:pPr>
      <w:hyperlink w:anchor="_Toc521311622" w:history="1">
        <w:r w:rsidR="006A6C0A" w:rsidRPr="00E84EA5">
          <w:rPr>
            <w:rStyle w:val="Hyperlink"/>
          </w:rPr>
          <w:t>5.2.2</w:t>
        </w:r>
        <w:r w:rsidR="006A6C0A">
          <w:rPr>
            <w:rFonts w:asciiTheme="minorHAnsi" w:eastAsiaTheme="minorEastAsia" w:hAnsiTheme="minorHAnsi" w:cstheme="minorBidi"/>
            <w:sz w:val="22"/>
            <w:szCs w:val="22"/>
            <w:lang w:val="en-US" w:eastAsia="en-US"/>
          </w:rPr>
          <w:tab/>
        </w:r>
        <w:r w:rsidR="006A6C0A" w:rsidRPr="00E84EA5">
          <w:rPr>
            <w:rStyle w:val="Hyperlink"/>
          </w:rPr>
          <w:t>Kommunikationsmechanismen</w:t>
        </w:r>
        <w:r w:rsidR="006A6C0A">
          <w:rPr>
            <w:webHidden/>
          </w:rPr>
          <w:tab/>
        </w:r>
        <w:r w:rsidR="006A6C0A">
          <w:rPr>
            <w:webHidden/>
          </w:rPr>
          <w:fldChar w:fldCharType="begin"/>
        </w:r>
        <w:r w:rsidR="006A6C0A">
          <w:rPr>
            <w:webHidden/>
          </w:rPr>
          <w:instrText xml:space="preserve"> PAGEREF _Toc521311622 \h </w:instrText>
        </w:r>
        <w:r w:rsidR="006A6C0A">
          <w:rPr>
            <w:webHidden/>
          </w:rPr>
        </w:r>
        <w:r w:rsidR="006A6C0A">
          <w:rPr>
            <w:webHidden/>
          </w:rPr>
          <w:fldChar w:fldCharType="separate"/>
        </w:r>
        <w:r w:rsidR="00693A00">
          <w:rPr>
            <w:webHidden/>
          </w:rPr>
          <w:t>29</w:t>
        </w:r>
        <w:r w:rsidR="006A6C0A">
          <w:rPr>
            <w:webHidden/>
          </w:rPr>
          <w:fldChar w:fldCharType="end"/>
        </w:r>
      </w:hyperlink>
    </w:p>
    <w:p w14:paraId="456CFE92" w14:textId="41631F80" w:rsidR="006A6C0A" w:rsidRDefault="00EF06A4">
      <w:pPr>
        <w:pStyle w:val="Verzeichnis3"/>
        <w:rPr>
          <w:rFonts w:asciiTheme="minorHAnsi" w:eastAsiaTheme="minorEastAsia" w:hAnsiTheme="minorHAnsi" w:cstheme="minorBidi"/>
          <w:sz w:val="22"/>
          <w:szCs w:val="22"/>
          <w:lang w:val="en-US" w:eastAsia="en-US"/>
        </w:rPr>
      </w:pPr>
      <w:hyperlink w:anchor="_Toc521311623" w:history="1">
        <w:r w:rsidR="006A6C0A" w:rsidRPr="00E84EA5">
          <w:rPr>
            <w:rStyle w:val="Hyperlink"/>
          </w:rPr>
          <w:t>5.2.3</w:t>
        </w:r>
        <w:r w:rsidR="006A6C0A">
          <w:rPr>
            <w:rFonts w:asciiTheme="minorHAnsi" w:eastAsiaTheme="minorEastAsia" w:hAnsiTheme="minorHAnsi" w:cstheme="minorBidi"/>
            <w:sz w:val="22"/>
            <w:szCs w:val="22"/>
            <w:lang w:val="en-US" w:eastAsia="en-US"/>
          </w:rPr>
          <w:tab/>
        </w:r>
        <w:r w:rsidR="006A6C0A" w:rsidRPr="00E84EA5">
          <w:rPr>
            <w:rStyle w:val="Hyperlink"/>
          </w:rPr>
          <w:t>Programmierkonzept</w:t>
        </w:r>
        <w:r w:rsidR="006A6C0A">
          <w:rPr>
            <w:webHidden/>
          </w:rPr>
          <w:tab/>
        </w:r>
        <w:r w:rsidR="006A6C0A">
          <w:rPr>
            <w:webHidden/>
          </w:rPr>
          <w:fldChar w:fldCharType="begin"/>
        </w:r>
        <w:r w:rsidR="006A6C0A">
          <w:rPr>
            <w:webHidden/>
          </w:rPr>
          <w:instrText xml:space="preserve"> PAGEREF _Toc521311623 \h </w:instrText>
        </w:r>
        <w:r w:rsidR="006A6C0A">
          <w:rPr>
            <w:webHidden/>
          </w:rPr>
        </w:r>
        <w:r w:rsidR="006A6C0A">
          <w:rPr>
            <w:webHidden/>
          </w:rPr>
          <w:fldChar w:fldCharType="separate"/>
        </w:r>
        <w:r w:rsidR="00693A00">
          <w:rPr>
            <w:webHidden/>
          </w:rPr>
          <w:t>29</w:t>
        </w:r>
        <w:r w:rsidR="006A6C0A">
          <w:rPr>
            <w:webHidden/>
          </w:rPr>
          <w:fldChar w:fldCharType="end"/>
        </w:r>
      </w:hyperlink>
    </w:p>
    <w:p w14:paraId="016F0DC5" w14:textId="5D49D2C6"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24" w:history="1">
        <w:r w:rsidR="006A6C0A" w:rsidRPr="00E84EA5">
          <w:rPr>
            <w:rStyle w:val="Hyperlink"/>
            <w:noProof/>
          </w:rPr>
          <w:t>5.3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Ergebnisse der Analyse</w:t>
        </w:r>
        <w:r w:rsidR="006A6C0A">
          <w:rPr>
            <w:noProof/>
            <w:webHidden/>
          </w:rPr>
          <w:tab/>
        </w:r>
        <w:r w:rsidR="006A6C0A">
          <w:rPr>
            <w:noProof/>
            <w:webHidden/>
          </w:rPr>
          <w:fldChar w:fldCharType="begin"/>
        </w:r>
        <w:r w:rsidR="006A6C0A">
          <w:rPr>
            <w:noProof/>
            <w:webHidden/>
          </w:rPr>
          <w:instrText xml:space="preserve"> PAGEREF _Toc521311624 \h </w:instrText>
        </w:r>
        <w:r w:rsidR="006A6C0A">
          <w:rPr>
            <w:noProof/>
            <w:webHidden/>
          </w:rPr>
        </w:r>
        <w:r w:rsidR="006A6C0A">
          <w:rPr>
            <w:noProof/>
            <w:webHidden/>
          </w:rPr>
          <w:fldChar w:fldCharType="separate"/>
        </w:r>
        <w:r w:rsidR="00693A00">
          <w:rPr>
            <w:noProof/>
            <w:webHidden/>
          </w:rPr>
          <w:t>30</w:t>
        </w:r>
        <w:r w:rsidR="006A6C0A">
          <w:rPr>
            <w:noProof/>
            <w:webHidden/>
          </w:rPr>
          <w:fldChar w:fldCharType="end"/>
        </w:r>
      </w:hyperlink>
    </w:p>
    <w:p w14:paraId="1C6FF32B" w14:textId="3AB5D80F"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25" w:history="1">
        <w:r w:rsidR="006A6C0A" w:rsidRPr="00E84EA5">
          <w:rPr>
            <w:rStyle w:val="Hyperlink"/>
            <w:noProof/>
            <w:lang w:val="en-US"/>
          </w:rPr>
          <w:t>5.4</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lang w:val="en-US"/>
          </w:rPr>
          <w:t>Bootstrap</w:t>
        </w:r>
        <w:r w:rsidR="006A6C0A">
          <w:rPr>
            <w:noProof/>
            <w:webHidden/>
          </w:rPr>
          <w:tab/>
        </w:r>
        <w:r w:rsidR="006A6C0A">
          <w:rPr>
            <w:noProof/>
            <w:webHidden/>
          </w:rPr>
          <w:fldChar w:fldCharType="begin"/>
        </w:r>
        <w:r w:rsidR="006A6C0A">
          <w:rPr>
            <w:noProof/>
            <w:webHidden/>
          </w:rPr>
          <w:instrText xml:space="preserve"> PAGEREF _Toc521311625 \h </w:instrText>
        </w:r>
        <w:r w:rsidR="006A6C0A">
          <w:rPr>
            <w:noProof/>
            <w:webHidden/>
          </w:rPr>
        </w:r>
        <w:r w:rsidR="006A6C0A">
          <w:rPr>
            <w:noProof/>
            <w:webHidden/>
          </w:rPr>
          <w:fldChar w:fldCharType="separate"/>
        </w:r>
        <w:r w:rsidR="00693A00">
          <w:rPr>
            <w:noProof/>
            <w:webHidden/>
          </w:rPr>
          <w:t>31</w:t>
        </w:r>
        <w:r w:rsidR="006A6C0A">
          <w:rPr>
            <w:noProof/>
            <w:webHidden/>
          </w:rPr>
          <w:fldChar w:fldCharType="end"/>
        </w:r>
      </w:hyperlink>
    </w:p>
    <w:p w14:paraId="0DD07FBC" w14:textId="305480DD"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26" w:history="1">
        <w:r w:rsidR="006A6C0A" w:rsidRPr="00E84EA5">
          <w:rPr>
            <w:rStyle w:val="Hyperlink"/>
            <w:noProof/>
            <w:lang w:val="en-US"/>
          </w:rPr>
          <w:t>5.5</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lang w:val="en-US"/>
          </w:rPr>
          <w:t>ASP.NET Core</w:t>
        </w:r>
        <w:r w:rsidR="006A6C0A">
          <w:rPr>
            <w:noProof/>
            <w:webHidden/>
          </w:rPr>
          <w:tab/>
        </w:r>
        <w:r w:rsidR="006A6C0A">
          <w:rPr>
            <w:noProof/>
            <w:webHidden/>
          </w:rPr>
          <w:fldChar w:fldCharType="begin"/>
        </w:r>
        <w:r w:rsidR="006A6C0A">
          <w:rPr>
            <w:noProof/>
            <w:webHidden/>
          </w:rPr>
          <w:instrText xml:space="preserve"> PAGEREF _Toc521311626 \h </w:instrText>
        </w:r>
        <w:r w:rsidR="006A6C0A">
          <w:rPr>
            <w:noProof/>
            <w:webHidden/>
          </w:rPr>
        </w:r>
        <w:r w:rsidR="006A6C0A">
          <w:rPr>
            <w:noProof/>
            <w:webHidden/>
          </w:rPr>
          <w:fldChar w:fldCharType="separate"/>
        </w:r>
        <w:r w:rsidR="00693A00">
          <w:rPr>
            <w:noProof/>
            <w:webHidden/>
          </w:rPr>
          <w:t>32</w:t>
        </w:r>
        <w:r w:rsidR="006A6C0A">
          <w:rPr>
            <w:noProof/>
            <w:webHidden/>
          </w:rPr>
          <w:fldChar w:fldCharType="end"/>
        </w:r>
      </w:hyperlink>
    </w:p>
    <w:p w14:paraId="12C0F660" w14:textId="214DC23B"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27" w:history="1">
        <w:r w:rsidR="006A6C0A" w:rsidRPr="00E84EA5">
          <w:rPr>
            <w:rStyle w:val="Hyperlink"/>
            <w:noProof/>
          </w:rPr>
          <w:t>6</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Spezifikation und Konzept</w:t>
        </w:r>
        <w:r w:rsidR="006A6C0A">
          <w:rPr>
            <w:noProof/>
            <w:webHidden/>
          </w:rPr>
          <w:tab/>
        </w:r>
        <w:r w:rsidR="006A6C0A">
          <w:rPr>
            <w:noProof/>
            <w:webHidden/>
          </w:rPr>
          <w:fldChar w:fldCharType="begin"/>
        </w:r>
        <w:r w:rsidR="006A6C0A">
          <w:rPr>
            <w:noProof/>
            <w:webHidden/>
          </w:rPr>
          <w:instrText xml:space="preserve"> PAGEREF _Toc521311627 \h </w:instrText>
        </w:r>
        <w:r w:rsidR="006A6C0A">
          <w:rPr>
            <w:noProof/>
            <w:webHidden/>
          </w:rPr>
        </w:r>
        <w:r w:rsidR="006A6C0A">
          <w:rPr>
            <w:noProof/>
            <w:webHidden/>
          </w:rPr>
          <w:fldChar w:fldCharType="separate"/>
        </w:r>
        <w:r w:rsidR="00693A00">
          <w:rPr>
            <w:noProof/>
            <w:webHidden/>
          </w:rPr>
          <w:t>34</w:t>
        </w:r>
        <w:r w:rsidR="006A6C0A">
          <w:rPr>
            <w:noProof/>
            <w:webHidden/>
          </w:rPr>
          <w:fldChar w:fldCharType="end"/>
        </w:r>
      </w:hyperlink>
    </w:p>
    <w:p w14:paraId="0FB87D02" w14:textId="74F93FF2"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28" w:history="1">
        <w:r w:rsidR="006A6C0A" w:rsidRPr="00E84EA5">
          <w:rPr>
            <w:rStyle w:val="Hyperlink"/>
            <w:noProof/>
          </w:rPr>
          <w:t>6.1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Topology-Editor, grundlegende Konzepte</w:t>
        </w:r>
        <w:r w:rsidR="006A6C0A">
          <w:rPr>
            <w:noProof/>
            <w:webHidden/>
          </w:rPr>
          <w:tab/>
        </w:r>
        <w:r w:rsidR="006A6C0A">
          <w:rPr>
            <w:noProof/>
            <w:webHidden/>
          </w:rPr>
          <w:fldChar w:fldCharType="begin"/>
        </w:r>
        <w:r w:rsidR="006A6C0A">
          <w:rPr>
            <w:noProof/>
            <w:webHidden/>
          </w:rPr>
          <w:instrText xml:space="preserve"> PAGEREF _Toc521311628 \h </w:instrText>
        </w:r>
        <w:r w:rsidR="006A6C0A">
          <w:rPr>
            <w:noProof/>
            <w:webHidden/>
          </w:rPr>
        </w:r>
        <w:r w:rsidR="006A6C0A">
          <w:rPr>
            <w:noProof/>
            <w:webHidden/>
          </w:rPr>
          <w:fldChar w:fldCharType="separate"/>
        </w:r>
        <w:r w:rsidR="00693A00">
          <w:rPr>
            <w:noProof/>
            <w:webHidden/>
          </w:rPr>
          <w:t>34</w:t>
        </w:r>
        <w:r w:rsidR="006A6C0A">
          <w:rPr>
            <w:noProof/>
            <w:webHidden/>
          </w:rPr>
          <w:fldChar w:fldCharType="end"/>
        </w:r>
      </w:hyperlink>
    </w:p>
    <w:p w14:paraId="33A0736E" w14:textId="27308810"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29" w:history="1">
        <w:r w:rsidR="006A6C0A" w:rsidRPr="00E84EA5">
          <w:rPr>
            <w:rStyle w:val="Hyperlink"/>
            <w:noProof/>
          </w:rPr>
          <w:t>6.2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ComStudio-Szenario</w:t>
        </w:r>
        <w:r w:rsidR="006A6C0A">
          <w:rPr>
            <w:noProof/>
            <w:webHidden/>
          </w:rPr>
          <w:tab/>
        </w:r>
        <w:r w:rsidR="006A6C0A">
          <w:rPr>
            <w:noProof/>
            <w:webHidden/>
          </w:rPr>
          <w:fldChar w:fldCharType="begin"/>
        </w:r>
        <w:r w:rsidR="006A6C0A">
          <w:rPr>
            <w:noProof/>
            <w:webHidden/>
          </w:rPr>
          <w:instrText xml:space="preserve"> PAGEREF _Toc521311629 \h </w:instrText>
        </w:r>
        <w:r w:rsidR="006A6C0A">
          <w:rPr>
            <w:noProof/>
            <w:webHidden/>
          </w:rPr>
        </w:r>
        <w:r w:rsidR="006A6C0A">
          <w:rPr>
            <w:noProof/>
            <w:webHidden/>
          </w:rPr>
          <w:fldChar w:fldCharType="separate"/>
        </w:r>
        <w:r w:rsidR="00693A00">
          <w:rPr>
            <w:noProof/>
            <w:webHidden/>
          </w:rPr>
          <w:t>35</w:t>
        </w:r>
        <w:r w:rsidR="006A6C0A">
          <w:rPr>
            <w:noProof/>
            <w:webHidden/>
          </w:rPr>
          <w:fldChar w:fldCharType="end"/>
        </w:r>
      </w:hyperlink>
    </w:p>
    <w:p w14:paraId="2D791FE9" w14:textId="4192C59D"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30" w:history="1">
        <w:r w:rsidR="006A6C0A" w:rsidRPr="00E84EA5">
          <w:rPr>
            <w:rStyle w:val="Hyperlink"/>
            <w:noProof/>
          </w:rPr>
          <w:t>6.3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ComStudio-Szenario, User Interface</w:t>
        </w:r>
        <w:r w:rsidR="006A6C0A">
          <w:rPr>
            <w:noProof/>
            <w:webHidden/>
          </w:rPr>
          <w:tab/>
        </w:r>
        <w:r w:rsidR="006A6C0A">
          <w:rPr>
            <w:noProof/>
            <w:webHidden/>
          </w:rPr>
          <w:fldChar w:fldCharType="begin"/>
        </w:r>
        <w:r w:rsidR="006A6C0A">
          <w:rPr>
            <w:noProof/>
            <w:webHidden/>
          </w:rPr>
          <w:instrText xml:space="preserve"> PAGEREF _Toc521311630 \h </w:instrText>
        </w:r>
        <w:r w:rsidR="006A6C0A">
          <w:rPr>
            <w:noProof/>
            <w:webHidden/>
          </w:rPr>
        </w:r>
        <w:r w:rsidR="006A6C0A">
          <w:rPr>
            <w:noProof/>
            <w:webHidden/>
          </w:rPr>
          <w:fldChar w:fldCharType="separate"/>
        </w:r>
        <w:r w:rsidR="00693A00">
          <w:rPr>
            <w:noProof/>
            <w:webHidden/>
          </w:rPr>
          <w:t>36</w:t>
        </w:r>
        <w:r w:rsidR="006A6C0A">
          <w:rPr>
            <w:noProof/>
            <w:webHidden/>
          </w:rPr>
          <w:fldChar w:fldCharType="end"/>
        </w:r>
      </w:hyperlink>
    </w:p>
    <w:p w14:paraId="1ACA00C8" w14:textId="2D30F421"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31" w:history="1">
        <w:r w:rsidR="006A6C0A" w:rsidRPr="00E84EA5">
          <w:rPr>
            <w:rStyle w:val="Hyperlink"/>
            <w:noProof/>
          </w:rPr>
          <w:t>6.4</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Schnittstellen zwischen Komponenten</w:t>
        </w:r>
        <w:r w:rsidR="006A6C0A">
          <w:rPr>
            <w:noProof/>
            <w:webHidden/>
          </w:rPr>
          <w:tab/>
        </w:r>
        <w:r w:rsidR="006A6C0A">
          <w:rPr>
            <w:noProof/>
            <w:webHidden/>
          </w:rPr>
          <w:fldChar w:fldCharType="begin"/>
        </w:r>
        <w:r w:rsidR="006A6C0A">
          <w:rPr>
            <w:noProof/>
            <w:webHidden/>
          </w:rPr>
          <w:instrText xml:space="preserve"> PAGEREF _Toc521311631 \h </w:instrText>
        </w:r>
        <w:r w:rsidR="006A6C0A">
          <w:rPr>
            <w:noProof/>
            <w:webHidden/>
          </w:rPr>
        </w:r>
        <w:r w:rsidR="006A6C0A">
          <w:rPr>
            <w:noProof/>
            <w:webHidden/>
          </w:rPr>
          <w:fldChar w:fldCharType="separate"/>
        </w:r>
        <w:r w:rsidR="00693A00">
          <w:rPr>
            <w:noProof/>
            <w:webHidden/>
          </w:rPr>
          <w:t>36</w:t>
        </w:r>
        <w:r w:rsidR="006A6C0A">
          <w:rPr>
            <w:noProof/>
            <w:webHidden/>
          </w:rPr>
          <w:fldChar w:fldCharType="end"/>
        </w:r>
      </w:hyperlink>
    </w:p>
    <w:p w14:paraId="528CAD4B" w14:textId="401C8C67"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32" w:history="1">
        <w:r w:rsidR="006A6C0A" w:rsidRPr="00E84EA5">
          <w:rPr>
            <w:rStyle w:val="Hyperlink"/>
            <w:noProof/>
          </w:rPr>
          <w:t>6.5</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Datendarstellung (Prozessdaten, Bedienungsdaten)</w:t>
        </w:r>
        <w:r w:rsidR="006A6C0A">
          <w:rPr>
            <w:noProof/>
            <w:webHidden/>
          </w:rPr>
          <w:tab/>
        </w:r>
        <w:r w:rsidR="006A6C0A">
          <w:rPr>
            <w:noProof/>
            <w:webHidden/>
          </w:rPr>
          <w:fldChar w:fldCharType="begin"/>
        </w:r>
        <w:r w:rsidR="006A6C0A">
          <w:rPr>
            <w:noProof/>
            <w:webHidden/>
          </w:rPr>
          <w:instrText xml:space="preserve"> PAGEREF _Toc521311632 \h </w:instrText>
        </w:r>
        <w:r w:rsidR="006A6C0A">
          <w:rPr>
            <w:noProof/>
            <w:webHidden/>
          </w:rPr>
        </w:r>
        <w:r w:rsidR="006A6C0A">
          <w:rPr>
            <w:noProof/>
            <w:webHidden/>
          </w:rPr>
          <w:fldChar w:fldCharType="separate"/>
        </w:r>
        <w:r w:rsidR="00693A00">
          <w:rPr>
            <w:noProof/>
            <w:webHidden/>
          </w:rPr>
          <w:t>37</w:t>
        </w:r>
        <w:r w:rsidR="006A6C0A">
          <w:rPr>
            <w:noProof/>
            <w:webHidden/>
          </w:rPr>
          <w:fldChar w:fldCharType="end"/>
        </w:r>
      </w:hyperlink>
    </w:p>
    <w:p w14:paraId="79E0F404" w14:textId="0660767D"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33" w:history="1">
        <w:r w:rsidR="006A6C0A" w:rsidRPr="00E84EA5">
          <w:rPr>
            <w:rStyle w:val="Hyperlink"/>
            <w:noProof/>
          </w:rPr>
          <w:t>6.6</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Zukunftsaspekte (evtl. Erweiterungen)</w:t>
        </w:r>
        <w:r w:rsidR="006A6C0A">
          <w:rPr>
            <w:noProof/>
            <w:webHidden/>
          </w:rPr>
          <w:tab/>
        </w:r>
        <w:r w:rsidR="006A6C0A">
          <w:rPr>
            <w:noProof/>
            <w:webHidden/>
          </w:rPr>
          <w:fldChar w:fldCharType="begin"/>
        </w:r>
        <w:r w:rsidR="006A6C0A">
          <w:rPr>
            <w:noProof/>
            <w:webHidden/>
          </w:rPr>
          <w:instrText xml:space="preserve"> PAGEREF _Toc521311633 \h </w:instrText>
        </w:r>
        <w:r w:rsidR="006A6C0A">
          <w:rPr>
            <w:noProof/>
            <w:webHidden/>
          </w:rPr>
        </w:r>
        <w:r w:rsidR="006A6C0A">
          <w:rPr>
            <w:noProof/>
            <w:webHidden/>
          </w:rPr>
          <w:fldChar w:fldCharType="separate"/>
        </w:r>
        <w:r w:rsidR="00693A00">
          <w:rPr>
            <w:noProof/>
            <w:webHidden/>
          </w:rPr>
          <w:t>40</w:t>
        </w:r>
        <w:r w:rsidR="006A6C0A">
          <w:rPr>
            <w:noProof/>
            <w:webHidden/>
          </w:rPr>
          <w:fldChar w:fldCharType="end"/>
        </w:r>
      </w:hyperlink>
    </w:p>
    <w:p w14:paraId="45FE36D6" w14:textId="6041AF3C"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34" w:history="1">
        <w:r w:rsidR="006A6C0A" w:rsidRPr="00E84EA5">
          <w:rPr>
            <w:rStyle w:val="Hyperlink"/>
            <w:noProof/>
          </w:rPr>
          <w:t>6.7</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Entwurf</w:t>
        </w:r>
        <w:r w:rsidR="006A6C0A">
          <w:rPr>
            <w:noProof/>
            <w:webHidden/>
          </w:rPr>
          <w:tab/>
        </w:r>
        <w:r w:rsidR="006A6C0A">
          <w:rPr>
            <w:noProof/>
            <w:webHidden/>
          </w:rPr>
          <w:fldChar w:fldCharType="begin"/>
        </w:r>
        <w:r w:rsidR="006A6C0A">
          <w:rPr>
            <w:noProof/>
            <w:webHidden/>
          </w:rPr>
          <w:instrText xml:space="preserve"> PAGEREF _Toc521311634 \h </w:instrText>
        </w:r>
        <w:r w:rsidR="006A6C0A">
          <w:rPr>
            <w:noProof/>
            <w:webHidden/>
          </w:rPr>
        </w:r>
        <w:r w:rsidR="006A6C0A">
          <w:rPr>
            <w:noProof/>
            <w:webHidden/>
          </w:rPr>
          <w:fldChar w:fldCharType="separate"/>
        </w:r>
        <w:r w:rsidR="00693A00">
          <w:rPr>
            <w:noProof/>
            <w:webHidden/>
          </w:rPr>
          <w:t>41</w:t>
        </w:r>
        <w:r w:rsidR="006A6C0A">
          <w:rPr>
            <w:noProof/>
            <w:webHidden/>
          </w:rPr>
          <w:fldChar w:fldCharType="end"/>
        </w:r>
      </w:hyperlink>
    </w:p>
    <w:p w14:paraId="448A9379" w14:textId="53AC9669" w:rsidR="006A6C0A" w:rsidRDefault="00EF06A4">
      <w:pPr>
        <w:pStyle w:val="Verzeichnis3"/>
        <w:rPr>
          <w:rFonts w:asciiTheme="minorHAnsi" w:eastAsiaTheme="minorEastAsia" w:hAnsiTheme="minorHAnsi" w:cstheme="minorBidi"/>
          <w:sz w:val="22"/>
          <w:szCs w:val="22"/>
          <w:lang w:val="en-US" w:eastAsia="en-US"/>
        </w:rPr>
      </w:pPr>
      <w:hyperlink w:anchor="_Toc521311635" w:history="1">
        <w:r w:rsidR="006A6C0A" w:rsidRPr="00E84EA5">
          <w:rPr>
            <w:rStyle w:val="Hyperlink"/>
          </w:rPr>
          <w:t>6.7.1</w:t>
        </w:r>
        <w:r w:rsidR="006A6C0A">
          <w:rPr>
            <w:rFonts w:asciiTheme="minorHAnsi" w:eastAsiaTheme="minorEastAsia" w:hAnsiTheme="minorHAnsi" w:cstheme="minorBidi"/>
            <w:sz w:val="22"/>
            <w:szCs w:val="22"/>
            <w:lang w:val="en-US" w:eastAsia="en-US"/>
          </w:rPr>
          <w:tab/>
        </w:r>
        <w:r w:rsidR="006A6C0A" w:rsidRPr="00E84EA5">
          <w:rPr>
            <w:rStyle w:val="Hyperlink"/>
          </w:rPr>
          <w:t>Architektur des Topology-Editor</w:t>
        </w:r>
        <w:r w:rsidR="006A6C0A">
          <w:rPr>
            <w:webHidden/>
          </w:rPr>
          <w:tab/>
        </w:r>
        <w:r w:rsidR="006A6C0A">
          <w:rPr>
            <w:webHidden/>
          </w:rPr>
          <w:fldChar w:fldCharType="begin"/>
        </w:r>
        <w:r w:rsidR="006A6C0A">
          <w:rPr>
            <w:webHidden/>
          </w:rPr>
          <w:instrText xml:space="preserve"> PAGEREF _Toc521311635 \h </w:instrText>
        </w:r>
        <w:r w:rsidR="006A6C0A">
          <w:rPr>
            <w:webHidden/>
          </w:rPr>
        </w:r>
        <w:r w:rsidR="006A6C0A">
          <w:rPr>
            <w:webHidden/>
          </w:rPr>
          <w:fldChar w:fldCharType="separate"/>
        </w:r>
        <w:r w:rsidR="00693A00">
          <w:rPr>
            <w:webHidden/>
          </w:rPr>
          <w:t>41</w:t>
        </w:r>
        <w:r w:rsidR="006A6C0A">
          <w:rPr>
            <w:webHidden/>
          </w:rPr>
          <w:fldChar w:fldCharType="end"/>
        </w:r>
      </w:hyperlink>
    </w:p>
    <w:p w14:paraId="134859BC" w14:textId="3B990935" w:rsidR="006A6C0A" w:rsidRDefault="00EF06A4">
      <w:pPr>
        <w:pStyle w:val="Verzeichnis3"/>
        <w:rPr>
          <w:rFonts w:asciiTheme="minorHAnsi" w:eastAsiaTheme="minorEastAsia" w:hAnsiTheme="minorHAnsi" w:cstheme="minorBidi"/>
          <w:sz w:val="22"/>
          <w:szCs w:val="22"/>
          <w:lang w:val="en-US" w:eastAsia="en-US"/>
        </w:rPr>
      </w:pPr>
      <w:hyperlink w:anchor="_Toc521311636" w:history="1">
        <w:r w:rsidR="006A6C0A" w:rsidRPr="00E84EA5">
          <w:rPr>
            <w:rStyle w:val="Hyperlink"/>
          </w:rPr>
          <w:t>6.7.2</w:t>
        </w:r>
        <w:r w:rsidR="006A6C0A">
          <w:rPr>
            <w:rFonts w:asciiTheme="minorHAnsi" w:eastAsiaTheme="minorEastAsia" w:hAnsiTheme="minorHAnsi" w:cstheme="minorBidi"/>
            <w:sz w:val="22"/>
            <w:szCs w:val="22"/>
            <w:lang w:val="en-US" w:eastAsia="en-US"/>
          </w:rPr>
          <w:tab/>
        </w:r>
        <w:r w:rsidR="006A6C0A" w:rsidRPr="00E84EA5">
          <w:rPr>
            <w:rStyle w:val="Hyperlink"/>
          </w:rPr>
          <w:t>Entwurf der Serverkomponente</w:t>
        </w:r>
        <w:r w:rsidR="006A6C0A">
          <w:rPr>
            <w:webHidden/>
          </w:rPr>
          <w:tab/>
        </w:r>
        <w:r w:rsidR="006A6C0A">
          <w:rPr>
            <w:webHidden/>
          </w:rPr>
          <w:fldChar w:fldCharType="begin"/>
        </w:r>
        <w:r w:rsidR="006A6C0A">
          <w:rPr>
            <w:webHidden/>
          </w:rPr>
          <w:instrText xml:space="preserve"> PAGEREF _Toc521311636 \h </w:instrText>
        </w:r>
        <w:r w:rsidR="006A6C0A">
          <w:rPr>
            <w:webHidden/>
          </w:rPr>
        </w:r>
        <w:r w:rsidR="006A6C0A">
          <w:rPr>
            <w:webHidden/>
          </w:rPr>
          <w:fldChar w:fldCharType="separate"/>
        </w:r>
        <w:r w:rsidR="00693A00">
          <w:rPr>
            <w:webHidden/>
          </w:rPr>
          <w:t>42</w:t>
        </w:r>
        <w:r w:rsidR="006A6C0A">
          <w:rPr>
            <w:webHidden/>
          </w:rPr>
          <w:fldChar w:fldCharType="end"/>
        </w:r>
      </w:hyperlink>
    </w:p>
    <w:p w14:paraId="59A72D6E" w14:textId="06AF8D55" w:rsidR="006A6C0A" w:rsidRDefault="00EF06A4">
      <w:pPr>
        <w:pStyle w:val="Verzeichnis3"/>
        <w:rPr>
          <w:rFonts w:asciiTheme="minorHAnsi" w:eastAsiaTheme="minorEastAsia" w:hAnsiTheme="minorHAnsi" w:cstheme="minorBidi"/>
          <w:sz w:val="22"/>
          <w:szCs w:val="22"/>
          <w:lang w:val="en-US" w:eastAsia="en-US"/>
        </w:rPr>
      </w:pPr>
      <w:hyperlink w:anchor="_Toc521311637" w:history="1">
        <w:r w:rsidR="006A6C0A" w:rsidRPr="00E84EA5">
          <w:rPr>
            <w:rStyle w:val="Hyperlink"/>
          </w:rPr>
          <w:t>6.7.3</w:t>
        </w:r>
        <w:r w:rsidR="006A6C0A">
          <w:rPr>
            <w:rFonts w:asciiTheme="minorHAnsi" w:eastAsiaTheme="minorEastAsia" w:hAnsiTheme="minorHAnsi" w:cstheme="minorBidi"/>
            <w:sz w:val="22"/>
            <w:szCs w:val="22"/>
            <w:lang w:val="en-US" w:eastAsia="en-US"/>
          </w:rPr>
          <w:tab/>
        </w:r>
        <w:r w:rsidR="006A6C0A" w:rsidRPr="00E84EA5">
          <w:rPr>
            <w:rStyle w:val="Hyperlink"/>
          </w:rPr>
          <w:t>Datenmodell</w:t>
        </w:r>
        <w:r w:rsidR="006A6C0A">
          <w:rPr>
            <w:webHidden/>
          </w:rPr>
          <w:tab/>
        </w:r>
        <w:r w:rsidR="006A6C0A">
          <w:rPr>
            <w:webHidden/>
          </w:rPr>
          <w:fldChar w:fldCharType="begin"/>
        </w:r>
        <w:r w:rsidR="006A6C0A">
          <w:rPr>
            <w:webHidden/>
          </w:rPr>
          <w:instrText xml:space="preserve"> PAGEREF _Toc521311637 \h </w:instrText>
        </w:r>
        <w:r w:rsidR="006A6C0A">
          <w:rPr>
            <w:webHidden/>
          </w:rPr>
        </w:r>
        <w:r w:rsidR="006A6C0A">
          <w:rPr>
            <w:webHidden/>
          </w:rPr>
          <w:fldChar w:fldCharType="separate"/>
        </w:r>
        <w:r w:rsidR="00693A00">
          <w:rPr>
            <w:webHidden/>
          </w:rPr>
          <w:t>43</w:t>
        </w:r>
        <w:r w:rsidR="006A6C0A">
          <w:rPr>
            <w:webHidden/>
          </w:rPr>
          <w:fldChar w:fldCharType="end"/>
        </w:r>
      </w:hyperlink>
    </w:p>
    <w:p w14:paraId="7D86AE46" w14:textId="48B5D06B" w:rsidR="006A6C0A" w:rsidRDefault="00EF06A4">
      <w:pPr>
        <w:pStyle w:val="Verzeichnis3"/>
        <w:rPr>
          <w:rFonts w:asciiTheme="minorHAnsi" w:eastAsiaTheme="minorEastAsia" w:hAnsiTheme="minorHAnsi" w:cstheme="minorBidi"/>
          <w:sz w:val="22"/>
          <w:szCs w:val="22"/>
          <w:lang w:val="en-US" w:eastAsia="en-US"/>
        </w:rPr>
      </w:pPr>
      <w:hyperlink w:anchor="_Toc521311638" w:history="1">
        <w:r w:rsidR="006A6C0A" w:rsidRPr="00E84EA5">
          <w:rPr>
            <w:rStyle w:val="Hyperlink"/>
          </w:rPr>
          <w:t>6.7.4</w:t>
        </w:r>
        <w:r w:rsidR="006A6C0A">
          <w:rPr>
            <w:rFonts w:asciiTheme="minorHAnsi" w:eastAsiaTheme="minorEastAsia" w:hAnsiTheme="minorHAnsi" w:cstheme="minorBidi"/>
            <w:sz w:val="22"/>
            <w:szCs w:val="22"/>
            <w:lang w:val="en-US" w:eastAsia="en-US"/>
          </w:rPr>
          <w:tab/>
        </w:r>
        <w:r w:rsidR="006A6C0A" w:rsidRPr="00E84EA5">
          <w:rPr>
            <w:rStyle w:val="Hyperlink"/>
          </w:rPr>
          <w:t>DtmApi Wrapper</w:t>
        </w:r>
        <w:r w:rsidR="006A6C0A">
          <w:rPr>
            <w:webHidden/>
          </w:rPr>
          <w:tab/>
        </w:r>
        <w:r w:rsidR="006A6C0A">
          <w:rPr>
            <w:webHidden/>
          </w:rPr>
          <w:fldChar w:fldCharType="begin"/>
        </w:r>
        <w:r w:rsidR="006A6C0A">
          <w:rPr>
            <w:webHidden/>
          </w:rPr>
          <w:instrText xml:space="preserve"> PAGEREF _Toc521311638 \h </w:instrText>
        </w:r>
        <w:r w:rsidR="006A6C0A">
          <w:rPr>
            <w:webHidden/>
          </w:rPr>
        </w:r>
        <w:r w:rsidR="006A6C0A">
          <w:rPr>
            <w:webHidden/>
          </w:rPr>
          <w:fldChar w:fldCharType="separate"/>
        </w:r>
        <w:r w:rsidR="00693A00">
          <w:rPr>
            <w:webHidden/>
          </w:rPr>
          <w:t>44</w:t>
        </w:r>
        <w:r w:rsidR="006A6C0A">
          <w:rPr>
            <w:webHidden/>
          </w:rPr>
          <w:fldChar w:fldCharType="end"/>
        </w:r>
      </w:hyperlink>
    </w:p>
    <w:p w14:paraId="32D8A10D" w14:textId="40F830FA"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39" w:history="1">
        <w:r w:rsidR="006A6C0A" w:rsidRPr="00E84EA5">
          <w:rPr>
            <w:rStyle w:val="Hyperlink"/>
            <w:noProof/>
          </w:rPr>
          <w:t>7</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Realisierung</w:t>
        </w:r>
        <w:r w:rsidR="006A6C0A">
          <w:rPr>
            <w:noProof/>
            <w:webHidden/>
          </w:rPr>
          <w:tab/>
        </w:r>
        <w:r w:rsidR="006A6C0A">
          <w:rPr>
            <w:noProof/>
            <w:webHidden/>
          </w:rPr>
          <w:fldChar w:fldCharType="begin"/>
        </w:r>
        <w:r w:rsidR="006A6C0A">
          <w:rPr>
            <w:noProof/>
            <w:webHidden/>
          </w:rPr>
          <w:instrText xml:space="preserve"> PAGEREF _Toc521311639 \h </w:instrText>
        </w:r>
        <w:r w:rsidR="006A6C0A">
          <w:rPr>
            <w:noProof/>
            <w:webHidden/>
          </w:rPr>
        </w:r>
        <w:r w:rsidR="006A6C0A">
          <w:rPr>
            <w:noProof/>
            <w:webHidden/>
          </w:rPr>
          <w:fldChar w:fldCharType="separate"/>
        </w:r>
        <w:r w:rsidR="00693A00">
          <w:rPr>
            <w:noProof/>
            <w:webHidden/>
          </w:rPr>
          <w:t>45</w:t>
        </w:r>
        <w:r w:rsidR="006A6C0A">
          <w:rPr>
            <w:noProof/>
            <w:webHidden/>
          </w:rPr>
          <w:fldChar w:fldCharType="end"/>
        </w:r>
      </w:hyperlink>
    </w:p>
    <w:p w14:paraId="3BA73FAC" w14:textId="02BD7A86"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40" w:history="1">
        <w:r w:rsidR="006A6C0A" w:rsidRPr="00E84EA5">
          <w:rPr>
            <w:rStyle w:val="Hyperlink"/>
            <w:noProof/>
          </w:rPr>
          <w:t>7.1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Vorgehensweise</w:t>
        </w:r>
        <w:r w:rsidR="006A6C0A">
          <w:rPr>
            <w:noProof/>
            <w:webHidden/>
          </w:rPr>
          <w:tab/>
        </w:r>
        <w:r w:rsidR="006A6C0A">
          <w:rPr>
            <w:noProof/>
            <w:webHidden/>
          </w:rPr>
          <w:fldChar w:fldCharType="begin"/>
        </w:r>
        <w:r w:rsidR="006A6C0A">
          <w:rPr>
            <w:noProof/>
            <w:webHidden/>
          </w:rPr>
          <w:instrText xml:space="preserve"> PAGEREF _Toc521311640 \h </w:instrText>
        </w:r>
        <w:r w:rsidR="006A6C0A">
          <w:rPr>
            <w:noProof/>
            <w:webHidden/>
          </w:rPr>
        </w:r>
        <w:r w:rsidR="006A6C0A">
          <w:rPr>
            <w:noProof/>
            <w:webHidden/>
          </w:rPr>
          <w:fldChar w:fldCharType="separate"/>
        </w:r>
        <w:r w:rsidR="00693A00">
          <w:rPr>
            <w:noProof/>
            <w:webHidden/>
          </w:rPr>
          <w:t>45</w:t>
        </w:r>
        <w:r w:rsidR="006A6C0A">
          <w:rPr>
            <w:noProof/>
            <w:webHidden/>
          </w:rPr>
          <w:fldChar w:fldCharType="end"/>
        </w:r>
      </w:hyperlink>
    </w:p>
    <w:p w14:paraId="1A427C0F" w14:textId="606BC5C5"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41" w:history="1">
        <w:r w:rsidR="006A6C0A" w:rsidRPr="00E84EA5">
          <w:rPr>
            <w:rStyle w:val="Hyperlink"/>
            <w:noProof/>
          </w:rPr>
          <w:t>7.2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Verwendete Werkzeuge</w:t>
        </w:r>
        <w:r w:rsidR="006A6C0A">
          <w:rPr>
            <w:noProof/>
            <w:webHidden/>
          </w:rPr>
          <w:tab/>
        </w:r>
        <w:r w:rsidR="006A6C0A">
          <w:rPr>
            <w:noProof/>
            <w:webHidden/>
          </w:rPr>
          <w:fldChar w:fldCharType="begin"/>
        </w:r>
        <w:r w:rsidR="006A6C0A">
          <w:rPr>
            <w:noProof/>
            <w:webHidden/>
          </w:rPr>
          <w:instrText xml:space="preserve"> PAGEREF _Toc521311641 \h </w:instrText>
        </w:r>
        <w:r w:rsidR="006A6C0A">
          <w:rPr>
            <w:noProof/>
            <w:webHidden/>
          </w:rPr>
        </w:r>
        <w:r w:rsidR="006A6C0A">
          <w:rPr>
            <w:noProof/>
            <w:webHidden/>
          </w:rPr>
          <w:fldChar w:fldCharType="separate"/>
        </w:r>
        <w:r w:rsidR="00693A00">
          <w:rPr>
            <w:noProof/>
            <w:webHidden/>
          </w:rPr>
          <w:t>45</w:t>
        </w:r>
        <w:r w:rsidR="006A6C0A">
          <w:rPr>
            <w:noProof/>
            <w:webHidden/>
          </w:rPr>
          <w:fldChar w:fldCharType="end"/>
        </w:r>
      </w:hyperlink>
    </w:p>
    <w:p w14:paraId="039E055F" w14:textId="04674EEC"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42" w:history="1">
        <w:r w:rsidR="006A6C0A" w:rsidRPr="00E84EA5">
          <w:rPr>
            <w:rStyle w:val="Hyperlink"/>
            <w:noProof/>
          </w:rPr>
          <w:t>7.3</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Ausgewählte Implementierungsaspekte</w:t>
        </w:r>
        <w:r w:rsidR="006A6C0A">
          <w:rPr>
            <w:noProof/>
            <w:webHidden/>
          </w:rPr>
          <w:tab/>
        </w:r>
        <w:r w:rsidR="006A6C0A">
          <w:rPr>
            <w:noProof/>
            <w:webHidden/>
          </w:rPr>
          <w:fldChar w:fldCharType="begin"/>
        </w:r>
        <w:r w:rsidR="006A6C0A">
          <w:rPr>
            <w:noProof/>
            <w:webHidden/>
          </w:rPr>
          <w:instrText xml:space="preserve"> PAGEREF _Toc521311642 \h </w:instrText>
        </w:r>
        <w:r w:rsidR="006A6C0A">
          <w:rPr>
            <w:noProof/>
            <w:webHidden/>
          </w:rPr>
        </w:r>
        <w:r w:rsidR="006A6C0A">
          <w:rPr>
            <w:noProof/>
            <w:webHidden/>
          </w:rPr>
          <w:fldChar w:fldCharType="separate"/>
        </w:r>
        <w:r w:rsidR="00693A00">
          <w:rPr>
            <w:noProof/>
            <w:webHidden/>
          </w:rPr>
          <w:t>45</w:t>
        </w:r>
        <w:r w:rsidR="006A6C0A">
          <w:rPr>
            <w:noProof/>
            <w:webHidden/>
          </w:rPr>
          <w:fldChar w:fldCharType="end"/>
        </w:r>
      </w:hyperlink>
    </w:p>
    <w:p w14:paraId="6040D0A5" w14:textId="092DDB05" w:rsidR="006A6C0A" w:rsidRDefault="00EF06A4">
      <w:pPr>
        <w:pStyle w:val="Verzeichnis3"/>
        <w:rPr>
          <w:rFonts w:asciiTheme="minorHAnsi" w:eastAsiaTheme="minorEastAsia" w:hAnsiTheme="minorHAnsi" w:cstheme="minorBidi"/>
          <w:sz w:val="22"/>
          <w:szCs w:val="22"/>
          <w:lang w:val="en-US" w:eastAsia="en-US"/>
        </w:rPr>
      </w:pPr>
      <w:hyperlink w:anchor="_Toc521311643" w:history="1">
        <w:r w:rsidR="006A6C0A" w:rsidRPr="00E84EA5">
          <w:rPr>
            <w:rStyle w:val="Hyperlink"/>
          </w:rPr>
          <w:t>7.3.1</w:t>
        </w:r>
        <w:r w:rsidR="006A6C0A">
          <w:rPr>
            <w:rFonts w:asciiTheme="minorHAnsi" w:eastAsiaTheme="minorEastAsia" w:hAnsiTheme="minorHAnsi" w:cstheme="minorBidi"/>
            <w:sz w:val="22"/>
            <w:szCs w:val="22"/>
            <w:lang w:val="en-US" w:eastAsia="en-US"/>
          </w:rPr>
          <w:tab/>
        </w:r>
        <w:r w:rsidR="006A6C0A" w:rsidRPr="00E84EA5">
          <w:rPr>
            <w:rStyle w:val="Hyperlink"/>
          </w:rPr>
          <w:t>Realisierung der Server-Applikation</w:t>
        </w:r>
        <w:r w:rsidR="006A6C0A">
          <w:rPr>
            <w:webHidden/>
          </w:rPr>
          <w:tab/>
        </w:r>
        <w:r w:rsidR="006A6C0A">
          <w:rPr>
            <w:webHidden/>
          </w:rPr>
          <w:fldChar w:fldCharType="begin"/>
        </w:r>
        <w:r w:rsidR="006A6C0A">
          <w:rPr>
            <w:webHidden/>
          </w:rPr>
          <w:instrText xml:space="preserve"> PAGEREF _Toc521311643 \h </w:instrText>
        </w:r>
        <w:r w:rsidR="006A6C0A">
          <w:rPr>
            <w:webHidden/>
          </w:rPr>
        </w:r>
        <w:r w:rsidR="006A6C0A">
          <w:rPr>
            <w:webHidden/>
          </w:rPr>
          <w:fldChar w:fldCharType="separate"/>
        </w:r>
        <w:r w:rsidR="00693A00">
          <w:rPr>
            <w:webHidden/>
          </w:rPr>
          <w:t>46</w:t>
        </w:r>
        <w:r w:rsidR="006A6C0A">
          <w:rPr>
            <w:webHidden/>
          </w:rPr>
          <w:fldChar w:fldCharType="end"/>
        </w:r>
      </w:hyperlink>
    </w:p>
    <w:p w14:paraId="3191408E" w14:textId="604A251C" w:rsidR="006A6C0A" w:rsidRDefault="00EF06A4">
      <w:pPr>
        <w:pStyle w:val="Verzeichnis3"/>
        <w:rPr>
          <w:rFonts w:asciiTheme="minorHAnsi" w:eastAsiaTheme="minorEastAsia" w:hAnsiTheme="minorHAnsi" w:cstheme="minorBidi"/>
          <w:sz w:val="22"/>
          <w:szCs w:val="22"/>
          <w:lang w:val="en-US" w:eastAsia="en-US"/>
        </w:rPr>
      </w:pPr>
      <w:hyperlink w:anchor="_Toc521311644" w:history="1">
        <w:r w:rsidR="006A6C0A" w:rsidRPr="00E84EA5">
          <w:rPr>
            <w:rStyle w:val="Hyperlink"/>
          </w:rPr>
          <w:t>7.3.2</w:t>
        </w:r>
        <w:r w:rsidR="006A6C0A">
          <w:rPr>
            <w:rFonts w:asciiTheme="minorHAnsi" w:eastAsiaTheme="minorEastAsia" w:hAnsiTheme="minorHAnsi" w:cstheme="minorBidi"/>
            <w:sz w:val="22"/>
            <w:szCs w:val="22"/>
            <w:lang w:val="en-US" w:eastAsia="en-US"/>
          </w:rPr>
          <w:tab/>
        </w:r>
        <w:r w:rsidR="006A6C0A" w:rsidRPr="00E84EA5">
          <w:rPr>
            <w:rStyle w:val="Hyperlink"/>
          </w:rPr>
          <w:t>Realisierung der Client-Applikation</w:t>
        </w:r>
        <w:r w:rsidR="006A6C0A">
          <w:rPr>
            <w:webHidden/>
          </w:rPr>
          <w:tab/>
        </w:r>
        <w:r w:rsidR="006A6C0A">
          <w:rPr>
            <w:webHidden/>
          </w:rPr>
          <w:fldChar w:fldCharType="begin"/>
        </w:r>
        <w:r w:rsidR="006A6C0A">
          <w:rPr>
            <w:webHidden/>
          </w:rPr>
          <w:instrText xml:space="preserve"> PAGEREF _Toc521311644 \h </w:instrText>
        </w:r>
        <w:r w:rsidR="006A6C0A">
          <w:rPr>
            <w:webHidden/>
          </w:rPr>
        </w:r>
        <w:r w:rsidR="006A6C0A">
          <w:rPr>
            <w:webHidden/>
          </w:rPr>
          <w:fldChar w:fldCharType="separate"/>
        </w:r>
        <w:r w:rsidR="00693A00">
          <w:rPr>
            <w:webHidden/>
          </w:rPr>
          <w:t>47</w:t>
        </w:r>
        <w:r w:rsidR="006A6C0A">
          <w:rPr>
            <w:webHidden/>
          </w:rPr>
          <w:fldChar w:fldCharType="end"/>
        </w:r>
      </w:hyperlink>
    </w:p>
    <w:p w14:paraId="2C664FAB" w14:textId="6CE492DC" w:rsidR="006A6C0A" w:rsidRDefault="00EF06A4">
      <w:pPr>
        <w:pStyle w:val="Verzeichnis3"/>
        <w:rPr>
          <w:rFonts w:asciiTheme="minorHAnsi" w:eastAsiaTheme="minorEastAsia" w:hAnsiTheme="minorHAnsi" w:cstheme="minorBidi"/>
          <w:sz w:val="22"/>
          <w:szCs w:val="22"/>
          <w:lang w:val="en-US" w:eastAsia="en-US"/>
        </w:rPr>
      </w:pPr>
      <w:hyperlink w:anchor="_Toc521311645" w:history="1">
        <w:r w:rsidR="006A6C0A" w:rsidRPr="00E84EA5">
          <w:rPr>
            <w:rStyle w:val="Hyperlink"/>
          </w:rPr>
          <w:t>7.3.3</w:t>
        </w:r>
        <w:r w:rsidR="006A6C0A">
          <w:rPr>
            <w:rFonts w:asciiTheme="minorHAnsi" w:eastAsiaTheme="minorEastAsia" w:hAnsiTheme="minorHAnsi" w:cstheme="minorBidi"/>
            <w:sz w:val="22"/>
            <w:szCs w:val="22"/>
            <w:lang w:val="en-US" w:eastAsia="en-US"/>
          </w:rPr>
          <w:tab/>
        </w:r>
        <w:r w:rsidR="006A6C0A" w:rsidRPr="00E84EA5">
          <w:rPr>
            <w:rStyle w:val="Hyperlink"/>
          </w:rPr>
          <w:t>Systemvorbereitung und Erstellen eines FDT-Projekts</w:t>
        </w:r>
        <w:r w:rsidR="006A6C0A">
          <w:rPr>
            <w:webHidden/>
          </w:rPr>
          <w:tab/>
        </w:r>
        <w:r w:rsidR="006A6C0A">
          <w:rPr>
            <w:webHidden/>
          </w:rPr>
          <w:fldChar w:fldCharType="begin"/>
        </w:r>
        <w:r w:rsidR="006A6C0A">
          <w:rPr>
            <w:webHidden/>
          </w:rPr>
          <w:instrText xml:space="preserve"> PAGEREF _Toc521311645 \h </w:instrText>
        </w:r>
        <w:r w:rsidR="006A6C0A">
          <w:rPr>
            <w:webHidden/>
          </w:rPr>
        </w:r>
        <w:r w:rsidR="006A6C0A">
          <w:rPr>
            <w:webHidden/>
          </w:rPr>
          <w:fldChar w:fldCharType="separate"/>
        </w:r>
        <w:r w:rsidR="00693A00">
          <w:rPr>
            <w:webHidden/>
          </w:rPr>
          <w:t>48</w:t>
        </w:r>
        <w:r w:rsidR="006A6C0A">
          <w:rPr>
            <w:webHidden/>
          </w:rPr>
          <w:fldChar w:fldCharType="end"/>
        </w:r>
      </w:hyperlink>
    </w:p>
    <w:p w14:paraId="6C0B22EB" w14:textId="78CA2EE8" w:rsidR="006A6C0A" w:rsidRDefault="00EF06A4">
      <w:pPr>
        <w:pStyle w:val="Verzeichnis3"/>
        <w:rPr>
          <w:rFonts w:asciiTheme="minorHAnsi" w:eastAsiaTheme="minorEastAsia" w:hAnsiTheme="minorHAnsi" w:cstheme="minorBidi"/>
          <w:sz w:val="22"/>
          <w:szCs w:val="22"/>
          <w:lang w:val="en-US" w:eastAsia="en-US"/>
        </w:rPr>
      </w:pPr>
      <w:hyperlink w:anchor="_Toc521311646" w:history="1">
        <w:r w:rsidR="006A6C0A" w:rsidRPr="00E84EA5">
          <w:rPr>
            <w:rStyle w:val="Hyperlink"/>
          </w:rPr>
          <w:t>7.3.4</w:t>
        </w:r>
        <w:r w:rsidR="006A6C0A">
          <w:rPr>
            <w:rFonts w:asciiTheme="minorHAnsi" w:eastAsiaTheme="minorEastAsia" w:hAnsiTheme="minorHAnsi" w:cstheme="minorBidi"/>
            <w:sz w:val="22"/>
            <w:szCs w:val="22"/>
            <w:lang w:val="en-US" w:eastAsia="en-US"/>
          </w:rPr>
          <w:tab/>
        </w:r>
        <w:r w:rsidR="006A6C0A" w:rsidRPr="00E84EA5">
          <w:rPr>
            <w:rStyle w:val="Hyperlink"/>
          </w:rPr>
          <w:t>Anzeigen einer Topologie</w:t>
        </w:r>
        <w:r w:rsidR="006A6C0A">
          <w:rPr>
            <w:webHidden/>
          </w:rPr>
          <w:tab/>
        </w:r>
        <w:r w:rsidR="006A6C0A">
          <w:rPr>
            <w:webHidden/>
          </w:rPr>
          <w:fldChar w:fldCharType="begin"/>
        </w:r>
        <w:r w:rsidR="006A6C0A">
          <w:rPr>
            <w:webHidden/>
          </w:rPr>
          <w:instrText xml:space="preserve"> PAGEREF _Toc521311646 \h </w:instrText>
        </w:r>
        <w:r w:rsidR="006A6C0A">
          <w:rPr>
            <w:webHidden/>
          </w:rPr>
        </w:r>
        <w:r w:rsidR="006A6C0A">
          <w:rPr>
            <w:webHidden/>
          </w:rPr>
          <w:fldChar w:fldCharType="separate"/>
        </w:r>
        <w:r w:rsidR="00693A00">
          <w:rPr>
            <w:webHidden/>
          </w:rPr>
          <w:t>49</w:t>
        </w:r>
        <w:r w:rsidR="006A6C0A">
          <w:rPr>
            <w:webHidden/>
          </w:rPr>
          <w:fldChar w:fldCharType="end"/>
        </w:r>
      </w:hyperlink>
    </w:p>
    <w:p w14:paraId="02477C5F" w14:textId="7DAAAB35"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47" w:history="1">
        <w:r w:rsidR="006A6C0A" w:rsidRPr="00E84EA5">
          <w:rPr>
            <w:rStyle w:val="Hyperlink"/>
            <w:noProof/>
          </w:rPr>
          <w:t>8</w:t>
        </w:r>
        <w:r w:rsidR="006A6C0A">
          <w:rPr>
            <w:rFonts w:asciiTheme="minorHAnsi" w:eastAsiaTheme="minorEastAsia" w:hAnsiTheme="minorHAnsi" w:cstheme="minorBidi"/>
            <w:b w:val="0"/>
            <w:bCs w:val="0"/>
            <w:noProof/>
            <w:sz w:val="22"/>
            <w:szCs w:val="22"/>
            <w:lang w:val="en-US" w:eastAsia="en-US"/>
          </w:rPr>
          <w:tab/>
        </w:r>
        <w:r w:rsidR="006A6C0A" w:rsidRPr="00E84EA5">
          <w:rPr>
            <w:rStyle w:val="Hyperlink"/>
            <w:noProof/>
          </w:rPr>
          <w:t>Zusammenfassung und Ausblick</w:t>
        </w:r>
        <w:r w:rsidR="006A6C0A">
          <w:rPr>
            <w:noProof/>
            <w:webHidden/>
          </w:rPr>
          <w:tab/>
        </w:r>
        <w:r w:rsidR="006A6C0A">
          <w:rPr>
            <w:noProof/>
            <w:webHidden/>
          </w:rPr>
          <w:fldChar w:fldCharType="begin"/>
        </w:r>
        <w:r w:rsidR="006A6C0A">
          <w:rPr>
            <w:noProof/>
            <w:webHidden/>
          </w:rPr>
          <w:instrText xml:space="preserve"> PAGEREF _Toc521311647 \h </w:instrText>
        </w:r>
        <w:r w:rsidR="006A6C0A">
          <w:rPr>
            <w:noProof/>
            <w:webHidden/>
          </w:rPr>
        </w:r>
        <w:r w:rsidR="006A6C0A">
          <w:rPr>
            <w:noProof/>
            <w:webHidden/>
          </w:rPr>
          <w:fldChar w:fldCharType="separate"/>
        </w:r>
        <w:r w:rsidR="00693A00">
          <w:rPr>
            <w:noProof/>
            <w:webHidden/>
          </w:rPr>
          <w:t>51</w:t>
        </w:r>
        <w:r w:rsidR="006A6C0A">
          <w:rPr>
            <w:noProof/>
            <w:webHidden/>
          </w:rPr>
          <w:fldChar w:fldCharType="end"/>
        </w:r>
      </w:hyperlink>
    </w:p>
    <w:p w14:paraId="0B7B0AAD" w14:textId="4FC492F9"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48" w:history="1">
        <w:r w:rsidR="006A6C0A" w:rsidRPr="00E84EA5">
          <w:rPr>
            <w:rStyle w:val="Hyperlink"/>
            <w:noProof/>
          </w:rPr>
          <w:t>8.1</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Zusammenfassung</w:t>
        </w:r>
        <w:r w:rsidR="006A6C0A">
          <w:rPr>
            <w:noProof/>
            <w:webHidden/>
          </w:rPr>
          <w:tab/>
        </w:r>
        <w:r w:rsidR="006A6C0A">
          <w:rPr>
            <w:noProof/>
            <w:webHidden/>
          </w:rPr>
          <w:fldChar w:fldCharType="begin"/>
        </w:r>
        <w:r w:rsidR="006A6C0A">
          <w:rPr>
            <w:noProof/>
            <w:webHidden/>
          </w:rPr>
          <w:instrText xml:space="preserve"> PAGEREF _Toc521311648 \h </w:instrText>
        </w:r>
        <w:r w:rsidR="006A6C0A">
          <w:rPr>
            <w:noProof/>
            <w:webHidden/>
          </w:rPr>
        </w:r>
        <w:r w:rsidR="006A6C0A">
          <w:rPr>
            <w:noProof/>
            <w:webHidden/>
          </w:rPr>
          <w:fldChar w:fldCharType="separate"/>
        </w:r>
        <w:r w:rsidR="00693A00">
          <w:rPr>
            <w:noProof/>
            <w:webHidden/>
          </w:rPr>
          <w:t>51</w:t>
        </w:r>
        <w:r w:rsidR="006A6C0A">
          <w:rPr>
            <w:noProof/>
            <w:webHidden/>
          </w:rPr>
          <w:fldChar w:fldCharType="end"/>
        </w:r>
      </w:hyperlink>
    </w:p>
    <w:p w14:paraId="0A55513D" w14:textId="1CB9C447" w:rsidR="006A6C0A" w:rsidRDefault="00EF06A4">
      <w:pPr>
        <w:pStyle w:val="Verzeichnis2"/>
        <w:rPr>
          <w:rFonts w:asciiTheme="minorHAnsi" w:eastAsiaTheme="minorEastAsia" w:hAnsiTheme="minorHAnsi" w:cstheme="minorBidi"/>
          <w:bCs w:val="0"/>
          <w:noProof/>
          <w:sz w:val="22"/>
          <w:szCs w:val="22"/>
          <w:lang w:val="en-US" w:eastAsia="en-US"/>
        </w:rPr>
      </w:pPr>
      <w:hyperlink w:anchor="_Toc521311649" w:history="1">
        <w:r w:rsidR="006A6C0A" w:rsidRPr="00E84EA5">
          <w:rPr>
            <w:rStyle w:val="Hyperlink"/>
            <w:noProof/>
          </w:rPr>
          <w:t>8.2</w:t>
        </w:r>
        <w:r w:rsidR="006A6C0A">
          <w:rPr>
            <w:rFonts w:asciiTheme="minorHAnsi" w:eastAsiaTheme="minorEastAsia" w:hAnsiTheme="minorHAnsi" w:cstheme="minorBidi"/>
            <w:bCs w:val="0"/>
            <w:noProof/>
            <w:sz w:val="22"/>
            <w:szCs w:val="22"/>
            <w:lang w:val="en-US" w:eastAsia="en-US"/>
          </w:rPr>
          <w:tab/>
        </w:r>
        <w:r w:rsidR="006A6C0A" w:rsidRPr="00E84EA5">
          <w:rPr>
            <w:rStyle w:val="Hyperlink"/>
            <w:noProof/>
          </w:rPr>
          <w:t>Ausblick</w:t>
        </w:r>
        <w:r w:rsidR="006A6C0A">
          <w:rPr>
            <w:noProof/>
            <w:webHidden/>
          </w:rPr>
          <w:tab/>
        </w:r>
        <w:r w:rsidR="006A6C0A">
          <w:rPr>
            <w:noProof/>
            <w:webHidden/>
          </w:rPr>
          <w:fldChar w:fldCharType="begin"/>
        </w:r>
        <w:r w:rsidR="006A6C0A">
          <w:rPr>
            <w:noProof/>
            <w:webHidden/>
          </w:rPr>
          <w:instrText xml:space="preserve"> PAGEREF _Toc521311649 \h </w:instrText>
        </w:r>
        <w:r w:rsidR="006A6C0A">
          <w:rPr>
            <w:noProof/>
            <w:webHidden/>
          </w:rPr>
        </w:r>
        <w:r w:rsidR="006A6C0A">
          <w:rPr>
            <w:noProof/>
            <w:webHidden/>
          </w:rPr>
          <w:fldChar w:fldCharType="separate"/>
        </w:r>
        <w:r w:rsidR="00693A00">
          <w:rPr>
            <w:noProof/>
            <w:webHidden/>
          </w:rPr>
          <w:t>52</w:t>
        </w:r>
        <w:r w:rsidR="006A6C0A">
          <w:rPr>
            <w:noProof/>
            <w:webHidden/>
          </w:rPr>
          <w:fldChar w:fldCharType="end"/>
        </w:r>
      </w:hyperlink>
    </w:p>
    <w:p w14:paraId="061A5916" w14:textId="59B9FFD9"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50" w:history="1">
        <w:r w:rsidR="006A6C0A" w:rsidRPr="00E84EA5">
          <w:rPr>
            <w:rStyle w:val="Hyperlink"/>
            <w:noProof/>
          </w:rPr>
          <w:t>Literatur</w:t>
        </w:r>
        <w:r w:rsidR="006A6C0A">
          <w:rPr>
            <w:noProof/>
            <w:webHidden/>
          </w:rPr>
          <w:tab/>
        </w:r>
        <w:r w:rsidR="006A6C0A">
          <w:rPr>
            <w:noProof/>
            <w:webHidden/>
          </w:rPr>
          <w:fldChar w:fldCharType="begin"/>
        </w:r>
        <w:r w:rsidR="006A6C0A">
          <w:rPr>
            <w:noProof/>
            <w:webHidden/>
          </w:rPr>
          <w:instrText xml:space="preserve"> PAGEREF _Toc521311650 \h </w:instrText>
        </w:r>
        <w:r w:rsidR="006A6C0A">
          <w:rPr>
            <w:noProof/>
            <w:webHidden/>
          </w:rPr>
        </w:r>
        <w:r w:rsidR="006A6C0A">
          <w:rPr>
            <w:noProof/>
            <w:webHidden/>
          </w:rPr>
          <w:fldChar w:fldCharType="separate"/>
        </w:r>
        <w:r w:rsidR="00693A00">
          <w:rPr>
            <w:noProof/>
            <w:webHidden/>
          </w:rPr>
          <w:t>57</w:t>
        </w:r>
        <w:r w:rsidR="006A6C0A">
          <w:rPr>
            <w:noProof/>
            <w:webHidden/>
          </w:rPr>
          <w:fldChar w:fldCharType="end"/>
        </w:r>
      </w:hyperlink>
    </w:p>
    <w:p w14:paraId="3BD85399" w14:textId="3E62F851"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51" w:history="1">
        <w:r w:rsidR="006A6C0A" w:rsidRPr="00E84EA5">
          <w:rPr>
            <w:rStyle w:val="Hyperlink"/>
            <w:noProof/>
            <w:lang w:val="en-US"/>
          </w:rPr>
          <w:t>Index</w:t>
        </w:r>
        <w:r w:rsidR="006A6C0A">
          <w:rPr>
            <w:noProof/>
            <w:webHidden/>
          </w:rPr>
          <w:tab/>
        </w:r>
        <w:r w:rsidR="006A6C0A">
          <w:rPr>
            <w:noProof/>
            <w:webHidden/>
          </w:rPr>
          <w:fldChar w:fldCharType="begin"/>
        </w:r>
        <w:r w:rsidR="006A6C0A">
          <w:rPr>
            <w:noProof/>
            <w:webHidden/>
          </w:rPr>
          <w:instrText xml:space="preserve"> PAGEREF _Toc521311651 \h </w:instrText>
        </w:r>
        <w:r w:rsidR="006A6C0A">
          <w:rPr>
            <w:noProof/>
            <w:webHidden/>
          </w:rPr>
        </w:r>
        <w:r w:rsidR="006A6C0A">
          <w:rPr>
            <w:noProof/>
            <w:webHidden/>
          </w:rPr>
          <w:fldChar w:fldCharType="separate"/>
        </w:r>
        <w:r w:rsidR="00693A00">
          <w:rPr>
            <w:noProof/>
            <w:webHidden/>
          </w:rPr>
          <w:t>59</w:t>
        </w:r>
        <w:r w:rsidR="006A6C0A">
          <w:rPr>
            <w:noProof/>
            <w:webHidden/>
          </w:rPr>
          <w:fldChar w:fldCharType="end"/>
        </w:r>
      </w:hyperlink>
    </w:p>
    <w:p w14:paraId="750BE6C4" w14:textId="3DB6812D"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52" w:history="1">
        <w:r w:rsidR="006A6C0A" w:rsidRPr="00E84EA5">
          <w:rPr>
            <w:rStyle w:val="Hyperlink"/>
            <w:noProof/>
          </w:rPr>
          <w:t>Glossar</w:t>
        </w:r>
        <w:r w:rsidR="006A6C0A">
          <w:rPr>
            <w:noProof/>
            <w:webHidden/>
          </w:rPr>
          <w:tab/>
        </w:r>
        <w:r w:rsidR="006A6C0A">
          <w:rPr>
            <w:noProof/>
            <w:webHidden/>
          </w:rPr>
          <w:fldChar w:fldCharType="begin"/>
        </w:r>
        <w:r w:rsidR="006A6C0A">
          <w:rPr>
            <w:noProof/>
            <w:webHidden/>
          </w:rPr>
          <w:instrText xml:space="preserve"> PAGEREF _Toc521311652 \h </w:instrText>
        </w:r>
        <w:r w:rsidR="006A6C0A">
          <w:rPr>
            <w:noProof/>
            <w:webHidden/>
          </w:rPr>
        </w:r>
        <w:r w:rsidR="006A6C0A">
          <w:rPr>
            <w:noProof/>
            <w:webHidden/>
          </w:rPr>
          <w:fldChar w:fldCharType="separate"/>
        </w:r>
        <w:r w:rsidR="00693A00">
          <w:rPr>
            <w:noProof/>
            <w:webHidden/>
          </w:rPr>
          <w:t>61</w:t>
        </w:r>
        <w:r w:rsidR="006A6C0A">
          <w:rPr>
            <w:noProof/>
            <w:webHidden/>
          </w:rPr>
          <w:fldChar w:fldCharType="end"/>
        </w:r>
      </w:hyperlink>
    </w:p>
    <w:p w14:paraId="64A0E815" w14:textId="4B3BF93F" w:rsidR="006A6C0A" w:rsidRDefault="00EF06A4">
      <w:pPr>
        <w:pStyle w:val="Verzeichnis1"/>
        <w:rPr>
          <w:rFonts w:asciiTheme="minorHAnsi" w:eastAsiaTheme="minorEastAsia" w:hAnsiTheme="minorHAnsi" w:cstheme="minorBidi"/>
          <w:b w:val="0"/>
          <w:bCs w:val="0"/>
          <w:noProof/>
          <w:sz w:val="22"/>
          <w:szCs w:val="22"/>
          <w:lang w:val="en-US" w:eastAsia="en-US"/>
        </w:rPr>
      </w:pPr>
      <w:hyperlink w:anchor="_Toc521311653" w:history="1">
        <w:r w:rsidR="006A6C0A" w:rsidRPr="00E84EA5">
          <w:rPr>
            <w:rStyle w:val="Hyperlink"/>
            <w:noProof/>
          </w:rPr>
          <w:t>Erklärung der Kandidatin / des Kandidaten</w:t>
        </w:r>
        <w:r w:rsidR="006A6C0A">
          <w:rPr>
            <w:noProof/>
            <w:webHidden/>
          </w:rPr>
          <w:tab/>
        </w:r>
        <w:r w:rsidR="006A6C0A">
          <w:rPr>
            <w:noProof/>
            <w:webHidden/>
          </w:rPr>
          <w:fldChar w:fldCharType="begin"/>
        </w:r>
        <w:r w:rsidR="006A6C0A">
          <w:rPr>
            <w:noProof/>
            <w:webHidden/>
          </w:rPr>
          <w:instrText xml:space="preserve"> PAGEREF _Toc521311653 \h </w:instrText>
        </w:r>
        <w:r w:rsidR="006A6C0A">
          <w:rPr>
            <w:noProof/>
            <w:webHidden/>
          </w:rPr>
        </w:r>
        <w:r w:rsidR="006A6C0A">
          <w:rPr>
            <w:noProof/>
            <w:webHidden/>
          </w:rPr>
          <w:fldChar w:fldCharType="separate"/>
        </w:r>
        <w:r w:rsidR="00693A00">
          <w:rPr>
            <w:noProof/>
            <w:webHidden/>
          </w:rPr>
          <w:t>63</w:t>
        </w:r>
        <w:r w:rsidR="006A6C0A">
          <w:rPr>
            <w:noProof/>
            <w:webHidden/>
          </w:rPr>
          <w:fldChar w:fldCharType="end"/>
        </w:r>
      </w:hyperlink>
    </w:p>
    <w:p w14:paraId="63236D42" w14:textId="549CAC21"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4"/>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3764A609" w14:textId="60F55691" w:rsidR="00350D10" w:rsidRDefault="007D49C9">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21311389" w:history="1">
        <w:r w:rsidR="00350D10" w:rsidRPr="00EC6935">
          <w:rPr>
            <w:rStyle w:val="Hyperlink"/>
          </w:rPr>
          <w:t>Abbildung 1: Zeitplan für die Entwicklung von Plugin Topology-Editor</w:t>
        </w:r>
        <w:r w:rsidR="00350D10">
          <w:rPr>
            <w:webHidden/>
          </w:rPr>
          <w:tab/>
        </w:r>
        <w:r w:rsidR="00350D10">
          <w:rPr>
            <w:webHidden/>
          </w:rPr>
          <w:fldChar w:fldCharType="begin"/>
        </w:r>
        <w:r w:rsidR="00350D10">
          <w:rPr>
            <w:webHidden/>
          </w:rPr>
          <w:instrText xml:space="preserve"> PAGEREF _Toc521311389 \h </w:instrText>
        </w:r>
        <w:r w:rsidR="00350D10">
          <w:rPr>
            <w:webHidden/>
          </w:rPr>
        </w:r>
        <w:r w:rsidR="00350D10">
          <w:rPr>
            <w:webHidden/>
          </w:rPr>
          <w:fldChar w:fldCharType="separate"/>
        </w:r>
        <w:r w:rsidR="00693A00">
          <w:rPr>
            <w:webHidden/>
          </w:rPr>
          <w:t>3</w:t>
        </w:r>
        <w:r w:rsidR="00350D10">
          <w:rPr>
            <w:webHidden/>
          </w:rPr>
          <w:fldChar w:fldCharType="end"/>
        </w:r>
      </w:hyperlink>
    </w:p>
    <w:p w14:paraId="2B427A5E" w14:textId="0913A696"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0" w:history="1">
        <w:r w:rsidR="00350D10" w:rsidRPr="00EC6935">
          <w:rPr>
            <w:rStyle w:val="Hyperlink"/>
          </w:rPr>
          <w:t>Abbildung 2: Haupteingang Hilscher Gesellschaft für Systemautomation mbH</w:t>
        </w:r>
        <w:r w:rsidR="00350D10">
          <w:rPr>
            <w:webHidden/>
          </w:rPr>
          <w:tab/>
        </w:r>
        <w:r w:rsidR="00350D10">
          <w:rPr>
            <w:webHidden/>
          </w:rPr>
          <w:fldChar w:fldCharType="begin"/>
        </w:r>
        <w:r w:rsidR="00350D10">
          <w:rPr>
            <w:webHidden/>
          </w:rPr>
          <w:instrText xml:space="preserve"> PAGEREF _Toc521311390 \h </w:instrText>
        </w:r>
        <w:r w:rsidR="00350D10">
          <w:rPr>
            <w:webHidden/>
          </w:rPr>
        </w:r>
        <w:r w:rsidR="00350D10">
          <w:rPr>
            <w:webHidden/>
          </w:rPr>
          <w:fldChar w:fldCharType="separate"/>
        </w:r>
        <w:r w:rsidR="00693A00">
          <w:rPr>
            <w:webHidden/>
          </w:rPr>
          <w:t>5</w:t>
        </w:r>
        <w:r w:rsidR="00350D10">
          <w:rPr>
            <w:webHidden/>
          </w:rPr>
          <w:fldChar w:fldCharType="end"/>
        </w:r>
      </w:hyperlink>
    </w:p>
    <w:p w14:paraId="305D2C7C" w14:textId="2D4657E3"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1" w:history="1">
        <w:r w:rsidR="00350D10" w:rsidRPr="00EC6935">
          <w:rPr>
            <w:rStyle w:val="Hyperlink"/>
          </w:rPr>
          <w:t>Abbildung 3: Linien-Topologie</w:t>
        </w:r>
        <w:r w:rsidR="00350D10">
          <w:rPr>
            <w:webHidden/>
          </w:rPr>
          <w:tab/>
        </w:r>
        <w:r w:rsidR="00350D10">
          <w:rPr>
            <w:webHidden/>
          </w:rPr>
          <w:fldChar w:fldCharType="begin"/>
        </w:r>
        <w:r w:rsidR="00350D10">
          <w:rPr>
            <w:webHidden/>
          </w:rPr>
          <w:instrText xml:space="preserve"> PAGEREF _Toc521311391 \h </w:instrText>
        </w:r>
        <w:r w:rsidR="00350D10">
          <w:rPr>
            <w:webHidden/>
          </w:rPr>
        </w:r>
        <w:r w:rsidR="00350D10">
          <w:rPr>
            <w:webHidden/>
          </w:rPr>
          <w:fldChar w:fldCharType="separate"/>
        </w:r>
        <w:r w:rsidR="00693A00">
          <w:rPr>
            <w:webHidden/>
          </w:rPr>
          <w:t>8</w:t>
        </w:r>
        <w:r w:rsidR="00350D10">
          <w:rPr>
            <w:webHidden/>
          </w:rPr>
          <w:fldChar w:fldCharType="end"/>
        </w:r>
      </w:hyperlink>
    </w:p>
    <w:p w14:paraId="01805DB4" w14:textId="4F89250C"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2" w:history="1">
        <w:r w:rsidR="00350D10" w:rsidRPr="00EC6935">
          <w:rPr>
            <w:rStyle w:val="Hyperlink"/>
          </w:rPr>
          <w:t>Abbildung 4: Ring-Topologie</w:t>
        </w:r>
        <w:r w:rsidR="00350D10">
          <w:rPr>
            <w:webHidden/>
          </w:rPr>
          <w:tab/>
        </w:r>
        <w:r w:rsidR="00350D10">
          <w:rPr>
            <w:webHidden/>
          </w:rPr>
          <w:fldChar w:fldCharType="begin"/>
        </w:r>
        <w:r w:rsidR="00350D10">
          <w:rPr>
            <w:webHidden/>
          </w:rPr>
          <w:instrText xml:space="preserve"> PAGEREF _Toc521311392 \h </w:instrText>
        </w:r>
        <w:r w:rsidR="00350D10">
          <w:rPr>
            <w:webHidden/>
          </w:rPr>
        </w:r>
        <w:r w:rsidR="00350D10">
          <w:rPr>
            <w:webHidden/>
          </w:rPr>
          <w:fldChar w:fldCharType="separate"/>
        </w:r>
        <w:r w:rsidR="00693A00">
          <w:rPr>
            <w:webHidden/>
          </w:rPr>
          <w:t>9</w:t>
        </w:r>
        <w:r w:rsidR="00350D10">
          <w:rPr>
            <w:webHidden/>
          </w:rPr>
          <w:fldChar w:fldCharType="end"/>
        </w:r>
      </w:hyperlink>
    </w:p>
    <w:p w14:paraId="34976EE6" w14:textId="6B62C1AE"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3" w:history="1">
        <w:r w:rsidR="00350D10" w:rsidRPr="00EC6935">
          <w:rPr>
            <w:rStyle w:val="Hyperlink"/>
          </w:rPr>
          <w:t>Abbildung 5: Stern-Topologie</w:t>
        </w:r>
        <w:r w:rsidR="00350D10">
          <w:rPr>
            <w:webHidden/>
          </w:rPr>
          <w:tab/>
        </w:r>
        <w:r w:rsidR="00350D10">
          <w:rPr>
            <w:webHidden/>
          </w:rPr>
          <w:fldChar w:fldCharType="begin"/>
        </w:r>
        <w:r w:rsidR="00350D10">
          <w:rPr>
            <w:webHidden/>
          </w:rPr>
          <w:instrText xml:space="preserve"> PAGEREF _Toc521311393 \h </w:instrText>
        </w:r>
        <w:r w:rsidR="00350D10">
          <w:rPr>
            <w:webHidden/>
          </w:rPr>
        </w:r>
        <w:r w:rsidR="00350D10">
          <w:rPr>
            <w:webHidden/>
          </w:rPr>
          <w:fldChar w:fldCharType="separate"/>
        </w:r>
        <w:r w:rsidR="00693A00">
          <w:rPr>
            <w:webHidden/>
          </w:rPr>
          <w:t>10</w:t>
        </w:r>
        <w:r w:rsidR="00350D10">
          <w:rPr>
            <w:webHidden/>
          </w:rPr>
          <w:fldChar w:fldCharType="end"/>
        </w:r>
      </w:hyperlink>
    </w:p>
    <w:p w14:paraId="3086435A" w14:textId="77F72000"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4" w:history="1">
        <w:r w:rsidR="00350D10" w:rsidRPr="00EC6935">
          <w:rPr>
            <w:rStyle w:val="Hyperlink"/>
          </w:rPr>
          <w:t>Abbildung 6: Baum-Topologie</w:t>
        </w:r>
        <w:r w:rsidR="00350D10">
          <w:rPr>
            <w:webHidden/>
          </w:rPr>
          <w:tab/>
        </w:r>
        <w:r w:rsidR="00350D10">
          <w:rPr>
            <w:webHidden/>
          </w:rPr>
          <w:fldChar w:fldCharType="begin"/>
        </w:r>
        <w:r w:rsidR="00350D10">
          <w:rPr>
            <w:webHidden/>
          </w:rPr>
          <w:instrText xml:space="preserve"> PAGEREF _Toc521311394 \h </w:instrText>
        </w:r>
        <w:r w:rsidR="00350D10">
          <w:rPr>
            <w:webHidden/>
          </w:rPr>
        </w:r>
        <w:r w:rsidR="00350D10">
          <w:rPr>
            <w:webHidden/>
          </w:rPr>
          <w:fldChar w:fldCharType="separate"/>
        </w:r>
        <w:r w:rsidR="00693A00">
          <w:rPr>
            <w:webHidden/>
          </w:rPr>
          <w:t>11</w:t>
        </w:r>
        <w:r w:rsidR="00350D10">
          <w:rPr>
            <w:webHidden/>
          </w:rPr>
          <w:fldChar w:fldCharType="end"/>
        </w:r>
      </w:hyperlink>
    </w:p>
    <w:p w14:paraId="29D291DA" w14:textId="5F4DA9E2"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5" w:history="1">
        <w:r w:rsidR="00350D10" w:rsidRPr="00EC6935">
          <w:rPr>
            <w:rStyle w:val="Hyperlink"/>
          </w:rPr>
          <w:t>Abbildung 7: Vermaschtes Netzwerk</w:t>
        </w:r>
        <w:r w:rsidR="00350D10">
          <w:rPr>
            <w:webHidden/>
          </w:rPr>
          <w:tab/>
        </w:r>
        <w:r w:rsidR="00350D10">
          <w:rPr>
            <w:webHidden/>
          </w:rPr>
          <w:fldChar w:fldCharType="begin"/>
        </w:r>
        <w:r w:rsidR="00350D10">
          <w:rPr>
            <w:webHidden/>
          </w:rPr>
          <w:instrText xml:space="preserve"> PAGEREF _Toc521311395 \h </w:instrText>
        </w:r>
        <w:r w:rsidR="00350D10">
          <w:rPr>
            <w:webHidden/>
          </w:rPr>
        </w:r>
        <w:r w:rsidR="00350D10">
          <w:rPr>
            <w:webHidden/>
          </w:rPr>
          <w:fldChar w:fldCharType="separate"/>
        </w:r>
        <w:r w:rsidR="00693A00">
          <w:rPr>
            <w:webHidden/>
          </w:rPr>
          <w:t>12</w:t>
        </w:r>
        <w:r w:rsidR="00350D10">
          <w:rPr>
            <w:webHidden/>
          </w:rPr>
          <w:fldChar w:fldCharType="end"/>
        </w:r>
      </w:hyperlink>
    </w:p>
    <w:p w14:paraId="0E32123B" w14:textId="2B5FB7BB"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6" w:history="1">
        <w:r w:rsidR="00350D10" w:rsidRPr="00EC6935">
          <w:rPr>
            <w:rStyle w:val="Hyperlink"/>
          </w:rPr>
          <w:t>Abbildung 8: PROFIBUS basiert auf international etablierte Standard</w:t>
        </w:r>
        <w:r w:rsidR="00350D10">
          <w:rPr>
            <w:webHidden/>
          </w:rPr>
          <w:tab/>
        </w:r>
        <w:r w:rsidR="00350D10">
          <w:rPr>
            <w:webHidden/>
          </w:rPr>
          <w:fldChar w:fldCharType="begin"/>
        </w:r>
        <w:r w:rsidR="00350D10">
          <w:rPr>
            <w:webHidden/>
          </w:rPr>
          <w:instrText xml:space="preserve"> PAGEREF _Toc521311396 \h </w:instrText>
        </w:r>
        <w:r w:rsidR="00350D10">
          <w:rPr>
            <w:webHidden/>
          </w:rPr>
        </w:r>
        <w:r w:rsidR="00350D10">
          <w:rPr>
            <w:webHidden/>
          </w:rPr>
          <w:fldChar w:fldCharType="separate"/>
        </w:r>
        <w:r w:rsidR="00693A00">
          <w:rPr>
            <w:webHidden/>
          </w:rPr>
          <w:t>13</w:t>
        </w:r>
        <w:r w:rsidR="00350D10">
          <w:rPr>
            <w:webHidden/>
          </w:rPr>
          <w:fldChar w:fldCharType="end"/>
        </w:r>
      </w:hyperlink>
    </w:p>
    <w:p w14:paraId="31F21BD7" w14:textId="4BE089C8"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7" w:history="1">
        <w:r w:rsidR="00350D10" w:rsidRPr="00EC6935">
          <w:rPr>
            <w:rStyle w:val="Hyperlink"/>
          </w:rPr>
          <w:t>Abbildung 9: Beispielhafte PROFIBUS-Topologie an einem Master-Slave-System</w:t>
        </w:r>
        <w:r w:rsidR="00350D10">
          <w:rPr>
            <w:webHidden/>
          </w:rPr>
          <w:tab/>
        </w:r>
        <w:r w:rsidR="00350D10">
          <w:rPr>
            <w:webHidden/>
          </w:rPr>
          <w:fldChar w:fldCharType="begin"/>
        </w:r>
        <w:r w:rsidR="00350D10">
          <w:rPr>
            <w:webHidden/>
          </w:rPr>
          <w:instrText xml:space="preserve"> PAGEREF _Toc521311397 \h </w:instrText>
        </w:r>
        <w:r w:rsidR="00350D10">
          <w:rPr>
            <w:webHidden/>
          </w:rPr>
        </w:r>
        <w:r w:rsidR="00350D10">
          <w:rPr>
            <w:webHidden/>
          </w:rPr>
          <w:fldChar w:fldCharType="separate"/>
        </w:r>
        <w:r w:rsidR="00693A00">
          <w:rPr>
            <w:webHidden/>
          </w:rPr>
          <w:t>14</w:t>
        </w:r>
        <w:r w:rsidR="00350D10">
          <w:rPr>
            <w:webHidden/>
          </w:rPr>
          <w:fldChar w:fldCharType="end"/>
        </w:r>
      </w:hyperlink>
    </w:p>
    <w:p w14:paraId="3022E45B" w14:textId="652DCA97"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8" w:history="1">
        <w:r w:rsidR="00350D10" w:rsidRPr="00EC6935">
          <w:rPr>
            <w:rStyle w:val="Hyperlink"/>
          </w:rPr>
          <w:t>Abbildung 10: Vereinfachtes Übersichtschema ComStudio mit Topology-Editor</w:t>
        </w:r>
        <w:r w:rsidR="00350D10">
          <w:rPr>
            <w:webHidden/>
          </w:rPr>
          <w:tab/>
        </w:r>
        <w:r w:rsidR="00350D10">
          <w:rPr>
            <w:webHidden/>
          </w:rPr>
          <w:fldChar w:fldCharType="begin"/>
        </w:r>
        <w:r w:rsidR="00350D10">
          <w:rPr>
            <w:webHidden/>
          </w:rPr>
          <w:instrText xml:space="preserve"> PAGEREF _Toc521311398 \h </w:instrText>
        </w:r>
        <w:r w:rsidR="00350D10">
          <w:rPr>
            <w:webHidden/>
          </w:rPr>
        </w:r>
        <w:r w:rsidR="00350D10">
          <w:rPr>
            <w:webHidden/>
          </w:rPr>
          <w:fldChar w:fldCharType="separate"/>
        </w:r>
        <w:r w:rsidR="00693A00">
          <w:rPr>
            <w:webHidden/>
          </w:rPr>
          <w:t>17</w:t>
        </w:r>
        <w:r w:rsidR="00350D10">
          <w:rPr>
            <w:webHidden/>
          </w:rPr>
          <w:fldChar w:fldCharType="end"/>
        </w:r>
      </w:hyperlink>
    </w:p>
    <w:p w14:paraId="459F3FB4" w14:textId="331F36BD"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399" w:history="1">
        <w:r w:rsidR="00350D10" w:rsidRPr="00EC6935">
          <w:rPr>
            <w:rStyle w:val="Hyperlink"/>
          </w:rPr>
          <w:t>Abbildung 11: Benutzeroberfläche von ComStudio mit spezifischen Ansichten</w:t>
        </w:r>
        <w:r w:rsidR="00350D10">
          <w:rPr>
            <w:webHidden/>
          </w:rPr>
          <w:tab/>
        </w:r>
        <w:r w:rsidR="00350D10">
          <w:rPr>
            <w:webHidden/>
          </w:rPr>
          <w:fldChar w:fldCharType="begin"/>
        </w:r>
        <w:r w:rsidR="00350D10">
          <w:rPr>
            <w:webHidden/>
          </w:rPr>
          <w:instrText xml:space="preserve"> PAGEREF _Toc521311399 \h </w:instrText>
        </w:r>
        <w:r w:rsidR="00350D10">
          <w:rPr>
            <w:webHidden/>
          </w:rPr>
        </w:r>
        <w:r w:rsidR="00350D10">
          <w:rPr>
            <w:webHidden/>
          </w:rPr>
          <w:fldChar w:fldCharType="separate"/>
        </w:r>
        <w:r w:rsidR="00693A00">
          <w:rPr>
            <w:webHidden/>
          </w:rPr>
          <w:t>18</w:t>
        </w:r>
        <w:r w:rsidR="00350D10">
          <w:rPr>
            <w:webHidden/>
          </w:rPr>
          <w:fldChar w:fldCharType="end"/>
        </w:r>
      </w:hyperlink>
    </w:p>
    <w:p w14:paraId="095BA6E9" w14:textId="0AC3674B"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0" w:history="1">
        <w:r w:rsidR="00350D10" w:rsidRPr="00EC6935">
          <w:rPr>
            <w:rStyle w:val="Hyperlink"/>
          </w:rPr>
          <w:t>Abbildung 12: Anwendungsfall-Diagramm: Ausgewählte Funktionen des Systems</w:t>
        </w:r>
        <w:r w:rsidR="00350D10">
          <w:rPr>
            <w:webHidden/>
          </w:rPr>
          <w:tab/>
        </w:r>
        <w:r w:rsidR="00350D10">
          <w:rPr>
            <w:webHidden/>
          </w:rPr>
          <w:fldChar w:fldCharType="begin"/>
        </w:r>
        <w:r w:rsidR="00350D10">
          <w:rPr>
            <w:webHidden/>
          </w:rPr>
          <w:instrText xml:space="preserve"> PAGEREF _Toc521311400 \h </w:instrText>
        </w:r>
        <w:r w:rsidR="00350D10">
          <w:rPr>
            <w:webHidden/>
          </w:rPr>
        </w:r>
        <w:r w:rsidR="00350D10">
          <w:rPr>
            <w:webHidden/>
          </w:rPr>
          <w:fldChar w:fldCharType="separate"/>
        </w:r>
        <w:r w:rsidR="00693A00">
          <w:rPr>
            <w:webHidden/>
          </w:rPr>
          <w:t>23</w:t>
        </w:r>
        <w:r w:rsidR="00350D10">
          <w:rPr>
            <w:webHidden/>
          </w:rPr>
          <w:fldChar w:fldCharType="end"/>
        </w:r>
      </w:hyperlink>
    </w:p>
    <w:p w14:paraId="1C1EF198" w14:textId="0EE645E9"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1" w:history="1">
        <w:r w:rsidR="00350D10" w:rsidRPr="00EC6935">
          <w:rPr>
            <w:rStyle w:val="Hyperlink"/>
          </w:rPr>
          <w:t>Abbildung 13: ComStudio mit dem Topology-Editor Komponenten</w:t>
        </w:r>
        <w:r w:rsidR="00350D10">
          <w:rPr>
            <w:webHidden/>
          </w:rPr>
          <w:tab/>
        </w:r>
        <w:r w:rsidR="00350D10">
          <w:rPr>
            <w:webHidden/>
          </w:rPr>
          <w:fldChar w:fldCharType="begin"/>
        </w:r>
        <w:r w:rsidR="00350D10">
          <w:rPr>
            <w:webHidden/>
          </w:rPr>
          <w:instrText xml:space="preserve"> PAGEREF _Toc521311401 \h </w:instrText>
        </w:r>
        <w:r w:rsidR="00350D10">
          <w:rPr>
            <w:webHidden/>
          </w:rPr>
        </w:r>
        <w:r w:rsidR="00350D10">
          <w:rPr>
            <w:webHidden/>
          </w:rPr>
          <w:fldChar w:fldCharType="separate"/>
        </w:r>
        <w:r w:rsidR="00693A00">
          <w:rPr>
            <w:webHidden/>
          </w:rPr>
          <w:t>34</w:t>
        </w:r>
        <w:r w:rsidR="00350D10">
          <w:rPr>
            <w:webHidden/>
          </w:rPr>
          <w:fldChar w:fldCharType="end"/>
        </w:r>
      </w:hyperlink>
    </w:p>
    <w:p w14:paraId="6A27097E" w14:textId="3B6F6B5B"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2" w:history="1">
        <w:r w:rsidR="00350D10" w:rsidRPr="00EC6935">
          <w:rPr>
            <w:rStyle w:val="Hyperlink"/>
          </w:rPr>
          <w:t>Abbildung 14: Kommunikation zwischen Feldbussystemen, ComStudio und Topology-Editor-Komponente</w:t>
        </w:r>
        <w:r w:rsidR="00350D10">
          <w:rPr>
            <w:webHidden/>
          </w:rPr>
          <w:tab/>
        </w:r>
        <w:r w:rsidR="00350D10">
          <w:rPr>
            <w:webHidden/>
          </w:rPr>
          <w:fldChar w:fldCharType="begin"/>
        </w:r>
        <w:r w:rsidR="00350D10">
          <w:rPr>
            <w:webHidden/>
          </w:rPr>
          <w:instrText xml:space="preserve"> PAGEREF _Toc521311402 \h </w:instrText>
        </w:r>
        <w:r w:rsidR="00350D10">
          <w:rPr>
            <w:webHidden/>
          </w:rPr>
        </w:r>
        <w:r w:rsidR="00350D10">
          <w:rPr>
            <w:webHidden/>
          </w:rPr>
          <w:fldChar w:fldCharType="separate"/>
        </w:r>
        <w:r w:rsidR="00693A00">
          <w:rPr>
            <w:webHidden/>
          </w:rPr>
          <w:t>35</w:t>
        </w:r>
        <w:r w:rsidR="00350D10">
          <w:rPr>
            <w:webHidden/>
          </w:rPr>
          <w:fldChar w:fldCharType="end"/>
        </w:r>
      </w:hyperlink>
    </w:p>
    <w:p w14:paraId="76A4063B" w14:textId="24AA6CFA"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3" w:history="1">
        <w:r w:rsidR="00350D10" w:rsidRPr="00EC6935">
          <w:rPr>
            <w:rStyle w:val="Hyperlink"/>
          </w:rPr>
          <w:t>Abbildung 15: Das Layout für die Benutzeroberflächenkomponente</w:t>
        </w:r>
        <w:r w:rsidR="00350D10">
          <w:rPr>
            <w:webHidden/>
          </w:rPr>
          <w:tab/>
        </w:r>
        <w:r w:rsidR="00350D10">
          <w:rPr>
            <w:webHidden/>
          </w:rPr>
          <w:fldChar w:fldCharType="begin"/>
        </w:r>
        <w:r w:rsidR="00350D10">
          <w:rPr>
            <w:webHidden/>
          </w:rPr>
          <w:instrText xml:space="preserve"> PAGEREF _Toc521311403 \h </w:instrText>
        </w:r>
        <w:r w:rsidR="00350D10">
          <w:rPr>
            <w:webHidden/>
          </w:rPr>
        </w:r>
        <w:r w:rsidR="00350D10">
          <w:rPr>
            <w:webHidden/>
          </w:rPr>
          <w:fldChar w:fldCharType="separate"/>
        </w:r>
        <w:r w:rsidR="00693A00">
          <w:rPr>
            <w:webHidden/>
          </w:rPr>
          <w:t>36</w:t>
        </w:r>
        <w:r w:rsidR="00350D10">
          <w:rPr>
            <w:webHidden/>
          </w:rPr>
          <w:fldChar w:fldCharType="end"/>
        </w:r>
      </w:hyperlink>
    </w:p>
    <w:p w14:paraId="0D8FEF03" w14:textId="21C9F8BC"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4" w:history="1">
        <w:r w:rsidR="00350D10" w:rsidRPr="00EC6935">
          <w:rPr>
            <w:rStyle w:val="Hyperlink"/>
          </w:rPr>
          <w:t>Abbildung 16: Topology-Editor Schnittstellen</w:t>
        </w:r>
        <w:r w:rsidR="00350D10">
          <w:rPr>
            <w:webHidden/>
          </w:rPr>
          <w:tab/>
        </w:r>
        <w:r w:rsidR="00350D10">
          <w:rPr>
            <w:webHidden/>
          </w:rPr>
          <w:fldChar w:fldCharType="begin"/>
        </w:r>
        <w:r w:rsidR="00350D10">
          <w:rPr>
            <w:webHidden/>
          </w:rPr>
          <w:instrText xml:space="preserve"> PAGEREF _Toc521311404 \h </w:instrText>
        </w:r>
        <w:r w:rsidR="00350D10">
          <w:rPr>
            <w:webHidden/>
          </w:rPr>
        </w:r>
        <w:r w:rsidR="00350D10">
          <w:rPr>
            <w:webHidden/>
          </w:rPr>
          <w:fldChar w:fldCharType="separate"/>
        </w:r>
        <w:r w:rsidR="00693A00">
          <w:rPr>
            <w:webHidden/>
          </w:rPr>
          <w:t>37</w:t>
        </w:r>
        <w:r w:rsidR="00350D10">
          <w:rPr>
            <w:webHidden/>
          </w:rPr>
          <w:fldChar w:fldCharType="end"/>
        </w:r>
      </w:hyperlink>
    </w:p>
    <w:p w14:paraId="65D0F704" w14:textId="3980ADCC"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5" w:history="1">
        <w:r w:rsidR="00350D10" w:rsidRPr="00EC6935">
          <w:rPr>
            <w:rStyle w:val="Hyperlink"/>
          </w:rPr>
          <w:t>Abbildung 17: Datenhandhabungskonzept für Topology-Editor</w:t>
        </w:r>
        <w:r w:rsidR="00350D10">
          <w:rPr>
            <w:webHidden/>
          </w:rPr>
          <w:tab/>
        </w:r>
        <w:r w:rsidR="00350D10">
          <w:rPr>
            <w:webHidden/>
          </w:rPr>
          <w:fldChar w:fldCharType="begin"/>
        </w:r>
        <w:r w:rsidR="00350D10">
          <w:rPr>
            <w:webHidden/>
          </w:rPr>
          <w:instrText xml:space="preserve"> PAGEREF _Toc521311405 \h </w:instrText>
        </w:r>
        <w:r w:rsidR="00350D10">
          <w:rPr>
            <w:webHidden/>
          </w:rPr>
        </w:r>
        <w:r w:rsidR="00350D10">
          <w:rPr>
            <w:webHidden/>
          </w:rPr>
          <w:fldChar w:fldCharType="separate"/>
        </w:r>
        <w:r w:rsidR="00693A00">
          <w:rPr>
            <w:webHidden/>
          </w:rPr>
          <w:t>38</w:t>
        </w:r>
        <w:r w:rsidR="00350D10">
          <w:rPr>
            <w:webHidden/>
          </w:rPr>
          <w:fldChar w:fldCharType="end"/>
        </w:r>
      </w:hyperlink>
    </w:p>
    <w:p w14:paraId="1CA145BF" w14:textId="21557596"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6" w:history="1">
        <w:r w:rsidR="00350D10" w:rsidRPr="00EC6935">
          <w:rPr>
            <w:rStyle w:val="Hyperlink"/>
          </w:rPr>
          <w:t>Abbildung 18: Die Output JSON-Dateien für die Mini-Topologie</w:t>
        </w:r>
        <w:r w:rsidR="00350D10">
          <w:rPr>
            <w:webHidden/>
          </w:rPr>
          <w:tab/>
        </w:r>
        <w:r w:rsidR="00350D10">
          <w:rPr>
            <w:webHidden/>
          </w:rPr>
          <w:fldChar w:fldCharType="begin"/>
        </w:r>
        <w:r w:rsidR="00350D10">
          <w:rPr>
            <w:webHidden/>
          </w:rPr>
          <w:instrText xml:space="preserve"> PAGEREF _Toc521311406 \h </w:instrText>
        </w:r>
        <w:r w:rsidR="00350D10">
          <w:rPr>
            <w:webHidden/>
          </w:rPr>
        </w:r>
        <w:r w:rsidR="00350D10">
          <w:rPr>
            <w:webHidden/>
          </w:rPr>
          <w:fldChar w:fldCharType="separate"/>
        </w:r>
        <w:r w:rsidR="00693A00">
          <w:rPr>
            <w:webHidden/>
          </w:rPr>
          <w:t>39</w:t>
        </w:r>
        <w:r w:rsidR="00350D10">
          <w:rPr>
            <w:webHidden/>
          </w:rPr>
          <w:fldChar w:fldCharType="end"/>
        </w:r>
      </w:hyperlink>
    </w:p>
    <w:p w14:paraId="71FD7C70" w14:textId="3F8E4157"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7" w:history="1">
        <w:r w:rsidR="00350D10" w:rsidRPr="00EC6935">
          <w:rPr>
            <w:rStyle w:val="Hyperlink"/>
          </w:rPr>
          <w:t>Abbildung 19: Diagramm zeigt den Grundlegenden Entwurf der Topology-Editor</w:t>
        </w:r>
        <w:r w:rsidR="00350D10">
          <w:rPr>
            <w:webHidden/>
          </w:rPr>
          <w:tab/>
        </w:r>
        <w:r w:rsidR="00350D10">
          <w:rPr>
            <w:webHidden/>
          </w:rPr>
          <w:fldChar w:fldCharType="begin"/>
        </w:r>
        <w:r w:rsidR="00350D10">
          <w:rPr>
            <w:webHidden/>
          </w:rPr>
          <w:instrText xml:space="preserve"> PAGEREF _Toc521311407 \h </w:instrText>
        </w:r>
        <w:r w:rsidR="00350D10">
          <w:rPr>
            <w:webHidden/>
          </w:rPr>
        </w:r>
        <w:r w:rsidR="00350D10">
          <w:rPr>
            <w:webHidden/>
          </w:rPr>
          <w:fldChar w:fldCharType="separate"/>
        </w:r>
        <w:r w:rsidR="00693A00">
          <w:rPr>
            <w:webHidden/>
          </w:rPr>
          <w:t>42</w:t>
        </w:r>
        <w:r w:rsidR="00350D10">
          <w:rPr>
            <w:webHidden/>
          </w:rPr>
          <w:fldChar w:fldCharType="end"/>
        </w:r>
      </w:hyperlink>
    </w:p>
    <w:p w14:paraId="249BBC8A" w14:textId="38E23032"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8" w:history="1">
        <w:r w:rsidR="00350D10" w:rsidRPr="00EC6935">
          <w:rPr>
            <w:rStyle w:val="Hyperlink"/>
          </w:rPr>
          <w:t>Abbildung 20: Komponentenübersicht für Topology-Editor-Server</w:t>
        </w:r>
        <w:r w:rsidR="00350D10">
          <w:rPr>
            <w:webHidden/>
          </w:rPr>
          <w:tab/>
        </w:r>
        <w:r w:rsidR="00350D10">
          <w:rPr>
            <w:webHidden/>
          </w:rPr>
          <w:fldChar w:fldCharType="begin"/>
        </w:r>
        <w:r w:rsidR="00350D10">
          <w:rPr>
            <w:webHidden/>
          </w:rPr>
          <w:instrText xml:space="preserve"> PAGEREF _Toc521311408 \h </w:instrText>
        </w:r>
        <w:r w:rsidR="00350D10">
          <w:rPr>
            <w:webHidden/>
          </w:rPr>
        </w:r>
        <w:r w:rsidR="00350D10">
          <w:rPr>
            <w:webHidden/>
          </w:rPr>
          <w:fldChar w:fldCharType="separate"/>
        </w:r>
        <w:r w:rsidR="00693A00">
          <w:rPr>
            <w:webHidden/>
          </w:rPr>
          <w:t>43</w:t>
        </w:r>
        <w:r w:rsidR="00350D10">
          <w:rPr>
            <w:webHidden/>
          </w:rPr>
          <w:fldChar w:fldCharType="end"/>
        </w:r>
      </w:hyperlink>
    </w:p>
    <w:p w14:paraId="059CCAAF" w14:textId="6D6341B7"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09" w:history="1">
        <w:r w:rsidR="00350D10" w:rsidRPr="00EC6935">
          <w:rPr>
            <w:rStyle w:val="Hyperlink"/>
          </w:rPr>
          <w:t>Abbildung 21: Domänenmodell der Elemente des Topology-Editor</w:t>
        </w:r>
        <w:r w:rsidR="00350D10">
          <w:rPr>
            <w:webHidden/>
          </w:rPr>
          <w:tab/>
        </w:r>
        <w:r w:rsidR="00350D10">
          <w:rPr>
            <w:webHidden/>
          </w:rPr>
          <w:fldChar w:fldCharType="begin"/>
        </w:r>
        <w:r w:rsidR="00350D10">
          <w:rPr>
            <w:webHidden/>
          </w:rPr>
          <w:instrText xml:space="preserve"> PAGEREF _Toc521311409 \h </w:instrText>
        </w:r>
        <w:r w:rsidR="00350D10">
          <w:rPr>
            <w:webHidden/>
          </w:rPr>
        </w:r>
        <w:r w:rsidR="00350D10">
          <w:rPr>
            <w:webHidden/>
          </w:rPr>
          <w:fldChar w:fldCharType="separate"/>
        </w:r>
        <w:r w:rsidR="00693A00">
          <w:rPr>
            <w:webHidden/>
          </w:rPr>
          <w:t>43</w:t>
        </w:r>
        <w:r w:rsidR="00350D10">
          <w:rPr>
            <w:webHidden/>
          </w:rPr>
          <w:fldChar w:fldCharType="end"/>
        </w:r>
      </w:hyperlink>
    </w:p>
    <w:p w14:paraId="6B18592A" w14:textId="1E3FD8FC"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10" w:history="1">
        <w:r w:rsidR="00350D10" w:rsidRPr="00EC6935">
          <w:rPr>
            <w:rStyle w:val="Hyperlink"/>
          </w:rPr>
          <w:t>Abbildung 22: Klassendiagramm eines Beispiel für Fassaden mit feldbusabhängigen Protokollen</w:t>
        </w:r>
        <w:r w:rsidR="00350D10">
          <w:rPr>
            <w:webHidden/>
          </w:rPr>
          <w:tab/>
        </w:r>
        <w:r w:rsidR="00350D10">
          <w:rPr>
            <w:webHidden/>
          </w:rPr>
          <w:fldChar w:fldCharType="begin"/>
        </w:r>
        <w:r w:rsidR="00350D10">
          <w:rPr>
            <w:webHidden/>
          </w:rPr>
          <w:instrText xml:space="preserve"> PAGEREF _Toc521311410 \h </w:instrText>
        </w:r>
        <w:r w:rsidR="00350D10">
          <w:rPr>
            <w:webHidden/>
          </w:rPr>
        </w:r>
        <w:r w:rsidR="00350D10">
          <w:rPr>
            <w:webHidden/>
          </w:rPr>
          <w:fldChar w:fldCharType="separate"/>
        </w:r>
        <w:r w:rsidR="00693A00">
          <w:rPr>
            <w:webHidden/>
          </w:rPr>
          <w:t>44</w:t>
        </w:r>
        <w:r w:rsidR="00350D10">
          <w:rPr>
            <w:webHidden/>
          </w:rPr>
          <w:fldChar w:fldCharType="end"/>
        </w:r>
      </w:hyperlink>
    </w:p>
    <w:p w14:paraId="202185F0" w14:textId="09657426"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11" w:history="1">
        <w:r w:rsidR="00350D10" w:rsidRPr="00EC6935">
          <w:rPr>
            <w:rStyle w:val="Hyperlink"/>
          </w:rPr>
          <w:t>Abbildung 23: Zusammengesetzte Anwendungsarchitektur mit häufig verwendeten Paketen</w:t>
        </w:r>
        <w:r w:rsidR="00350D10">
          <w:rPr>
            <w:webHidden/>
          </w:rPr>
          <w:tab/>
        </w:r>
        <w:r w:rsidR="00350D10">
          <w:rPr>
            <w:webHidden/>
          </w:rPr>
          <w:fldChar w:fldCharType="begin"/>
        </w:r>
        <w:r w:rsidR="00350D10">
          <w:rPr>
            <w:webHidden/>
          </w:rPr>
          <w:instrText xml:space="preserve"> PAGEREF _Toc521311411 \h </w:instrText>
        </w:r>
        <w:r w:rsidR="00350D10">
          <w:rPr>
            <w:webHidden/>
          </w:rPr>
        </w:r>
        <w:r w:rsidR="00350D10">
          <w:rPr>
            <w:webHidden/>
          </w:rPr>
          <w:fldChar w:fldCharType="separate"/>
        </w:r>
        <w:r w:rsidR="00693A00">
          <w:rPr>
            <w:webHidden/>
          </w:rPr>
          <w:t>46</w:t>
        </w:r>
        <w:r w:rsidR="00350D10">
          <w:rPr>
            <w:webHidden/>
          </w:rPr>
          <w:fldChar w:fldCharType="end"/>
        </w:r>
      </w:hyperlink>
    </w:p>
    <w:p w14:paraId="411C0E65" w14:textId="02381C7E"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12" w:history="1">
        <w:r w:rsidR="00350D10" w:rsidRPr="00EC6935">
          <w:rPr>
            <w:rStyle w:val="Hyperlink"/>
          </w:rPr>
          <w:t>Abbildung 24: Vereinfachtes Diagramm für die Umsetzung der clientseitigen Anwendung</w:t>
        </w:r>
        <w:r w:rsidR="00350D10">
          <w:rPr>
            <w:webHidden/>
          </w:rPr>
          <w:tab/>
        </w:r>
        <w:r w:rsidR="00350D10">
          <w:rPr>
            <w:webHidden/>
          </w:rPr>
          <w:fldChar w:fldCharType="begin"/>
        </w:r>
        <w:r w:rsidR="00350D10">
          <w:rPr>
            <w:webHidden/>
          </w:rPr>
          <w:instrText xml:space="preserve"> PAGEREF _Toc521311412 \h </w:instrText>
        </w:r>
        <w:r w:rsidR="00350D10">
          <w:rPr>
            <w:webHidden/>
          </w:rPr>
        </w:r>
        <w:r w:rsidR="00350D10">
          <w:rPr>
            <w:webHidden/>
          </w:rPr>
          <w:fldChar w:fldCharType="separate"/>
        </w:r>
        <w:r w:rsidR="00693A00">
          <w:rPr>
            <w:webHidden/>
          </w:rPr>
          <w:t>47</w:t>
        </w:r>
        <w:r w:rsidR="00350D10">
          <w:rPr>
            <w:webHidden/>
          </w:rPr>
          <w:fldChar w:fldCharType="end"/>
        </w:r>
      </w:hyperlink>
    </w:p>
    <w:p w14:paraId="6C611A19" w14:textId="334532FD"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13" w:history="1">
        <w:r w:rsidR="00350D10" w:rsidRPr="00EC6935">
          <w:rPr>
            <w:rStyle w:val="Hyperlink"/>
          </w:rPr>
          <w:t>Abbildung 25: Erstellen eines FDT-Projekt</w:t>
        </w:r>
        <w:r w:rsidR="00350D10">
          <w:rPr>
            <w:webHidden/>
          </w:rPr>
          <w:tab/>
        </w:r>
        <w:r w:rsidR="00350D10">
          <w:rPr>
            <w:webHidden/>
          </w:rPr>
          <w:fldChar w:fldCharType="begin"/>
        </w:r>
        <w:r w:rsidR="00350D10">
          <w:rPr>
            <w:webHidden/>
          </w:rPr>
          <w:instrText xml:space="preserve"> PAGEREF _Toc521311413 \h </w:instrText>
        </w:r>
        <w:r w:rsidR="00350D10">
          <w:rPr>
            <w:webHidden/>
          </w:rPr>
        </w:r>
        <w:r w:rsidR="00350D10">
          <w:rPr>
            <w:webHidden/>
          </w:rPr>
          <w:fldChar w:fldCharType="separate"/>
        </w:r>
        <w:r w:rsidR="00693A00">
          <w:rPr>
            <w:webHidden/>
          </w:rPr>
          <w:t>49</w:t>
        </w:r>
        <w:r w:rsidR="00350D10">
          <w:rPr>
            <w:webHidden/>
          </w:rPr>
          <w:fldChar w:fldCharType="end"/>
        </w:r>
      </w:hyperlink>
    </w:p>
    <w:p w14:paraId="64331004" w14:textId="278ED5AB" w:rsidR="00350D10" w:rsidRDefault="00EF06A4">
      <w:pPr>
        <w:pStyle w:val="Abbildungsverzeichnis"/>
        <w:rPr>
          <w:rFonts w:asciiTheme="minorHAnsi" w:eastAsiaTheme="minorEastAsia" w:hAnsiTheme="minorHAnsi" w:cstheme="minorBidi"/>
          <w:bCs w:val="0"/>
          <w:sz w:val="22"/>
          <w:szCs w:val="22"/>
          <w:lang w:val="en-US" w:eastAsia="en-US"/>
        </w:rPr>
      </w:pPr>
      <w:hyperlink w:anchor="_Toc521311414" w:history="1">
        <w:r w:rsidR="00350D10" w:rsidRPr="00EC6935">
          <w:rPr>
            <w:rStyle w:val="Hyperlink"/>
          </w:rPr>
          <w:t>Abbildung 26: ComStudio mit Topology Editor im Einsatz</w:t>
        </w:r>
        <w:r w:rsidR="00350D10">
          <w:rPr>
            <w:webHidden/>
          </w:rPr>
          <w:tab/>
        </w:r>
        <w:r w:rsidR="00350D10">
          <w:rPr>
            <w:webHidden/>
          </w:rPr>
          <w:fldChar w:fldCharType="begin"/>
        </w:r>
        <w:r w:rsidR="00350D10">
          <w:rPr>
            <w:webHidden/>
          </w:rPr>
          <w:instrText xml:space="preserve"> PAGEREF _Toc521311414 \h </w:instrText>
        </w:r>
        <w:r w:rsidR="00350D10">
          <w:rPr>
            <w:webHidden/>
          </w:rPr>
        </w:r>
        <w:r w:rsidR="00350D10">
          <w:rPr>
            <w:webHidden/>
          </w:rPr>
          <w:fldChar w:fldCharType="separate"/>
        </w:r>
        <w:r w:rsidR="00693A00">
          <w:rPr>
            <w:webHidden/>
          </w:rPr>
          <w:t>50</w:t>
        </w:r>
        <w:r w:rsidR="00350D10">
          <w:rPr>
            <w:webHidden/>
          </w:rPr>
          <w:fldChar w:fldCharType="end"/>
        </w:r>
      </w:hyperlink>
    </w:p>
    <w:p w14:paraId="2A2F3453" w14:textId="355C7797"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5"/>
          <w:footerReference w:type="default" r:id="rId16"/>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2CB79450" w14:textId="002B48EC" w:rsidR="006A6C0A" w:rsidRDefault="001346DF">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21311654" w:history="1">
        <w:r w:rsidR="006A6C0A" w:rsidRPr="00ED4651">
          <w:rPr>
            <w:rStyle w:val="Hyperlink"/>
          </w:rPr>
          <w:t>Tabelle 1: Meilensteinplanung für die Masterarbeit</w:t>
        </w:r>
        <w:r w:rsidR="006A6C0A">
          <w:rPr>
            <w:webHidden/>
          </w:rPr>
          <w:tab/>
        </w:r>
        <w:r w:rsidR="006A6C0A">
          <w:rPr>
            <w:webHidden/>
          </w:rPr>
          <w:fldChar w:fldCharType="begin"/>
        </w:r>
        <w:r w:rsidR="006A6C0A">
          <w:rPr>
            <w:webHidden/>
          </w:rPr>
          <w:instrText xml:space="preserve"> PAGEREF _Toc521311654 \h </w:instrText>
        </w:r>
        <w:r w:rsidR="006A6C0A">
          <w:rPr>
            <w:webHidden/>
          </w:rPr>
        </w:r>
        <w:r w:rsidR="006A6C0A">
          <w:rPr>
            <w:webHidden/>
          </w:rPr>
          <w:fldChar w:fldCharType="separate"/>
        </w:r>
        <w:r w:rsidR="00693A00">
          <w:rPr>
            <w:webHidden/>
          </w:rPr>
          <w:t>4</w:t>
        </w:r>
        <w:r w:rsidR="006A6C0A">
          <w:rPr>
            <w:webHidden/>
          </w:rPr>
          <w:fldChar w:fldCharType="end"/>
        </w:r>
      </w:hyperlink>
    </w:p>
    <w:p w14:paraId="19C198BB" w14:textId="6A041782" w:rsidR="006A6C0A" w:rsidRDefault="00EF06A4">
      <w:pPr>
        <w:pStyle w:val="Abbildungsverzeichnis"/>
        <w:rPr>
          <w:rFonts w:asciiTheme="minorHAnsi" w:eastAsiaTheme="minorEastAsia" w:hAnsiTheme="minorHAnsi" w:cstheme="minorBidi"/>
          <w:bCs w:val="0"/>
          <w:sz w:val="22"/>
          <w:szCs w:val="22"/>
          <w:lang w:val="en-US" w:eastAsia="en-US"/>
        </w:rPr>
      </w:pPr>
      <w:hyperlink w:anchor="_Toc521311655" w:history="1">
        <w:r w:rsidR="006A6C0A" w:rsidRPr="00ED4651">
          <w:rPr>
            <w:rStyle w:val="Hyperlink"/>
          </w:rPr>
          <w:t>Tabelle 2: Vergleichstabelle für JavaScript-Framework</w:t>
        </w:r>
        <w:r w:rsidR="006A6C0A">
          <w:rPr>
            <w:webHidden/>
          </w:rPr>
          <w:tab/>
        </w:r>
        <w:r w:rsidR="006A6C0A">
          <w:rPr>
            <w:webHidden/>
          </w:rPr>
          <w:fldChar w:fldCharType="begin"/>
        </w:r>
        <w:r w:rsidR="006A6C0A">
          <w:rPr>
            <w:webHidden/>
          </w:rPr>
          <w:instrText xml:space="preserve"> PAGEREF _Toc521311655 \h </w:instrText>
        </w:r>
        <w:r w:rsidR="006A6C0A">
          <w:rPr>
            <w:webHidden/>
          </w:rPr>
        </w:r>
        <w:r w:rsidR="006A6C0A">
          <w:rPr>
            <w:webHidden/>
          </w:rPr>
          <w:fldChar w:fldCharType="separate"/>
        </w:r>
        <w:r w:rsidR="00693A00">
          <w:rPr>
            <w:webHidden/>
          </w:rPr>
          <w:t>30</w:t>
        </w:r>
        <w:r w:rsidR="006A6C0A">
          <w:rPr>
            <w:webHidden/>
          </w:rPr>
          <w:fldChar w:fldCharType="end"/>
        </w:r>
      </w:hyperlink>
    </w:p>
    <w:p w14:paraId="330D0557" w14:textId="2F65A156" w:rsidR="006A6C0A" w:rsidRDefault="00EF06A4">
      <w:pPr>
        <w:pStyle w:val="Abbildungsverzeichnis"/>
        <w:rPr>
          <w:rFonts w:asciiTheme="minorHAnsi" w:eastAsiaTheme="minorEastAsia" w:hAnsiTheme="minorHAnsi" w:cstheme="minorBidi"/>
          <w:bCs w:val="0"/>
          <w:sz w:val="22"/>
          <w:szCs w:val="22"/>
          <w:lang w:val="en-US" w:eastAsia="en-US"/>
        </w:rPr>
      </w:pPr>
      <w:hyperlink w:anchor="_Toc521311656" w:history="1">
        <w:r w:rsidR="006A6C0A" w:rsidRPr="00ED4651">
          <w:rPr>
            <w:rStyle w:val="Hyperlink"/>
          </w:rPr>
          <w:t>Tabelle 3: Vergleichstabelle für UI-Bibliotheken</w:t>
        </w:r>
        <w:r w:rsidR="006A6C0A">
          <w:rPr>
            <w:webHidden/>
          </w:rPr>
          <w:tab/>
        </w:r>
        <w:r w:rsidR="006A6C0A">
          <w:rPr>
            <w:webHidden/>
          </w:rPr>
          <w:fldChar w:fldCharType="begin"/>
        </w:r>
        <w:r w:rsidR="006A6C0A">
          <w:rPr>
            <w:webHidden/>
          </w:rPr>
          <w:instrText xml:space="preserve"> PAGEREF _Toc521311656 \h </w:instrText>
        </w:r>
        <w:r w:rsidR="006A6C0A">
          <w:rPr>
            <w:webHidden/>
          </w:rPr>
        </w:r>
        <w:r w:rsidR="006A6C0A">
          <w:rPr>
            <w:webHidden/>
          </w:rPr>
          <w:fldChar w:fldCharType="separate"/>
        </w:r>
        <w:r w:rsidR="00693A00">
          <w:rPr>
            <w:webHidden/>
          </w:rPr>
          <w:t>31</w:t>
        </w:r>
        <w:r w:rsidR="006A6C0A">
          <w:rPr>
            <w:webHidden/>
          </w:rPr>
          <w:fldChar w:fldCharType="end"/>
        </w:r>
      </w:hyperlink>
    </w:p>
    <w:p w14:paraId="1592B86B" w14:textId="23034A99" w:rsidR="006A6C0A" w:rsidRDefault="00EF06A4">
      <w:pPr>
        <w:pStyle w:val="Abbildungsverzeichnis"/>
        <w:rPr>
          <w:rFonts w:asciiTheme="minorHAnsi" w:eastAsiaTheme="minorEastAsia" w:hAnsiTheme="minorHAnsi" w:cstheme="minorBidi"/>
          <w:bCs w:val="0"/>
          <w:sz w:val="22"/>
          <w:szCs w:val="22"/>
          <w:lang w:val="en-US" w:eastAsia="en-US"/>
        </w:rPr>
      </w:pPr>
      <w:hyperlink w:anchor="_Toc521311657" w:history="1">
        <w:r w:rsidR="006A6C0A" w:rsidRPr="00ED4651">
          <w:rPr>
            <w:rStyle w:val="Hyperlink"/>
          </w:rPr>
          <w:t>Tabelle 4: Use Case #1</w:t>
        </w:r>
        <w:r w:rsidR="006A6C0A">
          <w:rPr>
            <w:webHidden/>
          </w:rPr>
          <w:tab/>
        </w:r>
        <w:r w:rsidR="006A6C0A">
          <w:rPr>
            <w:webHidden/>
          </w:rPr>
          <w:fldChar w:fldCharType="begin"/>
        </w:r>
        <w:r w:rsidR="006A6C0A">
          <w:rPr>
            <w:webHidden/>
          </w:rPr>
          <w:instrText xml:space="preserve"> PAGEREF _Toc521311657 \h </w:instrText>
        </w:r>
        <w:r w:rsidR="006A6C0A">
          <w:rPr>
            <w:webHidden/>
          </w:rPr>
        </w:r>
        <w:r w:rsidR="006A6C0A">
          <w:rPr>
            <w:webHidden/>
          </w:rPr>
          <w:fldChar w:fldCharType="separate"/>
        </w:r>
        <w:r w:rsidR="00693A00">
          <w:rPr>
            <w:webHidden/>
          </w:rPr>
          <w:t>53</w:t>
        </w:r>
        <w:r w:rsidR="006A6C0A">
          <w:rPr>
            <w:webHidden/>
          </w:rPr>
          <w:fldChar w:fldCharType="end"/>
        </w:r>
      </w:hyperlink>
    </w:p>
    <w:p w14:paraId="38B9A43B" w14:textId="6279A3FB" w:rsidR="006A6C0A" w:rsidRDefault="00EF06A4">
      <w:pPr>
        <w:pStyle w:val="Abbildungsverzeichnis"/>
        <w:rPr>
          <w:rFonts w:asciiTheme="minorHAnsi" w:eastAsiaTheme="minorEastAsia" w:hAnsiTheme="minorHAnsi" w:cstheme="minorBidi"/>
          <w:bCs w:val="0"/>
          <w:sz w:val="22"/>
          <w:szCs w:val="22"/>
          <w:lang w:val="en-US" w:eastAsia="en-US"/>
        </w:rPr>
      </w:pPr>
      <w:hyperlink w:anchor="_Toc521311658" w:history="1">
        <w:r w:rsidR="006A6C0A" w:rsidRPr="00ED4651">
          <w:rPr>
            <w:rStyle w:val="Hyperlink"/>
          </w:rPr>
          <w:t>Tabelle 5: Use Case #2</w:t>
        </w:r>
        <w:r w:rsidR="006A6C0A">
          <w:rPr>
            <w:webHidden/>
          </w:rPr>
          <w:tab/>
        </w:r>
        <w:r w:rsidR="006A6C0A">
          <w:rPr>
            <w:webHidden/>
          </w:rPr>
          <w:fldChar w:fldCharType="begin"/>
        </w:r>
        <w:r w:rsidR="006A6C0A">
          <w:rPr>
            <w:webHidden/>
          </w:rPr>
          <w:instrText xml:space="preserve"> PAGEREF _Toc521311658 \h </w:instrText>
        </w:r>
        <w:r w:rsidR="006A6C0A">
          <w:rPr>
            <w:webHidden/>
          </w:rPr>
        </w:r>
        <w:r w:rsidR="006A6C0A">
          <w:rPr>
            <w:webHidden/>
          </w:rPr>
          <w:fldChar w:fldCharType="separate"/>
        </w:r>
        <w:r w:rsidR="00693A00">
          <w:rPr>
            <w:webHidden/>
          </w:rPr>
          <w:t>54</w:t>
        </w:r>
        <w:r w:rsidR="006A6C0A">
          <w:rPr>
            <w:webHidden/>
          </w:rPr>
          <w:fldChar w:fldCharType="end"/>
        </w:r>
      </w:hyperlink>
    </w:p>
    <w:p w14:paraId="44DE5096" w14:textId="390F8962" w:rsidR="006A6C0A" w:rsidRDefault="00EF06A4">
      <w:pPr>
        <w:pStyle w:val="Abbildungsverzeichnis"/>
        <w:rPr>
          <w:rFonts w:asciiTheme="minorHAnsi" w:eastAsiaTheme="minorEastAsia" w:hAnsiTheme="minorHAnsi" w:cstheme="minorBidi"/>
          <w:bCs w:val="0"/>
          <w:sz w:val="22"/>
          <w:szCs w:val="22"/>
          <w:lang w:val="en-US" w:eastAsia="en-US"/>
        </w:rPr>
      </w:pPr>
      <w:hyperlink w:anchor="_Toc521311659" w:history="1">
        <w:r w:rsidR="006A6C0A" w:rsidRPr="00ED4651">
          <w:rPr>
            <w:rStyle w:val="Hyperlink"/>
          </w:rPr>
          <w:t>Tabelle 6: Use Case #3</w:t>
        </w:r>
        <w:r w:rsidR="006A6C0A">
          <w:rPr>
            <w:webHidden/>
          </w:rPr>
          <w:tab/>
        </w:r>
        <w:r w:rsidR="006A6C0A">
          <w:rPr>
            <w:webHidden/>
          </w:rPr>
          <w:fldChar w:fldCharType="begin"/>
        </w:r>
        <w:r w:rsidR="006A6C0A">
          <w:rPr>
            <w:webHidden/>
          </w:rPr>
          <w:instrText xml:space="preserve"> PAGEREF _Toc521311659 \h </w:instrText>
        </w:r>
        <w:r w:rsidR="006A6C0A">
          <w:rPr>
            <w:webHidden/>
          </w:rPr>
        </w:r>
        <w:r w:rsidR="006A6C0A">
          <w:rPr>
            <w:webHidden/>
          </w:rPr>
          <w:fldChar w:fldCharType="separate"/>
        </w:r>
        <w:r w:rsidR="00693A00">
          <w:rPr>
            <w:webHidden/>
          </w:rPr>
          <w:t>55</w:t>
        </w:r>
        <w:r w:rsidR="006A6C0A">
          <w:rPr>
            <w:webHidden/>
          </w:rPr>
          <w:fldChar w:fldCharType="end"/>
        </w:r>
      </w:hyperlink>
    </w:p>
    <w:p w14:paraId="1FC66C93" w14:textId="050BAAE7" w:rsidR="006A6C0A" w:rsidRDefault="00EF06A4">
      <w:pPr>
        <w:pStyle w:val="Abbildungsverzeichnis"/>
        <w:rPr>
          <w:rFonts w:asciiTheme="minorHAnsi" w:eastAsiaTheme="minorEastAsia" w:hAnsiTheme="minorHAnsi" w:cstheme="minorBidi"/>
          <w:bCs w:val="0"/>
          <w:sz w:val="22"/>
          <w:szCs w:val="22"/>
          <w:lang w:val="en-US" w:eastAsia="en-US"/>
        </w:rPr>
      </w:pPr>
      <w:hyperlink w:anchor="_Toc521311660" w:history="1">
        <w:r w:rsidR="006A6C0A" w:rsidRPr="00ED4651">
          <w:rPr>
            <w:rStyle w:val="Hyperlink"/>
          </w:rPr>
          <w:t>Tabelle 7: Use Case #4</w:t>
        </w:r>
        <w:r w:rsidR="006A6C0A">
          <w:rPr>
            <w:webHidden/>
          </w:rPr>
          <w:tab/>
        </w:r>
        <w:r w:rsidR="006A6C0A">
          <w:rPr>
            <w:webHidden/>
          </w:rPr>
          <w:fldChar w:fldCharType="begin"/>
        </w:r>
        <w:r w:rsidR="006A6C0A">
          <w:rPr>
            <w:webHidden/>
          </w:rPr>
          <w:instrText xml:space="preserve"> PAGEREF _Toc521311660 \h </w:instrText>
        </w:r>
        <w:r w:rsidR="006A6C0A">
          <w:rPr>
            <w:webHidden/>
          </w:rPr>
        </w:r>
        <w:r w:rsidR="006A6C0A">
          <w:rPr>
            <w:webHidden/>
          </w:rPr>
          <w:fldChar w:fldCharType="separate"/>
        </w:r>
        <w:r w:rsidR="00693A00">
          <w:rPr>
            <w:webHidden/>
          </w:rPr>
          <w:t>56</w:t>
        </w:r>
        <w:r w:rsidR="006A6C0A">
          <w:rPr>
            <w:webHidden/>
          </w:rPr>
          <w:fldChar w:fldCharType="end"/>
        </w:r>
      </w:hyperlink>
    </w:p>
    <w:p w14:paraId="3215BF51" w14:textId="67D3357B"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7"/>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21311587"/>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21311588"/>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47935CB" w:rsidR="00ED6519" w:rsidRPr="001E2EFB" w:rsidRDefault="001E2EFB" w:rsidP="008C7A6B">
      <w:pPr>
        <w:pStyle w:val="TextkrperEinzug"/>
        <w:numPr>
          <w:ilvl w:val="0"/>
          <w:numId w:val="42"/>
        </w:numPr>
        <w:rPr>
          <w:lang w:val="de-DE"/>
        </w:rPr>
      </w:pPr>
      <w:r>
        <w:rPr>
          <w:lang w:val="de-DE"/>
        </w:rPr>
        <w:t xml:space="preserve">reduziert </w:t>
      </w:r>
      <w:r w:rsidRPr="00402BE9">
        <w:rPr>
          <w:lang w:val="de-DE"/>
        </w:rPr>
        <w:t>Engineering</w:t>
      </w:r>
      <w:r w:rsidR="002D6582" w:rsidRPr="00402BE9">
        <w:rPr>
          <w:lang w:val="de-DE"/>
        </w:rPr>
        <w:t>-Z</w:t>
      </w:r>
      <w:r w:rsidRPr="00402BE9">
        <w:rPr>
          <w:lang w:val="de-DE"/>
        </w:rPr>
        <w:t>eit</w:t>
      </w:r>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A4A82DB" w:rsidR="00B05559" w:rsidRDefault="00B05559" w:rsidP="008C7A6B">
      <w:pPr>
        <w:pStyle w:val="TextkrperEinzug"/>
        <w:numPr>
          <w:ilvl w:val="0"/>
          <w:numId w:val="45"/>
        </w:numPr>
        <w:rPr>
          <w:lang w:val="de-DE"/>
        </w:rPr>
      </w:pPr>
      <w:r>
        <w:rPr>
          <w:lang w:val="de-DE"/>
        </w:rPr>
        <w:t xml:space="preserve">protokollabhängig in jeweiliger </w:t>
      </w:r>
      <w:commentRangeStart w:id="6"/>
      <w:r>
        <w:rPr>
          <w:lang w:val="de-DE"/>
        </w:rPr>
        <w:t>Binärkomponente</w:t>
      </w:r>
      <w:r w:rsidR="00F305A1">
        <w:rPr>
          <w:rStyle w:val="Funotenzeichen"/>
          <w:lang w:val="de-DE"/>
        </w:rPr>
        <w:footnoteReference w:id="3"/>
      </w:r>
      <w:r>
        <w:rPr>
          <w:lang w:val="de-DE"/>
        </w:rPr>
        <w:t xml:space="preserve"> </w:t>
      </w:r>
      <w:commentRangeEnd w:id="6"/>
      <w:r w:rsidR="008026B5">
        <w:rPr>
          <w:rStyle w:val="Kommentarzeichen"/>
          <w:rFonts w:ascii="Arial" w:hAnsi="Arial" w:cs="Times New Roman"/>
          <w:lang w:val="de-DE"/>
        </w:rPr>
        <w:commentReference w:id="6"/>
      </w:r>
      <w:r>
        <w:rPr>
          <w:lang w:val="de-DE"/>
        </w:rPr>
        <w:t>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FC3A01">
        <w:rPr>
          <w:lang w:val="de-DE"/>
        </w:rPr>
        <w:instrText xml:space="preserve"> XE "</w:instrText>
      </w:r>
      <w:r w:rsidR="00ED6519" w:rsidRPr="001E2EFB">
        <w:rPr>
          <w:lang w:val="de-DE"/>
        </w:rPr>
        <w:instrText>Plugin</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FC3A01">
        <w:rPr>
          <w:lang w:val="de-DE"/>
        </w:rPr>
        <w:instrText xml:space="preserve"> XE "</w:instrText>
      </w:r>
      <w:r w:rsidR="00ED6519" w:rsidRPr="001E2EFB">
        <w:rPr>
          <w:lang w:val="de-DE"/>
        </w:rPr>
        <w:instrText>Software</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7" w:name="_Toc517096352"/>
      <w:bookmarkStart w:id="8" w:name="_Ref517332480"/>
      <w:bookmarkStart w:id="9" w:name="_Ref517332487"/>
      <w:bookmarkStart w:id="10" w:name="_Ref517332506"/>
      <w:bookmarkStart w:id="11" w:name="_Ref517332519"/>
      <w:bookmarkStart w:id="12" w:name="_Ref517332580"/>
      <w:bookmarkStart w:id="13" w:name="_Ref517332594"/>
      <w:bookmarkStart w:id="14" w:name="_Ref517332672"/>
      <w:bookmarkStart w:id="15" w:name="_Toc521311589"/>
      <w:r w:rsidRPr="0004228B">
        <w:t>Ziel</w:t>
      </w:r>
      <w:bookmarkEnd w:id="7"/>
      <w:r w:rsidR="0004228B">
        <w:t>setzung</w:t>
      </w:r>
      <w:bookmarkEnd w:id="5"/>
      <w:bookmarkEnd w:id="8"/>
      <w:bookmarkEnd w:id="9"/>
      <w:bookmarkEnd w:id="10"/>
      <w:bookmarkEnd w:id="11"/>
      <w:bookmarkEnd w:id="12"/>
      <w:bookmarkEnd w:id="13"/>
      <w:bookmarkEnd w:id="14"/>
      <w:bookmarkEnd w:id="15"/>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 xml:space="preserve">ntwicklung einer Topology </w:t>
      </w:r>
      <w:commentRangeStart w:id="16"/>
      <w:r>
        <w:rPr>
          <w:lang w:val="de-DE"/>
        </w:rPr>
        <w:t>Engineering-</w:t>
      </w:r>
      <w:r w:rsidR="00EA2930">
        <w:rPr>
          <w:lang w:val="de-DE"/>
        </w:rPr>
        <w:t xml:space="preserve">komponente </w:t>
      </w:r>
      <w:commentRangeEnd w:id="16"/>
      <w:r w:rsidR="008026B5">
        <w:rPr>
          <w:rStyle w:val="Kommentarzeichen"/>
          <w:rFonts w:ascii="Arial" w:hAnsi="Arial" w:cs="Times New Roman"/>
          <w:lang w:val="de-DE"/>
        </w:rPr>
        <w:commentReference w:id="16"/>
      </w:r>
      <w:r w:rsidR="00EA2930">
        <w:rPr>
          <w:lang w:val="de-DE"/>
        </w:rPr>
        <w:t>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2157901E" w:rsidR="0004228B" w:rsidRDefault="0004228B" w:rsidP="008C7A6B">
      <w:pPr>
        <w:pStyle w:val="TextkrperEinzug"/>
        <w:numPr>
          <w:ilvl w:val="0"/>
          <w:numId w:val="44"/>
        </w:numPr>
        <w:rPr>
          <w:lang w:val="de-DE"/>
        </w:rPr>
      </w:pPr>
      <w:r>
        <w:rPr>
          <w:lang w:val="de-DE"/>
        </w:rPr>
        <w:t xml:space="preserve">alle gängigen </w:t>
      </w:r>
      <w:r w:rsidRPr="00402BE9">
        <w:rPr>
          <w:lang w:val="de-DE"/>
        </w:rPr>
        <w:t>Topologie</w:t>
      </w:r>
      <w:r w:rsidR="002D6582" w:rsidRPr="00402BE9">
        <w:rPr>
          <w:lang w:val="de-DE"/>
        </w:rPr>
        <w:t>-M</w:t>
      </w:r>
      <w:r w:rsidRPr="00402BE9">
        <w:rPr>
          <w:lang w:val="de-DE"/>
        </w:rPr>
        <w:t>uster</w:t>
      </w:r>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7" w:name="_Toc517096353"/>
      <w:bookmarkStart w:id="18" w:name="_Toc521311590"/>
      <w:r w:rsidRPr="00212703">
        <w:rPr>
          <w:bCs/>
        </w:rPr>
        <w:t>Aufgaben</w:t>
      </w:r>
      <w:bookmarkEnd w:id="17"/>
      <w:bookmarkEnd w:id="18"/>
    </w:p>
    <w:p w14:paraId="65B40455" w14:textId="68872C2C"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693A00">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77F8D69F"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xml:space="preserve">. Danach </w:t>
      </w:r>
      <w:r w:rsidR="005F5D24">
        <w:lastRenderedPageBreak/>
        <w:t>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402BE9">
        <w:t>Topologie</w:t>
      </w:r>
      <w:r w:rsidR="002D6582" w:rsidRPr="00402BE9">
        <w:t>-M</w:t>
      </w:r>
      <w:r w:rsidRPr="00402BE9">
        <w:t>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FC3A01" w:rsidRDefault="005C3FED" w:rsidP="00284668">
      <w:pPr>
        <w:pStyle w:val="TextkrperEinzug"/>
        <w:keepNext/>
        <w:ind w:firstLine="0"/>
        <w:rPr>
          <w:lang w:val="de-DE"/>
        </w:rPr>
      </w:pPr>
      <w:r>
        <w:rPr>
          <w:noProof/>
          <w:lang w:val="en-US" w:eastAsia="en-US"/>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45EC1BAC" w:rsidR="00E05F99" w:rsidRDefault="00284668" w:rsidP="00284668">
      <w:pPr>
        <w:pStyle w:val="Beschriftung"/>
        <w:jc w:val="both"/>
      </w:pPr>
      <w:bookmarkStart w:id="19" w:name="_Ref516486733"/>
      <w:bookmarkStart w:id="20" w:name="_Toc521311389"/>
      <w:r>
        <w:t xml:space="preserve">Abbildung </w:t>
      </w:r>
      <w:fldSimple w:instr=" SEQ Abbildung \* ARABIC ">
        <w:r w:rsidR="00693A00">
          <w:rPr>
            <w:noProof/>
          </w:rPr>
          <w:t>1</w:t>
        </w:r>
      </w:fldSimple>
      <w:r>
        <w:t xml:space="preserve">: </w:t>
      </w:r>
      <w:r w:rsidRPr="00E418E8">
        <w:t>Zeitplan für die Entwicklung von Plugin Topology-Editor</w:t>
      </w:r>
      <w:bookmarkEnd w:id="19"/>
      <w:bookmarkEnd w:id="20"/>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commentRangeStart w:id="21"/>
            <w:r w:rsidRPr="00212703">
              <w:rPr>
                <w:b/>
                <w:lang w:val="de-DE"/>
              </w:rPr>
              <w:t>Ressource</w:t>
            </w:r>
            <w:commentRangeEnd w:id="21"/>
            <w:r w:rsidR="008026B5">
              <w:rPr>
                <w:rStyle w:val="Kommentarzeichen"/>
                <w:rFonts w:ascii="Arial" w:eastAsia="Times New Roman" w:hAnsi="Arial" w:cs="Times New Roman"/>
                <w:lang w:val="de-DE"/>
              </w:rPr>
              <w:commentReference w:id="21"/>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19EEB2D" w:rsidR="00C03D78" w:rsidRPr="00212703" w:rsidRDefault="00290019" w:rsidP="00290019">
            <w:pPr>
              <w:pStyle w:val="TextkrperEinzug"/>
              <w:ind w:firstLine="0"/>
              <w:rPr>
                <w:lang w:val="de-DE"/>
              </w:rPr>
            </w:pPr>
            <w:r>
              <w:rPr>
                <w:lang w:val="de-DE"/>
              </w:rPr>
              <w:t xml:space="preserve">Analyse der bestehenden Host-Applikation </w:t>
            </w:r>
            <w:r w:rsidR="00416AAA">
              <w:rPr>
                <w:lang w:val="de-DE"/>
              </w:rPr>
              <w:t xml:space="preserve">Communication Studio und Einarbeitung </w:t>
            </w:r>
            <w:r w:rsidRPr="00290019">
              <w:rPr>
                <w:rStyle w:val="Kommentarzeichen"/>
                <w:rFonts w:ascii="Arial" w:eastAsia="Times New Roman" w:hAnsi="Arial" w:cs="Times New Roman"/>
                <w:lang w:val="de-DE"/>
              </w:rPr>
              <w:t>d</w:t>
            </w:r>
            <w:r>
              <w:rPr>
                <w:lang w:val="de-DE"/>
              </w:rPr>
              <w:t xml:space="preserve">er </w:t>
            </w:r>
            <w:r w:rsidR="00416AAA">
              <w:rPr>
                <w:lang w:val="de-DE"/>
              </w:rPr>
              <w:t>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6981EA36" w:rsidR="00C03D78" w:rsidRPr="00212703" w:rsidRDefault="00290019" w:rsidP="005C3FED">
            <w:pPr>
              <w:pStyle w:val="TextkrperEinzug"/>
              <w:ind w:firstLine="0"/>
              <w:rPr>
                <w:lang w:val="de-DE"/>
              </w:rPr>
            </w:pPr>
            <w:r>
              <w:rPr>
                <w:lang w:val="de-DE"/>
              </w:rPr>
              <w:t xml:space="preserve">Analyse </w:t>
            </w:r>
            <w:r w:rsidR="005C3FED">
              <w:rPr>
                <w:lang w:val="de-DE"/>
              </w:rPr>
              <w:t xml:space="preserve">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1773AD9B" w:rsidR="00637F10" w:rsidRDefault="00637F10" w:rsidP="00FB1B77">
      <w:pPr>
        <w:pStyle w:val="Beschriftung"/>
        <w:jc w:val="left"/>
      </w:pPr>
      <w:bookmarkStart w:id="22" w:name="_Ref516495064"/>
      <w:bookmarkStart w:id="23" w:name="_Toc506815682"/>
      <w:bookmarkStart w:id="24" w:name="_Toc521311654"/>
      <w:r w:rsidRPr="00212703">
        <w:t xml:space="preserve">Tabelle </w:t>
      </w:r>
      <w:fldSimple w:instr=" SEQ Tabelle \* ARABIC ">
        <w:r w:rsidR="00693A00">
          <w:rPr>
            <w:noProof/>
          </w:rPr>
          <w:t>1</w:t>
        </w:r>
      </w:fldSimple>
      <w:bookmarkEnd w:id="22"/>
      <w:r w:rsidR="00EA2930">
        <w:t xml:space="preserve">: </w:t>
      </w:r>
      <w:r w:rsidRPr="00212703">
        <w:t>Meilensteinplanung für die Masterarbeit</w:t>
      </w:r>
      <w:bookmarkEnd w:id="23"/>
      <w:bookmarkEnd w:id="24"/>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5" w:name="_Toc511043972"/>
      <w:bookmarkStart w:id="26" w:name="_Toc517096354"/>
      <w:bookmarkStart w:id="27" w:name="_Toc521311591"/>
      <w:commentRangeStart w:id="28"/>
      <w:r w:rsidRPr="00212703">
        <w:t>Firmenvorstellung</w:t>
      </w:r>
      <w:bookmarkEnd w:id="25"/>
      <w:bookmarkEnd w:id="26"/>
      <w:commentRangeEnd w:id="28"/>
      <w:r w:rsidR="008026B5">
        <w:rPr>
          <w:rStyle w:val="Kommentarzeichen"/>
          <w:rFonts w:ascii="Arial" w:hAnsi="Arial" w:cs="Times New Roman"/>
          <w:b w:val="0"/>
          <w:bCs/>
          <w:iCs w:val="0"/>
        </w:rPr>
        <w:commentReference w:id="28"/>
      </w:r>
      <w:bookmarkEnd w:id="27"/>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4"/>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5"/>
      </w:r>
      <w:r>
        <w:t>-Aufsteckmodule für die Automatisierung</w:t>
      </w:r>
      <w:r w:rsidR="00154422">
        <w:t>s-</w:t>
      </w:r>
      <w:r>
        <w:t xml:space="preserve"> und Visualisierungslösungen</w:t>
      </w:r>
    </w:p>
    <w:p w14:paraId="684DBBD7" w14:textId="7D6735F3" w:rsidR="009A5CA1" w:rsidRDefault="009A5CA1" w:rsidP="008C7A6B">
      <w:pPr>
        <w:pStyle w:val="Textkrper"/>
        <w:numPr>
          <w:ilvl w:val="0"/>
          <w:numId w:val="43"/>
        </w:numPr>
      </w:pPr>
      <w:r>
        <w:t>ASICs basierte netX-Technologie</w:t>
      </w:r>
      <w:commentRangeStart w:id="29"/>
      <w:sdt>
        <w:sdtPr>
          <w:id w:val="1500538805"/>
          <w:citation/>
        </w:sdtPr>
        <w:sdtContent>
          <w:r>
            <w:fldChar w:fldCharType="begin"/>
          </w:r>
          <w:r>
            <w:instrText xml:space="preserve"> CITATION Hil16 \l 1031 </w:instrText>
          </w:r>
          <w:r>
            <w:fldChar w:fldCharType="separate"/>
          </w:r>
          <w:r w:rsidR="006A6C0A">
            <w:rPr>
              <w:noProof/>
            </w:rPr>
            <w:t xml:space="preserve"> (Hilscher Gesellschaft für Systemautomation mbH, 2016)</w:t>
          </w:r>
          <w:r>
            <w:fldChar w:fldCharType="end"/>
          </w:r>
        </w:sdtContent>
      </w:sdt>
      <w:commentRangeEnd w:id="29"/>
      <w:r w:rsidR="008B75ED">
        <w:rPr>
          <w:rStyle w:val="Kommentarzeichen"/>
          <w:rFonts w:ascii="Arial" w:hAnsi="Arial"/>
        </w:rPr>
        <w:commentReference w:id="29"/>
      </w:r>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6"/>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23B0393C" w:rsidR="0010138F" w:rsidRPr="00212703" w:rsidRDefault="0010138F" w:rsidP="00D7728C">
      <w:pPr>
        <w:pStyle w:val="Beschriftung"/>
        <w:jc w:val="left"/>
      </w:pPr>
      <w:bookmarkStart w:id="30" w:name="_Toc511225559"/>
      <w:bookmarkStart w:id="31" w:name="_Toc521311390"/>
      <w:r w:rsidRPr="00212703">
        <w:t xml:space="preserve">Abbildung </w:t>
      </w:r>
      <w:fldSimple w:instr=" SEQ Abbildung \* ARABIC ">
        <w:r w:rsidR="00693A00">
          <w:rPr>
            <w:noProof/>
          </w:rPr>
          <w:t>2</w:t>
        </w:r>
      </w:fldSimple>
      <w:r w:rsidRPr="00212703">
        <w:t>: Haupteingang Hilscher Gesellschaft für Systemautomation mbH</w:t>
      </w:r>
      <w:bookmarkEnd w:id="30"/>
      <w:bookmarkEnd w:id="31"/>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22"/>
          <w:footerReference w:type="default" r:id="rId23"/>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32" w:name="_Toc513120960"/>
      <w:bookmarkStart w:id="33" w:name="_Toc517096355"/>
      <w:bookmarkStart w:id="34" w:name="_Toc521311592"/>
      <w:r>
        <w:lastRenderedPageBreak/>
        <w:t>Grundlagen</w:t>
      </w:r>
      <w:bookmarkEnd w:id="32"/>
      <w:bookmarkEnd w:id="33"/>
      <w:bookmarkEnd w:id="34"/>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5" w:name="_Toc513120961"/>
      <w:bookmarkStart w:id="36" w:name="_Toc517096356"/>
      <w:bookmarkStart w:id="37" w:name="_Ref517350367"/>
      <w:bookmarkStart w:id="38" w:name="_Ref518040023"/>
      <w:bookmarkStart w:id="39" w:name="_Toc521311593"/>
      <w:r>
        <w:t>Grundlegende Begriff</w:t>
      </w:r>
      <w:r w:rsidR="00554BD4">
        <w:t>e</w:t>
      </w:r>
      <w:bookmarkEnd w:id="35"/>
      <w:bookmarkEnd w:id="36"/>
      <w:bookmarkEnd w:id="37"/>
      <w:bookmarkEnd w:id="38"/>
      <w:bookmarkEnd w:id="39"/>
    </w:p>
    <w:p w14:paraId="4EBEDAD6" w14:textId="18E3C828"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693A00">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D74AF35"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6A6C0A">
            <w:rPr>
              <w:b/>
              <w:noProof/>
              <w:lang w:val="de-DE"/>
            </w:rPr>
            <w:t xml:space="preserve"> </w:t>
          </w:r>
          <w:r w:rsidR="006A6C0A">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6B1505A3"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7"/>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6A6C0A">
            <w:rPr>
              <w:b/>
              <w:noProof/>
              <w:lang w:val="de-DE"/>
            </w:rPr>
            <w:t xml:space="preserve"> </w:t>
          </w:r>
          <w:r w:rsidR="006A6C0A">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10ACC8A8"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8"/>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6A6C0A">
            <w:rPr>
              <w:b/>
              <w:noProof/>
              <w:lang w:val="de-DE"/>
            </w:rPr>
            <w:t xml:space="preserve"> </w:t>
          </w:r>
          <w:r w:rsidR="006A6C0A">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6BA2B65C"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6A6C0A">
            <w:rPr>
              <w:b/>
              <w:noProof/>
              <w:lang w:val="de-DE"/>
            </w:rPr>
            <w:t xml:space="preserve"> </w:t>
          </w:r>
          <w:r w:rsidR="006A6C0A">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194B0F12"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6A6C0A">
            <w:rPr>
              <w:b/>
              <w:noProof/>
              <w:lang w:val="de-DE"/>
            </w:rPr>
            <w:t xml:space="preserve"> </w:t>
          </w:r>
          <w:r w:rsidR="006A6C0A">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78D9A973"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6A6C0A">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9"/>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2BB0D779"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6A6C0A">
            <w:rPr>
              <w:b/>
              <w:noProof/>
              <w:lang w:val="de-DE"/>
            </w:rPr>
            <w:t xml:space="preserve"> </w:t>
          </w:r>
          <w:r w:rsidR="006A6C0A">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FC3A01">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70AEE594"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6A6C0A">
            <w:rPr>
              <w:b/>
              <w:noProof/>
              <w:lang w:val="de-DE"/>
            </w:rPr>
            <w:t xml:space="preserve"> </w:t>
          </w:r>
          <w:r w:rsidR="006A6C0A">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6A6C0A">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0D2EE0DA"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6A6C0A">
            <w:rPr>
              <w:noProof/>
              <w:lang w:val="de-DE"/>
            </w:rPr>
            <w:t>(Popp, 2016, S. 381)</w:t>
          </w:r>
          <w:r w:rsidR="00BD3AC1">
            <w:rPr>
              <w:b/>
              <w:lang w:val="de-DE"/>
            </w:rPr>
            <w:fldChar w:fldCharType="end"/>
          </w:r>
        </w:sdtContent>
      </w:sdt>
      <w:r w:rsidR="00060ABE">
        <w:rPr>
          <w:lang w:val="de-DE"/>
        </w:rPr>
        <w:t xml:space="preserve"> - e</w:t>
      </w:r>
      <w:r w:rsidRPr="00B90D5C">
        <w:rPr>
          <w:lang w:val="de-DE"/>
        </w:rPr>
        <w:t xml:space="preserve">in Controller ist die übergeordnete Steuerung, die typischerweise das Prozessabbild und das Anwenderprogramm enthält. Er ist der aktive Teil bei der die Kommunikation der angeschlossenen </w:t>
      </w:r>
      <w:commentRangeStart w:id="40"/>
      <w:r w:rsidRPr="00B90D5C">
        <w:rPr>
          <w:lang w:val="de-DE"/>
        </w:rPr>
        <w:t xml:space="preserve">Devices </w:t>
      </w:r>
      <w:commentRangeEnd w:id="40"/>
      <w:r w:rsidR="00407B48">
        <w:rPr>
          <w:rStyle w:val="Kommentarzeichen"/>
          <w:rFonts w:ascii="Arial" w:hAnsi="Arial" w:cs="Times New Roman"/>
          <w:lang w:val="de-DE"/>
        </w:rPr>
        <w:commentReference w:id="40"/>
      </w:r>
      <w:r w:rsidRPr="00B90D5C">
        <w:rPr>
          <w:lang w:val="de-DE"/>
        </w:rPr>
        <w:t xml:space="preserve">parametriert und konfiguriert wird. Er führt den zyklischen/azyklischen Datenaustausch sowie die Alarmbearbeitung mit den prozessnahen </w:t>
      </w:r>
      <w:commentRangeStart w:id="41"/>
      <w:r w:rsidRPr="00B90D5C">
        <w:rPr>
          <w:lang w:val="de-DE"/>
        </w:rPr>
        <w:t xml:space="preserve">Devices </w:t>
      </w:r>
      <w:commentRangeEnd w:id="41"/>
      <w:r w:rsidR="00407B48">
        <w:rPr>
          <w:rStyle w:val="Kommentarzeichen"/>
          <w:rFonts w:ascii="Arial" w:hAnsi="Arial" w:cs="Times New Roman"/>
          <w:lang w:val="de-DE"/>
        </w:rPr>
        <w:commentReference w:id="41"/>
      </w:r>
      <w:r w:rsidRPr="00B90D5C">
        <w:rPr>
          <w:lang w:val="de-DE"/>
        </w:rPr>
        <w:t>durch</w:t>
      </w:r>
      <w:r w:rsidR="002D66BB">
        <w:rPr>
          <w:lang w:val="de-DE"/>
        </w:rPr>
        <w:t>.</w:t>
      </w:r>
    </w:p>
    <w:p w14:paraId="21B4FC26" w14:textId="7AC49F47"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6A6C0A">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commentRangeStart w:id="42"/>
      <w:r w:rsidRPr="00B90D5C">
        <w:rPr>
          <w:b/>
          <w:lang w:val="de-DE"/>
        </w:rPr>
        <w:t>Device</w:t>
      </w:r>
      <w:commentRangeEnd w:id="42"/>
      <w:r w:rsidR="00407B48">
        <w:rPr>
          <w:rStyle w:val="Kommentarzeichen"/>
          <w:rFonts w:ascii="Arial" w:hAnsi="Arial" w:cs="Times New Roman"/>
          <w:lang w:val="de-DE"/>
        </w:rPr>
        <w:commentReference w:id="42"/>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6F45625B"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6A6C0A">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4C295E2"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6A6C0A">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43" w:name="_Toc513120962"/>
      <w:bookmarkStart w:id="44" w:name="_Ref506810601"/>
      <w:bookmarkStart w:id="45" w:name="_Toc517096357"/>
      <w:bookmarkStart w:id="46" w:name="_Toc521311594"/>
      <w:r>
        <w:lastRenderedPageBreak/>
        <w:t xml:space="preserve">Grundlegende </w:t>
      </w:r>
      <w:r w:rsidRPr="00740839">
        <w:t>Netzwerktopologien</w:t>
      </w:r>
      <w:bookmarkEnd w:id="43"/>
      <w:bookmarkEnd w:id="44"/>
      <w:bookmarkEnd w:id="45"/>
      <w:bookmarkEnd w:id="46"/>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pPr>
        <w:pStyle w:val="Textkrper"/>
        <w:ind w:firstLine="709"/>
        <w:pPrChange w:id="47" w:author="Ghislain Zeleu" w:date="2018-08-06T08:20:00Z">
          <w:pPr>
            <w:pStyle w:val="Textkrper"/>
          </w:pPr>
        </w:pPrChange>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48" w:name="_Toc513120964"/>
      <w:bookmarkStart w:id="49" w:name="_Toc517096358"/>
      <w:bookmarkStart w:id="50" w:name="_Toc521311595"/>
      <w:r>
        <w:t>Linien</w:t>
      </w:r>
      <w:r w:rsidRPr="00740839">
        <w:t>-Topologie</w:t>
      </w:r>
      <w:bookmarkEnd w:id="48"/>
      <w:bookmarkEnd w:id="49"/>
      <w:bookmarkEnd w:id="50"/>
      <w:r>
        <w:t xml:space="preserve"> </w:t>
      </w:r>
    </w:p>
    <w:p w14:paraId="61A533C6" w14:textId="770BBD9B" w:rsidR="00F430D8" w:rsidRDefault="00046611" w:rsidP="005E177C">
      <w:pPr>
        <w:pStyle w:val="Textkrper"/>
        <w:rPr>
          <w:ins w:id="51" w:author="Ghislain Zeleu" w:date="2018-08-06T08:20:00Z"/>
        </w:rPr>
      </w:pPr>
      <w:r w:rsidRPr="00046611">
        <w:t>Die Linien-Topologie</w:t>
      </w:r>
      <w:r w:rsidR="006A6C0A">
        <w:fldChar w:fldCharType="begin"/>
      </w:r>
      <w:r w:rsidR="006A6C0A">
        <w:instrText xml:space="preserve"> XE "</w:instrText>
      </w:r>
      <w:r w:rsidR="006A6C0A" w:rsidRPr="00C26D03">
        <w:instrText>Linien-Topologie</w:instrText>
      </w:r>
      <w:r w:rsidR="006A6C0A">
        <w:instrText xml:space="preserve">" </w:instrText>
      </w:r>
      <w:r w:rsidR="006A6C0A">
        <w:fldChar w:fldCharType="end"/>
      </w:r>
      <w:r w:rsidRPr="00046611">
        <w:t xml:space="preserve"> war einer der ersten Netzstrukturen</w:t>
      </w:r>
      <w:r w:rsidR="008124DA" w:rsidRPr="008124DA">
        <w:t xml:space="preserve">, die in kleineren Firmen und privaten Hauhalten zu finden war. </w:t>
      </w:r>
      <w:commentRangeStart w:id="52"/>
      <w:r w:rsidR="008124DA" w:rsidRPr="008124DA">
        <w:t>Ein Koaxialkabel bildet die Basis, die Linie, welches beliebig, bis zu einen gewissen Grad, verlängert werden kann</w:t>
      </w:r>
      <w:commentRangeEnd w:id="52"/>
      <w:r w:rsidR="007B0846">
        <w:rPr>
          <w:rStyle w:val="Kommentarzeichen"/>
          <w:rFonts w:ascii="Arial" w:hAnsi="Arial"/>
        </w:rPr>
        <w:commentReference w:id="52"/>
      </w:r>
      <w:r w:rsidR="008124DA" w:rsidRPr="008124DA">
        <w:t>. Die Stationen werden über T-Stücke</w:t>
      </w:r>
      <w:r w:rsidR="006341EA">
        <w:rPr>
          <w:rStyle w:val="Funotenzeichen"/>
        </w:rPr>
        <w:footnoteReference w:id="10"/>
      </w:r>
      <w:r w:rsidR="008124DA" w:rsidRPr="008124DA">
        <w:t xml:space="preserve"> an das Kabel angeschlossen.</w:t>
      </w:r>
      <w:r w:rsidR="00A512EC">
        <w:t xml:space="preserve"> Die angeschlossenen Stationen greifen die Signale vom Kabel ab und senden wo sich das Signal </w:t>
      </w:r>
      <w:commentRangeStart w:id="53"/>
      <w:r w:rsidR="00A512EC">
        <w:t xml:space="preserve">dann in Richtung </w:t>
      </w:r>
      <w:commentRangeEnd w:id="53"/>
      <w:r w:rsidR="007B0846">
        <w:rPr>
          <w:rStyle w:val="Kommentarzeichen"/>
          <w:rFonts w:ascii="Arial" w:hAnsi="Arial"/>
        </w:rPr>
        <w:commentReference w:id="53"/>
      </w:r>
      <w:r w:rsidR="00A512EC">
        <w:t>ausbreitet</w:t>
      </w:r>
      <w:r w:rsidR="008124DA" w:rsidRPr="008124DA">
        <w:t xml:space="preserve"> </w:t>
      </w:r>
    </w:p>
    <w:p w14:paraId="5FBF31DF" w14:textId="2BC695E8" w:rsidR="00A512EC" w:rsidRPr="00A512EC" w:rsidRDefault="008124DA" w:rsidP="005E177C">
      <w:pPr>
        <w:pStyle w:val="Textkrper"/>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1"/>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693A00">
        <w:t xml:space="preserve">Abbildung </w:t>
      </w:r>
      <w:r w:rsidR="00693A00">
        <w:rPr>
          <w:noProof/>
        </w:rPr>
        <w:t>3</w:t>
      </w:r>
      <w:r w:rsidR="00B5317E">
        <w:fldChar w:fldCharType="end"/>
      </w:r>
      <w:r w:rsidR="00B5317E">
        <w:t xml:space="preserve"> </w:t>
      </w:r>
      <w:r w:rsidR="00B5317E" w:rsidRPr="00B5317E">
        <w:t xml:space="preserve">veranschaulicht diese </w:t>
      </w:r>
      <w:r w:rsidR="00AE3ACA">
        <w:t>Topologie</w:t>
      </w:r>
      <w:ins w:id="54" w:author="Ghislain Zeleu" w:date="2018-08-06T08:23:00Z">
        <w:r w:rsidR="004D7E9F">
          <w:t>-M</w:t>
        </w:r>
      </w:ins>
      <w:del w:id="55" w:author="Ghislain Zeleu" w:date="2018-08-06T08:23:00Z">
        <w:r w:rsidR="00AE3ACA" w:rsidDel="004D7E9F">
          <w:delText>m</w:delText>
        </w:r>
      </w:del>
      <w:r w:rsidR="00AE3ACA">
        <w:t>uster</w:t>
      </w:r>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2047875"/>
                    </a:xfrm>
                    <a:prstGeom prst="rect">
                      <a:avLst/>
                    </a:prstGeom>
                  </pic:spPr>
                </pic:pic>
              </a:graphicData>
            </a:graphic>
          </wp:inline>
        </w:drawing>
      </w:r>
    </w:p>
    <w:p w14:paraId="1CA91323" w14:textId="29E3085D" w:rsidR="006A4B53" w:rsidRPr="000B0401" w:rsidRDefault="006A4B53" w:rsidP="006A4B53">
      <w:pPr>
        <w:pStyle w:val="Beschriftung"/>
        <w:jc w:val="both"/>
      </w:pPr>
      <w:bookmarkStart w:id="56" w:name="_Ref503957016"/>
      <w:bookmarkStart w:id="57" w:name="_Toc511225560"/>
      <w:bookmarkStart w:id="58" w:name="_Toc521311391"/>
      <w:r>
        <w:t xml:space="preserve">Abbildung </w:t>
      </w:r>
      <w:fldSimple w:instr=" SEQ Abbildung \* ARABIC ">
        <w:r w:rsidR="00693A00">
          <w:rPr>
            <w:noProof/>
          </w:rPr>
          <w:t>3</w:t>
        </w:r>
      </w:fldSimple>
      <w:bookmarkEnd w:id="56"/>
      <w:r>
        <w:t xml:space="preserve">: </w:t>
      </w:r>
      <w:bookmarkStart w:id="59" w:name="_Ref513805432"/>
      <w:r>
        <w:t>Linien-Topologie</w:t>
      </w:r>
      <w:bookmarkEnd w:id="57"/>
      <w:bookmarkEnd w:id="58"/>
      <w:bookmarkEnd w:id="59"/>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ins w:id="60" w:author="Ghislain Zeleu" w:date="2018-08-06T08:20:00Z">
        <w:r w:rsidR="00F430D8">
          <w:rPr>
            <w:lang w:val="de-DE"/>
          </w:rPr>
          <w:t>.</w:t>
        </w:r>
      </w:ins>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ins w:id="61" w:author="Ghislain Zeleu" w:date="2018-08-06T08:20:00Z">
        <w:r w:rsidR="00F430D8">
          <w:rPr>
            <w:lang w:val="de-DE"/>
          </w:rPr>
          <w:t>.</w:t>
        </w:r>
      </w:ins>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ins w:id="62" w:author="Ghislain Zeleu" w:date="2018-08-06T08:20:00Z">
        <w:r w:rsidR="00F430D8">
          <w:rPr>
            <w:lang w:val="de-DE"/>
          </w:rPr>
          <w:t>.</w:t>
        </w:r>
      </w:ins>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ins w:id="63" w:author="Ghislain Zeleu" w:date="2018-08-06T08:20:00Z">
        <w:r w:rsidR="00F430D8">
          <w:rPr>
            <w:lang w:val="de-DE"/>
          </w:rPr>
          <w:t>.</w:t>
        </w:r>
      </w:ins>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ins w:id="64" w:author="Ghislain Zeleu" w:date="2018-08-06T08:20:00Z">
        <w:r w:rsidR="00F430D8">
          <w:rPr>
            <w:lang w:val="de-DE"/>
          </w:rPr>
          <w:t>.</w:t>
        </w:r>
      </w:ins>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commentRangeStart w:id="65"/>
      <w:r w:rsidRPr="000B0401">
        <w:rPr>
          <w:b/>
          <w:lang w:val="de-DE"/>
        </w:rPr>
        <w:t>Nachteile</w:t>
      </w:r>
      <w:commentRangeEnd w:id="65"/>
      <w:r w:rsidR="00B82230">
        <w:rPr>
          <w:rStyle w:val="Kommentarzeichen"/>
          <w:rFonts w:ascii="Arial" w:hAnsi="Arial" w:cs="Times New Roman"/>
          <w:lang w:val="de-DE"/>
        </w:rPr>
        <w:commentReference w:id="65"/>
      </w:r>
    </w:p>
    <w:p w14:paraId="076F2C4F" w14:textId="71A2A0F3"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ins w:id="66" w:author="Ghislain Zeleu" w:date="2018-08-06T08:20:00Z">
        <w:r w:rsidR="00F430D8">
          <w:rPr>
            <w:lang w:val="de-DE"/>
          </w:rPr>
          <w:t>.</w:t>
        </w:r>
      </w:ins>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ins w:id="67" w:author="Ghislain Zeleu" w:date="2018-08-06T08:20:00Z">
        <w:r w:rsidR="00F430D8">
          <w:rPr>
            <w:lang w:val="de-DE"/>
          </w:rPr>
          <w:t>.</w:t>
        </w:r>
      </w:ins>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ins w:id="68" w:author="Ghislain Zeleu" w:date="2018-08-06T08:20:00Z">
        <w:r w:rsidR="00F430D8">
          <w:rPr>
            <w:lang w:val="de-DE"/>
          </w:rPr>
          <w:t>.</w:t>
        </w:r>
      </w:ins>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2"/>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ins w:id="69" w:author="Ghislain Zeleu" w:date="2018-08-06T08:20:00Z">
        <w:r w:rsidR="00F430D8">
          <w:rPr>
            <w:lang w:val="de-DE"/>
          </w:rPr>
          <w:t>.</w:t>
        </w:r>
      </w:ins>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70" w:name="_Toc513120965"/>
      <w:bookmarkStart w:id="71" w:name="_Toc517096359"/>
      <w:bookmarkStart w:id="72" w:name="_Toc521311596"/>
      <w:r>
        <w:t>Ring-Topologie</w:t>
      </w:r>
      <w:bookmarkEnd w:id="70"/>
      <w:bookmarkEnd w:id="71"/>
      <w:bookmarkEnd w:id="72"/>
    </w:p>
    <w:p w14:paraId="3AB4D4A7" w14:textId="48772534" w:rsidR="006A4B53" w:rsidRDefault="00046611" w:rsidP="006A4B53">
      <w:pPr>
        <w:pStyle w:val="Textkrper"/>
      </w:pPr>
      <w:r>
        <w:t>Eine Ring-Topologie</w:t>
      </w:r>
      <w:r w:rsidR="006A6C0A">
        <w:fldChar w:fldCharType="begin"/>
      </w:r>
      <w:r w:rsidR="006A6C0A">
        <w:instrText xml:space="preserve"> XE "</w:instrText>
      </w:r>
      <w:r w:rsidR="006A6C0A" w:rsidRPr="005401B3">
        <w:instrText>Ring-Topologie</w:instrText>
      </w:r>
      <w:r w:rsidR="006A6C0A">
        <w:instrText xml:space="preserve">" </w:instrText>
      </w:r>
      <w:r w:rsidR="006A6C0A">
        <w:fldChar w:fldCharType="end"/>
      </w:r>
      <w:r>
        <w:t xml:space="preserv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693A00">
        <w:t xml:space="preserve">Abbildung </w:t>
      </w:r>
      <w:r w:rsidR="00693A00">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1981200"/>
                    </a:xfrm>
                    <a:prstGeom prst="rect">
                      <a:avLst/>
                    </a:prstGeom>
                  </pic:spPr>
                </pic:pic>
              </a:graphicData>
            </a:graphic>
          </wp:inline>
        </w:drawing>
      </w:r>
    </w:p>
    <w:p w14:paraId="1F040F23" w14:textId="2D0BFA0C" w:rsidR="006A4B53" w:rsidRDefault="006A4B53" w:rsidP="006A4B53">
      <w:pPr>
        <w:pStyle w:val="Beschriftung"/>
        <w:jc w:val="both"/>
      </w:pPr>
      <w:bookmarkStart w:id="73" w:name="_Ref503957089"/>
      <w:bookmarkStart w:id="74" w:name="_Ref503956882"/>
      <w:bookmarkStart w:id="75" w:name="_Toc511225561"/>
      <w:bookmarkStart w:id="76" w:name="_Toc521311392"/>
      <w:r>
        <w:t xml:space="preserve">Abbildung </w:t>
      </w:r>
      <w:fldSimple w:instr=" SEQ Abbildung \* ARABIC ">
        <w:r w:rsidR="00693A00">
          <w:rPr>
            <w:noProof/>
          </w:rPr>
          <w:t>4</w:t>
        </w:r>
      </w:fldSimple>
      <w:bookmarkEnd w:id="73"/>
      <w:r>
        <w:t>: Ring-Topologie</w:t>
      </w:r>
      <w:bookmarkEnd w:id="74"/>
      <w:bookmarkEnd w:id="75"/>
      <w:bookmarkEnd w:id="76"/>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ins w:id="77" w:author="Ghislain Zeleu" w:date="2018-08-06T08:20:00Z">
        <w:r w:rsidR="00F430D8">
          <w:rPr>
            <w:lang w:val="de-DE"/>
          </w:rPr>
          <w:t>.</w:t>
        </w:r>
      </w:ins>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3"/>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lastRenderedPageBreak/>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143CF5F8"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4"/>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78" w:name="_Toc513120966"/>
      <w:bookmarkStart w:id="79" w:name="_Toc517096360"/>
      <w:bookmarkStart w:id="80" w:name="_Toc521311597"/>
      <w:r w:rsidRPr="00740839">
        <w:t>Stern-Topologi</w:t>
      </w:r>
      <w:r>
        <w:t>e</w:t>
      </w:r>
      <w:bookmarkEnd w:id="78"/>
      <w:bookmarkEnd w:id="79"/>
      <w:bookmarkEnd w:id="80"/>
    </w:p>
    <w:p w14:paraId="3E61D11E" w14:textId="20BCD261"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r w:rsidR="006A6C0A">
        <w:rPr>
          <w:lang w:val="de-DE"/>
        </w:rPr>
        <w:fldChar w:fldCharType="begin"/>
      </w:r>
      <w:r w:rsidR="006A6C0A" w:rsidRPr="006A6C0A">
        <w:rPr>
          <w:lang w:val="de-DE"/>
        </w:rPr>
        <w:instrText xml:space="preserve"> XE "</w:instrText>
      </w:r>
      <w:r w:rsidR="006A6C0A" w:rsidRPr="00B27580">
        <w:rPr>
          <w:lang w:val="de-DE"/>
        </w:rPr>
        <w:instrText>Stern-Topologie</w:instrText>
      </w:r>
      <w:r w:rsidR="006A6C0A" w:rsidRPr="006A6C0A">
        <w:rPr>
          <w:lang w:val="de-DE"/>
        </w:rPr>
        <w:instrText xml:space="preserve">" </w:instrText>
      </w:r>
      <w:r w:rsidR="006A6C0A">
        <w:rPr>
          <w:lang w:val="de-DE"/>
        </w:rPr>
        <w:fldChar w:fldCharType="end"/>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6A6C0A">
            <w:rPr>
              <w:noProof/>
              <w:lang w:val="de-DE"/>
            </w:rPr>
            <w:t xml:space="preserve"> (Heinrich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7200" cy="1905000"/>
                    </a:xfrm>
                    <a:prstGeom prst="rect">
                      <a:avLst/>
                    </a:prstGeom>
                  </pic:spPr>
                </pic:pic>
              </a:graphicData>
            </a:graphic>
          </wp:inline>
        </w:drawing>
      </w:r>
    </w:p>
    <w:p w14:paraId="2380C244" w14:textId="574011EB" w:rsidR="006A4B53" w:rsidRDefault="006A4B53" w:rsidP="006A4B53">
      <w:pPr>
        <w:pStyle w:val="Beschriftung"/>
        <w:jc w:val="both"/>
      </w:pPr>
      <w:bookmarkStart w:id="81" w:name="_Ref503960032"/>
      <w:bookmarkStart w:id="82" w:name="_Toc511225562"/>
      <w:bookmarkStart w:id="83" w:name="_Ref516492555"/>
      <w:bookmarkStart w:id="84" w:name="_Toc521311393"/>
      <w:r>
        <w:t xml:space="preserve">Abbildung </w:t>
      </w:r>
      <w:fldSimple w:instr=" SEQ Abbildung \* ARABIC ">
        <w:r w:rsidR="00693A00">
          <w:rPr>
            <w:noProof/>
          </w:rPr>
          <w:t>5</w:t>
        </w:r>
      </w:fldSimple>
      <w:bookmarkEnd w:id="81"/>
      <w:r>
        <w:t xml:space="preserve">: </w:t>
      </w:r>
      <w:r w:rsidRPr="004A69AC">
        <w:t>Stern-Topologie</w:t>
      </w:r>
      <w:bookmarkEnd w:id="82"/>
      <w:bookmarkEnd w:id="83"/>
      <w:bookmarkEnd w:id="84"/>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5"/>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6"/>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7"/>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lastRenderedPageBreak/>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85"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86" w:name="_Toc517096361"/>
      <w:bookmarkStart w:id="87" w:name="_Toc521311598"/>
      <w:r w:rsidRPr="00740839">
        <w:t>Baum-Topologie</w:t>
      </w:r>
      <w:bookmarkEnd w:id="85"/>
      <w:bookmarkEnd w:id="86"/>
      <w:bookmarkEnd w:id="87"/>
    </w:p>
    <w:p w14:paraId="76174516" w14:textId="0406A3D1" w:rsidR="006A4B53" w:rsidRDefault="00C374C7" w:rsidP="006A4B53">
      <w:pPr>
        <w:pStyle w:val="Textkrper"/>
      </w:pPr>
      <w:r>
        <w:t>Die Baum-Topologie</w:t>
      </w:r>
      <w:r w:rsidR="006A6C0A">
        <w:fldChar w:fldCharType="begin"/>
      </w:r>
      <w:r w:rsidR="006A6C0A">
        <w:instrText xml:space="preserve"> XE "</w:instrText>
      </w:r>
      <w:r w:rsidR="006A6C0A" w:rsidRPr="00981E17">
        <w:instrText>Baum-Topologie</w:instrText>
      </w:r>
      <w:r w:rsidR="006A6C0A">
        <w:instrText xml:space="preserve">" </w:instrText>
      </w:r>
      <w:r w:rsidR="006A6C0A">
        <w:fldChar w:fldCharType="end"/>
      </w:r>
      <w:sdt>
        <w:sdtPr>
          <w:id w:val="655261932"/>
          <w:citation/>
        </w:sdtPr>
        <w:sdtContent>
          <w:r>
            <w:fldChar w:fldCharType="begin"/>
          </w:r>
          <w:r>
            <w:instrText xml:space="preserve"> CITATION DrD14 \l 1031 </w:instrText>
          </w:r>
          <w:r>
            <w:fldChar w:fldCharType="separate"/>
          </w:r>
          <w:r w:rsidR="006A6C0A">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693A00">
        <w:t xml:space="preserve">Abbildung </w:t>
      </w:r>
      <w:r w:rsidR="00693A00">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r w:rsidR="00E07D5B" w:rsidRPr="00402BE9">
        <w:t>Topologie</w:t>
      </w:r>
      <w:r w:rsidR="002D6582" w:rsidRPr="00402BE9">
        <w:t>-M</w:t>
      </w:r>
      <w:r w:rsidR="00E07D5B" w:rsidRPr="00402BE9">
        <w:t>u</w:t>
      </w:r>
      <w:r w:rsidR="002D6582" w:rsidRPr="00402BE9">
        <w:t>s</w:t>
      </w:r>
      <w:r w:rsidR="00E07D5B" w:rsidRPr="00402BE9">
        <w:t>ter</w:t>
      </w:r>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64A4937C" w:rsidR="006A4B53" w:rsidRPr="00125F34" w:rsidRDefault="00060433" w:rsidP="006A4B53">
      <w:pPr>
        <w:pStyle w:val="TextkrperEinzug"/>
        <w:numPr>
          <w:ilvl w:val="0"/>
          <w:numId w:val="12"/>
        </w:numPr>
        <w:rPr>
          <w:lang w:val="de-DE"/>
        </w:rPr>
      </w:pPr>
      <w:r>
        <w:rPr>
          <w:lang w:val="de-DE"/>
        </w:rPr>
        <w:t xml:space="preserve">Wenn eine Endstation in Netz ausfällt, </w:t>
      </w:r>
      <w:r w:rsidRPr="00402BE9">
        <w:rPr>
          <w:lang w:val="de-DE"/>
        </w:rPr>
        <w:t>erg</w:t>
      </w:r>
      <w:r w:rsidR="002D6582" w:rsidRPr="00402BE9">
        <w:rPr>
          <w:lang w:val="de-DE"/>
        </w:rPr>
        <w:t>e</w:t>
      </w:r>
      <w:r w:rsidRPr="00402BE9">
        <w:rPr>
          <w:lang w:val="de-DE"/>
        </w:rPr>
        <w:t>b</w:t>
      </w:r>
      <w:r w:rsidR="001A3315" w:rsidRPr="00402BE9">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9625" cy="1895475"/>
                    </a:xfrm>
                    <a:prstGeom prst="rect">
                      <a:avLst/>
                    </a:prstGeom>
                  </pic:spPr>
                </pic:pic>
              </a:graphicData>
            </a:graphic>
          </wp:inline>
        </w:drawing>
      </w:r>
    </w:p>
    <w:p w14:paraId="1285E273" w14:textId="2ECE1CF7" w:rsidR="006A4B53" w:rsidRPr="00125F34" w:rsidRDefault="006A4B53" w:rsidP="006A4B53">
      <w:pPr>
        <w:pStyle w:val="Beschriftung"/>
        <w:jc w:val="both"/>
      </w:pPr>
      <w:bookmarkStart w:id="88" w:name="_Ref503962385"/>
      <w:bookmarkStart w:id="89" w:name="_Toc511225563"/>
      <w:bookmarkStart w:id="90" w:name="_Ref516493376"/>
      <w:bookmarkStart w:id="91" w:name="_Toc521311394"/>
      <w:r>
        <w:t xml:space="preserve">Abbildung </w:t>
      </w:r>
      <w:fldSimple w:instr=" SEQ Abbildung \* ARABIC ">
        <w:r w:rsidR="00693A00">
          <w:rPr>
            <w:noProof/>
          </w:rPr>
          <w:t>6</w:t>
        </w:r>
      </w:fldSimple>
      <w:bookmarkEnd w:id="88"/>
      <w:r>
        <w:t xml:space="preserve">: </w:t>
      </w:r>
      <w:r w:rsidRPr="00AD748C">
        <w:t>Baum-Topologie</w:t>
      </w:r>
      <w:bookmarkEnd w:id="89"/>
      <w:bookmarkEnd w:id="90"/>
      <w:bookmarkEnd w:id="91"/>
    </w:p>
    <w:p w14:paraId="354D1C23" w14:textId="77777777" w:rsidR="006A4B53" w:rsidRPr="00125F34" w:rsidRDefault="006A4B53" w:rsidP="006A4B53">
      <w:pPr>
        <w:pStyle w:val="TextkrperEinzug"/>
        <w:rPr>
          <w:lang w:val="de-DE"/>
        </w:rPr>
      </w:pPr>
      <w:r>
        <w:rPr>
          <w:lang w:val="de-DE"/>
        </w:rPr>
        <w:lastRenderedPageBreak/>
        <w:t xml:space="preserve"> </w:t>
      </w:r>
    </w:p>
    <w:p w14:paraId="6A3D33B1" w14:textId="77777777" w:rsidR="006A4B53" w:rsidRDefault="006A4B53" w:rsidP="006A4B53">
      <w:pPr>
        <w:pStyle w:val="berschrift3"/>
      </w:pPr>
      <w:bookmarkStart w:id="92" w:name="_Toc513120968"/>
      <w:bookmarkStart w:id="93" w:name="_Toc517096362"/>
      <w:bookmarkStart w:id="94" w:name="_Toc521311599"/>
      <w:r w:rsidRPr="00740839">
        <w:t>Vermaschtes Netz</w:t>
      </w:r>
      <w:bookmarkEnd w:id="92"/>
      <w:bookmarkEnd w:id="93"/>
      <w:bookmarkEnd w:id="94"/>
    </w:p>
    <w:p w14:paraId="48F50A5B" w14:textId="0BA6C137"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w:t>
      </w:r>
      <w:r w:rsidR="006A6C0A">
        <w:fldChar w:fldCharType="begin"/>
      </w:r>
      <w:r w:rsidR="006A6C0A">
        <w:instrText xml:space="preserve"> XE "</w:instrText>
      </w:r>
      <w:r w:rsidR="006A6C0A" w:rsidRPr="006F146D">
        <w:instrText>vollvermaschte Topologie</w:instrText>
      </w:r>
      <w:r w:rsidR="006A6C0A">
        <w:instrText xml:space="preserve">" </w:instrText>
      </w:r>
      <w:r w:rsidR="006A6C0A">
        <w:fldChar w:fldCharType="end"/>
      </w:r>
      <w:r w:rsidRPr="00446345">
        <w:t xml:space="preserv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693A00">
        <w:t xml:space="preserve">Abbildung </w:t>
      </w:r>
      <w:r w:rsidR="00693A00">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200" cy="1962150"/>
                    </a:xfrm>
                    <a:prstGeom prst="rect">
                      <a:avLst/>
                    </a:prstGeom>
                  </pic:spPr>
                </pic:pic>
              </a:graphicData>
            </a:graphic>
          </wp:inline>
        </w:drawing>
      </w:r>
    </w:p>
    <w:p w14:paraId="58511EAD" w14:textId="2ACB23FD" w:rsidR="006A4B53" w:rsidRPr="0076530D" w:rsidRDefault="006A4B53" w:rsidP="006A4B53">
      <w:pPr>
        <w:pStyle w:val="Beschriftung"/>
        <w:jc w:val="both"/>
      </w:pPr>
      <w:bookmarkStart w:id="95" w:name="_Ref516493680"/>
      <w:bookmarkStart w:id="96" w:name="_Toc511225564"/>
      <w:bookmarkStart w:id="97" w:name="_Toc521311395"/>
      <w:r>
        <w:t xml:space="preserve">Abbildung </w:t>
      </w:r>
      <w:fldSimple w:instr=" SEQ Abbildung \* ARABIC ">
        <w:r w:rsidR="00693A00">
          <w:rPr>
            <w:noProof/>
          </w:rPr>
          <w:t>7</w:t>
        </w:r>
      </w:fldSimple>
      <w:bookmarkEnd w:id="95"/>
      <w:r>
        <w:t xml:space="preserve">: </w:t>
      </w:r>
      <w:bookmarkEnd w:id="96"/>
      <w:r>
        <w:t>V</w:t>
      </w:r>
      <w:r w:rsidRPr="00195BC6">
        <w:t>ermaschte</w:t>
      </w:r>
      <w:r>
        <w:t>s</w:t>
      </w:r>
      <w:r w:rsidRPr="00195BC6">
        <w:t xml:space="preserve"> Netz</w:t>
      </w:r>
      <w:r>
        <w:t>werk</w:t>
      </w:r>
      <w:bookmarkEnd w:id="97"/>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30881559" w:rsidR="00CB5DEF" w:rsidRPr="00CB5DEF" w:rsidRDefault="0036526B" w:rsidP="008C7A6B">
      <w:pPr>
        <w:pStyle w:val="TextkrperEinzug"/>
        <w:numPr>
          <w:ilvl w:val="0"/>
          <w:numId w:val="33"/>
        </w:numPr>
        <w:rPr>
          <w:lang w:val="de-DE"/>
        </w:rPr>
      </w:pPr>
      <w:r>
        <w:rPr>
          <w:lang w:val="de-DE"/>
        </w:rPr>
        <w:t xml:space="preserve">Für einen </w:t>
      </w:r>
      <w:r w:rsidR="002D6582" w:rsidRPr="00402BE9">
        <w:rPr>
          <w:lang w:val="de-DE"/>
        </w:rPr>
        <w:t>zuv</w:t>
      </w:r>
      <w:r w:rsidRPr="00402BE9">
        <w:rPr>
          <w:lang w:val="de-DE"/>
        </w:rPr>
        <w:t>erlässigen</w:t>
      </w:r>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98" w:name="_Toc513120969"/>
      <w:bookmarkStart w:id="99" w:name="_Toc517096363"/>
      <w:bookmarkStart w:id="100" w:name="_Toc521311600"/>
      <w:r>
        <w:t>Netzwerke-Protokolle</w:t>
      </w:r>
      <w:bookmarkEnd w:id="98"/>
      <w:bookmarkEnd w:id="99"/>
      <w:bookmarkEnd w:id="100"/>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101" w:name="_Toc513120970"/>
      <w:bookmarkStart w:id="102" w:name="_Ref516493946"/>
      <w:bookmarkStart w:id="103" w:name="_Ref516493955"/>
      <w:bookmarkStart w:id="104" w:name="_Toc517096364"/>
      <w:bookmarkStart w:id="105" w:name="_Toc521311601"/>
      <w:r w:rsidRPr="00AE4F6E">
        <w:lastRenderedPageBreak/>
        <w:t>PROFIBUS</w:t>
      </w:r>
      <w:bookmarkEnd w:id="101"/>
      <w:bookmarkEnd w:id="102"/>
      <w:bookmarkEnd w:id="103"/>
      <w:bookmarkEnd w:id="104"/>
      <w:bookmarkEnd w:id="105"/>
    </w:p>
    <w:p w14:paraId="248934BE" w14:textId="7BD169C1"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6A6C0A">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5316DB6D"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693A00">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5095240"/>
                    </a:xfrm>
                    <a:prstGeom prst="rect">
                      <a:avLst/>
                    </a:prstGeom>
                  </pic:spPr>
                </pic:pic>
              </a:graphicData>
            </a:graphic>
          </wp:inline>
        </w:drawing>
      </w:r>
    </w:p>
    <w:p w14:paraId="76627611" w14:textId="7045FB24" w:rsidR="00127438" w:rsidRDefault="00127438" w:rsidP="00127438">
      <w:pPr>
        <w:pStyle w:val="Beschriftung"/>
        <w:jc w:val="both"/>
      </w:pPr>
      <w:bookmarkStart w:id="106" w:name="_Toc521311396"/>
      <w:r>
        <w:t xml:space="preserve">Abbildung </w:t>
      </w:r>
      <w:fldSimple w:instr=" SEQ Abbildung \* ARABIC ">
        <w:r w:rsidR="00693A00">
          <w:rPr>
            <w:noProof/>
          </w:rPr>
          <w:t>8</w:t>
        </w:r>
      </w:fldSimple>
      <w:r>
        <w:t>: PROFIBUS basiert auf international etablierte Standard</w:t>
      </w:r>
      <w:bookmarkEnd w:id="106"/>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lastRenderedPageBreak/>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en-US" w:eastAsia="en-US"/>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583A6952" w:rsidR="006A4B53" w:rsidRPr="00AE4F6E" w:rsidRDefault="006A4B53" w:rsidP="006A4B53">
      <w:pPr>
        <w:pStyle w:val="Beschriftung"/>
        <w:jc w:val="both"/>
      </w:pPr>
      <w:bookmarkStart w:id="107" w:name="_Ref513805458"/>
      <w:bookmarkStart w:id="108" w:name="_Toc511225565"/>
      <w:bookmarkStart w:id="109" w:name="_Ref513805340"/>
      <w:bookmarkStart w:id="110" w:name="_Ref513805389"/>
      <w:bookmarkStart w:id="111" w:name="_Toc521311397"/>
      <w:r>
        <w:t xml:space="preserve">Abbildung </w:t>
      </w:r>
      <w:fldSimple w:instr=" SEQ Abbildung \* ARABIC ">
        <w:r w:rsidR="00693A00">
          <w:rPr>
            <w:noProof/>
          </w:rPr>
          <w:t>9</w:t>
        </w:r>
      </w:fldSimple>
      <w:bookmarkEnd w:id="107"/>
      <w:r>
        <w:t xml:space="preserve">: </w:t>
      </w:r>
      <w:r w:rsidRPr="0048378F">
        <w:t xml:space="preserve">Beispielhafte </w:t>
      </w:r>
      <w:r>
        <w:t>PROFIBUS-</w:t>
      </w:r>
      <w:r w:rsidRPr="0048378F">
        <w:t xml:space="preserve">Topologie </w:t>
      </w:r>
      <w:r w:rsidRPr="00AE4F6E">
        <w:t>an einem Master-Slave-</w:t>
      </w:r>
      <w:bookmarkEnd w:id="108"/>
      <w:r w:rsidRPr="00AE4F6E">
        <w:t>System</w:t>
      </w:r>
      <w:bookmarkEnd w:id="109"/>
      <w:bookmarkEnd w:id="110"/>
      <w:bookmarkEnd w:id="111"/>
    </w:p>
    <w:p w14:paraId="60405DC4" w14:textId="6DD5E780"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693A00" w:rsidRPr="00693A00">
        <w:rPr>
          <w:lang w:val="de-DE"/>
        </w:rPr>
        <w:t xml:space="preserve">Abbildung </w:t>
      </w:r>
      <w:r w:rsidR="00693A00" w:rsidRPr="00693A00">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w:t>
      </w:r>
      <w:r>
        <w:rPr>
          <w:lang w:val="de-DE"/>
        </w:rPr>
        <w:lastRenderedPageBreak/>
        <w:t xml:space="preserve">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112" w:name="_Toc513120971"/>
      <w:bookmarkStart w:id="113" w:name="_Ref516493979"/>
      <w:bookmarkStart w:id="114" w:name="_Toc517096365"/>
      <w:bookmarkStart w:id="115" w:name="_Toc521311602"/>
      <w:r>
        <w:t>PROFINET</w:t>
      </w:r>
      <w:bookmarkEnd w:id="112"/>
      <w:bookmarkEnd w:id="113"/>
      <w:bookmarkEnd w:id="114"/>
      <w:bookmarkEnd w:id="115"/>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FC3A01"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8"/>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1"/>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116" w:name="_Toc517096366"/>
      <w:bookmarkStart w:id="117" w:name="_Ref517867359"/>
      <w:bookmarkStart w:id="118" w:name="_Toc521311603"/>
      <w:r w:rsidRPr="00212703">
        <w:t>Ausgangssituation</w:t>
      </w:r>
      <w:bookmarkEnd w:id="116"/>
      <w:bookmarkEnd w:id="117"/>
      <w:bookmarkEnd w:id="118"/>
    </w:p>
    <w:p w14:paraId="220BAC2C" w14:textId="60BFE922"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r w:rsidR="006A6C0A">
        <w:rPr>
          <w:lang w:val="de-DE"/>
        </w:rPr>
        <w:t xml:space="preserve">die </w:t>
      </w:r>
      <w:r w:rsidR="006A6C0A" w:rsidRPr="00212703">
        <w:rPr>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119" w:name="_Toc521311604"/>
      <w:bookmarkStart w:id="120" w:name="_Toc517096367"/>
      <w:r w:rsidRPr="00212703">
        <w:t>FDT</w:t>
      </w:r>
      <w:bookmarkEnd w:id="119"/>
    </w:p>
    <w:p w14:paraId="2A831960" w14:textId="523F02A9"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6A6C0A">
            <w:rPr>
              <w:rStyle w:val="TextkrperZchn1"/>
              <w:noProof/>
              <w:lang w:val="de-DE"/>
            </w:rPr>
            <w:t xml:space="preserve"> </w:t>
          </w:r>
          <w:r w:rsidR="006A6C0A">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121" w:name="_Toc521311605"/>
      <w:r w:rsidRPr="00212703">
        <w:t xml:space="preserve">Was ist </w:t>
      </w:r>
      <w:r w:rsidR="00B43071" w:rsidRPr="00212703">
        <w:t>Communication Studio?</w:t>
      </w:r>
      <w:bookmarkEnd w:id="120"/>
      <w:bookmarkEnd w:id="121"/>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9"/>
      </w:r>
      <w:r w:rsidRPr="00212703">
        <w:t xml:space="preserve"> verwendet und die Oberflächen wurden mit WPF</w:t>
      </w:r>
      <w:r w:rsidR="00974411">
        <w:rPr>
          <w:rStyle w:val="Funotenzeichen"/>
        </w:rPr>
        <w:footnoteReference w:id="20"/>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77FE1D15"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693A00" w:rsidRPr="00693A00">
        <w:rPr>
          <w:lang w:val="de-DE"/>
        </w:rPr>
        <w:t xml:space="preserve">Abbildung </w:t>
      </w:r>
      <w:r w:rsidR="00693A00" w:rsidRPr="00693A00">
        <w:rPr>
          <w:noProof/>
          <w:lang w:val="de-DE"/>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4825" cy="4486275"/>
                    </a:xfrm>
                    <a:prstGeom prst="rect">
                      <a:avLst/>
                    </a:prstGeom>
                  </pic:spPr>
                </pic:pic>
              </a:graphicData>
            </a:graphic>
          </wp:inline>
        </w:drawing>
      </w:r>
    </w:p>
    <w:p w14:paraId="22C7C4D5" w14:textId="67F9E31A" w:rsidR="00AC00ED" w:rsidRPr="00212703" w:rsidRDefault="00AC00ED" w:rsidP="00AC00ED">
      <w:pPr>
        <w:pStyle w:val="Beschriftung"/>
        <w:jc w:val="both"/>
      </w:pPr>
      <w:bookmarkStart w:id="122" w:name="_Ref516495409"/>
      <w:bookmarkStart w:id="123" w:name="_Toc521311398"/>
      <w:r w:rsidRPr="00212703">
        <w:t xml:space="preserve">Abbildung </w:t>
      </w:r>
      <w:fldSimple w:instr=" SEQ Abbildung \* ARABIC ">
        <w:r w:rsidR="00693A00">
          <w:rPr>
            <w:noProof/>
          </w:rPr>
          <w:t>10</w:t>
        </w:r>
      </w:fldSimple>
      <w:bookmarkEnd w:id="122"/>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23"/>
    </w:p>
    <w:p w14:paraId="6138736C" w14:textId="5EAFB39A" w:rsidR="00C50304" w:rsidRPr="00212703" w:rsidRDefault="00D33CE3" w:rsidP="00C50304">
      <w:pPr>
        <w:pStyle w:val="berschrift2"/>
      </w:pPr>
      <w:bookmarkStart w:id="124" w:name="_Toc517096368"/>
      <w:bookmarkStart w:id="125" w:name="_Toc521311606"/>
      <w:r w:rsidRPr="00212703">
        <w:lastRenderedPageBreak/>
        <w:t>Befragungsmethoden</w:t>
      </w:r>
      <w:bookmarkEnd w:id="124"/>
      <w:bookmarkEnd w:id="125"/>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26" w:name="_Toc517096369"/>
      <w:bookmarkStart w:id="127" w:name="_Toc521311607"/>
      <w:r w:rsidRPr="00212703">
        <w:t>Auswertung</w:t>
      </w:r>
      <w:bookmarkEnd w:id="126"/>
      <w:bookmarkEnd w:id="127"/>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079115"/>
                    </a:xfrm>
                    <a:prstGeom prst="rect">
                      <a:avLst/>
                    </a:prstGeom>
                  </pic:spPr>
                </pic:pic>
              </a:graphicData>
            </a:graphic>
          </wp:inline>
        </w:drawing>
      </w:r>
    </w:p>
    <w:p w14:paraId="1D8DB4FC" w14:textId="5BDF7A67" w:rsidR="00A92768" w:rsidRDefault="00D635AB" w:rsidP="00B17BA0">
      <w:pPr>
        <w:pStyle w:val="Beschriftung"/>
        <w:jc w:val="both"/>
      </w:pPr>
      <w:bookmarkStart w:id="128" w:name="_Ref515345421"/>
      <w:bookmarkStart w:id="129" w:name="_Toc521311399"/>
      <w:r w:rsidRPr="00212703">
        <w:t xml:space="preserve">Abbildung </w:t>
      </w:r>
      <w:fldSimple w:instr=" SEQ Abbildung \* ARABIC ">
        <w:r w:rsidR="00693A00">
          <w:rPr>
            <w:noProof/>
          </w:rPr>
          <w:t>11</w:t>
        </w:r>
      </w:fldSimple>
      <w:bookmarkEnd w:id="128"/>
      <w:r w:rsidR="00B17BA0">
        <w:t xml:space="preserve">: </w:t>
      </w:r>
      <w:r w:rsidRPr="00212703">
        <w:t>Benutzeroberfläche von ComStudio mit spezifische</w:t>
      </w:r>
      <w:r w:rsidR="00FE632E">
        <w:t>n</w:t>
      </w:r>
      <w:r w:rsidRPr="00212703">
        <w:t xml:space="preserve"> Ansichten</w:t>
      </w:r>
      <w:bookmarkEnd w:id="129"/>
    </w:p>
    <w:p w14:paraId="3E939ADB" w14:textId="7D95DE6D"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693A00" w:rsidRPr="00693A00">
        <w:rPr>
          <w:lang w:val="de-DE"/>
        </w:rPr>
        <w:t xml:space="preserve">Abbildung </w:t>
      </w:r>
      <w:r w:rsidR="00693A00" w:rsidRPr="00693A00">
        <w:rPr>
          <w:noProof/>
          <w:lang w:val="de-DE"/>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26FC4257"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693A00" w:rsidRPr="00693A00">
        <w:rPr>
          <w:lang w:val="de-DE"/>
        </w:rPr>
        <w:t xml:space="preserve">Abbildung </w:t>
      </w:r>
      <w:r w:rsidR="00693A00" w:rsidRPr="00693A00">
        <w:rPr>
          <w:noProof/>
          <w:lang w:val="de-DE"/>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FC3A01"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7588F587"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693A00" w:rsidRPr="00212703">
        <w:t xml:space="preserve">Abbildung </w:t>
      </w:r>
      <w:r w:rsidR="00693A00">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4"/>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30" w:name="_Ref516556248"/>
      <w:bookmarkStart w:id="131" w:name="_Toc517096370"/>
      <w:bookmarkStart w:id="132" w:name="_Toc521311608"/>
      <w:r w:rsidRPr="00212703">
        <w:lastRenderedPageBreak/>
        <w:t>Anforderungsanalyse</w:t>
      </w:r>
      <w:bookmarkEnd w:id="130"/>
      <w:bookmarkEnd w:id="131"/>
      <w:bookmarkEnd w:id="132"/>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43E86DCF"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Content>
          <w:r w:rsidRPr="00212703">
            <w:fldChar w:fldCharType="begin"/>
          </w:r>
          <w:r w:rsidRPr="00212703">
            <w:instrText xml:space="preserve"> CITATION Ian07 \l 1031 </w:instrText>
          </w:r>
          <w:r w:rsidRPr="00212703">
            <w:fldChar w:fldCharType="separate"/>
          </w:r>
          <w:r w:rsidR="006A6C0A">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33" w:name="_Ref515868216"/>
      <w:bookmarkStart w:id="134" w:name="_Toc517096371"/>
      <w:bookmarkStart w:id="135" w:name="_Toc521311609"/>
      <w:r w:rsidRPr="00212703">
        <w:t>Funktionale Anforderungen</w:t>
      </w:r>
      <w:bookmarkEnd w:id="133"/>
      <w:bookmarkEnd w:id="134"/>
      <w:bookmarkEnd w:id="135"/>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1"/>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36" w:name="_Toc517096372"/>
      <w:bookmarkStart w:id="137" w:name="_Toc521311610"/>
      <w:r w:rsidRPr="00212703">
        <w:t>Muss</w:t>
      </w:r>
      <w:r w:rsidRPr="00212703">
        <w:rPr>
          <w:i/>
        </w:rPr>
        <w:t>-</w:t>
      </w:r>
      <w:r w:rsidRPr="00212703">
        <w:t>Kriterien</w:t>
      </w:r>
      <w:bookmarkEnd w:id="136"/>
      <w:bookmarkEnd w:id="137"/>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67B2BBDF" w:rsidR="00B66996" w:rsidRPr="00212703" w:rsidRDefault="00B66996" w:rsidP="00B66996">
      <w:pPr>
        <w:pStyle w:val="TextkrperEinzug"/>
        <w:ind w:left="1418" w:hanging="1418"/>
        <w:rPr>
          <w:lang w:val="de-DE"/>
        </w:rPr>
      </w:pPr>
      <w:r w:rsidRPr="00212703">
        <w:rPr>
          <w:lang w:val="de-DE"/>
        </w:rPr>
        <w:t>FR090</w:t>
      </w:r>
      <w:r w:rsidR="00EF06A4">
        <w:rPr>
          <w:lang w:val="de-DE"/>
        </w:rPr>
        <w:tab/>
        <w:t xml:space="preserve">Die Basisfunktion Laden </w:t>
      </w:r>
      <w:r w:rsidR="000B1538">
        <w:rPr>
          <w:lang w:val="de-DE"/>
        </w:rPr>
        <w:t>muss</w:t>
      </w:r>
      <w:r w:rsidRPr="00212703">
        <w:rPr>
          <w:lang w:val="de-DE"/>
        </w:rPr>
        <w:t xml:space="preserve">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694FEB"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w:t>
      </w:r>
      <w:r w:rsidR="00D516DF" w:rsidRPr="00402BE9">
        <w:rPr>
          <w:lang w:val="de-DE"/>
        </w:rPr>
        <w:t>Fun</w:t>
      </w:r>
      <w:r w:rsidR="002D6582" w:rsidRPr="00402BE9">
        <w:rPr>
          <w:lang w:val="de-DE"/>
        </w:rPr>
        <w:t>k</w:t>
      </w:r>
      <w:r w:rsidR="00D516DF" w:rsidRPr="00402BE9">
        <w:rPr>
          <w:lang w:val="de-DE"/>
        </w:rPr>
        <w:t>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0FEB4A6C" w:rsidR="003141B4" w:rsidRDefault="003141B4" w:rsidP="00B66996">
      <w:pPr>
        <w:pStyle w:val="TextkrperEinzug"/>
        <w:ind w:left="1418" w:hanging="1418"/>
        <w:rPr>
          <w:lang w:val="de-DE"/>
        </w:rPr>
      </w:pPr>
      <w:r>
        <w:rPr>
          <w:lang w:val="de-DE"/>
        </w:rPr>
        <w:t>FR120</w:t>
      </w:r>
      <w:r>
        <w:rPr>
          <w:lang w:val="de-DE"/>
        </w:rPr>
        <w:tab/>
        <w:t>Persistenz der Daten (Speichern, Laden)</w:t>
      </w:r>
      <w:r w:rsidR="00AF0989">
        <w:rPr>
          <w:lang w:val="de-DE"/>
        </w:rPr>
        <w:t>.</w:t>
      </w:r>
    </w:p>
    <w:p w14:paraId="5092C921" w14:textId="7223B349" w:rsidR="00EF06A4" w:rsidRDefault="00EF06A4" w:rsidP="00B66996">
      <w:pPr>
        <w:pStyle w:val="TextkrperEinzug"/>
        <w:ind w:left="1418" w:hanging="1418"/>
        <w:rPr>
          <w:lang w:val="de-DE"/>
        </w:rPr>
      </w:pPr>
    </w:p>
    <w:p w14:paraId="5EA1DD58" w14:textId="18A835A4" w:rsidR="00EF06A4" w:rsidRDefault="00EF06A4" w:rsidP="00B66996">
      <w:pPr>
        <w:pStyle w:val="TextkrperEinzug"/>
        <w:ind w:left="1418" w:hanging="1418"/>
        <w:rPr>
          <w:lang w:val="de-DE"/>
        </w:rPr>
      </w:pPr>
      <w:r>
        <w:rPr>
          <w:lang w:val="de-DE"/>
        </w:rPr>
        <w:t>FR130</w:t>
      </w:r>
      <w:r>
        <w:rPr>
          <w:lang w:val="de-DE"/>
        </w:rPr>
        <w:tab/>
        <w:t>Um die Topology-Editor rasch mit den bereits existierenden Daten füllen zu können, muss es möglich sein die topologischen Informationen hochzuladen.</w:t>
      </w:r>
    </w:p>
    <w:p w14:paraId="081E916C" w14:textId="1E6903D6" w:rsidR="00EF06A4" w:rsidRDefault="00EF06A4" w:rsidP="00B66996">
      <w:pPr>
        <w:pStyle w:val="TextkrperEinzug"/>
        <w:ind w:left="1418" w:hanging="1418"/>
        <w:rPr>
          <w:lang w:val="de-DE"/>
        </w:rPr>
      </w:pPr>
    </w:p>
    <w:p w14:paraId="3DC4EF66" w14:textId="0214C2F7" w:rsidR="00EF06A4" w:rsidRDefault="00EF06A4" w:rsidP="00B66996">
      <w:pPr>
        <w:pStyle w:val="TextkrperEinzug"/>
        <w:ind w:left="1418" w:hanging="1418"/>
        <w:rPr>
          <w:lang w:val="de-DE"/>
        </w:rPr>
      </w:pPr>
      <w:r>
        <w:rPr>
          <w:lang w:val="de-DE"/>
        </w:rPr>
        <w:t>FR140</w:t>
      </w:r>
      <w:r>
        <w:rPr>
          <w:lang w:val="de-DE"/>
        </w:rPr>
        <w:tab/>
        <w:t xml:space="preserve">Topologische Informationen zu speichern ist ein primärer Anwendungsfall eines </w:t>
      </w:r>
      <w:r w:rsidR="000B1538">
        <w:rPr>
          <w:lang w:val="de-DE"/>
        </w:rPr>
        <w:t>Benutzers</w:t>
      </w:r>
      <w:r>
        <w:rPr>
          <w:lang w:val="de-DE"/>
        </w:rPr>
        <w:t xml:space="preserve">. Das System </w:t>
      </w:r>
      <w:r w:rsidR="000B1538">
        <w:rPr>
          <w:lang w:val="de-DE"/>
        </w:rPr>
        <w:t>muss es daher ermöglichen, die verwendeten Informationen zu speichern.</w:t>
      </w:r>
    </w:p>
    <w:p w14:paraId="7188236B" w14:textId="1B349727" w:rsidR="00C66F9C" w:rsidRDefault="00C66F9C" w:rsidP="00B66996">
      <w:pPr>
        <w:pStyle w:val="TextkrperEinzug"/>
        <w:ind w:left="1418" w:hanging="1418"/>
        <w:rPr>
          <w:lang w:val="de-DE"/>
        </w:rPr>
      </w:pPr>
      <w:r>
        <w:rPr>
          <w:lang w:val="de-DE"/>
        </w:rPr>
        <w:t xml:space="preserve">XXX </w:t>
      </w:r>
      <w:r>
        <w:rPr>
          <w:lang w:val="de-DE"/>
        </w:rPr>
        <w:tab/>
      </w:r>
      <w:r w:rsidRPr="00C66F9C">
        <w:rPr>
          <w:lang w:val="de-DE"/>
        </w:rPr>
        <w:t>Importieren und Exportieren</w:t>
      </w:r>
      <w:bookmarkStart w:id="138" w:name="_GoBack"/>
      <w:bookmarkEnd w:id="138"/>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39" w:name="_Toc517096373"/>
      <w:bookmarkStart w:id="140" w:name="_Toc521311611"/>
      <w:r w:rsidRPr="00212703">
        <w:t>Kann-Kriterien</w:t>
      </w:r>
      <w:bookmarkEnd w:id="139"/>
      <w:bookmarkEnd w:id="140"/>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1DA470CF"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w:t>
      </w:r>
      <w:r w:rsidRPr="00402BE9">
        <w:rPr>
          <w:lang w:val="de-DE"/>
        </w:rPr>
        <w:t>Topologie</w:t>
      </w:r>
      <w:r w:rsidR="002D6582" w:rsidRPr="00402BE9">
        <w:rPr>
          <w:lang w:val="de-DE"/>
        </w:rPr>
        <w:t>-M</w:t>
      </w:r>
      <w:r w:rsidR="00D516DF" w:rsidRPr="00402BE9">
        <w:rPr>
          <w:lang w:val="de-DE"/>
        </w:rPr>
        <w:t>uster</w:t>
      </w:r>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693A00">
        <w:rPr>
          <w:lang w:val="de-DE"/>
        </w:rPr>
        <w:t>2.2</w:t>
      </w:r>
      <w:r w:rsidRPr="00212703">
        <w:rPr>
          <w:lang w:val="de-DE"/>
        </w:rPr>
        <w:fldChar w:fldCharType="end"/>
      </w:r>
      <w:r w:rsidRPr="00212703">
        <w:rPr>
          <w:lang w:val="de-DE"/>
        </w:rPr>
        <w:t>)</w:t>
      </w:r>
      <w:r w:rsidR="00D111CD">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26CEA03E" w:rsidR="00B66996" w:rsidRPr="00212703" w:rsidRDefault="00B66996" w:rsidP="00B66996">
      <w:pPr>
        <w:pStyle w:val="TextkrperEinzug"/>
        <w:ind w:left="1418" w:hanging="1418"/>
        <w:rPr>
          <w:lang w:val="de-DE"/>
        </w:rPr>
      </w:pPr>
      <w:r w:rsidRPr="00212703">
        <w:rPr>
          <w:lang w:val="de-DE"/>
        </w:rPr>
        <w:t>FR250</w:t>
      </w:r>
      <w:r w:rsidRPr="00212703">
        <w:rPr>
          <w:lang w:val="de-DE"/>
        </w:rPr>
        <w:tab/>
        <w:t xml:space="preserve">Bereitstellen der </w:t>
      </w:r>
      <w:r w:rsidRPr="00402BE9">
        <w:rPr>
          <w:lang w:val="de-DE"/>
        </w:rPr>
        <w:t>Topologie</w:t>
      </w:r>
      <w:r w:rsidR="002D6582" w:rsidRPr="00402BE9">
        <w:rPr>
          <w:lang w:val="de-DE"/>
        </w:rPr>
        <w:t>-I</w:t>
      </w:r>
      <w:r w:rsidR="00B15FBD" w:rsidRPr="00402BE9">
        <w:rPr>
          <w:lang w:val="de-DE"/>
        </w:rPr>
        <w:t>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lastRenderedPageBreak/>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41" w:name="_Ref515868243"/>
      <w:bookmarkStart w:id="142" w:name="_Toc517096374"/>
      <w:bookmarkStart w:id="143" w:name="_Toc521311612"/>
      <w:r w:rsidRPr="00212703">
        <w:t>Nichtfunktionale Anforderungen</w:t>
      </w:r>
      <w:bookmarkEnd w:id="141"/>
      <w:bookmarkEnd w:id="142"/>
      <w:bookmarkEnd w:id="143"/>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2"/>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44" w:name="_Toc517096375"/>
      <w:bookmarkStart w:id="145" w:name="_Toc521311613"/>
      <w:r w:rsidRPr="00212703">
        <w:t>Muss-Kriterien</w:t>
      </w:r>
      <w:bookmarkEnd w:id="144"/>
      <w:bookmarkEnd w:id="145"/>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6BD9D6FC"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w:t>
      </w:r>
      <w:r w:rsidR="00D111CD">
        <w:rPr>
          <w:lang w:val="de-DE"/>
        </w:rPr>
        <w:t>austausch erfolgt im XML</w:t>
      </w:r>
      <w:r w:rsidR="00D111CD">
        <w:rPr>
          <w:rStyle w:val="Funotenzeichen"/>
          <w:lang w:val="de-DE"/>
        </w:rPr>
        <w:footnoteReference w:id="23"/>
      </w:r>
      <w:r w:rsidR="00D111CD">
        <w:rPr>
          <w:lang w:val="de-DE"/>
        </w:rPr>
        <w:t>-Format oder JSON</w:t>
      </w:r>
      <w:r w:rsidR="00517733">
        <w:rPr>
          <w:rStyle w:val="Funotenzeichen"/>
          <w:lang w:val="de-DE"/>
        </w:rPr>
        <w:footnoteReference w:id="24"/>
      </w:r>
      <w:r w:rsidR="00D111CD">
        <w:rPr>
          <w:lang w:val="de-DE"/>
        </w:rPr>
        <w:t>-Format.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46" w:name="_Toc517096376"/>
      <w:bookmarkStart w:id="147" w:name="_Toc521311614"/>
      <w:r w:rsidRPr="00212703">
        <w:t>Kann-Kriterien</w:t>
      </w:r>
      <w:bookmarkEnd w:id="146"/>
      <w:bookmarkEnd w:id="147"/>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48" w:name="_Toc517096377"/>
      <w:bookmarkStart w:id="149" w:name="_Toc521311615"/>
      <w:r w:rsidRPr="00212703">
        <w:lastRenderedPageBreak/>
        <w:t>Anwendungsfälle</w:t>
      </w:r>
      <w:bookmarkEnd w:id="148"/>
      <w:bookmarkEnd w:id="149"/>
    </w:p>
    <w:p w14:paraId="2FA59392" w14:textId="2E6330A9"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693A00" w:rsidRPr="00212703">
        <w:t xml:space="preserve">Abbildung </w:t>
      </w:r>
      <w:r w:rsidR="00693A00">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12AAC887" w:rsidR="00D572DE" w:rsidRDefault="00040648" w:rsidP="00427C36">
      <w:pPr>
        <w:pStyle w:val="Textkrper"/>
        <w:ind w:firstLine="709"/>
      </w:pPr>
      <w:r>
        <w:t>D</w:t>
      </w:r>
      <w:r w:rsidR="005D22FB">
        <w:t xml:space="preserve">er </w:t>
      </w:r>
      <w:r w:rsidR="005D22FB" w:rsidRPr="00402BE9">
        <w:t>Endanwe</w:t>
      </w:r>
      <w:r w:rsidR="002D6582" w:rsidRPr="00402BE9">
        <w:t>n</w:t>
      </w:r>
      <w:r w:rsidR="005D22FB" w:rsidRPr="00402BE9">
        <w:t>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FC3A01"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901950"/>
                    </a:xfrm>
                    <a:prstGeom prst="rect">
                      <a:avLst/>
                    </a:prstGeom>
                  </pic:spPr>
                </pic:pic>
              </a:graphicData>
            </a:graphic>
          </wp:inline>
        </w:drawing>
      </w:r>
      <w:r w:rsidR="00D572DE" w:rsidRPr="00FC3A01">
        <w:rPr>
          <w:noProof/>
          <w:lang w:val="de-DE"/>
        </w:rPr>
        <w:t xml:space="preserve"> </w:t>
      </w:r>
    </w:p>
    <w:p w14:paraId="01B6FB44" w14:textId="7937936B" w:rsidR="00FA7785" w:rsidRPr="00212703" w:rsidRDefault="00FA7785" w:rsidP="00FA7785">
      <w:pPr>
        <w:pStyle w:val="Beschriftung"/>
        <w:jc w:val="both"/>
      </w:pPr>
      <w:bookmarkStart w:id="150" w:name="_Ref515884689"/>
      <w:bookmarkStart w:id="151" w:name="_Ref515884660"/>
      <w:bookmarkStart w:id="152" w:name="_Toc521311400"/>
      <w:r w:rsidRPr="00212703">
        <w:t xml:space="preserve">Abbildung </w:t>
      </w:r>
      <w:fldSimple w:instr=" SEQ Abbildung \* ARABIC ">
        <w:r w:rsidR="00693A00">
          <w:rPr>
            <w:noProof/>
          </w:rPr>
          <w:t>12</w:t>
        </w:r>
      </w:fldSimple>
      <w:bookmarkEnd w:id="150"/>
      <w:r w:rsidRPr="00212703">
        <w:t>: Anwendungsfall-Diagramm: Ausgewählte Funktionen des Systems</w:t>
      </w:r>
      <w:bookmarkEnd w:id="151"/>
      <w:bookmarkEnd w:id="152"/>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6"/>
          <w:pgSz w:w="11906" w:h="16838" w:code="9"/>
          <w:pgMar w:top="1701" w:right="1418" w:bottom="1134" w:left="1418" w:header="709" w:footer="709" w:gutter="0"/>
          <w:cols w:space="708"/>
          <w:docGrid w:linePitch="360"/>
        </w:sectPr>
      </w:pPr>
      <w:bookmarkStart w:id="153" w:name="_Konzept"/>
      <w:bookmarkEnd w:id="153"/>
    </w:p>
    <w:p w14:paraId="3FB15C5F" w14:textId="77777777" w:rsidR="00127189" w:rsidRPr="00212703" w:rsidRDefault="00127189" w:rsidP="00127189"/>
    <w:p w14:paraId="6A9AA436" w14:textId="65B7E4C8" w:rsidR="00CC63CC" w:rsidRPr="00212703" w:rsidRDefault="00C938CA" w:rsidP="00A15649">
      <w:pPr>
        <w:pStyle w:val="berschrift1"/>
      </w:pPr>
      <w:bookmarkStart w:id="154" w:name="_Toc517096378"/>
      <w:bookmarkStart w:id="155" w:name="_Toc521311616"/>
      <w:r w:rsidRPr="00212703">
        <w:t xml:space="preserve">Evaluation </w:t>
      </w:r>
      <w:r w:rsidR="00536493" w:rsidRPr="00212703">
        <w:t xml:space="preserve">der </w:t>
      </w:r>
      <w:r w:rsidR="00CC63CC" w:rsidRPr="00212703">
        <w:t>Technologie</w:t>
      </w:r>
      <w:r w:rsidR="00536493" w:rsidRPr="00212703">
        <w:t>n</w:t>
      </w:r>
      <w:bookmarkEnd w:id="154"/>
      <w:bookmarkEnd w:id="155"/>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3E6EB0A4"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693A00">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5"/>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16EAAB80"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6A6C0A">
            <w:rPr>
              <w:noProof/>
              <w:lang w:val="de-DE"/>
            </w:rPr>
            <w:t xml:space="preserve"> (Northwoods Software, 1998)</w:t>
          </w:r>
          <w:r>
            <w:rPr>
              <w:lang w:val="de-DE"/>
            </w:rPr>
            <w:fldChar w:fldCharType="end"/>
          </w:r>
        </w:sdtContent>
      </w:sdt>
      <w:r>
        <w:rPr>
          <w:lang w:val="de-DE"/>
        </w:rPr>
        <w:t>, KendoUI</w:t>
      </w:r>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6A6C0A">
            <w:rPr>
              <w:noProof/>
              <w:lang w:val="de-DE"/>
            </w:rPr>
            <w:t xml:space="preserve"> (Progress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6A6C0A">
            <w:rPr>
              <w:noProof/>
              <w:lang w:val="de-DE"/>
            </w:rPr>
            <w:t xml:space="preserve"> (SAP, 2018)</w:t>
          </w:r>
          <w:r>
            <w:rPr>
              <w:lang w:val="de-DE"/>
            </w:rPr>
            <w:fldChar w:fldCharType="end"/>
          </w:r>
        </w:sdtContent>
      </w:sdt>
      <w:r>
        <w:rPr>
          <w:lang w:val="de-DE"/>
        </w:rPr>
        <w:t xml:space="preserve"> evaluiert.</w:t>
      </w:r>
    </w:p>
    <w:p w14:paraId="3DF93E07" w14:textId="136D5393"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6A6C0A">
            <w:rPr>
              <w:noProof/>
              <w:lang w:val="de-DE"/>
            </w:rPr>
            <w:t xml:space="preserve"> (Twitter,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6"/>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56" w:name="_Toc517096379"/>
      <w:bookmarkStart w:id="157" w:name="_Toc521311617"/>
      <w:r w:rsidRPr="00212703">
        <w:t>Clientseitig relevante Frameworks</w:t>
      </w:r>
      <w:bookmarkEnd w:id="156"/>
      <w:bookmarkEnd w:id="157"/>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7"/>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6EB52F80"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693A00">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693A00">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58" w:name="_Toc517096380"/>
      <w:bookmarkStart w:id="159" w:name="_Toc521311618"/>
      <w:r>
        <w:t>JavaScript</w:t>
      </w:r>
      <w:r w:rsidR="008C21F6">
        <w:t xml:space="preserve"> Frameworks</w:t>
      </w:r>
      <w:bookmarkEnd w:id="158"/>
      <w:bookmarkEnd w:id="159"/>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37B1F9DC" w:rsidR="00B66996" w:rsidRPr="00212703" w:rsidRDefault="009B1B43" w:rsidP="00B66996">
      <w:pPr>
        <w:pStyle w:val="Textkrper"/>
      </w:pPr>
      <w:r w:rsidRPr="009B1B43">
        <w:t>Angular</w:t>
      </w:r>
      <w:r w:rsidR="006A6C0A">
        <w:fldChar w:fldCharType="begin"/>
      </w:r>
      <w:r w:rsidR="006A6C0A">
        <w:instrText xml:space="preserve"> XE "</w:instrText>
      </w:r>
      <w:r w:rsidR="006A6C0A" w:rsidRPr="00643E99">
        <w:instrText>Angular</w:instrText>
      </w:r>
      <w:r w:rsidR="006A6C0A">
        <w:instrText xml:space="preserve">" </w:instrText>
      </w:r>
      <w:r w:rsidR="006A6C0A">
        <w:fldChar w:fldCharType="end"/>
      </w:r>
      <w:sdt>
        <w:sdtPr>
          <w:id w:val="1502622899"/>
          <w:citation/>
        </w:sdtPr>
        <w:sdtContent>
          <w:r w:rsidR="00517733">
            <w:fldChar w:fldCharType="begin"/>
          </w:r>
          <w:r w:rsidR="00517733">
            <w:instrText xml:space="preserve">CITATION Goo181 \l 1031 </w:instrText>
          </w:r>
          <w:r w:rsidR="00517733">
            <w:fldChar w:fldCharType="separate"/>
          </w:r>
          <w:r w:rsidR="006A6C0A">
            <w:rPr>
              <w:noProof/>
            </w:rPr>
            <w:t xml:space="preserve"> (Google, 2018)</w:t>
          </w:r>
          <w:r w:rsidR="00517733">
            <w:fldChar w:fldCharType="end"/>
          </w:r>
        </w:sdtContent>
      </w:sdt>
      <w:r w:rsidRPr="009B1B43">
        <w:t xml:space="preserve">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2BF47298"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6A6C0A">
            <w:rPr>
              <w:noProof/>
              <w:lang w:val="de-DE"/>
            </w:rPr>
            <w:t xml:space="preserve"> (MDN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8"/>
      </w:r>
      <w:r w:rsidRPr="00212703">
        <w:rPr>
          <w:lang w:val="de-DE"/>
        </w:rPr>
        <w:t>. Der Entwickler definiert dafür ein Tag</w:t>
      </w:r>
      <w:r w:rsidR="005A482E">
        <w:rPr>
          <w:rStyle w:val="Funotenzeichen"/>
          <w:lang w:val="de-DE"/>
        </w:rPr>
        <w:footnoteReference w:id="29"/>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6A6C0A">
            <w:rPr>
              <w:noProof/>
              <w:lang w:val="de-DE"/>
            </w:rPr>
            <w:t xml:space="preserve"> (w3schools.com,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7EFD7A09" w:rsidR="00B66996" w:rsidRDefault="00B66996" w:rsidP="00B66996">
      <w:pPr>
        <w:pStyle w:val="TextkrperEinzug"/>
        <w:ind w:firstLine="0"/>
        <w:rPr>
          <w:rFonts w:cs="Times New Roman"/>
          <w:lang w:val="de-DE"/>
        </w:rPr>
      </w:pPr>
      <w:r w:rsidRPr="00517733">
        <w:rPr>
          <w:rFonts w:cs="Times New Roman"/>
          <w:lang w:val="de-DE"/>
        </w:rPr>
        <w:t>Vue</w:t>
      </w:r>
      <w:r w:rsidR="006A6C0A">
        <w:rPr>
          <w:rFonts w:cs="Times New Roman"/>
          <w:lang w:val="de-DE"/>
        </w:rPr>
        <w:fldChar w:fldCharType="begin"/>
      </w:r>
      <w:r w:rsidR="006A6C0A" w:rsidRPr="006A6C0A">
        <w:rPr>
          <w:lang w:val="de-DE"/>
        </w:rPr>
        <w:instrText xml:space="preserve"> XE "</w:instrText>
      </w:r>
      <w:r w:rsidR="006A6C0A" w:rsidRPr="002E4915">
        <w:rPr>
          <w:rFonts w:cs="Times New Roman"/>
          <w:lang w:val="de-DE"/>
        </w:rPr>
        <w:instrText>Vue</w:instrText>
      </w:r>
      <w:r w:rsidR="006A6C0A" w:rsidRPr="006A6C0A">
        <w:rPr>
          <w:lang w:val="de-DE"/>
        </w:rPr>
        <w:instrText xml:space="preserve">" </w:instrText>
      </w:r>
      <w:r w:rsidR="006A6C0A">
        <w:rPr>
          <w:rFonts w:cs="Times New Roman"/>
          <w:lang w:val="de-DE"/>
        </w:rPr>
        <w:fldChar w:fldCharType="end"/>
      </w:r>
      <w:sdt>
        <w:sdtPr>
          <w:rPr>
            <w:rFonts w:cs="Times New Roman"/>
            <w:lang w:val="de-DE"/>
          </w:rPr>
          <w:id w:val="-1669478232"/>
          <w:citation/>
        </w:sdtPr>
        <w:sdtContent>
          <w:r w:rsidR="00517733">
            <w:rPr>
              <w:rFonts w:cs="Times New Roman"/>
              <w:lang w:val="de-DE"/>
            </w:rPr>
            <w:fldChar w:fldCharType="begin"/>
          </w:r>
          <w:r w:rsidR="00517733">
            <w:rPr>
              <w:rFonts w:cs="Times New Roman"/>
              <w:lang w:val="de-DE"/>
            </w:rPr>
            <w:instrText xml:space="preserve"> CITATION Eva181 \l 1031 </w:instrText>
          </w:r>
          <w:r w:rsidR="0051773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(You, 2018)</w:t>
          </w:r>
          <w:r w:rsidR="00517733">
            <w:rPr>
              <w:rFonts w:cs="Times New Roman"/>
              <w:lang w:val="de-DE"/>
            </w:rPr>
            <w:fldChar w:fldCharType="end"/>
          </w:r>
        </w:sdtContent>
      </w:sdt>
      <w:r w:rsidRPr="00517733">
        <w:rPr>
          <w:rFonts w:cs="Times New Roman"/>
          <w:lang w:val="de-DE"/>
        </w:rPr>
        <w:t xml:space="preserve"> ist</w:t>
      </w:r>
      <w:r w:rsidRPr="00212703">
        <w:rPr>
          <w:rFonts w:cs="Times New Roman"/>
          <w:lang w:val="de-DE"/>
        </w:rPr>
        <w:t xml:space="preserve"> ein fortschrittliches Framework für den Aufbau von Benutzeroberflächen, das von Evan You</w:t>
      </w:r>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6A6C0A">
            <w:rPr>
              <w:rFonts w:cs="Times New Roman"/>
              <w:noProof/>
              <w:lang w:val="de-DE"/>
            </w:rPr>
            <w:t xml:space="preserve"> </w:t>
          </w:r>
          <w:r w:rsidR="006A6C0A" w:rsidRPr="006A6C0A">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30"/>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14D60EB1" w:rsidR="00AE116F" w:rsidRPr="00212703" w:rsidRDefault="00AE116F" w:rsidP="009674C5">
      <w:pPr>
        <w:pStyle w:val="Textkrper"/>
      </w:pPr>
      <w:r w:rsidRPr="00517733">
        <w:t>React</w:t>
      </w:r>
      <w:r w:rsidR="006A6C0A">
        <w:fldChar w:fldCharType="begin"/>
      </w:r>
      <w:r w:rsidR="006A6C0A">
        <w:instrText xml:space="preserve"> XE "</w:instrText>
      </w:r>
      <w:r w:rsidR="006A6C0A" w:rsidRPr="00043FBC">
        <w:instrText>React</w:instrText>
      </w:r>
      <w:r w:rsidR="006A6C0A">
        <w:instrText xml:space="preserve">" </w:instrText>
      </w:r>
      <w:r w:rsidR="006A6C0A">
        <w:fldChar w:fldCharType="end"/>
      </w:r>
      <w:sdt>
        <w:sdtPr>
          <w:id w:val="-2056847763"/>
          <w:citation/>
        </w:sdtPr>
        <w:sdtContent>
          <w:r w:rsidR="005E5A22">
            <w:fldChar w:fldCharType="begin"/>
          </w:r>
          <w:r w:rsidR="005E5A22">
            <w:instrText xml:space="preserve"> CITATION Fac184 \l 1031 </w:instrText>
          </w:r>
          <w:r w:rsidR="005E5A22">
            <w:fldChar w:fldCharType="separate"/>
          </w:r>
          <w:r w:rsidR="006A6C0A">
            <w:rPr>
              <w:noProof/>
            </w:rPr>
            <w:t xml:space="preserve"> (Facebook, 2018)</w:t>
          </w:r>
          <w:r w:rsidR="005E5A22">
            <w:fldChar w:fldCharType="end"/>
          </w:r>
        </w:sdtContent>
      </w:sdt>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Content>
          <w:r w:rsidRPr="00212703">
            <w:rPr>
              <w:b/>
            </w:rPr>
            <w:fldChar w:fldCharType="begin"/>
          </w:r>
          <w:r w:rsidRPr="00212703">
            <w:instrText xml:space="preserve"> CITATION Fac181 \l 1031 </w:instrText>
          </w:r>
          <w:r w:rsidRPr="00212703">
            <w:rPr>
              <w:b/>
            </w:rPr>
            <w:fldChar w:fldCharType="separate"/>
          </w:r>
          <w:r w:rsidR="006A6C0A">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365D7795"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6A6C0A">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6A6C0A">
            <w:rPr>
              <w:i/>
              <w:noProof/>
            </w:rPr>
            <w:t xml:space="preserve"> </w:t>
          </w:r>
          <w:r w:rsidR="006A6C0A">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60" w:name="_Toc517096381"/>
      <w:bookmarkStart w:id="161" w:name="_Toc521311619"/>
      <w:r w:rsidRPr="00C7037C">
        <w:t>UI</w:t>
      </w:r>
      <w:r w:rsidR="005902E1">
        <w:t>-JavaScript</w:t>
      </w:r>
      <w:r w:rsidRPr="00C7037C">
        <w:t>-Bibliotheken</w:t>
      </w:r>
      <w:bookmarkEnd w:id="160"/>
      <w:bookmarkEnd w:id="161"/>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5DA7C470"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Content>
          <w:r w:rsidR="00F4046D">
            <w:fldChar w:fldCharType="begin"/>
          </w:r>
          <w:r w:rsidR="00F4046D">
            <w:instrText xml:space="preserve"> CITATION SAP18 \l 1031 </w:instrText>
          </w:r>
          <w:r w:rsidR="00F4046D">
            <w:fldChar w:fldCharType="separate"/>
          </w:r>
          <w:r w:rsidR="006A6C0A">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31"/>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5999CCB1" w:rsidR="00B66996" w:rsidRPr="00212703" w:rsidRDefault="00B66996" w:rsidP="00B66996">
      <w:pPr>
        <w:pStyle w:val="Textkrper"/>
      </w:pPr>
      <w:r w:rsidRPr="00212703">
        <w:t>Das bulgarische Consulting-Unternehmen Telerik</w:t>
      </w:r>
      <w:sdt>
        <w:sdtPr>
          <w:id w:val="-1706015900"/>
          <w:citation/>
        </w:sdtPr>
        <w:sdtContent>
          <w:r w:rsidR="00AE116F">
            <w:fldChar w:fldCharType="begin"/>
          </w:r>
          <w:r w:rsidR="00AE116F">
            <w:instrText xml:space="preserve"> CITATION Pro18 \l 1031 </w:instrText>
          </w:r>
          <w:r w:rsidR="00AE116F">
            <w:fldChar w:fldCharType="separate"/>
          </w:r>
          <w:r w:rsidR="006A6C0A">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32"/>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3"/>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5409A3FF"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2D6582" w:rsidRPr="00402BE9">
        <w:rPr>
          <w:lang w:val="de-DE"/>
        </w:rPr>
        <w:t>B</w:t>
      </w:r>
      <w:r w:rsidRPr="00402BE9">
        <w:rPr>
          <w:lang w:val="de-DE"/>
        </w:rPr>
        <w:t>rowser</w:t>
      </w:r>
      <w:r w:rsidR="002D6582" w:rsidRPr="00402BE9">
        <w:rPr>
          <w:lang w:val="de-DE"/>
        </w:rPr>
        <w:t>-K</w:t>
      </w:r>
      <w:r w:rsidRPr="00402BE9">
        <w:rPr>
          <w:lang w:val="de-DE"/>
        </w:rPr>
        <w:t>ompabilität</w:t>
      </w:r>
      <w:r w:rsidRPr="00120B66">
        <w:rPr>
          <w:lang w:val="de-DE"/>
        </w:rPr>
        <w:t xml:space="preserve">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14C8AE97" w:rsidR="00BF0976" w:rsidRPr="00212703" w:rsidRDefault="00CD6D56" w:rsidP="00BF0976">
      <w:pPr>
        <w:pStyle w:val="Textkrper"/>
      </w:pPr>
      <w:r>
        <w:t>Go</w:t>
      </w:r>
      <w:r w:rsidR="00E3350F" w:rsidRPr="00212703">
        <w:t>JS</w:t>
      </w:r>
      <w:sdt>
        <w:sdtPr>
          <w:id w:val="-1343923457"/>
          <w:citation/>
        </w:sdtPr>
        <w:sdtContent>
          <w:r w:rsidR="002F50CB">
            <w:fldChar w:fldCharType="begin"/>
          </w:r>
          <w:r w:rsidR="002F50CB">
            <w:instrText xml:space="preserve"> CITATION Nor981 \l 1031 </w:instrText>
          </w:r>
          <w:r w:rsidR="002F50CB">
            <w:fldChar w:fldCharType="separate"/>
          </w:r>
          <w:r w:rsidR="006A6C0A">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62" w:name="_Toc514837021"/>
      <w:r w:rsidRPr="0041111C">
        <w:rPr>
          <w:b/>
        </w:rPr>
        <w:t>Vorteile</w:t>
      </w:r>
      <w:bookmarkEnd w:id="162"/>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FC3A01">
        <w:rPr>
          <w:b/>
          <w:lang w:val="de-DE"/>
        </w:rPr>
        <w:t>Nachteile</w:t>
      </w:r>
    </w:p>
    <w:p w14:paraId="0B2BB978" w14:textId="77777777" w:rsidR="00DF5747" w:rsidRDefault="00DF5747" w:rsidP="00DF5747">
      <w:pPr>
        <w:pStyle w:val="TextkrperEinzug"/>
        <w:ind w:firstLine="0"/>
        <w:rPr>
          <w:lang w:val="de-DE"/>
        </w:rPr>
      </w:pPr>
    </w:p>
    <w:p w14:paraId="07DC2822" w14:textId="682F6060"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6A6C0A">
            <w:rPr>
              <w:noProof/>
              <w:lang w:val="de-DE"/>
            </w:rPr>
            <w:t xml:space="preserve"> (Northwoods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63" w:name="_Toc514837014"/>
      <w:bookmarkStart w:id="164" w:name="_Toc517096382"/>
      <w:bookmarkStart w:id="165" w:name="_Toc521311620"/>
      <w:r w:rsidRPr="00212703">
        <w:lastRenderedPageBreak/>
        <w:t>Vergleichskriterien</w:t>
      </w:r>
      <w:bookmarkEnd w:id="163"/>
      <w:bookmarkEnd w:id="164"/>
      <w:bookmarkEnd w:id="165"/>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66" w:name="_Toc514837015"/>
      <w:bookmarkStart w:id="167" w:name="_Toc517096383"/>
      <w:bookmarkStart w:id="168" w:name="_Toc521311621"/>
      <w:r w:rsidRPr="00212703">
        <w:t>Lernkurve und Kosten</w:t>
      </w:r>
      <w:bookmarkEnd w:id="166"/>
      <w:bookmarkEnd w:id="167"/>
      <w:bookmarkEnd w:id="168"/>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69" w:name="_Toc514837016"/>
      <w:bookmarkStart w:id="170" w:name="_Toc517096384"/>
      <w:bookmarkStart w:id="171" w:name="_Toc521311622"/>
      <w:r w:rsidRPr="00212703">
        <w:t>Kommunikationsmechanismen</w:t>
      </w:r>
      <w:bookmarkEnd w:id="169"/>
      <w:bookmarkEnd w:id="170"/>
      <w:bookmarkEnd w:id="171"/>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72" w:name="_Toc514837017"/>
      <w:bookmarkStart w:id="173" w:name="_Toc517096385"/>
      <w:bookmarkStart w:id="174" w:name="_Toc521311623"/>
      <w:r w:rsidRPr="00212703">
        <w:t>Programmierkonzept</w:t>
      </w:r>
      <w:bookmarkEnd w:id="172"/>
      <w:bookmarkEnd w:id="173"/>
      <w:bookmarkEnd w:id="174"/>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75" w:name="_Toc517096386"/>
      <w:bookmarkStart w:id="176" w:name="_Toc521311624"/>
      <w:r w:rsidRPr="00212703">
        <w:t>Ergebnisse der Analyse</w:t>
      </w:r>
      <w:bookmarkEnd w:id="175"/>
      <w:bookmarkEnd w:id="176"/>
    </w:p>
    <w:p w14:paraId="0BC65844" w14:textId="4C3F08E9"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693A00" w:rsidRPr="00EF06A4">
        <w:rPr>
          <w:lang w:val="de-DE"/>
        </w:rPr>
        <w:t xml:space="preserve">Tabelle </w:t>
      </w:r>
      <w:r w:rsidR="00693A00" w:rsidRPr="00EF06A4">
        <w:rPr>
          <w:noProof/>
          <w:lang w:val="de-DE"/>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693A00" w:rsidRPr="00EF06A4">
        <w:rPr>
          <w:lang w:val="de-DE"/>
        </w:rPr>
        <w:t xml:space="preserve">Tabelle </w:t>
      </w:r>
      <w:r w:rsidR="00693A00" w:rsidRPr="00EF06A4">
        <w:rPr>
          <w:noProof/>
          <w:lang w:val="de-DE"/>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7AF0716B" w:rsidR="00AF4BED" w:rsidRPr="0041111C" w:rsidRDefault="009B5F9D" w:rsidP="009B5F9D">
      <w:pPr>
        <w:pStyle w:val="Beschriftung"/>
        <w:jc w:val="left"/>
      </w:pPr>
      <w:bookmarkStart w:id="177" w:name="_Ref516570933"/>
      <w:bookmarkStart w:id="178" w:name="_Toc521311655"/>
      <w:r>
        <w:t xml:space="preserve">Tabelle </w:t>
      </w:r>
      <w:fldSimple w:instr=" SEQ Tabelle \* ARABIC ">
        <w:r w:rsidR="00693A00">
          <w:rPr>
            <w:noProof/>
          </w:rPr>
          <w:t>2</w:t>
        </w:r>
      </w:fldSimple>
      <w:bookmarkEnd w:id="177"/>
      <w:r>
        <w:t>: Vergleichstabelle für JavaS</w:t>
      </w:r>
      <w:r w:rsidRPr="008C2C65">
        <w:t>cript-Framework</w:t>
      </w:r>
      <w:bookmarkEnd w:id="178"/>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675BF1D3" w:rsidR="009B5F9D" w:rsidRDefault="009B5F9D" w:rsidP="009B5F9D">
      <w:pPr>
        <w:pStyle w:val="Beschriftung"/>
        <w:jc w:val="left"/>
      </w:pPr>
      <w:bookmarkStart w:id="179" w:name="_Ref516570945"/>
      <w:bookmarkStart w:id="180" w:name="_Toc521311656"/>
      <w:r>
        <w:t xml:space="preserve">Tabelle </w:t>
      </w:r>
      <w:fldSimple w:instr=" SEQ Tabelle \* ARABIC ">
        <w:r w:rsidR="00693A00">
          <w:rPr>
            <w:noProof/>
          </w:rPr>
          <w:t>3</w:t>
        </w:r>
      </w:fldSimple>
      <w:bookmarkEnd w:id="179"/>
      <w:r>
        <w:t xml:space="preserve">: </w:t>
      </w:r>
      <w:r w:rsidRPr="000C23FF">
        <w:t>Vergleichstabelle für UI-Bibliotheken</w:t>
      </w:r>
      <w:bookmarkEnd w:id="180"/>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81" w:name="_Toc517096388"/>
      <w:bookmarkStart w:id="182" w:name="_Ref519845023"/>
      <w:bookmarkStart w:id="183" w:name="_Toc521311625"/>
      <w:r w:rsidRPr="00212703">
        <w:rPr>
          <w:lang w:val="en-US"/>
        </w:rPr>
        <w:t>Bootstrap</w:t>
      </w:r>
      <w:bookmarkEnd w:id="181"/>
      <w:bookmarkEnd w:id="182"/>
      <w:bookmarkEnd w:id="183"/>
      <w:r w:rsidR="003A519E" w:rsidRPr="00212703">
        <w:rPr>
          <w:lang w:val="en-US"/>
        </w:rPr>
        <w:t xml:space="preserve"> </w:t>
      </w:r>
    </w:p>
    <w:p w14:paraId="203DB6C4" w14:textId="4A112880" w:rsidR="003C0C70" w:rsidRDefault="00BF0976" w:rsidP="00BF0976">
      <w:pPr>
        <w:pStyle w:val="TextkrperEinzug"/>
        <w:ind w:firstLine="0"/>
        <w:rPr>
          <w:lang w:val="de-DE"/>
        </w:rPr>
      </w:pPr>
      <w:r w:rsidRPr="00212703">
        <w:rPr>
          <w:lang w:val="de-DE"/>
        </w:rPr>
        <w:t>Bootstrap</w:t>
      </w:r>
      <w:r w:rsidR="00350D10">
        <w:rPr>
          <w:lang w:val="de-DE"/>
        </w:rPr>
        <w:fldChar w:fldCharType="begin"/>
      </w:r>
      <w:r w:rsidR="00350D10" w:rsidRPr="00350D10">
        <w:rPr>
          <w:lang w:val="de-DE"/>
        </w:rPr>
        <w:instrText xml:space="preserve"> XE "</w:instrText>
      </w:r>
      <w:r w:rsidR="00350D10" w:rsidRPr="005B5149">
        <w:rPr>
          <w:lang w:val="de-DE"/>
        </w:rPr>
        <w:instrText>Bootstrap</w:instrText>
      </w:r>
      <w:r w:rsidR="00350D10" w:rsidRPr="00350D10">
        <w:rPr>
          <w:lang w:val="de-DE"/>
        </w:rPr>
        <w:instrText xml:space="preserve">" </w:instrText>
      </w:r>
      <w:r w:rsidR="00350D10">
        <w:rPr>
          <w:lang w:val="de-DE"/>
        </w:rPr>
        <w:fldChar w:fldCharType="end"/>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6A6C0A">
            <w:rPr>
              <w:noProof/>
              <w:lang w:val="de-DE"/>
            </w:rPr>
            <w:t xml:space="preserve"> (Twitter,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58266464"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r w:rsidRPr="00402BE9">
        <w:rPr>
          <w:lang w:val="de-DE"/>
        </w:rPr>
        <w:t>Pull</w:t>
      </w:r>
      <w:r w:rsidR="002D6582" w:rsidRPr="00402BE9">
        <w:rPr>
          <w:lang w:val="de-DE"/>
        </w:rPr>
        <w:t>-</w:t>
      </w:r>
      <w:r w:rsidRPr="00402BE9">
        <w:rPr>
          <w:lang w:val="de-DE"/>
        </w:rPr>
        <w:t>Down</w:t>
      </w:r>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84" w:name="_Toc517096389"/>
      <w:bookmarkStart w:id="185" w:name="_Ref518032059"/>
      <w:bookmarkStart w:id="186" w:name="_Ref519845027"/>
      <w:bookmarkStart w:id="187" w:name="_Toc521311626"/>
      <w:r w:rsidRPr="00212703">
        <w:rPr>
          <w:lang w:val="en-US"/>
        </w:rPr>
        <w:t>ASP.NET C</w:t>
      </w:r>
      <w:r w:rsidR="007D48F8" w:rsidRPr="00212703">
        <w:rPr>
          <w:lang w:val="en-US"/>
        </w:rPr>
        <w:t>ore</w:t>
      </w:r>
      <w:bookmarkEnd w:id="184"/>
      <w:bookmarkEnd w:id="185"/>
      <w:bookmarkEnd w:id="186"/>
      <w:bookmarkEnd w:id="187"/>
    </w:p>
    <w:p w14:paraId="31C40C73" w14:textId="1E908473"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4"/>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6A6C0A">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7A01B3FA" w:rsidR="00BF0976" w:rsidRPr="00212703" w:rsidRDefault="00AA66B9" w:rsidP="00BF0976">
      <w:pPr>
        <w:pStyle w:val="TextkrperEinzug"/>
        <w:ind w:firstLine="0"/>
        <w:rPr>
          <w:lang w:val="de-DE"/>
        </w:rPr>
      </w:pPr>
      <w:r>
        <w:rPr>
          <w:lang w:val="de-DE"/>
        </w:rPr>
        <w:t>REST</w:t>
      </w:r>
      <w:r w:rsidR="00350D10">
        <w:rPr>
          <w:lang w:val="de-DE"/>
        </w:rPr>
        <w:fldChar w:fldCharType="begin"/>
      </w:r>
      <w:r w:rsidR="00350D10" w:rsidRPr="00350D10">
        <w:rPr>
          <w:lang w:val="de-DE"/>
        </w:rPr>
        <w:instrText xml:space="preserve"> XE "</w:instrText>
      </w:r>
      <w:r w:rsidR="00350D10" w:rsidRPr="005C69B2">
        <w:rPr>
          <w:lang w:val="de-DE"/>
        </w:rPr>
        <w:instrText>REST</w:instrText>
      </w:r>
      <w:r w:rsidR="00350D10" w:rsidRPr="00350D10">
        <w:rPr>
          <w:lang w:val="de-DE"/>
        </w:rPr>
        <w:instrText xml:space="preserve">" </w:instrText>
      </w:r>
      <w:r w:rsidR="00350D10">
        <w:rPr>
          <w:lang w:val="de-DE"/>
        </w:rPr>
        <w:fldChar w:fldCharType="end"/>
      </w:r>
      <w:r>
        <w:rPr>
          <w:lang w:val="de-DE"/>
        </w:rPr>
        <w:t xml:space="preserve">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5"/>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6"/>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lastRenderedPageBreak/>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FC3A01"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0DBA5C9D"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7BA315B9"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7"/>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88" w:name="_Toc521311627"/>
      <w:r>
        <w:t>Spezifikation und Konzept</w:t>
      </w:r>
      <w:bookmarkEnd w:id="188"/>
    </w:p>
    <w:p w14:paraId="7E924457" w14:textId="3500BBF3"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693A00">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693A00">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89" w:name="_Toc517096392"/>
      <w:bookmarkStart w:id="190" w:name="_Ref519083430"/>
      <w:bookmarkStart w:id="191" w:name="_Toc521311628"/>
      <w:r>
        <w:t>Topology-Editor</w:t>
      </w:r>
      <w:r w:rsidR="00171C80">
        <w:t>,</w:t>
      </w:r>
      <w:r w:rsidRPr="00212703">
        <w:t xml:space="preserve"> grundlegende Konzepte</w:t>
      </w:r>
      <w:bookmarkEnd w:id="189"/>
      <w:bookmarkEnd w:id="190"/>
      <w:bookmarkEnd w:id="191"/>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en-US" w:eastAsia="en-US"/>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640965"/>
                    </a:xfrm>
                    <a:prstGeom prst="rect">
                      <a:avLst/>
                    </a:prstGeom>
                  </pic:spPr>
                </pic:pic>
              </a:graphicData>
            </a:graphic>
          </wp:inline>
        </w:drawing>
      </w:r>
    </w:p>
    <w:p w14:paraId="398522DF" w14:textId="5695044B" w:rsidR="00AB3C47" w:rsidRPr="00212703" w:rsidRDefault="00AB3C47" w:rsidP="00AB3C47">
      <w:pPr>
        <w:pStyle w:val="Beschriftung"/>
        <w:jc w:val="both"/>
      </w:pPr>
      <w:bookmarkStart w:id="192" w:name="_Ref517771775"/>
      <w:bookmarkStart w:id="193" w:name="_Toc521311401"/>
      <w:r>
        <w:t xml:space="preserve">Abbildung </w:t>
      </w:r>
      <w:fldSimple w:instr=" SEQ Abbildung \* ARABIC ">
        <w:r w:rsidR="00693A00">
          <w:rPr>
            <w:noProof/>
          </w:rPr>
          <w:t>13</w:t>
        </w:r>
      </w:fldSimple>
      <w:bookmarkEnd w:id="192"/>
      <w:r>
        <w:t xml:space="preserve">: </w:t>
      </w:r>
      <w:r w:rsidRPr="007C066C">
        <w:t>ComStudio mit dem Topology-Editor Komponenten</w:t>
      </w:r>
      <w:bookmarkEnd w:id="193"/>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36312457"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693A00" w:rsidRPr="00EF06A4">
        <w:rPr>
          <w:lang w:val="de-DE"/>
        </w:rPr>
        <w:t xml:space="preserve">Abbildung </w:t>
      </w:r>
      <w:r w:rsidR="00693A00" w:rsidRPr="00EF06A4">
        <w:rPr>
          <w:noProof/>
          <w:lang w:val="de-DE"/>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94" w:name="_Toc521311629"/>
      <w:r>
        <w:t>ComStudio</w:t>
      </w:r>
      <w:r w:rsidR="00F310A4">
        <w:t>-</w:t>
      </w:r>
      <w:r>
        <w:t>Szenario</w:t>
      </w:r>
      <w:bookmarkEnd w:id="194"/>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en-US" w:eastAsia="en-US"/>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371215"/>
                    </a:xfrm>
                    <a:prstGeom prst="rect">
                      <a:avLst/>
                    </a:prstGeom>
                  </pic:spPr>
                </pic:pic>
              </a:graphicData>
            </a:graphic>
          </wp:inline>
        </w:drawing>
      </w:r>
    </w:p>
    <w:p w14:paraId="2D7760B3" w14:textId="3942DE6F" w:rsidR="001F6429" w:rsidRDefault="003510F4" w:rsidP="003510F4">
      <w:pPr>
        <w:pStyle w:val="Beschriftung"/>
        <w:jc w:val="both"/>
      </w:pPr>
      <w:bookmarkStart w:id="195" w:name="_Toc521311402"/>
      <w:r>
        <w:t xml:space="preserve">Abbildung </w:t>
      </w:r>
      <w:fldSimple w:instr=" SEQ Abbildung \* ARABIC ">
        <w:r w:rsidR="00693A00">
          <w:rPr>
            <w:noProof/>
          </w:rPr>
          <w:t>14</w:t>
        </w:r>
      </w:fldSimple>
      <w:r>
        <w:t xml:space="preserve">: </w:t>
      </w:r>
      <w:r w:rsidRPr="006C088D">
        <w:t>Kommunikation zwischen Feldbuss</w:t>
      </w:r>
      <w:r w:rsidR="00F310A4">
        <w:t>yst</w:t>
      </w:r>
      <w:r w:rsidR="00CC7E68">
        <w:t>e</w:t>
      </w:r>
      <w:r w:rsidR="00F310A4">
        <w:t>men</w:t>
      </w:r>
      <w:r w:rsidRPr="006C088D">
        <w:t>, ComStudio und Topology-Editor-Komponente</w:t>
      </w:r>
      <w:bookmarkEnd w:id="195"/>
    </w:p>
    <w:p w14:paraId="4CDEEC41" w14:textId="6EA5E531" w:rsidR="00727E32" w:rsidRDefault="00727E32" w:rsidP="00727E32">
      <w:pPr>
        <w:pStyle w:val="berschrift2"/>
      </w:pPr>
      <w:bookmarkStart w:id="196" w:name="_Toc521311630"/>
      <w:r>
        <w:lastRenderedPageBreak/>
        <w:t>ComStudio</w:t>
      </w:r>
      <w:r w:rsidR="00F310A4">
        <w:t>-</w:t>
      </w:r>
      <w:r>
        <w:t>Szenario</w:t>
      </w:r>
      <w:r w:rsidR="00F310A4">
        <w:t>,</w:t>
      </w:r>
      <w:r>
        <w:t xml:space="preserve"> User Interface</w:t>
      </w:r>
      <w:bookmarkEnd w:id="196"/>
    </w:p>
    <w:p w14:paraId="01711C07" w14:textId="11A7CA92" w:rsidR="00EB35A1" w:rsidRDefault="00EB35A1" w:rsidP="00EB35A1">
      <w:pPr>
        <w:pStyle w:val="Textkrper"/>
      </w:pPr>
      <w:r>
        <w:fldChar w:fldCharType="begin"/>
      </w:r>
      <w:r>
        <w:instrText xml:space="preserve"> REF _Ref517867293 \h </w:instrText>
      </w:r>
      <w:r>
        <w:fldChar w:fldCharType="separate"/>
      </w:r>
      <w:r w:rsidR="00693A00">
        <w:t xml:space="preserve">Abbildung </w:t>
      </w:r>
      <w:r w:rsidR="00693A00">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693A00">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62225"/>
                    </a:xfrm>
                    <a:prstGeom prst="rect">
                      <a:avLst/>
                    </a:prstGeom>
                  </pic:spPr>
                </pic:pic>
              </a:graphicData>
            </a:graphic>
          </wp:inline>
        </w:drawing>
      </w:r>
    </w:p>
    <w:p w14:paraId="6738C897" w14:textId="414025EA" w:rsidR="003510F4" w:rsidRDefault="002E6C6C" w:rsidP="002E6C6C">
      <w:pPr>
        <w:pStyle w:val="Beschriftung"/>
        <w:jc w:val="both"/>
      </w:pPr>
      <w:bookmarkStart w:id="197" w:name="_Ref517867293"/>
      <w:bookmarkStart w:id="198" w:name="_Toc521311403"/>
      <w:r>
        <w:t xml:space="preserve">Abbildung </w:t>
      </w:r>
      <w:fldSimple w:instr=" SEQ Abbildung \* ARABIC ">
        <w:r w:rsidR="00693A00">
          <w:rPr>
            <w:noProof/>
          </w:rPr>
          <w:t>15</w:t>
        </w:r>
      </w:fldSimple>
      <w:bookmarkEnd w:id="197"/>
      <w:r>
        <w:t>: D</w:t>
      </w:r>
      <w:r w:rsidRPr="009C2F42">
        <w:t>as Layout</w:t>
      </w:r>
      <w:r>
        <w:t xml:space="preserve"> für die B</w:t>
      </w:r>
      <w:r w:rsidRPr="009C2F42">
        <w:t>enutzeroberflächenkomponente</w:t>
      </w:r>
      <w:bookmarkEnd w:id="198"/>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99" w:name="_Toc521311631"/>
      <w:r w:rsidRPr="003510F4">
        <w:t>Schnittstellen zwischen Komponenten</w:t>
      </w:r>
      <w:bookmarkEnd w:id="199"/>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en-US" w:eastAsia="en-US"/>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584960"/>
                    </a:xfrm>
                    <a:prstGeom prst="rect">
                      <a:avLst/>
                    </a:prstGeom>
                  </pic:spPr>
                </pic:pic>
              </a:graphicData>
            </a:graphic>
          </wp:inline>
        </w:drawing>
      </w:r>
    </w:p>
    <w:p w14:paraId="00956325" w14:textId="038171A1" w:rsidR="00CE5071" w:rsidRDefault="004A30A9" w:rsidP="004A30A9">
      <w:pPr>
        <w:pStyle w:val="Beschriftung"/>
        <w:jc w:val="both"/>
      </w:pPr>
      <w:bookmarkStart w:id="200" w:name="_Toc521311404"/>
      <w:r>
        <w:t xml:space="preserve">Abbildung </w:t>
      </w:r>
      <w:fldSimple w:instr=" SEQ Abbildung \* ARABIC ">
        <w:r w:rsidR="00693A00">
          <w:rPr>
            <w:noProof/>
          </w:rPr>
          <w:t>16</w:t>
        </w:r>
      </w:fldSimple>
      <w:r>
        <w:t>: Topology-Editor Schnittstellen</w:t>
      </w:r>
      <w:bookmarkEnd w:id="200"/>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2F081227"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Content>
          <w:r w:rsidR="00564391">
            <w:rPr>
              <w:lang w:val="de-DE"/>
            </w:rPr>
            <w:fldChar w:fldCharType="begin"/>
          </w:r>
          <w:r w:rsidR="00A82A37">
            <w:rPr>
              <w:lang w:val="de-DE"/>
            </w:rPr>
            <w:instrText xml:space="preserve">CITATION FDT \l 1031 </w:instrText>
          </w:r>
          <w:r w:rsidR="00564391">
            <w:rPr>
              <w:lang w:val="de-DE"/>
            </w:rPr>
            <w:fldChar w:fldCharType="separate"/>
          </w:r>
          <w:r w:rsidR="006A6C0A">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54EF1175"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693A00">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201" w:name="_Ref506034260"/>
      <w:bookmarkStart w:id="202" w:name="_Toc517096393"/>
      <w:bookmarkStart w:id="203" w:name="_Toc521311632"/>
      <w:r w:rsidRPr="00890787">
        <w:t>Datendarstellung (Prozessdaten, Bedienungsdaten)</w:t>
      </w:r>
      <w:bookmarkEnd w:id="201"/>
      <w:bookmarkEnd w:id="202"/>
      <w:bookmarkEnd w:id="203"/>
    </w:p>
    <w:p w14:paraId="1C1091C6" w14:textId="7E21EBA7"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693A00" w:rsidRPr="00EF06A4">
        <w:rPr>
          <w:lang w:val="de-DE"/>
        </w:rPr>
        <w:t xml:space="preserve">Abbildung </w:t>
      </w:r>
      <w:r w:rsidR="00693A00" w:rsidRPr="00EF06A4">
        <w:rPr>
          <w:noProof/>
          <w:lang w:val="de-DE"/>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en-US" w:eastAsia="en-US"/>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324225"/>
                    </a:xfrm>
                    <a:prstGeom prst="rect">
                      <a:avLst/>
                    </a:prstGeom>
                  </pic:spPr>
                </pic:pic>
              </a:graphicData>
            </a:graphic>
          </wp:inline>
        </w:drawing>
      </w:r>
    </w:p>
    <w:p w14:paraId="33635C86" w14:textId="7698EFCD" w:rsidR="00AA23CD" w:rsidRDefault="009A3535" w:rsidP="009A3535">
      <w:pPr>
        <w:pStyle w:val="Beschriftung"/>
        <w:jc w:val="both"/>
      </w:pPr>
      <w:bookmarkStart w:id="204" w:name="_Ref517949632"/>
      <w:bookmarkStart w:id="205" w:name="_Toc521311405"/>
      <w:r>
        <w:t xml:space="preserve">Abbildung </w:t>
      </w:r>
      <w:fldSimple w:instr=" SEQ Abbildung \* ARABIC ">
        <w:r w:rsidR="00693A00">
          <w:rPr>
            <w:noProof/>
          </w:rPr>
          <w:t>17</w:t>
        </w:r>
      </w:fldSimple>
      <w:bookmarkEnd w:id="204"/>
      <w:r>
        <w:t xml:space="preserve">: </w:t>
      </w:r>
      <w:r w:rsidRPr="00B624F5">
        <w:t>Datenhandhabungskonzept für Topology-Editor</w:t>
      </w:r>
      <w:bookmarkEnd w:id="205"/>
    </w:p>
    <w:p w14:paraId="6E395616" w14:textId="0AFE2DD1" w:rsidR="00F0052E" w:rsidRPr="00FC3A01" w:rsidRDefault="002055C4" w:rsidP="00F0052E">
      <w:pPr>
        <w:pStyle w:val="TextkrperEinzug"/>
        <w:ind w:firstLine="0"/>
        <w:rPr>
          <w:b/>
          <w:lang w:val="de-DE"/>
        </w:rPr>
      </w:pPr>
      <w:r w:rsidRPr="00FC3A01">
        <w:rPr>
          <w:b/>
          <w:lang w:val="de-DE"/>
        </w:rPr>
        <w:t>Topology-Editor</w:t>
      </w:r>
      <w:r w:rsidR="00FA1B44" w:rsidRPr="00FC3A01">
        <w:rPr>
          <w:b/>
          <w:lang w:val="de-DE"/>
        </w:rPr>
        <w:t>,</w:t>
      </w:r>
      <w:r w:rsidRPr="00FC3A01">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0A2587E1"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693A00" w:rsidRPr="00EF06A4">
        <w:rPr>
          <w:lang w:val="de-DE"/>
        </w:rPr>
        <w:t xml:space="preserve">Abbildung </w:t>
      </w:r>
      <w:r w:rsidR="00693A00" w:rsidRPr="00EF06A4">
        <w:rPr>
          <w:noProof/>
          <w:lang w:val="de-DE"/>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994785"/>
                    </a:xfrm>
                    <a:prstGeom prst="rect">
                      <a:avLst/>
                    </a:prstGeom>
                  </pic:spPr>
                </pic:pic>
              </a:graphicData>
            </a:graphic>
          </wp:inline>
        </w:drawing>
      </w:r>
    </w:p>
    <w:p w14:paraId="6D58010D" w14:textId="0F1D01A4" w:rsidR="00E73724" w:rsidRDefault="00E73724" w:rsidP="00E73724">
      <w:pPr>
        <w:pStyle w:val="Beschriftung"/>
        <w:jc w:val="both"/>
      </w:pPr>
      <w:bookmarkStart w:id="206" w:name="_Ref518046183"/>
      <w:bookmarkStart w:id="207" w:name="_Toc511225567"/>
      <w:bookmarkStart w:id="208" w:name="_Toc521311406"/>
      <w:r w:rsidRPr="00212703">
        <w:t xml:space="preserve">Abbildung </w:t>
      </w:r>
      <w:fldSimple w:instr=" SEQ Abbildung \* ARABIC ">
        <w:r w:rsidR="00693A00">
          <w:rPr>
            <w:noProof/>
          </w:rPr>
          <w:t>18</w:t>
        </w:r>
      </w:fldSimple>
      <w:bookmarkEnd w:id="206"/>
      <w:r w:rsidRPr="00212703">
        <w:t>: Die Output JSON-Dateien für die Mini-Topologie</w:t>
      </w:r>
      <w:bookmarkEnd w:id="207"/>
      <w:bookmarkEnd w:id="208"/>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7BD6E5BD" w:rsidR="00E402C7" w:rsidRDefault="000E1685"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402BE9">
              <w:rPr>
                <w:lang w:val="de-DE"/>
              </w:rPr>
              <w:t xml:space="preserve">Beschreibung </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7"/>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209" w:name="_Toc517096394"/>
      <w:bookmarkStart w:id="210" w:name="_Toc521311633"/>
      <w:r w:rsidRPr="00890787">
        <w:t>Zukunftsaspekte (evtl. Erweiterungen)</w:t>
      </w:r>
      <w:bookmarkEnd w:id="209"/>
      <w:bookmarkEnd w:id="210"/>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6D1FFD39"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693A00">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8"/>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9"/>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211" w:name="_Toc517096395"/>
      <w:bookmarkStart w:id="212" w:name="_Toc521311634"/>
      <w:r w:rsidRPr="00212703">
        <w:t>Entwurf</w:t>
      </w:r>
      <w:bookmarkEnd w:id="211"/>
      <w:bookmarkEnd w:id="212"/>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213" w:name="_Toc517096396"/>
      <w:bookmarkStart w:id="214" w:name="_Toc521311635"/>
      <w:r w:rsidRPr="00212703">
        <w:t>Architektur de</w:t>
      </w:r>
      <w:r w:rsidR="00A8229E">
        <w:t>s</w:t>
      </w:r>
      <w:r w:rsidRPr="00212703">
        <w:t xml:space="preserve"> </w:t>
      </w:r>
      <w:r w:rsidR="001731F3">
        <w:t>Topology-Editor</w:t>
      </w:r>
      <w:bookmarkEnd w:id="213"/>
      <w:bookmarkEnd w:id="214"/>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40"/>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025775"/>
                    </a:xfrm>
                    <a:prstGeom prst="rect">
                      <a:avLst/>
                    </a:prstGeom>
                  </pic:spPr>
                </pic:pic>
              </a:graphicData>
            </a:graphic>
          </wp:inline>
        </w:drawing>
      </w:r>
    </w:p>
    <w:p w14:paraId="47102C72" w14:textId="0B55EA9B" w:rsidR="00D41B57" w:rsidRPr="00212703" w:rsidRDefault="004B5E16" w:rsidP="004B5E16">
      <w:pPr>
        <w:pStyle w:val="Beschriftung"/>
        <w:jc w:val="left"/>
      </w:pPr>
      <w:bookmarkStart w:id="215" w:name="_Toc511225570"/>
      <w:bookmarkStart w:id="216" w:name="_Toc521311407"/>
      <w:r w:rsidRPr="00212703">
        <w:t xml:space="preserve">Abbildung </w:t>
      </w:r>
      <w:fldSimple w:instr=" SEQ Abbildung \* ARABIC ">
        <w:r w:rsidR="00693A00">
          <w:rPr>
            <w:noProof/>
          </w:rPr>
          <w:t>19</w:t>
        </w:r>
      </w:fldSimple>
      <w:r w:rsidRPr="00212703">
        <w:t xml:space="preserve">: Diagramm zeigt den Grundlegenden Entwurf der </w:t>
      </w:r>
      <w:r w:rsidR="001731F3">
        <w:t>Topology-Editor</w:t>
      </w:r>
      <w:bookmarkEnd w:id="215"/>
      <w:bookmarkEnd w:id="216"/>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217" w:name="_Toc521311636"/>
      <w:r w:rsidRPr="00F77A6E">
        <w:t>Entwurf de</w:t>
      </w:r>
      <w:r w:rsidR="00247E53">
        <w:t xml:space="preserve">r </w:t>
      </w:r>
      <w:r>
        <w:t>Server</w:t>
      </w:r>
      <w:r w:rsidR="00247E53">
        <w:t>komponente</w:t>
      </w:r>
      <w:bookmarkEnd w:id="217"/>
    </w:p>
    <w:p w14:paraId="3ECA1C65" w14:textId="48221260"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693A00" w:rsidRPr="00EF06A4">
        <w:rPr>
          <w:lang w:val="de-DE"/>
        </w:rPr>
        <w:t xml:space="preserve">Abbildung </w:t>
      </w:r>
      <w:r w:rsidR="00693A00" w:rsidRPr="00EF06A4">
        <w:rPr>
          <w:noProof/>
          <w:lang w:val="de-DE"/>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693A00">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69540"/>
                    </a:xfrm>
                    <a:prstGeom prst="rect">
                      <a:avLst/>
                    </a:prstGeom>
                  </pic:spPr>
                </pic:pic>
              </a:graphicData>
            </a:graphic>
          </wp:inline>
        </w:drawing>
      </w:r>
    </w:p>
    <w:p w14:paraId="7035A717" w14:textId="110B2B35" w:rsidR="00F77A6E" w:rsidRPr="00212703" w:rsidRDefault="00F77A6E" w:rsidP="00F77A6E">
      <w:pPr>
        <w:pStyle w:val="Beschriftung"/>
        <w:jc w:val="both"/>
      </w:pPr>
      <w:bookmarkStart w:id="218" w:name="_Ref518384992"/>
      <w:bookmarkStart w:id="219" w:name="_Toc521311408"/>
      <w:r>
        <w:t xml:space="preserve">Abbildung </w:t>
      </w:r>
      <w:fldSimple w:instr=" SEQ Abbildung \* ARABIC ">
        <w:r w:rsidR="00693A00">
          <w:rPr>
            <w:noProof/>
          </w:rPr>
          <w:t>20</w:t>
        </w:r>
      </w:fldSimple>
      <w:bookmarkEnd w:id="218"/>
      <w:r>
        <w:t xml:space="preserve">: </w:t>
      </w:r>
      <w:r w:rsidRPr="00885E8A">
        <w:t>Ko</w:t>
      </w:r>
      <w:r w:rsidR="00DF5747">
        <w:t>mponentenübersicht für Topology</w:t>
      </w:r>
      <w:r w:rsidRPr="00885E8A">
        <w:t>-Editor-Server</w:t>
      </w:r>
      <w:bookmarkEnd w:id="219"/>
    </w:p>
    <w:p w14:paraId="0C9D92D7" w14:textId="139359F0" w:rsidR="00B97DA1" w:rsidRPr="00212703" w:rsidRDefault="00BE206E" w:rsidP="00890787">
      <w:pPr>
        <w:pStyle w:val="berschrift3"/>
      </w:pPr>
      <w:bookmarkStart w:id="220" w:name="_Toc517096397"/>
      <w:bookmarkStart w:id="221" w:name="_Toc521311637"/>
      <w:r w:rsidRPr="00212703">
        <w:t>Datenmodell</w:t>
      </w:r>
      <w:bookmarkEnd w:id="220"/>
      <w:bookmarkEnd w:id="221"/>
    </w:p>
    <w:p w14:paraId="16EE1A57" w14:textId="7A8A2325"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693A00" w:rsidRPr="00212703">
        <w:t xml:space="preserve">Abbildung </w:t>
      </w:r>
      <w:r w:rsidR="00693A00">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4D7E9F">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657475"/>
                    </a:xfrm>
                    <a:prstGeom prst="rect">
                      <a:avLst/>
                    </a:prstGeom>
                  </pic:spPr>
                </pic:pic>
              </a:graphicData>
            </a:graphic>
          </wp:inline>
        </w:drawing>
      </w:r>
    </w:p>
    <w:p w14:paraId="75BC95DF" w14:textId="6B14B11A" w:rsidR="007A6D64" w:rsidRPr="00212703" w:rsidRDefault="007A6D64" w:rsidP="007A6D64">
      <w:pPr>
        <w:pStyle w:val="Beschriftung"/>
        <w:jc w:val="both"/>
      </w:pPr>
      <w:bookmarkStart w:id="222" w:name="_Ref511034098"/>
      <w:bookmarkStart w:id="223" w:name="_Toc511225571"/>
      <w:bookmarkStart w:id="224" w:name="_Toc521311409"/>
      <w:r w:rsidRPr="00212703">
        <w:t xml:space="preserve">Abbildung </w:t>
      </w:r>
      <w:fldSimple w:instr=" SEQ Abbildung \* ARABIC ">
        <w:r w:rsidR="00693A00">
          <w:rPr>
            <w:noProof/>
          </w:rPr>
          <w:t>21</w:t>
        </w:r>
      </w:fldSimple>
      <w:bookmarkEnd w:id="222"/>
      <w:r w:rsidRPr="00212703">
        <w:t xml:space="preserve">: Domänenmodell der Elemente des </w:t>
      </w:r>
      <w:r w:rsidR="001731F3">
        <w:t>Topology-Editor</w:t>
      </w:r>
      <w:bookmarkEnd w:id="223"/>
      <w:bookmarkEnd w:id="224"/>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FC3A01" w:rsidRDefault="009C7EF5" w:rsidP="009C7EF5">
      <w:pPr>
        <w:pStyle w:val="TextkrperEinzug"/>
        <w:ind w:firstLine="0"/>
        <w:rPr>
          <w:lang w:val="de-DE"/>
        </w:rPr>
      </w:pPr>
      <w:bookmarkStart w:id="225" w:name="_Toc517096398"/>
    </w:p>
    <w:p w14:paraId="2C808721" w14:textId="7C9A2A5A" w:rsidR="00C74DCF" w:rsidRPr="00212703" w:rsidRDefault="00120F11" w:rsidP="00890787">
      <w:pPr>
        <w:pStyle w:val="berschrift3"/>
      </w:pPr>
      <w:bookmarkStart w:id="226" w:name="_Toc521311638"/>
      <w:r>
        <w:lastRenderedPageBreak/>
        <w:t>DtmApi</w:t>
      </w:r>
      <w:r w:rsidR="00C74DCF" w:rsidRPr="00212703">
        <w:t xml:space="preserve"> Wrapper</w:t>
      </w:r>
      <w:bookmarkEnd w:id="225"/>
      <w:bookmarkEnd w:id="226"/>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737E5572" w:rsidR="000607DE" w:rsidRPr="00212703" w:rsidRDefault="000607DE" w:rsidP="000607DE">
      <w:pPr>
        <w:pStyle w:val="Beschriftung"/>
        <w:jc w:val="both"/>
      </w:pPr>
      <w:bookmarkStart w:id="227" w:name="_Ref511046443"/>
      <w:bookmarkStart w:id="228" w:name="_Toc511225572"/>
      <w:bookmarkStart w:id="229" w:name="_Toc521311410"/>
      <w:r w:rsidRPr="00212703">
        <w:t xml:space="preserve">Abbildung </w:t>
      </w:r>
      <w:fldSimple w:instr=" SEQ Abbildung \* ARABIC ">
        <w:r w:rsidR="00693A00">
          <w:rPr>
            <w:noProof/>
          </w:rPr>
          <w:t>22</w:t>
        </w:r>
      </w:fldSimple>
      <w:bookmarkEnd w:id="227"/>
      <w:r w:rsidRPr="00212703">
        <w:t>: Klassendiagramm eines Beispiel für Fassaden mit feldbusabhängigen Protokollen</w:t>
      </w:r>
      <w:bookmarkEnd w:id="228"/>
      <w:bookmarkEnd w:id="229"/>
    </w:p>
    <w:p w14:paraId="7496ED04" w14:textId="27A1C73C"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693A00" w:rsidRPr="00693A00">
        <w:rPr>
          <w:lang w:val="de-DE"/>
        </w:rPr>
        <w:t xml:space="preserve">Abbildung </w:t>
      </w:r>
      <w:r w:rsidR="00693A00" w:rsidRPr="00693A00">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8"/>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30" w:name="_Toc517096399"/>
      <w:bookmarkStart w:id="231" w:name="_Toc521311639"/>
      <w:r w:rsidRPr="00212703">
        <w:t>Realisierung</w:t>
      </w:r>
      <w:bookmarkEnd w:id="230"/>
      <w:bookmarkEnd w:id="231"/>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32" w:name="_Toc517096400"/>
      <w:bookmarkStart w:id="233" w:name="_Toc521311640"/>
      <w:r w:rsidRPr="00212703">
        <w:t>Vorgehensweise</w:t>
      </w:r>
      <w:bookmarkEnd w:id="232"/>
      <w:bookmarkEnd w:id="233"/>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41"/>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34" w:name="_Toc515437544"/>
      <w:bookmarkStart w:id="235" w:name="_Toc517096401"/>
      <w:bookmarkStart w:id="236" w:name="_Toc521311641"/>
      <w:r w:rsidRPr="00212703">
        <w:t>Verwendete Werkzeuge</w:t>
      </w:r>
      <w:bookmarkEnd w:id="234"/>
      <w:bookmarkEnd w:id="235"/>
      <w:bookmarkEnd w:id="236"/>
    </w:p>
    <w:p w14:paraId="187F6162" w14:textId="73538ECB" w:rsidR="007A02FF" w:rsidRDefault="007A02FF" w:rsidP="007A02FF">
      <w:pPr>
        <w:pStyle w:val="Textkrper"/>
      </w:pPr>
      <w:bookmarkStart w:id="237"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rsidRPr="00402BE9">
        <w:t>Haupt</w:t>
      </w:r>
      <w:r w:rsidR="00286F90" w:rsidRPr="00402BE9">
        <w:t>w</w:t>
      </w:r>
      <w:r w:rsidRPr="00402BE9">
        <w:t>erkzeug</w:t>
      </w:r>
      <w:r w:rsidRPr="001E44FB">
        <w:t xml:space="preserve">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6A6C0A">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6A6C0A">
            <w:rPr>
              <w:noProof/>
            </w:rPr>
            <w:t xml:space="preserve"> (Microsoft, 2018)</w:t>
          </w:r>
          <w:r>
            <w:fldChar w:fldCharType="end"/>
          </w:r>
        </w:sdtContent>
      </w:sdt>
      <w:r w:rsidRPr="001E44FB">
        <w:t>.</w:t>
      </w:r>
      <w:r>
        <w:t xml:space="preserve"> Des Weiteren werden Bootstrap und ASP</w:t>
      </w:r>
      <w:r w:rsidR="00402BE9">
        <w:t>.</w:t>
      </w:r>
      <w:r>
        <w:t xml:space="preserve">NET Core </w:t>
      </w:r>
      <w:r w:rsidRPr="001E44FB">
        <w:t>verwendet, wie bereits in</w:t>
      </w:r>
      <w:r w:rsidR="00B158FE">
        <w:t xml:space="preserve"> Abschnitt </w:t>
      </w:r>
      <w:r w:rsidR="00402BE9">
        <w:t>5.5</w:t>
      </w:r>
      <w:r w:rsidRPr="001E44FB">
        <w:t xml:space="preserve"> erläutert </w:t>
      </w:r>
    </w:p>
    <w:p w14:paraId="63324690" w14:textId="29C3A6A6" w:rsidR="0047469D" w:rsidRPr="00212703" w:rsidRDefault="0047469D" w:rsidP="0047469D">
      <w:pPr>
        <w:pStyle w:val="berschrift2"/>
      </w:pPr>
      <w:bookmarkStart w:id="238" w:name="_Toc517096402"/>
      <w:bookmarkStart w:id="239" w:name="_Toc521311642"/>
      <w:r w:rsidRPr="00212703">
        <w:t>Ausgewählte Implementierungsaspekte</w:t>
      </w:r>
      <w:bookmarkEnd w:id="237"/>
      <w:bookmarkEnd w:id="238"/>
      <w:bookmarkEnd w:id="239"/>
    </w:p>
    <w:p w14:paraId="4168586D" w14:textId="130E5735"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693A00">
        <w:t>7.3.3</w:t>
      </w:r>
      <w:r>
        <w:fldChar w:fldCharType="end"/>
      </w:r>
      <w:r>
        <w:t xml:space="preserve"> darauf eingegangen, wie verschiedene Geräte- und Verbindungsinformationen übertragen werden</w:t>
      </w:r>
      <w:r w:rsidR="0047469D" w:rsidRPr="00212703">
        <w:t>.</w:t>
      </w:r>
    </w:p>
    <w:p w14:paraId="19E1D318" w14:textId="79A5A1C6"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693A00">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40" w:name="_Toc515437546"/>
      <w:bookmarkStart w:id="241" w:name="_Toc517096403"/>
      <w:bookmarkStart w:id="242" w:name="_Ref518385347"/>
      <w:bookmarkStart w:id="243" w:name="_Ref518385363"/>
      <w:bookmarkStart w:id="244" w:name="_Toc521311643"/>
      <w:r w:rsidRPr="00212703">
        <w:lastRenderedPageBreak/>
        <w:t>Realisierung der Server-Applikation</w:t>
      </w:r>
      <w:bookmarkEnd w:id="240"/>
      <w:bookmarkEnd w:id="241"/>
      <w:bookmarkEnd w:id="242"/>
      <w:bookmarkEnd w:id="243"/>
      <w:bookmarkEnd w:id="244"/>
      <w:r w:rsidRPr="00212703">
        <w:t xml:space="preserve"> </w:t>
      </w:r>
    </w:p>
    <w:p w14:paraId="69BE7712" w14:textId="77777777" w:rsidR="0047469D" w:rsidRPr="00212703" w:rsidRDefault="0047469D" w:rsidP="0047469D">
      <w:pPr>
        <w:pStyle w:val="TextkrperEinzug"/>
        <w:rPr>
          <w:lang w:val="de-DE"/>
        </w:rPr>
      </w:pPr>
    </w:p>
    <w:p w14:paraId="05A0DDB1" w14:textId="4C1035BC"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484630"/>
                    </a:xfrm>
                    <a:prstGeom prst="rect">
                      <a:avLst/>
                    </a:prstGeom>
                  </pic:spPr>
                </pic:pic>
              </a:graphicData>
            </a:graphic>
          </wp:inline>
        </w:drawing>
      </w:r>
    </w:p>
    <w:p w14:paraId="09E57C46" w14:textId="7B9AE10D" w:rsidR="0047469D" w:rsidRPr="00212703" w:rsidRDefault="0047469D" w:rsidP="0047469D">
      <w:pPr>
        <w:pStyle w:val="Beschriftung"/>
        <w:jc w:val="both"/>
      </w:pPr>
      <w:bookmarkStart w:id="245" w:name="_Toc521311411"/>
      <w:r w:rsidRPr="00212703">
        <w:t xml:space="preserve">Abbildung </w:t>
      </w:r>
      <w:fldSimple w:instr=" SEQ Abbildung \* ARABIC ">
        <w:r w:rsidR="00693A00">
          <w:rPr>
            <w:noProof/>
          </w:rPr>
          <w:t>23</w:t>
        </w:r>
      </w:fldSimple>
      <w:r w:rsidRPr="00212703">
        <w:t>: Zusammengesetzte Anwendungsarchitektur mit häufig verwendeten Paketen</w:t>
      </w:r>
      <w:bookmarkEnd w:id="245"/>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3FDB81D6"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1C68DB0C"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65DC3C8E"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480AB265"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46" w:name="_Toc515437547"/>
      <w:r w:rsidRPr="00BD4644">
        <w:rPr>
          <w:b/>
          <w:lang w:val="de-DE"/>
        </w:rPr>
        <w:lastRenderedPageBreak/>
        <w:t>Hilscher.TopologyEditor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47" w:name="_Toc517096404"/>
      <w:bookmarkStart w:id="248" w:name="_Toc521311644"/>
      <w:r w:rsidRPr="00212703">
        <w:t>Realisierung der Client-Applikation</w:t>
      </w:r>
      <w:bookmarkEnd w:id="246"/>
      <w:bookmarkEnd w:id="247"/>
      <w:bookmarkEnd w:id="248"/>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590F7DAA"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693A00">
        <w:t xml:space="preserve">Abbildung </w:t>
      </w:r>
      <w:r w:rsidR="00693A00">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FC3A01"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486025"/>
                    </a:xfrm>
                    <a:prstGeom prst="rect">
                      <a:avLst/>
                    </a:prstGeom>
                  </pic:spPr>
                </pic:pic>
              </a:graphicData>
            </a:graphic>
          </wp:inline>
        </w:drawing>
      </w:r>
      <w:r w:rsidRPr="00FC3A01">
        <w:rPr>
          <w:noProof/>
          <w:lang w:val="de-DE"/>
        </w:rPr>
        <w:t xml:space="preserve"> </w:t>
      </w:r>
    </w:p>
    <w:p w14:paraId="10F76D17" w14:textId="592F22AF" w:rsidR="00A42B6F" w:rsidRPr="00212703" w:rsidRDefault="00A42B6F" w:rsidP="00A42B6F">
      <w:pPr>
        <w:pStyle w:val="Beschriftung"/>
        <w:jc w:val="both"/>
      </w:pPr>
      <w:bookmarkStart w:id="249" w:name="_Ref516737349"/>
      <w:bookmarkStart w:id="250" w:name="_Toc521311412"/>
      <w:r>
        <w:t xml:space="preserve">Abbildung </w:t>
      </w:r>
      <w:fldSimple w:instr=" SEQ Abbildung \* ARABIC ">
        <w:r w:rsidR="00693A00">
          <w:rPr>
            <w:noProof/>
          </w:rPr>
          <w:t>24</w:t>
        </w:r>
      </w:fldSimple>
      <w:bookmarkEnd w:id="249"/>
      <w:r>
        <w:t xml:space="preserve">: </w:t>
      </w:r>
      <w:r w:rsidRPr="002D6442">
        <w:t>Vereinfachtes Diagramm für die Umsetzung der clientseitigen Anwendung</w:t>
      </w:r>
      <w:bookmarkEnd w:id="250"/>
    </w:p>
    <w:p w14:paraId="34629CB2" w14:textId="77777777" w:rsidR="0047469D" w:rsidRPr="00212703" w:rsidRDefault="0047469D" w:rsidP="0047469D">
      <w:pPr>
        <w:pStyle w:val="TextkrperEinzug"/>
        <w:ind w:firstLine="0"/>
        <w:rPr>
          <w:lang w:val="de-DE"/>
        </w:rPr>
      </w:pPr>
    </w:p>
    <w:p w14:paraId="462219ED" w14:textId="6A8050CF"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5122E4FD"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42"/>
      </w:r>
      <w:r w:rsidR="00760D7F">
        <w:rPr>
          <w:lang w:val="de-DE"/>
        </w:rPr>
        <w:t xml:space="preserve">-Operators in NET.Core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6A6C0A">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53B7DCA1"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6A6C0A">
            <w:rPr>
              <w:noProof/>
              <w:lang w:val="de-DE"/>
            </w:rPr>
            <w:t xml:space="preserve"> (Google,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3"/>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51" w:name="_Ref511654706"/>
      <w:bookmarkStart w:id="252" w:name="_Toc515437548"/>
      <w:bookmarkStart w:id="253" w:name="_Toc517096405"/>
      <w:bookmarkStart w:id="254" w:name="_Toc521311645"/>
      <w:r w:rsidRPr="00212703">
        <w:t>Systemvorbereitung und Erstellen eines FDT-Projekt</w:t>
      </w:r>
      <w:bookmarkEnd w:id="251"/>
      <w:bookmarkEnd w:id="252"/>
      <w:bookmarkEnd w:id="253"/>
      <w:r w:rsidR="008D3B13">
        <w:t>s</w:t>
      </w:r>
      <w:bookmarkEnd w:id="254"/>
    </w:p>
    <w:p w14:paraId="202692E7" w14:textId="48B8B215"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837055"/>
                    </a:xfrm>
                    <a:prstGeom prst="rect">
                      <a:avLst/>
                    </a:prstGeom>
                  </pic:spPr>
                </pic:pic>
              </a:graphicData>
            </a:graphic>
          </wp:inline>
        </w:drawing>
      </w:r>
    </w:p>
    <w:p w14:paraId="3479130B" w14:textId="66FD20D0" w:rsidR="0047469D" w:rsidRPr="00212703" w:rsidRDefault="0047469D" w:rsidP="0047469D">
      <w:pPr>
        <w:pStyle w:val="Beschriftung"/>
        <w:jc w:val="both"/>
      </w:pPr>
      <w:bookmarkStart w:id="255" w:name="_Toc521311413"/>
      <w:r w:rsidRPr="00212703">
        <w:t xml:space="preserve">Abbildung </w:t>
      </w:r>
      <w:fldSimple w:instr=" SEQ Abbildung \* ARABIC ">
        <w:r w:rsidR="00693A00">
          <w:rPr>
            <w:noProof/>
          </w:rPr>
          <w:t>25</w:t>
        </w:r>
      </w:fldSimple>
      <w:r w:rsidRPr="00212703">
        <w:t>: Erstellen eines FDT-Projekt</w:t>
      </w:r>
      <w:bookmarkEnd w:id="255"/>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56" w:name="_Ref511654730"/>
      <w:bookmarkStart w:id="257" w:name="_Toc515437549"/>
      <w:bookmarkStart w:id="258" w:name="_Toc517096406"/>
      <w:bookmarkStart w:id="259" w:name="_Toc521311646"/>
      <w:r w:rsidRPr="00212703">
        <w:t>Anzeigen einer Topologie</w:t>
      </w:r>
      <w:bookmarkEnd w:id="256"/>
      <w:bookmarkEnd w:id="257"/>
      <w:bookmarkEnd w:id="258"/>
      <w:bookmarkEnd w:id="259"/>
    </w:p>
    <w:p w14:paraId="062823B5" w14:textId="072345C2"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r w:rsidRPr="00402BE9">
        <w:t>abe</w:t>
      </w:r>
      <w:r w:rsidR="000E1685" w:rsidRPr="00402BE9">
        <w:t>r</w:t>
      </w:r>
      <w:r w:rsidRPr="00212703">
        <w:t xml:space="preserve"> für das gesamte Projekt da es nicht Teil der Aufgabe ist.</w:t>
      </w:r>
    </w:p>
    <w:p w14:paraId="55DE9327" w14:textId="08810FCA"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Editor-Client in einem Browser laufen lassen oder direkt in ComStudio,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082925"/>
                    </a:xfrm>
                    <a:prstGeom prst="rect">
                      <a:avLst/>
                    </a:prstGeom>
                  </pic:spPr>
                </pic:pic>
              </a:graphicData>
            </a:graphic>
          </wp:inline>
        </w:drawing>
      </w:r>
    </w:p>
    <w:p w14:paraId="0DB17522" w14:textId="3C6C191D" w:rsidR="00D63D02" w:rsidRDefault="0047469D" w:rsidP="0047469D">
      <w:pPr>
        <w:pStyle w:val="Beschriftung"/>
        <w:jc w:val="left"/>
      </w:pPr>
      <w:bookmarkStart w:id="260" w:name="_Ref515440024"/>
      <w:bookmarkStart w:id="261" w:name="_Toc521311414"/>
      <w:r w:rsidRPr="00212703">
        <w:t xml:space="preserve">Abbildung </w:t>
      </w:r>
      <w:fldSimple w:instr=" SEQ Abbildung \* ARABIC ">
        <w:r w:rsidR="00693A00">
          <w:rPr>
            <w:noProof/>
          </w:rPr>
          <w:t>26</w:t>
        </w:r>
      </w:fldSimple>
      <w:bookmarkEnd w:id="260"/>
      <w:r w:rsidR="001E792B">
        <w:t>: ComS</w:t>
      </w:r>
      <w:r w:rsidRPr="00212703">
        <w:t>tudio mit Topology Editor im Einsatz</w:t>
      </w:r>
      <w:bookmarkEnd w:id="261"/>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3"/>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62" w:name="_Toc517096407"/>
      <w:bookmarkStart w:id="263" w:name="_Toc521311647"/>
      <w:r w:rsidRPr="00212703">
        <w:t>Zusammenfassung und Ausblick</w:t>
      </w:r>
      <w:bookmarkEnd w:id="262"/>
      <w:bookmarkEnd w:id="263"/>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64" w:name="_Toc517096408"/>
      <w:bookmarkStart w:id="265" w:name="_Toc521311648"/>
      <w:r w:rsidRPr="00212703">
        <w:t>Zusammenfassung</w:t>
      </w:r>
      <w:bookmarkEnd w:id="264"/>
      <w:bookmarkEnd w:id="265"/>
    </w:p>
    <w:p w14:paraId="2CADB294" w14:textId="71B43D7E"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r w:rsidR="00817E5F" w:rsidRPr="00402BE9">
        <w:rPr>
          <w:rFonts w:cs="Times New Roman"/>
          <w:lang w:val="de-DE"/>
        </w:rPr>
        <w:t>Konfiguration</w:t>
      </w:r>
      <w:r w:rsidR="000E1685" w:rsidRPr="00402BE9">
        <w:rPr>
          <w:rFonts w:cs="Times New Roman"/>
          <w:lang w:val="de-DE"/>
        </w:rPr>
        <w:t>s</w:t>
      </w:r>
      <w:r w:rsidR="00817E5F" w:rsidRPr="00402BE9">
        <w:rPr>
          <w:rFonts w:cs="Times New Roman"/>
          <w:lang w:val="de-DE"/>
        </w:rPr>
        <w:t>p</w:t>
      </w:r>
      <w:r w:rsidRPr="00402BE9">
        <w:rPr>
          <w:rFonts w:cs="Times New Roman"/>
          <w:lang w:val="de-DE"/>
        </w:rPr>
        <w:t>rozess</w:t>
      </w:r>
      <w:r w:rsidR="00817E5F" w:rsidRPr="00402BE9">
        <w:rPr>
          <w:rFonts w:cs="Times New Roman"/>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00C23D9A" w:rsidR="00817E5F" w:rsidRPr="00FC3A01" w:rsidRDefault="00817E5F" w:rsidP="00817E5F">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 xml:space="preserve">-Modul </w:t>
      </w:r>
      <w:r w:rsidR="00381335">
        <w:rPr>
          <w:rFonts w:cs="Times New Roman"/>
          <w:lang w:val="de-DE"/>
        </w:rPr>
        <w:t>Topology</w:t>
      </w:r>
      <w:r w:rsidRPr="00212703">
        <w:rPr>
          <w:rFonts w:cs="Times New Roman"/>
          <w:lang w:val="de-DE"/>
        </w:rPr>
        <w:t>-Editor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430D8002"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693A00">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5824194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 xml:space="preserve">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66" w:name="_Toc517096409"/>
      <w:bookmarkStart w:id="267" w:name="_Toc521311649"/>
      <w:r w:rsidRPr="00212703">
        <w:t>Ausblick</w:t>
      </w:r>
      <w:bookmarkEnd w:id="266"/>
      <w:bookmarkEnd w:id="267"/>
    </w:p>
    <w:p w14:paraId="7490798C" w14:textId="4F31B1F7"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rsidRPr="00402BE9">
        <w:t>Netzwerk</w:t>
      </w:r>
      <w:r w:rsidR="002C189B" w:rsidRPr="00402BE9">
        <w:t>performance</w:t>
      </w:r>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349A33A8" w:rsidR="00817E5F" w:rsidRDefault="00817E5F" w:rsidP="00817E5F">
      <w:pPr>
        <w:pStyle w:val="Textkrper"/>
        <w:ind w:firstLine="709"/>
      </w:pPr>
      <w:r w:rsidRPr="00212703">
        <w:t>Das Einführen de</w:t>
      </w:r>
      <w:r w:rsidR="003D793E">
        <w:t>r</w:t>
      </w:r>
      <w:r w:rsidRPr="00212703">
        <w:t xml:space="preserve"> Single</w:t>
      </w:r>
      <w:r>
        <w:t xml:space="preserve"> </w:t>
      </w:r>
      <w:r w:rsidRPr="00212703">
        <w:t xml:space="preserve">Page App (Siehe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4"/>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F504861"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der Topologie-Editor-Server in ComStudio läuft</w:t>
            </w:r>
            <w:r w:rsidR="00C924F0">
              <w:rPr>
                <w:lang w:val="de-DE"/>
              </w:rPr>
              <w:t>,</w:t>
            </w:r>
            <w:r w:rsidR="004958BE" w:rsidRPr="00212703">
              <w:rPr>
                <w:lang w:val="de-DE"/>
              </w:rPr>
              <w:t xml:space="preserve"> d.h</w:t>
            </w:r>
            <w:r w:rsidR="00C924F0">
              <w:rPr>
                <w:lang w:val="de-DE"/>
              </w:rPr>
              <w:t>.,</w:t>
            </w:r>
            <w:r w:rsidR="004958BE" w:rsidRPr="00212703">
              <w:rPr>
                <w:lang w:val="de-DE"/>
              </w:rPr>
              <w:t xml:space="preserve"> ComStudio starte</w:t>
            </w:r>
            <w:r w:rsidR="00C924F0">
              <w:rPr>
                <w:lang w:val="de-DE"/>
              </w:rPr>
              <w:t>n</w:t>
            </w:r>
            <w:r w:rsidR="004958BE" w:rsidRPr="00212703">
              <w:rPr>
                <w:lang w:val="de-DE"/>
              </w:rPr>
              <w:t>, neue</w:t>
            </w:r>
            <w:r w:rsidR="00C924F0">
              <w:rPr>
                <w:lang w:val="de-DE"/>
              </w:rPr>
              <w:t>s</w:t>
            </w:r>
            <w:r w:rsidR="004958BE" w:rsidRPr="00212703">
              <w:rPr>
                <w:lang w:val="de-DE"/>
              </w:rPr>
              <w:t xml:space="preserve"> Feld</w:t>
            </w:r>
            <w:r w:rsidR="00C924F0">
              <w:rPr>
                <w:lang w:val="de-DE"/>
              </w:rPr>
              <w:t>b</w:t>
            </w:r>
            <w:r w:rsidR="004958BE" w:rsidRPr="00212703">
              <w:rPr>
                <w:lang w:val="de-DE"/>
              </w:rPr>
              <w:t>us</w:t>
            </w:r>
            <w:r w:rsidR="00C924F0">
              <w:rPr>
                <w:lang w:val="de-DE"/>
              </w:rPr>
              <w:t>-</w:t>
            </w:r>
            <w:r w:rsidR="004958BE" w:rsidRPr="00212703">
              <w:rPr>
                <w:lang w:val="de-DE"/>
              </w:rPr>
              <w:t>Projekt anlegen, ein Master-Device einfügen, ein oder mehre Slave-Device</w:t>
            </w:r>
            <w:r w:rsidR="00C924F0">
              <w:rPr>
                <w:lang w:val="de-DE"/>
              </w:rPr>
              <w:t>s</w:t>
            </w:r>
            <w:r w:rsidR="004958BE" w:rsidRPr="00212703">
              <w:rPr>
                <w:lang w:val="de-DE"/>
              </w:rPr>
              <w:t xml:space="preserve"> einfügen.</w:t>
            </w:r>
          </w:p>
          <w:p w14:paraId="51F7C950" w14:textId="3E3F7321" w:rsidR="004958BE" w:rsidRPr="00212703" w:rsidRDefault="004958BE"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w:t>
            </w:r>
            <w:r w:rsidR="00C924F0">
              <w:rPr>
                <w:lang w:val="de-DE"/>
              </w:rPr>
              <w:t>zu</w:t>
            </w:r>
            <w:r w:rsidRPr="00212703">
              <w:rPr>
                <w:lang w:val="de-DE"/>
              </w:rPr>
              <w:t>zeigen bedeutet, ein</w:t>
            </w:r>
            <w:r w:rsidR="00C924F0">
              <w:rPr>
                <w:lang w:val="de-DE"/>
              </w:rPr>
              <w:t>en</w:t>
            </w:r>
            <w:r w:rsidRPr="00212703">
              <w:rPr>
                <w:lang w:val="de-DE"/>
              </w:rPr>
              <w:t xml:space="preserve"> Graph i</w:t>
            </w:r>
            <w:r w:rsidR="00C924F0">
              <w:rPr>
                <w:lang w:val="de-DE"/>
              </w:rPr>
              <w:t>m</w:t>
            </w:r>
            <w:r w:rsidRPr="00212703">
              <w:rPr>
                <w:lang w:val="de-DE"/>
              </w:rPr>
              <w:t xml:space="preserve"> Topologie-Editor </w:t>
            </w:r>
            <w:r w:rsidR="00C924F0" w:rsidRPr="00212703">
              <w:rPr>
                <w:lang w:val="de-DE"/>
              </w:rPr>
              <w:t xml:space="preserve">mit den </w:t>
            </w:r>
            <w:r w:rsidR="00C924F0">
              <w:rPr>
                <w:lang w:val="de-DE"/>
              </w:rPr>
              <w:t>entsprechenden</w:t>
            </w:r>
            <w:r w:rsidR="00C924F0" w:rsidRPr="00212703">
              <w:rPr>
                <w:lang w:val="de-DE"/>
              </w:rPr>
              <w:t xml:space="preserve"> Geräten </w:t>
            </w:r>
            <w:r w:rsidRPr="00212703">
              <w:rPr>
                <w:lang w:val="de-DE"/>
              </w:rPr>
              <w:t>an</w:t>
            </w:r>
            <w:r w:rsidR="00C924F0">
              <w:rPr>
                <w:lang w:val="de-DE"/>
              </w:rPr>
              <w:t>zu</w:t>
            </w:r>
            <w:r w:rsidRPr="00212703">
              <w:rPr>
                <w:lang w:val="de-DE"/>
              </w:rPr>
              <w:t>zeigen.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151BCEEE"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693A00" w:rsidRPr="00212703">
              <w:t xml:space="preserve">Abbildung </w:t>
            </w:r>
            <w:r w:rsidR="00693A00">
              <w:rPr>
                <w:noProof/>
              </w:rPr>
              <w:t>26</w:t>
            </w:r>
            <w:r w:rsidRPr="00212703">
              <w:rPr>
                <w:lang w:val="de-DE"/>
              </w:rPr>
              <w:fldChar w:fldCharType="end"/>
            </w:r>
          </w:p>
        </w:tc>
      </w:tr>
    </w:tbl>
    <w:p w14:paraId="5ECF95C4" w14:textId="088C403C" w:rsidR="00300267" w:rsidRPr="00212703" w:rsidRDefault="00116771" w:rsidP="00116771">
      <w:pPr>
        <w:pStyle w:val="Beschriftung"/>
      </w:pPr>
      <w:bookmarkStart w:id="268" w:name="_Toc521311657"/>
      <w:r w:rsidRPr="00212703">
        <w:t xml:space="preserve">Tabelle </w:t>
      </w:r>
      <w:fldSimple w:instr=" SEQ Tabelle \* ARABIC ">
        <w:r w:rsidR="00693A00">
          <w:rPr>
            <w:noProof/>
          </w:rPr>
          <w:t>4</w:t>
        </w:r>
      </w:fldSimple>
      <w:r w:rsidRPr="00212703">
        <w:t>: Use Case #1</w:t>
      </w:r>
      <w:bookmarkEnd w:id="268"/>
    </w:p>
    <w:p w14:paraId="17761438" w14:textId="4E39ECBB" w:rsidR="0029122A" w:rsidRDefault="0029122A">
      <w:pPr>
        <w:rPr>
          <w:rFonts w:cs="CMR12"/>
          <w:sz w:val="24"/>
        </w:rPr>
      </w:pPr>
      <w:r>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7606818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2C7B6E8D"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0299D39D"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208CC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33A2B861" w:rsidR="00FF2FCB" w:rsidRPr="00212703" w:rsidRDefault="00E317CF" w:rsidP="00E317CF">
      <w:pPr>
        <w:pStyle w:val="Beschriftung"/>
      </w:pPr>
      <w:bookmarkStart w:id="269" w:name="_Toc521311658"/>
      <w:r w:rsidRPr="00212703">
        <w:t xml:space="preserve">Tabelle </w:t>
      </w:r>
      <w:fldSimple w:instr=" SEQ Tabelle \* ARABIC ">
        <w:r w:rsidR="00693A00">
          <w:rPr>
            <w:noProof/>
          </w:rPr>
          <w:t>5</w:t>
        </w:r>
      </w:fldSimple>
      <w:r w:rsidRPr="00212703">
        <w:t>: Use Case #2</w:t>
      </w:r>
      <w:bookmarkEnd w:id="269"/>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5E4D5904" w:rsidR="00E317CF" w:rsidRPr="00212703"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zeigt </w:t>
            </w:r>
            <w:r w:rsidR="009B6603">
              <w:rPr>
                <w:lang w:val="de-DE"/>
              </w:rPr>
              <w:t xml:space="preserve"> der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0D31B77"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AB61BD7"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57877078" w:rsidR="00E317CF" w:rsidRPr="00212703" w:rsidRDefault="00024C5A" w:rsidP="00024C5A">
      <w:pPr>
        <w:pStyle w:val="Beschriftung"/>
      </w:pPr>
      <w:bookmarkStart w:id="270" w:name="_Toc521311659"/>
      <w:r w:rsidRPr="00212703">
        <w:t xml:space="preserve">Tabelle </w:t>
      </w:r>
      <w:fldSimple w:instr=" SEQ Tabelle \* ARABIC ">
        <w:r w:rsidR="00693A00">
          <w:rPr>
            <w:noProof/>
          </w:rPr>
          <w:t>6</w:t>
        </w:r>
      </w:fldSimple>
      <w:r w:rsidRPr="00212703">
        <w:t>: Use Case #3</w:t>
      </w:r>
      <w:bookmarkEnd w:id="270"/>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6191CA18"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67BC4D33"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0AA62112"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7B8ED955"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48D3AE39" w:rsidR="00024C5A" w:rsidRPr="00212703" w:rsidRDefault="00574081" w:rsidP="00574081">
      <w:pPr>
        <w:pStyle w:val="Beschriftung"/>
      </w:pPr>
      <w:bookmarkStart w:id="271" w:name="_Toc521311660"/>
      <w:r w:rsidRPr="00212703">
        <w:t xml:space="preserve">Tabelle </w:t>
      </w:r>
      <w:fldSimple w:instr=" SEQ Tabelle \* ARABIC ">
        <w:r w:rsidR="00693A00">
          <w:rPr>
            <w:noProof/>
          </w:rPr>
          <w:t>7</w:t>
        </w:r>
      </w:fldSimple>
      <w:r w:rsidRPr="00212703">
        <w:t>: Use Case #4</w:t>
      </w:r>
      <w:bookmarkEnd w:id="271"/>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5"/>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72" w:name="_Toc517096410" w:displacedByCustomXml="next"/>
    <w:bookmarkStart w:id="273" w:name="_Toc521311650" w:displacedByCustomXml="next"/>
    <w:sdt>
      <w:sdtPr>
        <w:rPr>
          <w:b w:val="0"/>
          <w:sz w:val="24"/>
        </w:rPr>
        <w:id w:val="-1475443121"/>
        <w:docPartObj>
          <w:docPartGallery w:val="Bibliographies"/>
          <w:docPartUnique/>
        </w:docPartObj>
      </w:sdtPr>
      <w:sdtContent>
        <w:p w14:paraId="3C61FEFB" w14:textId="7522C9DF" w:rsidR="00716919" w:rsidRPr="00FC3A01" w:rsidRDefault="00716919" w:rsidP="005B3440">
          <w:pPr>
            <w:pStyle w:val="berschriftmitEintraginsInhaltsverzeichnis"/>
          </w:pPr>
          <w:r w:rsidRPr="00212703">
            <w:t>Literatur</w:t>
          </w:r>
          <w:bookmarkEnd w:id="273"/>
          <w:bookmarkEnd w:id="272"/>
        </w:p>
        <w:sdt>
          <w:sdtPr>
            <w:rPr>
              <w:b/>
            </w:rPr>
            <w:id w:val="-282572696"/>
            <w:bibliography/>
          </w:sdtPr>
          <w:sdtEndPr>
            <w:rPr>
              <w:b w:val="0"/>
            </w:rPr>
          </w:sdtEndPr>
          <w:sdtContent>
            <w:p w14:paraId="0FC83C73" w14:textId="77777777" w:rsidR="006A6C0A" w:rsidRDefault="00716919" w:rsidP="006A6C0A">
              <w:pPr>
                <w:pStyle w:val="Literaturverzeichnis"/>
                <w:ind w:left="720" w:hanging="720"/>
                <w:rPr>
                  <w:noProof/>
                  <w:szCs w:val="24"/>
                </w:rPr>
              </w:pPr>
              <w:r w:rsidRPr="00212703">
                <w:fldChar w:fldCharType="begin"/>
              </w:r>
              <w:r w:rsidRPr="00FC3A01">
                <w:instrText>BIBLIOGRAPHY</w:instrText>
              </w:r>
              <w:r w:rsidRPr="00212703">
                <w:fldChar w:fldCharType="separate"/>
              </w:r>
              <w:r w:rsidR="006A6C0A">
                <w:rPr>
                  <w:noProof/>
                </w:rPr>
                <w:t xml:space="preserve">AG, S. (01 2018). </w:t>
              </w:r>
              <w:r w:rsidR="006A6C0A">
                <w:rPr>
                  <w:i/>
                  <w:iCs/>
                  <w:noProof/>
                </w:rPr>
                <w:t>SIEMENS</w:t>
              </w:r>
              <w:r w:rsidR="006A6C0A">
                <w:rPr>
                  <w:noProof/>
                </w:rPr>
                <w:t>. Abgerufen am 01. 03 2018 von http://w3.siemens.com/mcms/automation/de/industrielle-kommunikation/profibus/Seiten/Default.aspx</w:t>
              </w:r>
            </w:p>
            <w:p w14:paraId="0FC3B93C" w14:textId="77777777" w:rsidR="006A6C0A" w:rsidRDefault="006A6C0A" w:rsidP="006A6C0A">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62A5E1C6" w14:textId="77777777" w:rsidR="006A6C0A" w:rsidRDefault="006A6C0A" w:rsidP="006A6C0A">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10D364DD" w14:textId="77777777" w:rsidR="006A6C0A" w:rsidRDefault="006A6C0A" w:rsidP="006A6C0A">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8D13666" w14:textId="77777777" w:rsidR="006A6C0A" w:rsidRDefault="006A6C0A" w:rsidP="006A6C0A">
              <w:pPr>
                <w:pStyle w:val="Literaturverzeichnis"/>
                <w:ind w:left="720" w:hanging="720"/>
                <w:rPr>
                  <w:noProof/>
                </w:rPr>
              </w:pPr>
              <w:r>
                <w:rPr>
                  <w:noProof/>
                </w:rPr>
                <w:t>Facebook. (02 2018). Von https://reactjs.org/ abgerufen</w:t>
              </w:r>
            </w:p>
            <w:p w14:paraId="2D209ECE" w14:textId="77777777" w:rsidR="006A6C0A" w:rsidRDefault="006A6C0A" w:rsidP="006A6C0A">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5778FDB5" w14:textId="77777777" w:rsidR="006A6C0A" w:rsidRDefault="006A6C0A" w:rsidP="006A6C0A">
              <w:pPr>
                <w:pStyle w:val="Literaturverzeichnis"/>
                <w:ind w:left="720" w:hanging="720"/>
                <w:rPr>
                  <w:noProof/>
                </w:rPr>
              </w:pPr>
              <w:r w:rsidRPr="00EF06A4">
                <w:rPr>
                  <w:noProof/>
                  <w:lang w:val="en-US"/>
                </w:rPr>
                <w:t xml:space="preserve">Facebook Inc. (2018). </w:t>
              </w:r>
              <w:r w:rsidRPr="00EF06A4">
                <w:rPr>
                  <w:i/>
                  <w:iCs/>
                  <w:noProof/>
                  <w:lang w:val="en-US"/>
                </w:rPr>
                <w:t>React Native</w:t>
              </w:r>
              <w:r w:rsidRPr="00EF06A4">
                <w:rPr>
                  <w:noProof/>
                  <w:lang w:val="en-US"/>
                </w:rPr>
                <w:t xml:space="preserve">. (React) Abgerufen am 05. </w:t>
              </w:r>
              <w:r>
                <w:rPr>
                  <w:noProof/>
                </w:rPr>
                <w:t>05 2018 von https://facebook.github.io/react-native/</w:t>
              </w:r>
            </w:p>
            <w:p w14:paraId="57A9DD6C" w14:textId="77777777" w:rsidR="006A6C0A" w:rsidRDefault="006A6C0A" w:rsidP="006A6C0A">
              <w:pPr>
                <w:pStyle w:val="Literaturverzeichnis"/>
                <w:ind w:left="720" w:hanging="720"/>
                <w:rPr>
                  <w:noProof/>
                </w:rPr>
              </w:pPr>
              <w:r w:rsidRPr="00EF06A4">
                <w:rPr>
                  <w:noProof/>
                  <w:lang w:val="en-US"/>
                </w:rPr>
                <w:t xml:space="preserve">Facebook OpenSource. (2018). </w:t>
              </w:r>
              <w:r w:rsidRPr="00EF06A4">
                <w:rPr>
                  <w:i/>
                  <w:iCs/>
                  <w:noProof/>
                  <w:lang w:val="en-US"/>
                </w:rPr>
                <w:t>React</w:t>
              </w:r>
              <w:r w:rsidRPr="00EF06A4">
                <w:rPr>
                  <w:noProof/>
                  <w:lang w:val="en-US"/>
                </w:rPr>
                <w:t xml:space="preserve">. (Facebook Inc.) </w:t>
              </w:r>
              <w:r>
                <w:rPr>
                  <w:noProof/>
                </w:rPr>
                <w:t>Abgerufen am 01. 03 2018 von https://reactjs.org/docs/introducing-jsx.html</w:t>
              </w:r>
            </w:p>
            <w:p w14:paraId="2AA05BD1" w14:textId="77777777" w:rsidR="006A6C0A" w:rsidRDefault="006A6C0A" w:rsidP="006A6C0A">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64EF23C3" w14:textId="77777777" w:rsidR="006A6C0A" w:rsidRPr="00EF06A4" w:rsidRDefault="006A6C0A" w:rsidP="006A6C0A">
              <w:pPr>
                <w:pStyle w:val="Literaturverzeichnis"/>
                <w:ind w:left="720" w:hanging="720"/>
                <w:rPr>
                  <w:noProof/>
                  <w:lang w:val="en-US"/>
                </w:rPr>
              </w:pPr>
              <w:r w:rsidRPr="00EF06A4">
                <w:rPr>
                  <w:noProof/>
                  <w:lang w:val="en-US"/>
                </w:rPr>
                <w:t xml:space="preserve">FDT Group AISBL. (2012). FDT2.0 Technical Specification, Version 1.00. Document No. 0001-0008-000. In </w:t>
              </w:r>
              <w:r w:rsidRPr="00EF06A4">
                <w:rPr>
                  <w:i/>
                  <w:iCs/>
                  <w:noProof/>
                  <w:lang w:val="en-US"/>
                </w:rPr>
                <w:t>FDT2_Specification v1.00.pdf.</w:t>
              </w:r>
              <w:r w:rsidRPr="00EF06A4">
                <w:rPr>
                  <w:noProof/>
                  <w:lang w:val="en-US"/>
                </w:rPr>
                <w:t xml:space="preserve"> </w:t>
              </w:r>
            </w:p>
            <w:p w14:paraId="453BCA94" w14:textId="77777777" w:rsidR="006A6C0A" w:rsidRDefault="006A6C0A" w:rsidP="006A6C0A">
              <w:pPr>
                <w:pStyle w:val="Literaturverzeichnis"/>
                <w:ind w:left="720" w:hanging="720"/>
                <w:rPr>
                  <w:noProof/>
                </w:rPr>
              </w:pPr>
              <w:r w:rsidRPr="00EF06A4">
                <w:rPr>
                  <w:noProof/>
                  <w:lang w:val="en-US"/>
                </w:rPr>
                <w:t xml:space="preserve">Google. (01 2010). </w:t>
              </w:r>
              <w:r w:rsidRPr="00EF06A4">
                <w:rPr>
                  <w:i/>
                  <w:iCs/>
                  <w:noProof/>
                  <w:lang w:val="en-US"/>
                </w:rPr>
                <w:t>Angular- Resolve</w:t>
              </w:r>
              <w:r w:rsidRPr="00EF06A4">
                <w:rPr>
                  <w:noProof/>
                  <w:lang w:val="en-US"/>
                </w:rPr>
                <w:t xml:space="preserve">. </w:t>
              </w:r>
              <w:r>
                <w:rPr>
                  <w:noProof/>
                </w:rPr>
                <w:t>Abgerufen am 11. 02 2018 von https://angular.io/api/router/Resolve</w:t>
              </w:r>
            </w:p>
            <w:p w14:paraId="21D76855" w14:textId="77777777" w:rsidR="006A6C0A" w:rsidRDefault="006A6C0A" w:rsidP="006A6C0A">
              <w:pPr>
                <w:pStyle w:val="Literaturverzeichnis"/>
                <w:ind w:left="720" w:hanging="720"/>
                <w:rPr>
                  <w:noProof/>
                </w:rPr>
              </w:pPr>
              <w:r>
                <w:rPr>
                  <w:noProof/>
                </w:rPr>
                <w:t>Google. (02 2018). Von https://angular.io/ abgerufen</w:t>
              </w:r>
            </w:p>
            <w:p w14:paraId="5FCA532D" w14:textId="77777777" w:rsidR="006A6C0A" w:rsidRDefault="006A6C0A" w:rsidP="006A6C0A">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6FE5DE6E" w14:textId="77777777" w:rsidR="006A6C0A" w:rsidRDefault="006A6C0A" w:rsidP="006A6C0A">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6093102E" w14:textId="77777777" w:rsidR="006A6C0A" w:rsidRDefault="006A6C0A" w:rsidP="006A6C0A">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04E0960C" w14:textId="77777777" w:rsidR="006A6C0A" w:rsidRDefault="006A6C0A" w:rsidP="006A6C0A">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6E8FBF6" w14:textId="77777777" w:rsidR="006A6C0A" w:rsidRDefault="006A6C0A" w:rsidP="006A6C0A">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2316EFA6" w14:textId="77777777" w:rsidR="006A6C0A" w:rsidRDefault="006A6C0A" w:rsidP="006A6C0A">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41F480A2" w14:textId="77777777" w:rsidR="006A6C0A" w:rsidRDefault="006A6C0A" w:rsidP="006A6C0A">
              <w:pPr>
                <w:pStyle w:val="Literaturverzeichnis"/>
                <w:ind w:left="720" w:hanging="720"/>
                <w:rPr>
                  <w:noProof/>
                </w:rPr>
              </w:pPr>
              <w:r>
                <w:rPr>
                  <w:noProof/>
                </w:rPr>
                <w:t>HMS. (2015). (HMS Industrial Networks) Abgerufen am 05. 05 2018 von http://www.feldbusse.de/Profinet/profinet.shtml</w:t>
              </w:r>
            </w:p>
            <w:p w14:paraId="5BF78BB6" w14:textId="77777777" w:rsidR="006A6C0A" w:rsidRDefault="006A6C0A" w:rsidP="006A6C0A">
              <w:pPr>
                <w:pStyle w:val="Literaturverzeichnis"/>
                <w:ind w:left="720" w:hanging="720"/>
                <w:rPr>
                  <w:noProof/>
                </w:rPr>
              </w:pPr>
              <w:r>
                <w:rPr>
                  <w:noProof/>
                </w:rPr>
                <w:lastRenderedPageBreak/>
                <w:t xml:space="preserve">IT Wissen Info. (2001). </w:t>
              </w:r>
              <w:r>
                <w:rPr>
                  <w:i/>
                  <w:iCs/>
                  <w:noProof/>
                </w:rPr>
                <w:t>IT Wissen Info</w:t>
              </w:r>
              <w:r>
                <w:rPr>
                  <w:noProof/>
                </w:rPr>
                <w:t>. (2018) Abgerufen am 02. 02 2018 von https://www.itwissen.info/Ethernet-Ethernet.html</w:t>
              </w:r>
            </w:p>
            <w:p w14:paraId="42B79C2F" w14:textId="77777777" w:rsidR="006A6C0A" w:rsidRDefault="006A6C0A" w:rsidP="006A6C0A">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18EF9377" w14:textId="77777777" w:rsidR="006A6C0A" w:rsidRDefault="006A6C0A" w:rsidP="006A6C0A">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39F8EE49" w14:textId="77777777" w:rsidR="006A6C0A" w:rsidRDefault="006A6C0A" w:rsidP="006A6C0A">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1DDA26E3" w14:textId="77777777" w:rsidR="006A6C0A" w:rsidRDefault="006A6C0A" w:rsidP="006A6C0A">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55128710" w14:textId="77777777" w:rsidR="006A6C0A" w:rsidRDefault="006A6C0A" w:rsidP="006A6C0A">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42D45E48" w14:textId="77777777" w:rsidR="006A6C0A" w:rsidRDefault="006A6C0A" w:rsidP="006A6C0A">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6831D874" w14:textId="77777777" w:rsidR="006A6C0A" w:rsidRDefault="006A6C0A" w:rsidP="006A6C0A">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5B49D459" w14:textId="77777777" w:rsidR="006A6C0A" w:rsidRDefault="006A6C0A" w:rsidP="006A6C0A">
              <w:pPr>
                <w:pStyle w:val="Literaturverzeichnis"/>
                <w:ind w:left="720" w:hanging="720"/>
                <w:rPr>
                  <w:noProof/>
                </w:rPr>
              </w:pPr>
              <w:r w:rsidRPr="00EF06A4">
                <w:rPr>
                  <w:noProof/>
                  <w:lang w:val="en-US"/>
                </w:rPr>
                <w:t xml:space="preserve">Microsoft. (01 2018). </w:t>
              </w:r>
              <w:r w:rsidRPr="00EF06A4">
                <w:rPr>
                  <w:i/>
                  <w:iCs/>
                  <w:noProof/>
                  <w:lang w:val="en-US"/>
                </w:rPr>
                <w:t>Visual Studio Code - Code Editing</w:t>
              </w:r>
              <w:r w:rsidRPr="00EF06A4">
                <w:rPr>
                  <w:noProof/>
                  <w:lang w:val="en-US"/>
                </w:rPr>
                <w:t xml:space="preserve">. </w:t>
              </w:r>
              <w:r>
                <w:rPr>
                  <w:noProof/>
                </w:rPr>
                <w:t>Abgerufen am 04. 04 2018 von https://code.visualstudio.com</w:t>
              </w:r>
            </w:p>
            <w:p w14:paraId="3A643DFD" w14:textId="77777777" w:rsidR="006A6C0A" w:rsidRDefault="006A6C0A" w:rsidP="006A6C0A">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2AADCB7" w14:textId="77777777" w:rsidR="006A6C0A" w:rsidRDefault="006A6C0A" w:rsidP="006A6C0A">
              <w:pPr>
                <w:pStyle w:val="Literaturverzeichnis"/>
                <w:ind w:left="720" w:hanging="720"/>
                <w:rPr>
                  <w:noProof/>
                </w:rPr>
              </w:pPr>
              <w:r>
                <w:rPr>
                  <w:i/>
                  <w:iCs/>
                  <w:noProof/>
                </w:rPr>
                <w:t>Northwoods Software</w:t>
              </w:r>
              <w:r>
                <w:rPr>
                  <w:noProof/>
                </w:rPr>
                <w:t>. (01. 01 1998). (GOJS) Abgerufen am 05. 04 2018 von https://www.nwoods.com/store/p-82-gojs-oem.aspx</w:t>
              </w:r>
            </w:p>
            <w:p w14:paraId="5FE22F19" w14:textId="77777777" w:rsidR="006A6C0A" w:rsidRDefault="006A6C0A" w:rsidP="006A6C0A">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0335AB07" w14:textId="77777777" w:rsidR="006A6C0A" w:rsidRDefault="006A6C0A" w:rsidP="006A6C0A">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3CEECFF5" w14:textId="77777777" w:rsidR="006A6C0A" w:rsidRDefault="006A6C0A" w:rsidP="006A6C0A">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30ACCE7D" w14:textId="77777777" w:rsidR="006A6C0A" w:rsidRDefault="006A6C0A" w:rsidP="006A6C0A">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707A4BC7" w14:textId="77777777" w:rsidR="006A6C0A" w:rsidRDefault="006A6C0A" w:rsidP="006A6C0A">
              <w:pPr>
                <w:pStyle w:val="Literaturverzeichnis"/>
                <w:ind w:left="720" w:hanging="720"/>
                <w:rPr>
                  <w:noProof/>
                </w:rPr>
              </w:pPr>
              <w:r w:rsidRPr="00EF06A4">
                <w:rPr>
                  <w:noProof/>
                  <w:lang w:val="en-US"/>
                </w:rPr>
                <w:t xml:space="preserve">Progress Software Corporation . (2018). </w:t>
              </w:r>
              <w:r w:rsidRPr="00EF06A4">
                <w:rPr>
                  <w:i/>
                  <w:iCs/>
                  <w:noProof/>
                  <w:lang w:val="en-US"/>
                </w:rPr>
                <w:t>www.progress.com</w:t>
              </w:r>
              <w:r w:rsidRPr="00EF06A4">
                <w:rPr>
                  <w:noProof/>
                  <w:lang w:val="en-US"/>
                </w:rPr>
                <w:t xml:space="preserve">. (Progress Software Corporation ) Abgerufen am 05. </w:t>
              </w:r>
              <w:r>
                <w:rPr>
                  <w:noProof/>
                </w:rPr>
                <w:t>05 2018 von https://www.progress.com/kendo-ui</w:t>
              </w:r>
            </w:p>
            <w:p w14:paraId="1EB9FE3E" w14:textId="77777777" w:rsidR="006A6C0A" w:rsidRDefault="006A6C0A" w:rsidP="006A6C0A">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605B4832" w14:textId="77777777" w:rsidR="006A6C0A" w:rsidRPr="00EF06A4" w:rsidRDefault="006A6C0A" w:rsidP="006A6C0A">
              <w:pPr>
                <w:pStyle w:val="Literaturverzeichnis"/>
                <w:ind w:left="720" w:hanging="720"/>
                <w:rPr>
                  <w:noProof/>
                  <w:lang w:val="en-US"/>
                </w:rPr>
              </w:pPr>
              <w:r>
                <w:rPr>
                  <w:noProof/>
                </w:rPr>
                <w:t xml:space="preserve">Ringhand, Z. (2010). IT- Handbuch. In </w:t>
              </w:r>
              <w:r>
                <w:rPr>
                  <w:i/>
                  <w:iCs/>
                  <w:noProof/>
                </w:rPr>
                <w:t>IT-Systemelektroniker/-in Fachinformatiker/-in</w:t>
              </w:r>
              <w:r>
                <w:rPr>
                  <w:noProof/>
                </w:rPr>
                <w:t xml:space="preserve"> (S. 314-315). </w:t>
              </w:r>
              <w:r w:rsidRPr="00EF06A4">
                <w:rPr>
                  <w:noProof/>
                  <w:lang w:val="en-US"/>
                </w:rPr>
                <w:t>München: Westermann.</w:t>
              </w:r>
            </w:p>
            <w:p w14:paraId="28ED7E6E" w14:textId="77777777" w:rsidR="006A6C0A" w:rsidRDefault="006A6C0A" w:rsidP="006A6C0A">
              <w:pPr>
                <w:pStyle w:val="Literaturverzeichnis"/>
                <w:ind w:left="720" w:hanging="720"/>
                <w:rPr>
                  <w:noProof/>
                </w:rPr>
              </w:pPr>
              <w:r w:rsidRPr="00EF06A4">
                <w:rPr>
                  <w:noProof/>
                  <w:lang w:val="en-US"/>
                </w:rPr>
                <w:t xml:space="preserve">SAP. (01 2018). </w:t>
              </w:r>
              <w:r w:rsidRPr="00EF06A4">
                <w:rPr>
                  <w:i/>
                  <w:iCs/>
                  <w:noProof/>
                  <w:lang w:val="en-US"/>
                </w:rPr>
                <w:t>UI5 Demo Kit - UI Development Toolkit for HTML5</w:t>
              </w:r>
              <w:r w:rsidRPr="00EF06A4">
                <w:rPr>
                  <w:noProof/>
                  <w:lang w:val="en-US"/>
                </w:rPr>
                <w:t xml:space="preserve">. </w:t>
              </w:r>
              <w:r>
                <w:rPr>
                  <w:noProof/>
                </w:rPr>
                <w:t>(UI5) Abgerufen am . 03 2018 von https://sapui5.hana.ondemand.com</w:t>
              </w:r>
            </w:p>
            <w:p w14:paraId="3A181AC0" w14:textId="77777777" w:rsidR="006A6C0A" w:rsidRDefault="006A6C0A" w:rsidP="006A6C0A">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49C71AF4" w14:textId="77777777" w:rsidR="006A6C0A" w:rsidRPr="00EF06A4" w:rsidRDefault="006A6C0A" w:rsidP="006A6C0A">
              <w:pPr>
                <w:pStyle w:val="Literaturverzeichnis"/>
                <w:ind w:left="720" w:hanging="720"/>
                <w:rPr>
                  <w:noProof/>
                  <w:lang w:val="en-US"/>
                </w:rPr>
              </w:pPr>
              <w:r>
                <w:rPr>
                  <w:noProof/>
                </w:rPr>
                <w:t xml:space="preserve">Sommerville, I. (2007). </w:t>
              </w:r>
              <w:r w:rsidRPr="00EF06A4">
                <w:rPr>
                  <w:i/>
                  <w:iCs/>
                  <w:noProof/>
                  <w:lang w:val="en-US"/>
                </w:rPr>
                <w:t>IT Informatik Software Engineering.</w:t>
              </w:r>
              <w:r w:rsidRPr="00EF06A4">
                <w:rPr>
                  <w:noProof/>
                  <w:lang w:val="en-US"/>
                </w:rPr>
                <w:t xml:space="preserve"> Pearson.</w:t>
              </w:r>
            </w:p>
            <w:p w14:paraId="7661EF5C" w14:textId="77777777" w:rsidR="006A6C0A" w:rsidRDefault="006A6C0A" w:rsidP="006A6C0A">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26288BC4" w14:textId="77777777" w:rsidR="006A6C0A" w:rsidRDefault="006A6C0A" w:rsidP="006A6C0A">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7C86B50B" w14:textId="77777777" w:rsidR="006A6C0A" w:rsidRDefault="006A6C0A" w:rsidP="006A6C0A">
              <w:pPr>
                <w:pStyle w:val="Literaturverzeichnis"/>
                <w:ind w:left="720" w:hanging="720"/>
                <w:rPr>
                  <w:noProof/>
                </w:rPr>
              </w:pPr>
              <w:r w:rsidRPr="00EF06A4">
                <w:rPr>
                  <w:noProof/>
                  <w:lang w:val="en-US"/>
                </w:rPr>
                <w:t xml:space="preserve">w3schools.com. (01 1999). </w:t>
              </w:r>
              <w:r w:rsidRPr="00EF06A4">
                <w:rPr>
                  <w:i/>
                  <w:iCs/>
                  <w:noProof/>
                  <w:lang w:val="en-US"/>
                </w:rPr>
                <w:t>W3.CSS Templates</w:t>
              </w:r>
              <w:r w:rsidRPr="00EF06A4">
                <w:rPr>
                  <w:noProof/>
                  <w:lang w:val="en-US"/>
                </w:rPr>
                <w:t xml:space="preserve">. </w:t>
              </w:r>
              <w:r>
                <w:rPr>
                  <w:noProof/>
                </w:rPr>
                <w:t>Abgerufen am 03. 03 2018 von https://www.w3schools.com/w3css/w3css_templates.asp</w:t>
              </w:r>
            </w:p>
            <w:p w14:paraId="56DC54D7" w14:textId="77777777" w:rsidR="006A6C0A" w:rsidRDefault="006A6C0A" w:rsidP="006A6C0A">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5DAFA108" w14:textId="77777777" w:rsidR="006A6C0A" w:rsidRDefault="006A6C0A" w:rsidP="006A6C0A">
              <w:pPr>
                <w:pStyle w:val="Literaturverzeichnis"/>
                <w:ind w:left="720" w:hanging="720"/>
                <w:rPr>
                  <w:noProof/>
                </w:rPr>
              </w:pPr>
              <w:r>
                <w:rPr>
                  <w:noProof/>
                </w:rPr>
                <w:lastRenderedPageBreak/>
                <w:t>You, E. (02 2018). Von https://vuejs.org/ abgerufen</w:t>
              </w:r>
            </w:p>
            <w:p w14:paraId="35C1A372" w14:textId="77777777" w:rsidR="006A6C0A" w:rsidRDefault="006A6C0A" w:rsidP="006A6C0A">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6A6C0A">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6"/>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74" w:name="_Toc517096411"/>
      <w:bookmarkStart w:id="275" w:name="_Toc521311651"/>
      <w:r w:rsidRPr="00A4783B">
        <w:rPr>
          <w:lang w:val="en-US"/>
        </w:rPr>
        <w:t>Index</w:t>
      </w:r>
      <w:bookmarkEnd w:id="274"/>
      <w:bookmarkEnd w:id="275"/>
    </w:p>
    <w:p w14:paraId="61E39879" w14:textId="77777777" w:rsidR="006A6C0A" w:rsidRDefault="00367D86">
      <w:pPr>
        <w:pStyle w:val="Textkrper"/>
        <w:rPr>
          <w:noProof/>
        </w:rPr>
        <w:sectPr w:rsidR="006A6C0A" w:rsidSect="006A6C0A">
          <w:headerReference w:type="default" r:id="rId57"/>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735D555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A</w:t>
      </w:r>
    </w:p>
    <w:p w14:paraId="5EA0B0D7" w14:textId="77777777" w:rsidR="006A6C0A" w:rsidRDefault="006A6C0A">
      <w:pPr>
        <w:pStyle w:val="Index1"/>
        <w:rPr>
          <w:noProof/>
        </w:rPr>
      </w:pPr>
      <w:r>
        <w:rPr>
          <w:noProof/>
        </w:rPr>
        <w:t>Angular</w:t>
      </w:r>
      <w:r>
        <w:rPr>
          <w:noProof/>
        </w:rPr>
        <w:tab/>
        <w:t>25</w:t>
      </w:r>
    </w:p>
    <w:p w14:paraId="55AD2336" w14:textId="77777777" w:rsidR="006A6C0A" w:rsidRDefault="006A6C0A">
      <w:pPr>
        <w:pStyle w:val="Index1"/>
        <w:rPr>
          <w:noProof/>
        </w:rPr>
      </w:pPr>
      <w:r>
        <w:rPr>
          <w:noProof/>
        </w:rPr>
        <w:t>ASP.NET Core 2.0</w:t>
      </w:r>
      <w:r>
        <w:rPr>
          <w:noProof/>
        </w:rPr>
        <w:tab/>
        <w:t>33</w:t>
      </w:r>
    </w:p>
    <w:p w14:paraId="6E2CB92A"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B</w:t>
      </w:r>
    </w:p>
    <w:p w14:paraId="44C86556" w14:textId="77777777" w:rsidR="006A6C0A" w:rsidRDefault="006A6C0A">
      <w:pPr>
        <w:pStyle w:val="Index1"/>
        <w:rPr>
          <w:noProof/>
        </w:rPr>
      </w:pPr>
      <w:r>
        <w:rPr>
          <w:noProof/>
        </w:rPr>
        <w:t>Baum-Topologie</w:t>
      </w:r>
      <w:r>
        <w:rPr>
          <w:noProof/>
        </w:rPr>
        <w:tab/>
        <w:t>11</w:t>
      </w:r>
    </w:p>
    <w:p w14:paraId="56E46F6E" w14:textId="77777777" w:rsidR="006A6C0A" w:rsidRDefault="006A6C0A">
      <w:pPr>
        <w:pStyle w:val="Index1"/>
        <w:rPr>
          <w:noProof/>
        </w:rPr>
      </w:pPr>
      <w:r w:rsidRPr="00761C22">
        <w:rPr>
          <w:noProof/>
        </w:rPr>
        <w:t>Bootstrap</w:t>
      </w:r>
      <w:r>
        <w:rPr>
          <w:noProof/>
        </w:rPr>
        <w:tab/>
        <w:t>31</w:t>
      </w:r>
    </w:p>
    <w:p w14:paraId="1493AAFA"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C</w:t>
      </w:r>
    </w:p>
    <w:p w14:paraId="0012EE66" w14:textId="77777777" w:rsidR="006A6C0A" w:rsidRDefault="006A6C0A">
      <w:pPr>
        <w:pStyle w:val="Index1"/>
        <w:rPr>
          <w:noProof/>
        </w:rPr>
      </w:pPr>
      <w:r w:rsidRPr="00761C22">
        <w:rPr>
          <w:noProof/>
        </w:rPr>
        <w:t>Communication</w:t>
      </w:r>
      <w:r>
        <w:rPr>
          <w:noProof/>
        </w:rPr>
        <w:tab/>
        <w:t>16, 17</w:t>
      </w:r>
    </w:p>
    <w:p w14:paraId="71506DA8" w14:textId="77777777" w:rsidR="006A6C0A" w:rsidRDefault="006A6C0A">
      <w:pPr>
        <w:pStyle w:val="Index1"/>
        <w:rPr>
          <w:noProof/>
        </w:rPr>
      </w:pPr>
      <w:r w:rsidRPr="00761C22">
        <w:rPr>
          <w:b/>
          <w:noProof/>
        </w:rPr>
        <w:t>Component</w:t>
      </w:r>
      <w:r>
        <w:rPr>
          <w:noProof/>
        </w:rPr>
        <w:tab/>
        <w:t>25</w:t>
      </w:r>
    </w:p>
    <w:p w14:paraId="358BC57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D</w:t>
      </w:r>
    </w:p>
    <w:p w14:paraId="4E240C79" w14:textId="77777777" w:rsidR="006A6C0A" w:rsidRDefault="006A6C0A">
      <w:pPr>
        <w:pStyle w:val="Index1"/>
        <w:rPr>
          <w:noProof/>
        </w:rPr>
      </w:pPr>
      <w:r w:rsidRPr="00761C22">
        <w:rPr>
          <w:b/>
          <w:noProof/>
        </w:rPr>
        <w:t>Device</w:t>
      </w:r>
      <w:r>
        <w:rPr>
          <w:noProof/>
        </w:rPr>
        <w:tab/>
        <w:t>7</w:t>
      </w:r>
    </w:p>
    <w:p w14:paraId="57FF636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B958ABB" w14:textId="77777777" w:rsidR="006A6C0A" w:rsidRDefault="006A6C0A">
      <w:pPr>
        <w:pStyle w:val="Index1"/>
        <w:rPr>
          <w:noProof/>
        </w:rPr>
      </w:pPr>
      <w:r>
        <w:rPr>
          <w:noProof/>
        </w:rPr>
        <w:t>Echtzeitverhalten</w:t>
      </w:r>
      <w:r>
        <w:rPr>
          <w:noProof/>
        </w:rPr>
        <w:tab/>
        <w:t>1</w:t>
      </w:r>
    </w:p>
    <w:p w14:paraId="32F8351A" w14:textId="77777777" w:rsidR="006A6C0A" w:rsidRDefault="006A6C0A">
      <w:pPr>
        <w:pStyle w:val="Index1"/>
        <w:rPr>
          <w:noProof/>
        </w:rPr>
      </w:pPr>
      <w:r w:rsidRPr="00761C22">
        <w:rPr>
          <w:b/>
          <w:noProof/>
        </w:rPr>
        <w:t>Ethernet–Technik</w:t>
      </w:r>
      <w:r>
        <w:rPr>
          <w:noProof/>
        </w:rPr>
        <w:tab/>
        <w:t>6</w:t>
      </w:r>
    </w:p>
    <w:p w14:paraId="7719E203"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F</w:t>
      </w:r>
    </w:p>
    <w:p w14:paraId="37007671" w14:textId="77777777" w:rsidR="006A6C0A" w:rsidRDefault="006A6C0A">
      <w:pPr>
        <w:pStyle w:val="Index1"/>
        <w:rPr>
          <w:noProof/>
        </w:rPr>
      </w:pPr>
      <w:r w:rsidRPr="00761C22">
        <w:rPr>
          <w:noProof/>
        </w:rPr>
        <w:t>FDT</w:t>
      </w:r>
      <w:r>
        <w:rPr>
          <w:noProof/>
        </w:rPr>
        <w:tab/>
        <w:t>16</w:t>
      </w:r>
    </w:p>
    <w:p w14:paraId="27CC8F84" w14:textId="77777777" w:rsidR="006A6C0A" w:rsidRDefault="006A6C0A">
      <w:pPr>
        <w:pStyle w:val="Index1"/>
        <w:rPr>
          <w:noProof/>
        </w:rPr>
      </w:pPr>
      <w:r>
        <w:rPr>
          <w:noProof/>
        </w:rPr>
        <w:t>funktionalen Anforderungen</w:t>
      </w:r>
      <w:r>
        <w:rPr>
          <w:noProof/>
        </w:rPr>
        <w:tab/>
        <w:t>20</w:t>
      </w:r>
    </w:p>
    <w:p w14:paraId="6DAA72D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G</w:t>
      </w:r>
    </w:p>
    <w:p w14:paraId="3F04DC01" w14:textId="77777777" w:rsidR="006A6C0A" w:rsidRDefault="006A6C0A">
      <w:pPr>
        <w:pStyle w:val="Index1"/>
        <w:rPr>
          <w:noProof/>
        </w:rPr>
      </w:pPr>
      <w:r w:rsidRPr="00761C22">
        <w:rPr>
          <w:noProof/>
        </w:rPr>
        <w:t>GET</w:t>
      </w:r>
      <w:r>
        <w:rPr>
          <w:noProof/>
        </w:rPr>
        <w:tab/>
        <w:t>33</w:t>
      </w:r>
    </w:p>
    <w:p w14:paraId="3878DEDE" w14:textId="77777777" w:rsidR="006A6C0A" w:rsidRDefault="006A6C0A">
      <w:pPr>
        <w:pStyle w:val="Index1"/>
        <w:rPr>
          <w:noProof/>
        </w:rPr>
      </w:pPr>
      <w:r>
        <w:rPr>
          <w:noProof/>
        </w:rPr>
        <w:t>GoJS</w:t>
      </w:r>
      <w:r>
        <w:rPr>
          <w:noProof/>
        </w:rPr>
        <w:tab/>
        <w:t>28</w:t>
      </w:r>
    </w:p>
    <w:p w14:paraId="100AAF9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4FEC52B" w14:textId="77777777" w:rsidR="006A6C0A" w:rsidRDefault="006A6C0A">
      <w:pPr>
        <w:pStyle w:val="Index1"/>
        <w:rPr>
          <w:noProof/>
        </w:rPr>
      </w:pPr>
      <w:r>
        <w:rPr>
          <w:noProof/>
        </w:rPr>
        <w:t>Kendo UI</w:t>
      </w:r>
      <w:r>
        <w:rPr>
          <w:noProof/>
        </w:rPr>
        <w:tab/>
        <w:t>27</w:t>
      </w:r>
    </w:p>
    <w:p w14:paraId="3CDEB48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L</w:t>
      </w:r>
    </w:p>
    <w:p w14:paraId="46C05178" w14:textId="77777777" w:rsidR="006A6C0A" w:rsidRDefault="006A6C0A">
      <w:pPr>
        <w:pStyle w:val="Index1"/>
        <w:rPr>
          <w:noProof/>
        </w:rPr>
      </w:pPr>
      <w:r>
        <w:rPr>
          <w:noProof/>
        </w:rPr>
        <w:t>Linien-Topologie</w:t>
      </w:r>
      <w:r>
        <w:rPr>
          <w:noProof/>
        </w:rPr>
        <w:tab/>
        <w:t>8</w:t>
      </w:r>
    </w:p>
    <w:p w14:paraId="5B024BC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M</w:t>
      </w:r>
    </w:p>
    <w:p w14:paraId="0222BDD6" w14:textId="77777777" w:rsidR="006A6C0A" w:rsidRDefault="006A6C0A">
      <w:pPr>
        <w:pStyle w:val="Index1"/>
        <w:rPr>
          <w:noProof/>
        </w:rPr>
      </w:pPr>
      <w:r w:rsidRPr="00761C22">
        <w:rPr>
          <w:b/>
          <w:noProof/>
        </w:rPr>
        <w:t>Module</w:t>
      </w:r>
      <w:r>
        <w:rPr>
          <w:noProof/>
        </w:rPr>
        <w:tab/>
        <w:t>25</w:t>
      </w:r>
    </w:p>
    <w:p w14:paraId="09D95D5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N</w:t>
      </w:r>
    </w:p>
    <w:p w14:paraId="72DF691D" w14:textId="77777777" w:rsidR="006A6C0A" w:rsidRDefault="006A6C0A">
      <w:pPr>
        <w:pStyle w:val="Index1"/>
        <w:rPr>
          <w:noProof/>
        </w:rPr>
      </w:pPr>
      <w:r w:rsidRPr="00761C22">
        <w:rPr>
          <w:b/>
          <w:noProof/>
        </w:rPr>
        <w:t>Netzwerk</w:t>
      </w:r>
      <w:r>
        <w:rPr>
          <w:noProof/>
        </w:rPr>
        <w:tab/>
        <w:t>6</w:t>
      </w:r>
    </w:p>
    <w:p w14:paraId="7FD0746F" w14:textId="77777777" w:rsidR="006A6C0A" w:rsidRDefault="006A6C0A">
      <w:pPr>
        <w:pStyle w:val="Index1"/>
        <w:rPr>
          <w:noProof/>
        </w:rPr>
      </w:pPr>
      <w:r w:rsidRPr="00761C22">
        <w:rPr>
          <w:b/>
          <w:noProof/>
        </w:rPr>
        <w:t>Netzwerkprotokoll</w:t>
      </w:r>
      <w:r>
        <w:rPr>
          <w:noProof/>
        </w:rPr>
        <w:tab/>
        <w:t>6</w:t>
      </w:r>
    </w:p>
    <w:p w14:paraId="7B0FC16E" w14:textId="77777777" w:rsidR="006A6C0A" w:rsidRDefault="006A6C0A">
      <w:pPr>
        <w:pStyle w:val="Index1"/>
        <w:rPr>
          <w:noProof/>
        </w:rPr>
      </w:pPr>
      <w:r>
        <w:rPr>
          <w:noProof/>
        </w:rPr>
        <w:t>Nichtfunktionale Anforderungen</w:t>
      </w:r>
      <w:r>
        <w:rPr>
          <w:noProof/>
        </w:rPr>
        <w:tab/>
        <w:t>22</w:t>
      </w:r>
    </w:p>
    <w:p w14:paraId="267C839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O</w:t>
      </w:r>
    </w:p>
    <w:p w14:paraId="11D0D741" w14:textId="77777777" w:rsidR="006A6C0A" w:rsidRDefault="006A6C0A">
      <w:pPr>
        <w:pStyle w:val="Index1"/>
        <w:rPr>
          <w:noProof/>
        </w:rPr>
      </w:pPr>
      <w:r w:rsidRPr="00761C22">
        <w:rPr>
          <w:b/>
          <w:noProof/>
        </w:rPr>
        <w:t>OSI-Referenzmodell</w:t>
      </w:r>
      <w:r>
        <w:rPr>
          <w:noProof/>
        </w:rPr>
        <w:tab/>
        <w:t>7</w:t>
      </w:r>
    </w:p>
    <w:p w14:paraId="13DE9037"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P</w:t>
      </w:r>
    </w:p>
    <w:p w14:paraId="5C4F38EA" w14:textId="77777777" w:rsidR="006A6C0A" w:rsidRDefault="006A6C0A">
      <w:pPr>
        <w:pStyle w:val="Index1"/>
        <w:rPr>
          <w:noProof/>
        </w:rPr>
      </w:pPr>
      <w:r w:rsidRPr="00761C22">
        <w:rPr>
          <w:noProof/>
        </w:rPr>
        <w:t>Plugin</w:t>
      </w:r>
      <w:r>
        <w:rPr>
          <w:noProof/>
        </w:rPr>
        <w:tab/>
        <w:t>2</w:t>
      </w:r>
    </w:p>
    <w:p w14:paraId="664745EB" w14:textId="77777777" w:rsidR="006A6C0A" w:rsidRDefault="006A6C0A">
      <w:pPr>
        <w:pStyle w:val="Index1"/>
        <w:rPr>
          <w:noProof/>
        </w:rPr>
      </w:pPr>
      <w:r w:rsidRPr="00761C22">
        <w:rPr>
          <w:noProof/>
        </w:rPr>
        <w:t>POST</w:t>
      </w:r>
      <w:r>
        <w:rPr>
          <w:noProof/>
        </w:rPr>
        <w:tab/>
        <w:t>33</w:t>
      </w:r>
    </w:p>
    <w:p w14:paraId="57522B33" w14:textId="77777777" w:rsidR="006A6C0A" w:rsidRDefault="006A6C0A">
      <w:pPr>
        <w:pStyle w:val="Index1"/>
        <w:rPr>
          <w:noProof/>
        </w:rPr>
      </w:pPr>
      <w:r w:rsidRPr="00761C22">
        <w:rPr>
          <w:b/>
          <w:noProof/>
        </w:rPr>
        <w:t>PROFIBUS-FMS</w:t>
      </w:r>
      <w:r>
        <w:rPr>
          <w:noProof/>
        </w:rPr>
        <w:tab/>
        <w:t>14</w:t>
      </w:r>
    </w:p>
    <w:p w14:paraId="065033C6" w14:textId="77777777" w:rsidR="006A6C0A" w:rsidRDefault="006A6C0A">
      <w:pPr>
        <w:pStyle w:val="Index1"/>
        <w:rPr>
          <w:noProof/>
        </w:rPr>
      </w:pPr>
      <w:r>
        <w:rPr>
          <w:noProof/>
        </w:rPr>
        <w:t>Programmierkonzept</w:t>
      </w:r>
      <w:r>
        <w:rPr>
          <w:noProof/>
        </w:rPr>
        <w:tab/>
        <w:t>29</w:t>
      </w:r>
    </w:p>
    <w:p w14:paraId="4DDEEA27"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R</w:t>
      </w:r>
    </w:p>
    <w:p w14:paraId="7BC9AEFC" w14:textId="77777777" w:rsidR="006A6C0A" w:rsidRDefault="006A6C0A">
      <w:pPr>
        <w:pStyle w:val="Index1"/>
        <w:rPr>
          <w:noProof/>
        </w:rPr>
      </w:pPr>
      <w:r>
        <w:rPr>
          <w:noProof/>
        </w:rPr>
        <w:t>React</w:t>
      </w:r>
      <w:r>
        <w:rPr>
          <w:noProof/>
        </w:rPr>
        <w:tab/>
        <w:t>26</w:t>
      </w:r>
    </w:p>
    <w:p w14:paraId="034AEB11" w14:textId="77777777" w:rsidR="006A6C0A" w:rsidRDefault="006A6C0A">
      <w:pPr>
        <w:pStyle w:val="Index1"/>
        <w:rPr>
          <w:noProof/>
        </w:rPr>
      </w:pPr>
      <w:r w:rsidRPr="00761C22">
        <w:rPr>
          <w:noProof/>
        </w:rPr>
        <w:t>REST</w:t>
      </w:r>
      <w:r>
        <w:rPr>
          <w:noProof/>
        </w:rPr>
        <w:tab/>
        <w:t>32</w:t>
      </w:r>
    </w:p>
    <w:p w14:paraId="6C28A5D8" w14:textId="77777777" w:rsidR="006A6C0A" w:rsidRDefault="006A6C0A">
      <w:pPr>
        <w:pStyle w:val="Index1"/>
        <w:rPr>
          <w:noProof/>
        </w:rPr>
      </w:pPr>
      <w:r>
        <w:rPr>
          <w:noProof/>
        </w:rPr>
        <w:t>Ring-Topologie</w:t>
      </w:r>
      <w:r>
        <w:rPr>
          <w:noProof/>
        </w:rPr>
        <w:tab/>
        <w:t>9</w:t>
      </w:r>
    </w:p>
    <w:p w14:paraId="6E6F31ED"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S</w:t>
      </w:r>
    </w:p>
    <w:p w14:paraId="3ADB3594" w14:textId="77777777" w:rsidR="006A6C0A" w:rsidRDefault="006A6C0A">
      <w:pPr>
        <w:pStyle w:val="Index1"/>
        <w:rPr>
          <w:noProof/>
        </w:rPr>
      </w:pPr>
      <w:r w:rsidRPr="00761C22">
        <w:rPr>
          <w:noProof/>
        </w:rPr>
        <w:t>Software</w:t>
      </w:r>
      <w:r>
        <w:rPr>
          <w:noProof/>
        </w:rPr>
        <w:tab/>
        <w:t>2</w:t>
      </w:r>
    </w:p>
    <w:p w14:paraId="06A33893" w14:textId="77777777" w:rsidR="006A6C0A" w:rsidRDefault="006A6C0A">
      <w:pPr>
        <w:pStyle w:val="Index1"/>
        <w:rPr>
          <w:noProof/>
        </w:rPr>
      </w:pPr>
      <w:r w:rsidRPr="00761C22">
        <w:rPr>
          <w:noProof/>
        </w:rPr>
        <w:t>Stern-Topologie</w:t>
      </w:r>
      <w:r>
        <w:rPr>
          <w:noProof/>
        </w:rPr>
        <w:tab/>
        <w:t>10</w:t>
      </w:r>
    </w:p>
    <w:p w14:paraId="3EBE0FA8" w14:textId="77777777" w:rsidR="006A6C0A" w:rsidRDefault="006A6C0A">
      <w:pPr>
        <w:pStyle w:val="Index1"/>
        <w:rPr>
          <w:noProof/>
        </w:rPr>
      </w:pPr>
      <w:r w:rsidRPr="00761C22">
        <w:rPr>
          <w:b/>
          <w:noProof/>
        </w:rPr>
        <w:t>Supervisor</w:t>
      </w:r>
      <w:r>
        <w:rPr>
          <w:noProof/>
        </w:rPr>
        <w:tab/>
        <w:t>7</w:t>
      </w:r>
    </w:p>
    <w:p w14:paraId="1C6B78F9"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T</w:t>
      </w:r>
    </w:p>
    <w:p w14:paraId="620CB33C" w14:textId="77777777" w:rsidR="006A6C0A" w:rsidRDefault="006A6C0A">
      <w:pPr>
        <w:pStyle w:val="Index1"/>
        <w:rPr>
          <w:noProof/>
        </w:rPr>
      </w:pPr>
      <w:r w:rsidRPr="00761C22">
        <w:rPr>
          <w:b/>
          <w:noProof/>
        </w:rPr>
        <w:t>Template</w:t>
      </w:r>
      <w:r>
        <w:rPr>
          <w:noProof/>
        </w:rPr>
        <w:tab/>
        <w:t>25</w:t>
      </w:r>
    </w:p>
    <w:p w14:paraId="1C44E947" w14:textId="77777777" w:rsidR="006A6C0A" w:rsidRDefault="006A6C0A">
      <w:pPr>
        <w:pStyle w:val="Index1"/>
        <w:rPr>
          <w:noProof/>
        </w:rPr>
      </w:pPr>
      <w:r>
        <w:rPr>
          <w:noProof/>
        </w:rPr>
        <w:t>Topology-Editor</w:t>
      </w:r>
      <w:r>
        <w:rPr>
          <w:noProof/>
        </w:rPr>
        <w:tab/>
        <w:t>34, 45</w:t>
      </w:r>
    </w:p>
    <w:p w14:paraId="1AB61286"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U</w:t>
      </w:r>
    </w:p>
    <w:p w14:paraId="55F16E54" w14:textId="77777777" w:rsidR="006A6C0A" w:rsidRDefault="006A6C0A">
      <w:pPr>
        <w:pStyle w:val="Index1"/>
        <w:rPr>
          <w:noProof/>
        </w:rPr>
      </w:pPr>
      <w:r>
        <w:rPr>
          <w:noProof/>
        </w:rPr>
        <w:t>Übertragungssicherheit</w:t>
      </w:r>
      <w:r>
        <w:rPr>
          <w:noProof/>
        </w:rPr>
        <w:tab/>
        <w:t>1</w:t>
      </w:r>
    </w:p>
    <w:p w14:paraId="2A226994" w14:textId="77777777" w:rsidR="006A6C0A" w:rsidRDefault="006A6C0A">
      <w:pPr>
        <w:pStyle w:val="Index1"/>
        <w:rPr>
          <w:noProof/>
        </w:rPr>
      </w:pPr>
      <w:r w:rsidRPr="00761C22">
        <w:rPr>
          <w:noProof/>
        </w:rPr>
        <w:t>URL</w:t>
      </w:r>
      <w:r>
        <w:rPr>
          <w:noProof/>
        </w:rPr>
        <w:tab/>
        <w:t>32</w:t>
      </w:r>
    </w:p>
    <w:p w14:paraId="05391D2C" w14:textId="77777777" w:rsidR="006A6C0A" w:rsidRDefault="006A6C0A">
      <w:pPr>
        <w:pStyle w:val="Indexberschrift"/>
        <w:keepNext/>
        <w:tabs>
          <w:tab w:val="right" w:leader="dot" w:pos="4165"/>
        </w:tabs>
        <w:rPr>
          <w:rFonts w:asciiTheme="minorHAnsi" w:eastAsiaTheme="minorEastAsia" w:hAnsiTheme="minorHAnsi" w:cstheme="minorBidi"/>
          <w:b w:val="0"/>
          <w:bCs w:val="0"/>
          <w:noProof/>
        </w:rPr>
      </w:pPr>
      <w:r>
        <w:rPr>
          <w:noProof/>
        </w:rPr>
        <w:t>V</w:t>
      </w:r>
    </w:p>
    <w:p w14:paraId="7B20E29E" w14:textId="77777777" w:rsidR="006A6C0A" w:rsidRDefault="006A6C0A">
      <w:pPr>
        <w:pStyle w:val="Index1"/>
        <w:rPr>
          <w:noProof/>
        </w:rPr>
      </w:pPr>
      <w:r>
        <w:rPr>
          <w:noProof/>
        </w:rPr>
        <w:t>vollvermaschte Topologie</w:t>
      </w:r>
      <w:r>
        <w:rPr>
          <w:noProof/>
        </w:rPr>
        <w:tab/>
        <w:t>12</w:t>
      </w:r>
    </w:p>
    <w:p w14:paraId="37A2CC19" w14:textId="77777777" w:rsidR="006A6C0A" w:rsidRDefault="006A6C0A">
      <w:pPr>
        <w:pStyle w:val="Index1"/>
        <w:rPr>
          <w:noProof/>
        </w:rPr>
      </w:pPr>
      <w:r w:rsidRPr="00761C22">
        <w:rPr>
          <w:noProof/>
        </w:rPr>
        <w:t>Vue</w:t>
      </w:r>
      <w:r>
        <w:rPr>
          <w:noProof/>
        </w:rPr>
        <w:tab/>
        <w:t>26</w:t>
      </w:r>
    </w:p>
    <w:p w14:paraId="20D5BCD2" w14:textId="42B98301" w:rsidR="006A6C0A" w:rsidRDefault="006A6C0A">
      <w:pPr>
        <w:pStyle w:val="Textkrper"/>
        <w:rPr>
          <w:noProof/>
        </w:rPr>
        <w:sectPr w:rsidR="006A6C0A" w:rsidSect="006A6C0A">
          <w:type w:val="continuous"/>
          <w:pgSz w:w="11906" w:h="16838" w:code="9"/>
          <w:pgMar w:top="1701" w:right="1418" w:bottom="1134" w:left="1418" w:header="709" w:footer="709" w:gutter="0"/>
          <w:cols w:num="2" w:space="720"/>
          <w:docGrid w:linePitch="360"/>
        </w:sectPr>
      </w:pPr>
    </w:p>
    <w:p w14:paraId="6DE98101" w14:textId="7131DC1A"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6A6C0A">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76" w:name="_Toc517096412"/>
      <w:bookmarkStart w:id="277" w:name="_Toc521311652"/>
      <w:r w:rsidRPr="00212703">
        <w:lastRenderedPageBreak/>
        <w:t>Glossar</w:t>
      </w:r>
      <w:bookmarkEnd w:id="276"/>
      <w:bookmarkEnd w:id="277"/>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EF06A4"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EF06A4"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EF06A4"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8"/>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78" w:name="_Toc517096413"/>
      <w:bookmarkStart w:id="279" w:name="_Toc521311653"/>
      <w:r w:rsidRPr="00212703">
        <w:lastRenderedPageBreak/>
        <w:t>Erklärung der Kandidatin / des Kandidaten</w:t>
      </w:r>
      <w:bookmarkEnd w:id="278"/>
      <w:bookmarkEnd w:id="279"/>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9"/>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Renato da Silva Goncalves" w:date="2018-07-23T08:04:00Z" w:initials="RdSG">
    <w:p w14:paraId="77F09B84" w14:textId="45531E40" w:rsidR="00EF06A4" w:rsidRDefault="00EF06A4">
      <w:pPr>
        <w:pStyle w:val="Kommentartext"/>
      </w:pPr>
      <w:r>
        <w:rPr>
          <w:rStyle w:val="Kommentarzeichen"/>
        </w:rPr>
        <w:annotationRef/>
      </w:r>
      <w:r>
        <w:t>Was ist die Binärkomponente?</w:t>
      </w:r>
    </w:p>
  </w:comment>
  <w:comment w:id="16" w:author="Renato da Silva Goncalves" w:date="2018-07-23T08:05:00Z" w:initials="RdSG">
    <w:p w14:paraId="032A1C59" w14:textId="2440D078" w:rsidR="00EF06A4" w:rsidRDefault="00EF06A4">
      <w:pPr>
        <w:pStyle w:val="Kommentartext"/>
      </w:pPr>
      <w:r>
        <w:rPr>
          <w:rStyle w:val="Kommentarzeichen"/>
        </w:rPr>
        <w:annotationRef/>
      </w:r>
      <w:r>
        <w:t>Schreibt man das nicht zusammen?</w:t>
      </w:r>
    </w:p>
  </w:comment>
  <w:comment w:id="21" w:author="Renato da Silva Goncalves" w:date="2018-07-23T08:08:00Z" w:initials="RdSG">
    <w:p w14:paraId="1D604411" w14:textId="5176E62C" w:rsidR="00EF06A4" w:rsidRDefault="00EF06A4">
      <w:pPr>
        <w:pStyle w:val="Kommentartext"/>
      </w:pPr>
      <w:r>
        <w:rPr>
          <w:rStyle w:val="Kommentarzeichen"/>
        </w:rPr>
        <w:annotationRef/>
      </w:r>
      <w:r>
        <w:t>Zusätlich benötigte Resourcen?</w:t>
      </w:r>
    </w:p>
    <w:p w14:paraId="596912B4" w14:textId="2CB3D8E2" w:rsidR="00EF06A4" w:rsidRDefault="00EF06A4">
      <w:pPr>
        <w:pStyle w:val="Kommentartext"/>
      </w:pPr>
      <w:r>
        <w:t>Da kann man den „Student“ vielleicht komplett weg lassen</w:t>
      </w:r>
    </w:p>
  </w:comment>
  <w:comment w:id="28" w:author="Renato da Silva Goncalves" w:date="2018-07-23T08:09:00Z" w:initials="RdSG">
    <w:p w14:paraId="6DE2FD79" w14:textId="77777777" w:rsidR="00EF06A4" w:rsidRDefault="00EF06A4">
      <w:pPr>
        <w:pStyle w:val="Kommentartext"/>
      </w:pPr>
      <w:r>
        <w:rPr>
          <w:rStyle w:val="Kommentarzeichen"/>
        </w:rPr>
        <w:annotationRef/>
      </w:r>
      <w:r>
        <w:t>Ich bin es eher gewohnt die Firmenvorstellung am Anfang zu sehen. Also eins der ersten Kapitel. Hier sind wir schon beim 4. Unterkapitel.</w:t>
      </w:r>
    </w:p>
    <w:p w14:paraId="4A929B21" w14:textId="77777777" w:rsidR="00EF06A4" w:rsidRDefault="00EF06A4">
      <w:pPr>
        <w:pStyle w:val="Kommentartext"/>
      </w:pPr>
    </w:p>
    <w:p w14:paraId="09AF3536" w14:textId="65FF36B5" w:rsidR="00EF06A4" w:rsidRDefault="00EF06A4">
      <w:pPr>
        <w:pStyle w:val="Kommentartext"/>
      </w:pPr>
      <w:r>
        <w:t>Wie gesagt…. Ich bin es nicht gewohnt das so spät zu sehen…</w:t>
      </w:r>
    </w:p>
  </w:comment>
  <w:comment w:id="29" w:author="Renato da Silva Goncalves" w:date="2018-07-23T08:11:00Z" w:initials="RdSG">
    <w:p w14:paraId="02AC41DA" w14:textId="7815601D" w:rsidR="00EF06A4" w:rsidRDefault="00EF06A4">
      <w:pPr>
        <w:pStyle w:val="Kommentartext"/>
      </w:pPr>
      <w:r>
        <w:rPr>
          <w:rStyle w:val="Kommentarzeichen"/>
        </w:rPr>
        <w:annotationRef/>
      </w:r>
      <w:r>
        <w:t>Was bringt diese Information in Klammern</w:t>
      </w:r>
    </w:p>
  </w:comment>
  <w:comment w:id="40" w:author="Renato da Silva Goncalves" w:date="2018-07-23T08:15:00Z" w:initials="RdSG">
    <w:p w14:paraId="7E00932E" w14:textId="34ACA268" w:rsidR="00EF06A4" w:rsidRDefault="00EF06A4">
      <w:pPr>
        <w:pStyle w:val="Kommentartext"/>
      </w:pPr>
      <w:r>
        <w:rPr>
          <w:rStyle w:val="Kommentarzeichen"/>
        </w:rPr>
        <w:annotationRef/>
      </w:r>
      <w:r>
        <w:t>Geräte</w:t>
      </w:r>
    </w:p>
  </w:comment>
  <w:comment w:id="41" w:author="Renato da Silva Goncalves" w:date="2018-07-23T08:15:00Z" w:initials="RdSG">
    <w:p w14:paraId="6FDDAA64" w14:textId="1070DBD7" w:rsidR="00EF06A4" w:rsidRDefault="00EF06A4">
      <w:pPr>
        <w:pStyle w:val="Kommentartext"/>
      </w:pPr>
      <w:r>
        <w:rPr>
          <w:rStyle w:val="Kommentarzeichen"/>
        </w:rPr>
        <w:annotationRef/>
      </w:r>
      <w:r>
        <w:t>Geräten</w:t>
      </w:r>
    </w:p>
  </w:comment>
  <w:comment w:id="42" w:author="Renato da Silva Goncalves" w:date="2018-07-23T08:16:00Z" w:initials="RdSG">
    <w:p w14:paraId="0643A35F" w14:textId="76967F20" w:rsidR="00EF06A4" w:rsidRDefault="00EF06A4">
      <w:pPr>
        <w:pStyle w:val="Kommentartext"/>
      </w:pPr>
      <w:r>
        <w:rPr>
          <w:rStyle w:val="Kommentarzeichen"/>
        </w:rPr>
        <w:annotationRef/>
      </w:r>
      <w:r>
        <w:t>Den Punkt hier vielleicht vor Supervisor setzen weil du es dort benutzt.</w:t>
      </w:r>
    </w:p>
  </w:comment>
  <w:comment w:id="52" w:author="Renato da Silva Goncalves" w:date="2018-07-23T08:27:00Z" w:initials="RdSG">
    <w:p w14:paraId="6630BD2F" w14:textId="36DE237A" w:rsidR="00EF06A4" w:rsidRDefault="00EF06A4">
      <w:pPr>
        <w:pStyle w:val="Kommentartext"/>
      </w:pPr>
      <w:r>
        <w:rPr>
          <w:rStyle w:val="Kommentarzeichen"/>
        </w:rPr>
        <w:annotationRef/>
      </w:r>
      <w:r>
        <w:t>Der Satz hört sich nicht komplett an.</w:t>
      </w:r>
    </w:p>
  </w:comment>
  <w:comment w:id="53" w:author="Renato da Silva Goncalves" w:date="2018-07-23T08:27:00Z" w:initials="RdSG">
    <w:p w14:paraId="4C2F9FFC" w14:textId="109327A4" w:rsidR="00EF06A4" w:rsidRDefault="00EF06A4">
      <w:pPr>
        <w:pStyle w:val="Kommentartext"/>
      </w:pPr>
      <w:r>
        <w:rPr>
          <w:rStyle w:val="Kommentarzeichen"/>
        </w:rPr>
        <w:annotationRef/>
      </w:r>
      <w:r>
        <w:t>Hört sich auch nicht fertig an</w:t>
      </w:r>
    </w:p>
  </w:comment>
  <w:comment w:id="65" w:author="Renato da Silva Goncalves" w:date="2018-07-23T08:18:00Z" w:initials="RdSG">
    <w:p w14:paraId="411BCCB1" w14:textId="1B0C2958" w:rsidR="00EF06A4" w:rsidRDefault="00EF06A4">
      <w:pPr>
        <w:pStyle w:val="Kommentartext"/>
      </w:pPr>
      <w:r>
        <w:rPr>
          <w:rStyle w:val="Kommentarzeichen"/>
        </w:rPr>
        <w:annotationRef/>
      </w:r>
      <w:r>
        <w:t>Auf die nächste Seite setzen. Sonst ist das von den Punkten zu sehr getrennt.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F09B84" w15:done="0"/>
  <w15:commentEx w15:paraId="032A1C59" w15:done="0"/>
  <w15:commentEx w15:paraId="596912B4" w15:done="0"/>
  <w15:commentEx w15:paraId="09AF3536" w15:done="0"/>
  <w15:commentEx w15:paraId="02AC41DA" w15:done="0"/>
  <w15:commentEx w15:paraId="7E00932E" w15:done="0"/>
  <w15:commentEx w15:paraId="6FDDAA64" w15:done="0"/>
  <w15:commentEx w15:paraId="0643A35F" w15:done="0"/>
  <w15:commentEx w15:paraId="6630BD2F" w15:done="0"/>
  <w15:commentEx w15:paraId="4C2F9FFC" w15:done="0"/>
  <w15:commentEx w15:paraId="411BCCB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9548C" w14:textId="77777777" w:rsidR="002530C4" w:rsidRDefault="002530C4">
      <w:r>
        <w:separator/>
      </w:r>
    </w:p>
  </w:endnote>
  <w:endnote w:type="continuationSeparator" w:id="0">
    <w:p w14:paraId="10C62CAF" w14:textId="77777777" w:rsidR="002530C4" w:rsidRDefault="002530C4">
      <w:r>
        <w:continuationSeparator/>
      </w:r>
    </w:p>
  </w:endnote>
  <w:endnote w:type="continuationNotice" w:id="1">
    <w:p w14:paraId="0C8C93E0" w14:textId="77777777" w:rsidR="002530C4" w:rsidRDefault="002530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906390"/>
      <w:docPartObj>
        <w:docPartGallery w:val="Page Numbers (Bottom of Page)"/>
        <w:docPartUnique/>
      </w:docPartObj>
    </w:sdtPr>
    <w:sdtContent>
      <w:p w14:paraId="54F6AF0C" w14:textId="7E8E8028" w:rsidR="00EF06A4" w:rsidRDefault="00EF06A4">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EF06A4" w:rsidRDefault="00EF06A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98"/>
      <w:docPartObj>
        <w:docPartGallery w:val="Page Numbers (Bottom of Page)"/>
        <w:docPartUnique/>
      </w:docPartObj>
    </w:sdtPr>
    <w:sdtContent>
      <w:p w14:paraId="3524ED93" w14:textId="39C3114C" w:rsidR="00EF06A4" w:rsidRDefault="00EF06A4">
        <w:pPr>
          <w:pStyle w:val="Fuzeile"/>
          <w:jc w:val="right"/>
        </w:pPr>
        <w:r>
          <w:fldChar w:fldCharType="begin"/>
        </w:r>
        <w:r>
          <w:instrText>PAGE   \* MERGEFORMAT</w:instrText>
        </w:r>
        <w:r>
          <w:fldChar w:fldCharType="separate"/>
        </w:r>
        <w:r w:rsidR="000B1538">
          <w:rPr>
            <w:noProof/>
          </w:rPr>
          <w:t>iv</w:t>
        </w:r>
        <w:r>
          <w:fldChar w:fldCharType="end"/>
        </w:r>
      </w:p>
    </w:sdtContent>
  </w:sdt>
  <w:p w14:paraId="64BADF91" w14:textId="4AFEE36A" w:rsidR="00EF06A4" w:rsidRDefault="00EF06A4"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92619"/>
      <w:docPartObj>
        <w:docPartGallery w:val="Page Numbers (Bottom of Page)"/>
        <w:docPartUnique/>
      </w:docPartObj>
    </w:sdtPr>
    <w:sdtContent>
      <w:p w14:paraId="076E8648" w14:textId="1ADF00D5" w:rsidR="00EF06A4" w:rsidRDefault="00EF06A4">
        <w:pPr>
          <w:pStyle w:val="Fuzeile"/>
          <w:jc w:val="right"/>
        </w:pPr>
        <w:r>
          <w:fldChar w:fldCharType="begin"/>
        </w:r>
        <w:r>
          <w:instrText>PAGE   \* MERGEFORMAT</w:instrText>
        </w:r>
        <w:r>
          <w:fldChar w:fldCharType="separate"/>
        </w:r>
        <w:r w:rsidR="000B1538">
          <w:rPr>
            <w:noProof/>
          </w:rPr>
          <w:t>vii</w:t>
        </w:r>
        <w:r>
          <w:fldChar w:fldCharType="end"/>
        </w:r>
      </w:p>
    </w:sdtContent>
  </w:sdt>
  <w:p w14:paraId="362236F2" w14:textId="77777777" w:rsidR="00EF06A4" w:rsidRDefault="00EF06A4"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73778"/>
      <w:docPartObj>
        <w:docPartGallery w:val="Page Numbers (Bottom of Page)"/>
        <w:docPartUnique/>
      </w:docPartObj>
    </w:sdtPr>
    <w:sdtContent>
      <w:p w14:paraId="1A83E17E" w14:textId="4640FF87" w:rsidR="00EF06A4" w:rsidRDefault="00EF06A4">
        <w:pPr>
          <w:pStyle w:val="Fuzeile"/>
          <w:jc w:val="right"/>
        </w:pPr>
        <w:r>
          <w:fldChar w:fldCharType="begin"/>
        </w:r>
        <w:r>
          <w:instrText>PAGE   \* MERGEFORMAT</w:instrText>
        </w:r>
        <w:r>
          <w:fldChar w:fldCharType="separate"/>
        </w:r>
        <w:r w:rsidR="00C66F9C">
          <w:rPr>
            <w:noProof/>
          </w:rPr>
          <w:t>30</w:t>
        </w:r>
        <w:r>
          <w:fldChar w:fldCharType="end"/>
        </w:r>
      </w:p>
    </w:sdtContent>
  </w:sdt>
  <w:p w14:paraId="506E53C0" w14:textId="77777777" w:rsidR="00EF06A4" w:rsidRDefault="00EF06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17945" w14:textId="77777777" w:rsidR="002530C4" w:rsidRDefault="002530C4">
      <w:r>
        <w:separator/>
      </w:r>
    </w:p>
  </w:footnote>
  <w:footnote w:type="continuationSeparator" w:id="0">
    <w:p w14:paraId="5BDC930A" w14:textId="77777777" w:rsidR="002530C4" w:rsidRDefault="002530C4">
      <w:r>
        <w:continuationSeparator/>
      </w:r>
    </w:p>
  </w:footnote>
  <w:footnote w:type="continuationNotice" w:id="1">
    <w:p w14:paraId="362D9489" w14:textId="77777777" w:rsidR="002530C4" w:rsidRDefault="002530C4"/>
  </w:footnote>
  <w:footnote w:id="2">
    <w:p w14:paraId="3338359C" w14:textId="1120C57F" w:rsidR="00EF06A4" w:rsidRDefault="00EF06A4">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678AD283" w14:textId="67C261E8" w:rsidR="00EF06A4" w:rsidRDefault="00EF06A4">
      <w:pPr>
        <w:pStyle w:val="Funotentext"/>
      </w:pPr>
      <w:r>
        <w:rPr>
          <w:rStyle w:val="Funotenzeichen"/>
        </w:rPr>
        <w:footnoteRef/>
      </w:r>
      <w:r>
        <w:t xml:space="preserve"> </w:t>
      </w:r>
      <w:r w:rsidRPr="00F305A1">
        <w:t xml:space="preserve">ist </w:t>
      </w:r>
      <w:r>
        <w:t>die</w:t>
      </w:r>
      <w:r w:rsidRPr="00F305A1">
        <w:t xml:space="preserve"> Komponente</w:t>
      </w:r>
      <w:r>
        <w:t xml:space="preserve">, die topologische Informationen optimiert speichert. Sie </w:t>
      </w:r>
      <w:r w:rsidRPr="00F305A1">
        <w:t>enthält Dateien, die keine Textdatei sind.</w:t>
      </w:r>
    </w:p>
  </w:footnote>
  <w:footnote w:id="4">
    <w:p w14:paraId="3365ECAA" w14:textId="77777777" w:rsidR="00EF06A4" w:rsidRPr="008F1C31" w:rsidRDefault="00EF06A4" w:rsidP="009A5CA1">
      <w:pPr>
        <w:pStyle w:val="Funotentext"/>
      </w:pPr>
      <w:r>
        <w:rPr>
          <w:rStyle w:val="Funotenzeichen"/>
        </w:rPr>
        <w:footnoteRef/>
      </w:r>
      <w:r>
        <w:t xml:space="preserve"> PC steht für </w:t>
      </w:r>
      <w:r w:rsidRPr="008F1C31">
        <w:t>Personal Computer</w:t>
      </w:r>
    </w:p>
  </w:footnote>
  <w:footnote w:id="5">
    <w:p w14:paraId="683515F7" w14:textId="77777777" w:rsidR="00EF06A4" w:rsidRPr="00EF06A4" w:rsidRDefault="00EF06A4" w:rsidP="009A5CA1">
      <w:pPr>
        <w:pStyle w:val="Funotentext"/>
        <w:rPr>
          <w:lang w:val="en-US"/>
        </w:rPr>
      </w:pPr>
      <w:r>
        <w:rPr>
          <w:rStyle w:val="Funotenzeichen"/>
        </w:rPr>
        <w:footnoteRef/>
      </w:r>
      <w:r w:rsidRPr="00EF06A4">
        <w:rPr>
          <w:lang w:val="en-US"/>
        </w:rPr>
        <w:t xml:space="preserve"> OEM steht für Original Equipment Manufacturer</w:t>
      </w:r>
    </w:p>
  </w:footnote>
  <w:footnote w:id="6">
    <w:p w14:paraId="2E5D46D5" w14:textId="7D557641" w:rsidR="00EF06A4" w:rsidRPr="00EF06A4" w:rsidRDefault="00EF06A4">
      <w:pPr>
        <w:pStyle w:val="Funotentext"/>
        <w:rPr>
          <w:lang w:val="en-US"/>
        </w:rPr>
      </w:pPr>
      <w:r>
        <w:rPr>
          <w:rStyle w:val="Funotenzeichen"/>
        </w:rPr>
        <w:footnoteRef/>
      </w:r>
      <w:r w:rsidRPr="00EF06A4">
        <w:rPr>
          <w:lang w:val="en-US"/>
        </w:rPr>
        <w:t xml:space="preserve"> IIoT steht für Industrial Internet of Thing</w:t>
      </w:r>
    </w:p>
  </w:footnote>
  <w:footnote w:id="7">
    <w:p w14:paraId="45383149" w14:textId="6B9BABDE" w:rsidR="00EF06A4" w:rsidRPr="00EF06A4" w:rsidRDefault="00EF06A4">
      <w:pPr>
        <w:pStyle w:val="Funotentext"/>
        <w:rPr>
          <w:lang w:val="en-US"/>
        </w:rPr>
      </w:pPr>
      <w:r>
        <w:rPr>
          <w:rStyle w:val="Funotenzeichen"/>
        </w:rPr>
        <w:footnoteRef/>
      </w:r>
      <w:r w:rsidRPr="00EF06A4">
        <w:rPr>
          <w:lang w:val="en-US"/>
        </w:rPr>
        <w:t xml:space="preserve"> TCP steht für Transmission Control Protocol</w:t>
      </w:r>
    </w:p>
  </w:footnote>
  <w:footnote w:id="8">
    <w:p w14:paraId="25E75E44" w14:textId="2C082C1D" w:rsidR="00EF06A4" w:rsidRPr="00EF06A4" w:rsidRDefault="00EF06A4">
      <w:pPr>
        <w:pStyle w:val="Funotentext"/>
        <w:rPr>
          <w:lang w:val="en-US"/>
        </w:rPr>
      </w:pPr>
      <w:r>
        <w:rPr>
          <w:rStyle w:val="Funotenzeichen"/>
        </w:rPr>
        <w:footnoteRef/>
      </w:r>
      <w:r w:rsidRPr="00EF06A4">
        <w:rPr>
          <w:lang w:val="en-US"/>
        </w:rPr>
        <w:t xml:space="preserve"> IP steht für Internet Protocol</w:t>
      </w:r>
    </w:p>
  </w:footnote>
  <w:footnote w:id="9">
    <w:p w14:paraId="6C41FEFC" w14:textId="6F96004F" w:rsidR="00EF06A4" w:rsidRPr="00EF06A4" w:rsidRDefault="00EF06A4" w:rsidP="00A203E5">
      <w:pPr>
        <w:pStyle w:val="Funotentext"/>
        <w:rPr>
          <w:lang w:val="en-US"/>
        </w:rPr>
      </w:pPr>
      <w:r>
        <w:rPr>
          <w:rStyle w:val="Funotenzeichen"/>
        </w:rPr>
        <w:footnoteRef/>
      </w:r>
      <w:r w:rsidRPr="00EF06A4">
        <w:rPr>
          <w:lang w:val="en-US"/>
        </w:rPr>
        <w:t xml:space="preserve"> OSI steht für Open Systems Interconnection</w:t>
      </w:r>
    </w:p>
  </w:footnote>
  <w:footnote w:id="10">
    <w:p w14:paraId="1908335B" w14:textId="2C53FBE0" w:rsidR="00EF06A4" w:rsidRDefault="00EF06A4">
      <w:pPr>
        <w:pStyle w:val="Funotentext"/>
      </w:pPr>
      <w:r>
        <w:rPr>
          <w:rStyle w:val="Funotenzeichen"/>
        </w:rPr>
        <w:footnoteRef/>
      </w:r>
      <w:r>
        <w:t xml:space="preserve"> T-Stücke sind </w:t>
      </w:r>
      <w:r w:rsidRPr="007614D8">
        <w:t>Verbindungsglieder, die drei Anschlüsse besitzen</w:t>
      </w:r>
    </w:p>
  </w:footnote>
  <w:footnote w:id="11">
    <w:p w14:paraId="445B0151" w14:textId="204179E6" w:rsidR="00EF06A4" w:rsidRDefault="00EF06A4">
      <w:pPr>
        <w:pStyle w:val="Funotentext"/>
      </w:pPr>
      <w:r>
        <w:rPr>
          <w:rStyle w:val="Funotenzeichen"/>
        </w:rPr>
        <w:footnoteRef/>
      </w:r>
      <w:r>
        <w:t xml:space="preserve"> </w:t>
      </w:r>
      <w:r w:rsidRPr="007614D8">
        <w:t>Reflektionen sind ungewollte elektrische Wellen, die auf eine Übertragungsleitung entstehen.</w:t>
      </w:r>
    </w:p>
  </w:footnote>
  <w:footnote w:id="12">
    <w:p w14:paraId="2C552012" w14:textId="59D91534" w:rsidR="00EF06A4" w:rsidRDefault="00EF06A4">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3">
    <w:p w14:paraId="5572A438" w14:textId="46A3468F" w:rsidR="00EF06A4" w:rsidRDefault="00EF06A4">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4">
    <w:p w14:paraId="15E2AF08" w14:textId="3E52D202" w:rsidR="00EF06A4" w:rsidRDefault="00EF06A4">
      <w:pPr>
        <w:pStyle w:val="Funotentext"/>
      </w:pPr>
      <w:r>
        <w:rPr>
          <w:rStyle w:val="Funotenzeichen"/>
        </w:rPr>
        <w:footnoteRef/>
      </w:r>
      <w:r>
        <w:t xml:space="preserve"> Durchmesser versteht man die maximale direkte Entfernung, die zwischen zwei Stationen besteht</w:t>
      </w:r>
    </w:p>
  </w:footnote>
  <w:footnote w:id="15">
    <w:p w14:paraId="1C3E4EE6" w14:textId="77777777" w:rsidR="00EF06A4" w:rsidRDefault="00EF06A4">
      <w:pPr>
        <w:pStyle w:val="Funotentext"/>
      </w:pPr>
      <w:r>
        <w:rPr>
          <w:rStyle w:val="Funotenzeichen"/>
        </w:rPr>
        <w:footnoteRef/>
      </w:r>
      <w:r>
        <w:t xml:space="preserve"> </w:t>
      </w:r>
      <w:r w:rsidRPr="00FD33D7">
        <w:t>Switch ist ein elektronisches Gerät zur Verbindung mehrerer Stationen in einem lokalen Netzwerk (LAN).</w:t>
      </w:r>
    </w:p>
  </w:footnote>
  <w:footnote w:id="16">
    <w:p w14:paraId="20677BE4" w14:textId="77777777" w:rsidR="00EF06A4" w:rsidRDefault="00EF06A4">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7">
    <w:p w14:paraId="3D70380B" w14:textId="26CDD1CC" w:rsidR="00EF06A4" w:rsidRDefault="00EF06A4">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8">
    <w:p w14:paraId="3484DEB7" w14:textId="3CC3074D" w:rsidR="00EF06A4" w:rsidRDefault="00EF06A4">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9">
    <w:p w14:paraId="3B3D9E8D" w14:textId="3AAF2B76" w:rsidR="00EF06A4" w:rsidRDefault="00EF06A4">
      <w:pPr>
        <w:pStyle w:val="Funotentext"/>
      </w:pPr>
      <w:r>
        <w:rPr>
          <w:rStyle w:val="Funotenzeichen"/>
        </w:rPr>
        <w:footnoteRef/>
      </w:r>
      <w:r>
        <w:t xml:space="preserve"> C# </w:t>
      </w:r>
      <w:r w:rsidRPr="00974411">
        <w:t>ist eine objektorientierte Programmiersprache von der Firma Microsoft und ist plattformunabhängig.</w:t>
      </w:r>
    </w:p>
  </w:footnote>
  <w:footnote w:id="20">
    <w:p w14:paraId="0BDE8988" w14:textId="539FF60D" w:rsidR="00EF06A4" w:rsidRDefault="00EF06A4">
      <w:pPr>
        <w:pStyle w:val="Funotentext"/>
      </w:pPr>
      <w:r>
        <w:rPr>
          <w:rStyle w:val="Funotenzeichen"/>
        </w:rPr>
        <w:footnoteRef/>
      </w:r>
      <w:r>
        <w:t xml:space="preserve"> WPF </w:t>
      </w:r>
      <w:r w:rsidRPr="00974411">
        <w:t>ist eine Klassenbibliothek zur Entwicklung von grafischen Benutzeroberflächen</w:t>
      </w:r>
      <w:r>
        <w:t>.</w:t>
      </w:r>
    </w:p>
  </w:footnote>
  <w:footnote w:id="21">
    <w:p w14:paraId="0254257D" w14:textId="0EC77172" w:rsidR="00EF06A4" w:rsidRPr="00EF06A4" w:rsidRDefault="00EF06A4" w:rsidP="009F6D64">
      <w:pPr>
        <w:pStyle w:val="Funotentext"/>
        <w:rPr>
          <w:lang w:val="en-US"/>
        </w:rPr>
      </w:pPr>
      <w:r>
        <w:rPr>
          <w:rStyle w:val="Funotenzeichen"/>
        </w:rPr>
        <w:footnoteRef/>
      </w:r>
      <w:r w:rsidRPr="00EF06A4">
        <w:rPr>
          <w:lang w:val="en-US"/>
        </w:rPr>
        <w:t xml:space="preserve"> Functional Requirement</w:t>
      </w:r>
    </w:p>
  </w:footnote>
  <w:footnote w:id="22">
    <w:p w14:paraId="6E9CB684" w14:textId="7B997991" w:rsidR="00EF06A4" w:rsidRPr="00D111CD" w:rsidRDefault="00EF06A4" w:rsidP="00B66996">
      <w:pPr>
        <w:pStyle w:val="Funotentext"/>
        <w:rPr>
          <w:lang w:val="en-US"/>
        </w:rPr>
      </w:pPr>
      <w:r>
        <w:rPr>
          <w:rStyle w:val="Funotenzeichen"/>
        </w:rPr>
        <w:footnoteRef/>
      </w:r>
      <w:r w:rsidRPr="00D111CD">
        <w:rPr>
          <w:lang w:val="en-US"/>
        </w:rPr>
        <w:t xml:space="preserve"> NFR steht für Nonfunctional Requirement</w:t>
      </w:r>
    </w:p>
  </w:footnote>
  <w:footnote w:id="23">
    <w:p w14:paraId="3D514221" w14:textId="3990A690" w:rsidR="00EF06A4" w:rsidRPr="00D111CD" w:rsidRDefault="00EF06A4">
      <w:pPr>
        <w:pStyle w:val="Funotentext"/>
      </w:pPr>
      <w:r>
        <w:rPr>
          <w:rStyle w:val="Funotenzeichen"/>
        </w:rPr>
        <w:footnoteRef/>
      </w:r>
      <w:r w:rsidRPr="00D111CD">
        <w:t xml:space="preserve"> XML steht für eXtensible Markup Language und ist ein</w:t>
      </w:r>
      <w:r>
        <w:t xml:space="preserve"> textbasiertes Datenformat</w:t>
      </w:r>
      <w:r w:rsidRPr="00D111CD">
        <w:t xml:space="preserve"> zur Darstellung hierarchisch strukturierter Daten ähnlich wie JSON.</w:t>
      </w:r>
    </w:p>
  </w:footnote>
  <w:footnote w:id="24">
    <w:p w14:paraId="1F197F0E" w14:textId="110928B3" w:rsidR="00EF06A4" w:rsidRDefault="00EF06A4">
      <w:pPr>
        <w:pStyle w:val="Funotentext"/>
      </w:pPr>
      <w:r>
        <w:rPr>
          <w:rStyle w:val="Funotenzeichen"/>
        </w:rPr>
        <w:footnoteRef/>
      </w:r>
      <w:r>
        <w:t xml:space="preserve"> </w:t>
      </w:r>
      <w:r w:rsidRPr="00517733">
        <w:t xml:space="preserve">JSON </w:t>
      </w:r>
      <w:r>
        <w:t>steht für JavaScript Object Notation</w:t>
      </w:r>
    </w:p>
  </w:footnote>
  <w:footnote w:id="25">
    <w:p w14:paraId="6FFDC5CB" w14:textId="3997BD7E" w:rsidR="00EF06A4" w:rsidRDefault="00EF06A4">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6">
    <w:p w14:paraId="1DCD78AC" w14:textId="77777777" w:rsidR="00EF06A4" w:rsidRDefault="00EF06A4" w:rsidP="004F5684">
      <w:pPr>
        <w:pStyle w:val="Funotentext"/>
      </w:pPr>
      <w:r>
        <w:rPr>
          <w:rStyle w:val="Funotenzeichen"/>
        </w:rPr>
        <w:footnoteRef/>
      </w:r>
      <w:r>
        <w:t xml:space="preserve"> beschreibt ein Computerprogramm, welches auf einem zentralen Computer ausgeführt wird</w:t>
      </w:r>
    </w:p>
  </w:footnote>
  <w:footnote w:id="27">
    <w:p w14:paraId="701903E7" w14:textId="77777777" w:rsidR="00EF06A4" w:rsidRDefault="00EF06A4"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8">
    <w:p w14:paraId="7AE7FFA2" w14:textId="298070FD" w:rsidR="00EF06A4" w:rsidRDefault="00EF06A4">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9">
    <w:p w14:paraId="5AEE46E6" w14:textId="242DB51E" w:rsidR="00EF06A4" w:rsidRPr="00F4046D" w:rsidRDefault="00EF06A4" w:rsidP="00F4046D">
      <w:pPr>
        <w:pStyle w:val="Funotentext"/>
      </w:pPr>
      <w:r>
        <w:rPr>
          <w:rStyle w:val="Funotenzeichen"/>
        </w:rPr>
        <w:footnoteRef/>
      </w:r>
      <w:r>
        <w:t xml:space="preserve"> </w:t>
      </w:r>
      <w:r w:rsidRPr="00F4046D">
        <w:t>ist ein HTML-Anweisung in spitzen Klammern</w:t>
      </w:r>
    </w:p>
  </w:footnote>
  <w:footnote w:id="30">
    <w:p w14:paraId="2B7D4937" w14:textId="69A3E9D8" w:rsidR="00EF06A4" w:rsidRDefault="00EF06A4">
      <w:pPr>
        <w:pStyle w:val="Funotentext"/>
      </w:pPr>
      <w:r>
        <w:rPr>
          <w:rStyle w:val="Funotenzeichen"/>
        </w:rPr>
        <w:footnoteRef/>
      </w:r>
      <w:r>
        <w:t xml:space="preserve"> steht für Single-Page A</w:t>
      </w:r>
      <w:r w:rsidRPr="00F4046D">
        <w:t>pplication</w:t>
      </w:r>
    </w:p>
  </w:footnote>
  <w:footnote w:id="31">
    <w:p w14:paraId="5BAB631D" w14:textId="50BBF634" w:rsidR="00EF06A4" w:rsidRDefault="00EF06A4">
      <w:pPr>
        <w:pStyle w:val="Funotentext"/>
      </w:pPr>
      <w:r>
        <w:rPr>
          <w:rStyle w:val="Funotenzeichen"/>
        </w:rPr>
        <w:footnoteRef/>
      </w:r>
      <w:r>
        <w:t xml:space="preserve"> Steht für User Interface</w:t>
      </w:r>
    </w:p>
  </w:footnote>
  <w:footnote w:id="32">
    <w:p w14:paraId="56F1094B" w14:textId="5D099793" w:rsidR="00EF06A4" w:rsidRPr="0084014F" w:rsidRDefault="00EF06A4"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3">
    <w:p w14:paraId="77FE56FD" w14:textId="77777777" w:rsidR="00EF06A4" w:rsidRDefault="00EF06A4" w:rsidP="00B66996">
      <w:pPr>
        <w:pStyle w:val="Funotentext"/>
      </w:pPr>
      <w:r>
        <w:rPr>
          <w:rStyle w:val="Funotenzeichen"/>
        </w:rPr>
        <w:footnoteRef/>
      </w:r>
      <w:r>
        <w:t xml:space="preserve"> </w:t>
      </w:r>
      <w:r w:rsidRPr="0073341D">
        <w:t>ist eine Komponente eines grafischen Fenstersystems</w:t>
      </w:r>
      <w:r>
        <w:t>.</w:t>
      </w:r>
    </w:p>
  </w:footnote>
  <w:footnote w:id="34">
    <w:p w14:paraId="52ADAA53" w14:textId="14B60FDB" w:rsidR="00EF06A4" w:rsidRPr="00FC3A01" w:rsidRDefault="00EF06A4" w:rsidP="00BF0976">
      <w:pPr>
        <w:pStyle w:val="Funotentext"/>
        <w:rPr>
          <w:lang w:val="en-US"/>
        </w:rPr>
      </w:pPr>
      <w:r>
        <w:rPr>
          <w:rStyle w:val="Funotenzeichen"/>
        </w:rPr>
        <w:footnoteRef/>
      </w:r>
      <w:r w:rsidRPr="00FC3A01">
        <w:rPr>
          <w:lang w:val="en-US"/>
        </w:rPr>
        <w:t xml:space="preserve"> Representational State Transfer</w:t>
      </w:r>
    </w:p>
  </w:footnote>
  <w:footnote w:id="35">
    <w:p w14:paraId="6B6C14D5" w14:textId="77E231C3" w:rsidR="00EF06A4" w:rsidRPr="00FC3A01" w:rsidRDefault="00EF06A4" w:rsidP="00BF0976">
      <w:pPr>
        <w:pStyle w:val="Funotentext"/>
        <w:rPr>
          <w:lang w:val="en-US"/>
        </w:rPr>
      </w:pPr>
      <w:r>
        <w:rPr>
          <w:rStyle w:val="Funotenzeichen"/>
        </w:rPr>
        <w:footnoteRef/>
      </w:r>
      <w:r w:rsidRPr="00FC3A01">
        <w:rPr>
          <w:lang w:val="en-US"/>
        </w:rPr>
        <w:t xml:space="preserve"> Simple Object Access Protocol: Protokoll zum Austausch strukturierter Informationen</w:t>
      </w:r>
    </w:p>
  </w:footnote>
  <w:footnote w:id="36">
    <w:p w14:paraId="2C6811B0" w14:textId="77777777" w:rsidR="00EF06A4" w:rsidRPr="00A4783B" w:rsidRDefault="00EF06A4" w:rsidP="00BF0976">
      <w:pPr>
        <w:pStyle w:val="Funotentext"/>
        <w:rPr>
          <w:lang w:val="en-US"/>
        </w:rPr>
      </w:pPr>
      <w:r>
        <w:rPr>
          <w:rStyle w:val="Funotenzeichen"/>
        </w:rPr>
        <w:footnoteRef/>
      </w:r>
      <w:r w:rsidRPr="00A4783B">
        <w:rPr>
          <w:lang w:val="en-US"/>
        </w:rPr>
        <w:t xml:space="preserve"> Uniform Resource Identifier</w:t>
      </w:r>
    </w:p>
  </w:footnote>
  <w:footnote w:id="37">
    <w:p w14:paraId="75D49F44" w14:textId="29A4217C" w:rsidR="00EF06A4" w:rsidRPr="00FC3A01" w:rsidRDefault="00EF06A4">
      <w:pPr>
        <w:pStyle w:val="Funotentext"/>
        <w:rPr>
          <w:lang w:val="en-US"/>
        </w:rPr>
      </w:pPr>
      <w:r>
        <w:rPr>
          <w:rStyle w:val="Funotenzeichen"/>
        </w:rPr>
        <w:footnoteRef/>
      </w:r>
      <w:r w:rsidRPr="00FC3A01">
        <w:rPr>
          <w:lang w:val="en-US"/>
        </w:rPr>
        <w:t xml:space="preserve"> GUID steht für Globally Unique Identifier</w:t>
      </w:r>
      <w:sdt>
        <w:sdtPr>
          <w:id w:val="256098757"/>
          <w:citation/>
        </w:sdtPr>
        <w:sdtContent>
          <w:r>
            <w:fldChar w:fldCharType="begin"/>
          </w:r>
          <w:r w:rsidRPr="00FC3A01">
            <w:rPr>
              <w:lang w:val="en-US"/>
            </w:rPr>
            <w:instrText xml:space="preserve"> CITATION Mic184 \l 1031 </w:instrText>
          </w:r>
          <w:r>
            <w:fldChar w:fldCharType="separate"/>
          </w:r>
          <w:r w:rsidRPr="00FC3A01">
            <w:rPr>
              <w:noProof/>
              <w:lang w:val="en-US"/>
            </w:rPr>
            <w:t xml:space="preserve"> (Microsoft, 2018)</w:t>
          </w:r>
          <w:r>
            <w:fldChar w:fldCharType="end"/>
          </w:r>
        </w:sdtContent>
      </w:sdt>
    </w:p>
  </w:footnote>
  <w:footnote w:id="38">
    <w:p w14:paraId="5FA23FC2" w14:textId="3CC5D612" w:rsidR="00EF06A4" w:rsidRPr="00FC3A01" w:rsidRDefault="00EF06A4">
      <w:pPr>
        <w:pStyle w:val="Funotentext"/>
        <w:rPr>
          <w:lang w:val="en-US"/>
        </w:rPr>
      </w:pPr>
      <w:r>
        <w:rPr>
          <w:rStyle w:val="Funotenzeichen"/>
        </w:rPr>
        <w:footnoteRef/>
      </w:r>
      <w:r w:rsidRPr="00FC3A01">
        <w:rPr>
          <w:lang w:val="en-US"/>
        </w:rPr>
        <w:t xml:space="preserve"> SQL steht für Structured Query Language </w:t>
      </w:r>
    </w:p>
  </w:footnote>
  <w:footnote w:id="39">
    <w:p w14:paraId="20F453C9" w14:textId="324758D7" w:rsidR="00EF06A4" w:rsidRDefault="00EF06A4">
      <w:pPr>
        <w:pStyle w:val="Funotentext"/>
      </w:pPr>
      <w:r>
        <w:rPr>
          <w:rStyle w:val="Funotenzeichen"/>
        </w:rPr>
        <w:footnoteRef/>
      </w:r>
      <w:r>
        <w:t xml:space="preserve"> Scan-Mechanismus ist nicht Teil des Projektumfangs, prinzipiell ist ein Mechanismus um ein physikalisches Netzwerk online zu scannen</w:t>
      </w:r>
    </w:p>
  </w:footnote>
  <w:footnote w:id="40">
    <w:p w14:paraId="674481DC" w14:textId="157CA16F" w:rsidR="00EF06A4" w:rsidRPr="00FC3A01" w:rsidRDefault="00EF06A4">
      <w:pPr>
        <w:pStyle w:val="Funotentext"/>
      </w:pPr>
      <w:r>
        <w:rPr>
          <w:rStyle w:val="Funotenzeichen"/>
        </w:rPr>
        <w:footnoteRef/>
      </w:r>
      <w:r w:rsidRPr="00FC3A01">
        <w:t xml:space="preserve"> Single Page Application</w:t>
      </w:r>
    </w:p>
  </w:footnote>
  <w:footnote w:id="41">
    <w:p w14:paraId="2013BC12" w14:textId="77777777" w:rsidR="00EF06A4" w:rsidRDefault="00EF06A4"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42">
    <w:p w14:paraId="14DE5857" w14:textId="5B5F66CA" w:rsidR="00EF06A4" w:rsidRDefault="00EF06A4">
      <w:pPr>
        <w:pStyle w:val="Funotentext"/>
      </w:pPr>
      <w:r>
        <w:rPr>
          <w:rStyle w:val="Funotenzeichen"/>
        </w:rPr>
        <w:footnoteRef/>
      </w:r>
      <w:r>
        <w:t xml:space="preserve"> CRUD steht für Create, Read, Update, Delete</w:t>
      </w:r>
    </w:p>
  </w:footnote>
  <w:footnote w:id="43">
    <w:p w14:paraId="5B99353B" w14:textId="647874F8" w:rsidR="00EF06A4" w:rsidRDefault="00EF06A4">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57168" w14:textId="77777777" w:rsidR="00EF06A4" w:rsidRDefault="00EF06A4">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EF06A4" w:rsidRPr="00B75D78" w:rsidRDefault="00EF06A4" w:rsidP="00B75D78">
    <w:pPr>
      <w:pStyle w:val="Kopfzeile"/>
    </w:pPr>
    <w:r>
      <w:t>Anforderungsanalyse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EF06A4" w:rsidRPr="00B75D78" w:rsidRDefault="00EF06A4" w:rsidP="00B75D78">
    <w:pPr>
      <w:pStyle w:val="Kopfzeile"/>
    </w:pPr>
    <w:r>
      <w:t>Evaluation der Technologien</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EF06A4" w:rsidRPr="00B75D78" w:rsidRDefault="00EF06A4" w:rsidP="00B75D78">
    <w:pPr>
      <w:pStyle w:val="Kopfzeile"/>
    </w:pPr>
    <w:r>
      <w:t>Entwurf</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EF06A4" w:rsidRPr="003E0AB1" w:rsidRDefault="00EF06A4" w:rsidP="003E0AB1">
    <w:pPr>
      <w:pStyle w:val="Kopfzeile"/>
    </w:pPr>
    <w:r>
      <w:t>Realisierung</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EF06A4" w:rsidRPr="00A801AB" w:rsidRDefault="00EF06A4" w:rsidP="00A801AB">
    <w:pPr>
      <w:pStyle w:val="Kopfzeile"/>
    </w:pPr>
    <w:r w:rsidRPr="00A801AB">
      <w:t>Zusammenfassung und Ausblick</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EF06A4" w:rsidRPr="00A801AB" w:rsidRDefault="00EF06A4" w:rsidP="00A801AB">
    <w:pPr>
      <w:pStyle w:val="Kopfzeile"/>
    </w:pPr>
    <w:r>
      <w:t>Anhang: Use Cases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EF06A4" w:rsidRPr="00A801AB" w:rsidRDefault="00EF06A4" w:rsidP="00A801AB">
    <w:pPr>
      <w:pStyle w:val="Kopfzeile"/>
    </w:pPr>
    <w:r>
      <w:t>Literatur</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EF06A4" w:rsidRPr="000B7AFD" w:rsidRDefault="00EF06A4" w:rsidP="000B7AFD">
    <w:pPr>
      <w:pStyle w:val="Kopfzeile"/>
    </w:pPr>
    <w:r>
      <w:t>Index</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EF06A4" w:rsidRPr="000B7AFD" w:rsidRDefault="00EF06A4" w:rsidP="000B7AFD">
    <w:pPr>
      <w:pStyle w:val="Kopfzeile"/>
    </w:pPr>
    <w:r>
      <w:t>Glossar</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67ACE1BB" w:rsidR="00EF06A4" w:rsidRDefault="00EF06A4">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0B1538">
      <w:rPr>
        <w:noProof/>
      </w:rPr>
      <w:t>63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EF06A4" w:rsidRPr="00B75D78" w:rsidRDefault="00EF06A4" w:rsidP="00B75D78">
    <w:pPr>
      <w:pStyle w:val="Kopfzeile"/>
    </w:pPr>
    <w:r>
      <w:t>Vorwort und Danksagung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EF06A4" w:rsidRPr="00B75D78" w:rsidRDefault="00EF06A4" w:rsidP="00B75D78">
    <w:pPr>
      <w:pStyle w:val="Kopfzeile"/>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EF06A4" w:rsidRPr="00B75D78" w:rsidRDefault="00EF06A4" w:rsidP="00B75D78">
    <w:pPr>
      <w:pStyle w:val="Kopfzeile"/>
    </w:pPr>
    <w:r>
      <w:t>Inhaltsverzeichnis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EF06A4" w:rsidRPr="00B75D78" w:rsidRDefault="00EF06A4" w:rsidP="00B75D78">
    <w:pPr>
      <w:pStyle w:val="Kopfzeile"/>
    </w:pPr>
    <w:r w:rsidRPr="007D49C9">
      <w:t>Abbildungsverzeichnis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EF06A4" w:rsidRPr="007D49C9" w:rsidRDefault="00EF06A4" w:rsidP="007D49C9">
    <w:pPr>
      <w:pStyle w:val="Kopfzeile"/>
    </w:pPr>
    <w:r>
      <w:t>Tabellenverzeichnis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EF06A4" w:rsidRPr="00B75D78" w:rsidRDefault="00EF06A4" w:rsidP="00B75D78">
    <w:pPr>
      <w:pStyle w:val="Kopfzeile"/>
    </w:pPr>
    <w:r>
      <w:t>Einleitung</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EF06A4" w:rsidRPr="00B75D78" w:rsidRDefault="00EF06A4" w:rsidP="00B75D78">
    <w:pPr>
      <w:pStyle w:val="Kopfzeile"/>
    </w:pPr>
    <w:r>
      <w:t>Grundlagen</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EF06A4" w:rsidRPr="00B75D78" w:rsidRDefault="00EF06A4" w:rsidP="00B75D78">
    <w:pPr>
      <w:pStyle w:val="Kopfzeile"/>
    </w:pPr>
    <w:r>
      <w:t>Ausgangssituation(Istzustand)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hislain Zeleu">
    <w15:presenceInfo w15:providerId="AD" w15:userId="S-1-5-21-1451388413-3727164234-794746174-4225"/>
  </w15:person>
  <w15:person w15:author="Renato da Silva Goncalves">
    <w15:presenceInfo w15:providerId="AD" w15:userId="S-1-5-21-1451388413-3727164234-794746174-3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3276"/>
    <w:rsid w:val="00073DAF"/>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0803"/>
    <w:rsid w:val="00092AFE"/>
    <w:rsid w:val="00093AEE"/>
    <w:rsid w:val="00094704"/>
    <w:rsid w:val="00094AD1"/>
    <w:rsid w:val="00094AEA"/>
    <w:rsid w:val="00095A7C"/>
    <w:rsid w:val="00096763"/>
    <w:rsid w:val="000A0E9A"/>
    <w:rsid w:val="000A1BE0"/>
    <w:rsid w:val="000A28AB"/>
    <w:rsid w:val="000A2CD0"/>
    <w:rsid w:val="000A5DA7"/>
    <w:rsid w:val="000A62DF"/>
    <w:rsid w:val="000A639F"/>
    <w:rsid w:val="000A7EAC"/>
    <w:rsid w:val="000B0401"/>
    <w:rsid w:val="000B067B"/>
    <w:rsid w:val="000B10A5"/>
    <w:rsid w:val="000B1538"/>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685"/>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0C4"/>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6F90"/>
    <w:rsid w:val="00287C35"/>
    <w:rsid w:val="00290019"/>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73F"/>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582"/>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456"/>
    <w:rsid w:val="0033771A"/>
    <w:rsid w:val="0033784E"/>
    <w:rsid w:val="0034056E"/>
    <w:rsid w:val="00340813"/>
    <w:rsid w:val="00340BC2"/>
    <w:rsid w:val="00344E13"/>
    <w:rsid w:val="00347E84"/>
    <w:rsid w:val="00350D10"/>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335"/>
    <w:rsid w:val="00381565"/>
    <w:rsid w:val="003818B9"/>
    <w:rsid w:val="003835C6"/>
    <w:rsid w:val="0038619B"/>
    <w:rsid w:val="00386257"/>
    <w:rsid w:val="003875F3"/>
    <w:rsid w:val="00387F7B"/>
    <w:rsid w:val="00390276"/>
    <w:rsid w:val="0039029B"/>
    <w:rsid w:val="0039254C"/>
    <w:rsid w:val="00394312"/>
    <w:rsid w:val="0039694F"/>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2BE9"/>
    <w:rsid w:val="0040479E"/>
    <w:rsid w:val="00404D84"/>
    <w:rsid w:val="00404E4A"/>
    <w:rsid w:val="00405DED"/>
    <w:rsid w:val="00406159"/>
    <w:rsid w:val="004076A2"/>
    <w:rsid w:val="00407B48"/>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D7E9F"/>
    <w:rsid w:val="004E0062"/>
    <w:rsid w:val="004E0522"/>
    <w:rsid w:val="004E198F"/>
    <w:rsid w:val="004E1F94"/>
    <w:rsid w:val="004E3451"/>
    <w:rsid w:val="004E35CB"/>
    <w:rsid w:val="004E3726"/>
    <w:rsid w:val="004E59B0"/>
    <w:rsid w:val="004E5A0E"/>
    <w:rsid w:val="004E5CA9"/>
    <w:rsid w:val="004E5CAF"/>
    <w:rsid w:val="004F07C1"/>
    <w:rsid w:val="004F1475"/>
    <w:rsid w:val="004F3BD4"/>
    <w:rsid w:val="004F4786"/>
    <w:rsid w:val="004F5684"/>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17733"/>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50F"/>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177C"/>
    <w:rsid w:val="005E226F"/>
    <w:rsid w:val="005E3F79"/>
    <w:rsid w:val="005E45EC"/>
    <w:rsid w:val="005E5A22"/>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07BAF"/>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EFB"/>
    <w:rsid w:val="006300CB"/>
    <w:rsid w:val="00630551"/>
    <w:rsid w:val="006309E4"/>
    <w:rsid w:val="00632D12"/>
    <w:rsid w:val="00632D66"/>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1778"/>
    <w:rsid w:val="006842E2"/>
    <w:rsid w:val="00684E7D"/>
    <w:rsid w:val="006859E9"/>
    <w:rsid w:val="00686D59"/>
    <w:rsid w:val="006900D7"/>
    <w:rsid w:val="0069044D"/>
    <w:rsid w:val="00691962"/>
    <w:rsid w:val="00692188"/>
    <w:rsid w:val="00693A00"/>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6C0A"/>
    <w:rsid w:val="006A7758"/>
    <w:rsid w:val="006B0C57"/>
    <w:rsid w:val="006B146D"/>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07EBF"/>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52C"/>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BDE"/>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846"/>
    <w:rsid w:val="007B0961"/>
    <w:rsid w:val="007B2AB7"/>
    <w:rsid w:val="007B3328"/>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26B5"/>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0ED0"/>
    <w:rsid w:val="00863AA6"/>
    <w:rsid w:val="00864A0D"/>
    <w:rsid w:val="00865539"/>
    <w:rsid w:val="008661D0"/>
    <w:rsid w:val="00866367"/>
    <w:rsid w:val="0086650F"/>
    <w:rsid w:val="008670F3"/>
    <w:rsid w:val="008721FC"/>
    <w:rsid w:val="008726AB"/>
    <w:rsid w:val="008729E8"/>
    <w:rsid w:val="00874220"/>
    <w:rsid w:val="00874F32"/>
    <w:rsid w:val="00875808"/>
    <w:rsid w:val="00876869"/>
    <w:rsid w:val="00882132"/>
    <w:rsid w:val="00885069"/>
    <w:rsid w:val="0088563B"/>
    <w:rsid w:val="00890497"/>
    <w:rsid w:val="008906B1"/>
    <w:rsid w:val="00890787"/>
    <w:rsid w:val="00890833"/>
    <w:rsid w:val="008914A2"/>
    <w:rsid w:val="0089180B"/>
    <w:rsid w:val="008918D6"/>
    <w:rsid w:val="00891FD0"/>
    <w:rsid w:val="0089262F"/>
    <w:rsid w:val="00892BCB"/>
    <w:rsid w:val="008951CA"/>
    <w:rsid w:val="00895CB9"/>
    <w:rsid w:val="008973D9"/>
    <w:rsid w:val="008A0613"/>
    <w:rsid w:val="008A1F08"/>
    <w:rsid w:val="008A393B"/>
    <w:rsid w:val="008A3951"/>
    <w:rsid w:val="008A3C00"/>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B75ED"/>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3E32"/>
    <w:rsid w:val="00906CDA"/>
    <w:rsid w:val="00907367"/>
    <w:rsid w:val="009077AA"/>
    <w:rsid w:val="00907B0E"/>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BE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6603"/>
    <w:rsid w:val="009B7DC7"/>
    <w:rsid w:val="009C0436"/>
    <w:rsid w:val="009C2906"/>
    <w:rsid w:val="009C2DA8"/>
    <w:rsid w:val="009C5191"/>
    <w:rsid w:val="009C6940"/>
    <w:rsid w:val="009C6A99"/>
    <w:rsid w:val="009C76B7"/>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E5"/>
    <w:rsid w:val="00A20DA8"/>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989"/>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5AC"/>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230"/>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4644"/>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6F9C"/>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11CD"/>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5377"/>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2E"/>
    <w:rsid w:val="00DD1EE8"/>
    <w:rsid w:val="00DD29F0"/>
    <w:rsid w:val="00DD390F"/>
    <w:rsid w:val="00DD3E1A"/>
    <w:rsid w:val="00DD4AE1"/>
    <w:rsid w:val="00DD53D6"/>
    <w:rsid w:val="00DE1342"/>
    <w:rsid w:val="00DE21AC"/>
    <w:rsid w:val="00DE278E"/>
    <w:rsid w:val="00DE3CB4"/>
    <w:rsid w:val="00DE41AB"/>
    <w:rsid w:val="00DE4B05"/>
    <w:rsid w:val="00DE677E"/>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765"/>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50D"/>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60F"/>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0270"/>
    <w:rsid w:val="00EF06A4"/>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03D8"/>
    <w:rsid w:val="00F305A1"/>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3A01"/>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492865">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1149481">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3848">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02083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099137">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391603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89475744">
      <w:bodyDiv w:val="1"/>
      <w:marLeft w:val="0"/>
      <w:marRight w:val="0"/>
      <w:marTop w:val="0"/>
      <w:marBottom w:val="0"/>
      <w:divBdr>
        <w:top w:val="none" w:sz="0" w:space="0" w:color="auto"/>
        <w:left w:val="none" w:sz="0" w:space="0" w:color="auto"/>
        <w:bottom w:val="none" w:sz="0" w:space="0" w:color="auto"/>
        <w:right w:val="none" w:sz="0" w:space="0" w:color="auto"/>
      </w:divBdr>
    </w:div>
    <w:div w:id="90319072">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1152123">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603700">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034650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29173119">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26241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728247">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082235">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3739461">
      <w:bodyDiv w:val="1"/>
      <w:marLeft w:val="0"/>
      <w:marRight w:val="0"/>
      <w:marTop w:val="0"/>
      <w:marBottom w:val="0"/>
      <w:divBdr>
        <w:top w:val="none" w:sz="0" w:space="0" w:color="auto"/>
        <w:left w:val="none" w:sz="0" w:space="0" w:color="auto"/>
        <w:bottom w:val="none" w:sz="0" w:space="0" w:color="auto"/>
        <w:right w:val="none" w:sz="0" w:space="0" w:color="auto"/>
      </w:divBdr>
    </w:div>
    <w:div w:id="164757740">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2137346">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259261">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277882">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210381">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244">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650079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1658">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5477080">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365983">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339811">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064277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163234">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7632197">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027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283391">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795873">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610186">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268157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3722342">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8238886">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2142410">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2939535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282039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735173">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58038754">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398120">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6983059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451370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237611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0391501">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6942404">
      <w:bodyDiv w:val="1"/>
      <w:marLeft w:val="0"/>
      <w:marRight w:val="0"/>
      <w:marTop w:val="0"/>
      <w:marBottom w:val="0"/>
      <w:divBdr>
        <w:top w:val="none" w:sz="0" w:space="0" w:color="auto"/>
        <w:left w:val="none" w:sz="0" w:space="0" w:color="auto"/>
        <w:bottom w:val="none" w:sz="0" w:space="0" w:color="auto"/>
        <w:right w:val="none" w:sz="0" w:space="0" w:color="auto"/>
      </w:divBdr>
    </w:div>
    <w:div w:id="508984285">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5850119">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5562440">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0650922">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14020">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3689698">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5971019">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8807006">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546996">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0993950">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059617">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3996149">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630041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173483">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2536760">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3940758">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077104">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007403">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333984">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6148315">
      <w:bodyDiv w:val="1"/>
      <w:marLeft w:val="0"/>
      <w:marRight w:val="0"/>
      <w:marTop w:val="0"/>
      <w:marBottom w:val="0"/>
      <w:divBdr>
        <w:top w:val="none" w:sz="0" w:space="0" w:color="auto"/>
        <w:left w:val="none" w:sz="0" w:space="0" w:color="auto"/>
        <w:bottom w:val="none" w:sz="0" w:space="0" w:color="auto"/>
        <w:right w:val="none" w:sz="0" w:space="0" w:color="auto"/>
      </w:divBdr>
    </w:div>
    <w:div w:id="726298662">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2727754">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104332">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1878495">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712328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69935817">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150570">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776535">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0517153">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3498080">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4955124">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376074">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799207">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89655602">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336062">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064957">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5067315">
      <w:bodyDiv w:val="1"/>
      <w:marLeft w:val="0"/>
      <w:marRight w:val="0"/>
      <w:marTop w:val="0"/>
      <w:marBottom w:val="0"/>
      <w:divBdr>
        <w:top w:val="none" w:sz="0" w:space="0" w:color="auto"/>
        <w:left w:val="none" w:sz="0" w:space="0" w:color="auto"/>
        <w:bottom w:val="none" w:sz="0" w:space="0" w:color="auto"/>
        <w:right w:val="none" w:sz="0" w:space="0" w:color="auto"/>
      </w:divBdr>
    </w:div>
    <w:div w:id="906761933">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523950">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18370102">
      <w:bodyDiv w:val="1"/>
      <w:marLeft w:val="0"/>
      <w:marRight w:val="0"/>
      <w:marTop w:val="0"/>
      <w:marBottom w:val="0"/>
      <w:divBdr>
        <w:top w:val="none" w:sz="0" w:space="0" w:color="auto"/>
        <w:left w:val="none" w:sz="0" w:space="0" w:color="auto"/>
        <w:bottom w:val="none" w:sz="0" w:space="0" w:color="auto"/>
        <w:right w:val="none" w:sz="0" w:space="0" w:color="auto"/>
      </w:divBdr>
    </w:div>
    <w:div w:id="918558046">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1983633">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8928432">
      <w:bodyDiv w:val="1"/>
      <w:marLeft w:val="0"/>
      <w:marRight w:val="0"/>
      <w:marTop w:val="0"/>
      <w:marBottom w:val="0"/>
      <w:divBdr>
        <w:top w:val="none" w:sz="0" w:space="0" w:color="auto"/>
        <w:left w:val="none" w:sz="0" w:space="0" w:color="auto"/>
        <w:bottom w:val="none" w:sz="0" w:space="0" w:color="auto"/>
        <w:right w:val="none" w:sz="0" w:space="0" w:color="auto"/>
      </w:divBdr>
    </w:div>
    <w:div w:id="929319056">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39266126">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7682380">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2660290">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8936040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6615460">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193084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6901087">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381916">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7044857">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292008">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49451143">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6664441">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3791710">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5207231">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2339777">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4957771">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38804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03793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4788355">
      <w:bodyDiv w:val="1"/>
      <w:marLeft w:val="0"/>
      <w:marRight w:val="0"/>
      <w:marTop w:val="0"/>
      <w:marBottom w:val="0"/>
      <w:divBdr>
        <w:top w:val="none" w:sz="0" w:space="0" w:color="auto"/>
        <w:left w:val="none" w:sz="0" w:space="0" w:color="auto"/>
        <w:bottom w:val="none" w:sz="0" w:space="0" w:color="auto"/>
        <w:right w:val="none" w:sz="0" w:space="0" w:color="auto"/>
      </w:divBdr>
    </w:div>
    <w:div w:id="1116605039">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7943320">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03952">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1846099">
      <w:bodyDiv w:val="1"/>
      <w:marLeft w:val="0"/>
      <w:marRight w:val="0"/>
      <w:marTop w:val="0"/>
      <w:marBottom w:val="0"/>
      <w:divBdr>
        <w:top w:val="none" w:sz="0" w:space="0" w:color="auto"/>
        <w:left w:val="none" w:sz="0" w:space="0" w:color="auto"/>
        <w:bottom w:val="none" w:sz="0" w:space="0" w:color="auto"/>
        <w:right w:val="none" w:sz="0" w:space="0" w:color="auto"/>
      </w:divBdr>
    </w:div>
    <w:div w:id="1143230013">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3545380">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328004">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64500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8324660">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2934783">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359049">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230432">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4777426">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21711">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3802980">
      <w:bodyDiv w:val="1"/>
      <w:marLeft w:val="0"/>
      <w:marRight w:val="0"/>
      <w:marTop w:val="0"/>
      <w:marBottom w:val="0"/>
      <w:divBdr>
        <w:top w:val="none" w:sz="0" w:space="0" w:color="auto"/>
        <w:left w:val="none" w:sz="0" w:space="0" w:color="auto"/>
        <w:bottom w:val="none" w:sz="0" w:space="0" w:color="auto"/>
        <w:right w:val="none" w:sz="0" w:space="0" w:color="auto"/>
      </w:divBdr>
    </w:div>
    <w:div w:id="1334065931">
      <w:bodyDiv w:val="1"/>
      <w:marLeft w:val="0"/>
      <w:marRight w:val="0"/>
      <w:marTop w:val="0"/>
      <w:marBottom w:val="0"/>
      <w:divBdr>
        <w:top w:val="none" w:sz="0" w:space="0" w:color="auto"/>
        <w:left w:val="none" w:sz="0" w:space="0" w:color="auto"/>
        <w:bottom w:val="none" w:sz="0" w:space="0" w:color="auto"/>
        <w:right w:val="none" w:sz="0" w:space="0" w:color="auto"/>
      </w:divBdr>
    </w:div>
    <w:div w:id="1335692877">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8659194">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1354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050058">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162315">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88453841">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314938">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48459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571687">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6803233">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5689425">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663975">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4977598">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6579455">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59763188">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1365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668636">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89595032">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0964082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571726">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6795148">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38351236">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58316284">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79486202">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7231927">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135419">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81732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599410640">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726129">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6378633">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0813989">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8559115">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3190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7539561">
      <w:bodyDiv w:val="1"/>
      <w:marLeft w:val="0"/>
      <w:marRight w:val="0"/>
      <w:marTop w:val="0"/>
      <w:marBottom w:val="0"/>
      <w:divBdr>
        <w:top w:val="none" w:sz="0" w:space="0" w:color="auto"/>
        <w:left w:val="none" w:sz="0" w:space="0" w:color="auto"/>
        <w:bottom w:val="none" w:sz="0" w:space="0" w:color="auto"/>
        <w:right w:val="none" w:sz="0" w:space="0" w:color="auto"/>
      </w:divBdr>
    </w:div>
    <w:div w:id="162819946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8687248">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49556365">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4639">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6881153">
      <w:bodyDiv w:val="1"/>
      <w:marLeft w:val="0"/>
      <w:marRight w:val="0"/>
      <w:marTop w:val="0"/>
      <w:marBottom w:val="0"/>
      <w:divBdr>
        <w:top w:val="none" w:sz="0" w:space="0" w:color="auto"/>
        <w:left w:val="none" w:sz="0" w:space="0" w:color="auto"/>
        <w:bottom w:val="none" w:sz="0" w:space="0" w:color="auto"/>
        <w:right w:val="none" w:sz="0" w:space="0" w:color="auto"/>
      </w:divBdr>
    </w:div>
    <w:div w:id="1658067012">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79697225">
      <w:bodyDiv w:val="1"/>
      <w:marLeft w:val="0"/>
      <w:marRight w:val="0"/>
      <w:marTop w:val="0"/>
      <w:marBottom w:val="0"/>
      <w:divBdr>
        <w:top w:val="none" w:sz="0" w:space="0" w:color="auto"/>
        <w:left w:val="none" w:sz="0" w:space="0" w:color="auto"/>
        <w:bottom w:val="none" w:sz="0" w:space="0" w:color="auto"/>
        <w:right w:val="none" w:sz="0" w:space="0" w:color="auto"/>
      </w:divBdr>
    </w:div>
    <w:div w:id="1680346634">
      <w:bodyDiv w:val="1"/>
      <w:marLeft w:val="0"/>
      <w:marRight w:val="0"/>
      <w:marTop w:val="0"/>
      <w:marBottom w:val="0"/>
      <w:divBdr>
        <w:top w:val="none" w:sz="0" w:space="0" w:color="auto"/>
        <w:left w:val="none" w:sz="0" w:space="0" w:color="auto"/>
        <w:bottom w:val="none" w:sz="0" w:space="0" w:color="auto"/>
        <w:right w:val="none" w:sz="0" w:space="0" w:color="auto"/>
      </w:divBdr>
    </w:div>
    <w:div w:id="1680352770">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15862">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69889234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0543687">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4285365">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19433657">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27335806">
      <w:bodyDiv w:val="1"/>
      <w:marLeft w:val="0"/>
      <w:marRight w:val="0"/>
      <w:marTop w:val="0"/>
      <w:marBottom w:val="0"/>
      <w:divBdr>
        <w:top w:val="none" w:sz="0" w:space="0" w:color="auto"/>
        <w:left w:val="none" w:sz="0" w:space="0" w:color="auto"/>
        <w:bottom w:val="none" w:sz="0" w:space="0" w:color="auto"/>
        <w:right w:val="none" w:sz="0" w:space="0" w:color="auto"/>
      </w:divBdr>
    </w:div>
    <w:div w:id="1727727464">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260731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575721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69160580">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1319824">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89811561">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085201">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3816365">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7723649">
      <w:bodyDiv w:val="1"/>
      <w:marLeft w:val="0"/>
      <w:marRight w:val="0"/>
      <w:marTop w:val="0"/>
      <w:marBottom w:val="0"/>
      <w:divBdr>
        <w:top w:val="none" w:sz="0" w:space="0" w:color="auto"/>
        <w:left w:val="none" w:sz="0" w:space="0" w:color="auto"/>
        <w:bottom w:val="none" w:sz="0" w:space="0" w:color="auto"/>
        <w:right w:val="none" w:sz="0" w:space="0" w:color="auto"/>
      </w:divBdr>
    </w:div>
    <w:div w:id="1798718002">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514908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114874">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331342">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69952175">
      <w:bodyDiv w:val="1"/>
      <w:marLeft w:val="0"/>
      <w:marRight w:val="0"/>
      <w:marTop w:val="0"/>
      <w:marBottom w:val="0"/>
      <w:divBdr>
        <w:top w:val="none" w:sz="0" w:space="0" w:color="auto"/>
        <w:left w:val="none" w:sz="0" w:space="0" w:color="auto"/>
        <w:bottom w:val="none" w:sz="0" w:space="0" w:color="auto"/>
        <w:right w:val="none" w:sz="0" w:space="0" w:color="auto"/>
      </w:divBdr>
    </w:div>
    <w:div w:id="187152402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3705946">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86264">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0551478">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29191481">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1811215">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7928557">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49577494">
      <w:bodyDiv w:val="1"/>
      <w:marLeft w:val="0"/>
      <w:marRight w:val="0"/>
      <w:marTop w:val="0"/>
      <w:marBottom w:val="0"/>
      <w:divBdr>
        <w:top w:val="none" w:sz="0" w:space="0" w:color="auto"/>
        <w:left w:val="none" w:sz="0" w:space="0" w:color="auto"/>
        <w:bottom w:val="none" w:sz="0" w:space="0" w:color="auto"/>
        <w:right w:val="none" w:sz="0" w:space="0" w:color="auto"/>
      </w:divBdr>
    </w:div>
    <w:div w:id="195070264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5891759">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170812">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4692900">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464">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08865">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1999460749">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73259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23992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079124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601394">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111307">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2949131">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4594634">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506813">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5950796">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1096653">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1195138">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4206077">
      <w:bodyDiv w:val="1"/>
      <w:marLeft w:val="0"/>
      <w:marRight w:val="0"/>
      <w:marTop w:val="0"/>
      <w:marBottom w:val="0"/>
      <w:divBdr>
        <w:top w:val="none" w:sz="0" w:space="0" w:color="auto"/>
        <w:left w:val="none" w:sz="0" w:space="0" w:color="auto"/>
        <w:bottom w:val="none" w:sz="0" w:space="0" w:color="auto"/>
        <w:right w:val="none" w:sz="0" w:space="0" w:color="auto"/>
      </w:divBdr>
    </w:div>
    <w:div w:id="2114280511">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4104730">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270939">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126016">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404902">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2452066">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image" Target="media/image3.emf"/><Relationship Id="rId34" Type="http://schemas.openxmlformats.org/officeDocument/2006/relationships/header" Target="header9.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eader" Target="header1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11.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13.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4.xml"/><Relationship Id="rId28" Type="http://schemas.openxmlformats.org/officeDocument/2006/relationships/image" Target="media/image8.png"/><Relationship Id="rId36" Type="http://schemas.openxmlformats.org/officeDocument/2006/relationships/header" Target="header10.xml"/><Relationship Id="rId49" Type="http://schemas.openxmlformats.org/officeDocument/2006/relationships/image" Target="media/image24.png"/><Relationship Id="rId57" Type="http://schemas.openxmlformats.org/officeDocument/2006/relationships/header" Target="header17.xml"/><Relationship Id="rId61" Type="http://schemas.microsoft.com/office/2011/relationships/people" Target="peop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header" Target="header8.xm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header" Target="header12.xml"/><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19.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35</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36</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37</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38</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28</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39</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40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41</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42</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29</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43</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44</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31</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32</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33</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34</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45</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30</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46</b:RefOrder>
  </b:Source>
  <b:Source>
    <b:Tag>Goo181</b:Tag>
    <b:SourceType>InternetSite</b:SourceType>
    <b:Guid>{1D681476-7DF9-4C4E-AFE2-5E5032884EED}</b:Guid>
    <b:Year>2018</b:Year>
    <b:Author>
      <b:Author>
        <b:NameList>
          <b:Person>
            <b:Last>Google</b:Last>
          </b:Person>
        </b:NameList>
      </b:Author>
    </b:Author>
    <b:Month>02</b:Month>
    <b:URL>https://angular.io/</b:URL>
    <b:RefOrder>18</b:RefOrder>
  </b:Source>
  <b:Source>
    <b:Tag>Eva181</b:Tag>
    <b:SourceType>InternetSite</b:SourceType>
    <b:Guid>{D45978EA-88EE-4CFE-A2B2-CC5A4D5B59FB}</b:Guid>
    <b:Author>
      <b:Author>
        <b:NameList>
          <b:Person>
            <b:Last>You</b:Last>
            <b:First>Evan</b:First>
          </b:Person>
        </b:NameList>
      </b:Author>
    </b:Author>
    <b:Year>2018</b:Year>
    <b:Month>02</b:Month>
    <b:URL>https://vuejs.org/</b:URL>
    <b:RefOrder>21</b:RefOrder>
  </b:Source>
  <b:Source>
    <b:Tag>Fac184</b:Tag>
    <b:SourceType>InternetSite</b:SourceType>
    <b:Guid>{1BC55704-87A1-4A64-9CA3-1A3964BB8A88}</b:Guid>
    <b:Author>
      <b:Author>
        <b:NameList>
          <b:Person>
            <b:Last>Facebook</b:Last>
          </b:Person>
        </b:NameList>
      </b:Author>
    </b:Author>
    <b:Year>2018</b:Year>
    <b:Month>02</b:Month>
    <b:URL> https://reactjs.org/</b:URL>
    <b:RefOrder>24</b:RefOrder>
  </b:Source>
</b:Sources>
</file>

<file path=customXml/itemProps1.xml><?xml version="1.0" encoding="utf-8"?>
<ds:datastoreItem xmlns:ds="http://schemas.openxmlformats.org/officeDocument/2006/customXml" ds:itemID="{385E4BD3-673E-497A-84F1-F0009E6F4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71</Pages>
  <Words>18882</Words>
  <Characters>107630</Characters>
  <Application>Microsoft Office Word</Application>
  <DocSecurity>0</DocSecurity>
  <Lines>896</Lines>
  <Paragraphs>252</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126260</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22</cp:revision>
  <cp:lastPrinted>2018-08-06T07:38:00Z</cp:lastPrinted>
  <dcterms:created xsi:type="dcterms:W3CDTF">2018-08-03T14:12:00Z</dcterms:created>
  <dcterms:modified xsi:type="dcterms:W3CDTF">2018-08-28T14:28:00Z</dcterms:modified>
</cp:coreProperties>
</file>