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10822967"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462DE9">
        <w:rPr>
          <w:noProof/>
        </w:rPr>
        <w:t>3.9.2018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594E5062"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ins w:id="0" w:author="Ghislain Zeleu" w:date="2018-08-06T08:36:00Z">
        <w:r w:rsidR="000A0E9A">
          <w:rPr>
            <w:rFonts w:cs="Times New Roman"/>
            <w:lang w:val="de-DE"/>
          </w:rPr>
          <w:t>-</w:t>
        </w:r>
      </w:ins>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FAFD677" w14:textId="0A517149" w:rsidR="00A007F1"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3743718" w:history="1">
        <w:r w:rsidR="00A007F1" w:rsidRPr="00AA1907">
          <w:rPr>
            <w:rStyle w:val="Hyperlink"/>
            <w:noProof/>
          </w:rPr>
          <w:t>1</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Einleitung und Problemstellung</w:t>
        </w:r>
        <w:r w:rsidR="00A007F1">
          <w:rPr>
            <w:noProof/>
            <w:webHidden/>
          </w:rPr>
          <w:tab/>
        </w:r>
        <w:r w:rsidR="00A007F1">
          <w:rPr>
            <w:noProof/>
            <w:webHidden/>
          </w:rPr>
          <w:fldChar w:fldCharType="begin"/>
        </w:r>
        <w:r w:rsidR="00A007F1">
          <w:rPr>
            <w:noProof/>
            <w:webHidden/>
          </w:rPr>
          <w:instrText xml:space="preserve"> PAGEREF _Toc523743718 \h </w:instrText>
        </w:r>
        <w:r w:rsidR="00A007F1">
          <w:rPr>
            <w:noProof/>
            <w:webHidden/>
          </w:rPr>
        </w:r>
        <w:r w:rsidR="00A007F1">
          <w:rPr>
            <w:noProof/>
            <w:webHidden/>
          </w:rPr>
          <w:fldChar w:fldCharType="separate"/>
        </w:r>
        <w:r w:rsidR="00462DE9">
          <w:rPr>
            <w:noProof/>
            <w:webHidden/>
          </w:rPr>
          <w:t>1</w:t>
        </w:r>
        <w:r w:rsidR="00A007F1">
          <w:rPr>
            <w:noProof/>
            <w:webHidden/>
          </w:rPr>
          <w:fldChar w:fldCharType="end"/>
        </w:r>
      </w:hyperlink>
    </w:p>
    <w:p w14:paraId="17C3A02C" w14:textId="005F6109"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19" w:history="1">
        <w:r w:rsidR="00A007F1" w:rsidRPr="00AA1907">
          <w:rPr>
            <w:rStyle w:val="Hyperlink"/>
            <w:noProof/>
          </w:rPr>
          <w:t>1.1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Motivation</w:t>
        </w:r>
        <w:r w:rsidR="00A007F1">
          <w:rPr>
            <w:noProof/>
            <w:webHidden/>
          </w:rPr>
          <w:tab/>
        </w:r>
        <w:r w:rsidR="00A007F1">
          <w:rPr>
            <w:noProof/>
            <w:webHidden/>
          </w:rPr>
          <w:fldChar w:fldCharType="begin"/>
        </w:r>
        <w:r w:rsidR="00A007F1">
          <w:rPr>
            <w:noProof/>
            <w:webHidden/>
          </w:rPr>
          <w:instrText xml:space="preserve"> PAGEREF _Toc523743719 \h </w:instrText>
        </w:r>
        <w:r w:rsidR="00A007F1">
          <w:rPr>
            <w:noProof/>
            <w:webHidden/>
          </w:rPr>
        </w:r>
        <w:r w:rsidR="00A007F1">
          <w:rPr>
            <w:noProof/>
            <w:webHidden/>
          </w:rPr>
          <w:fldChar w:fldCharType="separate"/>
        </w:r>
        <w:r w:rsidR="00462DE9">
          <w:rPr>
            <w:noProof/>
            <w:webHidden/>
          </w:rPr>
          <w:t>1</w:t>
        </w:r>
        <w:r w:rsidR="00A007F1">
          <w:rPr>
            <w:noProof/>
            <w:webHidden/>
          </w:rPr>
          <w:fldChar w:fldCharType="end"/>
        </w:r>
      </w:hyperlink>
    </w:p>
    <w:p w14:paraId="46E48516" w14:textId="17920CD3"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20" w:history="1">
        <w:r w:rsidR="00A007F1" w:rsidRPr="00AA1907">
          <w:rPr>
            <w:rStyle w:val="Hyperlink"/>
            <w:noProof/>
          </w:rPr>
          <w:t>1.2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Zielsetzung</w:t>
        </w:r>
        <w:r w:rsidR="00A007F1">
          <w:rPr>
            <w:noProof/>
            <w:webHidden/>
          </w:rPr>
          <w:tab/>
        </w:r>
        <w:r w:rsidR="00A007F1">
          <w:rPr>
            <w:noProof/>
            <w:webHidden/>
          </w:rPr>
          <w:fldChar w:fldCharType="begin"/>
        </w:r>
        <w:r w:rsidR="00A007F1">
          <w:rPr>
            <w:noProof/>
            <w:webHidden/>
          </w:rPr>
          <w:instrText xml:space="preserve"> PAGEREF _Toc523743720 \h </w:instrText>
        </w:r>
        <w:r w:rsidR="00A007F1">
          <w:rPr>
            <w:noProof/>
            <w:webHidden/>
          </w:rPr>
        </w:r>
        <w:r w:rsidR="00A007F1">
          <w:rPr>
            <w:noProof/>
            <w:webHidden/>
          </w:rPr>
          <w:fldChar w:fldCharType="separate"/>
        </w:r>
        <w:r w:rsidR="00462DE9">
          <w:rPr>
            <w:noProof/>
            <w:webHidden/>
          </w:rPr>
          <w:t>2</w:t>
        </w:r>
        <w:r w:rsidR="00A007F1">
          <w:rPr>
            <w:noProof/>
            <w:webHidden/>
          </w:rPr>
          <w:fldChar w:fldCharType="end"/>
        </w:r>
      </w:hyperlink>
    </w:p>
    <w:p w14:paraId="47D2734F" w14:textId="586BA7D0"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21" w:history="1">
        <w:r w:rsidR="00A007F1" w:rsidRPr="00AA1907">
          <w:rPr>
            <w:rStyle w:val="Hyperlink"/>
            <w:noProof/>
          </w:rPr>
          <w:t>1.3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Aufgaben</w:t>
        </w:r>
        <w:r w:rsidR="00A007F1">
          <w:rPr>
            <w:noProof/>
            <w:webHidden/>
          </w:rPr>
          <w:tab/>
        </w:r>
        <w:r w:rsidR="00A007F1">
          <w:rPr>
            <w:noProof/>
            <w:webHidden/>
          </w:rPr>
          <w:fldChar w:fldCharType="begin"/>
        </w:r>
        <w:r w:rsidR="00A007F1">
          <w:rPr>
            <w:noProof/>
            <w:webHidden/>
          </w:rPr>
          <w:instrText xml:space="preserve"> PAGEREF _Toc523743721 \h </w:instrText>
        </w:r>
        <w:r w:rsidR="00A007F1">
          <w:rPr>
            <w:noProof/>
            <w:webHidden/>
          </w:rPr>
        </w:r>
        <w:r w:rsidR="00A007F1">
          <w:rPr>
            <w:noProof/>
            <w:webHidden/>
          </w:rPr>
          <w:fldChar w:fldCharType="separate"/>
        </w:r>
        <w:r w:rsidR="00462DE9">
          <w:rPr>
            <w:noProof/>
            <w:webHidden/>
          </w:rPr>
          <w:t>2</w:t>
        </w:r>
        <w:r w:rsidR="00A007F1">
          <w:rPr>
            <w:noProof/>
            <w:webHidden/>
          </w:rPr>
          <w:fldChar w:fldCharType="end"/>
        </w:r>
      </w:hyperlink>
    </w:p>
    <w:p w14:paraId="6F9E8120" w14:textId="039AA63B"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22" w:history="1">
        <w:r w:rsidR="00A007F1" w:rsidRPr="00AA1907">
          <w:rPr>
            <w:rStyle w:val="Hyperlink"/>
            <w:noProof/>
          </w:rPr>
          <w:t>1.4</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Firmenvorstellung</w:t>
        </w:r>
        <w:r w:rsidR="00A007F1">
          <w:rPr>
            <w:noProof/>
            <w:webHidden/>
          </w:rPr>
          <w:tab/>
        </w:r>
        <w:r w:rsidR="00A007F1">
          <w:rPr>
            <w:noProof/>
            <w:webHidden/>
          </w:rPr>
          <w:fldChar w:fldCharType="begin"/>
        </w:r>
        <w:r w:rsidR="00A007F1">
          <w:rPr>
            <w:noProof/>
            <w:webHidden/>
          </w:rPr>
          <w:instrText xml:space="preserve"> PAGEREF _Toc523743722 \h </w:instrText>
        </w:r>
        <w:r w:rsidR="00A007F1">
          <w:rPr>
            <w:noProof/>
            <w:webHidden/>
          </w:rPr>
        </w:r>
        <w:r w:rsidR="00A007F1">
          <w:rPr>
            <w:noProof/>
            <w:webHidden/>
          </w:rPr>
          <w:fldChar w:fldCharType="separate"/>
        </w:r>
        <w:r w:rsidR="00462DE9">
          <w:rPr>
            <w:noProof/>
            <w:webHidden/>
          </w:rPr>
          <w:t>4</w:t>
        </w:r>
        <w:r w:rsidR="00A007F1">
          <w:rPr>
            <w:noProof/>
            <w:webHidden/>
          </w:rPr>
          <w:fldChar w:fldCharType="end"/>
        </w:r>
      </w:hyperlink>
    </w:p>
    <w:p w14:paraId="2ECCAA41" w14:textId="7F4576A4"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23" w:history="1">
        <w:r w:rsidR="00A007F1" w:rsidRPr="00AA1907">
          <w:rPr>
            <w:rStyle w:val="Hyperlink"/>
            <w:noProof/>
          </w:rPr>
          <w:t>2</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Grundlagen</w:t>
        </w:r>
        <w:r w:rsidR="00A007F1">
          <w:rPr>
            <w:noProof/>
            <w:webHidden/>
          </w:rPr>
          <w:tab/>
        </w:r>
        <w:r w:rsidR="00A007F1">
          <w:rPr>
            <w:noProof/>
            <w:webHidden/>
          </w:rPr>
          <w:fldChar w:fldCharType="begin"/>
        </w:r>
        <w:r w:rsidR="00A007F1">
          <w:rPr>
            <w:noProof/>
            <w:webHidden/>
          </w:rPr>
          <w:instrText xml:space="preserve"> PAGEREF _Toc523743723 \h </w:instrText>
        </w:r>
        <w:r w:rsidR="00A007F1">
          <w:rPr>
            <w:noProof/>
            <w:webHidden/>
          </w:rPr>
        </w:r>
        <w:r w:rsidR="00A007F1">
          <w:rPr>
            <w:noProof/>
            <w:webHidden/>
          </w:rPr>
          <w:fldChar w:fldCharType="separate"/>
        </w:r>
        <w:r w:rsidR="00462DE9">
          <w:rPr>
            <w:noProof/>
            <w:webHidden/>
          </w:rPr>
          <w:t>6</w:t>
        </w:r>
        <w:r w:rsidR="00A007F1">
          <w:rPr>
            <w:noProof/>
            <w:webHidden/>
          </w:rPr>
          <w:fldChar w:fldCharType="end"/>
        </w:r>
      </w:hyperlink>
    </w:p>
    <w:p w14:paraId="7CAC3C60" w14:textId="4AD7DC93"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24" w:history="1">
        <w:r w:rsidR="00A007F1" w:rsidRPr="00AA1907">
          <w:rPr>
            <w:rStyle w:val="Hyperlink"/>
            <w:noProof/>
          </w:rPr>
          <w:t>2.1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Grundlegende Begriffe</w:t>
        </w:r>
        <w:r w:rsidR="00A007F1">
          <w:rPr>
            <w:noProof/>
            <w:webHidden/>
          </w:rPr>
          <w:tab/>
        </w:r>
        <w:r w:rsidR="00A007F1">
          <w:rPr>
            <w:noProof/>
            <w:webHidden/>
          </w:rPr>
          <w:fldChar w:fldCharType="begin"/>
        </w:r>
        <w:r w:rsidR="00A007F1">
          <w:rPr>
            <w:noProof/>
            <w:webHidden/>
          </w:rPr>
          <w:instrText xml:space="preserve"> PAGEREF _Toc523743724 \h </w:instrText>
        </w:r>
        <w:r w:rsidR="00A007F1">
          <w:rPr>
            <w:noProof/>
            <w:webHidden/>
          </w:rPr>
        </w:r>
        <w:r w:rsidR="00A007F1">
          <w:rPr>
            <w:noProof/>
            <w:webHidden/>
          </w:rPr>
          <w:fldChar w:fldCharType="separate"/>
        </w:r>
        <w:r w:rsidR="00462DE9">
          <w:rPr>
            <w:noProof/>
            <w:webHidden/>
          </w:rPr>
          <w:t>6</w:t>
        </w:r>
        <w:r w:rsidR="00A007F1">
          <w:rPr>
            <w:noProof/>
            <w:webHidden/>
          </w:rPr>
          <w:fldChar w:fldCharType="end"/>
        </w:r>
      </w:hyperlink>
    </w:p>
    <w:p w14:paraId="76953AFD" w14:textId="6BBE9649"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25" w:history="1">
        <w:r w:rsidR="00A007F1" w:rsidRPr="00AA1907">
          <w:rPr>
            <w:rStyle w:val="Hyperlink"/>
            <w:noProof/>
          </w:rPr>
          <w:t>2.2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Grundlegende Netzwerktopologien</w:t>
        </w:r>
        <w:r w:rsidR="00A007F1">
          <w:rPr>
            <w:noProof/>
            <w:webHidden/>
          </w:rPr>
          <w:tab/>
        </w:r>
        <w:r w:rsidR="00A007F1">
          <w:rPr>
            <w:noProof/>
            <w:webHidden/>
          </w:rPr>
          <w:fldChar w:fldCharType="begin"/>
        </w:r>
        <w:r w:rsidR="00A007F1">
          <w:rPr>
            <w:noProof/>
            <w:webHidden/>
          </w:rPr>
          <w:instrText xml:space="preserve"> PAGEREF _Toc523743725 \h </w:instrText>
        </w:r>
        <w:r w:rsidR="00A007F1">
          <w:rPr>
            <w:noProof/>
            <w:webHidden/>
          </w:rPr>
        </w:r>
        <w:r w:rsidR="00A007F1">
          <w:rPr>
            <w:noProof/>
            <w:webHidden/>
          </w:rPr>
          <w:fldChar w:fldCharType="separate"/>
        </w:r>
        <w:r w:rsidR="00462DE9">
          <w:rPr>
            <w:noProof/>
            <w:webHidden/>
          </w:rPr>
          <w:t>7</w:t>
        </w:r>
        <w:r w:rsidR="00A007F1">
          <w:rPr>
            <w:noProof/>
            <w:webHidden/>
          </w:rPr>
          <w:fldChar w:fldCharType="end"/>
        </w:r>
      </w:hyperlink>
    </w:p>
    <w:p w14:paraId="5604EF86" w14:textId="33EB8E46" w:rsidR="00A007F1" w:rsidRDefault="00D154EE">
      <w:pPr>
        <w:pStyle w:val="Verzeichnis3"/>
        <w:rPr>
          <w:rFonts w:asciiTheme="minorHAnsi" w:eastAsiaTheme="minorEastAsia" w:hAnsiTheme="minorHAnsi" w:cstheme="minorBidi"/>
          <w:sz w:val="22"/>
          <w:szCs w:val="22"/>
          <w:lang w:val="en-US" w:eastAsia="en-US"/>
        </w:rPr>
      </w:pPr>
      <w:hyperlink w:anchor="_Toc523743726" w:history="1">
        <w:r w:rsidR="00A007F1" w:rsidRPr="00AA1907">
          <w:rPr>
            <w:rStyle w:val="Hyperlink"/>
          </w:rPr>
          <w:t>2.2.1</w:t>
        </w:r>
        <w:r w:rsidR="00A007F1">
          <w:rPr>
            <w:rFonts w:asciiTheme="minorHAnsi" w:eastAsiaTheme="minorEastAsia" w:hAnsiTheme="minorHAnsi" w:cstheme="minorBidi"/>
            <w:sz w:val="22"/>
            <w:szCs w:val="22"/>
            <w:lang w:val="en-US" w:eastAsia="en-US"/>
          </w:rPr>
          <w:tab/>
        </w:r>
        <w:r w:rsidR="00A007F1" w:rsidRPr="00AA1907">
          <w:rPr>
            <w:rStyle w:val="Hyperlink"/>
          </w:rPr>
          <w:t>Linien-Topologie</w:t>
        </w:r>
        <w:r w:rsidR="00A007F1">
          <w:rPr>
            <w:webHidden/>
          </w:rPr>
          <w:tab/>
        </w:r>
        <w:r w:rsidR="00A007F1">
          <w:rPr>
            <w:webHidden/>
          </w:rPr>
          <w:fldChar w:fldCharType="begin"/>
        </w:r>
        <w:r w:rsidR="00A007F1">
          <w:rPr>
            <w:webHidden/>
          </w:rPr>
          <w:instrText xml:space="preserve"> PAGEREF _Toc523743726 \h </w:instrText>
        </w:r>
        <w:r w:rsidR="00A007F1">
          <w:rPr>
            <w:webHidden/>
          </w:rPr>
        </w:r>
        <w:r w:rsidR="00A007F1">
          <w:rPr>
            <w:webHidden/>
          </w:rPr>
          <w:fldChar w:fldCharType="separate"/>
        </w:r>
        <w:r w:rsidR="00462DE9">
          <w:rPr>
            <w:webHidden/>
          </w:rPr>
          <w:t>8</w:t>
        </w:r>
        <w:r w:rsidR="00A007F1">
          <w:rPr>
            <w:webHidden/>
          </w:rPr>
          <w:fldChar w:fldCharType="end"/>
        </w:r>
      </w:hyperlink>
    </w:p>
    <w:p w14:paraId="1665CC03" w14:textId="0580F60C" w:rsidR="00A007F1" w:rsidRDefault="00D154EE">
      <w:pPr>
        <w:pStyle w:val="Verzeichnis3"/>
        <w:rPr>
          <w:rFonts w:asciiTheme="minorHAnsi" w:eastAsiaTheme="minorEastAsia" w:hAnsiTheme="minorHAnsi" w:cstheme="minorBidi"/>
          <w:sz w:val="22"/>
          <w:szCs w:val="22"/>
          <w:lang w:val="en-US" w:eastAsia="en-US"/>
        </w:rPr>
      </w:pPr>
      <w:hyperlink w:anchor="_Toc523743727" w:history="1">
        <w:r w:rsidR="00A007F1" w:rsidRPr="00AA1907">
          <w:rPr>
            <w:rStyle w:val="Hyperlink"/>
          </w:rPr>
          <w:t>2.2.2</w:t>
        </w:r>
        <w:r w:rsidR="00A007F1">
          <w:rPr>
            <w:rFonts w:asciiTheme="minorHAnsi" w:eastAsiaTheme="minorEastAsia" w:hAnsiTheme="minorHAnsi" w:cstheme="minorBidi"/>
            <w:sz w:val="22"/>
            <w:szCs w:val="22"/>
            <w:lang w:val="en-US" w:eastAsia="en-US"/>
          </w:rPr>
          <w:tab/>
        </w:r>
        <w:r w:rsidR="00A007F1" w:rsidRPr="00AA1907">
          <w:rPr>
            <w:rStyle w:val="Hyperlink"/>
          </w:rPr>
          <w:t>Ring-Topologie</w:t>
        </w:r>
        <w:r w:rsidR="00A007F1">
          <w:rPr>
            <w:webHidden/>
          </w:rPr>
          <w:tab/>
        </w:r>
        <w:r w:rsidR="00A007F1">
          <w:rPr>
            <w:webHidden/>
          </w:rPr>
          <w:fldChar w:fldCharType="begin"/>
        </w:r>
        <w:r w:rsidR="00A007F1">
          <w:rPr>
            <w:webHidden/>
          </w:rPr>
          <w:instrText xml:space="preserve"> PAGEREF _Toc523743727 \h </w:instrText>
        </w:r>
        <w:r w:rsidR="00A007F1">
          <w:rPr>
            <w:webHidden/>
          </w:rPr>
        </w:r>
        <w:r w:rsidR="00A007F1">
          <w:rPr>
            <w:webHidden/>
          </w:rPr>
          <w:fldChar w:fldCharType="separate"/>
        </w:r>
        <w:r w:rsidR="00462DE9">
          <w:rPr>
            <w:webHidden/>
          </w:rPr>
          <w:t>9</w:t>
        </w:r>
        <w:r w:rsidR="00A007F1">
          <w:rPr>
            <w:webHidden/>
          </w:rPr>
          <w:fldChar w:fldCharType="end"/>
        </w:r>
      </w:hyperlink>
    </w:p>
    <w:p w14:paraId="5A504AE2" w14:textId="275575FC" w:rsidR="00A007F1" w:rsidRDefault="00D154EE">
      <w:pPr>
        <w:pStyle w:val="Verzeichnis3"/>
        <w:rPr>
          <w:rFonts w:asciiTheme="minorHAnsi" w:eastAsiaTheme="minorEastAsia" w:hAnsiTheme="minorHAnsi" w:cstheme="minorBidi"/>
          <w:sz w:val="22"/>
          <w:szCs w:val="22"/>
          <w:lang w:val="en-US" w:eastAsia="en-US"/>
        </w:rPr>
      </w:pPr>
      <w:hyperlink w:anchor="_Toc523743728" w:history="1">
        <w:r w:rsidR="00A007F1" w:rsidRPr="00AA1907">
          <w:rPr>
            <w:rStyle w:val="Hyperlink"/>
          </w:rPr>
          <w:t>2.2.3</w:t>
        </w:r>
        <w:r w:rsidR="00A007F1">
          <w:rPr>
            <w:rFonts w:asciiTheme="minorHAnsi" w:eastAsiaTheme="minorEastAsia" w:hAnsiTheme="minorHAnsi" w:cstheme="minorBidi"/>
            <w:sz w:val="22"/>
            <w:szCs w:val="22"/>
            <w:lang w:val="en-US" w:eastAsia="en-US"/>
          </w:rPr>
          <w:tab/>
        </w:r>
        <w:r w:rsidR="00A007F1" w:rsidRPr="00AA1907">
          <w:rPr>
            <w:rStyle w:val="Hyperlink"/>
          </w:rPr>
          <w:t>Stern-Topologie</w:t>
        </w:r>
        <w:r w:rsidR="00A007F1">
          <w:rPr>
            <w:webHidden/>
          </w:rPr>
          <w:tab/>
        </w:r>
        <w:r w:rsidR="00A007F1">
          <w:rPr>
            <w:webHidden/>
          </w:rPr>
          <w:fldChar w:fldCharType="begin"/>
        </w:r>
        <w:r w:rsidR="00A007F1">
          <w:rPr>
            <w:webHidden/>
          </w:rPr>
          <w:instrText xml:space="preserve"> PAGEREF _Toc523743728 \h </w:instrText>
        </w:r>
        <w:r w:rsidR="00A007F1">
          <w:rPr>
            <w:webHidden/>
          </w:rPr>
        </w:r>
        <w:r w:rsidR="00A007F1">
          <w:rPr>
            <w:webHidden/>
          </w:rPr>
          <w:fldChar w:fldCharType="separate"/>
        </w:r>
        <w:r w:rsidR="00462DE9">
          <w:rPr>
            <w:webHidden/>
          </w:rPr>
          <w:t>10</w:t>
        </w:r>
        <w:r w:rsidR="00A007F1">
          <w:rPr>
            <w:webHidden/>
          </w:rPr>
          <w:fldChar w:fldCharType="end"/>
        </w:r>
      </w:hyperlink>
    </w:p>
    <w:p w14:paraId="555597FE" w14:textId="43EA91C6" w:rsidR="00A007F1" w:rsidRDefault="00D154EE">
      <w:pPr>
        <w:pStyle w:val="Verzeichnis3"/>
        <w:rPr>
          <w:rFonts w:asciiTheme="minorHAnsi" w:eastAsiaTheme="minorEastAsia" w:hAnsiTheme="minorHAnsi" w:cstheme="minorBidi"/>
          <w:sz w:val="22"/>
          <w:szCs w:val="22"/>
          <w:lang w:val="en-US" w:eastAsia="en-US"/>
        </w:rPr>
      </w:pPr>
      <w:hyperlink w:anchor="_Toc523743729" w:history="1">
        <w:r w:rsidR="00A007F1" w:rsidRPr="00AA1907">
          <w:rPr>
            <w:rStyle w:val="Hyperlink"/>
          </w:rPr>
          <w:t>2.2.4</w:t>
        </w:r>
        <w:r w:rsidR="00A007F1">
          <w:rPr>
            <w:rFonts w:asciiTheme="minorHAnsi" w:eastAsiaTheme="minorEastAsia" w:hAnsiTheme="minorHAnsi" w:cstheme="minorBidi"/>
            <w:sz w:val="22"/>
            <w:szCs w:val="22"/>
            <w:lang w:val="en-US" w:eastAsia="en-US"/>
          </w:rPr>
          <w:tab/>
        </w:r>
        <w:r w:rsidR="00A007F1" w:rsidRPr="00AA1907">
          <w:rPr>
            <w:rStyle w:val="Hyperlink"/>
          </w:rPr>
          <w:t>Baum-Topologie</w:t>
        </w:r>
        <w:r w:rsidR="00A007F1">
          <w:rPr>
            <w:webHidden/>
          </w:rPr>
          <w:tab/>
        </w:r>
        <w:r w:rsidR="00A007F1">
          <w:rPr>
            <w:webHidden/>
          </w:rPr>
          <w:fldChar w:fldCharType="begin"/>
        </w:r>
        <w:r w:rsidR="00A007F1">
          <w:rPr>
            <w:webHidden/>
          </w:rPr>
          <w:instrText xml:space="preserve"> PAGEREF _Toc523743729 \h </w:instrText>
        </w:r>
        <w:r w:rsidR="00A007F1">
          <w:rPr>
            <w:webHidden/>
          </w:rPr>
        </w:r>
        <w:r w:rsidR="00A007F1">
          <w:rPr>
            <w:webHidden/>
          </w:rPr>
          <w:fldChar w:fldCharType="separate"/>
        </w:r>
        <w:r w:rsidR="00462DE9">
          <w:rPr>
            <w:webHidden/>
          </w:rPr>
          <w:t>11</w:t>
        </w:r>
        <w:r w:rsidR="00A007F1">
          <w:rPr>
            <w:webHidden/>
          </w:rPr>
          <w:fldChar w:fldCharType="end"/>
        </w:r>
      </w:hyperlink>
    </w:p>
    <w:p w14:paraId="4FB4C796" w14:textId="7B06250B" w:rsidR="00A007F1" w:rsidRDefault="00D154EE">
      <w:pPr>
        <w:pStyle w:val="Verzeichnis3"/>
        <w:rPr>
          <w:rFonts w:asciiTheme="minorHAnsi" w:eastAsiaTheme="minorEastAsia" w:hAnsiTheme="minorHAnsi" w:cstheme="minorBidi"/>
          <w:sz w:val="22"/>
          <w:szCs w:val="22"/>
          <w:lang w:val="en-US" w:eastAsia="en-US"/>
        </w:rPr>
      </w:pPr>
      <w:hyperlink w:anchor="_Toc523743730" w:history="1">
        <w:r w:rsidR="00A007F1" w:rsidRPr="00AA1907">
          <w:rPr>
            <w:rStyle w:val="Hyperlink"/>
          </w:rPr>
          <w:t>2.2.5</w:t>
        </w:r>
        <w:r w:rsidR="00A007F1">
          <w:rPr>
            <w:rFonts w:asciiTheme="minorHAnsi" w:eastAsiaTheme="minorEastAsia" w:hAnsiTheme="minorHAnsi" w:cstheme="minorBidi"/>
            <w:sz w:val="22"/>
            <w:szCs w:val="22"/>
            <w:lang w:val="en-US" w:eastAsia="en-US"/>
          </w:rPr>
          <w:tab/>
        </w:r>
        <w:r w:rsidR="00A007F1" w:rsidRPr="00AA1907">
          <w:rPr>
            <w:rStyle w:val="Hyperlink"/>
          </w:rPr>
          <w:t>Vermaschtes Netz</w:t>
        </w:r>
        <w:r w:rsidR="00A007F1">
          <w:rPr>
            <w:webHidden/>
          </w:rPr>
          <w:tab/>
        </w:r>
        <w:r w:rsidR="00A007F1">
          <w:rPr>
            <w:webHidden/>
          </w:rPr>
          <w:fldChar w:fldCharType="begin"/>
        </w:r>
        <w:r w:rsidR="00A007F1">
          <w:rPr>
            <w:webHidden/>
          </w:rPr>
          <w:instrText xml:space="preserve"> PAGEREF _Toc523743730 \h </w:instrText>
        </w:r>
        <w:r w:rsidR="00A007F1">
          <w:rPr>
            <w:webHidden/>
          </w:rPr>
        </w:r>
        <w:r w:rsidR="00A007F1">
          <w:rPr>
            <w:webHidden/>
          </w:rPr>
          <w:fldChar w:fldCharType="separate"/>
        </w:r>
        <w:r w:rsidR="00462DE9">
          <w:rPr>
            <w:webHidden/>
          </w:rPr>
          <w:t>12</w:t>
        </w:r>
        <w:r w:rsidR="00A007F1">
          <w:rPr>
            <w:webHidden/>
          </w:rPr>
          <w:fldChar w:fldCharType="end"/>
        </w:r>
      </w:hyperlink>
    </w:p>
    <w:p w14:paraId="655996F0" w14:textId="55B66DBA"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31" w:history="1">
        <w:r w:rsidR="00A007F1" w:rsidRPr="00AA1907">
          <w:rPr>
            <w:rStyle w:val="Hyperlink"/>
            <w:noProof/>
          </w:rPr>
          <w:t>2.3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Netzwerke-Protokolle</w:t>
        </w:r>
        <w:r w:rsidR="00A007F1">
          <w:rPr>
            <w:noProof/>
            <w:webHidden/>
          </w:rPr>
          <w:tab/>
        </w:r>
        <w:r w:rsidR="00A007F1">
          <w:rPr>
            <w:noProof/>
            <w:webHidden/>
          </w:rPr>
          <w:fldChar w:fldCharType="begin"/>
        </w:r>
        <w:r w:rsidR="00A007F1">
          <w:rPr>
            <w:noProof/>
            <w:webHidden/>
          </w:rPr>
          <w:instrText xml:space="preserve"> PAGEREF _Toc523743731 \h </w:instrText>
        </w:r>
        <w:r w:rsidR="00A007F1">
          <w:rPr>
            <w:noProof/>
            <w:webHidden/>
          </w:rPr>
        </w:r>
        <w:r w:rsidR="00A007F1">
          <w:rPr>
            <w:noProof/>
            <w:webHidden/>
          </w:rPr>
          <w:fldChar w:fldCharType="separate"/>
        </w:r>
        <w:r w:rsidR="00462DE9">
          <w:rPr>
            <w:noProof/>
            <w:webHidden/>
          </w:rPr>
          <w:t>12</w:t>
        </w:r>
        <w:r w:rsidR="00A007F1">
          <w:rPr>
            <w:noProof/>
            <w:webHidden/>
          </w:rPr>
          <w:fldChar w:fldCharType="end"/>
        </w:r>
      </w:hyperlink>
    </w:p>
    <w:p w14:paraId="39006009" w14:textId="50F004E1" w:rsidR="00A007F1" w:rsidRDefault="00D154EE">
      <w:pPr>
        <w:pStyle w:val="Verzeichnis3"/>
        <w:rPr>
          <w:rFonts w:asciiTheme="minorHAnsi" w:eastAsiaTheme="minorEastAsia" w:hAnsiTheme="minorHAnsi" w:cstheme="minorBidi"/>
          <w:sz w:val="22"/>
          <w:szCs w:val="22"/>
          <w:lang w:val="en-US" w:eastAsia="en-US"/>
        </w:rPr>
      </w:pPr>
      <w:hyperlink w:anchor="_Toc523743732" w:history="1">
        <w:r w:rsidR="00A007F1" w:rsidRPr="00AA1907">
          <w:rPr>
            <w:rStyle w:val="Hyperlink"/>
          </w:rPr>
          <w:t>2.3.1</w:t>
        </w:r>
        <w:r w:rsidR="00A007F1">
          <w:rPr>
            <w:rFonts w:asciiTheme="minorHAnsi" w:eastAsiaTheme="minorEastAsia" w:hAnsiTheme="minorHAnsi" w:cstheme="minorBidi"/>
            <w:sz w:val="22"/>
            <w:szCs w:val="22"/>
            <w:lang w:val="en-US" w:eastAsia="en-US"/>
          </w:rPr>
          <w:tab/>
        </w:r>
        <w:r w:rsidR="00A007F1" w:rsidRPr="00AA1907">
          <w:rPr>
            <w:rStyle w:val="Hyperlink"/>
          </w:rPr>
          <w:t>PROFIBUS</w:t>
        </w:r>
        <w:r w:rsidR="00A007F1">
          <w:rPr>
            <w:webHidden/>
          </w:rPr>
          <w:tab/>
        </w:r>
        <w:r w:rsidR="00A007F1">
          <w:rPr>
            <w:webHidden/>
          </w:rPr>
          <w:fldChar w:fldCharType="begin"/>
        </w:r>
        <w:r w:rsidR="00A007F1">
          <w:rPr>
            <w:webHidden/>
          </w:rPr>
          <w:instrText xml:space="preserve"> PAGEREF _Toc523743732 \h </w:instrText>
        </w:r>
        <w:r w:rsidR="00A007F1">
          <w:rPr>
            <w:webHidden/>
          </w:rPr>
        </w:r>
        <w:r w:rsidR="00A007F1">
          <w:rPr>
            <w:webHidden/>
          </w:rPr>
          <w:fldChar w:fldCharType="separate"/>
        </w:r>
        <w:r w:rsidR="00462DE9">
          <w:rPr>
            <w:webHidden/>
          </w:rPr>
          <w:t>12</w:t>
        </w:r>
        <w:r w:rsidR="00A007F1">
          <w:rPr>
            <w:webHidden/>
          </w:rPr>
          <w:fldChar w:fldCharType="end"/>
        </w:r>
      </w:hyperlink>
    </w:p>
    <w:p w14:paraId="5E7113DB" w14:textId="1F0C3B2D" w:rsidR="00A007F1" w:rsidRDefault="00D154EE">
      <w:pPr>
        <w:pStyle w:val="Verzeichnis3"/>
        <w:rPr>
          <w:rFonts w:asciiTheme="minorHAnsi" w:eastAsiaTheme="minorEastAsia" w:hAnsiTheme="minorHAnsi" w:cstheme="minorBidi"/>
          <w:sz w:val="22"/>
          <w:szCs w:val="22"/>
          <w:lang w:val="en-US" w:eastAsia="en-US"/>
        </w:rPr>
      </w:pPr>
      <w:hyperlink w:anchor="_Toc523743733" w:history="1">
        <w:r w:rsidR="00A007F1" w:rsidRPr="00AA1907">
          <w:rPr>
            <w:rStyle w:val="Hyperlink"/>
          </w:rPr>
          <w:t>2.3.2</w:t>
        </w:r>
        <w:r w:rsidR="00A007F1">
          <w:rPr>
            <w:rFonts w:asciiTheme="minorHAnsi" w:eastAsiaTheme="minorEastAsia" w:hAnsiTheme="minorHAnsi" w:cstheme="minorBidi"/>
            <w:sz w:val="22"/>
            <w:szCs w:val="22"/>
            <w:lang w:val="en-US" w:eastAsia="en-US"/>
          </w:rPr>
          <w:tab/>
        </w:r>
        <w:r w:rsidR="00A007F1" w:rsidRPr="00AA1907">
          <w:rPr>
            <w:rStyle w:val="Hyperlink"/>
          </w:rPr>
          <w:t>PROFINET</w:t>
        </w:r>
        <w:r w:rsidR="00A007F1">
          <w:rPr>
            <w:webHidden/>
          </w:rPr>
          <w:tab/>
        </w:r>
        <w:r w:rsidR="00A007F1">
          <w:rPr>
            <w:webHidden/>
          </w:rPr>
          <w:fldChar w:fldCharType="begin"/>
        </w:r>
        <w:r w:rsidR="00A007F1">
          <w:rPr>
            <w:webHidden/>
          </w:rPr>
          <w:instrText xml:space="preserve"> PAGEREF _Toc523743733 \h </w:instrText>
        </w:r>
        <w:r w:rsidR="00A007F1">
          <w:rPr>
            <w:webHidden/>
          </w:rPr>
        </w:r>
        <w:r w:rsidR="00A007F1">
          <w:rPr>
            <w:webHidden/>
          </w:rPr>
          <w:fldChar w:fldCharType="separate"/>
        </w:r>
        <w:r w:rsidR="00462DE9">
          <w:rPr>
            <w:webHidden/>
          </w:rPr>
          <w:t>15</w:t>
        </w:r>
        <w:r w:rsidR="00A007F1">
          <w:rPr>
            <w:webHidden/>
          </w:rPr>
          <w:fldChar w:fldCharType="end"/>
        </w:r>
      </w:hyperlink>
    </w:p>
    <w:p w14:paraId="3313A98D" w14:textId="409EF6A9"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34" w:history="1">
        <w:r w:rsidR="00A007F1" w:rsidRPr="00AA1907">
          <w:rPr>
            <w:rStyle w:val="Hyperlink"/>
            <w:noProof/>
          </w:rPr>
          <w:t>3</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Ausgangssituation</w:t>
        </w:r>
        <w:r w:rsidR="00A007F1">
          <w:rPr>
            <w:noProof/>
            <w:webHidden/>
          </w:rPr>
          <w:tab/>
        </w:r>
        <w:r w:rsidR="00A007F1">
          <w:rPr>
            <w:noProof/>
            <w:webHidden/>
          </w:rPr>
          <w:fldChar w:fldCharType="begin"/>
        </w:r>
        <w:r w:rsidR="00A007F1">
          <w:rPr>
            <w:noProof/>
            <w:webHidden/>
          </w:rPr>
          <w:instrText xml:space="preserve"> PAGEREF _Toc523743734 \h </w:instrText>
        </w:r>
        <w:r w:rsidR="00A007F1">
          <w:rPr>
            <w:noProof/>
            <w:webHidden/>
          </w:rPr>
        </w:r>
        <w:r w:rsidR="00A007F1">
          <w:rPr>
            <w:noProof/>
            <w:webHidden/>
          </w:rPr>
          <w:fldChar w:fldCharType="separate"/>
        </w:r>
        <w:r w:rsidR="00462DE9">
          <w:rPr>
            <w:noProof/>
            <w:webHidden/>
          </w:rPr>
          <w:t>16</w:t>
        </w:r>
        <w:r w:rsidR="00A007F1">
          <w:rPr>
            <w:noProof/>
            <w:webHidden/>
          </w:rPr>
          <w:fldChar w:fldCharType="end"/>
        </w:r>
      </w:hyperlink>
    </w:p>
    <w:p w14:paraId="145C5CC5" w14:textId="46821DC9"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35" w:history="1">
        <w:r w:rsidR="00A007F1" w:rsidRPr="00AA1907">
          <w:rPr>
            <w:rStyle w:val="Hyperlink"/>
            <w:noProof/>
          </w:rPr>
          <w:t>3.1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FDT</w:t>
        </w:r>
        <w:r w:rsidR="00A007F1">
          <w:rPr>
            <w:noProof/>
            <w:webHidden/>
          </w:rPr>
          <w:tab/>
        </w:r>
        <w:r w:rsidR="00A007F1">
          <w:rPr>
            <w:noProof/>
            <w:webHidden/>
          </w:rPr>
          <w:fldChar w:fldCharType="begin"/>
        </w:r>
        <w:r w:rsidR="00A007F1">
          <w:rPr>
            <w:noProof/>
            <w:webHidden/>
          </w:rPr>
          <w:instrText xml:space="preserve"> PAGEREF _Toc523743735 \h </w:instrText>
        </w:r>
        <w:r w:rsidR="00A007F1">
          <w:rPr>
            <w:noProof/>
            <w:webHidden/>
          </w:rPr>
        </w:r>
        <w:r w:rsidR="00A007F1">
          <w:rPr>
            <w:noProof/>
            <w:webHidden/>
          </w:rPr>
          <w:fldChar w:fldCharType="separate"/>
        </w:r>
        <w:r w:rsidR="00462DE9">
          <w:rPr>
            <w:noProof/>
            <w:webHidden/>
          </w:rPr>
          <w:t>16</w:t>
        </w:r>
        <w:r w:rsidR="00A007F1">
          <w:rPr>
            <w:noProof/>
            <w:webHidden/>
          </w:rPr>
          <w:fldChar w:fldCharType="end"/>
        </w:r>
      </w:hyperlink>
    </w:p>
    <w:p w14:paraId="365F9D2D" w14:textId="69EC3DED"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36" w:history="1">
        <w:r w:rsidR="00A007F1" w:rsidRPr="00AA1907">
          <w:rPr>
            <w:rStyle w:val="Hyperlink"/>
            <w:noProof/>
          </w:rPr>
          <w:t>3.2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Was ist Communication Studio?</w:t>
        </w:r>
        <w:r w:rsidR="00A007F1">
          <w:rPr>
            <w:noProof/>
            <w:webHidden/>
          </w:rPr>
          <w:tab/>
        </w:r>
        <w:r w:rsidR="00A007F1">
          <w:rPr>
            <w:noProof/>
            <w:webHidden/>
          </w:rPr>
          <w:fldChar w:fldCharType="begin"/>
        </w:r>
        <w:r w:rsidR="00A007F1">
          <w:rPr>
            <w:noProof/>
            <w:webHidden/>
          </w:rPr>
          <w:instrText xml:space="preserve"> PAGEREF _Toc523743736 \h </w:instrText>
        </w:r>
        <w:r w:rsidR="00A007F1">
          <w:rPr>
            <w:noProof/>
            <w:webHidden/>
          </w:rPr>
        </w:r>
        <w:r w:rsidR="00A007F1">
          <w:rPr>
            <w:noProof/>
            <w:webHidden/>
          </w:rPr>
          <w:fldChar w:fldCharType="separate"/>
        </w:r>
        <w:r w:rsidR="00462DE9">
          <w:rPr>
            <w:noProof/>
            <w:webHidden/>
          </w:rPr>
          <w:t>17</w:t>
        </w:r>
        <w:r w:rsidR="00A007F1">
          <w:rPr>
            <w:noProof/>
            <w:webHidden/>
          </w:rPr>
          <w:fldChar w:fldCharType="end"/>
        </w:r>
      </w:hyperlink>
    </w:p>
    <w:p w14:paraId="0D1D9640" w14:textId="44A1A27B"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37" w:history="1">
        <w:r w:rsidR="00A007F1" w:rsidRPr="00AA1907">
          <w:rPr>
            <w:rStyle w:val="Hyperlink"/>
            <w:noProof/>
          </w:rPr>
          <w:t>3.3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Befragungsmethoden</w:t>
        </w:r>
        <w:r w:rsidR="00A007F1">
          <w:rPr>
            <w:noProof/>
            <w:webHidden/>
          </w:rPr>
          <w:tab/>
        </w:r>
        <w:r w:rsidR="00A007F1">
          <w:rPr>
            <w:noProof/>
            <w:webHidden/>
          </w:rPr>
          <w:fldChar w:fldCharType="begin"/>
        </w:r>
        <w:r w:rsidR="00A007F1">
          <w:rPr>
            <w:noProof/>
            <w:webHidden/>
          </w:rPr>
          <w:instrText xml:space="preserve"> PAGEREF _Toc523743737 \h </w:instrText>
        </w:r>
        <w:r w:rsidR="00A007F1">
          <w:rPr>
            <w:noProof/>
            <w:webHidden/>
          </w:rPr>
        </w:r>
        <w:r w:rsidR="00A007F1">
          <w:rPr>
            <w:noProof/>
            <w:webHidden/>
          </w:rPr>
          <w:fldChar w:fldCharType="separate"/>
        </w:r>
        <w:r w:rsidR="00462DE9">
          <w:rPr>
            <w:noProof/>
            <w:webHidden/>
          </w:rPr>
          <w:t>18</w:t>
        </w:r>
        <w:r w:rsidR="00A007F1">
          <w:rPr>
            <w:noProof/>
            <w:webHidden/>
          </w:rPr>
          <w:fldChar w:fldCharType="end"/>
        </w:r>
      </w:hyperlink>
    </w:p>
    <w:p w14:paraId="4319D2FE" w14:textId="32764069"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38" w:history="1">
        <w:r w:rsidR="00A007F1" w:rsidRPr="00AA1907">
          <w:rPr>
            <w:rStyle w:val="Hyperlink"/>
            <w:noProof/>
          </w:rPr>
          <w:t>3.4</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Auswertung</w:t>
        </w:r>
        <w:r w:rsidR="00A007F1">
          <w:rPr>
            <w:noProof/>
            <w:webHidden/>
          </w:rPr>
          <w:tab/>
        </w:r>
        <w:r w:rsidR="00A007F1">
          <w:rPr>
            <w:noProof/>
            <w:webHidden/>
          </w:rPr>
          <w:fldChar w:fldCharType="begin"/>
        </w:r>
        <w:r w:rsidR="00A007F1">
          <w:rPr>
            <w:noProof/>
            <w:webHidden/>
          </w:rPr>
          <w:instrText xml:space="preserve"> PAGEREF _Toc523743738 \h </w:instrText>
        </w:r>
        <w:r w:rsidR="00A007F1">
          <w:rPr>
            <w:noProof/>
            <w:webHidden/>
          </w:rPr>
        </w:r>
        <w:r w:rsidR="00A007F1">
          <w:rPr>
            <w:noProof/>
            <w:webHidden/>
          </w:rPr>
          <w:fldChar w:fldCharType="separate"/>
        </w:r>
        <w:r w:rsidR="00462DE9">
          <w:rPr>
            <w:noProof/>
            <w:webHidden/>
          </w:rPr>
          <w:t>18</w:t>
        </w:r>
        <w:r w:rsidR="00A007F1">
          <w:rPr>
            <w:noProof/>
            <w:webHidden/>
          </w:rPr>
          <w:fldChar w:fldCharType="end"/>
        </w:r>
      </w:hyperlink>
    </w:p>
    <w:p w14:paraId="50C02786" w14:textId="5BA8FA4D"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39" w:history="1">
        <w:r w:rsidR="00A007F1" w:rsidRPr="00AA1907">
          <w:rPr>
            <w:rStyle w:val="Hyperlink"/>
            <w:noProof/>
          </w:rPr>
          <w:t>4</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Anforderungsanalyse</w:t>
        </w:r>
        <w:r w:rsidR="00A007F1">
          <w:rPr>
            <w:noProof/>
            <w:webHidden/>
          </w:rPr>
          <w:tab/>
        </w:r>
        <w:r w:rsidR="00A007F1">
          <w:rPr>
            <w:noProof/>
            <w:webHidden/>
          </w:rPr>
          <w:fldChar w:fldCharType="begin"/>
        </w:r>
        <w:r w:rsidR="00A007F1">
          <w:rPr>
            <w:noProof/>
            <w:webHidden/>
          </w:rPr>
          <w:instrText xml:space="preserve"> PAGEREF _Toc523743739 \h </w:instrText>
        </w:r>
        <w:r w:rsidR="00A007F1">
          <w:rPr>
            <w:noProof/>
            <w:webHidden/>
          </w:rPr>
        </w:r>
        <w:r w:rsidR="00A007F1">
          <w:rPr>
            <w:noProof/>
            <w:webHidden/>
          </w:rPr>
          <w:fldChar w:fldCharType="separate"/>
        </w:r>
        <w:r w:rsidR="00462DE9">
          <w:rPr>
            <w:noProof/>
            <w:webHidden/>
          </w:rPr>
          <w:t>20</w:t>
        </w:r>
        <w:r w:rsidR="00A007F1">
          <w:rPr>
            <w:noProof/>
            <w:webHidden/>
          </w:rPr>
          <w:fldChar w:fldCharType="end"/>
        </w:r>
      </w:hyperlink>
    </w:p>
    <w:p w14:paraId="76B923EE" w14:textId="4FBEC0D2"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40" w:history="1">
        <w:r w:rsidR="00A007F1" w:rsidRPr="00AA1907">
          <w:rPr>
            <w:rStyle w:val="Hyperlink"/>
            <w:noProof/>
          </w:rPr>
          <w:t>4.1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Funktionale Anforderungen</w:t>
        </w:r>
        <w:r w:rsidR="00A007F1">
          <w:rPr>
            <w:noProof/>
            <w:webHidden/>
          </w:rPr>
          <w:tab/>
        </w:r>
        <w:r w:rsidR="00A007F1">
          <w:rPr>
            <w:noProof/>
            <w:webHidden/>
          </w:rPr>
          <w:fldChar w:fldCharType="begin"/>
        </w:r>
        <w:r w:rsidR="00A007F1">
          <w:rPr>
            <w:noProof/>
            <w:webHidden/>
          </w:rPr>
          <w:instrText xml:space="preserve"> PAGEREF _Toc523743740 \h </w:instrText>
        </w:r>
        <w:r w:rsidR="00A007F1">
          <w:rPr>
            <w:noProof/>
            <w:webHidden/>
          </w:rPr>
        </w:r>
        <w:r w:rsidR="00A007F1">
          <w:rPr>
            <w:noProof/>
            <w:webHidden/>
          </w:rPr>
          <w:fldChar w:fldCharType="separate"/>
        </w:r>
        <w:r w:rsidR="00462DE9">
          <w:rPr>
            <w:noProof/>
            <w:webHidden/>
          </w:rPr>
          <w:t>20</w:t>
        </w:r>
        <w:r w:rsidR="00A007F1">
          <w:rPr>
            <w:noProof/>
            <w:webHidden/>
          </w:rPr>
          <w:fldChar w:fldCharType="end"/>
        </w:r>
      </w:hyperlink>
    </w:p>
    <w:p w14:paraId="37A46303" w14:textId="3FAB4459" w:rsidR="00A007F1" w:rsidRDefault="00D154EE">
      <w:pPr>
        <w:pStyle w:val="Verzeichnis3"/>
        <w:rPr>
          <w:rFonts w:asciiTheme="minorHAnsi" w:eastAsiaTheme="minorEastAsia" w:hAnsiTheme="minorHAnsi" w:cstheme="minorBidi"/>
          <w:sz w:val="22"/>
          <w:szCs w:val="22"/>
          <w:lang w:val="en-US" w:eastAsia="en-US"/>
        </w:rPr>
      </w:pPr>
      <w:hyperlink w:anchor="_Toc523743741" w:history="1">
        <w:r w:rsidR="00A007F1" w:rsidRPr="00AA1907">
          <w:rPr>
            <w:rStyle w:val="Hyperlink"/>
          </w:rPr>
          <w:t>4.1.1</w:t>
        </w:r>
        <w:r w:rsidR="00A007F1">
          <w:rPr>
            <w:rFonts w:asciiTheme="minorHAnsi" w:eastAsiaTheme="minorEastAsia" w:hAnsiTheme="minorHAnsi" w:cstheme="minorBidi"/>
            <w:sz w:val="22"/>
            <w:szCs w:val="22"/>
            <w:lang w:val="en-US" w:eastAsia="en-US"/>
          </w:rPr>
          <w:tab/>
        </w:r>
        <w:r w:rsidR="00A007F1" w:rsidRPr="00AA1907">
          <w:rPr>
            <w:rStyle w:val="Hyperlink"/>
          </w:rPr>
          <w:t>Muss</w:t>
        </w:r>
        <w:r w:rsidR="00A007F1" w:rsidRPr="00AA1907">
          <w:rPr>
            <w:rStyle w:val="Hyperlink"/>
            <w:i/>
          </w:rPr>
          <w:t>-</w:t>
        </w:r>
        <w:r w:rsidR="00A007F1" w:rsidRPr="00AA1907">
          <w:rPr>
            <w:rStyle w:val="Hyperlink"/>
          </w:rPr>
          <w:t>Kriterien</w:t>
        </w:r>
        <w:r w:rsidR="00A007F1">
          <w:rPr>
            <w:webHidden/>
          </w:rPr>
          <w:tab/>
        </w:r>
        <w:r w:rsidR="00A007F1">
          <w:rPr>
            <w:webHidden/>
          </w:rPr>
          <w:fldChar w:fldCharType="begin"/>
        </w:r>
        <w:r w:rsidR="00A007F1">
          <w:rPr>
            <w:webHidden/>
          </w:rPr>
          <w:instrText xml:space="preserve"> PAGEREF _Toc523743741 \h </w:instrText>
        </w:r>
        <w:r w:rsidR="00A007F1">
          <w:rPr>
            <w:webHidden/>
          </w:rPr>
        </w:r>
        <w:r w:rsidR="00A007F1">
          <w:rPr>
            <w:webHidden/>
          </w:rPr>
          <w:fldChar w:fldCharType="separate"/>
        </w:r>
        <w:r w:rsidR="00462DE9">
          <w:rPr>
            <w:webHidden/>
          </w:rPr>
          <w:t>20</w:t>
        </w:r>
        <w:r w:rsidR="00A007F1">
          <w:rPr>
            <w:webHidden/>
          </w:rPr>
          <w:fldChar w:fldCharType="end"/>
        </w:r>
      </w:hyperlink>
    </w:p>
    <w:p w14:paraId="3877462D" w14:textId="02D8ECD9" w:rsidR="00A007F1" w:rsidRDefault="00D154EE">
      <w:pPr>
        <w:pStyle w:val="Verzeichnis3"/>
        <w:rPr>
          <w:rFonts w:asciiTheme="minorHAnsi" w:eastAsiaTheme="minorEastAsia" w:hAnsiTheme="minorHAnsi" w:cstheme="minorBidi"/>
          <w:sz w:val="22"/>
          <w:szCs w:val="22"/>
          <w:lang w:val="en-US" w:eastAsia="en-US"/>
        </w:rPr>
      </w:pPr>
      <w:hyperlink w:anchor="_Toc523743742" w:history="1">
        <w:r w:rsidR="00A007F1" w:rsidRPr="00AA1907">
          <w:rPr>
            <w:rStyle w:val="Hyperlink"/>
          </w:rPr>
          <w:t>4.1.2</w:t>
        </w:r>
        <w:r w:rsidR="00A007F1">
          <w:rPr>
            <w:rFonts w:asciiTheme="minorHAnsi" w:eastAsiaTheme="minorEastAsia" w:hAnsiTheme="minorHAnsi" w:cstheme="minorBidi"/>
            <w:sz w:val="22"/>
            <w:szCs w:val="22"/>
            <w:lang w:val="en-US" w:eastAsia="en-US"/>
          </w:rPr>
          <w:tab/>
        </w:r>
        <w:r w:rsidR="00A007F1" w:rsidRPr="00AA1907">
          <w:rPr>
            <w:rStyle w:val="Hyperlink"/>
          </w:rPr>
          <w:t>Kann-Kriterien</w:t>
        </w:r>
        <w:r w:rsidR="00A007F1">
          <w:rPr>
            <w:webHidden/>
          </w:rPr>
          <w:tab/>
        </w:r>
        <w:r w:rsidR="00A007F1">
          <w:rPr>
            <w:webHidden/>
          </w:rPr>
          <w:fldChar w:fldCharType="begin"/>
        </w:r>
        <w:r w:rsidR="00A007F1">
          <w:rPr>
            <w:webHidden/>
          </w:rPr>
          <w:instrText xml:space="preserve"> PAGEREF _Toc523743742 \h </w:instrText>
        </w:r>
        <w:r w:rsidR="00A007F1">
          <w:rPr>
            <w:webHidden/>
          </w:rPr>
        </w:r>
        <w:r w:rsidR="00A007F1">
          <w:rPr>
            <w:webHidden/>
          </w:rPr>
          <w:fldChar w:fldCharType="separate"/>
        </w:r>
        <w:r w:rsidR="00462DE9">
          <w:rPr>
            <w:webHidden/>
          </w:rPr>
          <w:t>21</w:t>
        </w:r>
        <w:r w:rsidR="00A007F1">
          <w:rPr>
            <w:webHidden/>
          </w:rPr>
          <w:fldChar w:fldCharType="end"/>
        </w:r>
      </w:hyperlink>
    </w:p>
    <w:p w14:paraId="52CC0F41" w14:textId="2785CAD3"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43" w:history="1">
        <w:r w:rsidR="00A007F1" w:rsidRPr="00AA1907">
          <w:rPr>
            <w:rStyle w:val="Hyperlink"/>
            <w:noProof/>
          </w:rPr>
          <w:t>4.2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Nichtfunktionale Anforderungen</w:t>
        </w:r>
        <w:r w:rsidR="00A007F1">
          <w:rPr>
            <w:noProof/>
            <w:webHidden/>
          </w:rPr>
          <w:tab/>
        </w:r>
        <w:r w:rsidR="00A007F1">
          <w:rPr>
            <w:noProof/>
            <w:webHidden/>
          </w:rPr>
          <w:fldChar w:fldCharType="begin"/>
        </w:r>
        <w:r w:rsidR="00A007F1">
          <w:rPr>
            <w:noProof/>
            <w:webHidden/>
          </w:rPr>
          <w:instrText xml:space="preserve"> PAGEREF _Toc523743743 \h </w:instrText>
        </w:r>
        <w:r w:rsidR="00A007F1">
          <w:rPr>
            <w:noProof/>
            <w:webHidden/>
          </w:rPr>
        </w:r>
        <w:r w:rsidR="00A007F1">
          <w:rPr>
            <w:noProof/>
            <w:webHidden/>
          </w:rPr>
          <w:fldChar w:fldCharType="separate"/>
        </w:r>
        <w:r w:rsidR="00462DE9">
          <w:rPr>
            <w:noProof/>
            <w:webHidden/>
          </w:rPr>
          <w:t>22</w:t>
        </w:r>
        <w:r w:rsidR="00A007F1">
          <w:rPr>
            <w:noProof/>
            <w:webHidden/>
          </w:rPr>
          <w:fldChar w:fldCharType="end"/>
        </w:r>
      </w:hyperlink>
    </w:p>
    <w:p w14:paraId="79720175" w14:textId="143CF3E0" w:rsidR="00A007F1" w:rsidRDefault="00D154EE">
      <w:pPr>
        <w:pStyle w:val="Verzeichnis3"/>
        <w:rPr>
          <w:rFonts w:asciiTheme="minorHAnsi" w:eastAsiaTheme="minorEastAsia" w:hAnsiTheme="minorHAnsi" w:cstheme="minorBidi"/>
          <w:sz w:val="22"/>
          <w:szCs w:val="22"/>
          <w:lang w:val="en-US" w:eastAsia="en-US"/>
        </w:rPr>
      </w:pPr>
      <w:hyperlink w:anchor="_Toc523743744" w:history="1">
        <w:r w:rsidR="00A007F1" w:rsidRPr="00AA1907">
          <w:rPr>
            <w:rStyle w:val="Hyperlink"/>
          </w:rPr>
          <w:t>4.2.1</w:t>
        </w:r>
        <w:r w:rsidR="00A007F1">
          <w:rPr>
            <w:rFonts w:asciiTheme="minorHAnsi" w:eastAsiaTheme="minorEastAsia" w:hAnsiTheme="minorHAnsi" w:cstheme="minorBidi"/>
            <w:sz w:val="22"/>
            <w:szCs w:val="22"/>
            <w:lang w:val="en-US" w:eastAsia="en-US"/>
          </w:rPr>
          <w:tab/>
        </w:r>
        <w:r w:rsidR="00A007F1" w:rsidRPr="00AA1907">
          <w:rPr>
            <w:rStyle w:val="Hyperlink"/>
          </w:rPr>
          <w:t>Muss-Kriterien</w:t>
        </w:r>
        <w:r w:rsidR="00A007F1">
          <w:rPr>
            <w:webHidden/>
          </w:rPr>
          <w:tab/>
        </w:r>
        <w:r w:rsidR="00A007F1">
          <w:rPr>
            <w:webHidden/>
          </w:rPr>
          <w:fldChar w:fldCharType="begin"/>
        </w:r>
        <w:r w:rsidR="00A007F1">
          <w:rPr>
            <w:webHidden/>
          </w:rPr>
          <w:instrText xml:space="preserve"> PAGEREF _Toc523743744 \h </w:instrText>
        </w:r>
        <w:r w:rsidR="00A007F1">
          <w:rPr>
            <w:webHidden/>
          </w:rPr>
        </w:r>
        <w:r w:rsidR="00A007F1">
          <w:rPr>
            <w:webHidden/>
          </w:rPr>
          <w:fldChar w:fldCharType="separate"/>
        </w:r>
        <w:r w:rsidR="00462DE9">
          <w:rPr>
            <w:webHidden/>
          </w:rPr>
          <w:t>22</w:t>
        </w:r>
        <w:r w:rsidR="00A007F1">
          <w:rPr>
            <w:webHidden/>
          </w:rPr>
          <w:fldChar w:fldCharType="end"/>
        </w:r>
      </w:hyperlink>
    </w:p>
    <w:p w14:paraId="25AEE555" w14:textId="0C837745" w:rsidR="00A007F1" w:rsidRDefault="00D154EE">
      <w:pPr>
        <w:pStyle w:val="Verzeichnis3"/>
        <w:rPr>
          <w:rFonts w:asciiTheme="minorHAnsi" w:eastAsiaTheme="minorEastAsia" w:hAnsiTheme="minorHAnsi" w:cstheme="minorBidi"/>
          <w:sz w:val="22"/>
          <w:szCs w:val="22"/>
          <w:lang w:val="en-US" w:eastAsia="en-US"/>
        </w:rPr>
      </w:pPr>
      <w:hyperlink w:anchor="_Toc523743745" w:history="1">
        <w:r w:rsidR="00A007F1" w:rsidRPr="00AA1907">
          <w:rPr>
            <w:rStyle w:val="Hyperlink"/>
          </w:rPr>
          <w:t>4.2.2</w:t>
        </w:r>
        <w:r w:rsidR="00A007F1">
          <w:rPr>
            <w:rFonts w:asciiTheme="minorHAnsi" w:eastAsiaTheme="minorEastAsia" w:hAnsiTheme="minorHAnsi" w:cstheme="minorBidi"/>
            <w:sz w:val="22"/>
            <w:szCs w:val="22"/>
            <w:lang w:val="en-US" w:eastAsia="en-US"/>
          </w:rPr>
          <w:tab/>
        </w:r>
        <w:r w:rsidR="00A007F1" w:rsidRPr="00AA1907">
          <w:rPr>
            <w:rStyle w:val="Hyperlink"/>
          </w:rPr>
          <w:t>Kann-Kriterien</w:t>
        </w:r>
        <w:r w:rsidR="00A007F1">
          <w:rPr>
            <w:webHidden/>
          </w:rPr>
          <w:tab/>
        </w:r>
        <w:r w:rsidR="00A007F1">
          <w:rPr>
            <w:webHidden/>
          </w:rPr>
          <w:fldChar w:fldCharType="begin"/>
        </w:r>
        <w:r w:rsidR="00A007F1">
          <w:rPr>
            <w:webHidden/>
          </w:rPr>
          <w:instrText xml:space="preserve"> PAGEREF _Toc523743745 \h </w:instrText>
        </w:r>
        <w:r w:rsidR="00A007F1">
          <w:rPr>
            <w:webHidden/>
          </w:rPr>
        </w:r>
        <w:r w:rsidR="00A007F1">
          <w:rPr>
            <w:webHidden/>
          </w:rPr>
          <w:fldChar w:fldCharType="separate"/>
        </w:r>
        <w:r w:rsidR="00462DE9">
          <w:rPr>
            <w:webHidden/>
          </w:rPr>
          <w:t>23</w:t>
        </w:r>
        <w:r w:rsidR="00A007F1">
          <w:rPr>
            <w:webHidden/>
          </w:rPr>
          <w:fldChar w:fldCharType="end"/>
        </w:r>
      </w:hyperlink>
    </w:p>
    <w:p w14:paraId="41A0C339" w14:textId="0C70FBBF"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46" w:history="1">
        <w:r w:rsidR="00A007F1" w:rsidRPr="00AA1907">
          <w:rPr>
            <w:rStyle w:val="Hyperlink"/>
            <w:noProof/>
          </w:rPr>
          <w:t>4.3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Anwendungsfälle</w:t>
        </w:r>
        <w:r w:rsidR="00A007F1">
          <w:rPr>
            <w:noProof/>
            <w:webHidden/>
          </w:rPr>
          <w:tab/>
        </w:r>
        <w:r w:rsidR="00A007F1">
          <w:rPr>
            <w:noProof/>
            <w:webHidden/>
          </w:rPr>
          <w:fldChar w:fldCharType="begin"/>
        </w:r>
        <w:r w:rsidR="00A007F1">
          <w:rPr>
            <w:noProof/>
            <w:webHidden/>
          </w:rPr>
          <w:instrText xml:space="preserve"> PAGEREF _Toc523743746 \h </w:instrText>
        </w:r>
        <w:r w:rsidR="00A007F1">
          <w:rPr>
            <w:noProof/>
            <w:webHidden/>
          </w:rPr>
        </w:r>
        <w:r w:rsidR="00A007F1">
          <w:rPr>
            <w:noProof/>
            <w:webHidden/>
          </w:rPr>
          <w:fldChar w:fldCharType="separate"/>
        </w:r>
        <w:r w:rsidR="00462DE9">
          <w:rPr>
            <w:noProof/>
            <w:webHidden/>
          </w:rPr>
          <w:t>23</w:t>
        </w:r>
        <w:r w:rsidR="00A007F1">
          <w:rPr>
            <w:noProof/>
            <w:webHidden/>
          </w:rPr>
          <w:fldChar w:fldCharType="end"/>
        </w:r>
      </w:hyperlink>
    </w:p>
    <w:p w14:paraId="4F6E3746" w14:textId="0E95FA91"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47" w:history="1">
        <w:r w:rsidR="00A007F1" w:rsidRPr="00AA1907">
          <w:rPr>
            <w:rStyle w:val="Hyperlink"/>
            <w:noProof/>
          </w:rPr>
          <w:t>5</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Evaluation der Technologien</w:t>
        </w:r>
        <w:r w:rsidR="00A007F1">
          <w:rPr>
            <w:noProof/>
            <w:webHidden/>
          </w:rPr>
          <w:tab/>
        </w:r>
        <w:r w:rsidR="00A007F1">
          <w:rPr>
            <w:noProof/>
            <w:webHidden/>
          </w:rPr>
          <w:fldChar w:fldCharType="begin"/>
        </w:r>
        <w:r w:rsidR="00A007F1">
          <w:rPr>
            <w:noProof/>
            <w:webHidden/>
          </w:rPr>
          <w:instrText xml:space="preserve"> PAGEREF _Toc523743747 \h </w:instrText>
        </w:r>
        <w:r w:rsidR="00A007F1">
          <w:rPr>
            <w:noProof/>
            <w:webHidden/>
          </w:rPr>
        </w:r>
        <w:r w:rsidR="00A007F1">
          <w:rPr>
            <w:noProof/>
            <w:webHidden/>
          </w:rPr>
          <w:fldChar w:fldCharType="separate"/>
        </w:r>
        <w:r w:rsidR="00462DE9">
          <w:rPr>
            <w:noProof/>
            <w:webHidden/>
          </w:rPr>
          <w:t>25</w:t>
        </w:r>
        <w:r w:rsidR="00A007F1">
          <w:rPr>
            <w:noProof/>
            <w:webHidden/>
          </w:rPr>
          <w:fldChar w:fldCharType="end"/>
        </w:r>
      </w:hyperlink>
    </w:p>
    <w:p w14:paraId="524B62E7" w14:textId="491EA89A"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48" w:history="1">
        <w:r w:rsidR="00A007F1" w:rsidRPr="00AA1907">
          <w:rPr>
            <w:rStyle w:val="Hyperlink"/>
            <w:noProof/>
          </w:rPr>
          <w:t>5.1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Clientseitig relevante Frameworks</w:t>
        </w:r>
        <w:r w:rsidR="00A007F1">
          <w:rPr>
            <w:noProof/>
            <w:webHidden/>
          </w:rPr>
          <w:tab/>
        </w:r>
        <w:r w:rsidR="00A007F1">
          <w:rPr>
            <w:noProof/>
            <w:webHidden/>
          </w:rPr>
          <w:fldChar w:fldCharType="begin"/>
        </w:r>
        <w:r w:rsidR="00A007F1">
          <w:rPr>
            <w:noProof/>
            <w:webHidden/>
          </w:rPr>
          <w:instrText xml:space="preserve"> PAGEREF _Toc523743748 \h </w:instrText>
        </w:r>
        <w:r w:rsidR="00A007F1">
          <w:rPr>
            <w:noProof/>
            <w:webHidden/>
          </w:rPr>
        </w:r>
        <w:r w:rsidR="00A007F1">
          <w:rPr>
            <w:noProof/>
            <w:webHidden/>
          </w:rPr>
          <w:fldChar w:fldCharType="separate"/>
        </w:r>
        <w:r w:rsidR="00462DE9">
          <w:rPr>
            <w:noProof/>
            <w:webHidden/>
          </w:rPr>
          <w:t>25</w:t>
        </w:r>
        <w:r w:rsidR="00A007F1">
          <w:rPr>
            <w:noProof/>
            <w:webHidden/>
          </w:rPr>
          <w:fldChar w:fldCharType="end"/>
        </w:r>
      </w:hyperlink>
    </w:p>
    <w:p w14:paraId="311E1607" w14:textId="31B07879" w:rsidR="00A007F1" w:rsidRDefault="00D154EE">
      <w:pPr>
        <w:pStyle w:val="Verzeichnis3"/>
        <w:rPr>
          <w:rFonts w:asciiTheme="minorHAnsi" w:eastAsiaTheme="minorEastAsia" w:hAnsiTheme="minorHAnsi" w:cstheme="minorBidi"/>
          <w:sz w:val="22"/>
          <w:szCs w:val="22"/>
          <w:lang w:val="en-US" w:eastAsia="en-US"/>
        </w:rPr>
      </w:pPr>
      <w:hyperlink w:anchor="_Toc523743749" w:history="1">
        <w:r w:rsidR="00A007F1" w:rsidRPr="00AA1907">
          <w:rPr>
            <w:rStyle w:val="Hyperlink"/>
          </w:rPr>
          <w:t>5.1.1</w:t>
        </w:r>
        <w:r w:rsidR="00A007F1">
          <w:rPr>
            <w:rFonts w:asciiTheme="minorHAnsi" w:eastAsiaTheme="minorEastAsia" w:hAnsiTheme="minorHAnsi" w:cstheme="minorBidi"/>
            <w:sz w:val="22"/>
            <w:szCs w:val="22"/>
            <w:lang w:val="en-US" w:eastAsia="en-US"/>
          </w:rPr>
          <w:tab/>
        </w:r>
        <w:r w:rsidR="00A007F1" w:rsidRPr="00AA1907">
          <w:rPr>
            <w:rStyle w:val="Hyperlink"/>
          </w:rPr>
          <w:t>JavaScript Frameworks</w:t>
        </w:r>
        <w:r w:rsidR="00A007F1">
          <w:rPr>
            <w:webHidden/>
          </w:rPr>
          <w:tab/>
        </w:r>
        <w:r w:rsidR="00A007F1">
          <w:rPr>
            <w:webHidden/>
          </w:rPr>
          <w:fldChar w:fldCharType="begin"/>
        </w:r>
        <w:r w:rsidR="00A007F1">
          <w:rPr>
            <w:webHidden/>
          </w:rPr>
          <w:instrText xml:space="preserve"> PAGEREF _Toc523743749 \h </w:instrText>
        </w:r>
        <w:r w:rsidR="00A007F1">
          <w:rPr>
            <w:webHidden/>
          </w:rPr>
        </w:r>
        <w:r w:rsidR="00A007F1">
          <w:rPr>
            <w:webHidden/>
          </w:rPr>
          <w:fldChar w:fldCharType="separate"/>
        </w:r>
        <w:r w:rsidR="00462DE9">
          <w:rPr>
            <w:webHidden/>
          </w:rPr>
          <w:t>26</w:t>
        </w:r>
        <w:r w:rsidR="00A007F1">
          <w:rPr>
            <w:webHidden/>
          </w:rPr>
          <w:fldChar w:fldCharType="end"/>
        </w:r>
      </w:hyperlink>
    </w:p>
    <w:p w14:paraId="6A3FE9C6" w14:textId="63112810" w:rsidR="00A007F1" w:rsidRDefault="00D154EE">
      <w:pPr>
        <w:pStyle w:val="Verzeichnis3"/>
        <w:rPr>
          <w:rFonts w:asciiTheme="minorHAnsi" w:eastAsiaTheme="minorEastAsia" w:hAnsiTheme="minorHAnsi" w:cstheme="minorBidi"/>
          <w:sz w:val="22"/>
          <w:szCs w:val="22"/>
          <w:lang w:val="en-US" w:eastAsia="en-US"/>
        </w:rPr>
      </w:pPr>
      <w:hyperlink w:anchor="_Toc523743750" w:history="1">
        <w:r w:rsidR="00A007F1" w:rsidRPr="00AA1907">
          <w:rPr>
            <w:rStyle w:val="Hyperlink"/>
          </w:rPr>
          <w:t>5.1.2</w:t>
        </w:r>
        <w:r w:rsidR="00A007F1">
          <w:rPr>
            <w:rFonts w:asciiTheme="minorHAnsi" w:eastAsiaTheme="minorEastAsia" w:hAnsiTheme="minorHAnsi" w:cstheme="minorBidi"/>
            <w:sz w:val="22"/>
            <w:szCs w:val="22"/>
            <w:lang w:val="en-US" w:eastAsia="en-US"/>
          </w:rPr>
          <w:tab/>
        </w:r>
        <w:r w:rsidR="00A007F1" w:rsidRPr="00AA1907">
          <w:rPr>
            <w:rStyle w:val="Hyperlink"/>
          </w:rPr>
          <w:t>UI-JavaScript-Bibliotheken</w:t>
        </w:r>
        <w:r w:rsidR="00A007F1">
          <w:rPr>
            <w:webHidden/>
          </w:rPr>
          <w:tab/>
        </w:r>
        <w:r w:rsidR="00A007F1">
          <w:rPr>
            <w:webHidden/>
          </w:rPr>
          <w:fldChar w:fldCharType="begin"/>
        </w:r>
        <w:r w:rsidR="00A007F1">
          <w:rPr>
            <w:webHidden/>
          </w:rPr>
          <w:instrText xml:space="preserve"> PAGEREF _Toc523743750 \h </w:instrText>
        </w:r>
        <w:r w:rsidR="00A007F1">
          <w:rPr>
            <w:webHidden/>
          </w:rPr>
        </w:r>
        <w:r w:rsidR="00A007F1">
          <w:rPr>
            <w:webHidden/>
          </w:rPr>
          <w:fldChar w:fldCharType="separate"/>
        </w:r>
        <w:r w:rsidR="00462DE9">
          <w:rPr>
            <w:webHidden/>
          </w:rPr>
          <w:t>27</w:t>
        </w:r>
        <w:r w:rsidR="00A007F1">
          <w:rPr>
            <w:webHidden/>
          </w:rPr>
          <w:fldChar w:fldCharType="end"/>
        </w:r>
      </w:hyperlink>
    </w:p>
    <w:p w14:paraId="30F84BF7" w14:textId="024012D9"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51" w:history="1">
        <w:r w:rsidR="00A007F1" w:rsidRPr="00AA1907">
          <w:rPr>
            <w:rStyle w:val="Hyperlink"/>
            <w:noProof/>
          </w:rPr>
          <w:t>5.2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Vergleichskriterien</w:t>
        </w:r>
        <w:r w:rsidR="00A007F1">
          <w:rPr>
            <w:noProof/>
            <w:webHidden/>
          </w:rPr>
          <w:tab/>
        </w:r>
        <w:r w:rsidR="00A007F1">
          <w:rPr>
            <w:noProof/>
            <w:webHidden/>
          </w:rPr>
          <w:fldChar w:fldCharType="begin"/>
        </w:r>
        <w:r w:rsidR="00A007F1">
          <w:rPr>
            <w:noProof/>
            <w:webHidden/>
          </w:rPr>
          <w:instrText xml:space="preserve"> PAGEREF _Toc523743751 \h </w:instrText>
        </w:r>
        <w:r w:rsidR="00A007F1">
          <w:rPr>
            <w:noProof/>
            <w:webHidden/>
          </w:rPr>
        </w:r>
        <w:r w:rsidR="00A007F1">
          <w:rPr>
            <w:noProof/>
            <w:webHidden/>
          </w:rPr>
          <w:fldChar w:fldCharType="separate"/>
        </w:r>
        <w:r w:rsidR="00462DE9">
          <w:rPr>
            <w:noProof/>
            <w:webHidden/>
          </w:rPr>
          <w:t>29</w:t>
        </w:r>
        <w:r w:rsidR="00A007F1">
          <w:rPr>
            <w:noProof/>
            <w:webHidden/>
          </w:rPr>
          <w:fldChar w:fldCharType="end"/>
        </w:r>
      </w:hyperlink>
    </w:p>
    <w:p w14:paraId="4086FFF2" w14:textId="2EBC15E7" w:rsidR="00A007F1" w:rsidRDefault="00D154EE">
      <w:pPr>
        <w:pStyle w:val="Verzeichnis3"/>
        <w:rPr>
          <w:rFonts w:asciiTheme="minorHAnsi" w:eastAsiaTheme="minorEastAsia" w:hAnsiTheme="minorHAnsi" w:cstheme="minorBidi"/>
          <w:sz w:val="22"/>
          <w:szCs w:val="22"/>
          <w:lang w:val="en-US" w:eastAsia="en-US"/>
        </w:rPr>
      </w:pPr>
      <w:hyperlink w:anchor="_Toc523743752" w:history="1">
        <w:r w:rsidR="00A007F1" w:rsidRPr="00AA1907">
          <w:rPr>
            <w:rStyle w:val="Hyperlink"/>
          </w:rPr>
          <w:t>5.2.1</w:t>
        </w:r>
        <w:r w:rsidR="00A007F1">
          <w:rPr>
            <w:rFonts w:asciiTheme="minorHAnsi" w:eastAsiaTheme="minorEastAsia" w:hAnsiTheme="minorHAnsi" w:cstheme="minorBidi"/>
            <w:sz w:val="22"/>
            <w:szCs w:val="22"/>
            <w:lang w:val="en-US" w:eastAsia="en-US"/>
          </w:rPr>
          <w:tab/>
        </w:r>
        <w:r w:rsidR="00A007F1" w:rsidRPr="00AA1907">
          <w:rPr>
            <w:rStyle w:val="Hyperlink"/>
          </w:rPr>
          <w:t>Lernkurve und Kosten</w:t>
        </w:r>
        <w:r w:rsidR="00A007F1">
          <w:rPr>
            <w:webHidden/>
          </w:rPr>
          <w:tab/>
        </w:r>
        <w:r w:rsidR="00A007F1">
          <w:rPr>
            <w:webHidden/>
          </w:rPr>
          <w:fldChar w:fldCharType="begin"/>
        </w:r>
        <w:r w:rsidR="00A007F1">
          <w:rPr>
            <w:webHidden/>
          </w:rPr>
          <w:instrText xml:space="preserve"> PAGEREF _Toc523743752 \h </w:instrText>
        </w:r>
        <w:r w:rsidR="00A007F1">
          <w:rPr>
            <w:webHidden/>
          </w:rPr>
        </w:r>
        <w:r w:rsidR="00A007F1">
          <w:rPr>
            <w:webHidden/>
          </w:rPr>
          <w:fldChar w:fldCharType="separate"/>
        </w:r>
        <w:r w:rsidR="00462DE9">
          <w:rPr>
            <w:webHidden/>
          </w:rPr>
          <w:t>30</w:t>
        </w:r>
        <w:r w:rsidR="00A007F1">
          <w:rPr>
            <w:webHidden/>
          </w:rPr>
          <w:fldChar w:fldCharType="end"/>
        </w:r>
      </w:hyperlink>
    </w:p>
    <w:p w14:paraId="1615D01E" w14:textId="3E25E8D3" w:rsidR="00A007F1" w:rsidRDefault="00D154EE">
      <w:pPr>
        <w:pStyle w:val="Verzeichnis3"/>
        <w:rPr>
          <w:rFonts w:asciiTheme="minorHAnsi" w:eastAsiaTheme="minorEastAsia" w:hAnsiTheme="minorHAnsi" w:cstheme="minorBidi"/>
          <w:sz w:val="22"/>
          <w:szCs w:val="22"/>
          <w:lang w:val="en-US" w:eastAsia="en-US"/>
        </w:rPr>
      </w:pPr>
      <w:hyperlink w:anchor="_Toc523743753" w:history="1">
        <w:r w:rsidR="00A007F1" w:rsidRPr="00AA1907">
          <w:rPr>
            <w:rStyle w:val="Hyperlink"/>
          </w:rPr>
          <w:t>5.2.2</w:t>
        </w:r>
        <w:r w:rsidR="00A007F1">
          <w:rPr>
            <w:rFonts w:asciiTheme="minorHAnsi" w:eastAsiaTheme="minorEastAsia" w:hAnsiTheme="minorHAnsi" w:cstheme="minorBidi"/>
            <w:sz w:val="22"/>
            <w:szCs w:val="22"/>
            <w:lang w:val="en-US" w:eastAsia="en-US"/>
          </w:rPr>
          <w:tab/>
        </w:r>
        <w:r w:rsidR="00A007F1" w:rsidRPr="00AA1907">
          <w:rPr>
            <w:rStyle w:val="Hyperlink"/>
          </w:rPr>
          <w:t>Kommunikationsmechanismen</w:t>
        </w:r>
        <w:r w:rsidR="00A007F1">
          <w:rPr>
            <w:webHidden/>
          </w:rPr>
          <w:tab/>
        </w:r>
        <w:r w:rsidR="00A007F1">
          <w:rPr>
            <w:webHidden/>
          </w:rPr>
          <w:fldChar w:fldCharType="begin"/>
        </w:r>
        <w:r w:rsidR="00A007F1">
          <w:rPr>
            <w:webHidden/>
          </w:rPr>
          <w:instrText xml:space="preserve"> PAGEREF _Toc523743753 \h </w:instrText>
        </w:r>
        <w:r w:rsidR="00A007F1">
          <w:rPr>
            <w:webHidden/>
          </w:rPr>
        </w:r>
        <w:r w:rsidR="00A007F1">
          <w:rPr>
            <w:webHidden/>
          </w:rPr>
          <w:fldChar w:fldCharType="separate"/>
        </w:r>
        <w:r w:rsidR="00462DE9">
          <w:rPr>
            <w:webHidden/>
          </w:rPr>
          <w:t>30</w:t>
        </w:r>
        <w:r w:rsidR="00A007F1">
          <w:rPr>
            <w:webHidden/>
          </w:rPr>
          <w:fldChar w:fldCharType="end"/>
        </w:r>
      </w:hyperlink>
    </w:p>
    <w:p w14:paraId="5DDDC346" w14:textId="71599EFB" w:rsidR="00A007F1" w:rsidRDefault="00D154EE">
      <w:pPr>
        <w:pStyle w:val="Verzeichnis3"/>
        <w:rPr>
          <w:rFonts w:asciiTheme="minorHAnsi" w:eastAsiaTheme="minorEastAsia" w:hAnsiTheme="minorHAnsi" w:cstheme="minorBidi"/>
          <w:sz w:val="22"/>
          <w:szCs w:val="22"/>
          <w:lang w:val="en-US" w:eastAsia="en-US"/>
        </w:rPr>
      </w:pPr>
      <w:hyperlink w:anchor="_Toc523743754" w:history="1">
        <w:r w:rsidR="00A007F1" w:rsidRPr="00AA1907">
          <w:rPr>
            <w:rStyle w:val="Hyperlink"/>
          </w:rPr>
          <w:t>5.2.3</w:t>
        </w:r>
        <w:r w:rsidR="00A007F1">
          <w:rPr>
            <w:rFonts w:asciiTheme="minorHAnsi" w:eastAsiaTheme="minorEastAsia" w:hAnsiTheme="minorHAnsi" w:cstheme="minorBidi"/>
            <w:sz w:val="22"/>
            <w:szCs w:val="22"/>
            <w:lang w:val="en-US" w:eastAsia="en-US"/>
          </w:rPr>
          <w:tab/>
        </w:r>
        <w:r w:rsidR="00A007F1" w:rsidRPr="00AA1907">
          <w:rPr>
            <w:rStyle w:val="Hyperlink"/>
          </w:rPr>
          <w:t>Programmierkonzept</w:t>
        </w:r>
        <w:r w:rsidR="00A007F1">
          <w:rPr>
            <w:webHidden/>
          </w:rPr>
          <w:tab/>
        </w:r>
        <w:r w:rsidR="00A007F1">
          <w:rPr>
            <w:webHidden/>
          </w:rPr>
          <w:fldChar w:fldCharType="begin"/>
        </w:r>
        <w:r w:rsidR="00A007F1">
          <w:rPr>
            <w:webHidden/>
          </w:rPr>
          <w:instrText xml:space="preserve"> PAGEREF _Toc523743754 \h </w:instrText>
        </w:r>
        <w:r w:rsidR="00A007F1">
          <w:rPr>
            <w:webHidden/>
          </w:rPr>
        </w:r>
        <w:r w:rsidR="00A007F1">
          <w:rPr>
            <w:webHidden/>
          </w:rPr>
          <w:fldChar w:fldCharType="separate"/>
        </w:r>
        <w:r w:rsidR="00462DE9">
          <w:rPr>
            <w:webHidden/>
          </w:rPr>
          <w:t>30</w:t>
        </w:r>
        <w:r w:rsidR="00A007F1">
          <w:rPr>
            <w:webHidden/>
          </w:rPr>
          <w:fldChar w:fldCharType="end"/>
        </w:r>
      </w:hyperlink>
    </w:p>
    <w:p w14:paraId="1F992CFF" w14:textId="077A0533"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55" w:history="1">
        <w:r w:rsidR="00A007F1" w:rsidRPr="00AA1907">
          <w:rPr>
            <w:rStyle w:val="Hyperlink"/>
            <w:noProof/>
          </w:rPr>
          <w:t>5.3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Ergebnisse der Analyse</w:t>
        </w:r>
        <w:r w:rsidR="00A007F1">
          <w:rPr>
            <w:noProof/>
            <w:webHidden/>
          </w:rPr>
          <w:tab/>
        </w:r>
        <w:r w:rsidR="00A007F1">
          <w:rPr>
            <w:noProof/>
            <w:webHidden/>
          </w:rPr>
          <w:fldChar w:fldCharType="begin"/>
        </w:r>
        <w:r w:rsidR="00A007F1">
          <w:rPr>
            <w:noProof/>
            <w:webHidden/>
          </w:rPr>
          <w:instrText xml:space="preserve"> PAGEREF _Toc523743755 \h </w:instrText>
        </w:r>
        <w:r w:rsidR="00A007F1">
          <w:rPr>
            <w:noProof/>
            <w:webHidden/>
          </w:rPr>
        </w:r>
        <w:r w:rsidR="00A007F1">
          <w:rPr>
            <w:noProof/>
            <w:webHidden/>
          </w:rPr>
          <w:fldChar w:fldCharType="separate"/>
        </w:r>
        <w:r w:rsidR="00462DE9">
          <w:rPr>
            <w:noProof/>
            <w:webHidden/>
          </w:rPr>
          <w:t>31</w:t>
        </w:r>
        <w:r w:rsidR="00A007F1">
          <w:rPr>
            <w:noProof/>
            <w:webHidden/>
          </w:rPr>
          <w:fldChar w:fldCharType="end"/>
        </w:r>
      </w:hyperlink>
    </w:p>
    <w:p w14:paraId="526000F0" w14:textId="27786C18"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56" w:history="1">
        <w:r w:rsidR="00A007F1" w:rsidRPr="00AA1907">
          <w:rPr>
            <w:rStyle w:val="Hyperlink"/>
            <w:noProof/>
            <w:lang w:val="en-US"/>
          </w:rPr>
          <w:t>5.4</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lang w:val="en-US"/>
          </w:rPr>
          <w:t>Bootstrap</w:t>
        </w:r>
        <w:r w:rsidR="00A007F1">
          <w:rPr>
            <w:noProof/>
            <w:webHidden/>
          </w:rPr>
          <w:tab/>
        </w:r>
        <w:r w:rsidR="00A007F1">
          <w:rPr>
            <w:noProof/>
            <w:webHidden/>
          </w:rPr>
          <w:fldChar w:fldCharType="begin"/>
        </w:r>
        <w:r w:rsidR="00A007F1">
          <w:rPr>
            <w:noProof/>
            <w:webHidden/>
          </w:rPr>
          <w:instrText xml:space="preserve"> PAGEREF _Toc523743756 \h </w:instrText>
        </w:r>
        <w:r w:rsidR="00A007F1">
          <w:rPr>
            <w:noProof/>
            <w:webHidden/>
          </w:rPr>
        </w:r>
        <w:r w:rsidR="00A007F1">
          <w:rPr>
            <w:noProof/>
            <w:webHidden/>
          </w:rPr>
          <w:fldChar w:fldCharType="separate"/>
        </w:r>
        <w:r w:rsidR="00462DE9">
          <w:rPr>
            <w:noProof/>
            <w:webHidden/>
          </w:rPr>
          <w:t>32</w:t>
        </w:r>
        <w:r w:rsidR="00A007F1">
          <w:rPr>
            <w:noProof/>
            <w:webHidden/>
          </w:rPr>
          <w:fldChar w:fldCharType="end"/>
        </w:r>
      </w:hyperlink>
    </w:p>
    <w:p w14:paraId="4810C9E8" w14:textId="59D7BB0D"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57" w:history="1">
        <w:r w:rsidR="00A007F1" w:rsidRPr="00AA1907">
          <w:rPr>
            <w:rStyle w:val="Hyperlink"/>
            <w:noProof/>
            <w:lang w:val="en-US"/>
          </w:rPr>
          <w:t>5.5</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lang w:val="en-US"/>
          </w:rPr>
          <w:t>ASP.NET Core</w:t>
        </w:r>
        <w:r w:rsidR="00A007F1">
          <w:rPr>
            <w:noProof/>
            <w:webHidden/>
          </w:rPr>
          <w:tab/>
        </w:r>
        <w:r w:rsidR="00A007F1">
          <w:rPr>
            <w:noProof/>
            <w:webHidden/>
          </w:rPr>
          <w:fldChar w:fldCharType="begin"/>
        </w:r>
        <w:r w:rsidR="00A007F1">
          <w:rPr>
            <w:noProof/>
            <w:webHidden/>
          </w:rPr>
          <w:instrText xml:space="preserve"> PAGEREF _Toc523743757 \h </w:instrText>
        </w:r>
        <w:r w:rsidR="00A007F1">
          <w:rPr>
            <w:noProof/>
            <w:webHidden/>
          </w:rPr>
        </w:r>
        <w:r w:rsidR="00A007F1">
          <w:rPr>
            <w:noProof/>
            <w:webHidden/>
          </w:rPr>
          <w:fldChar w:fldCharType="separate"/>
        </w:r>
        <w:r w:rsidR="00462DE9">
          <w:rPr>
            <w:noProof/>
            <w:webHidden/>
          </w:rPr>
          <w:t>33</w:t>
        </w:r>
        <w:r w:rsidR="00A007F1">
          <w:rPr>
            <w:noProof/>
            <w:webHidden/>
          </w:rPr>
          <w:fldChar w:fldCharType="end"/>
        </w:r>
      </w:hyperlink>
    </w:p>
    <w:p w14:paraId="471EB780" w14:textId="791B33E0"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58" w:history="1">
        <w:r w:rsidR="00A007F1" w:rsidRPr="00AA1907">
          <w:rPr>
            <w:rStyle w:val="Hyperlink"/>
            <w:noProof/>
          </w:rPr>
          <w:t>6</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Spezifikation und Konzept</w:t>
        </w:r>
        <w:r w:rsidR="00A007F1">
          <w:rPr>
            <w:noProof/>
            <w:webHidden/>
          </w:rPr>
          <w:tab/>
        </w:r>
        <w:r w:rsidR="00A007F1">
          <w:rPr>
            <w:noProof/>
            <w:webHidden/>
          </w:rPr>
          <w:fldChar w:fldCharType="begin"/>
        </w:r>
        <w:r w:rsidR="00A007F1">
          <w:rPr>
            <w:noProof/>
            <w:webHidden/>
          </w:rPr>
          <w:instrText xml:space="preserve"> PAGEREF _Toc523743758 \h </w:instrText>
        </w:r>
        <w:r w:rsidR="00A007F1">
          <w:rPr>
            <w:noProof/>
            <w:webHidden/>
          </w:rPr>
        </w:r>
        <w:r w:rsidR="00A007F1">
          <w:rPr>
            <w:noProof/>
            <w:webHidden/>
          </w:rPr>
          <w:fldChar w:fldCharType="separate"/>
        </w:r>
        <w:r w:rsidR="00462DE9">
          <w:rPr>
            <w:noProof/>
            <w:webHidden/>
          </w:rPr>
          <w:t>35</w:t>
        </w:r>
        <w:r w:rsidR="00A007F1">
          <w:rPr>
            <w:noProof/>
            <w:webHidden/>
          </w:rPr>
          <w:fldChar w:fldCharType="end"/>
        </w:r>
      </w:hyperlink>
    </w:p>
    <w:p w14:paraId="00728AC3" w14:textId="19A49966"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59" w:history="1">
        <w:r w:rsidR="00A007F1" w:rsidRPr="00AA1907">
          <w:rPr>
            <w:rStyle w:val="Hyperlink"/>
            <w:noProof/>
          </w:rPr>
          <w:t>6.1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Topology-Editor, grundlegende Konzepte</w:t>
        </w:r>
        <w:r w:rsidR="00A007F1">
          <w:rPr>
            <w:noProof/>
            <w:webHidden/>
          </w:rPr>
          <w:tab/>
        </w:r>
        <w:r w:rsidR="00A007F1">
          <w:rPr>
            <w:noProof/>
            <w:webHidden/>
          </w:rPr>
          <w:fldChar w:fldCharType="begin"/>
        </w:r>
        <w:r w:rsidR="00A007F1">
          <w:rPr>
            <w:noProof/>
            <w:webHidden/>
          </w:rPr>
          <w:instrText xml:space="preserve"> PAGEREF _Toc523743759 \h </w:instrText>
        </w:r>
        <w:r w:rsidR="00A007F1">
          <w:rPr>
            <w:noProof/>
            <w:webHidden/>
          </w:rPr>
        </w:r>
        <w:r w:rsidR="00A007F1">
          <w:rPr>
            <w:noProof/>
            <w:webHidden/>
          </w:rPr>
          <w:fldChar w:fldCharType="separate"/>
        </w:r>
        <w:r w:rsidR="00462DE9">
          <w:rPr>
            <w:noProof/>
            <w:webHidden/>
          </w:rPr>
          <w:t>35</w:t>
        </w:r>
        <w:r w:rsidR="00A007F1">
          <w:rPr>
            <w:noProof/>
            <w:webHidden/>
          </w:rPr>
          <w:fldChar w:fldCharType="end"/>
        </w:r>
      </w:hyperlink>
    </w:p>
    <w:p w14:paraId="45420579" w14:textId="6BB3AB41"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0" w:history="1">
        <w:r w:rsidR="00A007F1" w:rsidRPr="00AA1907">
          <w:rPr>
            <w:rStyle w:val="Hyperlink"/>
            <w:noProof/>
          </w:rPr>
          <w:t>6.2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ComStudio-Szenario</w:t>
        </w:r>
        <w:r w:rsidR="00A007F1">
          <w:rPr>
            <w:noProof/>
            <w:webHidden/>
          </w:rPr>
          <w:tab/>
        </w:r>
        <w:r w:rsidR="00A007F1">
          <w:rPr>
            <w:noProof/>
            <w:webHidden/>
          </w:rPr>
          <w:fldChar w:fldCharType="begin"/>
        </w:r>
        <w:r w:rsidR="00A007F1">
          <w:rPr>
            <w:noProof/>
            <w:webHidden/>
          </w:rPr>
          <w:instrText xml:space="preserve"> PAGEREF _Toc523743760 \h </w:instrText>
        </w:r>
        <w:r w:rsidR="00A007F1">
          <w:rPr>
            <w:noProof/>
            <w:webHidden/>
          </w:rPr>
        </w:r>
        <w:r w:rsidR="00A007F1">
          <w:rPr>
            <w:noProof/>
            <w:webHidden/>
          </w:rPr>
          <w:fldChar w:fldCharType="separate"/>
        </w:r>
        <w:r w:rsidR="00462DE9">
          <w:rPr>
            <w:noProof/>
            <w:webHidden/>
          </w:rPr>
          <w:t>36</w:t>
        </w:r>
        <w:r w:rsidR="00A007F1">
          <w:rPr>
            <w:noProof/>
            <w:webHidden/>
          </w:rPr>
          <w:fldChar w:fldCharType="end"/>
        </w:r>
      </w:hyperlink>
    </w:p>
    <w:p w14:paraId="10D8DA5D" w14:textId="1B09C40E"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1" w:history="1">
        <w:r w:rsidR="00A007F1" w:rsidRPr="00AA1907">
          <w:rPr>
            <w:rStyle w:val="Hyperlink"/>
            <w:noProof/>
          </w:rPr>
          <w:t>6.3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ComStudio-Szenario, User Interface</w:t>
        </w:r>
        <w:r w:rsidR="00A007F1">
          <w:rPr>
            <w:noProof/>
            <w:webHidden/>
          </w:rPr>
          <w:tab/>
        </w:r>
        <w:r w:rsidR="00A007F1">
          <w:rPr>
            <w:noProof/>
            <w:webHidden/>
          </w:rPr>
          <w:fldChar w:fldCharType="begin"/>
        </w:r>
        <w:r w:rsidR="00A007F1">
          <w:rPr>
            <w:noProof/>
            <w:webHidden/>
          </w:rPr>
          <w:instrText xml:space="preserve"> PAGEREF _Toc523743761 \h </w:instrText>
        </w:r>
        <w:r w:rsidR="00A007F1">
          <w:rPr>
            <w:noProof/>
            <w:webHidden/>
          </w:rPr>
        </w:r>
        <w:r w:rsidR="00A007F1">
          <w:rPr>
            <w:noProof/>
            <w:webHidden/>
          </w:rPr>
          <w:fldChar w:fldCharType="separate"/>
        </w:r>
        <w:r w:rsidR="00462DE9">
          <w:rPr>
            <w:noProof/>
            <w:webHidden/>
          </w:rPr>
          <w:t>37</w:t>
        </w:r>
        <w:r w:rsidR="00A007F1">
          <w:rPr>
            <w:noProof/>
            <w:webHidden/>
          </w:rPr>
          <w:fldChar w:fldCharType="end"/>
        </w:r>
      </w:hyperlink>
    </w:p>
    <w:p w14:paraId="6A3DD3D6" w14:textId="4F6877A1"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2" w:history="1">
        <w:r w:rsidR="00A007F1" w:rsidRPr="00AA1907">
          <w:rPr>
            <w:rStyle w:val="Hyperlink"/>
            <w:noProof/>
          </w:rPr>
          <w:t>6.4</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Schnittstellen zwischen Komponenten</w:t>
        </w:r>
        <w:r w:rsidR="00A007F1">
          <w:rPr>
            <w:noProof/>
            <w:webHidden/>
          </w:rPr>
          <w:tab/>
        </w:r>
        <w:r w:rsidR="00A007F1">
          <w:rPr>
            <w:noProof/>
            <w:webHidden/>
          </w:rPr>
          <w:fldChar w:fldCharType="begin"/>
        </w:r>
        <w:r w:rsidR="00A007F1">
          <w:rPr>
            <w:noProof/>
            <w:webHidden/>
          </w:rPr>
          <w:instrText xml:space="preserve"> PAGEREF _Toc523743762 \h </w:instrText>
        </w:r>
        <w:r w:rsidR="00A007F1">
          <w:rPr>
            <w:noProof/>
            <w:webHidden/>
          </w:rPr>
        </w:r>
        <w:r w:rsidR="00A007F1">
          <w:rPr>
            <w:noProof/>
            <w:webHidden/>
          </w:rPr>
          <w:fldChar w:fldCharType="separate"/>
        </w:r>
        <w:r w:rsidR="00462DE9">
          <w:rPr>
            <w:noProof/>
            <w:webHidden/>
          </w:rPr>
          <w:t>38</w:t>
        </w:r>
        <w:r w:rsidR="00A007F1">
          <w:rPr>
            <w:noProof/>
            <w:webHidden/>
          </w:rPr>
          <w:fldChar w:fldCharType="end"/>
        </w:r>
      </w:hyperlink>
    </w:p>
    <w:p w14:paraId="60F49F78" w14:textId="36E384EC"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3" w:history="1">
        <w:r w:rsidR="00A007F1" w:rsidRPr="00AA1907">
          <w:rPr>
            <w:rStyle w:val="Hyperlink"/>
            <w:noProof/>
          </w:rPr>
          <w:t>6.5</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Datendarstellung (Prozessdaten, Bedienungsdaten)</w:t>
        </w:r>
        <w:r w:rsidR="00A007F1">
          <w:rPr>
            <w:noProof/>
            <w:webHidden/>
          </w:rPr>
          <w:tab/>
        </w:r>
        <w:r w:rsidR="00A007F1">
          <w:rPr>
            <w:noProof/>
            <w:webHidden/>
          </w:rPr>
          <w:fldChar w:fldCharType="begin"/>
        </w:r>
        <w:r w:rsidR="00A007F1">
          <w:rPr>
            <w:noProof/>
            <w:webHidden/>
          </w:rPr>
          <w:instrText xml:space="preserve"> PAGEREF _Toc523743763 \h </w:instrText>
        </w:r>
        <w:r w:rsidR="00A007F1">
          <w:rPr>
            <w:noProof/>
            <w:webHidden/>
          </w:rPr>
        </w:r>
        <w:r w:rsidR="00A007F1">
          <w:rPr>
            <w:noProof/>
            <w:webHidden/>
          </w:rPr>
          <w:fldChar w:fldCharType="separate"/>
        </w:r>
        <w:r w:rsidR="00462DE9">
          <w:rPr>
            <w:noProof/>
            <w:webHidden/>
          </w:rPr>
          <w:t>39</w:t>
        </w:r>
        <w:r w:rsidR="00A007F1">
          <w:rPr>
            <w:noProof/>
            <w:webHidden/>
          </w:rPr>
          <w:fldChar w:fldCharType="end"/>
        </w:r>
      </w:hyperlink>
    </w:p>
    <w:p w14:paraId="2396998F" w14:textId="2DB71CCE"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4" w:history="1">
        <w:r w:rsidR="00A007F1" w:rsidRPr="00AA1907">
          <w:rPr>
            <w:rStyle w:val="Hyperlink"/>
            <w:noProof/>
          </w:rPr>
          <w:t>6.6</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Zukunftsaspekte (evtl. Erweiterungen)</w:t>
        </w:r>
        <w:r w:rsidR="00A007F1">
          <w:rPr>
            <w:noProof/>
            <w:webHidden/>
          </w:rPr>
          <w:tab/>
        </w:r>
        <w:r w:rsidR="00A007F1">
          <w:rPr>
            <w:noProof/>
            <w:webHidden/>
          </w:rPr>
          <w:fldChar w:fldCharType="begin"/>
        </w:r>
        <w:r w:rsidR="00A007F1">
          <w:rPr>
            <w:noProof/>
            <w:webHidden/>
          </w:rPr>
          <w:instrText xml:space="preserve"> PAGEREF _Toc523743764 \h </w:instrText>
        </w:r>
        <w:r w:rsidR="00A007F1">
          <w:rPr>
            <w:noProof/>
            <w:webHidden/>
          </w:rPr>
        </w:r>
        <w:r w:rsidR="00A007F1">
          <w:rPr>
            <w:noProof/>
            <w:webHidden/>
          </w:rPr>
          <w:fldChar w:fldCharType="separate"/>
        </w:r>
        <w:r w:rsidR="00462DE9">
          <w:rPr>
            <w:noProof/>
            <w:webHidden/>
          </w:rPr>
          <w:t>42</w:t>
        </w:r>
        <w:r w:rsidR="00A007F1">
          <w:rPr>
            <w:noProof/>
            <w:webHidden/>
          </w:rPr>
          <w:fldChar w:fldCharType="end"/>
        </w:r>
      </w:hyperlink>
    </w:p>
    <w:p w14:paraId="638DCA0E" w14:textId="6CE3F3E2"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65" w:history="1">
        <w:r w:rsidR="00A007F1" w:rsidRPr="00AA1907">
          <w:rPr>
            <w:rStyle w:val="Hyperlink"/>
            <w:noProof/>
          </w:rPr>
          <w:t>6.7</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Entwurf</w:t>
        </w:r>
        <w:r w:rsidR="00A007F1">
          <w:rPr>
            <w:noProof/>
            <w:webHidden/>
          </w:rPr>
          <w:tab/>
        </w:r>
        <w:r w:rsidR="00A007F1">
          <w:rPr>
            <w:noProof/>
            <w:webHidden/>
          </w:rPr>
          <w:fldChar w:fldCharType="begin"/>
        </w:r>
        <w:r w:rsidR="00A007F1">
          <w:rPr>
            <w:noProof/>
            <w:webHidden/>
          </w:rPr>
          <w:instrText xml:space="preserve"> PAGEREF _Toc523743765 \h </w:instrText>
        </w:r>
        <w:r w:rsidR="00A007F1">
          <w:rPr>
            <w:noProof/>
            <w:webHidden/>
          </w:rPr>
        </w:r>
        <w:r w:rsidR="00A007F1">
          <w:rPr>
            <w:noProof/>
            <w:webHidden/>
          </w:rPr>
          <w:fldChar w:fldCharType="separate"/>
        </w:r>
        <w:r w:rsidR="00462DE9">
          <w:rPr>
            <w:noProof/>
            <w:webHidden/>
          </w:rPr>
          <w:t>43</w:t>
        </w:r>
        <w:r w:rsidR="00A007F1">
          <w:rPr>
            <w:noProof/>
            <w:webHidden/>
          </w:rPr>
          <w:fldChar w:fldCharType="end"/>
        </w:r>
      </w:hyperlink>
    </w:p>
    <w:p w14:paraId="518D6363" w14:textId="04BF06BF" w:rsidR="00A007F1" w:rsidRDefault="00D154EE">
      <w:pPr>
        <w:pStyle w:val="Verzeichnis3"/>
        <w:rPr>
          <w:rFonts w:asciiTheme="minorHAnsi" w:eastAsiaTheme="minorEastAsia" w:hAnsiTheme="minorHAnsi" w:cstheme="minorBidi"/>
          <w:sz w:val="22"/>
          <w:szCs w:val="22"/>
          <w:lang w:val="en-US" w:eastAsia="en-US"/>
        </w:rPr>
      </w:pPr>
      <w:hyperlink w:anchor="_Toc523743766" w:history="1">
        <w:r w:rsidR="00A007F1" w:rsidRPr="00AA1907">
          <w:rPr>
            <w:rStyle w:val="Hyperlink"/>
          </w:rPr>
          <w:t>6.7.1</w:t>
        </w:r>
        <w:r w:rsidR="00A007F1">
          <w:rPr>
            <w:rFonts w:asciiTheme="minorHAnsi" w:eastAsiaTheme="minorEastAsia" w:hAnsiTheme="minorHAnsi" w:cstheme="minorBidi"/>
            <w:sz w:val="22"/>
            <w:szCs w:val="22"/>
            <w:lang w:val="en-US" w:eastAsia="en-US"/>
          </w:rPr>
          <w:tab/>
        </w:r>
        <w:r w:rsidR="00A007F1" w:rsidRPr="00AA1907">
          <w:rPr>
            <w:rStyle w:val="Hyperlink"/>
          </w:rPr>
          <w:t>Architektur des Topology-Editor</w:t>
        </w:r>
        <w:r w:rsidR="00A007F1">
          <w:rPr>
            <w:webHidden/>
          </w:rPr>
          <w:tab/>
        </w:r>
        <w:r w:rsidR="00A007F1">
          <w:rPr>
            <w:webHidden/>
          </w:rPr>
          <w:fldChar w:fldCharType="begin"/>
        </w:r>
        <w:r w:rsidR="00A007F1">
          <w:rPr>
            <w:webHidden/>
          </w:rPr>
          <w:instrText xml:space="preserve"> PAGEREF _Toc523743766 \h </w:instrText>
        </w:r>
        <w:r w:rsidR="00A007F1">
          <w:rPr>
            <w:webHidden/>
          </w:rPr>
        </w:r>
        <w:r w:rsidR="00A007F1">
          <w:rPr>
            <w:webHidden/>
          </w:rPr>
          <w:fldChar w:fldCharType="separate"/>
        </w:r>
        <w:r w:rsidR="00462DE9">
          <w:rPr>
            <w:webHidden/>
          </w:rPr>
          <w:t>43</w:t>
        </w:r>
        <w:r w:rsidR="00A007F1">
          <w:rPr>
            <w:webHidden/>
          </w:rPr>
          <w:fldChar w:fldCharType="end"/>
        </w:r>
      </w:hyperlink>
    </w:p>
    <w:p w14:paraId="382AA0CF" w14:textId="53E3BED9" w:rsidR="00A007F1" w:rsidRDefault="00D154EE">
      <w:pPr>
        <w:pStyle w:val="Verzeichnis3"/>
        <w:rPr>
          <w:rFonts w:asciiTheme="minorHAnsi" w:eastAsiaTheme="minorEastAsia" w:hAnsiTheme="minorHAnsi" w:cstheme="minorBidi"/>
          <w:sz w:val="22"/>
          <w:szCs w:val="22"/>
          <w:lang w:val="en-US" w:eastAsia="en-US"/>
        </w:rPr>
      </w:pPr>
      <w:hyperlink w:anchor="_Toc523743767" w:history="1">
        <w:r w:rsidR="00A007F1" w:rsidRPr="00AA1907">
          <w:rPr>
            <w:rStyle w:val="Hyperlink"/>
          </w:rPr>
          <w:t>6.7.2</w:t>
        </w:r>
        <w:r w:rsidR="00A007F1">
          <w:rPr>
            <w:rFonts w:asciiTheme="minorHAnsi" w:eastAsiaTheme="minorEastAsia" w:hAnsiTheme="minorHAnsi" w:cstheme="minorBidi"/>
            <w:sz w:val="22"/>
            <w:szCs w:val="22"/>
            <w:lang w:val="en-US" w:eastAsia="en-US"/>
          </w:rPr>
          <w:tab/>
        </w:r>
        <w:r w:rsidR="00A007F1" w:rsidRPr="00AA1907">
          <w:rPr>
            <w:rStyle w:val="Hyperlink"/>
          </w:rPr>
          <w:t>Entwurf der Serverkomponente</w:t>
        </w:r>
        <w:r w:rsidR="00A007F1">
          <w:rPr>
            <w:webHidden/>
          </w:rPr>
          <w:tab/>
        </w:r>
        <w:r w:rsidR="00A007F1">
          <w:rPr>
            <w:webHidden/>
          </w:rPr>
          <w:fldChar w:fldCharType="begin"/>
        </w:r>
        <w:r w:rsidR="00A007F1">
          <w:rPr>
            <w:webHidden/>
          </w:rPr>
          <w:instrText xml:space="preserve"> PAGEREF _Toc523743767 \h </w:instrText>
        </w:r>
        <w:r w:rsidR="00A007F1">
          <w:rPr>
            <w:webHidden/>
          </w:rPr>
        </w:r>
        <w:r w:rsidR="00A007F1">
          <w:rPr>
            <w:webHidden/>
          </w:rPr>
          <w:fldChar w:fldCharType="separate"/>
        </w:r>
        <w:r w:rsidR="00462DE9">
          <w:rPr>
            <w:webHidden/>
          </w:rPr>
          <w:t>44</w:t>
        </w:r>
        <w:r w:rsidR="00A007F1">
          <w:rPr>
            <w:webHidden/>
          </w:rPr>
          <w:fldChar w:fldCharType="end"/>
        </w:r>
      </w:hyperlink>
    </w:p>
    <w:p w14:paraId="566808DA" w14:textId="7C410E68" w:rsidR="00A007F1" w:rsidRDefault="00D154EE">
      <w:pPr>
        <w:pStyle w:val="Verzeichnis3"/>
        <w:rPr>
          <w:rFonts w:asciiTheme="minorHAnsi" w:eastAsiaTheme="minorEastAsia" w:hAnsiTheme="minorHAnsi" w:cstheme="minorBidi"/>
          <w:sz w:val="22"/>
          <w:szCs w:val="22"/>
          <w:lang w:val="en-US" w:eastAsia="en-US"/>
        </w:rPr>
      </w:pPr>
      <w:hyperlink w:anchor="_Toc523743768" w:history="1">
        <w:r w:rsidR="00A007F1" w:rsidRPr="00AA1907">
          <w:rPr>
            <w:rStyle w:val="Hyperlink"/>
          </w:rPr>
          <w:t>6.7.3</w:t>
        </w:r>
        <w:r w:rsidR="00A007F1">
          <w:rPr>
            <w:rFonts w:asciiTheme="minorHAnsi" w:eastAsiaTheme="minorEastAsia" w:hAnsiTheme="minorHAnsi" w:cstheme="minorBidi"/>
            <w:sz w:val="22"/>
            <w:szCs w:val="22"/>
            <w:lang w:val="en-US" w:eastAsia="en-US"/>
          </w:rPr>
          <w:tab/>
        </w:r>
        <w:r w:rsidR="00A007F1" w:rsidRPr="00AA1907">
          <w:rPr>
            <w:rStyle w:val="Hyperlink"/>
          </w:rPr>
          <w:t>Datenmodell</w:t>
        </w:r>
        <w:r w:rsidR="00A007F1">
          <w:rPr>
            <w:webHidden/>
          </w:rPr>
          <w:tab/>
        </w:r>
        <w:r w:rsidR="00A007F1">
          <w:rPr>
            <w:webHidden/>
          </w:rPr>
          <w:fldChar w:fldCharType="begin"/>
        </w:r>
        <w:r w:rsidR="00A007F1">
          <w:rPr>
            <w:webHidden/>
          </w:rPr>
          <w:instrText xml:space="preserve"> PAGEREF _Toc523743768 \h </w:instrText>
        </w:r>
        <w:r w:rsidR="00A007F1">
          <w:rPr>
            <w:webHidden/>
          </w:rPr>
        </w:r>
        <w:r w:rsidR="00A007F1">
          <w:rPr>
            <w:webHidden/>
          </w:rPr>
          <w:fldChar w:fldCharType="separate"/>
        </w:r>
        <w:r w:rsidR="00462DE9">
          <w:rPr>
            <w:webHidden/>
          </w:rPr>
          <w:t>45</w:t>
        </w:r>
        <w:r w:rsidR="00A007F1">
          <w:rPr>
            <w:webHidden/>
          </w:rPr>
          <w:fldChar w:fldCharType="end"/>
        </w:r>
      </w:hyperlink>
    </w:p>
    <w:p w14:paraId="7028835C" w14:textId="3CBAA1AC" w:rsidR="00A007F1" w:rsidRDefault="00D154EE">
      <w:pPr>
        <w:pStyle w:val="Verzeichnis3"/>
        <w:rPr>
          <w:rFonts w:asciiTheme="minorHAnsi" w:eastAsiaTheme="minorEastAsia" w:hAnsiTheme="minorHAnsi" w:cstheme="minorBidi"/>
          <w:sz w:val="22"/>
          <w:szCs w:val="22"/>
          <w:lang w:val="en-US" w:eastAsia="en-US"/>
        </w:rPr>
      </w:pPr>
      <w:hyperlink w:anchor="_Toc523743769" w:history="1">
        <w:r w:rsidR="00A007F1" w:rsidRPr="00AA1907">
          <w:rPr>
            <w:rStyle w:val="Hyperlink"/>
          </w:rPr>
          <w:t>6.7.4</w:t>
        </w:r>
        <w:r w:rsidR="00A007F1">
          <w:rPr>
            <w:rFonts w:asciiTheme="minorHAnsi" w:eastAsiaTheme="minorEastAsia" w:hAnsiTheme="minorHAnsi" w:cstheme="minorBidi"/>
            <w:sz w:val="22"/>
            <w:szCs w:val="22"/>
            <w:lang w:val="en-US" w:eastAsia="en-US"/>
          </w:rPr>
          <w:tab/>
        </w:r>
        <w:r w:rsidR="00A007F1" w:rsidRPr="00AA1907">
          <w:rPr>
            <w:rStyle w:val="Hyperlink"/>
          </w:rPr>
          <w:t>DtmApi Wrapper</w:t>
        </w:r>
        <w:r w:rsidR="00A007F1">
          <w:rPr>
            <w:webHidden/>
          </w:rPr>
          <w:tab/>
        </w:r>
        <w:r w:rsidR="00A007F1">
          <w:rPr>
            <w:webHidden/>
          </w:rPr>
          <w:fldChar w:fldCharType="begin"/>
        </w:r>
        <w:r w:rsidR="00A007F1">
          <w:rPr>
            <w:webHidden/>
          </w:rPr>
          <w:instrText xml:space="preserve"> PAGEREF _Toc523743769 \h </w:instrText>
        </w:r>
        <w:r w:rsidR="00A007F1">
          <w:rPr>
            <w:webHidden/>
          </w:rPr>
        </w:r>
        <w:r w:rsidR="00A007F1">
          <w:rPr>
            <w:webHidden/>
          </w:rPr>
          <w:fldChar w:fldCharType="separate"/>
        </w:r>
        <w:r w:rsidR="00462DE9">
          <w:rPr>
            <w:webHidden/>
          </w:rPr>
          <w:t>46</w:t>
        </w:r>
        <w:r w:rsidR="00A007F1">
          <w:rPr>
            <w:webHidden/>
          </w:rPr>
          <w:fldChar w:fldCharType="end"/>
        </w:r>
      </w:hyperlink>
    </w:p>
    <w:p w14:paraId="5D445D67" w14:textId="488EFE9C"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70" w:history="1">
        <w:r w:rsidR="00A007F1" w:rsidRPr="00AA1907">
          <w:rPr>
            <w:rStyle w:val="Hyperlink"/>
            <w:noProof/>
          </w:rPr>
          <w:t>7</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Realisierung</w:t>
        </w:r>
        <w:r w:rsidR="00A007F1">
          <w:rPr>
            <w:noProof/>
            <w:webHidden/>
          </w:rPr>
          <w:tab/>
        </w:r>
        <w:r w:rsidR="00A007F1">
          <w:rPr>
            <w:noProof/>
            <w:webHidden/>
          </w:rPr>
          <w:fldChar w:fldCharType="begin"/>
        </w:r>
        <w:r w:rsidR="00A007F1">
          <w:rPr>
            <w:noProof/>
            <w:webHidden/>
          </w:rPr>
          <w:instrText xml:space="preserve"> PAGEREF _Toc523743770 \h </w:instrText>
        </w:r>
        <w:r w:rsidR="00A007F1">
          <w:rPr>
            <w:noProof/>
            <w:webHidden/>
          </w:rPr>
        </w:r>
        <w:r w:rsidR="00A007F1">
          <w:rPr>
            <w:noProof/>
            <w:webHidden/>
          </w:rPr>
          <w:fldChar w:fldCharType="separate"/>
        </w:r>
        <w:r w:rsidR="00462DE9">
          <w:rPr>
            <w:noProof/>
            <w:webHidden/>
          </w:rPr>
          <w:t>47</w:t>
        </w:r>
        <w:r w:rsidR="00A007F1">
          <w:rPr>
            <w:noProof/>
            <w:webHidden/>
          </w:rPr>
          <w:fldChar w:fldCharType="end"/>
        </w:r>
      </w:hyperlink>
    </w:p>
    <w:p w14:paraId="22C0115C" w14:textId="6620B732"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71" w:history="1">
        <w:r w:rsidR="00A007F1" w:rsidRPr="00AA1907">
          <w:rPr>
            <w:rStyle w:val="Hyperlink"/>
            <w:noProof/>
          </w:rPr>
          <w:t>7.1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Vorgehensweise</w:t>
        </w:r>
        <w:r w:rsidR="00A007F1">
          <w:rPr>
            <w:noProof/>
            <w:webHidden/>
          </w:rPr>
          <w:tab/>
        </w:r>
        <w:r w:rsidR="00A007F1">
          <w:rPr>
            <w:noProof/>
            <w:webHidden/>
          </w:rPr>
          <w:fldChar w:fldCharType="begin"/>
        </w:r>
        <w:r w:rsidR="00A007F1">
          <w:rPr>
            <w:noProof/>
            <w:webHidden/>
          </w:rPr>
          <w:instrText xml:space="preserve"> PAGEREF _Toc523743771 \h </w:instrText>
        </w:r>
        <w:r w:rsidR="00A007F1">
          <w:rPr>
            <w:noProof/>
            <w:webHidden/>
          </w:rPr>
        </w:r>
        <w:r w:rsidR="00A007F1">
          <w:rPr>
            <w:noProof/>
            <w:webHidden/>
          </w:rPr>
          <w:fldChar w:fldCharType="separate"/>
        </w:r>
        <w:r w:rsidR="00462DE9">
          <w:rPr>
            <w:noProof/>
            <w:webHidden/>
          </w:rPr>
          <w:t>47</w:t>
        </w:r>
        <w:r w:rsidR="00A007F1">
          <w:rPr>
            <w:noProof/>
            <w:webHidden/>
          </w:rPr>
          <w:fldChar w:fldCharType="end"/>
        </w:r>
      </w:hyperlink>
    </w:p>
    <w:p w14:paraId="3D66C133" w14:textId="5A311228"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72" w:history="1">
        <w:r w:rsidR="00A007F1" w:rsidRPr="00AA1907">
          <w:rPr>
            <w:rStyle w:val="Hyperlink"/>
            <w:noProof/>
          </w:rPr>
          <w:t>7.2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Verwendete Werkzeuge</w:t>
        </w:r>
        <w:r w:rsidR="00A007F1">
          <w:rPr>
            <w:noProof/>
            <w:webHidden/>
          </w:rPr>
          <w:tab/>
        </w:r>
        <w:r w:rsidR="00A007F1">
          <w:rPr>
            <w:noProof/>
            <w:webHidden/>
          </w:rPr>
          <w:fldChar w:fldCharType="begin"/>
        </w:r>
        <w:r w:rsidR="00A007F1">
          <w:rPr>
            <w:noProof/>
            <w:webHidden/>
          </w:rPr>
          <w:instrText xml:space="preserve"> PAGEREF _Toc523743772 \h </w:instrText>
        </w:r>
        <w:r w:rsidR="00A007F1">
          <w:rPr>
            <w:noProof/>
            <w:webHidden/>
          </w:rPr>
        </w:r>
        <w:r w:rsidR="00A007F1">
          <w:rPr>
            <w:noProof/>
            <w:webHidden/>
          </w:rPr>
          <w:fldChar w:fldCharType="separate"/>
        </w:r>
        <w:r w:rsidR="00462DE9">
          <w:rPr>
            <w:noProof/>
            <w:webHidden/>
          </w:rPr>
          <w:t>47</w:t>
        </w:r>
        <w:r w:rsidR="00A007F1">
          <w:rPr>
            <w:noProof/>
            <w:webHidden/>
          </w:rPr>
          <w:fldChar w:fldCharType="end"/>
        </w:r>
      </w:hyperlink>
    </w:p>
    <w:p w14:paraId="2A0EA602" w14:textId="39EDD8FB"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73" w:history="1">
        <w:r w:rsidR="00A007F1" w:rsidRPr="00AA1907">
          <w:rPr>
            <w:rStyle w:val="Hyperlink"/>
            <w:noProof/>
          </w:rPr>
          <w:t>7.3</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Ausgewählte Implementierungsaspekte</w:t>
        </w:r>
        <w:r w:rsidR="00A007F1">
          <w:rPr>
            <w:noProof/>
            <w:webHidden/>
          </w:rPr>
          <w:tab/>
        </w:r>
        <w:r w:rsidR="00A007F1">
          <w:rPr>
            <w:noProof/>
            <w:webHidden/>
          </w:rPr>
          <w:fldChar w:fldCharType="begin"/>
        </w:r>
        <w:r w:rsidR="00A007F1">
          <w:rPr>
            <w:noProof/>
            <w:webHidden/>
          </w:rPr>
          <w:instrText xml:space="preserve"> PAGEREF _Toc523743773 \h </w:instrText>
        </w:r>
        <w:r w:rsidR="00A007F1">
          <w:rPr>
            <w:noProof/>
            <w:webHidden/>
          </w:rPr>
        </w:r>
        <w:r w:rsidR="00A007F1">
          <w:rPr>
            <w:noProof/>
            <w:webHidden/>
          </w:rPr>
          <w:fldChar w:fldCharType="separate"/>
        </w:r>
        <w:r w:rsidR="00462DE9">
          <w:rPr>
            <w:noProof/>
            <w:webHidden/>
          </w:rPr>
          <w:t>47</w:t>
        </w:r>
        <w:r w:rsidR="00A007F1">
          <w:rPr>
            <w:noProof/>
            <w:webHidden/>
          </w:rPr>
          <w:fldChar w:fldCharType="end"/>
        </w:r>
      </w:hyperlink>
    </w:p>
    <w:p w14:paraId="0F036476" w14:textId="34FEB977" w:rsidR="00A007F1" w:rsidRDefault="00D154EE">
      <w:pPr>
        <w:pStyle w:val="Verzeichnis3"/>
        <w:rPr>
          <w:rFonts w:asciiTheme="minorHAnsi" w:eastAsiaTheme="minorEastAsia" w:hAnsiTheme="minorHAnsi" w:cstheme="minorBidi"/>
          <w:sz w:val="22"/>
          <w:szCs w:val="22"/>
          <w:lang w:val="en-US" w:eastAsia="en-US"/>
        </w:rPr>
      </w:pPr>
      <w:hyperlink w:anchor="_Toc523743774" w:history="1">
        <w:r w:rsidR="00A007F1" w:rsidRPr="00AA1907">
          <w:rPr>
            <w:rStyle w:val="Hyperlink"/>
          </w:rPr>
          <w:t>7.3.1</w:t>
        </w:r>
        <w:r w:rsidR="00A007F1">
          <w:rPr>
            <w:rFonts w:asciiTheme="minorHAnsi" w:eastAsiaTheme="minorEastAsia" w:hAnsiTheme="minorHAnsi" w:cstheme="minorBidi"/>
            <w:sz w:val="22"/>
            <w:szCs w:val="22"/>
            <w:lang w:val="en-US" w:eastAsia="en-US"/>
          </w:rPr>
          <w:tab/>
        </w:r>
        <w:r w:rsidR="00A007F1" w:rsidRPr="00AA1907">
          <w:rPr>
            <w:rStyle w:val="Hyperlink"/>
          </w:rPr>
          <w:t>Realisierung der Server-Applikation</w:t>
        </w:r>
        <w:r w:rsidR="00A007F1">
          <w:rPr>
            <w:webHidden/>
          </w:rPr>
          <w:tab/>
        </w:r>
        <w:r w:rsidR="00A007F1">
          <w:rPr>
            <w:webHidden/>
          </w:rPr>
          <w:fldChar w:fldCharType="begin"/>
        </w:r>
        <w:r w:rsidR="00A007F1">
          <w:rPr>
            <w:webHidden/>
          </w:rPr>
          <w:instrText xml:space="preserve"> PAGEREF _Toc523743774 \h </w:instrText>
        </w:r>
        <w:r w:rsidR="00A007F1">
          <w:rPr>
            <w:webHidden/>
          </w:rPr>
        </w:r>
        <w:r w:rsidR="00A007F1">
          <w:rPr>
            <w:webHidden/>
          </w:rPr>
          <w:fldChar w:fldCharType="separate"/>
        </w:r>
        <w:r w:rsidR="00462DE9">
          <w:rPr>
            <w:webHidden/>
          </w:rPr>
          <w:t>48</w:t>
        </w:r>
        <w:r w:rsidR="00A007F1">
          <w:rPr>
            <w:webHidden/>
          </w:rPr>
          <w:fldChar w:fldCharType="end"/>
        </w:r>
      </w:hyperlink>
    </w:p>
    <w:p w14:paraId="1031AC28" w14:textId="35810FAD" w:rsidR="00A007F1" w:rsidRDefault="00D154EE">
      <w:pPr>
        <w:pStyle w:val="Verzeichnis3"/>
        <w:rPr>
          <w:rFonts w:asciiTheme="minorHAnsi" w:eastAsiaTheme="minorEastAsia" w:hAnsiTheme="minorHAnsi" w:cstheme="minorBidi"/>
          <w:sz w:val="22"/>
          <w:szCs w:val="22"/>
          <w:lang w:val="en-US" w:eastAsia="en-US"/>
        </w:rPr>
      </w:pPr>
      <w:hyperlink w:anchor="_Toc523743775" w:history="1">
        <w:r w:rsidR="00A007F1" w:rsidRPr="00AA1907">
          <w:rPr>
            <w:rStyle w:val="Hyperlink"/>
          </w:rPr>
          <w:t>7.3.2</w:t>
        </w:r>
        <w:r w:rsidR="00A007F1">
          <w:rPr>
            <w:rFonts w:asciiTheme="minorHAnsi" w:eastAsiaTheme="minorEastAsia" w:hAnsiTheme="minorHAnsi" w:cstheme="minorBidi"/>
            <w:sz w:val="22"/>
            <w:szCs w:val="22"/>
            <w:lang w:val="en-US" w:eastAsia="en-US"/>
          </w:rPr>
          <w:tab/>
        </w:r>
        <w:r w:rsidR="00A007F1" w:rsidRPr="00AA1907">
          <w:rPr>
            <w:rStyle w:val="Hyperlink"/>
          </w:rPr>
          <w:t>Realisierung der Client-Applikation</w:t>
        </w:r>
        <w:r w:rsidR="00A007F1">
          <w:rPr>
            <w:webHidden/>
          </w:rPr>
          <w:tab/>
        </w:r>
        <w:r w:rsidR="00A007F1">
          <w:rPr>
            <w:webHidden/>
          </w:rPr>
          <w:fldChar w:fldCharType="begin"/>
        </w:r>
        <w:r w:rsidR="00A007F1">
          <w:rPr>
            <w:webHidden/>
          </w:rPr>
          <w:instrText xml:space="preserve"> PAGEREF _Toc523743775 \h </w:instrText>
        </w:r>
        <w:r w:rsidR="00A007F1">
          <w:rPr>
            <w:webHidden/>
          </w:rPr>
        </w:r>
        <w:r w:rsidR="00A007F1">
          <w:rPr>
            <w:webHidden/>
          </w:rPr>
          <w:fldChar w:fldCharType="separate"/>
        </w:r>
        <w:r w:rsidR="00462DE9">
          <w:rPr>
            <w:webHidden/>
          </w:rPr>
          <w:t>49</w:t>
        </w:r>
        <w:r w:rsidR="00A007F1">
          <w:rPr>
            <w:webHidden/>
          </w:rPr>
          <w:fldChar w:fldCharType="end"/>
        </w:r>
      </w:hyperlink>
    </w:p>
    <w:p w14:paraId="5CA6313A" w14:textId="34736D56" w:rsidR="00A007F1" w:rsidRDefault="00D154EE">
      <w:pPr>
        <w:pStyle w:val="Verzeichnis3"/>
        <w:rPr>
          <w:rFonts w:asciiTheme="minorHAnsi" w:eastAsiaTheme="minorEastAsia" w:hAnsiTheme="minorHAnsi" w:cstheme="minorBidi"/>
          <w:sz w:val="22"/>
          <w:szCs w:val="22"/>
          <w:lang w:val="en-US" w:eastAsia="en-US"/>
        </w:rPr>
      </w:pPr>
      <w:hyperlink w:anchor="_Toc523743776" w:history="1">
        <w:r w:rsidR="00A007F1" w:rsidRPr="00AA1907">
          <w:rPr>
            <w:rStyle w:val="Hyperlink"/>
          </w:rPr>
          <w:t>7.3.3</w:t>
        </w:r>
        <w:r w:rsidR="00A007F1">
          <w:rPr>
            <w:rFonts w:asciiTheme="minorHAnsi" w:eastAsiaTheme="minorEastAsia" w:hAnsiTheme="minorHAnsi" w:cstheme="minorBidi"/>
            <w:sz w:val="22"/>
            <w:szCs w:val="22"/>
            <w:lang w:val="en-US" w:eastAsia="en-US"/>
          </w:rPr>
          <w:tab/>
        </w:r>
        <w:r w:rsidR="00A007F1" w:rsidRPr="00AA1907">
          <w:rPr>
            <w:rStyle w:val="Hyperlink"/>
          </w:rPr>
          <w:t>Systemvorbereitung und Erstellen eines FDT-Projekts</w:t>
        </w:r>
        <w:r w:rsidR="00A007F1">
          <w:rPr>
            <w:webHidden/>
          </w:rPr>
          <w:tab/>
        </w:r>
        <w:r w:rsidR="00A007F1">
          <w:rPr>
            <w:webHidden/>
          </w:rPr>
          <w:fldChar w:fldCharType="begin"/>
        </w:r>
        <w:r w:rsidR="00A007F1">
          <w:rPr>
            <w:webHidden/>
          </w:rPr>
          <w:instrText xml:space="preserve"> PAGEREF _Toc523743776 \h </w:instrText>
        </w:r>
        <w:r w:rsidR="00A007F1">
          <w:rPr>
            <w:webHidden/>
          </w:rPr>
        </w:r>
        <w:r w:rsidR="00A007F1">
          <w:rPr>
            <w:webHidden/>
          </w:rPr>
          <w:fldChar w:fldCharType="separate"/>
        </w:r>
        <w:r w:rsidR="00462DE9">
          <w:rPr>
            <w:webHidden/>
          </w:rPr>
          <w:t>50</w:t>
        </w:r>
        <w:r w:rsidR="00A007F1">
          <w:rPr>
            <w:webHidden/>
          </w:rPr>
          <w:fldChar w:fldCharType="end"/>
        </w:r>
      </w:hyperlink>
    </w:p>
    <w:p w14:paraId="6EBB6ED6" w14:textId="7C1E917E" w:rsidR="00A007F1" w:rsidRDefault="00D154EE">
      <w:pPr>
        <w:pStyle w:val="Verzeichnis3"/>
        <w:rPr>
          <w:rFonts w:asciiTheme="minorHAnsi" w:eastAsiaTheme="minorEastAsia" w:hAnsiTheme="minorHAnsi" w:cstheme="minorBidi"/>
          <w:sz w:val="22"/>
          <w:szCs w:val="22"/>
          <w:lang w:val="en-US" w:eastAsia="en-US"/>
        </w:rPr>
      </w:pPr>
      <w:hyperlink w:anchor="_Toc523743777" w:history="1">
        <w:r w:rsidR="00A007F1" w:rsidRPr="00AA1907">
          <w:rPr>
            <w:rStyle w:val="Hyperlink"/>
          </w:rPr>
          <w:t>7.3.4</w:t>
        </w:r>
        <w:r w:rsidR="00A007F1">
          <w:rPr>
            <w:rFonts w:asciiTheme="minorHAnsi" w:eastAsiaTheme="minorEastAsia" w:hAnsiTheme="minorHAnsi" w:cstheme="minorBidi"/>
            <w:sz w:val="22"/>
            <w:szCs w:val="22"/>
            <w:lang w:val="en-US" w:eastAsia="en-US"/>
          </w:rPr>
          <w:tab/>
        </w:r>
        <w:r w:rsidR="00A007F1" w:rsidRPr="00AA1907">
          <w:rPr>
            <w:rStyle w:val="Hyperlink"/>
          </w:rPr>
          <w:t>Anzeigen einer Topologie</w:t>
        </w:r>
        <w:r w:rsidR="00A007F1">
          <w:rPr>
            <w:webHidden/>
          </w:rPr>
          <w:tab/>
        </w:r>
        <w:r w:rsidR="00A007F1">
          <w:rPr>
            <w:webHidden/>
          </w:rPr>
          <w:fldChar w:fldCharType="begin"/>
        </w:r>
        <w:r w:rsidR="00A007F1">
          <w:rPr>
            <w:webHidden/>
          </w:rPr>
          <w:instrText xml:space="preserve"> PAGEREF _Toc523743777 \h </w:instrText>
        </w:r>
        <w:r w:rsidR="00A007F1">
          <w:rPr>
            <w:webHidden/>
          </w:rPr>
        </w:r>
        <w:r w:rsidR="00A007F1">
          <w:rPr>
            <w:webHidden/>
          </w:rPr>
          <w:fldChar w:fldCharType="separate"/>
        </w:r>
        <w:r w:rsidR="00462DE9">
          <w:rPr>
            <w:webHidden/>
          </w:rPr>
          <w:t>51</w:t>
        </w:r>
        <w:r w:rsidR="00A007F1">
          <w:rPr>
            <w:webHidden/>
          </w:rPr>
          <w:fldChar w:fldCharType="end"/>
        </w:r>
      </w:hyperlink>
    </w:p>
    <w:p w14:paraId="2797EFBF" w14:textId="61D005E1"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78" w:history="1">
        <w:r w:rsidR="00A007F1" w:rsidRPr="00AA1907">
          <w:rPr>
            <w:rStyle w:val="Hyperlink"/>
            <w:noProof/>
          </w:rPr>
          <w:t>8</w:t>
        </w:r>
        <w:r w:rsidR="00A007F1">
          <w:rPr>
            <w:rFonts w:asciiTheme="minorHAnsi" w:eastAsiaTheme="minorEastAsia" w:hAnsiTheme="minorHAnsi" w:cstheme="minorBidi"/>
            <w:b w:val="0"/>
            <w:bCs w:val="0"/>
            <w:noProof/>
            <w:sz w:val="22"/>
            <w:szCs w:val="22"/>
            <w:lang w:val="en-US" w:eastAsia="en-US"/>
          </w:rPr>
          <w:tab/>
        </w:r>
        <w:r w:rsidR="00A007F1" w:rsidRPr="00AA1907">
          <w:rPr>
            <w:rStyle w:val="Hyperlink"/>
            <w:noProof/>
          </w:rPr>
          <w:t>Zusammenfassung und Ausblick</w:t>
        </w:r>
        <w:r w:rsidR="00A007F1">
          <w:rPr>
            <w:noProof/>
            <w:webHidden/>
          </w:rPr>
          <w:tab/>
        </w:r>
        <w:r w:rsidR="00A007F1">
          <w:rPr>
            <w:noProof/>
            <w:webHidden/>
          </w:rPr>
          <w:fldChar w:fldCharType="begin"/>
        </w:r>
        <w:r w:rsidR="00A007F1">
          <w:rPr>
            <w:noProof/>
            <w:webHidden/>
          </w:rPr>
          <w:instrText xml:space="preserve"> PAGEREF _Toc523743778 \h </w:instrText>
        </w:r>
        <w:r w:rsidR="00A007F1">
          <w:rPr>
            <w:noProof/>
            <w:webHidden/>
          </w:rPr>
        </w:r>
        <w:r w:rsidR="00A007F1">
          <w:rPr>
            <w:noProof/>
            <w:webHidden/>
          </w:rPr>
          <w:fldChar w:fldCharType="separate"/>
        </w:r>
        <w:r w:rsidR="00462DE9">
          <w:rPr>
            <w:noProof/>
            <w:webHidden/>
          </w:rPr>
          <w:t>53</w:t>
        </w:r>
        <w:r w:rsidR="00A007F1">
          <w:rPr>
            <w:noProof/>
            <w:webHidden/>
          </w:rPr>
          <w:fldChar w:fldCharType="end"/>
        </w:r>
      </w:hyperlink>
    </w:p>
    <w:p w14:paraId="0AD52A5D" w14:textId="045882BD"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79" w:history="1">
        <w:r w:rsidR="00A007F1" w:rsidRPr="00AA1907">
          <w:rPr>
            <w:rStyle w:val="Hyperlink"/>
            <w:noProof/>
          </w:rPr>
          <w:t>8.1</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Zusammenfassung</w:t>
        </w:r>
        <w:r w:rsidR="00A007F1">
          <w:rPr>
            <w:noProof/>
            <w:webHidden/>
          </w:rPr>
          <w:tab/>
        </w:r>
        <w:r w:rsidR="00A007F1">
          <w:rPr>
            <w:noProof/>
            <w:webHidden/>
          </w:rPr>
          <w:fldChar w:fldCharType="begin"/>
        </w:r>
        <w:r w:rsidR="00A007F1">
          <w:rPr>
            <w:noProof/>
            <w:webHidden/>
          </w:rPr>
          <w:instrText xml:space="preserve"> PAGEREF _Toc523743779 \h </w:instrText>
        </w:r>
        <w:r w:rsidR="00A007F1">
          <w:rPr>
            <w:noProof/>
            <w:webHidden/>
          </w:rPr>
        </w:r>
        <w:r w:rsidR="00A007F1">
          <w:rPr>
            <w:noProof/>
            <w:webHidden/>
          </w:rPr>
          <w:fldChar w:fldCharType="separate"/>
        </w:r>
        <w:r w:rsidR="00462DE9">
          <w:rPr>
            <w:noProof/>
            <w:webHidden/>
          </w:rPr>
          <w:t>53</w:t>
        </w:r>
        <w:r w:rsidR="00A007F1">
          <w:rPr>
            <w:noProof/>
            <w:webHidden/>
          </w:rPr>
          <w:fldChar w:fldCharType="end"/>
        </w:r>
      </w:hyperlink>
    </w:p>
    <w:p w14:paraId="2EC6D933" w14:textId="4CBD4E43" w:rsidR="00A007F1" w:rsidRDefault="00D154EE">
      <w:pPr>
        <w:pStyle w:val="Verzeichnis2"/>
        <w:rPr>
          <w:rFonts w:asciiTheme="minorHAnsi" w:eastAsiaTheme="minorEastAsia" w:hAnsiTheme="minorHAnsi" w:cstheme="minorBidi"/>
          <w:bCs w:val="0"/>
          <w:noProof/>
          <w:sz w:val="22"/>
          <w:szCs w:val="22"/>
          <w:lang w:val="en-US" w:eastAsia="en-US"/>
        </w:rPr>
      </w:pPr>
      <w:hyperlink w:anchor="_Toc523743780" w:history="1">
        <w:r w:rsidR="00A007F1" w:rsidRPr="00AA1907">
          <w:rPr>
            <w:rStyle w:val="Hyperlink"/>
            <w:noProof/>
          </w:rPr>
          <w:t>8.2</w:t>
        </w:r>
        <w:r w:rsidR="00A007F1">
          <w:rPr>
            <w:rFonts w:asciiTheme="minorHAnsi" w:eastAsiaTheme="minorEastAsia" w:hAnsiTheme="minorHAnsi" w:cstheme="minorBidi"/>
            <w:bCs w:val="0"/>
            <w:noProof/>
            <w:sz w:val="22"/>
            <w:szCs w:val="22"/>
            <w:lang w:val="en-US" w:eastAsia="en-US"/>
          </w:rPr>
          <w:tab/>
        </w:r>
        <w:r w:rsidR="00A007F1" w:rsidRPr="00AA1907">
          <w:rPr>
            <w:rStyle w:val="Hyperlink"/>
            <w:noProof/>
          </w:rPr>
          <w:t>Ausblick</w:t>
        </w:r>
        <w:r w:rsidR="00A007F1">
          <w:rPr>
            <w:noProof/>
            <w:webHidden/>
          </w:rPr>
          <w:tab/>
        </w:r>
        <w:r w:rsidR="00A007F1">
          <w:rPr>
            <w:noProof/>
            <w:webHidden/>
          </w:rPr>
          <w:fldChar w:fldCharType="begin"/>
        </w:r>
        <w:r w:rsidR="00A007F1">
          <w:rPr>
            <w:noProof/>
            <w:webHidden/>
          </w:rPr>
          <w:instrText xml:space="preserve"> PAGEREF _Toc523743780 \h </w:instrText>
        </w:r>
        <w:r w:rsidR="00A007F1">
          <w:rPr>
            <w:noProof/>
            <w:webHidden/>
          </w:rPr>
        </w:r>
        <w:r w:rsidR="00A007F1">
          <w:rPr>
            <w:noProof/>
            <w:webHidden/>
          </w:rPr>
          <w:fldChar w:fldCharType="separate"/>
        </w:r>
        <w:r w:rsidR="00462DE9">
          <w:rPr>
            <w:noProof/>
            <w:webHidden/>
          </w:rPr>
          <w:t>54</w:t>
        </w:r>
        <w:r w:rsidR="00A007F1">
          <w:rPr>
            <w:noProof/>
            <w:webHidden/>
          </w:rPr>
          <w:fldChar w:fldCharType="end"/>
        </w:r>
      </w:hyperlink>
    </w:p>
    <w:p w14:paraId="1D8741D6" w14:textId="0C527573"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81" w:history="1">
        <w:r w:rsidR="00A007F1" w:rsidRPr="00AA1907">
          <w:rPr>
            <w:rStyle w:val="Hyperlink"/>
            <w:noProof/>
          </w:rPr>
          <w:t>Literatur</w:t>
        </w:r>
        <w:r w:rsidR="00A007F1">
          <w:rPr>
            <w:noProof/>
            <w:webHidden/>
          </w:rPr>
          <w:tab/>
        </w:r>
        <w:r w:rsidR="00A007F1">
          <w:rPr>
            <w:noProof/>
            <w:webHidden/>
          </w:rPr>
          <w:fldChar w:fldCharType="begin"/>
        </w:r>
        <w:r w:rsidR="00A007F1">
          <w:rPr>
            <w:noProof/>
            <w:webHidden/>
          </w:rPr>
          <w:instrText xml:space="preserve"> PAGEREF _Toc523743781 \h </w:instrText>
        </w:r>
        <w:r w:rsidR="00A007F1">
          <w:rPr>
            <w:noProof/>
            <w:webHidden/>
          </w:rPr>
        </w:r>
        <w:r w:rsidR="00A007F1">
          <w:rPr>
            <w:noProof/>
            <w:webHidden/>
          </w:rPr>
          <w:fldChar w:fldCharType="separate"/>
        </w:r>
        <w:r w:rsidR="00462DE9">
          <w:rPr>
            <w:noProof/>
            <w:webHidden/>
          </w:rPr>
          <w:t>59</w:t>
        </w:r>
        <w:r w:rsidR="00A007F1">
          <w:rPr>
            <w:noProof/>
            <w:webHidden/>
          </w:rPr>
          <w:fldChar w:fldCharType="end"/>
        </w:r>
      </w:hyperlink>
    </w:p>
    <w:p w14:paraId="68F56D15" w14:textId="3DA0AA05"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82" w:history="1">
        <w:r w:rsidR="00A007F1" w:rsidRPr="00AA1907">
          <w:rPr>
            <w:rStyle w:val="Hyperlink"/>
            <w:noProof/>
            <w:lang w:val="en-US"/>
          </w:rPr>
          <w:t>Index</w:t>
        </w:r>
        <w:r w:rsidR="00A007F1">
          <w:rPr>
            <w:noProof/>
            <w:webHidden/>
          </w:rPr>
          <w:tab/>
        </w:r>
        <w:r w:rsidR="00A007F1">
          <w:rPr>
            <w:noProof/>
            <w:webHidden/>
          </w:rPr>
          <w:fldChar w:fldCharType="begin"/>
        </w:r>
        <w:r w:rsidR="00A007F1">
          <w:rPr>
            <w:noProof/>
            <w:webHidden/>
          </w:rPr>
          <w:instrText xml:space="preserve"> PAGEREF _Toc523743782 \h </w:instrText>
        </w:r>
        <w:r w:rsidR="00A007F1">
          <w:rPr>
            <w:noProof/>
            <w:webHidden/>
          </w:rPr>
        </w:r>
        <w:r w:rsidR="00A007F1">
          <w:rPr>
            <w:noProof/>
            <w:webHidden/>
          </w:rPr>
          <w:fldChar w:fldCharType="separate"/>
        </w:r>
        <w:r w:rsidR="00462DE9">
          <w:rPr>
            <w:noProof/>
            <w:webHidden/>
          </w:rPr>
          <w:t>62</w:t>
        </w:r>
        <w:r w:rsidR="00A007F1">
          <w:rPr>
            <w:noProof/>
            <w:webHidden/>
          </w:rPr>
          <w:fldChar w:fldCharType="end"/>
        </w:r>
      </w:hyperlink>
    </w:p>
    <w:p w14:paraId="2A669D44" w14:textId="49E7340A"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83" w:history="1">
        <w:r w:rsidR="00A007F1" w:rsidRPr="00AA1907">
          <w:rPr>
            <w:rStyle w:val="Hyperlink"/>
            <w:noProof/>
          </w:rPr>
          <w:t>Glossar</w:t>
        </w:r>
        <w:r w:rsidR="00A007F1">
          <w:rPr>
            <w:noProof/>
            <w:webHidden/>
          </w:rPr>
          <w:tab/>
        </w:r>
        <w:r w:rsidR="00A007F1">
          <w:rPr>
            <w:noProof/>
            <w:webHidden/>
          </w:rPr>
          <w:fldChar w:fldCharType="begin"/>
        </w:r>
        <w:r w:rsidR="00A007F1">
          <w:rPr>
            <w:noProof/>
            <w:webHidden/>
          </w:rPr>
          <w:instrText xml:space="preserve"> PAGEREF _Toc523743783 \h </w:instrText>
        </w:r>
        <w:r w:rsidR="00A007F1">
          <w:rPr>
            <w:noProof/>
            <w:webHidden/>
          </w:rPr>
        </w:r>
        <w:r w:rsidR="00A007F1">
          <w:rPr>
            <w:noProof/>
            <w:webHidden/>
          </w:rPr>
          <w:fldChar w:fldCharType="separate"/>
        </w:r>
        <w:r w:rsidR="00462DE9">
          <w:rPr>
            <w:noProof/>
            <w:webHidden/>
          </w:rPr>
          <w:t>63</w:t>
        </w:r>
        <w:r w:rsidR="00A007F1">
          <w:rPr>
            <w:noProof/>
            <w:webHidden/>
          </w:rPr>
          <w:fldChar w:fldCharType="end"/>
        </w:r>
      </w:hyperlink>
    </w:p>
    <w:p w14:paraId="3DABFCFD" w14:textId="15E9EBF3" w:rsidR="00A007F1" w:rsidRDefault="00D154EE">
      <w:pPr>
        <w:pStyle w:val="Verzeichnis1"/>
        <w:rPr>
          <w:rFonts w:asciiTheme="minorHAnsi" w:eastAsiaTheme="minorEastAsia" w:hAnsiTheme="minorHAnsi" w:cstheme="minorBidi"/>
          <w:b w:val="0"/>
          <w:bCs w:val="0"/>
          <w:noProof/>
          <w:sz w:val="22"/>
          <w:szCs w:val="22"/>
          <w:lang w:val="en-US" w:eastAsia="en-US"/>
        </w:rPr>
      </w:pPr>
      <w:hyperlink w:anchor="_Toc523743784" w:history="1">
        <w:r w:rsidR="00A007F1" w:rsidRPr="00AA1907">
          <w:rPr>
            <w:rStyle w:val="Hyperlink"/>
            <w:noProof/>
          </w:rPr>
          <w:t>Erklärung der Kandidatin / des Kandidaten</w:t>
        </w:r>
        <w:r w:rsidR="00A007F1">
          <w:rPr>
            <w:noProof/>
            <w:webHidden/>
          </w:rPr>
          <w:tab/>
        </w:r>
        <w:r w:rsidR="00A007F1">
          <w:rPr>
            <w:noProof/>
            <w:webHidden/>
          </w:rPr>
          <w:fldChar w:fldCharType="begin"/>
        </w:r>
        <w:r w:rsidR="00A007F1">
          <w:rPr>
            <w:noProof/>
            <w:webHidden/>
          </w:rPr>
          <w:instrText xml:space="preserve"> PAGEREF _Toc523743784 \h </w:instrText>
        </w:r>
        <w:r w:rsidR="00A007F1">
          <w:rPr>
            <w:noProof/>
            <w:webHidden/>
          </w:rPr>
        </w:r>
        <w:r w:rsidR="00A007F1">
          <w:rPr>
            <w:noProof/>
            <w:webHidden/>
          </w:rPr>
          <w:fldChar w:fldCharType="separate"/>
        </w:r>
        <w:r w:rsidR="00462DE9">
          <w:rPr>
            <w:noProof/>
            <w:webHidden/>
          </w:rPr>
          <w:t>65</w:t>
        </w:r>
        <w:r w:rsidR="00A007F1">
          <w:rPr>
            <w:noProof/>
            <w:webHidden/>
          </w:rPr>
          <w:fldChar w:fldCharType="end"/>
        </w:r>
      </w:hyperlink>
    </w:p>
    <w:p w14:paraId="63236D42" w14:textId="13495789"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6A31445C" w14:textId="03386120" w:rsidR="00A007F1"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3743785" w:history="1">
        <w:r w:rsidR="00A007F1" w:rsidRPr="002B30D4">
          <w:rPr>
            <w:rStyle w:val="Hyperlink"/>
          </w:rPr>
          <w:t>Abbildung 1: Zeitplan für die Entwicklung von Plugin Topology-Editor</w:t>
        </w:r>
        <w:r w:rsidR="00A007F1">
          <w:rPr>
            <w:webHidden/>
          </w:rPr>
          <w:tab/>
        </w:r>
        <w:r w:rsidR="00A007F1">
          <w:rPr>
            <w:webHidden/>
          </w:rPr>
          <w:fldChar w:fldCharType="begin"/>
        </w:r>
        <w:r w:rsidR="00A007F1">
          <w:rPr>
            <w:webHidden/>
          </w:rPr>
          <w:instrText xml:space="preserve"> PAGEREF _Toc523743785 \h </w:instrText>
        </w:r>
        <w:r w:rsidR="00A007F1">
          <w:rPr>
            <w:webHidden/>
          </w:rPr>
        </w:r>
        <w:r w:rsidR="00A007F1">
          <w:rPr>
            <w:webHidden/>
          </w:rPr>
          <w:fldChar w:fldCharType="separate"/>
        </w:r>
        <w:r w:rsidR="00462DE9">
          <w:rPr>
            <w:webHidden/>
          </w:rPr>
          <w:t>3</w:t>
        </w:r>
        <w:r w:rsidR="00A007F1">
          <w:rPr>
            <w:webHidden/>
          </w:rPr>
          <w:fldChar w:fldCharType="end"/>
        </w:r>
      </w:hyperlink>
    </w:p>
    <w:p w14:paraId="7F18802B" w14:textId="0DF370F6"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86" w:history="1">
        <w:r w:rsidR="00A007F1" w:rsidRPr="002B30D4">
          <w:rPr>
            <w:rStyle w:val="Hyperlink"/>
          </w:rPr>
          <w:t>Abbildung 2: Haupteingang Hilscher Gesellschaft für Systemautomation mbH</w:t>
        </w:r>
        <w:r w:rsidR="00A007F1">
          <w:rPr>
            <w:webHidden/>
          </w:rPr>
          <w:tab/>
        </w:r>
        <w:r w:rsidR="00A007F1">
          <w:rPr>
            <w:webHidden/>
          </w:rPr>
          <w:fldChar w:fldCharType="begin"/>
        </w:r>
        <w:r w:rsidR="00A007F1">
          <w:rPr>
            <w:webHidden/>
          </w:rPr>
          <w:instrText xml:space="preserve"> PAGEREF _Toc523743786 \h </w:instrText>
        </w:r>
        <w:r w:rsidR="00A007F1">
          <w:rPr>
            <w:webHidden/>
          </w:rPr>
        </w:r>
        <w:r w:rsidR="00A007F1">
          <w:rPr>
            <w:webHidden/>
          </w:rPr>
          <w:fldChar w:fldCharType="separate"/>
        </w:r>
        <w:r w:rsidR="00462DE9">
          <w:rPr>
            <w:webHidden/>
          </w:rPr>
          <w:t>5</w:t>
        </w:r>
        <w:r w:rsidR="00A007F1">
          <w:rPr>
            <w:webHidden/>
          </w:rPr>
          <w:fldChar w:fldCharType="end"/>
        </w:r>
      </w:hyperlink>
    </w:p>
    <w:p w14:paraId="69F9F066" w14:textId="15DA2AB6"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87" w:history="1">
        <w:r w:rsidR="00A007F1" w:rsidRPr="002B30D4">
          <w:rPr>
            <w:rStyle w:val="Hyperlink"/>
          </w:rPr>
          <w:t>Abbildung 3: Linien-Topologie</w:t>
        </w:r>
        <w:r w:rsidR="00A007F1">
          <w:rPr>
            <w:webHidden/>
          </w:rPr>
          <w:tab/>
        </w:r>
        <w:r w:rsidR="00A007F1">
          <w:rPr>
            <w:webHidden/>
          </w:rPr>
          <w:fldChar w:fldCharType="begin"/>
        </w:r>
        <w:r w:rsidR="00A007F1">
          <w:rPr>
            <w:webHidden/>
          </w:rPr>
          <w:instrText xml:space="preserve"> PAGEREF _Toc523743787 \h </w:instrText>
        </w:r>
        <w:r w:rsidR="00A007F1">
          <w:rPr>
            <w:webHidden/>
          </w:rPr>
        </w:r>
        <w:r w:rsidR="00A007F1">
          <w:rPr>
            <w:webHidden/>
          </w:rPr>
          <w:fldChar w:fldCharType="separate"/>
        </w:r>
        <w:r w:rsidR="00462DE9">
          <w:rPr>
            <w:webHidden/>
          </w:rPr>
          <w:t>8</w:t>
        </w:r>
        <w:r w:rsidR="00A007F1">
          <w:rPr>
            <w:webHidden/>
          </w:rPr>
          <w:fldChar w:fldCharType="end"/>
        </w:r>
      </w:hyperlink>
    </w:p>
    <w:p w14:paraId="34885FC8" w14:textId="79A96855"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88" w:history="1">
        <w:r w:rsidR="00A007F1" w:rsidRPr="002B30D4">
          <w:rPr>
            <w:rStyle w:val="Hyperlink"/>
          </w:rPr>
          <w:t>Abbildung 4: Ring-Topologie</w:t>
        </w:r>
        <w:r w:rsidR="00A007F1">
          <w:rPr>
            <w:webHidden/>
          </w:rPr>
          <w:tab/>
        </w:r>
        <w:r w:rsidR="00A007F1">
          <w:rPr>
            <w:webHidden/>
          </w:rPr>
          <w:fldChar w:fldCharType="begin"/>
        </w:r>
        <w:r w:rsidR="00A007F1">
          <w:rPr>
            <w:webHidden/>
          </w:rPr>
          <w:instrText xml:space="preserve"> PAGEREF _Toc523743788 \h </w:instrText>
        </w:r>
        <w:r w:rsidR="00A007F1">
          <w:rPr>
            <w:webHidden/>
          </w:rPr>
        </w:r>
        <w:r w:rsidR="00A007F1">
          <w:rPr>
            <w:webHidden/>
          </w:rPr>
          <w:fldChar w:fldCharType="separate"/>
        </w:r>
        <w:r w:rsidR="00462DE9">
          <w:rPr>
            <w:webHidden/>
          </w:rPr>
          <w:t>9</w:t>
        </w:r>
        <w:r w:rsidR="00A007F1">
          <w:rPr>
            <w:webHidden/>
          </w:rPr>
          <w:fldChar w:fldCharType="end"/>
        </w:r>
      </w:hyperlink>
    </w:p>
    <w:p w14:paraId="6ECF569E" w14:textId="740056DB"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89" w:history="1">
        <w:r w:rsidR="00A007F1" w:rsidRPr="002B30D4">
          <w:rPr>
            <w:rStyle w:val="Hyperlink"/>
          </w:rPr>
          <w:t>Abbildung 5: Stern-Topologie</w:t>
        </w:r>
        <w:r w:rsidR="00A007F1">
          <w:rPr>
            <w:webHidden/>
          </w:rPr>
          <w:tab/>
        </w:r>
        <w:r w:rsidR="00A007F1">
          <w:rPr>
            <w:webHidden/>
          </w:rPr>
          <w:fldChar w:fldCharType="begin"/>
        </w:r>
        <w:r w:rsidR="00A007F1">
          <w:rPr>
            <w:webHidden/>
          </w:rPr>
          <w:instrText xml:space="preserve"> PAGEREF _Toc523743789 \h </w:instrText>
        </w:r>
        <w:r w:rsidR="00A007F1">
          <w:rPr>
            <w:webHidden/>
          </w:rPr>
        </w:r>
        <w:r w:rsidR="00A007F1">
          <w:rPr>
            <w:webHidden/>
          </w:rPr>
          <w:fldChar w:fldCharType="separate"/>
        </w:r>
        <w:r w:rsidR="00462DE9">
          <w:rPr>
            <w:webHidden/>
          </w:rPr>
          <w:t>10</w:t>
        </w:r>
        <w:r w:rsidR="00A007F1">
          <w:rPr>
            <w:webHidden/>
          </w:rPr>
          <w:fldChar w:fldCharType="end"/>
        </w:r>
      </w:hyperlink>
    </w:p>
    <w:p w14:paraId="233AD8DF" w14:textId="46C17023"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0" w:history="1">
        <w:r w:rsidR="00A007F1" w:rsidRPr="002B30D4">
          <w:rPr>
            <w:rStyle w:val="Hyperlink"/>
          </w:rPr>
          <w:t>Abbildung 6: Baum-Topologie</w:t>
        </w:r>
        <w:r w:rsidR="00A007F1">
          <w:rPr>
            <w:webHidden/>
          </w:rPr>
          <w:tab/>
        </w:r>
        <w:r w:rsidR="00A007F1">
          <w:rPr>
            <w:webHidden/>
          </w:rPr>
          <w:fldChar w:fldCharType="begin"/>
        </w:r>
        <w:r w:rsidR="00A007F1">
          <w:rPr>
            <w:webHidden/>
          </w:rPr>
          <w:instrText xml:space="preserve"> PAGEREF _Toc523743790 \h </w:instrText>
        </w:r>
        <w:r w:rsidR="00A007F1">
          <w:rPr>
            <w:webHidden/>
          </w:rPr>
        </w:r>
        <w:r w:rsidR="00A007F1">
          <w:rPr>
            <w:webHidden/>
          </w:rPr>
          <w:fldChar w:fldCharType="separate"/>
        </w:r>
        <w:r w:rsidR="00462DE9">
          <w:rPr>
            <w:webHidden/>
          </w:rPr>
          <w:t>11</w:t>
        </w:r>
        <w:r w:rsidR="00A007F1">
          <w:rPr>
            <w:webHidden/>
          </w:rPr>
          <w:fldChar w:fldCharType="end"/>
        </w:r>
      </w:hyperlink>
    </w:p>
    <w:p w14:paraId="239EA507" w14:textId="0DD2E164"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1" w:history="1">
        <w:r w:rsidR="00A007F1" w:rsidRPr="002B30D4">
          <w:rPr>
            <w:rStyle w:val="Hyperlink"/>
          </w:rPr>
          <w:t>Abbildung 7: Vermaschtes Netzwerk</w:t>
        </w:r>
        <w:r w:rsidR="00A007F1">
          <w:rPr>
            <w:webHidden/>
          </w:rPr>
          <w:tab/>
        </w:r>
        <w:r w:rsidR="00A007F1">
          <w:rPr>
            <w:webHidden/>
          </w:rPr>
          <w:fldChar w:fldCharType="begin"/>
        </w:r>
        <w:r w:rsidR="00A007F1">
          <w:rPr>
            <w:webHidden/>
          </w:rPr>
          <w:instrText xml:space="preserve"> PAGEREF _Toc523743791 \h </w:instrText>
        </w:r>
        <w:r w:rsidR="00A007F1">
          <w:rPr>
            <w:webHidden/>
          </w:rPr>
        </w:r>
        <w:r w:rsidR="00A007F1">
          <w:rPr>
            <w:webHidden/>
          </w:rPr>
          <w:fldChar w:fldCharType="separate"/>
        </w:r>
        <w:r w:rsidR="00462DE9">
          <w:rPr>
            <w:webHidden/>
          </w:rPr>
          <w:t>12</w:t>
        </w:r>
        <w:r w:rsidR="00A007F1">
          <w:rPr>
            <w:webHidden/>
          </w:rPr>
          <w:fldChar w:fldCharType="end"/>
        </w:r>
      </w:hyperlink>
    </w:p>
    <w:p w14:paraId="182DB1FF" w14:textId="7A70C62B"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2" w:history="1">
        <w:r w:rsidR="00A007F1" w:rsidRPr="002B30D4">
          <w:rPr>
            <w:rStyle w:val="Hyperlink"/>
          </w:rPr>
          <w:t>Abbildung 8: PROFIBUS basiert auf international etablierte Standard</w:t>
        </w:r>
        <w:r w:rsidR="00A007F1">
          <w:rPr>
            <w:webHidden/>
          </w:rPr>
          <w:tab/>
        </w:r>
        <w:r w:rsidR="00A007F1">
          <w:rPr>
            <w:webHidden/>
          </w:rPr>
          <w:fldChar w:fldCharType="begin"/>
        </w:r>
        <w:r w:rsidR="00A007F1">
          <w:rPr>
            <w:webHidden/>
          </w:rPr>
          <w:instrText xml:space="preserve"> PAGEREF _Toc523743792 \h </w:instrText>
        </w:r>
        <w:r w:rsidR="00A007F1">
          <w:rPr>
            <w:webHidden/>
          </w:rPr>
        </w:r>
        <w:r w:rsidR="00A007F1">
          <w:rPr>
            <w:webHidden/>
          </w:rPr>
          <w:fldChar w:fldCharType="separate"/>
        </w:r>
        <w:r w:rsidR="00462DE9">
          <w:rPr>
            <w:webHidden/>
          </w:rPr>
          <w:t>13</w:t>
        </w:r>
        <w:r w:rsidR="00A007F1">
          <w:rPr>
            <w:webHidden/>
          </w:rPr>
          <w:fldChar w:fldCharType="end"/>
        </w:r>
      </w:hyperlink>
    </w:p>
    <w:p w14:paraId="2C123CCF" w14:textId="71298581"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3" w:history="1">
        <w:r w:rsidR="00A007F1" w:rsidRPr="002B30D4">
          <w:rPr>
            <w:rStyle w:val="Hyperlink"/>
          </w:rPr>
          <w:t>Abbildung 9: Beispielhafte PROFIBUS-Topologie an einem Master-Slave-System</w:t>
        </w:r>
        <w:r w:rsidR="00A007F1">
          <w:rPr>
            <w:webHidden/>
          </w:rPr>
          <w:tab/>
        </w:r>
        <w:r w:rsidR="00A007F1">
          <w:rPr>
            <w:webHidden/>
          </w:rPr>
          <w:fldChar w:fldCharType="begin"/>
        </w:r>
        <w:r w:rsidR="00A007F1">
          <w:rPr>
            <w:webHidden/>
          </w:rPr>
          <w:instrText xml:space="preserve"> PAGEREF _Toc523743793 \h </w:instrText>
        </w:r>
        <w:r w:rsidR="00A007F1">
          <w:rPr>
            <w:webHidden/>
          </w:rPr>
        </w:r>
        <w:r w:rsidR="00A007F1">
          <w:rPr>
            <w:webHidden/>
          </w:rPr>
          <w:fldChar w:fldCharType="separate"/>
        </w:r>
        <w:r w:rsidR="00462DE9">
          <w:rPr>
            <w:webHidden/>
          </w:rPr>
          <w:t>14</w:t>
        </w:r>
        <w:r w:rsidR="00A007F1">
          <w:rPr>
            <w:webHidden/>
          </w:rPr>
          <w:fldChar w:fldCharType="end"/>
        </w:r>
      </w:hyperlink>
    </w:p>
    <w:p w14:paraId="52B39B61" w14:textId="79AA805F"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4" w:history="1">
        <w:r w:rsidR="00A007F1" w:rsidRPr="002B30D4">
          <w:rPr>
            <w:rStyle w:val="Hyperlink"/>
          </w:rPr>
          <w:t>Abbildung 10: Vereinfachtes Übersichtschema ComStudio mit Topology-Editor</w:t>
        </w:r>
        <w:r w:rsidR="00A007F1">
          <w:rPr>
            <w:webHidden/>
          </w:rPr>
          <w:tab/>
        </w:r>
        <w:r w:rsidR="00A007F1">
          <w:rPr>
            <w:webHidden/>
          </w:rPr>
          <w:fldChar w:fldCharType="begin"/>
        </w:r>
        <w:r w:rsidR="00A007F1">
          <w:rPr>
            <w:webHidden/>
          </w:rPr>
          <w:instrText xml:space="preserve"> PAGEREF _Toc523743794 \h </w:instrText>
        </w:r>
        <w:r w:rsidR="00A007F1">
          <w:rPr>
            <w:webHidden/>
          </w:rPr>
        </w:r>
        <w:r w:rsidR="00A007F1">
          <w:rPr>
            <w:webHidden/>
          </w:rPr>
          <w:fldChar w:fldCharType="separate"/>
        </w:r>
        <w:r w:rsidR="00462DE9">
          <w:rPr>
            <w:webHidden/>
          </w:rPr>
          <w:t>17</w:t>
        </w:r>
        <w:r w:rsidR="00A007F1">
          <w:rPr>
            <w:webHidden/>
          </w:rPr>
          <w:fldChar w:fldCharType="end"/>
        </w:r>
      </w:hyperlink>
    </w:p>
    <w:p w14:paraId="4F5CAB55" w14:textId="6581B3BE"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5" w:history="1">
        <w:r w:rsidR="00A007F1" w:rsidRPr="002B30D4">
          <w:rPr>
            <w:rStyle w:val="Hyperlink"/>
          </w:rPr>
          <w:t>Abbildung 11: Benutzeroberfläche von ComStudio mit spezifischen Ansichten</w:t>
        </w:r>
        <w:r w:rsidR="00A007F1">
          <w:rPr>
            <w:webHidden/>
          </w:rPr>
          <w:tab/>
        </w:r>
        <w:r w:rsidR="00A007F1">
          <w:rPr>
            <w:webHidden/>
          </w:rPr>
          <w:fldChar w:fldCharType="begin"/>
        </w:r>
        <w:r w:rsidR="00A007F1">
          <w:rPr>
            <w:webHidden/>
          </w:rPr>
          <w:instrText xml:space="preserve"> PAGEREF _Toc523743795 \h </w:instrText>
        </w:r>
        <w:r w:rsidR="00A007F1">
          <w:rPr>
            <w:webHidden/>
          </w:rPr>
        </w:r>
        <w:r w:rsidR="00A007F1">
          <w:rPr>
            <w:webHidden/>
          </w:rPr>
          <w:fldChar w:fldCharType="separate"/>
        </w:r>
        <w:r w:rsidR="00462DE9">
          <w:rPr>
            <w:webHidden/>
          </w:rPr>
          <w:t>18</w:t>
        </w:r>
        <w:r w:rsidR="00A007F1">
          <w:rPr>
            <w:webHidden/>
          </w:rPr>
          <w:fldChar w:fldCharType="end"/>
        </w:r>
      </w:hyperlink>
    </w:p>
    <w:p w14:paraId="3125C694" w14:textId="1D75D828"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6" w:history="1">
        <w:r w:rsidR="00A007F1" w:rsidRPr="002B30D4">
          <w:rPr>
            <w:rStyle w:val="Hyperlink"/>
          </w:rPr>
          <w:t>Abbildung 12: Anwendungsfall-Diagramm: Ausgewählte Funktionen des Systems</w:t>
        </w:r>
        <w:r w:rsidR="00A007F1">
          <w:rPr>
            <w:webHidden/>
          </w:rPr>
          <w:tab/>
        </w:r>
        <w:r w:rsidR="00A007F1">
          <w:rPr>
            <w:webHidden/>
          </w:rPr>
          <w:fldChar w:fldCharType="begin"/>
        </w:r>
        <w:r w:rsidR="00A007F1">
          <w:rPr>
            <w:webHidden/>
          </w:rPr>
          <w:instrText xml:space="preserve"> PAGEREF _Toc523743796 \h </w:instrText>
        </w:r>
        <w:r w:rsidR="00A007F1">
          <w:rPr>
            <w:webHidden/>
          </w:rPr>
        </w:r>
        <w:r w:rsidR="00A007F1">
          <w:rPr>
            <w:webHidden/>
          </w:rPr>
          <w:fldChar w:fldCharType="separate"/>
        </w:r>
        <w:r w:rsidR="00462DE9">
          <w:rPr>
            <w:webHidden/>
          </w:rPr>
          <w:t>23</w:t>
        </w:r>
        <w:r w:rsidR="00A007F1">
          <w:rPr>
            <w:webHidden/>
          </w:rPr>
          <w:fldChar w:fldCharType="end"/>
        </w:r>
      </w:hyperlink>
    </w:p>
    <w:p w14:paraId="113FE86C" w14:textId="034AA8FF"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7" w:history="1">
        <w:r w:rsidR="00A007F1" w:rsidRPr="002B30D4">
          <w:rPr>
            <w:rStyle w:val="Hyperlink"/>
          </w:rPr>
          <w:t>Abbildung 13: ComStudio mit dem Topology-Editor Komponenten</w:t>
        </w:r>
        <w:r w:rsidR="00A007F1">
          <w:rPr>
            <w:webHidden/>
          </w:rPr>
          <w:tab/>
        </w:r>
        <w:r w:rsidR="00A007F1">
          <w:rPr>
            <w:webHidden/>
          </w:rPr>
          <w:fldChar w:fldCharType="begin"/>
        </w:r>
        <w:r w:rsidR="00A007F1">
          <w:rPr>
            <w:webHidden/>
          </w:rPr>
          <w:instrText xml:space="preserve"> PAGEREF _Toc523743797 \h </w:instrText>
        </w:r>
        <w:r w:rsidR="00A007F1">
          <w:rPr>
            <w:webHidden/>
          </w:rPr>
        </w:r>
        <w:r w:rsidR="00A007F1">
          <w:rPr>
            <w:webHidden/>
          </w:rPr>
          <w:fldChar w:fldCharType="separate"/>
        </w:r>
        <w:r w:rsidR="00462DE9">
          <w:rPr>
            <w:webHidden/>
          </w:rPr>
          <w:t>36</w:t>
        </w:r>
        <w:r w:rsidR="00A007F1">
          <w:rPr>
            <w:webHidden/>
          </w:rPr>
          <w:fldChar w:fldCharType="end"/>
        </w:r>
      </w:hyperlink>
    </w:p>
    <w:p w14:paraId="5BC423BE" w14:textId="14545258"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8" w:history="1">
        <w:r w:rsidR="00A007F1" w:rsidRPr="002B30D4">
          <w:rPr>
            <w:rStyle w:val="Hyperlink"/>
          </w:rPr>
          <w:t>Abbildung 14: Kommunikation zwischen Feldbussystemen, ComStudio und Topology-Editor-Komponente</w:t>
        </w:r>
        <w:r w:rsidR="00A007F1">
          <w:rPr>
            <w:webHidden/>
          </w:rPr>
          <w:tab/>
        </w:r>
        <w:r w:rsidR="00A007F1">
          <w:rPr>
            <w:webHidden/>
          </w:rPr>
          <w:fldChar w:fldCharType="begin"/>
        </w:r>
        <w:r w:rsidR="00A007F1">
          <w:rPr>
            <w:webHidden/>
          </w:rPr>
          <w:instrText xml:space="preserve"> PAGEREF _Toc523743798 \h </w:instrText>
        </w:r>
        <w:r w:rsidR="00A007F1">
          <w:rPr>
            <w:webHidden/>
          </w:rPr>
        </w:r>
        <w:r w:rsidR="00A007F1">
          <w:rPr>
            <w:webHidden/>
          </w:rPr>
          <w:fldChar w:fldCharType="separate"/>
        </w:r>
        <w:r w:rsidR="00462DE9">
          <w:rPr>
            <w:webHidden/>
          </w:rPr>
          <w:t>37</w:t>
        </w:r>
        <w:r w:rsidR="00A007F1">
          <w:rPr>
            <w:webHidden/>
          </w:rPr>
          <w:fldChar w:fldCharType="end"/>
        </w:r>
      </w:hyperlink>
    </w:p>
    <w:p w14:paraId="0E9C05D2" w14:textId="33821738"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799" w:history="1">
        <w:r w:rsidR="00A007F1" w:rsidRPr="002B30D4">
          <w:rPr>
            <w:rStyle w:val="Hyperlink"/>
          </w:rPr>
          <w:t>Abbildung 15: Das Layout für die Benutzeroberflächenkomponente</w:t>
        </w:r>
        <w:r w:rsidR="00A007F1">
          <w:rPr>
            <w:webHidden/>
          </w:rPr>
          <w:tab/>
        </w:r>
        <w:r w:rsidR="00A007F1">
          <w:rPr>
            <w:webHidden/>
          </w:rPr>
          <w:fldChar w:fldCharType="begin"/>
        </w:r>
        <w:r w:rsidR="00A007F1">
          <w:rPr>
            <w:webHidden/>
          </w:rPr>
          <w:instrText xml:space="preserve"> PAGEREF _Toc523743799 \h </w:instrText>
        </w:r>
        <w:r w:rsidR="00A007F1">
          <w:rPr>
            <w:webHidden/>
          </w:rPr>
        </w:r>
        <w:r w:rsidR="00A007F1">
          <w:rPr>
            <w:webHidden/>
          </w:rPr>
          <w:fldChar w:fldCharType="separate"/>
        </w:r>
        <w:r w:rsidR="00462DE9">
          <w:rPr>
            <w:webHidden/>
          </w:rPr>
          <w:t>37</w:t>
        </w:r>
        <w:r w:rsidR="00A007F1">
          <w:rPr>
            <w:webHidden/>
          </w:rPr>
          <w:fldChar w:fldCharType="end"/>
        </w:r>
      </w:hyperlink>
    </w:p>
    <w:p w14:paraId="1297FBF2" w14:textId="3E5DC5E8"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0" w:history="1">
        <w:r w:rsidR="00A007F1" w:rsidRPr="002B30D4">
          <w:rPr>
            <w:rStyle w:val="Hyperlink"/>
          </w:rPr>
          <w:t>Abbildung 16: Topology-Editor Schnittstellen</w:t>
        </w:r>
        <w:r w:rsidR="00A007F1">
          <w:rPr>
            <w:webHidden/>
          </w:rPr>
          <w:tab/>
        </w:r>
        <w:r w:rsidR="00A007F1">
          <w:rPr>
            <w:webHidden/>
          </w:rPr>
          <w:fldChar w:fldCharType="begin"/>
        </w:r>
        <w:r w:rsidR="00A007F1">
          <w:rPr>
            <w:webHidden/>
          </w:rPr>
          <w:instrText xml:space="preserve"> PAGEREF _Toc523743800 \h </w:instrText>
        </w:r>
        <w:r w:rsidR="00A007F1">
          <w:rPr>
            <w:webHidden/>
          </w:rPr>
        </w:r>
        <w:r w:rsidR="00A007F1">
          <w:rPr>
            <w:webHidden/>
          </w:rPr>
          <w:fldChar w:fldCharType="separate"/>
        </w:r>
        <w:r w:rsidR="00462DE9">
          <w:rPr>
            <w:webHidden/>
          </w:rPr>
          <w:t>38</w:t>
        </w:r>
        <w:r w:rsidR="00A007F1">
          <w:rPr>
            <w:webHidden/>
          </w:rPr>
          <w:fldChar w:fldCharType="end"/>
        </w:r>
      </w:hyperlink>
    </w:p>
    <w:p w14:paraId="6BA91E4C" w14:textId="365ED26A"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1" w:history="1">
        <w:r w:rsidR="00A007F1" w:rsidRPr="002B30D4">
          <w:rPr>
            <w:rStyle w:val="Hyperlink"/>
          </w:rPr>
          <w:t>Abbildung 17: Datenhandhabungskonzept für Topology-Editor</w:t>
        </w:r>
        <w:r w:rsidR="00A007F1">
          <w:rPr>
            <w:webHidden/>
          </w:rPr>
          <w:tab/>
        </w:r>
        <w:r w:rsidR="00A007F1">
          <w:rPr>
            <w:webHidden/>
          </w:rPr>
          <w:fldChar w:fldCharType="begin"/>
        </w:r>
        <w:r w:rsidR="00A007F1">
          <w:rPr>
            <w:webHidden/>
          </w:rPr>
          <w:instrText xml:space="preserve"> PAGEREF _Toc523743801 \h </w:instrText>
        </w:r>
        <w:r w:rsidR="00A007F1">
          <w:rPr>
            <w:webHidden/>
          </w:rPr>
        </w:r>
        <w:r w:rsidR="00A007F1">
          <w:rPr>
            <w:webHidden/>
          </w:rPr>
          <w:fldChar w:fldCharType="separate"/>
        </w:r>
        <w:r w:rsidR="00462DE9">
          <w:rPr>
            <w:webHidden/>
          </w:rPr>
          <w:t>40</w:t>
        </w:r>
        <w:r w:rsidR="00A007F1">
          <w:rPr>
            <w:webHidden/>
          </w:rPr>
          <w:fldChar w:fldCharType="end"/>
        </w:r>
      </w:hyperlink>
    </w:p>
    <w:p w14:paraId="51FC29F7" w14:textId="15B34FBE"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2" w:history="1">
        <w:r w:rsidR="00A007F1" w:rsidRPr="002B30D4">
          <w:rPr>
            <w:rStyle w:val="Hyperlink"/>
          </w:rPr>
          <w:t>Abbildung 18: Die Output JSON-Dateien für die Mini-Topologie</w:t>
        </w:r>
        <w:r w:rsidR="00A007F1">
          <w:rPr>
            <w:webHidden/>
          </w:rPr>
          <w:tab/>
        </w:r>
        <w:r w:rsidR="00A007F1">
          <w:rPr>
            <w:webHidden/>
          </w:rPr>
          <w:fldChar w:fldCharType="begin"/>
        </w:r>
        <w:r w:rsidR="00A007F1">
          <w:rPr>
            <w:webHidden/>
          </w:rPr>
          <w:instrText xml:space="preserve"> PAGEREF _Toc523743802 \h </w:instrText>
        </w:r>
        <w:r w:rsidR="00A007F1">
          <w:rPr>
            <w:webHidden/>
          </w:rPr>
        </w:r>
        <w:r w:rsidR="00A007F1">
          <w:rPr>
            <w:webHidden/>
          </w:rPr>
          <w:fldChar w:fldCharType="separate"/>
        </w:r>
        <w:r w:rsidR="00462DE9">
          <w:rPr>
            <w:webHidden/>
          </w:rPr>
          <w:t>41</w:t>
        </w:r>
        <w:r w:rsidR="00A007F1">
          <w:rPr>
            <w:webHidden/>
          </w:rPr>
          <w:fldChar w:fldCharType="end"/>
        </w:r>
      </w:hyperlink>
    </w:p>
    <w:p w14:paraId="51E2D959" w14:textId="73D56ADB"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3" w:history="1">
        <w:r w:rsidR="00A007F1" w:rsidRPr="002B30D4">
          <w:rPr>
            <w:rStyle w:val="Hyperlink"/>
          </w:rPr>
          <w:t>Abbildung 19: Diagramm zeigt den Grundlegenden Entwurf der Topology-Editor</w:t>
        </w:r>
        <w:r w:rsidR="00A007F1">
          <w:rPr>
            <w:webHidden/>
          </w:rPr>
          <w:tab/>
        </w:r>
        <w:r w:rsidR="00A007F1">
          <w:rPr>
            <w:webHidden/>
          </w:rPr>
          <w:fldChar w:fldCharType="begin"/>
        </w:r>
        <w:r w:rsidR="00A007F1">
          <w:rPr>
            <w:webHidden/>
          </w:rPr>
          <w:instrText xml:space="preserve"> PAGEREF _Toc523743803 \h </w:instrText>
        </w:r>
        <w:r w:rsidR="00A007F1">
          <w:rPr>
            <w:webHidden/>
          </w:rPr>
        </w:r>
        <w:r w:rsidR="00A007F1">
          <w:rPr>
            <w:webHidden/>
          </w:rPr>
          <w:fldChar w:fldCharType="separate"/>
        </w:r>
        <w:r w:rsidR="00462DE9">
          <w:rPr>
            <w:webHidden/>
          </w:rPr>
          <w:t>44</w:t>
        </w:r>
        <w:r w:rsidR="00A007F1">
          <w:rPr>
            <w:webHidden/>
          </w:rPr>
          <w:fldChar w:fldCharType="end"/>
        </w:r>
      </w:hyperlink>
    </w:p>
    <w:p w14:paraId="06B90566" w14:textId="5E767F4B"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4" w:history="1">
        <w:r w:rsidR="00A007F1" w:rsidRPr="002B30D4">
          <w:rPr>
            <w:rStyle w:val="Hyperlink"/>
          </w:rPr>
          <w:t>Abbildung 20: Komponentenübersicht für Topology-Editor-Server</w:t>
        </w:r>
        <w:r w:rsidR="00A007F1">
          <w:rPr>
            <w:webHidden/>
          </w:rPr>
          <w:tab/>
        </w:r>
        <w:r w:rsidR="00A007F1">
          <w:rPr>
            <w:webHidden/>
          </w:rPr>
          <w:fldChar w:fldCharType="begin"/>
        </w:r>
        <w:r w:rsidR="00A007F1">
          <w:rPr>
            <w:webHidden/>
          </w:rPr>
          <w:instrText xml:space="preserve"> PAGEREF _Toc523743804 \h </w:instrText>
        </w:r>
        <w:r w:rsidR="00A007F1">
          <w:rPr>
            <w:webHidden/>
          </w:rPr>
        </w:r>
        <w:r w:rsidR="00A007F1">
          <w:rPr>
            <w:webHidden/>
          </w:rPr>
          <w:fldChar w:fldCharType="separate"/>
        </w:r>
        <w:r w:rsidR="00462DE9">
          <w:rPr>
            <w:webHidden/>
          </w:rPr>
          <w:t>45</w:t>
        </w:r>
        <w:r w:rsidR="00A007F1">
          <w:rPr>
            <w:webHidden/>
          </w:rPr>
          <w:fldChar w:fldCharType="end"/>
        </w:r>
      </w:hyperlink>
    </w:p>
    <w:p w14:paraId="0310DA46" w14:textId="713A6ACE"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5" w:history="1">
        <w:r w:rsidR="00A007F1" w:rsidRPr="002B30D4">
          <w:rPr>
            <w:rStyle w:val="Hyperlink"/>
          </w:rPr>
          <w:t>Abbildung 21: Domänenmodell der Elemente des Topology-Editor</w:t>
        </w:r>
        <w:r w:rsidR="00A007F1">
          <w:rPr>
            <w:webHidden/>
          </w:rPr>
          <w:tab/>
        </w:r>
        <w:r w:rsidR="00A007F1">
          <w:rPr>
            <w:webHidden/>
          </w:rPr>
          <w:fldChar w:fldCharType="begin"/>
        </w:r>
        <w:r w:rsidR="00A007F1">
          <w:rPr>
            <w:webHidden/>
          </w:rPr>
          <w:instrText xml:space="preserve"> PAGEREF _Toc523743805 \h </w:instrText>
        </w:r>
        <w:r w:rsidR="00A007F1">
          <w:rPr>
            <w:webHidden/>
          </w:rPr>
        </w:r>
        <w:r w:rsidR="00A007F1">
          <w:rPr>
            <w:webHidden/>
          </w:rPr>
          <w:fldChar w:fldCharType="separate"/>
        </w:r>
        <w:r w:rsidR="00462DE9">
          <w:rPr>
            <w:webHidden/>
          </w:rPr>
          <w:t>45</w:t>
        </w:r>
        <w:r w:rsidR="00A007F1">
          <w:rPr>
            <w:webHidden/>
          </w:rPr>
          <w:fldChar w:fldCharType="end"/>
        </w:r>
      </w:hyperlink>
    </w:p>
    <w:p w14:paraId="38925618" w14:textId="169CEEE6"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6" w:history="1">
        <w:r w:rsidR="00A007F1" w:rsidRPr="002B30D4">
          <w:rPr>
            <w:rStyle w:val="Hyperlink"/>
          </w:rPr>
          <w:t>Abbildung 22: Klassendiagramm eines Beispiel für Fassaden mit feldbusabhängigen Protokollen</w:t>
        </w:r>
        <w:r w:rsidR="00A007F1">
          <w:rPr>
            <w:webHidden/>
          </w:rPr>
          <w:tab/>
        </w:r>
        <w:r w:rsidR="00A007F1">
          <w:rPr>
            <w:webHidden/>
          </w:rPr>
          <w:fldChar w:fldCharType="begin"/>
        </w:r>
        <w:r w:rsidR="00A007F1">
          <w:rPr>
            <w:webHidden/>
          </w:rPr>
          <w:instrText xml:space="preserve"> PAGEREF _Toc523743806 \h </w:instrText>
        </w:r>
        <w:r w:rsidR="00A007F1">
          <w:rPr>
            <w:webHidden/>
          </w:rPr>
        </w:r>
        <w:r w:rsidR="00A007F1">
          <w:rPr>
            <w:webHidden/>
          </w:rPr>
          <w:fldChar w:fldCharType="separate"/>
        </w:r>
        <w:r w:rsidR="00462DE9">
          <w:rPr>
            <w:webHidden/>
          </w:rPr>
          <w:t>46</w:t>
        </w:r>
        <w:r w:rsidR="00A007F1">
          <w:rPr>
            <w:webHidden/>
          </w:rPr>
          <w:fldChar w:fldCharType="end"/>
        </w:r>
      </w:hyperlink>
    </w:p>
    <w:p w14:paraId="60FDA612" w14:textId="2CE3C608"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7" w:history="1">
        <w:r w:rsidR="00A007F1" w:rsidRPr="002B30D4">
          <w:rPr>
            <w:rStyle w:val="Hyperlink"/>
          </w:rPr>
          <w:t>Abbildung 23: Zusammengesetzte Anwendungsarchitektur mit häufig verwendeten Paketen</w:t>
        </w:r>
        <w:r w:rsidR="00A007F1">
          <w:rPr>
            <w:webHidden/>
          </w:rPr>
          <w:tab/>
        </w:r>
        <w:r w:rsidR="00A007F1">
          <w:rPr>
            <w:webHidden/>
          </w:rPr>
          <w:fldChar w:fldCharType="begin"/>
        </w:r>
        <w:r w:rsidR="00A007F1">
          <w:rPr>
            <w:webHidden/>
          </w:rPr>
          <w:instrText xml:space="preserve"> PAGEREF _Toc523743807 \h </w:instrText>
        </w:r>
        <w:r w:rsidR="00A007F1">
          <w:rPr>
            <w:webHidden/>
          </w:rPr>
        </w:r>
        <w:r w:rsidR="00A007F1">
          <w:rPr>
            <w:webHidden/>
          </w:rPr>
          <w:fldChar w:fldCharType="separate"/>
        </w:r>
        <w:r w:rsidR="00462DE9">
          <w:rPr>
            <w:webHidden/>
          </w:rPr>
          <w:t>48</w:t>
        </w:r>
        <w:r w:rsidR="00A007F1">
          <w:rPr>
            <w:webHidden/>
          </w:rPr>
          <w:fldChar w:fldCharType="end"/>
        </w:r>
      </w:hyperlink>
    </w:p>
    <w:p w14:paraId="7DD8D8BA" w14:textId="27AE5BF3"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8" w:history="1">
        <w:r w:rsidR="00A007F1" w:rsidRPr="002B30D4">
          <w:rPr>
            <w:rStyle w:val="Hyperlink"/>
          </w:rPr>
          <w:t>Abbildung 24: Vereinfachtes Diagramm für die Umsetzung der clientseitigen Anwendung</w:t>
        </w:r>
        <w:r w:rsidR="00A007F1">
          <w:rPr>
            <w:webHidden/>
          </w:rPr>
          <w:tab/>
        </w:r>
        <w:r w:rsidR="00A007F1">
          <w:rPr>
            <w:webHidden/>
          </w:rPr>
          <w:fldChar w:fldCharType="begin"/>
        </w:r>
        <w:r w:rsidR="00A007F1">
          <w:rPr>
            <w:webHidden/>
          </w:rPr>
          <w:instrText xml:space="preserve"> PAGEREF _Toc523743808 \h </w:instrText>
        </w:r>
        <w:r w:rsidR="00A007F1">
          <w:rPr>
            <w:webHidden/>
          </w:rPr>
        </w:r>
        <w:r w:rsidR="00A007F1">
          <w:rPr>
            <w:webHidden/>
          </w:rPr>
          <w:fldChar w:fldCharType="separate"/>
        </w:r>
        <w:r w:rsidR="00462DE9">
          <w:rPr>
            <w:webHidden/>
          </w:rPr>
          <w:t>49</w:t>
        </w:r>
        <w:r w:rsidR="00A007F1">
          <w:rPr>
            <w:webHidden/>
          </w:rPr>
          <w:fldChar w:fldCharType="end"/>
        </w:r>
      </w:hyperlink>
    </w:p>
    <w:p w14:paraId="02FF4FC2" w14:textId="0CD9947C"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09" w:history="1">
        <w:r w:rsidR="00A007F1" w:rsidRPr="002B30D4">
          <w:rPr>
            <w:rStyle w:val="Hyperlink"/>
          </w:rPr>
          <w:t>Abbildung 25: Erstellen eines FDT-Projekt</w:t>
        </w:r>
        <w:r w:rsidR="00A007F1">
          <w:rPr>
            <w:webHidden/>
          </w:rPr>
          <w:tab/>
        </w:r>
        <w:r w:rsidR="00A007F1">
          <w:rPr>
            <w:webHidden/>
          </w:rPr>
          <w:fldChar w:fldCharType="begin"/>
        </w:r>
        <w:r w:rsidR="00A007F1">
          <w:rPr>
            <w:webHidden/>
          </w:rPr>
          <w:instrText xml:space="preserve"> PAGEREF _Toc523743809 \h </w:instrText>
        </w:r>
        <w:r w:rsidR="00A007F1">
          <w:rPr>
            <w:webHidden/>
          </w:rPr>
        </w:r>
        <w:r w:rsidR="00A007F1">
          <w:rPr>
            <w:webHidden/>
          </w:rPr>
          <w:fldChar w:fldCharType="separate"/>
        </w:r>
        <w:r w:rsidR="00462DE9">
          <w:rPr>
            <w:webHidden/>
          </w:rPr>
          <w:t>51</w:t>
        </w:r>
        <w:r w:rsidR="00A007F1">
          <w:rPr>
            <w:webHidden/>
          </w:rPr>
          <w:fldChar w:fldCharType="end"/>
        </w:r>
      </w:hyperlink>
    </w:p>
    <w:p w14:paraId="17A38671" w14:textId="42A2BBAF"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0" w:history="1">
        <w:r w:rsidR="00A007F1" w:rsidRPr="002B30D4">
          <w:rPr>
            <w:rStyle w:val="Hyperlink"/>
          </w:rPr>
          <w:t>Abbildung 26: ComStudio mit Topology Editor im Einsatz</w:t>
        </w:r>
        <w:r w:rsidR="00A007F1">
          <w:rPr>
            <w:webHidden/>
          </w:rPr>
          <w:tab/>
        </w:r>
        <w:r w:rsidR="00A007F1">
          <w:rPr>
            <w:webHidden/>
          </w:rPr>
          <w:fldChar w:fldCharType="begin"/>
        </w:r>
        <w:r w:rsidR="00A007F1">
          <w:rPr>
            <w:webHidden/>
          </w:rPr>
          <w:instrText xml:space="preserve"> PAGEREF _Toc523743810 \h </w:instrText>
        </w:r>
        <w:r w:rsidR="00A007F1">
          <w:rPr>
            <w:webHidden/>
          </w:rPr>
        </w:r>
        <w:r w:rsidR="00A007F1">
          <w:rPr>
            <w:webHidden/>
          </w:rPr>
          <w:fldChar w:fldCharType="separate"/>
        </w:r>
        <w:r w:rsidR="00462DE9">
          <w:rPr>
            <w:webHidden/>
          </w:rPr>
          <w:t>52</w:t>
        </w:r>
        <w:r w:rsidR="00A007F1">
          <w:rPr>
            <w:webHidden/>
          </w:rPr>
          <w:fldChar w:fldCharType="end"/>
        </w:r>
      </w:hyperlink>
    </w:p>
    <w:p w14:paraId="2A2F3453" w14:textId="640335BB"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593511EE" w14:textId="409AF9F5" w:rsidR="00A007F1"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3743811" w:history="1">
        <w:r w:rsidR="00A007F1" w:rsidRPr="00CA3F30">
          <w:rPr>
            <w:rStyle w:val="Hyperlink"/>
          </w:rPr>
          <w:t>Tabelle 1: Meilensteinplanung für die Masterarbeit</w:t>
        </w:r>
        <w:r w:rsidR="00A007F1">
          <w:rPr>
            <w:webHidden/>
          </w:rPr>
          <w:tab/>
        </w:r>
        <w:r w:rsidR="00A007F1">
          <w:rPr>
            <w:webHidden/>
          </w:rPr>
          <w:fldChar w:fldCharType="begin"/>
        </w:r>
        <w:r w:rsidR="00A007F1">
          <w:rPr>
            <w:webHidden/>
          </w:rPr>
          <w:instrText xml:space="preserve"> PAGEREF _Toc523743811 \h </w:instrText>
        </w:r>
        <w:r w:rsidR="00A007F1">
          <w:rPr>
            <w:webHidden/>
          </w:rPr>
        </w:r>
        <w:r w:rsidR="00A007F1">
          <w:rPr>
            <w:webHidden/>
          </w:rPr>
          <w:fldChar w:fldCharType="separate"/>
        </w:r>
        <w:r w:rsidR="00462DE9">
          <w:rPr>
            <w:webHidden/>
          </w:rPr>
          <w:t>4</w:t>
        </w:r>
        <w:r w:rsidR="00A007F1">
          <w:rPr>
            <w:webHidden/>
          </w:rPr>
          <w:fldChar w:fldCharType="end"/>
        </w:r>
      </w:hyperlink>
    </w:p>
    <w:p w14:paraId="63FDC18F" w14:textId="4033D69C"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2" w:history="1">
        <w:r w:rsidR="00A007F1" w:rsidRPr="00CA3F30">
          <w:rPr>
            <w:rStyle w:val="Hyperlink"/>
          </w:rPr>
          <w:t>Tabelle 2: Vergleichstabelle für JavaScript-Framework</w:t>
        </w:r>
        <w:r w:rsidR="00A007F1">
          <w:rPr>
            <w:webHidden/>
          </w:rPr>
          <w:tab/>
        </w:r>
        <w:r w:rsidR="00A007F1">
          <w:rPr>
            <w:webHidden/>
          </w:rPr>
          <w:fldChar w:fldCharType="begin"/>
        </w:r>
        <w:r w:rsidR="00A007F1">
          <w:rPr>
            <w:webHidden/>
          </w:rPr>
          <w:instrText xml:space="preserve"> PAGEREF _Toc523743812 \h </w:instrText>
        </w:r>
        <w:r w:rsidR="00A007F1">
          <w:rPr>
            <w:webHidden/>
          </w:rPr>
        </w:r>
        <w:r w:rsidR="00A007F1">
          <w:rPr>
            <w:webHidden/>
          </w:rPr>
          <w:fldChar w:fldCharType="separate"/>
        </w:r>
        <w:r w:rsidR="00462DE9">
          <w:rPr>
            <w:webHidden/>
          </w:rPr>
          <w:t>31</w:t>
        </w:r>
        <w:r w:rsidR="00A007F1">
          <w:rPr>
            <w:webHidden/>
          </w:rPr>
          <w:fldChar w:fldCharType="end"/>
        </w:r>
      </w:hyperlink>
    </w:p>
    <w:p w14:paraId="18F76C95" w14:textId="2E8E1729"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3" w:history="1">
        <w:r w:rsidR="00A007F1" w:rsidRPr="00CA3F30">
          <w:rPr>
            <w:rStyle w:val="Hyperlink"/>
          </w:rPr>
          <w:t>Tabelle 3: Vergleichstabelle für UI-Bibliotheken</w:t>
        </w:r>
        <w:r w:rsidR="00A007F1">
          <w:rPr>
            <w:webHidden/>
          </w:rPr>
          <w:tab/>
        </w:r>
        <w:r w:rsidR="00A007F1">
          <w:rPr>
            <w:webHidden/>
          </w:rPr>
          <w:fldChar w:fldCharType="begin"/>
        </w:r>
        <w:r w:rsidR="00A007F1">
          <w:rPr>
            <w:webHidden/>
          </w:rPr>
          <w:instrText xml:space="preserve"> PAGEREF _Toc523743813 \h </w:instrText>
        </w:r>
        <w:r w:rsidR="00A007F1">
          <w:rPr>
            <w:webHidden/>
          </w:rPr>
        </w:r>
        <w:r w:rsidR="00A007F1">
          <w:rPr>
            <w:webHidden/>
          </w:rPr>
          <w:fldChar w:fldCharType="separate"/>
        </w:r>
        <w:r w:rsidR="00462DE9">
          <w:rPr>
            <w:webHidden/>
          </w:rPr>
          <w:t>32</w:t>
        </w:r>
        <w:r w:rsidR="00A007F1">
          <w:rPr>
            <w:webHidden/>
          </w:rPr>
          <w:fldChar w:fldCharType="end"/>
        </w:r>
      </w:hyperlink>
    </w:p>
    <w:p w14:paraId="670D5D9A" w14:textId="5F909B81"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4" w:history="1">
        <w:r w:rsidR="00A007F1" w:rsidRPr="00CA3F30">
          <w:rPr>
            <w:rStyle w:val="Hyperlink"/>
          </w:rPr>
          <w:t>Tabelle 4: Use Case #1</w:t>
        </w:r>
        <w:r w:rsidR="00A007F1">
          <w:rPr>
            <w:webHidden/>
          </w:rPr>
          <w:tab/>
        </w:r>
        <w:r w:rsidR="00A007F1">
          <w:rPr>
            <w:webHidden/>
          </w:rPr>
          <w:fldChar w:fldCharType="begin"/>
        </w:r>
        <w:r w:rsidR="00A007F1">
          <w:rPr>
            <w:webHidden/>
          </w:rPr>
          <w:instrText xml:space="preserve"> PAGEREF _Toc523743814 \h </w:instrText>
        </w:r>
        <w:r w:rsidR="00A007F1">
          <w:rPr>
            <w:webHidden/>
          </w:rPr>
        </w:r>
        <w:r w:rsidR="00A007F1">
          <w:rPr>
            <w:webHidden/>
          </w:rPr>
          <w:fldChar w:fldCharType="separate"/>
        </w:r>
        <w:r w:rsidR="00462DE9">
          <w:rPr>
            <w:webHidden/>
          </w:rPr>
          <w:t>55</w:t>
        </w:r>
        <w:r w:rsidR="00A007F1">
          <w:rPr>
            <w:webHidden/>
          </w:rPr>
          <w:fldChar w:fldCharType="end"/>
        </w:r>
      </w:hyperlink>
    </w:p>
    <w:p w14:paraId="06CCD61C" w14:textId="2D182EE4"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5" w:history="1">
        <w:r w:rsidR="00A007F1" w:rsidRPr="00CA3F30">
          <w:rPr>
            <w:rStyle w:val="Hyperlink"/>
          </w:rPr>
          <w:t>Tabelle 5: Use Case #2</w:t>
        </w:r>
        <w:r w:rsidR="00A007F1">
          <w:rPr>
            <w:webHidden/>
          </w:rPr>
          <w:tab/>
        </w:r>
        <w:r w:rsidR="00A007F1">
          <w:rPr>
            <w:webHidden/>
          </w:rPr>
          <w:fldChar w:fldCharType="begin"/>
        </w:r>
        <w:r w:rsidR="00A007F1">
          <w:rPr>
            <w:webHidden/>
          </w:rPr>
          <w:instrText xml:space="preserve"> PAGEREF _Toc523743815 \h </w:instrText>
        </w:r>
        <w:r w:rsidR="00A007F1">
          <w:rPr>
            <w:webHidden/>
          </w:rPr>
        </w:r>
        <w:r w:rsidR="00A007F1">
          <w:rPr>
            <w:webHidden/>
          </w:rPr>
          <w:fldChar w:fldCharType="separate"/>
        </w:r>
        <w:r w:rsidR="00462DE9">
          <w:rPr>
            <w:webHidden/>
          </w:rPr>
          <w:t>56</w:t>
        </w:r>
        <w:r w:rsidR="00A007F1">
          <w:rPr>
            <w:webHidden/>
          </w:rPr>
          <w:fldChar w:fldCharType="end"/>
        </w:r>
      </w:hyperlink>
    </w:p>
    <w:p w14:paraId="7B3E98A1" w14:textId="07FED83B"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6" w:history="1">
        <w:r w:rsidR="00A007F1" w:rsidRPr="00CA3F30">
          <w:rPr>
            <w:rStyle w:val="Hyperlink"/>
          </w:rPr>
          <w:t>Tabelle 6: Use Case #3</w:t>
        </w:r>
        <w:r w:rsidR="00A007F1">
          <w:rPr>
            <w:webHidden/>
          </w:rPr>
          <w:tab/>
        </w:r>
        <w:r w:rsidR="00A007F1">
          <w:rPr>
            <w:webHidden/>
          </w:rPr>
          <w:fldChar w:fldCharType="begin"/>
        </w:r>
        <w:r w:rsidR="00A007F1">
          <w:rPr>
            <w:webHidden/>
          </w:rPr>
          <w:instrText xml:space="preserve"> PAGEREF _Toc523743816 \h </w:instrText>
        </w:r>
        <w:r w:rsidR="00A007F1">
          <w:rPr>
            <w:webHidden/>
          </w:rPr>
        </w:r>
        <w:r w:rsidR="00A007F1">
          <w:rPr>
            <w:webHidden/>
          </w:rPr>
          <w:fldChar w:fldCharType="separate"/>
        </w:r>
        <w:r w:rsidR="00462DE9">
          <w:rPr>
            <w:webHidden/>
          </w:rPr>
          <w:t>57</w:t>
        </w:r>
        <w:r w:rsidR="00A007F1">
          <w:rPr>
            <w:webHidden/>
          </w:rPr>
          <w:fldChar w:fldCharType="end"/>
        </w:r>
      </w:hyperlink>
    </w:p>
    <w:p w14:paraId="2B725BFD" w14:textId="38D4F8E7" w:rsidR="00A007F1" w:rsidRDefault="00D154EE">
      <w:pPr>
        <w:pStyle w:val="Abbildungsverzeichnis"/>
        <w:rPr>
          <w:rFonts w:asciiTheme="minorHAnsi" w:eastAsiaTheme="minorEastAsia" w:hAnsiTheme="minorHAnsi" w:cstheme="minorBidi"/>
          <w:bCs w:val="0"/>
          <w:sz w:val="22"/>
          <w:szCs w:val="22"/>
          <w:lang w:val="en-US" w:eastAsia="en-US"/>
        </w:rPr>
      </w:pPr>
      <w:hyperlink w:anchor="_Toc523743817" w:history="1">
        <w:r w:rsidR="00A007F1" w:rsidRPr="00CA3F30">
          <w:rPr>
            <w:rStyle w:val="Hyperlink"/>
          </w:rPr>
          <w:t>Tabelle 7: Use Case #4</w:t>
        </w:r>
        <w:r w:rsidR="00A007F1">
          <w:rPr>
            <w:webHidden/>
          </w:rPr>
          <w:tab/>
        </w:r>
        <w:r w:rsidR="00A007F1">
          <w:rPr>
            <w:webHidden/>
          </w:rPr>
          <w:fldChar w:fldCharType="begin"/>
        </w:r>
        <w:r w:rsidR="00A007F1">
          <w:rPr>
            <w:webHidden/>
          </w:rPr>
          <w:instrText xml:space="preserve"> PAGEREF _Toc523743817 \h </w:instrText>
        </w:r>
        <w:r w:rsidR="00A007F1">
          <w:rPr>
            <w:webHidden/>
          </w:rPr>
        </w:r>
        <w:r w:rsidR="00A007F1">
          <w:rPr>
            <w:webHidden/>
          </w:rPr>
          <w:fldChar w:fldCharType="separate"/>
        </w:r>
        <w:r w:rsidR="00462DE9">
          <w:rPr>
            <w:webHidden/>
          </w:rPr>
          <w:t>58</w:t>
        </w:r>
        <w:r w:rsidR="00A007F1">
          <w:rPr>
            <w:webHidden/>
          </w:rPr>
          <w:fldChar w:fldCharType="end"/>
        </w:r>
      </w:hyperlink>
    </w:p>
    <w:p w14:paraId="3215BF51" w14:textId="3D895956"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3743718"/>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23743719"/>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protokollabhängig in jeweiliger Binärkomponente</w:t>
      </w:r>
      <w:r w:rsidR="00F305A1">
        <w:rPr>
          <w:rStyle w:val="Funotenzeichen"/>
          <w:lang w:val="de-DE"/>
        </w:rPr>
        <w:footnoteReference w:id="3"/>
      </w:r>
      <w:r>
        <w:rPr>
          <w:lang w:val="de-DE"/>
        </w:rPr>
        <w:t xml:space="preserv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23743720"/>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70C9EE67"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B66603">
        <w:rPr>
          <w:lang w:val="de-DE"/>
        </w:rPr>
        <w:t>K</w:t>
      </w:r>
      <w:r w:rsidR="00EA2930">
        <w:rPr>
          <w:lang w:val="de-DE"/>
        </w:rPr>
        <w:t>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23743721"/>
      <w:r w:rsidRPr="00212703">
        <w:rPr>
          <w:bCs/>
        </w:rPr>
        <w:t>Aufgaben</w:t>
      </w:r>
      <w:bookmarkEnd w:id="15"/>
      <w:bookmarkEnd w:id="16"/>
    </w:p>
    <w:p w14:paraId="65B40455" w14:textId="6A2A0E18"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462DE9">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465ECF0F" w:rsidR="00E05F99" w:rsidRDefault="00284668" w:rsidP="00284668">
      <w:pPr>
        <w:pStyle w:val="Beschriftung"/>
        <w:jc w:val="both"/>
      </w:pPr>
      <w:bookmarkStart w:id="17" w:name="_Ref516486733"/>
      <w:bookmarkStart w:id="18" w:name="_Toc52374378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w:t>
      </w:r>
      <w:r w:rsidR="00D60B0D">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31E04F01" w:rsidR="00637F10" w:rsidRDefault="00637F10" w:rsidP="00FB1B77">
      <w:pPr>
        <w:pStyle w:val="Beschriftung"/>
        <w:jc w:val="left"/>
      </w:pPr>
      <w:bookmarkStart w:id="19" w:name="_Ref516495064"/>
      <w:bookmarkStart w:id="20" w:name="_Toc506815682"/>
      <w:bookmarkStart w:id="21" w:name="_Toc523743811"/>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1</w:t>
      </w:r>
      <w:r w:rsidR="00D60B0D">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23743722"/>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2606CC5F"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A007F1">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1BE3790" w:rsidR="0010138F" w:rsidRPr="00212703" w:rsidRDefault="0010138F" w:rsidP="00D7728C">
      <w:pPr>
        <w:pStyle w:val="Beschriftung"/>
        <w:jc w:val="left"/>
      </w:pPr>
      <w:bookmarkStart w:id="25" w:name="_Toc511225559"/>
      <w:bookmarkStart w:id="26" w:name="_Toc523743786"/>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w:t>
      </w:r>
      <w:r w:rsidR="00D60B0D">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23743723"/>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23743724"/>
      <w:r>
        <w:t>Grundlegende Begriff</w:t>
      </w:r>
      <w:r w:rsidR="00554BD4">
        <w:t>e</w:t>
      </w:r>
      <w:bookmarkEnd w:id="30"/>
      <w:bookmarkEnd w:id="31"/>
      <w:bookmarkEnd w:id="32"/>
      <w:bookmarkEnd w:id="33"/>
      <w:bookmarkEnd w:id="34"/>
    </w:p>
    <w:p w14:paraId="4EBEDAD6" w14:textId="1579A5FF"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462DE9">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DA62043"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007F1">
            <w:rPr>
              <w:b/>
              <w:noProof/>
              <w:lang w:val="de-DE"/>
            </w:rPr>
            <w:t xml:space="preserve"> </w:t>
          </w:r>
          <w:r w:rsidR="00A007F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6937D768"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007F1">
            <w:rPr>
              <w:b/>
              <w:noProof/>
              <w:lang w:val="de-DE"/>
            </w:rPr>
            <w:t xml:space="preserve"> </w:t>
          </w:r>
          <w:r w:rsidR="00A007F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2CAB44FA"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007F1">
            <w:rPr>
              <w:b/>
              <w:noProof/>
              <w:lang w:val="de-DE"/>
            </w:rPr>
            <w:t xml:space="preserve"> </w:t>
          </w:r>
          <w:r w:rsidR="00A007F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63A00F35"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007F1">
            <w:rPr>
              <w:b/>
              <w:noProof/>
              <w:lang w:val="de-DE"/>
            </w:rPr>
            <w:t xml:space="preserve"> </w:t>
          </w:r>
          <w:r w:rsidR="00A007F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0623D666"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007F1">
            <w:rPr>
              <w:b/>
              <w:noProof/>
              <w:lang w:val="de-DE"/>
            </w:rPr>
            <w:t xml:space="preserve"> </w:t>
          </w:r>
          <w:r w:rsidR="00A007F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1E4F9B64"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007F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DA3E0F2"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007F1">
            <w:rPr>
              <w:b/>
              <w:noProof/>
              <w:lang w:val="de-DE"/>
            </w:rPr>
            <w:t xml:space="preserve"> </w:t>
          </w:r>
          <w:r w:rsidR="00A007F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15810842"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007F1">
            <w:rPr>
              <w:b/>
              <w:noProof/>
              <w:lang w:val="de-DE"/>
            </w:rPr>
            <w:t xml:space="preserve"> </w:t>
          </w:r>
          <w:r w:rsidR="00A007F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007F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15E5D4E8"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007F1">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7A63BC15"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007F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4E4E4CDF"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007F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160239A6"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007F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Toc523743725"/>
      <w:r>
        <w:lastRenderedPageBreak/>
        <w:t xml:space="preserve">Grundlegende </w:t>
      </w:r>
      <w:r w:rsidRPr="00740839">
        <w:t>Netzwerktopologien</w:t>
      </w:r>
      <w:bookmarkEnd w:id="35"/>
      <w:bookmarkEnd w:id="36"/>
      <w:bookmarkEnd w:id="37"/>
      <w:bookmarkEnd w:id="38"/>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B66603">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9" w:name="_Toc513120964"/>
      <w:bookmarkStart w:id="40" w:name="_Toc517096358"/>
      <w:bookmarkStart w:id="41" w:name="_Toc523743726"/>
      <w:r>
        <w:t>Linien</w:t>
      </w:r>
      <w:r w:rsidRPr="00740839">
        <w:t>-Topologie</w:t>
      </w:r>
      <w:bookmarkEnd w:id="39"/>
      <w:bookmarkEnd w:id="40"/>
      <w:bookmarkEnd w:id="41"/>
      <w:r>
        <w:t xml:space="preserve"> </w:t>
      </w:r>
    </w:p>
    <w:p w14:paraId="61A533C6" w14:textId="770BBD9B" w:rsidR="00F430D8" w:rsidRDefault="00046611" w:rsidP="005E177C">
      <w:pPr>
        <w:pStyle w:val="Textkrpe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2BACA99C"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462DE9">
        <w:t xml:space="preserve">Abbildung </w:t>
      </w:r>
      <w:r w:rsidR="00462DE9">
        <w:rPr>
          <w:noProof/>
        </w:rPr>
        <w:t>3</w:t>
      </w:r>
      <w:r w:rsidR="00B5317E">
        <w:fldChar w:fldCharType="end"/>
      </w:r>
      <w:r w:rsidR="00B5317E">
        <w:t xml:space="preserve"> </w:t>
      </w:r>
      <w:r w:rsidR="00B5317E" w:rsidRPr="00B5317E">
        <w:t xml:space="preserve">veranschaulicht diese </w:t>
      </w:r>
      <w:r w:rsidR="00AE3ACA">
        <w:t>Topologie</w:t>
      </w:r>
      <w:r w:rsidR="004D7E9F">
        <w:t>-M</w:t>
      </w:r>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1DFEFC71" w:rsidR="006A4B53" w:rsidRPr="000B0401" w:rsidRDefault="006A4B53" w:rsidP="006A4B53">
      <w:pPr>
        <w:pStyle w:val="Beschriftung"/>
        <w:jc w:val="both"/>
      </w:pPr>
      <w:bookmarkStart w:id="42" w:name="_Ref503957016"/>
      <w:bookmarkStart w:id="43" w:name="_Toc511225560"/>
      <w:bookmarkStart w:id="44" w:name="_Toc523743787"/>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3</w:t>
      </w:r>
      <w:r w:rsidR="00D60B0D">
        <w:rPr>
          <w:noProof/>
        </w:rPr>
        <w:fldChar w:fldCharType="end"/>
      </w:r>
      <w:bookmarkEnd w:id="42"/>
      <w:r>
        <w:t xml:space="preserve">: </w:t>
      </w:r>
      <w:bookmarkStart w:id="45" w:name="_Ref513805432"/>
      <w:r>
        <w:t>Linien-Topologie</w:t>
      </w:r>
      <w:bookmarkEnd w:id="43"/>
      <w:bookmarkEnd w:id="44"/>
      <w:bookmarkEnd w:id="45"/>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0BC4C90D" w:rsidR="00152775" w:rsidRDefault="00152775" w:rsidP="006A4B53">
      <w:pPr>
        <w:pStyle w:val="TextkrperEinzug"/>
        <w:ind w:firstLine="0"/>
        <w:rPr>
          <w:b/>
          <w:lang w:val="de-DE"/>
        </w:rPr>
      </w:pPr>
    </w:p>
    <w:p w14:paraId="1761B145" w14:textId="77777777" w:rsidR="00B66603" w:rsidRDefault="00B66603"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lastRenderedPageBreak/>
        <w:t>Nachteile</w:t>
      </w:r>
    </w:p>
    <w:p w14:paraId="076F2C4F" w14:textId="71A2A0F3"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6" w:name="_Toc513120965"/>
      <w:bookmarkStart w:id="47" w:name="_Toc517096359"/>
      <w:bookmarkStart w:id="48" w:name="_Toc523743727"/>
      <w:r>
        <w:t>Ring-Topologie</w:t>
      </w:r>
      <w:bookmarkEnd w:id="46"/>
      <w:bookmarkEnd w:id="47"/>
      <w:bookmarkEnd w:id="48"/>
    </w:p>
    <w:p w14:paraId="3AB4D4A7" w14:textId="10550C7E"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462DE9">
        <w:t xml:space="preserve">Abbildung </w:t>
      </w:r>
      <w:r w:rsidR="00462DE9">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6658A0C9" w:rsidR="006A4B53" w:rsidRDefault="006A4B53" w:rsidP="006A4B53">
      <w:pPr>
        <w:pStyle w:val="Beschriftung"/>
        <w:jc w:val="both"/>
      </w:pPr>
      <w:bookmarkStart w:id="49" w:name="_Ref503957089"/>
      <w:bookmarkStart w:id="50" w:name="_Ref503956882"/>
      <w:bookmarkStart w:id="51" w:name="_Toc511225561"/>
      <w:bookmarkStart w:id="52" w:name="_Toc52374378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4</w:t>
      </w:r>
      <w:r w:rsidR="00D60B0D">
        <w:rPr>
          <w:noProof/>
        </w:rPr>
        <w:fldChar w:fldCharType="end"/>
      </w:r>
      <w:bookmarkEnd w:id="49"/>
      <w:r>
        <w:t>: Ring-Topologie</w:t>
      </w:r>
      <w:bookmarkEnd w:id="50"/>
      <w:bookmarkEnd w:id="51"/>
      <w:bookmarkEnd w:id="52"/>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3" w:name="_Toc513120966"/>
      <w:bookmarkStart w:id="54" w:name="_Toc517096360"/>
      <w:bookmarkStart w:id="55" w:name="_Toc523743728"/>
      <w:r w:rsidRPr="00740839">
        <w:t>Stern-Topologi</w:t>
      </w:r>
      <w:r>
        <w:t>e</w:t>
      </w:r>
      <w:bookmarkEnd w:id="53"/>
      <w:bookmarkEnd w:id="54"/>
      <w:bookmarkEnd w:id="55"/>
    </w:p>
    <w:p w14:paraId="3E61D11E" w14:textId="25FD003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007F1">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4CA69009" w:rsidR="006A4B53" w:rsidRDefault="006A4B53" w:rsidP="006A4B53">
      <w:pPr>
        <w:pStyle w:val="Beschriftung"/>
        <w:jc w:val="both"/>
      </w:pPr>
      <w:bookmarkStart w:id="56" w:name="_Ref503960032"/>
      <w:bookmarkStart w:id="57" w:name="_Toc511225562"/>
      <w:bookmarkStart w:id="58" w:name="_Ref516492555"/>
      <w:bookmarkStart w:id="59" w:name="_Toc523743789"/>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5</w:t>
      </w:r>
      <w:r w:rsidR="00D60B0D">
        <w:rPr>
          <w:noProof/>
        </w:rPr>
        <w:fldChar w:fldCharType="end"/>
      </w:r>
      <w:bookmarkEnd w:id="56"/>
      <w:r>
        <w:t xml:space="preserve">: </w:t>
      </w:r>
      <w:r w:rsidRPr="004A69AC">
        <w:t>Stern-Topologie</w:t>
      </w:r>
      <w:bookmarkEnd w:id="57"/>
      <w:bookmarkEnd w:id="58"/>
      <w:bookmarkEnd w:id="5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1" w:name="_Toc517096361"/>
      <w:bookmarkStart w:id="62" w:name="_Toc523743729"/>
      <w:r w:rsidRPr="00740839">
        <w:t>Baum-Topologie</w:t>
      </w:r>
      <w:bookmarkEnd w:id="60"/>
      <w:bookmarkEnd w:id="61"/>
      <w:bookmarkEnd w:id="62"/>
    </w:p>
    <w:p w14:paraId="76174516" w14:textId="53356E3A"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EndPr/>
        <w:sdtContent>
          <w:r>
            <w:fldChar w:fldCharType="begin"/>
          </w:r>
          <w:r>
            <w:instrText xml:space="preserve"> CITATION DrD14 \l 1031 </w:instrText>
          </w:r>
          <w:r>
            <w:fldChar w:fldCharType="separate"/>
          </w:r>
          <w:r w:rsidR="00A007F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462DE9">
        <w:t xml:space="preserve">Abbildung </w:t>
      </w:r>
      <w:r w:rsidR="00462DE9">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294CDAC3" w:rsidR="006A4B53" w:rsidRPr="00125F34" w:rsidRDefault="006A4B53" w:rsidP="006A4B53">
      <w:pPr>
        <w:pStyle w:val="Beschriftung"/>
        <w:jc w:val="both"/>
      </w:pPr>
      <w:bookmarkStart w:id="63" w:name="_Ref503962385"/>
      <w:bookmarkStart w:id="64" w:name="_Toc511225563"/>
      <w:bookmarkStart w:id="65" w:name="_Ref516493376"/>
      <w:bookmarkStart w:id="66" w:name="_Toc523743790"/>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6</w:t>
      </w:r>
      <w:r w:rsidR="00D60B0D">
        <w:rPr>
          <w:noProof/>
        </w:rPr>
        <w:fldChar w:fldCharType="end"/>
      </w:r>
      <w:bookmarkEnd w:id="63"/>
      <w:r>
        <w:t xml:space="preserve">: </w:t>
      </w:r>
      <w:r w:rsidRPr="00AD748C">
        <w:t>Baum-Topologie</w:t>
      </w:r>
      <w:bookmarkEnd w:id="64"/>
      <w:bookmarkEnd w:id="65"/>
      <w:bookmarkEnd w:id="66"/>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67" w:name="_Toc513120968"/>
      <w:bookmarkStart w:id="68" w:name="_Toc517096362"/>
      <w:bookmarkStart w:id="69" w:name="_Toc523743730"/>
      <w:r w:rsidRPr="00740839">
        <w:t>Vermaschtes Netz</w:t>
      </w:r>
      <w:bookmarkEnd w:id="67"/>
      <w:bookmarkEnd w:id="68"/>
      <w:bookmarkEnd w:id="69"/>
    </w:p>
    <w:p w14:paraId="48F50A5B" w14:textId="00ACD24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462DE9">
        <w:t xml:space="preserve">Abbildung </w:t>
      </w:r>
      <w:r w:rsidR="00462DE9">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BF5944E" w:rsidR="006A4B53" w:rsidRPr="0076530D" w:rsidRDefault="006A4B53" w:rsidP="006A4B53">
      <w:pPr>
        <w:pStyle w:val="Beschriftung"/>
        <w:jc w:val="both"/>
      </w:pPr>
      <w:bookmarkStart w:id="70" w:name="_Ref516493680"/>
      <w:bookmarkStart w:id="71" w:name="_Toc511225564"/>
      <w:bookmarkStart w:id="72" w:name="_Toc523743791"/>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7</w:t>
      </w:r>
      <w:r w:rsidR="00D60B0D">
        <w:rPr>
          <w:noProof/>
        </w:rPr>
        <w:fldChar w:fldCharType="end"/>
      </w:r>
      <w:bookmarkEnd w:id="70"/>
      <w:r>
        <w:t xml:space="preserve">: </w:t>
      </w:r>
      <w:bookmarkEnd w:id="71"/>
      <w:r>
        <w:t>V</w:t>
      </w:r>
      <w:r w:rsidRPr="00195BC6">
        <w:t>ermaschte</w:t>
      </w:r>
      <w:r>
        <w:t>s</w:t>
      </w:r>
      <w:r w:rsidRPr="00195BC6">
        <w:t xml:space="preserve"> Netz</w:t>
      </w:r>
      <w:r>
        <w:t>werk</w:t>
      </w:r>
      <w:bookmarkEnd w:id="72"/>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3" w:name="_Toc513120969"/>
      <w:bookmarkStart w:id="74" w:name="_Toc517096363"/>
      <w:bookmarkStart w:id="75" w:name="_Toc523743731"/>
      <w:r>
        <w:t>Netzwerke-Protokolle</w:t>
      </w:r>
      <w:bookmarkEnd w:id="73"/>
      <w:bookmarkEnd w:id="74"/>
      <w:bookmarkEnd w:id="75"/>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6" w:name="_Toc513120970"/>
      <w:bookmarkStart w:id="77" w:name="_Ref516493946"/>
      <w:bookmarkStart w:id="78" w:name="_Ref516493955"/>
      <w:bookmarkStart w:id="79" w:name="_Toc517096364"/>
      <w:bookmarkStart w:id="80" w:name="_Toc523743732"/>
      <w:r w:rsidRPr="00AE4F6E">
        <w:lastRenderedPageBreak/>
        <w:t>PROFIBUS</w:t>
      </w:r>
      <w:bookmarkEnd w:id="76"/>
      <w:bookmarkEnd w:id="77"/>
      <w:bookmarkEnd w:id="78"/>
      <w:bookmarkEnd w:id="79"/>
      <w:bookmarkEnd w:id="80"/>
    </w:p>
    <w:p w14:paraId="248934BE" w14:textId="72B4DC43"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A007F1">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1CF5AA2E"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462DE9">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2A58B747" w:rsidR="00127438" w:rsidRDefault="00127438" w:rsidP="00127438">
      <w:pPr>
        <w:pStyle w:val="Beschriftung"/>
        <w:jc w:val="both"/>
      </w:pPr>
      <w:bookmarkStart w:id="81" w:name="_Toc52374379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8</w:t>
      </w:r>
      <w:r w:rsidR="00D60B0D">
        <w:rPr>
          <w:noProof/>
        </w:rPr>
        <w:fldChar w:fldCharType="end"/>
      </w:r>
      <w:r>
        <w:t>: PROFIBUS basiert auf international etablierte Standard</w:t>
      </w:r>
      <w:bookmarkEnd w:id="81"/>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7363C664" w:rsidR="006A4B53" w:rsidRPr="00AE4F6E" w:rsidRDefault="006A4B53" w:rsidP="006A4B53">
      <w:pPr>
        <w:pStyle w:val="Beschriftung"/>
        <w:jc w:val="both"/>
      </w:pPr>
      <w:bookmarkStart w:id="82" w:name="_Ref513805458"/>
      <w:bookmarkStart w:id="83" w:name="_Toc511225565"/>
      <w:bookmarkStart w:id="84" w:name="_Ref513805340"/>
      <w:bookmarkStart w:id="85" w:name="_Ref513805389"/>
      <w:bookmarkStart w:id="86" w:name="_Toc52374379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9</w:t>
      </w:r>
      <w:r w:rsidR="00D60B0D">
        <w:rPr>
          <w:noProof/>
        </w:rPr>
        <w:fldChar w:fldCharType="end"/>
      </w:r>
      <w:bookmarkEnd w:id="82"/>
      <w:r>
        <w:t xml:space="preserve">: </w:t>
      </w:r>
      <w:r w:rsidRPr="0048378F">
        <w:t xml:space="preserve">Beispielhafte </w:t>
      </w:r>
      <w:r>
        <w:t>PROFIBUS-</w:t>
      </w:r>
      <w:r w:rsidRPr="0048378F">
        <w:t xml:space="preserve">Topologie </w:t>
      </w:r>
      <w:r w:rsidRPr="00AE4F6E">
        <w:t>an einem Master-Slave-</w:t>
      </w:r>
      <w:bookmarkEnd w:id="83"/>
      <w:r w:rsidRPr="00AE4F6E">
        <w:t>System</w:t>
      </w:r>
      <w:bookmarkEnd w:id="84"/>
      <w:bookmarkEnd w:id="85"/>
      <w:bookmarkEnd w:id="86"/>
    </w:p>
    <w:p w14:paraId="60405DC4" w14:textId="301685D5"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462DE9" w:rsidRPr="00462DE9">
        <w:rPr>
          <w:lang w:val="de-DE"/>
        </w:rPr>
        <w:t xml:space="preserve">Abbildung </w:t>
      </w:r>
      <w:r w:rsidR="00462DE9" w:rsidRPr="00462DE9">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7" w:name="_Toc513120971"/>
      <w:bookmarkStart w:id="88" w:name="_Ref516493979"/>
      <w:bookmarkStart w:id="89" w:name="_Toc517096365"/>
      <w:bookmarkStart w:id="90" w:name="_Toc523743733"/>
      <w:r>
        <w:t>PROFINET</w:t>
      </w:r>
      <w:bookmarkEnd w:id="87"/>
      <w:bookmarkEnd w:id="88"/>
      <w:bookmarkEnd w:id="89"/>
      <w:bookmarkEnd w:id="90"/>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8"/>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1" w:name="_Toc517096366"/>
      <w:bookmarkStart w:id="92" w:name="_Ref517867359"/>
      <w:bookmarkStart w:id="93" w:name="_Toc523743734"/>
      <w:r w:rsidRPr="00212703">
        <w:t>Ausgangssituation</w:t>
      </w:r>
      <w:bookmarkEnd w:id="91"/>
      <w:bookmarkEnd w:id="92"/>
      <w:bookmarkEnd w:id="93"/>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4" w:name="_Toc523743735"/>
      <w:bookmarkStart w:id="95" w:name="_Toc517096367"/>
      <w:r w:rsidRPr="00212703">
        <w:t>FDT</w:t>
      </w:r>
      <w:bookmarkEnd w:id="94"/>
    </w:p>
    <w:p w14:paraId="2A831960" w14:textId="49B3618B"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007F1">
            <w:rPr>
              <w:rStyle w:val="TextkrperZchn1"/>
              <w:noProof/>
              <w:lang w:val="de-DE"/>
            </w:rPr>
            <w:t xml:space="preserve"> </w:t>
          </w:r>
          <w:r w:rsidR="00A007F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6" w:name="_Toc523743736"/>
      <w:r w:rsidRPr="00212703">
        <w:t xml:space="preserve">Was ist </w:t>
      </w:r>
      <w:r w:rsidR="00B43071" w:rsidRPr="00212703">
        <w:t>Communication Studio?</w:t>
      </w:r>
      <w:bookmarkEnd w:id="95"/>
      <w:bookmarkEnd w:id="96"/>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9"/>
      </w:r>
      <w:r w:rsidRPr="00212703">
        <w:t xml:space="preserve"> verwendet und die Oberflächen wurden mit WPF</w:t>
      </w:r>
      <w:r w:rsidR="00974411">
        <w:rPr>
          <w:rStyle w:val="Funotenzeichen"/>
        </w:rPr>
        <w:footnoteReference w:id="20"/>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65178B2F"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462DE9" w:rsidRPr="00462DE9">
        <w:rPr>
          <w:lang w:val="de-DE"/>
        </w:rPr>
        <w:t xml:space="preserve">Abbildung </w:t>
      </w:r>
      <w:r w:rsidR="00462DE9" w:rsidRPr="00462DE9">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2D8C87E3" w:rsidR="00AC00ED" w:rsidRPr="00212703" w:rsidRDefault="00AC00ED" w:rsidP="00AC00ED">
      <w:pPr>
        <w:pStyle w:val="Beschriftung"/>
        <w:jc w:val="both"/>
      </w:pPr>
      <w:bookmarkStart w:id="97" w:name="_Ref516495409"/>
      <w:bookmarkStart w:id="98" w:name="_Toc523743794"/>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10</w:t>
      </w:r>
      <w:r w:rsidR="00D60B0D">
        <w:rPr>
          <w:noProof/>
        </w:rPr>
        <w:fldChar w:fldCharType="end"/>
      </w:r>
      <w:bookmarkEnd w:id="97"/>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8"/>
    </w:p>
    <w:p w14:paraId="6138736C" w14:textId="5EAFB39A" w:rsidR="00C50304" w:rsidRPr="00212703" w:rsidRDefault="00D33CE3" w:rsidP="00C50304">
      <w:pPr>
        <w:pStyle w:val="berschrift2"/>
      </w:pPr>
      <w:bookmarkStart w:id="99" w:name="_Toc517096368"/>
      <w:bookmarkStart w:id="100" w:name="_Toc523743737"/>
      <w:r w:rsidRPr="00212703">
        <w:lastRenderedPageBreak/>
        <w:t>Befragungsmethoden</w:t>
      </w:r>
      <w:bookmarkEnd w:id="99"/>
      <w:bookmarkEnd w:id="100"/>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1" w:name="_Toc517096369"/>
      <w:bookmarkStart w:id="102" w:name="_Toc523743738"/>
      <w:r w:rsidRPr="00212703">
        <w:t>Auswertung</w:t>
      </w:r>
      <w:bookmarkEnd w:id="101"/>
      <w:bookmarkEnd w:id="102"/>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2E7FC167" w:rsidR="00A92768" w:rsidRDefault="00D635AB" w:rsidP="00B17BA0">
      <w:pPr>
        <w:pStyle w:val="Beschriftung"/>
        <w:jc w:val="both"/>
      </w:pPr>
      <w:bookmarkStart w:id="103" w:name="_Ref515345421"/>
      <w:bookmarkStart w:id="104" w:name="_Toc523743795"/>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11</w:t>
      </w:r>
      <w:r w:rsidR="00D60B0D">
        <w:rPr>
          <w:noProof/>
        </w:rPr>
        <w:fldChar w:fldCharType="end"/>
      </w:r>
      <w:bookmarkEnd w:id="103"/>
      <w:r w:rsidR="00B17BA0">
        <w:t xml:space="preserve">: </w:t>
      </w:r>
      <w:r w:rsidRPr="00212703">
        <w:t>Benutzeroberfläche von ComStudio mit spezifische</w:t>
      </w:r>
      <w:r w:rsidR="00FE632E">
        <w:t>n</w:t>
      </w:r>
      <w:r w:rsidRPr="00212703">
        <w:t xml:space="preserve"> Ansichten</w:t>
      </w:r>
      <w:bookmarkEnd w:id="104"/>
    </w:p>
    <w:p w14:paraId="3E939ADB" w14:textId="54F87D15"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462DE9" w:rsidRPr="00462DE9">
        <w:rPr>
          <w:lang w:val="de-DE"/>
        </w:rPr>
        <w:t xml:space="preserve">Abbildung </w:t>
      </w:r>
      <w:r w:rsidR="00462DE9" w:rsidRPr="00462DE9">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460A93A"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462DE9" w:rsidRPr="00462DE9">
        <w:rPr>
          <w:lang w:val="de-DE"/>
        </w:rPr>
        <w:t xml:space="preserve">Abbildung </w:t>
      </w:r>
      <w:r w:rsidR="00462DE9" w:rsidRPr="00462DE9">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0CAAAD6E"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462DE9" w:rsidRPr="00212703">
        <w:t xml:space="preserve">Abbildung </w:t>
      </w:r>
      <w:r w:rsidR="00462DE9">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5" w:name="_Ref516556248"/>
      <w:bookmarkStart w:id="106" w:name="_Toc517096370"/>
      <w:bookmarkStart w:id="107" w:name="_Toc523743739"/>
      <w:r w:rsidRPr="00212703">
        <w:lastRenderedPageBreak/>
        <w:t>Anforderungsanalyse</w:t>
      </w:r>
      <w:bookmarkEnd w:id="105"/>
      <w:bookmarkEnd w:id="106"/>
      <w:bookmarkEnd w:id="107"/>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1017AB61"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A007F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8" w:name="_Ref515868216"/>
      <w:bookmarkStart w:id="109" w:name="_Toc517096371"/>
      <w:bookmarkStart w:id="110" w:name="_Toc523743740"/>
      <w:r w:rsidRPr="00212703">
        <w:t>Funktionale Anforderungen</w:t>
      </w:r>
      <w:bookmarkEnd w:id="108"/>
      <w:bookmarkEnd w:id="109"/>
      <w:bookmarkEnd w:id="110"/>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1"/>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3" w:name="_Toc517096372"/>
      <w:bookmarkStart w:id="114" w:name="_Toc523743741"/>
      <w:r w:rsidRPr="00212703">
        <w:t>Muss</w:t>
      </w:r>
      <w:r w:rsidRPr="00212703">
        <w:rPr>
          <w:i/>
        </w:rPr>
        <w:t>-</w:t>
      </w:r>
      <w:r w:rsidRPr="00212703">
        <w:t>Kriterien</w:t>
      </w:r>
      <w:bookmarkEnd w:id="113"/>
      <w:bookmarkEnd w:id="11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644C5CC1" w:rsidR="00B66996" w:rsidRPr="00212703" w:rsidRDefault="00B66996" w:rsidP="00B66996">
      <w:pPr>
        <w:pStyle w:val="TextkrperEinzug"/>
        <w:ind w:left="1418" w:hanging="1418"/>
        <w:rPr>
          <w:lang w:val="de-DE"/>
        </w:rPr>
      </w:pPr>
      <w:r w:rsidRPr="00212703">
        <w:rPr>
          <w:lang w:val="de-DE"/>
        </w:rPr>
        <w:t>FR090</w:t>
      </w:r>
      <w:r w:rsidR="007D7AA7">
        <w:rPr>
          <w:lang w:val="de-DE"/>
        </w:rPr>
        <w:t>:</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599192FF" w:rsidR="00B66996" w:rsidRPr="00212703" w:rsidRDefault="00B66996" w:rsidP="00B66996">
      <w:pPr>
        <w:pStyle w:val="TextkrperEinzug"/>
        <w:ind w:left="1418" w:hanging="1418"/>
        <w:rPr>
          <w:lang w:val="de-DE"/>
        </w:rPr>
      </w:pPr>
      <w:r w:rsidRPr="00212703">
        <w:rPr>
          <w:lang w:val="de-DE"/>
        </w:rPr>
        <w:t>FR100</w:t>
      </w:r>
      <w:r w:rsidR="007D7AA7">
        <w:rPr>
          <w:lang w:val="de-DE"/>
        </w:rPr>
        <w:t>:</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59BAC058" w:rsidR="00B66996" w:rsidRDefault="00B66996" w:rsidP="00B66996">
      <w:pPr>
        <w:pStyle w:val="TextkrperEinzug"/>
        <w:ind w:left="1418" w:hanging="1418"/>
        <w:rPr>
          <w:lang w:val="de-DE"/>
        </w:rPr>
      </w:pPr>
      <w:r w:rsidRPr="00212703">
        <w:rPr>
          <w:lang w:val="de-DE"/>
        </w:rPr>
        <w:t>FR110</w:t>
      </w:r>
      <w:r w:rsidR="007D7AA7">
        <w:rPr>
          <w:lang w:val="de-DE"/>
        </w:rPr>
        <w:t>:</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5E3AE5B3" w:rsidR="003141B4" w:rsidRDefault="003141B4" w:rsidP="00B66996">
      <w:pPr>
        <w:pStyle w:val="TextkrperEinzug"/>
        <w:ind w:left="1418" w:hanging="1418"/>
        <w:rPr>
          <w:lang w:val="de-DE"/>
        </w:rPr>
      </w:pPr>
      <w:r>
        <w:rPr>
          <w:lang w:val="de-DE"/>
        </w:rPr>
        <w:t>FR120</w:t>
      </w:r>
      <w:r w:rsidR="007D7AA7">
        <w:rPr>
          <w:lang w:val="de-DE"/>
        </w:rPr>
        <w:t>:</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487BE146" w:rsidR="00EF06A4" w:rsidRDefault="00EF06A4" w:rsidP="00B66996">
      <w:pPr>
        <w:pStyle w:val="TextkrperEinzug"/>
        <w:ind w:left="1418" w:hanging="1418"/>
        <w:rPr>
          <w:lang w:val="de-DE"/>
        </w:rPr>
      </w:pPr>
      <w:r>
        <w:rPr>
          <w:lang w:val="de-DE"/>
        </w:rPr>
        <w:t>FR130</w:t>
      </w:r>
      <w:r w:rsidR="007D7AA7">
        <w:rPr>
          <w:lang w:val="de-DE"/>
        </w:rPr>
        <w:t>:</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41D3CD3B" w:rsidR="00EF06A4" w:rsidRDefault="00EF06A4" w:rsidP="00B66996">
      <w:pPr>
        <w:pStyle w:val="TextkrperEinzug"/>
        <w:ind w:left="1418" w:hanging="1418"/>
        <w:rPr>
          <w:lang w:val="de-DE"/>
        </w:rPr>
      </w:pPr>
      <w:r>
        <w:rPr>
          <w:lang w:val="de-DE"/>
        </w:rPr>
        <w:t>FR140</w:t>
      </w:r>
      <w:r w:rsidR="007D7AA7">
        <w:rPr>
          <w:lang w:val="de-DE"/>
        </w:rPr>
        <w:t>:</w:t>
      </w:r>
      <w:r>
        <w:rPr>
          <w:lang w:val="de-DE"/>
        </w:rPr>
        <w:tab/>
        <w:t xml:space="preserve">Topologische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517A31B6" w14:textId="77777777" w:rsidR="007D7AA7" w:rsidRDefault="007D7AA7" w:rsidP="00B66996">
      <w:pPr>
        <w:pStyle w:val="TextkrperEinzug"/>
        <w:ind w:left="1418" w:hanging="1418"/>
        <w:rPr>
          <w:lang w:val="de-DE"/>
        </w:rPr>
      </w:pPr>
    </w:p>
    <w:p w14:paraId="3B5745B2" w14:textId="30D492A6" w:rsidR="007065D9" w:rsidRDefault="007D7AA7" w:rsidP="007D7AA7">
      <w:pPr>
        <w:pStyle w:val="TextkrperEinzug"/>
        <w:ind w:left="1418" w:hanging="1418"/>
        <w:rPr>
          <w:lang w:val="de-DE"/>
        </w:rPr>
      </w:pPr>
      <w:r>
        <w:rPr>
          <w:lang w:val="de-DE"/>
        </w:rPr>
        <w:t>FR150:</w:t>
      </w:r>
      <w:r w:rsidR="00C66F9C">
        <w:rPr>
          <w:lang w:val="de-DE"/>
        </w:rPr>
        <w:tab/>
      </w:r>
      <w:r>
        <w:rPr>
          <w:lang w:val="de-DE"/>
        </w:rPr>
        <w:t xml:space="preserve">Eine Assistent-Ansicht zum </w:t>
      </w:r>
      <w:r w:rsidR="00C66F9C" w:rsidRPr="00C66F9C">
        <w:rPr>
          <w:lang w:val="de-DE"/>
        </w:rPr>
        <w:t xml:space="preserve">Importieren </w:t>
      </w:r>
      <w:r>
        <w:rPr>
          <w:lang w:val="de-DE"/>
        </w:rPr>
        <w:t>von Daten muss geboten werden</w:t>
      </w:r>
      <w:r w:rsidR="0012726D">
        <w:rPr>
          <w:lang w:val="de-DE"/>
        </w:rPr>
        <w:t>.</w:t>
      </w:r>
    </w:p>
    <w:p w14:paraId="2C509D3B" w14:textId="08255D40" w:rsidR="007D7AA7" w:rsidRDefault="007D7AA7" w:rsidP="007D7AA7">
      <w:pPr>
        <w:pStyle w:val="TextkrperEinzug"/>
        <w:ind w:left="1418" w:hanging="1418"/>
        <w:rPr>
          <w:lang w:val="de-DE"/>
        </w:rPr>
      </w:pPr>
    </w:p>
    <w:p w14:paraId="25BB655C" w14:textId="01F827E4" w:rsidR="00B70A25" w:rsidRDefault="007D7AA7" w:rsidP="00B70A25">
      <w:pPr>
        <w:pStyle w:val="TextkrperEinzug"/>
        <w:ind w:left="1418" w:hanging="1418"/>
        <w:rPr>
          <w:lang w:val="de-DE"/>
        </w:rPr>
      </w:pPr>
      <w:r w:rsidRPr="007D7AA7">
        <w:rPr>
          <w:lang w:val="de-DE"/>
        </w:rPr>
        <w:t>FR160:</w:t>
      </w:r>
      <w:r w:rsidRPr="007D7AA7">
        <w:rPr>
          <w:lang w:val="de-DE"/>
        </w:rPr>
        <w:tab/>
        <w:t xml:space="preserve">Topology-Editor muss ohne </w:t>
      </w:r>
      <w:r w:rsidR="00463118" w:rsidRPr="007D7AA7">
        <w:rPr>
          <w:lang w:val="de-DE"/>
        </w:rPr>
        <w:t>zusätzlich</w:t>
      </w:r>
      <w:r w:rsidR="00463118">
        <w:rPr>
          <w:lang w:val="de-DE"/>
        </w:rPr>
        <w:t>en</w:t>
      </w:r>
      <w:r>
        <w:rPr>
          <w:lang w:val="de-DE"/>
        </w:rPr>
        <w:t xml:space="preserve"> Aufwand das Exportieren von Daten f</w:t>
      </w:r>
      <w:r w:rsidR="00463118">
        <w:rPr>
          <w:lang w:val="de-DE"/>
        </w:rPr>
        <w:t>ür die Berichtserstellung unterstützen.</w:t>
      </w:r>
    </w:p>
    <w:p w14:paraId="281EF620" w14:textId="611E060D" w:rsidR="0004122F" w:rsidRDefault="0004122F" w:rsidP="00B70A25">
      <w:pPr>
        <w:pStyle w:val="TextkrperEinzug"/>
        <w:ind w:left="1418" w:hanging="1418"/>
        <w:rPr>
          <w:lang w:val="de-DE"/>
        </w:rPr>
      </w:pPr>
    </w:p>
    <w:p w14:paraId="57DB0AD2" w14:textId="7ACA9156" w:rsidR="0004122F" w:rsidRDefault="0004122F" w:rsidP="00B70A25">
      <w:pPr>
        <w:pStyle w:val="TextkrperEinzug"/>
        <w:ind w:left="1418" w:hanging="1418"/>
        <w:rPr>
          <w:lang w:val="de-DE"/>
        </w:rPr>
      </w:pPr>
      <w:r>
        <w:rPr>
          <w:lang w:val="de-DE"/>
        </w:rPr>
        <w:t>FR170:</w:t>
      </w:r>
      <w:r>
        <w:rPr>
          <w:lang w:val="de-DE"/>
        </w:rPr>
        <w:tab/>
        <w:t xml:space="preserve">Das Exportieren von Daten muss in Tabellenkalkulationen beispielsweise </w:t>
      </w:r>
      <w:r w:rsidR="0012726D">
        <w:rPr>
          <w:lang w:val="de-DE"/>
        </w:rPr>
        <w:t>Excel problemlos möglich sein.</w:t>
      </w:r>
    </w:p>
    <w:p w14:paraId="48367C97" w14:textId="77777777" w:rsidR="0012726D" w:rsidRDefault="0012726D" w:rsidP="00B70A25">
      <w:pPr>
        <w:pStyle w:val="TextkrperEinzug"/>
        <w:ind w:left="1418" w:hanging="1418"/>
        <w:rPr>
          <w:lang w:val="de-DE"/>
        </w:rPr>
      </w:pPr>
    </w:p>
    <w:p w14:paraId="15E9E229" w14:textId="67EB40D8" w:rsidR="0012726D" w:rsidRDefault="0012726D" w:rsidP="00B70A25">
      <w:pPr>
        <w:pStyle w:val="TextkrperEinzug"/>
        <w:ind w:left="1418" w:hanging="1418"/>
        <w:rPr>
          <w:lang w:val="de-DE"/>
        </w:rPr>
      </w:pPr>
      <w:r>
        <w:rPr>
          <w:lang w:val="de-DE"/>
        </w:rPr>
        <w:t>FR180:</w:t>
      </w:r>
      <w:r>
        <w:rPr>
          <w:lang w:val="de-DE"/>
        </w:rPr>
        <w:tab/>
        <w:t>Es muss über die Symbolleiste</w:t>
      </w:r>
      <w:r w:rsidR="00484BBB">
        <w:rPr>
          <w:lang w:val="de-DE"/>
        </w:rPr>
        <w:t xml:space="preserve"> </w:t>
      </w:r>
      <w:r>
        <w:rPr>
          <w:lang w:val="de-DE"/>
        </w:rPr>
        <w:t xml:space="preserve">(Ribbon), </w:t>
      </w:r>
      <w:r w:rsidR="00484BBB">
        <w:rPr>
          <w:lang w:val="de-DE"/>
        </w:rPr>
        <w:t xml:space="preserve">ein </w:t>
      </w:r>
      <w:r>
        <w:rPr>
          <w:lang w:val="de-DE"/>
        </w:rPr>
        <w:t>Dialogfeld zum Speichern von Daten in der Datenbank geboten werden.</w:t>
      </w:r>
    </w:p>
    <w:p w14:paraId="6C0BBD11" w14:textId="07B3DA1A" w:rsidR="0012726D" w:rsidRDefault="0012726D" w:rsidP="00B70A25">
      <w:pPr>
        <w:pStyle w:val="TextkrperEinzug"/>
        <w:ind w:left="1418" w:hanging="1418"/>
        <w:rPr>
          <w:lang w:val="de-DE"/>
        </w:rPr>
      </w:pPr>
    </w:p>
    <w:p w14:paraId="19C2D6D6" w14:textId="5427C8FD" w:rsidR="0012726D" w:rsidRPr="007D7AA7" w:rsidRDefault="0012726D" w:rsidP="00B70A25">
      <w:pPr>
        <w:pStyle w:val="TextkrperEinzug"/>
        <w:ind w:left="1418" w:hanging="1418"/>
        <w:rPr>
          <w:lang w:val="de-DE"/>
        </w:rPr>
      </w:pPr>
      <w:r>
        <w:rPr>
          <w:lang w:val="de-DE"/>
        </w:rPr>
        <w:t>FR190:</w:t>
      </w:r>
      <w:r>
        <w:rPr>
          <w:lang w:val="de-DE"/>
        </w:rPr>
        <w:tab/>
      </w:r>
      <w:r w:rsidR="009B4FB0">
        <w:rPr>
          <w:lang w:val="de-DE"/>
        </w:rPr>
        <w:t>Es muss nach dem Laden von Daten die Oberfläche (Topology-Editor-Ansicht) angezeigt werden.</w:t>
      </w:r>
    </w:p>
    <w:p w14:paraId="212C52FD" w14:textId="77777777" w:rsidR="00B70A25" w:rsidRPr="007D7AA7" w:rsidRDefault="00B70A25" w:rsidP="00B70A25">
      <w:pPr>
        <w:pStyle w:val="TextkrperEinzug"/>
        <w:ind w:left="1418" w:hanging="1418"/>
        <w:rPr>
          <w:lang w:val="de-DE"/>
        </w:rPr>
      </w:pPr>
    </w:p>
    <w:p w14:paraId="312B5494" w14:textId="77777777" w:rsidR="008A7C2E" w:rsidRPr="007D7AA7" w:rsidRDefault="008A7C2E" w:rsidP="00B70A25">
      <w:pPr>
        <w:pStyle w:val="TextkrperEinzug"/>
        <w:rPr>
          <w:lang w:val="de-DE"/>
        </w:rPr>
      </w:pPr>
    </w:p>
    <w:p w14:paraId="745FBEE9" w14:textId="0A640A0A" w:rsidR="00954C61" w:rsidRPr="00212703" w:rsidRDefault="00954C61" w:rsidP="00954C61">
      <w:pPr>
        <w:pStyle w:val="berschrift3"/>
      </w:pPr>
      <w:bookmarkStart w:id="115" w:name="_Toc517096373"/>
      <w:bookmarkStart w:id="116" w:name="_Toc523743742"/>
      <w:r w:rsidRPr="00212703">
        <w:t>Kann-Kriterien</w:t>
      </w:r>
      <w:bookmarkEnd w:id="115"/>
      <w:bookmarkEnd w:id="116"/>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ACDBC72" w:rsidR="00B66996" w:rsidRPr="00212703" w:rsidRDefault="00B66996" w:rsidP="00B66996">
      <w:pPr>
        <w:pStyle w:val="TextkrperEinzug"/>
        <w:ind w:left="1418" w:hanging="1418"/>
        <w:rPr>
          <w:lang w:val="de-DE"/>
        </w:rPr>
      </w:pPr>
      <w:r w:rsidRPr="00212703">
        <w:rPr>
          <w:lang w:val="de-DE"/>
        </w:rPr>
        <w:lastRenderedPageBreak/>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462DE9">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46BAF79E" w:rsidR="00B66996" w:rsidRPr="00212703" w:rsidRDefault="00B66996" w:rsidP="00B66996">
      <w:pPr>
        <w:pStyle w:val="TextkrperEinzug"/>
        <w:ind w:left="1418" w:hanging="1418"/>
        <w:rPr>
          <w:lang w:val="de-DE"/>
        </w:rPr>
      </w:pPr>
      <w:r w:rsidRPr="00212703">
        <w:rPr>
          <w:lang w:val="de-DE"/>
        </w:rPr>
        <w:t>FR230</w:t>
      </w:r>
      <w:r w:rsidR="00463118">
        <w:rPr>
          <w:lang w:val="de-DE"/>
        </w:rPr>
        <w:t>:</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4D4396F5" w:rsidR="00B66996" w:rsidRPr="00212703" w:rsidRDefault="00B66996" w:rsidP="00B66996">
      <w:pPr>
        <w:pStyle w:val="TextkrperEinzug"/>
        <w:ind w:left="1418" w:hanging="1418"/>
        <w:rPr>
          <w:lang w:val="de-DE"/>
        </w:rPr>
      </w:pPr>
      <w:r w:rsidRPr="00212703">
        <w:rPr>
          <w:lang w:val="de-DE"/>
        </w:rPr>
        <w:t>FR240</w:t>
      </w:r>
      <w:r w:rsidR="00463118">
        <w:rPr>
          <w:lang w:val="de-DE"/>
        </w:rPr>
        <w:t>:</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5C3D3F4" w:rsidR="00B66996" w:rsidRPr="00212703" w:rsidRDefault="00B66996" w:rsidP="00B66996">
      <w:pPr>
        <w:pStyle w:val="TextkrperEinzug"/>
        <w:ind w:left="1418" w:hanging="1418"/>
        <w:rPr>
          <w:lang w:val="de-DE"/>
        </w:rPr>
      </w:pPr>
      <w:r w:rsidRPr="00212703">
        <w:rPr>
          <w:lang w:val="de-DE"/>
        </w:rPr>
        <w:t>FR250</w:t>
      </w:r>
      <w:r w:rsidR="00463118">
        <w:rPr>
          <w:lang w:val="de-DE"/>
        </w:rPr>
        <w:t>:</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6FCE1958" w:rsidR="00B66996" w:rsidRPr="00212703" w:rsidRDefault="00463118" w:rsidP="00B66996">
      <w:pPr>
        <w:pStyle w:val="Textkrper"/>
      </w:pPr>
      <w:r>
        <w:t>FR260:</w:t>
      </w:r>
      <w:r w:rsidR="00B66996"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656BF433" w:rsidR="00B66996" w:rsidRDefault="00463118" w:rsidP="00B66996">
      <w:pPr>
        <w:pStyle w:val="TextkrperEinzug"/>
        <w:ind w:firstLine="0"/>
        <w:rPr>
          <w:lang w:val="de-DE"/>
        </w:rPr>
      </w:pPr>
      <w:r>
        <w:rPr>
          <w:lang w:val="de-DE"/>
        </w:rPr>
        <w:t>FR270:</w:t>
      </w:r>
      <w:r w:rsidR="00B66996" w:rsidRPr="00212703">
        <w:rPr>
          <w:lang w:val="de-DE"/>
        </w:rPr>
        <w:tab/>
        <w:t xml:space="preserve">Bereitstellen einer Auto-Sortierungs-Funktion für die Darstellung. </w:t>
      </w:r>
    </w:p>
    <w:p w14:paraId="79843312" w14:textId="1A11059B" w:rsidR="00463118" w:rsidRDefault="00463118" w:rsidP="00B66996">
      <w:pPr>
        <w:pStyle w:val="TextkrperEinzug"/>
        <w:ind w:firstLine="0"/>
        <w:rPr>
          <w:lang w:val="de-DE"/>
        </w:rPr>
      </w:pPr>
    </w:p>
    <w:p w14:paraId="1A10D9B0" w14:textId="2CB5BAD0" w:rsidR="00463118" w:rsidRDefault="00463118" w:rsidP="00463118">
      <w:pPr>
        <w:pStyle w:val="TextkrperEinzug"/>
        <w:ind w:left="1418" w:hanging="1418"/>
        <w:rPr>
          <w:lang w:val="de-DE"/>
        </w:rPr>
      </w:pPr>
      <w:r>
        <w:rPr>
          <w:lang w:val="de-DE"/>
        </w:rPr>
        <w:t>FR280:</w:t>
      </w:r>
      <w:r>
        <w:rPr>
          <w:lang w:val="de-DE"/>
        </w:rPr>
        <w:tab/>
        <w:t>Eine intuitive Funktion für eine einfache Freigabe der topologischen Informationen kann geboten werden.</w:t>
      </w:r>
    </w:p>
    <w:p w14:paraId="52CC8545" w14:textId="77777777" w:rsidR="00463118" w:rsidRDefault="00463118" w:rsidP="00463118">
      <w:pPr>
        <w:pStyle w:val="TextkrperEinzug"/>
        <w:ind w:left="1418" w:hanging="1418"/>
        <w:rPr>
          <w:lang w:val="de-DE"/>
        </w:rPr>
      </w:pPr>
    </w:p>
    <w:p w14:paraId="780574B8" w14:textId="200FEFAC" w:rsidR="0004122F" w:rsidRDefault="00463118" w:rsidP="00463118">
      <w:pPr>
        <w:pStyle w:val="TextkrperEinzug"/>
        <w:ind w:left="1418" w:hanging="1418"/>
        <w:rPr>
          <w:lang w:val="de-DE"/>
        </w:rPr>
      </w:pPr>
      <w:r w:rsidRPr="00463118">
        <w:rPr>
          <w:lang w:val="de-DE"/>
        </w:rPr>
        <w:t>FR290:</w:t>
      </w:r>
      <w:r w:rsidRPr="00463118">
        <w:rPr>
          <w:lang w:val="de-DE"/>
        </w:rPr>
        <w:tab/>
        <w:t>Neu gestaltete Regeln mit Angaben zu Merkmaltyp sind besonders beim Exportieren von Daten zur weitere Analyse nützlich</w:t>
      </w:r>
      <w:r w:rsidR="0004122F">
        <w:rPr>
          <w:lang w:val="de-DE"/>
        </w:rPr>
        <w:t>.</w:t>
      </w:r>
    </w:p>
    <w:p w14:paraId="328E40D6" w14:textId="77777777" w:rsidR="0004122F" w:rsidRDefault="0004122F" w:rsidP="00463118">
      <w:pPr>
        <w:pStyle w:val="TextkrperEinzug"/>
        <w:ind w:left="1418" w:hanging="1418"/>
        <w:rPr>
          <w:lang w:val="de-DE"/>
        </w:rPr>
      </w:pPr>
    </w:p>
    <w:p w14:paraId="3EEE8722" w14:textId="7F79E09C" w:rsidR="00B3067F" w:rsidRDefault="0004122F" w:rsidP="00463118">
      <w:pPr>
        <w:pStyle w:val="TextkrperEinzug"/>
        <w:ind w:left="1418" w:hanging="1418"/>
        <w:rPr>
          <w:lang w:val="de-DE"/>
        </w:rPr>
      </w:pPr>
      <w:r>
        <w:rPr>
          <w:lang w:val="de-DE"/>
        </w:rPr>
        <w:t>FR300:</w:t>
      </w:r>
      <w:r>
        <w:rPr>
          <w:lang w:val="de-DE"/>
        </w:rPr>
        <w:tab/>
        <w:t xml:space="preserve">Das Abonnieren von RSS-Feeds </w:t>
      </w:r>
      <w:r>
        <w:rPr>
          <w:rStyle w:val="Funotenzeichen"/>
          <w:lang w:val="de-DE"/>
        </w:rPr>
        <w:footnoteReference w:id="22"/>
      </w:r>
      <w:r>
        <w:rPr>
          <w:lang w:val="de-DE"/>
        </w:rPr>
        <w:t>kann bereitgestellt werden.</w:t>
      </w:r>
    </w:p>
    <w:p w14:paraId="05AEA61F" w14:textId="77777777" w:rsidR="0004122F" w:rsidRPr="00463118" w:rsidRDefault="0004122F" w:rsidP="00463118">
      <w:pPr>
        <w:pStyle w:val="TextkrperEinzug"/>
        <w:ind w:left="1418" w:hanging="1418"/>
        <w:rPr>
          <w:lang w:val="de-DE"/>
        </w:rPr>
      </w:pPr>
    </w:p>
    <w:p w14:paraId="0C40AA13" w14:textId="77777777" w:rsidR="00074640" w:rsidRPr="00212703" w:rsidRDefault="00074640" w:rsidP="00074640">
      <w:pPr>
        <w:pStyle w:val="berschrift2"/>
      </w:pPr>
      <w:bookmarkStart w:id="117" w:name="_Ref515868243"/>
      <w:bookmarkStart w:id="118" w:name="_Toc517096374"/>
      <w:bookmarkStart w:id="119" w:name="_Toc523743743"/>
      <w:commentRangeStart w:id="120"/>
      <w:r w:rsidRPr="00212703">
        <w:t>Nichtfunktionale Anforderungen</w:t>
      </w:r>
      <w:bookmarkEnd w:id="117"/>
      <w:bookmarkEnd w:id="118"/>
      <w:commentRangeEnd w:id="120"/>
      <w:r w:rsidR="00484BBB">
        <w:rPr>
          <w:rStyle w:val="Kommentarzeichen"/>
          <w:rFonts w:ascii="Arial" w:hAnsi="Arial" w:cs="Times New Roman"/>
          <w:b w:val="0"/>
          <w:bCs/>
          <w:iCs w:val="0"/>
        </w:rPr>
        <w:commentReference w:id="120"/>
      </w:r>
      <w:bookmarkEnd w:id="119"/>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3"/>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1" w:name="_Toc517096375"/>
      <w:bookmarkStart w:id="122" w:name="_Toc523743744"/>
      <w:r w:rsidRPr="00212703">
        <w:t>Muss-Kriterien</w:t>
      </w:r>
      <w:bookmarkEnd w:id="121"/>
      <w:bookmarkEnd w:id="122"/>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4"/>
      </w:r>
      <w:r w:rsidR="00D111CD">
        <w:rPr>
          <w:lang w:val="de-DE"/>
        </w:rPr>
        <w:t>-Format oder JSON</w:t>
      </w:r>
      <w:r w:rsidR="00517733">
        <w:rPr>
          <w:rStyle w:val="Funotenzeichen"/>
          <w:lang w:val="de-DE"/>
        </w:rPr>
        <w:footnoteReference w:id="25"/>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3" w:name="_Toc517096376"/>
      <w:bookmarkStart w:id="124" w:name="_Toc523743745"/>
      <w:r w:rsidRPr="00212703">
        <w:t>Kann-Kriterien</w:t>
      </w:r>
      <w:bookmarkEnd w:id="123"/>
      <w:bookmarkEnd w:id="124"/>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5" w:name="_Toc517096377"/>
      <w:bookmarkStart w:id="126" w:name="_Toc523743746"/>
      <w:r w:rsidRPr="00212703">
        <w:t>Anwendungsfälle</w:t>
      </w:r>
      <w:bookmarkEnd w:id="125"/>
      <w:bookmarkEnd w:id="126"/>
    </w:p>
    <w:p w14:paraId="2FA59392" w14:textId="3B18265B"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462DE9" w:rsidRPr="00212703">
        <w:t xml:space="preserve">Abbildung </w:t>
      </w:r>
      <w:r w:rsidR="00462DE9">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349FFF35" w:rsidR="00FA7785" w:rsidRPr="00212703" w:rsidRDefault="00FA7785" w:rsidP="00FA7785">
      <w:pPr>
        <w:pStyle w:val="Beschriftung"/>
        <w:jc w:val="both"/>
      </w:pPr>
      <w:bookmarkStart w:id="127" w:name="_Ref515884689"/>
      <w:bookmarkStart w:id="128" w:name="_Ref515884660"/>
      <w:bookmarkStart w:id="129" w:name="_Toc523743796"/>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12</w:t>
      </w:r>
      <w:r w:rsidR="00D60B0D">
        <w:rPr>
          <w:noProof/>
        </w:rPr>
        <w:fldChar w:fldCharType="end"/>
      </w:r>
      <w:bookmarkEnd w:id="127"/>
      <w:r w:rsidRPr="00212703">
        <w:t>: Anwendungsfall-Diagramm: Ausgewählte Funktionen des Systems</w:t>
      </w:r>
      <w:bookmarkEnd w:id="128"/>
      <w:bookmarkEnd w:id="129"/>
    </w:p>
    <w:p w14:paraId="644B2004" w14:textId="07FDF018" w:rsidR="00FA7785" w:rsidRPr="00212703" w:rsidRDefault="00D572DE" w:rsidP="00FA7785">
      <w:pPr>
        <w:pStyle w:val="TextkrperEinzug"/>
        <w:ind w:firstLine="0"/>
        <w:rPr>
          <w:lang w:val="de-DE"/>
        </w:rPr>
      </w:pPr>
      <w:r w:rsidRPr="00212703">
        <w:rPr>
          <w:lang w:val="de-DE"/>
        </w:rPr>
        <w:lastRenderedPageBreak/>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30" w:name="_Konzept"/>
      <w:bookmarkEnd w:id="130"/>
    </w:p>
    <w:p w14:paraId="3FB15C5F" w14:textId="77777777" w:rsidR="00127189" w:rsidRPr="00212703" w:rsidRDefault="00127189" w:rsidP="00127189"/>
    <w:p w14:paraId="6A9AA436" w14:textId="65B7E4C8" w:rsidR="00CC63CC" w:rsidRPr="00212703" w:rsidRDefault="00C938CA" w:rsidP="00A15649">
      <w:pPr>
        <w:pStyle w:val="berschrift1"/>
      </w:pPr>
      <w:bookmarkStart w:id="131" w:name="_Toc517096378"/>
      <w:bookmarkStart w:id="132" w:name="_Toc523743747"/>
      <w:r w:rsidRPr="00212703">
        <w:t xml:space="preserve">Evaluation </w:t>
      </w:r>
      <w:r w:rsidR="00536493" w:rsidRPr="00212703">
        <w:t xml:space="preserve">der </w:t>
      </w:r>
      <w:r w:rsidR="00CC63CC" w:rsidRPr="00212703">
        <w:t>Technologie</w:t>
      </w:r>
      <w:r w:rsidR="00536493" w:rsidRPr="00212703">
        <w:t>n</w:t>
      </w:r>
      <w:bookmarkEnd w:id="131"/>
      <w:bookmarkEnd w:id="132"/>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4887500B"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462DE9">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6"/>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7914616D"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A007F1">
            <w:rPr>
              <w:noProof/>
              <w:lang w:val="de-DE"/>
            </w:rPr>
            <w:t xml:space="preserve"> (Northwoods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A007F1">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A007F1">
            <w:rPr>
              <w:noProof/>
              <w:lang w:val="de-DE"/>
            </w:rPr>
            <w:t xml:space="preserve"> (SAP, 2018)</w:t>
          </w:r>
          <w:r>
            <w:rPr>
              <w:lang w:val="de-DE"/>
            </w:rPr>
            <w:fldChar w:fldCharType="end"/>
          </w:r>
        </w:sdtContent>
      </w:sdt>
      <w:r>
        <w:rPr>
          <w:lang w:val="de-DE"/>
        </w:rPr>
        <w:t xml:space="preserve"> evaluiert.</w:t>
      </w:r>
    </w:p>
    <w:p w14:paraId="3DF93E07" w14:textId="554C7823"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007F1">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7"/>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3" w:name="_Toc517096379"/>
      <w:bookmarkStart w:id="134" w:name="_Toc523743748"/>
      <w:r w:rsidRPr="00212703">
        <w:t>Clientseitig relevante Frameworks</w:t>
      </w:r>
      <w:bookmarkEnd w:id="133"/>
      <w:bookmarkEnd w:id="134"/>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8"/>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7A1438B2"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462DE9">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462DE9">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5" w:name="_Toc517096380"/>
      <w:bookmarkStart w:id="136" w:name="_Toc523743749"/>
      <w:r>
        <w:t>JavaScript</w:t>
      </w:r>
      <w:r w:rsidR="008C21F6">
        <w:t xml:space="preserve"> Frameworks</w:t>
      </w:r>
      <w:bookmarkEnd w:id="135"/>
      <w:bookmarkEnd w:id="136"/>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4BD3FD6"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EndPr/>
        <w:sdtContent>
          <w:r w:rsidR="00517733">
            <w:fldChar w:fldCharType="begin"/>
          </w:r>
          <w:r w:rsidR="00517733">
            <w:instrText xml:space="preserve">CITATION Goo181 \l 1031 </w:instrText>
          </w:r>
          <w:r w:rsidR="00517733">
            <w:fldChar w:fldCharType="separate"/>
          </w:r>
          <w:r w:rsidR="00A007F1">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218B1BCF"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007F1">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9"/>
      </w:r>
      <w:r w:rsidRPr="00212703">
        <w:rPr>
          <w:lang w:val="de-DE"/>
        </w:rPr>
        <w:t>. Der Entwickler definiert dafür ein Tag</w:t>
      </w:r>
      <w:r w:rsidR="005A482E">
        <w:rPr>
          <w:rStyle w:val="Funotenzeichen"/>
          <w:lang w:val="de-DE"/>
        </w:rPr>
        <w:footnoteReference w:id="30"/>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007F1">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62F8D31F"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End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A007F1">
            <w:rPr>
              <w:rFonts w:cs="Times New Roman"/>
              <w:noProof/>
              <w:lang w:val="de-DE"/>
            </w:rPr>
            <w:t xml:space="preserve"> </w:t>
          </w:r>
          <w:r w:rsidR="00A007F1" w:rsidRPr="00A007F1">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007F1">
            <w:rPr>
              <w:rFonts w:cs="Times New Roman"/>
              <w:noProof/>
              <w:lang w:val="de-DE"/>
            </w:rPr>
            <w:t xml:space="preserve"> </w:t>
          </w:r>
          <w:r w:rsidR="00A007F1" w:rsidRPr="00A007F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007F1">
            <w:rPr>
              <w:rFonts w:cs="Times New Roman"/>
              <w:noProof/>
              <w:lang w:val="de-DE"/>
            </w:rPr>
            <w:t xml:space="preserve"> </w:t>
          </w:r>
          <w:r w:rsidR="00A007F1" w:rsidRPr="00A007F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1"/>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59574786"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EndPr/>
        <w:sdtContent>
          <w:r w:rsidR="005E5A22">
            <w:fldChar w:fldCharType="begin"/>
          </w:r>
          <w:r w:rsidR="005E5A22">
            <w:instrText xml:space="preserve"> CITATION Fac184 \l 1031 </w:instrText>
          </w:r>
          <w:r w:rsidR="005E5A22">
            <w:fldChar w:fldCharType="separate"/>
          </w:r>
          <w:r w:rsidR="00A007F1">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A007F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5C74B385"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A007F1">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A007F1">
            <w:rPr>
              <w:i/>
              <w:noProof/>
            </w:rPr>
            <w:t xml:space="preserve"> </w:t>
          </w:r>
          <w:r w:rsidR="00A007F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7" w:name="_Toc517096381"/>
      <w:bookmarkStart w:id="138" w:name="_Toc523743750"/>
      <w:r w:rsidRPr="00C7037C">
        <w:t>UI</w:t>
      </w:r>
      <w:r w:rsidR="005902E1">
        <w:t>-JavaScript</w:t>
      </w:r>
      <w:r w:rsidRPr="00C7037C">
        <w:t>-Bibliotheken</w:t>
      </w:r>
      <w:bookmarkEnd w:id="137"/>
      <w:bookmarkEnd w:id="138"/>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D1AF845"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A007F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2"/>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4832FD8"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A007F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3"/>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4"/>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7A832EF8"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A007F1">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9" w:name="_Toc514837021"/>
      <w:r w:rsidRPr="0041111C">
        <w:rPr>
          <w:b/>
        </w:rPr>
        <w:t>Vorteile</w:t>
      </w:r>
      <w:bookmarkEnd w:id="139"/>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17A41460"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007F1">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0" w:name="_Toc514837014"/>
      <w:bookmarkStart w:id="141" w:name="_Toc517096382"/>
      <w:bookmarkStart w:id="142" w:name="_Toc523743751"/>
      <w:r w:rsidRPr="00212703">
        <w:lastRenderedPageBreak/>
        <w:t>Vergleichskriterien</w:t>
      </w:r>
      <w:bookmarkEnd w:id="140"/>
      <w:bookmarkEnd w:id="141"/>
      <w:bookmarkEnd w:id="142"/>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3" w:name="_Toc514837015"/>
      <w:bookmarkStart w:id="144" w:name="_Toc517096383"/>
      <w:bookmarkStart w:id="145" w:name="_Toc523743752"/>
      <w:r w:rsidRPr="00212703">
        <w:t>Lernkurve und Kosten</w:t>
      </w:r>
      <w:bookmarkEnd w:id="143"/>
      <w:bookmarkEnd w:id="144"/>
      <w:bookmarkEnd w:id="145"/>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6" w:name="_Toc514837016"/>
      <w:bookmarkStart w:id="147" w:name="_Toc517096384"/>
      <w:bookmarkStart w:id="148" w:name="_Toc523743753"/>
      <w:r w:rsidRPr="00212703">
        <w:t>Kommunikationsmechanismen</w:t>
      </w:r>
      <w:bookmarkEnd w:id="146"/>
      <w:bookmarkEnd w:id="147"/>
      <w:bookmarkEnd w:id="148"/>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9" w:name="_Toc514837017"/>
      <w:bookmarkStart w:id="150" w:name="_Toc517096385"/>
      <w:bookmarkStart w:id="151" w:name="_Toc523743754"/>
      <w:r w:rsidRPr="00212703">
        <w:t>Programmierkonzept</w:t>
      </w:r>
      <w:bookmarkEnd w:id="149"/>
      <w:bookmarkEnd w:id="150"/>
      <w:bookmarkEnd w:id="151"/>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2" w:name="_Toc517096386"/>
      <w:bookmarkStart w:id="153" w:name="_Toc523743755"/>
      <w:r w:rsidRPr="00212703">
        <w:t>Ergebnisse der Analyse</w:t>
      </w:r>
      <w:bookmarkEnd w:id="152"/>
      <w:bookmarkEnd w:id="153"/>
    </w:p>
    <w:p w14:paraId="0BC65844" w14:textId="5492C724"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462DE9" w:rsidRPr="00462DE9">
        <w:rPr>
          <w:lang w:val="de-DE"/>
        </w:rPr>
        <w:t xml:space="preserve">Tabelle </w:t>
      </w:r>
      <w:r w:rsidR="00462DE9" w:rsidRPr="00462DE9">
        <w:rPr>
          <w:noProof/>
          <w:lang w:val="de-DE"/>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462DE9" w:rsidRPr="00462DE9">
        <w:rPr>
          <w:lang w:val="de-DE"/>
        </w:rPr>
        <w:t xml:space="preserve">Tabelle </w:t>
      </w:r>
      <w:r w:rsidR="00462DE9" w:rsidRPr="00462DE9">
        <w:rPr>
          <w:noProof/>
          <w:lang w:val="de-DE"/>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4FD8BBB2" w:rsidR="00AF4BED" w:rsidRPr="0041111C" w:rsidRDefault="009B5F9D" w:rsidP="009B5F9D">
      <w:pPr>
        <w:pStyle w:val="Beschriftung"/>
        <w:jc w:val="left"/>
      </w:pPr>
      <w:bookmarkStart w:id="154" w:name="_Ref516570933"/>
      <w:bookmarkStart w:id="155" w:name="_Toc523743812"/>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2</w:t>
      </w:r>
      <w:r w:rsidR="00D60B0D">
        <w:rPr>
          <w:noProof/>
        </w:rPr>
        <w:fldChar w:fldCharType="end"/>
      </w:r>
      <w:bookmarkEnd w:id="154"/>
      <w:r>
        <w:t>: Vergleichstabelle für JavaS</w:t>
      </w:r>
      <w:r w:rsidRPr="008C2C65">
        <w:t>cript-Framework</w:t>
      </w:r>
      <w:bookmarkEnd w:id="155"/>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48BDA01E" w:rsidR="009B5F9D" w:rsidRDefault="009B5F9D" w:rsidP="009B5F9D">
      <w:pPr>
        <w:pStyle w:val="Beschriftung"/>
        <w:jc w:val="left"/>
      </w:pPr>
      <w:bookmarkStart w:id="156" w:name="_Ref516570945"/>
      <w:bookmarkStart w:id="157" w:name="_Toc523743813"/>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3</w:t>
      </w:r>
      <w:r w:rsidR="00D60B0D">
        <w:rPr>
          <w:noProof/>
        </w:rPr>
        <w:fldChar w:fldCharType="end"/>
      </w:r>
      <w:bookmarkEnd w:id="156"/>
      <w:r>
        <w:t xml:space="preserve">: </w:t>
      </w:r>
      <w:r w:rsidRPr="000C23FF">
        <w:t>Vergleichstabelle für UI-Bibliotheken</w:t>
      </w:r>
      <w:bookmarkEnd w:id="157"/>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8" w:name="_Toc517096388"/>
      <w:bookmarkStart w:id="159" w:name="_Ref519845023"/>
      <w:bookmarkStart w:id="160" w:name="_Toc523743756"/>
      <w:r w:rsidRPr="00212703">
        <w:rPr>
          <w:lang w:val="en-US"/>
        </w:rPr>
        <w:t>Bootstrap</w:t>
      </w:r>
      <w:bookmarkEnd w:id="158"/>
      <w:bookmarkEnd w:id="159"/>
      <w:bookmarkEnd w:id="160"/>
      <w:r w:rsidR="003A519E" w:rsidRPr="00212703">
        <w:rPr>
          <w:lang w:val="en-US"/>
        </w:rPr>
        <w:t xml:space="preserve"> </w:t>
      </w:r>
    </w:p>
    <w:p w14:paraId="203DB6C4" w14:textId="36936EE0"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007F1">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61" w:name="_Toc517096389"/>
      <w:bookmarkStart w:id="162" w:name="_Ref518032059"/>
      <w:bookmarkStart w:id="163" w:name="_Ref519845027"/>
      <w:bookmarkStart w:id="164" w:name="_Toc523743757"/>
      <w:r w:rsidRPr="00212703">
        <w:rPr>
          <w:lang w:val="en-US"/>
        </w:rPr>
        <w:t>ASP.NET C</w:t>
      </w:r>
      <w:r w:rsidR="007D48F8" w:rsidRPr="00212703">
        <w:rPr>
          <w:lang w:val="en-US"/>
        </w:rPr>
        <w:t>ore</w:t>
      </w:r>
      <w:bookmarkEnd w:id="161"/>
      <w:bookmarkEnd w:id="162"/>
      <w:bookmarkEnd w:id="163"/>
      <w:bookmarkEnd w:id="164"/>
    </w:p>
    <w:p w14:paraId="31C40C73" w14:textId="78AAFEB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5"/>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A007F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6"/>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7"/>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6"/>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5" w:name="_Toc523743758"/>
      <w:r>
        <w:t>Spezifikation und Konzept</w:t>
      </w:r>
      <w:bookmarkEnd w:id="165"/>
    </w:p>
    <w:p w14:paraId="7E924457" w14:textId="3DBEB158"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462DE9">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462DE9">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6" w:name="_Toc517096392"/>
      <w:bookmarkStart w:id="167" w:name="_Ref519083430"/>
      <w:bookmarkStart w:id="168" w:name="_Toc523743759"/>
      <w:r>
        <w:t>Topology-Editor</w:t>
      </w:r>
      <w:r w:rsidR="00171C80">
        <w:t>,</w:t>
      </w:r>
      <w:r w:rsidRPr="00212703">
        <w:t xml:space="preserve"> grundlegende Konzepte</w:t>
      </w:r>
      <w:bookmarkEnd w:id="166"/>
      <w:bookmarkEnd w:id="167"/>
      <w:bookmarkEnd w:id="168"/>
    </w:p>
    <w:p w14:paraId="0330E057" w14:textId="38BD9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w:t>
      </w:r>
      <w:r w:rsidR="00F21FA5">
        <w:t>t</w:t>
      </w:r>
      <w:r w:rsidR="00DD390F">
        <w:t xml:space="preserv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1A55901D"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5F86703D" w14:textId="77777777" w:rsidR="00F21FA5" w:rsidRPr="00F21FA5" w:rsidRDefault="00F21FA5" w:rsidP="00F21FA5">
      <w:pPr>
        <w:pStyle w:val="TextkrperEinzug"/>
        <w:rPr>
          <w:lang w:val="de-DE"/>
        </w:rPr>
      </w:pPr>
    </w:p>
    <w:p w14:paraId="173F30E9" w14:textId="738EA232" w:rsidR="00AB3C47" w:rsidRPr="00677DD0" w:rsidRDefault="00F21FA5" w:rsidP="00AB3C47">
      <w:pPr>
        <w:pStyle w:val="TextkrperEinzug"/>
        <w:keepNext/>
        <w:ind w:firstLine="0"/>
        <w:rPr>
          <w:lang w:val="de-DE"/>
        </w:rPr>
      </w:pPr>
      <w:r>
        <w:rPr>
          <w:noProof/>
          <w:lang w:val="en-US" w:eastAsia="en-US"/>
        </w:rPr>
        <w:lastRenderedPageBreak/>
        <w:drawing>
          <wp:inline distT="0" distB="0" distL="0" distR="0" wp14:anchorId="23D3357D" wp14:editId="78B7BC05">
            <wp:extent cx="5759450" cy="33623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362325"/>
                    </a:xfrm>
                    <a:prstGeom prst="rect">
                      <a:avLst/>
                    </a:prstGeom>
                  </pic:spPr>
                </pic:pic>
              </a:graphicData>
            </a:graphic>
          </wp:inline>
        </w:drawing>
      </w:r>
      <w:r w:rsidRPr="00677DD0">
        <w:rPr>
          <w:noProof/>
          <w:lang w:val="de-DE" w:eastAsia="en-US"/>
        </w:rPr>
        <w:t xml:space="preserve"> </w:t>
      </w:r>
    </w:p>
    <w:p w14:paraId="398522DF" w14:textId="01664139" w:rsidR="00AB3C47" w:rsidRPr="00212703" w:rsidRDefault="00AB3C47" w:rsidP="00AB3C47">
      <w:pPr>
        <w:pStyle w:val="Beschriftung"/>
        <w:jc w:val="both"/>
      </w:pPr>
      <w:bookmarkStart w:id="169" w:name="_Ref517771775"/>
      <w:bookmarkStart w:id="170" w:name="_Toc523743797"/>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13</w:t>
      </w:r>
      <w:r w:rsidR="00D60B0D">
        <w:rPr>
          <w:noProof/>
        </w:rPr>
        <w:fldChar w:fldCharType="end"/>
      </w:r>
      <w:bookmarkEnd w:id="169"/>
      <w:r>
        <w:t xml:space="preserve">: </w:t>
      </w:r>
      <w:r w:rsidRPr="007C066C">
        <w:t>ComStudio mit dem Topology-Editor Komponenten</w:t>
      </w:r>
      <w:bookmarkEnd w:id="170"/>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06AE905E"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462DE9" w:rsidRPr="00462DE9">
        <w:rPr>
          <w:lang w:val="de-DE"/>
        </w:rPr>
        <w:t xml:space="preserve">Abbildung </w:t>
      </w:r>
      <w:r w:rsidR="00462DE9" w:rsidRPr="00462DE9">
        <w:rPr>
          <w:noProof/>
          <w:lang w:val="de-DE"/>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1" w:name="_Toc523743760"/>
      <w:r>
        <w:t>ComStudio</w:t>
      </w:r>
      <w:r w:rsidR="00F310A4">
        <w:t>-</w:t>
      </w:r>
      <w:r>
        <w:t>Szenario</w:t>
      </w:r>
      <w:bookmarkEnd w:id="171"/>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058AAA6E" w:rsidR="003510F4" w:rsidRPr="00677DD0" w:rsidRDefault="00C4259A" w:rsidP="003510F4">
      <w:pPr>
        <w:pStyle w:val="TextkrperEinzug"/>
        <w:keepNext/>
        <w:ind w:firstLine="0"/>
        <w:rPr>
          <w:lang w:val="de-DE"/>
        </w:rPr>
      </w:pPr>
      <w:r>
        <w:rPr>
          <w:noProof/>
          <w:lang w:val="en-US" w:eastAsia="en-US"/>
        </w:rPr>
        <w:lastRenderedPageBreak/>
        <w:drawing>
          <wp:inline distT="0" distB="0" distL="0" distR="0" wp14:anchorId="056F241B" wp14:editId="771F2D49">
            <wp:extent cx="5759450" cy="40690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069080"/>
                    </a:xfrm>
                    <a:prstGeom prst="rect">
                      <a:avLst/>
                    </a:prstGeom>
                  </pic:spPr>
                </pic:pic>
              </a:graphicData>
            </a:graphic>
          </wp:inline>
        </w:drawing>
      </w:r>
      <w:r w:rsidR="005B53D8" w:rsidRPr="00677DD0">
        <w:rPr>
          <w:noProof/>
          <w:lang w:val="de-DE" w:eastAsia="en-US"/>
        </w:rPr>
        <w:t xml:space="preserve"> </w:t>
      </w:r>
    </w:p>
    <w:p w14:paraId="2D7760B3" w14:textId="50167DB7" w:rsidR="001F6429" w:rsidRDefault="003510F4" w:rsidP="003510F4">
      <w:pPr>
        <w:pStyle w:val="Beschriftung"/>
        <w:jc w:val="both"/>
      </w:pPr>
      <w:bookmarkStart w:id="172" w:name="_Toc52374379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14</w:t>
      </w:r>
      <w:r w:rsidR="00D60B0D">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2"/>
    </w:p>
    <w:p w14:paraId="4CDEEC41" w14:textId="6EA5E531" w:rsidR="00727E32" w:rsidRDefault="00727E32" w:rsidP="00727E32">
      <w:pPr>
        <w:pStyle w:val="berschrift2"/>
      </w:pPr>
      <w:bookmarkStart w:id="173" w:name="_Toc523743761"/>
      <w:r>
        <w:t>ComStudio</w:t>
      </w:r>
      <w:r w:rsidR="00F310A4">
        <w:t>-</w:t>
      </w:r>
      <w:r>
        <w:t>Szenario</w:t>
      </w:r>
      <w:r w:rsidR="00F310A4">
        <w:t>,</w:t>
      </w:r>
      <w:r>
        <w:t xml:space="preserve"> User Interface</w:t>
      </w:r>
      <w:bookmarkEnd w:id="173"/>
    </w:p>
    <w:p w14:paraId="01711C07" w14:textId="04ACC289" w:rsidR="00EB35A1" w:rsidRDefault="00EB35A1" w:rsidP="00EB35A1">
      <w:pPr>
        <w:pStyle w:val="Textkrper"/>
      </w:pPr>
      <w:r>
        <w:fldChar w:fldCharType="begin"/>
      </w:r>
      <w:r>
        <w:instrText xml:space="preserve"> REF _Ref517867293 \h </w:instrText>
      </w:r>
      <w:r>
        <w:fldChar w:fldCharType="separate"/>
      </w:r>
      <w:r w:rsidR="00462DE9">
        <w:t xml:space="preserve">Abbildung </w:t>
      </w:r>
      <w:r w:rsidR="00462DE9">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462DE9">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62225"/>
                    </a:xfrm>
                    <a:prstGeom prst="rect">
                      <a:avLst/>
                    </a:prstGeom>
                  </pic:spPr>
                </pic:pic>
              </a:graphicData>
            </a:graphic>
          </wp:inline>
        </w:drawing>
      </w:r>
    </w:p>
    <w:p w14:paraId="6738C897" w14:textId="1C265268" w:rsidR="003510F4" w:rsidRDefault="002E6C6C" w:rsidP="002E6C6C">
      <w:pPr>
        <w:pStyle w:val="Beschriftung"/>
        <w:jc w:val="both"/>
      </w:pPr>
      <w:bookmarkStart w:id="174" w:name="_Ref517867293"/>
      <w:bookmarkStart w:id="175" w:name="_Toc523743799"/>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15</w:t>
      </w:r>
      <w:r w:rsidR="00D60B0D">
        <w:rPr>
          <w:noProof/>
        </w:rPr>
        <w:fldChar w:fldCharType="end"/>
      </w:r>
      <w:bookmarkEnd w:id="174"/>
      <w:r>
        <w:t>: D</w:t>
      </w:r>
      <w:r w:rsidRPr="009C2F42">
        <w:t>as Layout</w:t>
      </w:r>
      <w:r>
        <w:t xml:space="preserve"> für die B</w:t>
      </w:r>
      <w:r w:rsidRPr="009C2F42">
        <w:t>enutzeroberflächenkomponente</w:t>
      </w:r>
      <w:bookmarkEnd w:id="175"/>
    </w:p>
    <w:p w14:paraId="0B2FCD3B" w14:textId="6F977EEC" w:rsidR="00EB35A1" w:rsidRDefault="00EB35A1" w:rsidP="00EB35A1">
      <w:pPr>
        <w:pStyle w:val="TextkrperEinzug"/>
        <w:ind w:firstLine="0"/>
        <w:rPr>
          <w:lang w:val="de-DE"/>
        </w:rPr>
      </w:pPr>
      <w:r>
        <w:rPr>
          <w:lang w:val="de-DE"/>
        </w:rPr>
        <w:lastRenderedPageBreak/>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6" w:name="_Toc523743762"/>
      <w:r w:rsidRPr="003510F4">
        <w:t>Schnittstellen zwischen Komponenten</w:t>
      </w:r>
      <w:bookmarkEnd w:id="176"/>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4A8733BD" w:rsidR="004A30A9" w:rsidRPr="00677DD0" w:rsidRDefault="00F6051B" w:rsidP="004A30A9">
      <w:pPr>
        <w:pStyle w:val="TextkrperEinzug"/>
        <w:keepNext/>
        <w:ind w:firstLine="0"/>
        <w:rPr>
          <w:lang w:val="de-DE"/>
        </w:rPr>
      </w:pPr>
      <w:r>
        <w:rPr>
          <w:noProof/>
          <w:lang w:val="en-US" w:eastAsia="en-US"/>
        </w:rPr>
        <w:drawing>
          <wp:inline distT="0" distB="0" distL="0" distR="0" wp14:anchorId="17906AA0" wp14:editId="09C38297">
            <wp:extent cx="5759450" cy="39643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64305"/>
                    </a:xfrm>
                    <a:prstGeom prst="rect">
                      <a:avLst/>
                    </a:prstGeom>
                  </pic:spPr>
                </pic:pic>
              </a:graphicData>
            </a:graphic>
          </wp:inline>
        </w:drawing>
      </w:r>
      <w:r w:rsidR="005B53D8" w:rsidRPr="00677DD0">
        <w:rPr>
          <w:noProof/>
          <w:lang w:val="de-DE" w:eastAsia="en-US"/>
        </w:rPr>
        <w:t xml:space="preserve">  </w:t>
      </w:r>
    </w:p>
    <w:p w14:paraId="00956325" w14:textId="69EE90CC" w:rsidR="00CE5071" w:rsidRDefault="004A30A9" w:rsidP="004A30A9">
      <w:pPr>
        <w:pStyle w:val="Beschriftung"/>
        <w:jc w:val="both"/>
      </w:pPr>
      <w:bookmarkStart w:id="177" w:name="_Toc523743800"/>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16</w:t>
      </w:r>
      <w:r w:rsidR="00D60B0D">
        <w:rPr>
          <w:noProof/>
        </w:rPr>
        <w:fldChar w:fldCharType="end"/>
      </w:r>
      <w:r>
        <w:t>: Topology-Editor Schnittstellen</w:t>
      </w:r>
      <w:bookmarkEnd w:id="177"/>
    </w:p>
    <w:p w14:paraId="54BE8F59" w14:textId="4E27AA34" w:rsidR="00A426A8" w:rsidRPr="005B53D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r w:rsidR="005B53D8" w:rsidRPr="005B53D8">
        <w:rPr>
          <w:noProof/>
          <w:lang w:val="de-DE" w:eastAsia="en-US"/>
        </w:rPr>
        <w:t xml:space="preserve"> (1,</w:t>
      </w:r>
      <w:r w:rsidR="001146C1">
        <w:rPr>
          <w:noProof/>
          <w:lang w:val="de-DE" w:eastAsia="en-US"/>
        </w:rPr>
        <w:t xml:space="preserve"> </w:t>
      </w:r>
      <w:r w:rsidR="005B53D8" w:rsidRPr="005B53D8">
        <w:rPr>
          <w:noProof/>
          <w:lang w:val="de-DE" w:eastAsia="en-US"/>
        </w:rPr>
        <w:t>2,</w:t>
      </w:r>
      <w:r w:rsidR="001146C1">
        <w:rPr>
          <w:noProof/>
          <w:lang w:val="de-DE" w:eastAsia="en-US"/>
        </w:rPr>
        <w:t xml:space="preserve"> </w:t>
      </w:r>
      <w:r w:rsidR="005B53D8" w:rsidRPr="005B53D8">
        <w:rPr>
          <w:noProof/>
          <w:lang w:val="de-DE" w:eastAsia="en-US"/>
        </w:rPr>
        <w:t>3,</w:t>
      </w:r>
      <w:r w:rsidR="001146C1">
        <w:rPr>
          <w:noProof/>
          <w:lang w:val="de-DE" w:eastAsia="en-US"/>
        </w:rPr>
        <w:t xml:space="preserve"> </w:t>
      </w:r>
      <w:r w:rsidR="005B53D8" w:rsidRPr="005B53D8">
        <w:rPr>
          <w:noProof/>
          <w:lang w:val="de-DE" w:eastAsia="en-US"/>
        </w:rPr>
        <w:t>4,</w:t>
      </w:r>
      <w:r w:rsidR="001146C1">
        <w:rPr>
          <w:noProof/>
          <w:lang w:val="de-DE" w:eastAsia="en-US"/>
        </w:rPr>
        <w:t xml:space="preserve"> </w:t>
      </w:r>
      <w:r w:rsidR="005B53D8" w:rsidRPr="005B53D8">
        <w:rPr>
          <w:noProof/>
          <w:lang w:val="de-DE" w:eastAsia="en-US"/>
        </w:rPr>
        <w:t>6 und 7)</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53DFF44D" w:rsidR="00632D12" w:rsidRDefault="00632D12" w:rsidP="008C7A6B">
      <w:pPr>
        <w:pStyle w:val="TextkrperEinzug"/>
        <w:numPr>
          <w:ilvl w:val="0"/>
          <w:numId w:val="47"/>
        </w:numPr>
        <w:rPr>
          <w:lang w:val="de-DE"/>
        </w:rPr>
      </w:pPr>
      <w:r w:rsidRPr="00632D12">
        <w:rPr>
          <w:lang w:val="de-DE"/>
        </w:rPr>
        <w:lastRenderedPageBreak/>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007F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0C7461A4"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r w:rsidR="001146C1">
        <w:rPr>
          <w:b/>
          <w:lang w:val="de-DE"/>
        </w:rPr>
        <w:t xml:space="preserve"> </w:t>
      </w:r>
      <w:r w:rsidR="005B53D8">
        <w:rPr>
          <w:b/>
          <w:lang w:val="de-DE"/>
        </w:rPr>
        <w:t>(5)</w:t>
      </w:r>
    </w:p>
    <w:p w14:paraId="2A6F09B6" w14:textId="7964659D"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462DE9">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519E0DF7" w:rsidR="009D7535"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F5A1B6" w14:textId="3E85AEA4" w:rsidR="00B944A7" w:rsidRDefault="00B944A7" w:rsidP="00B944A7">
      <w:pPr>
        <w:pStyle w:val="TextkrperEinzug"/>
        <w:rPr>
          <w:lang w:val="de-DE"/>
        </w:rPr>
      </w:pPr>
    </w:p>
    <w:p w14:paraId="2989AECF" w14:textId="0E0F17FB" w:rsidR="00B944A7" w:rsidRPr="0071338B" w:rsidRDefault="00B944A7" w:rsidP="00B944A7">
      <w:pPr>
        <w:pStyle w:val="TextkrperEinzug"/>
        <w:rPr>
          <w:lang w:val="de-DE"/>
        </w:rPr>
      </w:pPr>
      <w:r>
        <w:rPr>
          <w:lang w:val="de-DE"/>
        </w:rPr>
        <w:t>Die Schnittstellen 8 und 9 sind von der Host-Applikation bereitgestellt. Somit sind an dieser Stelle nicht beschrieben.</w:t>
      </w:r>
    </w:p>
    <w:p w14:paraId="2600F0FA" w14:textId="612A3C29" w:rsidR="009D7535" w:rsidRPr="00890787" w:rsidRDefault="009D7535" w:rsidP="006E6CFA">
      <w:pPr>
        <w:pStyle w:val="berschrift2"/>
      </w:pPr>
      <w:bookmarkStart w:id="178" w:name="_Ref506034260"/>
      <w:bookmarkStart w:id="179" w:name="_Toc517096393"/>
      <w:bookmarkStart w:id="180" w:name="_Toc523743763"/>
      <w:r w:rsidRPr="00890787">
        <w:t>Datendarstellung (Prozessdaten, Bedienungsdaten)</w:t>
      </w:r>
      <w:bookmarkEnd w:id="178"/>
      <w:bookmarkEnd w:id="179"/>
      <w:bookmarkEnd w:id="180"/>
    </w:p>
    <w:p w14:paraId="1C1091C6" w14:textId="11E5327F"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462DE9" w:rsidRPr="00462DE9">
        <w:rPr>
          <w:lang w:val="de-DE"/>
        </w:rPr>
        <w:t xml:space="preserve">Abbildung </w:t>
      </w:r>
      <w:r w:rsidR="00462DE9" w:rsidRPr="00462DE9">
        <w:rPr>
          <w:noProof/>
          <w:lang w:val="de-DE"/>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02F7957" w:rsidR="00FE15C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384EB12F" w14:textId="77777777" w:rsidR="005B53D8" w:rsidRPr="00212703" w:rsidRDefault="005B53D8" w:rsidP="00E73724">
      <w:pPr>
        <w:pStyle w:val="TextkrperEinzug"/>
        <w:ind w:firstLine="0"/>
        <w:rPr>
          <w:lang w:val="de-DE"/>
        </w:rPr>
      </w:pP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3E010A70" w:rsidR="009A3535" w:rsidRPr="00677DD0" w:rsidRDefault="00B944A7" w:rsidP="009A3535">
      <w:pPr>
        <w:pStyle w:val="TextkrperEinzug"/>
        <w:keepNext/>
        <w:ind w:firstLine="0"/>
        <w:rPr>
          <w:lang w:val="de-DE"/>
        </w:rPr>
      </w:pPr>
      <w:r>
        <w:rPr>
          <w:noProof/>
          <w:lang w:val="en-US" w:eastAsia="en-US"/>
        </w:rPr>
        <w:lastRenderedPageBreak/>
        <w:drawing>
          <wp:inline distT="0" distB="0" distL="0" distR="0" wp14:anchorId="51F43C86" wp14:editId="7D5CC816">
            <wp:extent cx="5753100" cy="35718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r w:rsidR="005B53D8" w:rsidRPr="00677DD0">
        <w:rPr>
          <w:noProof/>
          <w:lang w:val="de-DE" w:eastAsia="en-US"/>
        </w:rPr>
        <w:t xml:space="preserve"> </w:t>
      </w:r>
    </w:p>
    <w:p w14:paraId="33635C86" w14:textId="41EA22E5" w:rsidR="00AA23CD" w:rsidRDefault="009A3535" w:rsidP="009A3535">
      <w:pPr>
        <w:pStyle w:val="Beschriftung"/>
        <w:jc w:val="both"/>
      </w:pPr>
      <w:bookmarkStart w:id="181" w:name="_Ref517949632"/>
      <w:bookmarkStart w:id="182" w:name="_Toc523743801"/>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17</w:t>
      </w:r>
      <w:r w:rsidR="00D60B0D">
        <w:rPr>
          <w:noProof/>
        </w:rPr>
        <w:fldChar w:fldCharType="end"/>
      </w:r>
      <w:bookmarkEnd w:id="181"/>
      <w:r>
        <w:t xml:space="preserve">: </w:t>
      </w:r>
      <w:r w:rsidRPr="00B624F5">
        <w:t>Datenhandhabungskonzept für Topology-Editor</w:t>
      </w:r>
      <w:bookmarkEnd w:id="182"/>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649FBF5F"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462DE9" w:rsidRPr="00462DE9">
        <w:rPr>
          <w:lang w:val="de-DE"/>
        </w:rPr>
        <w:t xml:space="preserve">Abbildung </w:t>
      </w:r>
      <w:r w:rsidR="00462DE9" w:rsidRPr="00462DE9">
        <w:rPr>
          <w:noProof/>
          <w:lang w:val="de-DE"/>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994785"/>
                    </a:xfrm>
                    <a:prstGeom prst="rect">
                      <a:avLst/>
                    </a:prstGeom>
                  </pic:spPr>
                </pic:pic>
              </a:graphicData>
            </a:graphic>
          </wp:inline>
        </w:drawing>
      </w:r>
    </w:p>
    <w:p w14:paraId="6D58010D" w14:textId="73B775E1" w:rsidR="00E73724" w:rsidRDefault="00E73724" w:rsidP="00E73724">
      <w:pPr>
        <w:pStyle w:val="Beschriftung"/>
        <w:jc w:val="both"/>
      </w:pPr>
      <w:bookmarkStart w:id="183" w:name="_Ref518046183"/>
      <w:bookmarkStart w:id="184" w:name="_Toc511225567"/>
      <w:bookmarkStart w:id="185" w:name="_Toc523743802"/>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18</w:t>
      </w:r>
      <w:r w:rsidR="00D60B0D">
        <w:rPr>
          <w:noProof/>
        </w:rPr>
        <w:fldChar w:fldCharType="end"/>
      </w:r>
      <w:bookmarkEnd w:id="183"/>
      <w:r w:rsidRPr="00212703">
        <w:t>: Die Output JSON-Dateien für die Mini-Topologie</w:t>
      </w:r>
      <w:bookmarkEnd w:id="184"/>
      <w:bookmarkEnd w:id="185"/>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8"/>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6" w:name="_Toc517096394"/>
      <w:bookmarkStart w:id="187" w:name="_Toc523743764"/>
      <w:commentRangeStart w:id="188"/>
      <w:r w:rsidRPr="00890787">
        <w:t xml:space="preserve">Zukunftsaspekte </w:t>
      </w:r>
      <w:commentRangeEnd w:id="188"/>
      <w:r w:rsidR="006C4A1E">
        <w:rPr>
          <w:rStyle w:val="Kommentarzeichen"/>
          <w:rFonts w:ascii="Arial" w:hAnsi="Arial" w:cs="Times New Roman"/>
          <w:b w:val="0"/>
          <w:bCs/>
          <w:iCs w:val="0"/>
        </w:rPr>
        <w:commentReference w:id="188"/>
      </w:r>
      <w:r w:rsidRPr="00890787">
        <w:t>(evtl. Erweiterungen)</w:t>
      </w:r>
      <w:bookmarkEnd w:id="186"/>
      <w:bookmarkEnd w:id="187"/>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5606DEFA"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462DE9">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9"/>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40"/>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9" w:name="_Toc517096395"/>
      <w:bookmarkStart w:id="190" w:name="_Toc523743765"/>
      <w:r w:rsidRPr="00212703">
        <w:t>Entwurf</w:t>
      </w:r>
      <w:bookmarkEnd w:id="189"/>
      <w:bookmarkEnd w:id="190"/>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91" w:name="_Toc517096396"/>
      <w:bookmarkStart w:id="192" w:name="_Toc523743766"/>
      <w:r w:rsidRPr="00212703">
        <w:t>Architektur de</w:t>
      </w:r>
      <w:r w:rsidR="00A8229E">
        <w:t>s</w:t>
      </w:r>
      <w:r w:rsidRPr="00212703">
        <w:t xml:space="preserve"> </w:t>
      </w:r>
      <w:r w:rsidR="001731F3">
        <w:t>Topology-Editor</w:t>
      </w:r>
      <w:bookmarkEnd w:id="191"/>
      <w:bookmarkEnd w:id="192"/>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41"/>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693AD681" w:rsidR="00D41B57" w:rsidRPr="00212703" w:rsidRDefault="004B5E16" w:rsidP="004B5E16">
      <w:pPr>
        <w:pStyle w:val="Beschriftung"/>
        <w:jc w:val="left"/>
      </w:pPr>
      <w:bookmarkStart w:id="193" w:name="_Toc511225570"/>
      <w:bookmarkStart w:id="194" w:name="_Toc523743803"/>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19</w:t>
      </w:r>
      <w:r w:rsidR="00D60B0D">
        <w:rPr>
          <w:noProof/>
        </w:rPr>
        <w:fldChar w:fldCharType="end"/>
      </w:r>
      <w:r w:rsidRPr="00212703">
        <w:t xml:space="preserve">: Diagramm zeigt den Grundlegenden Entwurf der </w:t>
      </w:r>
      <w:r w:rsidR="001731F3">
        <w:t>Topology-Editor</w:t>
      </w:r>
      <w:bookmarkEnd w:id="193"/>
      <w:bookmarkEnd w:id="194"/>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5" w:name="_Toc523743767"/>
      <w:r w:rsidRPr="00F77A6E">
        <w:t>Entwurf de</w:t>
      </w:r>
      <w:r w:rsidR="00247E53">
        <w:t xml:space="preserve">r </w:t>
      </w:r>
      <w:r>
        <w:t>Server</w:t>
      </w:r>
      <w:r w:rsidR="00247E53">
        <w:t>komponente</w:t>
      </w:r>
      <w:bookmarkEnd w:id="195"/>
    </w:p>
    <w:p w14:paraId="3ECA1C65" w14:textId="7C818579"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des Topology-Editor</w:t>
      </w:r>
      <w:r w:rsidR="006C4A1E">
        <w:rPr>
          <w:lang w:val="de-DE"/>
        </w:rPr>
        <w:t>s</w:t>
      </w:r>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462DE9" w:rsidRPr="00462DE9">
        <w:rPr>
          <w:lang w:val="de-DE"/>
        </w:rPr>
        <w:t xml:space="preserve">Abbildung </w:t>
      </w:r>
      <w:r w:rsidR="00462DE9" w:rsidRPr="00462DE9">
        <w:rPr>
          <w:noProof/>
          <w:lang w:val="de-DE"/>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462DE9">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w:t>
      </w:r>
      <w:r w:rsidR="00677DD0">
        <w:rPr>
          <w:lang w:val="de-DE"/>
        </w:rPr>
        <w:t>Komponenten</w:t>
      </w:r>
      <w:r w:rsidR="00F77A6E" w:rsidRPr="00F77A6E">
        <w:rPr>
          <w:lang w:val="de-DE"/>
        </w:rPr>
        <w:t>.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69540"/>
                    </a:xfrm>
                    <a:prstGeom prst="rect">
                      <a:avLst/>
                    </a:prstGeom>
                  </pic:spPr>
                </pic:pic>
              </a:graphicData>
            </a:graphic>
          </wp:inline>
        </w:drawing>
      </w:r>
    </w:p>
    <w:p w14:paraId="7035A717" w14:textId="54FDC26B" w:rsidR="00F77A6E" w:rsidRPr="00212703" w:rsidRDefault="00F77A6E" w:rsidP="00F77A6E">
      <w:pPr>
        <w:pStyle w:val="Beschriftung"/>
        <w:jc w:val="both"/>
      </w:pPr>
      <w:bookmarkStart w:id="196" w:name="_Ref518384992"/>
      <w:bookmarkStart w:id="197" w:name="_Toc52374380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20</w:t>
      </w:r>
      <w:r w:rsidR="00D60B0D">
        <w:rPr>
          <w:noProof/>
        </w:rPr>
        <w:fldChar w:fldCharType="end"/>
      </w:r>
      <w:bookmarkEnd w:id="196"/>
      <w:r>
        <w:t xml:space="preserve">: </w:t>
      </w:r>
      <w:r w:rsidRPr="00885E8A">
        <w:t>Ko</w:t>
      </w:r>
      <w:r w:rsidR="00DF5747">
        <w:t>mponentenübersicht für Topology</w:t>
      </w:r>
      <w:r w:rsidRPr="00885E8A">
        <w:t>-Editor-Server</w:t>
      </w:r>
      <w:bookmarkEnd w:id="197"/>
    </w:p>
    <w:p w14:paraId="0C9D92D7" w14:textId="139359F0" w:rsidR="00B97DA1" w:rsidRPr="00212703" w:rsidRDefault="00BE206E" w:rsidP="00890787">
      <w:pPr>
        <w:pStyle w:val="berschrift3"/>
      </w:pPr>
      <w:bookmarkStart w:id="198" w:name="_Toc517096397"/>
      <w:bookmarkStart w:id="199" w:name="_Toc523743768"/>
      <w:r w:rsidRPr="00212703">
        <w:t>Datenmodell</w:t>
      </w:r>
      <w:bookmarkEnd w:id="198"/>
      <w:bookmarkEnd w:id="199"/>
    </w:p>
    <w:p w14:paraId="16EE1A57" w14:textId="3C373707" w:rsidR="00520614" w:rsidRPr="00212703" w:rsidRDefault="00520614" w:rsidP="00520614">
      <w:pPr>
        <w:pStyle w:val="Textkrper"/>
      </w:pPr>
      <w:r w:rsidRPr="00212703">
        <w:t>Aus Gründen der Übersicht wird in diesem Abschnitt nur auf die für d</w:t>
      </w:r>
      <w:ins w:id="200" w:author="David Tsaava" w:date="2018-09-03T11:54:00Z">
        <w:r w:rsidR="006C4A1E">
          <w:t>as</w:t>
        </w:r>
      </w:ins>
      <w:r w:rsidRPr="00212703">
        <w:t xml:space="preserve"> </w:t>
      </w:r>
      <w:r w:rsidR="001731F3">
        <w:t>Plugin</w:t>
      </w:r>
      <w:r w:rsidRPr="00212703">
        <w:t xml:space="preserve"> besonderes relevanten Entitäten de</w:t>
      </w:r>
      <w:r w:rsidR="006C4A1E">
        <w:t>s</w:t>
      </w:r>
      <w:r w:rsidRPr="00212703">
        <w:t xml:space="preserve"> </w:t>
      </w:r>
      <w:r w:rsidR="001731F3">
        <w:t>Topology-Editor</w:t>
      </w:r>
      <w:r w:rsidR="006C4A1E">
        <w:t>s</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462DE9" w:rsidRPr="00212703">
        <w:t xml:space="preserve">Abbildung </w:t>
      </w:r>
      <w:r w:rsidR="00462DE9">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7475"/>
                    </a:xfrm>
                    <a:prstGeom prst="rect">
                      <a:avLst/>
                    </a:prstGeom>
                  </pic:spPr>
                </pic:pic>
              </a:graphicData>
            </a:graphic>
          </wp:inline>
        </w:drawing>
      </w:r>
    </w:p>
    <w:p w14:paraId="75BC95DF" w14:textId="145094D0" w:rsidR="007A6D64" w:rsidRPr="00212703" w:rsidRDefault="007A6D64" w:rsidP="007A6D64">
      <w:pPr>
        <w:pStyle w:val="Beschriftung"/>
        <w:jc w:val="both"/>
      </w:pPr>
      <w:bookmarkStart w:id="201" w:name="_Ref511034098"/>
      <w:bookmarkStart w:id="202" w:name="_Toc511225571"/>
      <w:bookmarkStart w:id="203" w:name="_Toc523743805"/>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21</w:t>
      </w:r>
      <w:r w:rsidR="00D60B0D">
        <w:rPr>
          <w:noProof/>
        </w:rPr>
        <w:fldChar w:fldCharType="end"/>
      </w:r>
      <w:bookmarkEnd w:id="201"/>
      <w:r w:rsidRPr="00212703">
        <w:t xml:space="preserve">: Domänenmodell der Elemente des </w:t>
      </w:r>
      <w:r w:rsidR="001731F3">
        <w:t>Topology-Editor</w:t>
      </w:r>
      <w:bookmarkEnd w:id="202"/>
      <w:bookmarkEnd w:id="203"/>
    </w:p>
    <w:p w14:paraId="040A50DF" w14:textId="17ED940C" w:rsidR="00520614" w:rsidRPr="00212703" w:rsidRDefault="00A94292" w:rsidP="00520614">
      <w:pPr>
        <w:pStyle w:val="TextkrperEinzug"/>
        <w:ind w:firstLine="0"/>
        <w:rPr>
          <w:lang w:val="de-DE"/>
        </w:rPr>
      </w:pPr>
      <w:r w:rsidRPr="00212703">
        <w:rPr>
          <w:lang w:val="de-DE"/>
        </w:rPr>
        <w:t>D</w:t>
      </w:r>
      <w:r w:rsidR="006C4A1E">
        <w:rPr>
          <w:lang w:val="de-DE"/>
        </w:rPr>
        <w:t>ie</w:t>
      </w:r>
      <w:r w:rsidRPr="00212703">
        <w:rPr>
          <w:lang w:val="de-DE"/>
        </w:rPr>
        <w:t xml:space="preserve">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04" w:name="_Toc517096398"/>
    </w:p>
    <w:p w14:paraId="2C808721" w14:textId="7C9A2A5A" w:rsidR="00C74DCF" w:rsidRPr="00212703" w:rsidRDefault="00120F11" w:rsidP="00890787">
      <w:pPr>
        <w:pStyle w:val="berschrift3"/>
      </w:pPr>
      <w:bookmarkStart w:id="205" w:name="_Toc523743769"/>
      <w:r>
        <w:lastRenderedPageBreak/>
        <w:t>DtmApi</w:t>
      </w:r>
      <w:r w:rsidR="00C74DCF" w:rsidRPr="00212703">
        <w:t xml:space="preserve"> Wrapper</w:t>
      </w:r>
      <w:bookmarkEnd w:id="204"/>
      <w:bookmarkEnd w:id="205"/>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4B0CEEBB" w:rsidR="000607DE" w:rsidRPr="00212703" w:rsidRDefault="000607DE" w:rsidP="000607DE">
      <w:pPr>
        <w:pStyle w:val="Beschriftung"/>
        <w:jc w:val="both"/>
      </w:pPr>
      <w:bookmarkStart w:id="206" w:name="_Ref511046443"/>
      <w:bookmarkStart w:id="207" w:name="_Toc511225572"/>
      <w:bookmarkStart w:id="208" w:name="_Toc523743806"/>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22</w:t>
      </w:r>
      <w:r w:rsidR="00D60B0D">
        <w:rPr>
          <w:noProof/>
        </w:rPr>
        <w:fldChar w:fldCharType="end"/>
      </w:r>
      <w:bookmarkEnd w:id="206"/>
      <w:r w:rsidRPr="00212703">
        <w:t>: Klassendiagramm eines Beispiel für Fassaden mit feldbusabhängigen Protokollen</w:t>
      </w:r>
      <w:bookmarkEnd w:id="207"/>
      <w:bookmarkEnd w:id="208"/>
    </w:p>
    <w:p w14:paraId="7496ED04" w14:textId="5C7DC5F8"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462DE9" w:rsidRPr="00462DE9">
        <w:rPr>
          <w:lang w:val="de-DE"/>
        </w:rPr>
        <w:t xml:space="preserve">Abbildung </w:t>
      </w:r>
      <w:r w:rsidR="00462DE9" w:rsidRPr="00462DE9">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4F17D458" w:rsidR="00603DA0" w:rsidRPr="00212703" w:rsidRDefault="00603DA0" w:rsidP="000607DE">
      <w:pPr>
        <w:pStyle w:val="TextkrperEinzug"/>
        <w:ind w:firstLine="0"/>
        <w:rPr>
          <w:lang w:val="de-DE"/>
        </w:rPr>
      </w:pPr>
      <w:r w:rsidRPr="00212703">
        <w:rPr>
          <w:lang w:val="de-DE"/>
        </w:rPr>
        <w:t>D</w:t>
      </w:r>
      <w:r w:rsidR="00677DD0">
        <w:rPr>
          <w:lang w:val="de-DE"/>
        </w:rPr>
        <w:t>ie</w:t>
      </w:r>
      <w:r w:rsidR="00677DD0" w:rsidRPr="00677DD0">
        <w:rPr>
          <w:lang w:val="de-DE"/>
        </w:rPr>
        <w:t xml:space="preserve"> feldbussspezifischen Plugins</w:t>
      </w:r>
      <w:r w:rsidR="00677DD0" w:rsidRPr="00212703">
        <w:rPr>
          <w:lang w:val="de-DE"/>
        </w:rPr>
        <w:t xml:space="preserve"> </w:t>
      </w:r>
      <w:r w:rsidRPr="00212703">
        <w:rPr>
          <w:lang w:val="de-DE"/>
        </w:rPr>
        <w:t xml:space="preserve">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7"/>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9" w:name="_Toc517096399"/>
      <w:bookmarkStart w:id="210" w:name="_Toc523743770"/>
      <w:r w:rsidRPr="00212703">
        <w:t>Realisierung</w:t>
      </w:r>
      <w:bookmarkEnd w:id="209"/>
      <w:bookmarkEnd w:id="210"/>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11" w:name="_Toc517096400"/>
      <w:bookmarkStart w:id="212" w:name="_Toc523743771"/>
      <w:r w:rsidRPr="00212703">
        <w:t>Vorgehensweise</w:t>
      </w:r>
      <w:bookmarkEnd w:id="211"/>
      <w:bookmarkEnd w:id="212"/>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2"/>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3" w:name="_Toc515437544"/>
      <w:bookmarkStart w:id="214" w:name="_Toc517096401"/>
      <w:bookmarkStart w:id="215" w:name="_Toc523743772"/>
      <w:r w:rsidRPr="00212703">
        <w:t>Verwendete Werkzeuge</w:t>
      </w:r>
      <w:bookmarkEnd w:id="213"/>
      <w:bookmarkEnd w:id="214"/>
      <w:bookmarkEnd w:id="215"/>
    </w:p>
    <w:p w14:paraId="187F6162" w14:textId="4ACDC236" w:rsidR="007A02FF" w:rsidRDefault="007A02FF" w:rsidP="007A02FF">
      <w:pPr>
        <w:pStyle w:val="Textkrper"/>
      </w:pPr>
      <w:bookmarkStart w:id="216"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A007F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A007F1">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17" w:name="_Toc517096402"/>
      <w:bookmarkStart w:id="218" w:name="_Toc523743773"/>
      <w:r w:rsidRPr="00212703">
        <w:t>Ausgewählte Implementierungsaspekte</w:t>
      </w:r>
      <w:bookmarkEnd w:id="216"/>
      <w:bookmarkEnd w:id="217"/>
      <w:bookmarkEnd w:id="218"/>
    </w:p>
    <w:p w14:paraId="4168586D" w14:textId="6CC53D64"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462DE9">
        <w:t>7.3.3</w:t>
      </w:r>
      <w:r>
        <w:fldChar w:fldCharType="end"/>
      </w:r>
      <w:r>
        <w:t xml:space="preserve"> darauf eingegangen, wie verschiedene Geräte- und Verbindungsinformationen übertragen werden</w:t>
      </w:r>
      <w:r w:rsidR="0047469D" w:rsidRPr="00212703">
        <w:t>.</w:t>
      </w:r>
    </w:p>
    <w:p w14:paraId="19E1D318" w14:textId="220A160E"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462DE9">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9" w:name="_Toc515437546"/>
      <w:bookmarkStart w:id="220" w:name="_Toc517096403"/>
      <w:bookmarkStart w:id="221" w:name="_Ref518385347"/>
      <w:bookmarkStart w:id="222" w:name="_Ref518385363"/>
      <w:bookmarkStart w:id="223" w:name="_Toc523743774"/>
      <w:r w:rsidRPr="00212703">
        <w:lastRenderedPageBreak/>
        <w:t>Realisierung der Server-Applikation</w:t>
      </w:r>
      <w:bookmarkEnd w:id="219"/>
      <w:bookmarkEnd w:id="220"/>
      <w:bookmarkEnd w:id="221"/>
      <w:bookmarkEnd w:id="222"/>
      <w:bookmarkEnd w:id="223"/>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84630"/>
                    </a:xfrm>
                    <a:prstGeom prst="rect">
                      <a:avLst/>
                    </a:prstGeom>
                  </pic:spPr>
                </pic:pic>
              </a:graphicData>
            </a:graphic>
          </wp:inline>
        </w:drawing>
      </w:r>
    </w:p>
    <w:p w14:paraId="09E57C46" w14:textId="72781FC9" w:rsidR="0047469D" w:rsidRPr="00212703" w:rsidRDefault="0047469D" w:rsidP="0047469D">
      <w:pPr>
        <w:pStyle w:val="Beschriftung"/>
        <w:jc w:val="both"/>
      </w:pPr>
      <w:bookmarkStart w:id="224" w:name="_Toc523743807"/>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23</w:t>
      </w:r>
      <w:r w:rsidR="00D60B0D">
        <w:rPr>
          <w:noProof/>
        </w:rPr>
        <w:fldChar w:fldCharType="end"/>
      </w:r>
      <w:r w:rsidRPr="00212703">
        <w:t>: Zusammengesetzte Anwendungsarchitektur mit häufig verwendeten Paketen</w:t>
      </w:r>
      <w:bookmarkEnd w:id="224"/>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5"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6" w:name="_Toc517096404"/>
      <w:bookmarkStart w:id="227" w:name="_Toc523743775"/>
      <w:r w:rsidRPr="00212703">
        <w:t>Realisierung der Client-Applikation</w:t>
      </w:r>
      <w:bookmarkEnd w:id="225"/>
      <w:bookmarkEnd w:id="226"/>
      <w:bookmarkEnd w:id="227"/>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05E532CE"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462DE9">
        <w:t xml:space="preserve">Abbildung </w:t>
      </w:r>
      <w:r w:rsidR="00462DE9">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1E5C3B9D" w:rsidR="00A42B6F" w:rsidRPr="00212703" w:rsidRDefault="00A42B6F" w:rsidP="00A42B6F">
      <w:pPr>
        <w:pStyle w:val="Beschriftung"/>
        <w:jc w:val="both"/>
      </w:pPr>
      <w:bookmarkStart w:id="228" w:name="_Ref516737349"/>
      <w:bookmarkStart w:id="229" w:name="_Toc52374380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24</w:t>
      </w:r>
      <w:r w:rsidR="00D60B0D">
        <w:rPr>
          <w:noProof/>
        </w:rPr>
        <w:fldChar w:fldCharType="end"/>
      </w:r>
      <w:bookmarkEnd w:id="228"/>
      <w:r>
        <w:t xml:space="preserve">: </w:t>
      </w:r>
      <w:r w:rsidRPr="002D6442">
        <w:t>Vereinfachtes Diagramm für die Umsetzung der clientseitigen Anwendung</w:t>
      </w:r>
      <w:bookmarkEnd w:id="229"/>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3F1C392"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3"/>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007F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3D38EA55"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007F1">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4"/>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30" w:name="_Ref511654706"/>
      <w:bookmarkStart w:id="231" w:name="_Toc515437548"/>
      <w:bookmarkStart w:id="232" w:name="_Toc517096405"/>
      <w:bookmarkStart w:id="233" w:name="_Toc523743776"/>
      <w:r w:rsidRPr="00212703">
        <w:t>Systemvorbereitung und Erstellen eines FDT-Projekt</w:t>
      </w:r>
      <w:bookmarkEnd w:id="230"/>
      <w:bookmarkEnd w:id="231"/>
      <w:bookmarkEnd w:id="232"/>
      <w:r w:rsidR="008D3B13">
        <w:t>s</w:t>
      </w:r>
      <w:bookmarkEnd w:id="233"/>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37055"/>
                    </a:xfrm>
                    <a:prstGeom prst="rect">
                      <a:avLst/>
                    </a:prstGeom>
                  </pic:spPr>
                </pic:pic>
              </a:graphicData>
            </a:graphic>
          </wp:inline>
        </w:drawing>
      </w:r>
    </w:p>
    <w:p w14:paraId="3479130B" w14:textId="78F080BF" w:rsidR="0047469D" w:rsidRPr="00212703" w:rsidRDefault="0047469D" w:rsidP="0047469D">
      <w:pPr>
        <w:pStyle w:val="Beschriftung"/>
        <w:jc w:val="both"/>
      </w:pPr>
      <w:bookmarkStart w:id="234" w:name="_Toc523743809"/>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25</w:t>
      </w:r>
      <w:r w:rsidR="00D60B0D">
        <w:rPr>
          <w:noProof/>
        </w:rPr>
        <w:fldChar w:fldCharType="end"/>
      </w:r>
      <w:r w:rsidRPr="00212703">
        <w:t>: Erstellen eines FDT-Projekt</w:t>
      </w:r>
      <w:bookmarkEnd w:id="234"/>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5" w:name="_Ref511654730"/>
      <w:bookmarkStart w:id="236" w:name="_Toc515437549"/>
      <w:bookmarkStart w:id="237" w:name="_Toc517096406"/>
      <w:bookmarkStart w:id="238" w:name="_Toc523743777"/>
      <w:r w:rsidRPr="00212703">
        <w:t>Anzeigen einer Topologie</w:t>
      </w:r>
      <w:bookmarkEnd w:id="235"/>
      <w:bookmarkEnd w:id="236"/>
      <w:bookmarkEnd w:id="237"/>
      <w:bookmarkEnd w:id="238"/>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3237E2E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w:t>
      </w:r>
      <w:r w:rsidR="00A955D4">
        <w:rPr>
          <w:lang w:val="de-DE"/>
        </w:rPr>
        <w:t>s</w:t>
      </w:r>
      <w:r w:rsidRPr="00212703">
        <w:rPr>
          <w:lang w:val="de-DE"/>
        </w:rPr>
        <w:t>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082925"/>
                    </a:xfrm>
                    <a:prstGeom prst="rect">
                      <a:avLst/>
                    </a:prstGeom>
                  </pic:spPr>
                </pic:pic>
              </a:graphicData>
            </a:graphic>
          </wp:inline>
        </w:drawing>
      </w:r>
    </w:p>
    <w:p w14:paraId="0DB17522" w14:textId="07A979BF" w:rsidR="00D63D02" w:rsidRDefault="0047469D" w:rsidP="0047469D">
      <w:pPr>
        <w:pStyle w:val="Beschriftung"/>
        <w:jc w:val="left"/>
      </w:pPr>
      <w:bookmarkStart w:id="239" w:name="_Ref515440024"/>
      <w:bookmarkStart w:id="240" w:name="_Toc52374381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462DE9">
        <w:rPr>
          <w:noProof/>
        </w:rPr>
        <w:t>26</w:t>
      </w:r>
      <w:r w:rsidR="00D60B0D">
        <w:rPr>
          <w:noProof/>
        </w:rPr>
        <w:fldChar w:fldCharType="end"/>
      </w:r>
      <w:bookmarkEnd w:id="239"/>
      <w:r w:rsidR="001E792B">
        <w:t>: ComS</w:t>
      </w:r>
      <w:r w:rsidRPr="00212703">
        <w:t>tudio mit Topology Editor im Einsatz</w:t>
      </w:r>
      <w:bookmarkEnd w:id="240"/>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41" w:name="_Toc517096407"/>
      <w:bookmarkStart w:id="242" w:name="_Toc523743778"/>
      <w:r w:rsidRPr="00212703">
        <w:t>Zusammenfassung und Ausblick</w:t>
      </w:r>
      <w:bookmarkEnd w:id="241"/>
      <w:bookmarkEnd w:id="242"/>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46F7D845" w14:textId="77777777" w:rsidR="008622D1" w:rsidRPr="00212703" w:rsidRDefault="008622D1" w:rsidP="008622D1">
      <w:pPr>
        <w:pStyle w:val="berschrift2"/>
      </w:pPr>
      <w:bookmarkStart w:id="243" w:name="_Toc517096408"/>
      <w:bookmarkStart w:id="244" w:name="_Toc523743779"/>
      <w:bookmarkStart w:id="245" w:name="_Toc517096409"/>
      <w:r w:rsidRPr="00212703">
        <w:t>Zusammenfassung</w:t>
      </w:r>
      <w:bookmarkEnd w:id="243"/>
      <w:bookmarkEnd w:id="244"/>
    </w:p>
    <w:p w14:paraId="2D309A25" w14:textId="77777777" w:rsidR="008622D1" w:rsidRPr="00212703" w:rsidRDefault="008622D1" w:rsidP="008622D1">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Pr>
          <w:rFonts w:cs="Times New Roman"/>
          <w:lang w:val="de-DE"/>
        </w:rPr>
        <w:t>für das Plugin wurden</w:t>
      </w:r>
      <w:r w:rsidRPr="00212703">
        <w:rPr>
          <w:rFonts w:cs="Times New Roman"/>
          <w:lang w:val="de-DE"/>
        </w:rPr>
        <w:t xml:space="preserve"> analysiert. Dabei konnten mehre</w:t>
      </w:r>
      <w:r>
        <w:rPr>
          <w:rFonts w:cs="Times New Roman"/>
          <w:lang w:val="de-DE"/>
        </w:rPr>
        <w:t xml:space="preserve">re Schwachstellen bezüglich des </w:t>
      </w:r>
      <w:r w:rsidRPr="00402BE9">
        <w:rPr>
          <w:rFonts w:cs="Times New Roman"/>
          <w:lang w:val="de-DE"/>
        </w:rPr>
        <w:t>Konfigurationsprozesses</w:t>
      </w:r>
      <w:r w:rsidRPr="00212703">
        <w:rPr>
          <w:rFonts w:cs="Times New Roman"/>
          <w:lang w:val="de-DE"/>
        </w:rPr>
        <w:t xml:space="preserve"> mit dem bestehenden Konfigurator fest</w:t>
      </w:r>
      <w:r>
        <w:rPr>
          <w:rFonts w:cs="Times New Roman"/>
          <w:lang w:val="de-DE"/>
        </w:rPr>
        <w:t>ge</w:t>
      </w:r>
      <w:r w:rsidRPr="00212703">
        <w:rPr>
          <w:rFonts w:cs="Times New Roman"/>
          <w:lang w:val="de-DE"/>
        </w:rPr>
        <w:t>stell</w:t>
      </w:r>
      <w:r>
        <w:rPr>
          <w:rFonts w:cs="Times New Roman"/>
          <w:lang w:val="de-DE"/>
        </w:rPr>
        <w:t xml:space="preserve">t werden. </w:t>
      </w:r>
      <w:r w:rsidRPr="00212703">
        <w:rPr>
          <w:rFonts w:cs="Times New Roman"/>
          <w:lang w:val="de-DE"/>
        </w:rPr>
        <w:t>Die Analyse</w:t>
      </w:r>
      <w:r>
        <w:rPr>
          <w:rFonts w:cs="Times New Roman"/>
          <w:lang w:val="de-DE"/>
        </w:rPr>
        <w:t>n</w:t>
      </w:r>
      <w:r w:rsidRPr="00212703">
        <w:rPr>
          <w:rFonts w:cs="Times New Roman"/>
          <w:lang w:val="de-DE"/>
        </w:rPr>
        <w:t xml:space="preserve"> de</w:t>
      </w:r>
      <w:r>
        <w:rPr>
          <w:rFonts w:cs="Times New Roman"/>
          <w:lang w:val="de-DE"/>
        </w:rPr>
        <w:t>r logischen Verbindungen und des</w:t>
      </w:r>
      <w:r w:rsidRPr="00212703">
        <w:rPr>
          <w:rFonts w:cs="Times New Roman"/>
          <w:lang w:val="de-DE"/>
        </w:rPr>
        <w:t xml:space="preserve"> Echtzeitverhalten</w:t>
      </w:r>
      <w:r>
        <w:rPr>
          <w:rFonts w:cs="Times New Roman"/>
          <w:lang w:val="de-DE"/>
        </w:rPr>
        <w:t>s</w:t>
      </w:r>
      <w:r w:rsidRPr="00212703">
        <w:rPr>
          <w:rFonts w:cs="Times New Roman"/>
          <w:lang w:val="de-DE"/>
        </w:rPr>
        <w:t xml:space="preserve"> waren nicht Bestandteile dieser Arbeit.</w:t>
      </w:r>
    </w:p>
    <w:p w14:paraId="3C96576E" w14:textId="77777777" w:rsidR="008622D1" w:rsidRPr="00817E5F" w:rsidRDefault="008622D1" w:rsidP="008622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6EA4F691" w14:textId="77777777" w:rsidR="008622D1" w:rsidRPr="00FC3A01" w:rsidRDefault="008622D1" w:rsidP="008622D1">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49941030" w14:textId="77777777" w:rsidR="008622D1" w:rsidRPr="00212703" w:rsidRDefault="008622D1" w:rsidP="008622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503DD07C" w14:textId="77777777" w:rsidR="008622D1" w:rsidRPr="00212703" w:rsidRDefault="008622D1" w:rsidP="008622D1">
      <w:pPr>
        <w:pStyle w:val="TextkrperEinzug"/>
        <w:rPr>
          <w:rFonts w:cs="Times New Roman"/>
          <w:lang w:val="de-DE"/>
        </w:rPr>
      </w:pPr>
      <w:r w:rsidRPr="00212703">
        <w:rPr>
          <w:rFonts w:cs="Times New Roman"/>
          <w:lang w:val="de-DE"/>
        </w:rPr>
        <w:t>Die Erstellung von Desktop- und Web-Anwendungen aus einer gemeinsame</w:t>
      </w:r>
      <w:r>
        <w:rPr>
          <w:rFonts w:cs="Times New Roman"/>
          <w:lang w:val="de-DE"/>
        </w:rPr>
        <w:t>n</w:t>
      </w:r>
      <w:r w:rsidRPr="00212703">
        <w:rPr>
          <w:rFonts w:cs="Times New Roman"/>
          <w:lang w:val="de-DE"/>
        </w:rPr>
        <w:t xml:space="preserve"> Codebasis lässt sich mit dem </w:t>
      </w:r>
      <w:r>
        <w:rPr>
          <w:rFonts w:cs="Times New Roman"/>
          <w:lang w:val="de-DE"/>
        </w:rPr>
        <w:t>JavaScript</w:t>
      </w:r>
      <w:r w:rsidRPr="00212703">
        <w:rPr>
          <w:rFonts w:cs="Times New Roman"/>
          <w:lang w:val="de-DE"/>
        </w:rPr>
        <w:t xml:space="preserve">-Framework Angular 2 umsetzen. Die Realisierung mit diesem Framework erlaubt </w:t>
      </w:r>
      <w:r>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6E741716" w14:textId="18BDAD98" w:rsidR="008622D1" w:rsidRPr="00212703" w:rsidRDefault="008622D1" w:rsidP="008622D1">
      <w:pPr>
        <w:pStyle w:val="TextkrperEinzug"/>
        <w:rPr>
          <w:rFonts w:cs="Times New Roman"/>
          <w:lang w:val="de-DE"/>
        </w:rPr>
      </w:pPr>
      <w:r w:rsidRPr="00212703">
        <w:rPr>
          <w:rFonts w:cs="Times New Roman"/>
          <w:lang w:val="de-DE"/>
        </w:rPr>
        <w:t>Durch die Wiederverwendung des Quellcodes für Desktop-Anwendung und Web-Anwendung fällt insgesamt ein geringerer Entwicklungs- und Wartungsaufwand an. Das Framework Angular bietet zudem eine Reihe von Konzepte</w:t>
      </w:r>
      <w:r>
        <w:rPr>
          <w:rFonts w:cs="Times New Roman"/>
          <w:lang w:val="de-DE"/>
        </w:rPr>
        <w:t>n</w:t>
      </w:r>
      <w:r w:rsidRPr="00212703">
        <w:rPr>
          <w:rFonts w:cs="Times New Roman"/>
          <w:lang w:val="de-DE"/>
        </w:rPr>
        <w:t xml:space="preserve"> zur Strukturierung des Quellcodes</w:t>
      </w:r>
      <w:r>
        <w:rPr>
          <w:rFonts w:cs="Times New Roman"/>
          <w:lang w:val="de-DE"/>
        </w:rPr>
        <w:t>,</w:t>
      </w:r>
      <w:r w:rsidRPr="00212703">
        <w:rPr>
          <w:rFonts w:cs="Times New Roman"/>
          <w:lang w:val="de-DE"/>
        </w:rPr>
        <w:t xml:space="preserve"> welche sich über die verbesserte Modularität und Wiederverwendbarkeit positiv auf die Wartbarkeit der Codebasis auswirken. Neben diesen Konzepten aus dem Abschnitt</w:t>
      </w:r>
      <w:r>
        <w:rPr>
          <w:rFonts w:cs="Times New Roman"/>
          <w:lang w:val="de-DE"/>
        </w:rPr>
        <w:t xml:space="preserve"> </w:t>
      </w:r>
      <w:r>
        <w:rPr>
          <w:rFonts w:cs="Times New Roman"/>
          <w:lang w:val="de-DE"/>
        </w:rPr>
        <w:fldChar w:fldCharType="begin"/>
      </w:r>
      <w:r>
        <w:rPr>
          <w:rFonts w:cs="Times New Roman"/>
          <w:lang w:val="de-DE"/>
        </w:rPr>
        <w:instrText xml:space="preserve"> REF _Ref519083430 \r \h </w:instrText>
      </w:r>
      <w:r>
        <w:rPr>
          <w:rFonts w:cs="Times New Roman"/>
          <w:lang w:val="de-DE"/>
        </w:rPr>
      </w:r>
      <w:r>
        <w:rPr>
          <w:rFonts w:cs="Times New Roman"/>
          <w:lang w:val="de-DE"/>
        </w:rPr>
        <w:fldChar w:fldCharType="separate"/>
      </w:r>
      <w:r w:rsidR="00462DE9">
        <w:rPr>
          <w:rFonts w:cs="Times New Roman"/>
          <w:lang w:val="de-DE"/>
        </w:rPr>
        <w:t>6.1</w:t>
      </w:r>
      <w:r>
        <w:rPr>
          <w:rFonts w:cs="Times New Roman"/>
          <w:lang w:val="de-DE"/>
        </w:rPr>
        <w:fldChar w:fldCharType="end"/>
      </w:r>
      <w:r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6A6925D" w14:textId="5FCFC0FD" w:rsidR="008622D1" w:rsidRPr="00212703" w:rsidRDefault="008622D1" w:rsidP="008622D1">
      <w:pPr>
        <w:pStyle w:val="TextkrperEinzug"/>
        <w:rPr>
          <w:rFonts w:cs="Times New Roman"/>
          <w:lang w:val="de-DE"/>
        </w:rPr>
      </w:pPr>
      <w:r w:rsidRPr="00212703">
        <w:rPr>
          <w:rFonts w:cs="Times New Roman"/>
          <w:lang w:val="de-DE"/>
        </w:rPr>
        <w:t>Durch die Verwendung von Visual Studio Code (</w:t>
      </w:r>
      <w:r>
        <w:rPr>
          <w:rFonts w:cs="Times New Roman"/>
          <w:lang w:val="de-DE"/>
        </w:rPr>
        <w:t>s</w:t>
      </w:r>
      <w:r w:rsidR="00462DE9">
        <w:rPr>
          <w:rFonts w:cs="Times New Roman"/>
          <w:lang w:val="de-DE"/>
        </w:rPr>
        <w:t>iehe Abschnitt 7</w:t>
      </w:r>
      <w:r w:rsidRPr="00212703">
        <w:rPr>
          <w:rFonts w:cs="Times New Roman"/>
          <w:lang w:val="de-DE"/>
        </w:rPr>
        <w:t xml:space="preserve">.2) mittels Transpiler lassen sich viele Probleme der Programmiersprache </w:t>
      </w:r>
      <w:r>
        <w:rPr>
          <w:rFonts w:cs="Times New Roman"/>
          <w:lang w:val="de-DE"/>
        </w:rPr>
        <w:t>JavaScript</w:t>
      </w:r>
      <w:r w:rsidRPr="00212703">
        <w:rPr>
          <w:rFonts w:cs="Times New Roman"/>
          <w:lang w:val="de-DE"/>
        </w:rPr>
        <w:t xml:space="preserve"> beheben und die Syntax unter anderem um Sprachkonstrukte für klassenbasierte Objektorientierung erweitern. Dies verringert den Wartungsaufwand von </w:t>
      </w:r>
      <w:r>
        <w:rPr>
          <w:rFonts w:cs="Times New Roman"/>
          <w:lang w:val="de-DE"/>
        </w:rPr>
        <w:t>JavaScript</w:t>
      </w:r>
      <w:r w:rsidRPr="00212703">
        <w:rPr>
          <w:rFonts w:cs="Times New Roman"/>
          <w:lang w:val="de-DE"/>
        </w:rPr>
        <w:t xml:space="preserve">-Anwendungen und ermöglicht Entwicklern einen </w:t>
      </w:r>
      <w:r w:rsidRPr="00212703">
        <w:rPr>
          <w:rFonts w:cs="Times New Roman"/>
          <w:lang w:val="de-DE"/>
        </w:rPr>
        <w:lastRenderedPageBreak/>
        <w:t xml:space="preserve">leichteren Zugang zur objektorientierten Entwicklung mit </w:t>
      </w:r>
      <w:r>
        <w:rPr>
          <w:rFonts w:cs="Times New Roman"/>
          <w:lang w:val="de-DE"/>
        </w:rPr>
        <w:t>JavaScript</w:t>
      </w:r>
      <w:r w:rsidRPr="00212703">
        <w:rPr>
          <w:rFonts w:cs="Times New Roman"/>
          <w:lang w:val="de-DE"/>
        </w:rPr>
        <w:t xml:space="preserve"> und damit eine bessere Modularität der Systems.</w:t>
      </w:r>
    </w:p>
    <w:p w14:paraId="6F49DEDC" w14:textId="77777777" w:rsidR="008622D1" w:rsidRPr="00212703" w:rsidRDefault="008622D1" w:rsidP="008622D1">
      <w:pPr>
        <w:pStyle w:val="TextkrperEinzug"/>
        <w:ind w:firstLine="576"/>
        <w:rPr>
          <w:rFonts w:cs="Times New Roman"/>
          <w:lang w:val="de-DE"/>
        </w:rPr>
      </w:pPr>
      <w:r>
        <w:rPr>
          <w:rFonts w:cs="Times New Roman"/>
          <w:lang w:val="de-DE"/>
        </w:rPr>
        <w:t>TypeScript</w:t>
      </w:r>
      <w:r w:rsidRPr="00212703">
        <w:rPr>
          <w:rFonts w:cs="Times New Roman"/>
          <w:lang w:val="de-DE"/>
        </w:rPr>
        <w:t xml:space="preserve"> verbessert die Wartbarkeit von </w:t>
      </w:r>
      <w:r>
        <w:rPr>
          <w:rFonts w:cs="Times New Roman"/>
          <w:lang w:val="de-DE"/>
        </w:rPr>
        <w:t>JavaScript</w:t>
      </w:r>
      <w:r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beispielsweise der permissiven Fehlerbehandlung oder automatischen </w:t>
      </w:r>
      <w:r>
        <w:rPr>
          <w:rFonts w:cs="Times New Roman"/>
          <w:lang w:val="de-DE"/>
        </w:rPr>
        <w:t>Type-</w:t>
      </w:r>
      <w:r w:rsidRPr="00212703">
        <w:rPr>
          <w:rFonts w:cs="Times New Roman"/>
          <w:lang w:val="de-DE"/>
        </w:rPr>
        <w:t xml:space="preserve">Konvertierungen. Dies verbessert in erster Linie die Analysierbarkeit und dadurch die Änderbarkeit der Codes.  </w:t>
      </w:r>
    </w:p>
    <w:p w14:paraId="553AFD84" w14:textId="4A6F344D" w:rsidR="00CC5BAB" w:rsidRPr="00212703" w:rsidRDefault="00CC5BAB" w:rsidP="00CC5BAB">
      <w:pPr>
        <w:pStyle w:val="berschrift2"/>
      </w:pPr>
      <w:bookmarkStart w:id="246" w:name="_Toc523743780"/>
      <w:r w:rsidRPr="00212703">
        <w:t>Ausblick</w:t>
      </w:r>
      <w:bookmarkEnd w:id="245"/>
      <w:bookmarkEnd w:id="246"/>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1FCF3333" w:rsidR="00817E5F" w:rsidRDefault="00817E5F" w:rsidP="00817E5F">
      <w:pPr>
        <w:pStyle w:val="Textkrper"/>
        <w:ind w:firstLine="709"/>
      </w:pPr>
      <w:r w:rsidRPr="00212703">
        <w:t>Das Einführen de</w:t>
      </w:r>
      <w:r w:rsidR="003D793E">
        <w:t>r</w:t>
      </w:r>
      <w:r w:rsidRPr="00212703">
        <w:t xml:space="preserve"> Single</w:t>
      </w:r>
      <w:r>
        <w:t xml:space="preserve"> </w:t>
      </w:r>
      <w:r w:rsidR="00A955D4">
        <w:t>Page App (s</w:t>
      </w:r>
      <w:bookmarkStart w:id="247" w:name="_GoBack"/>
      <w:bookmarkEnd w:id="247"/>
      <w:r w:rsidRPr="00212703">
        <w:t xml:space="preserve">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3"/>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F504861"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2C5680D6" w14:textId="77777777" w:rsidR="004958BE"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p w14:paraId="4D2AF07D" w14:textId="77777777" w:rsidR="00C54EF2"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501BAB2" w14:textId="77777777" w:rsidR="00C54EF2"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28CC2D1" w14:textId="77777777" w:rsidR="00C54EF2" w:rsidRDefault="00C54EF2" w:rsidP="00B67FE4">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Starten ComStudio</w:t>
            </w:r>
          </w:p>
          <w:p w14:paraId="79CC97CB" w14:textId="459A13DC" w:rsidR="00C54EF2" w:rsidRDefault="00C54EF2" w:rsidP="00B67FE4">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starten automatisch</w:t>
            </w:r>
          </w:p>
          <w:p w14:paraId="42F8C7BF" w14:textId="057F241E" w:rsidR="00C54EF2" w:rsidRDefault="00C54EF2" w:rsidP="00B67FE4">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Erstellen ein Projekt</w:t>
            </w:r>
          </w:p>
          <w:p w14:paraId="7999495E" w14:textId="30E47827" w:rsidR="00C54EF2" w:rsidRDefault="00C54EF2" w:rsidP="00B67FE4">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Einfügen DTM-Mater in das Projekt</w:t>
            </w:r>
          </w:p>
          <w:p w14:paraId="47E23D0B" w14:textId="1D73B74A" w:rsidR="00C54EF2" w:rsidRDefault="00C54EF2" w:rsidP="00B67FE4">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Einfügen DTM-Slave</w:t>
            </w:r>
          </w:p>
          <w:p w14:paraId="4ADA4163" w14:textId="5C0325E2"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Press TopologyEditor Button</w:t>
            </w:r>
          </w:p>
          <w:p w14:paraId="7FD13BD2" w14:textId="52638A23"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zeigt 2 Geräte mit Ports ohne Verbindungen an</w:t>
            </w:r>
          </w:p>
          <w:p w14:paraId="277A28D5" w14:textId="0D6CA3B8"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Erstellen gewünschte Verbindungen</w:t>
            </w:r>
          </w:p>
          <w:p w14:paraId="1BD19406" w14:textId="7ED826E0"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Speichern und Ansicht Schließen</w:t>
            </w:r>
          </w:p>
          <w:p w14:paraId="0C4ACBD9" w14:textId="63B337B5"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Öffnen die Topologie noch mal</w:t>
            </w:r>
          </w:p>
          <w:p w14:paraId="6D6CFE1B" w14:textId="61767BF5" w:rsidR="00C54EF2" w:rsidRP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wird angezeigt</w:t>
            </w:r>
          </w:p>
          <w:p w14:paraId="51F7C950" w14:textId="31508A0B" w:rsidR="00C54EF2" w:rsidRPr="00212703"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0F868D0"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462DE9" w:rsidRPr="00212703">
              <w:t xml:space="preserve">Abbildung </w:t>
            </w:r>
            <w:r w:rsidR="00462DE9">
              <w:rPr>
                <w:noProof/>
              </w:rPr>
              <w:t>26</w:t>
            </w:r>
            <w:r w:rsidRPr="00212703">
              <w:rPr>
                <w:lang w:val="de-DE"/>
              </w:rPr>
              <w:fldChar w:fldCharType="end"/>
            </w:r>
          </w:p>
        </w:tc>
      </w:tr>
    </w:tbl>
    <w:p w14:paraId="17761438" w14:textId="6E639205" w:rsidR="0029122A" w:rsidRDefault="00116771" w:rsidP="00C54EF2">
      <w:pPr>
        <w:pStyle w:val="Beschriftung"/>
        <w:rPr>
          <w:rFonts w:cs="CMR12"/>
          <w:sz w:val="24"/>
        </w:rPr>
      </w:pPr>
      <w:bookmarkStart w:id="248" w:name="_Toc523743814"/>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4</w:t>
      </w:r>
      <w:r w:rsidR="00D60B0D">
        <w:rPr>
          <w:noProof/>
        </w:rPr>
        <w:fldChar w:fldCharType="end"/>
      </w:r>
      <w:r w:rsidRPr="00212703">
        <w:t>: Use Case #1</w:t>
      </w:r>
      <w:bookmarkEnd w:id="248"/>
      <w:r w:rsidR="0029122A">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5EE968CE" w14:textId="77777777" w:rsidR="00FF2FCB"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p w14:paraId="7CECC7C0"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30177F5" w14:textId="77777777" w:rsidR="005170D7" w:rsidRDefault="005170D7" w:rsidP="005170D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5A63C4F3" w14:textId="77777777" w:rsidR="005170D7" w:rsidRDefault="005170D7" w:rsidP="005170D7">
            <w:pPr>
              <w:pStyle w:val="TextkrperEinzug"/>
              <w:numPr>
                <w:ilvl w:val="0"/>
                <w:numId w:val="56"/>
              </w:numPr>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Starten ComStudio</w:t>
            </w:r>
          </w:p>
          <w:p w14:paraId="40877B0A" w14:textId="77777777"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starten automatisch</w:t>
            </w:r>
          </w:p>
          <w:p w14:paraId="28880387" w14:textId="08337DD2" w:rsidR="005170D7" w:rsidRDefault="004A1DDB"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Laden das Projekt (Use Case </w:t>
            </w:r>
            <w:r w:rsidR="005170D7">
              <w:rPr>
                <w:lang w:val="de-DE"/>
              </w:rPr>
              <w:t>#01)</w:t>
            </w:r>
          </w:p>
          <w:p w14:paraId="04FC242B" w14:textId="125E8642"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Editieren den DTM_Master-Namen</w:t>
            </w:r>
          </w:p>
          <w:p w14:paraId="58043C18" w14:textId="145E5B53"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Einfügen ein neues DTM-Slave</w:t>
            </w:r>
          </w:p>
          <w:p w14:paraId="35824095" w14:textId="77777777"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Press TopologyEditor Button</w:t>
            </w:r>
          </w:p>
          <w:p w14:paraId="60F46221" w14:textId="0583950F"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zeigt 3 Geräte mit Ports an</w:t>
            </w:r>
          </w:p>
          <w:p w14:paraId="1A656934" w14:textId="728AB807"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Tauschen gewünschte Verbindungen aus</w:t>
            </w:r>
          </w:p>
          <w:p w14:paraId="3F81A1DE" w14:textId="77777777"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Speichern und Ansicht Schließen</w:t>
            </w:r>
          </w:p>
          <w:p w14:paraId="6B2BA168" w14:textId="77777777"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Öffnen die Topologie noch mal</w:t>
            </w:r>
          </w:p>
          <w:p w14:paraId="03DBF1DF" w14:textId="7A317B96" w:rsidR="005170D7" w:rsidRPr="00C54EF2"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wird angezeigt mit letzte Änderungen.</w:t>
            </w:r>
          </w:p>
          <w:p w14:paraId="0FFA417C" w14:textId="6A529360" w:rsidR="005170D7" w:rsidRPr="00212703"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1EF8ECAC" w:rsidR="00FF2FCB" w:rsidRPr="00212703" w:rsidRDefault="00E317CF" w:rsidP="00E317CF">
      <w:pPr>
        <w:pStyle w:val="Beschriftung"/>
      </w:pPr>
      <w:bookmarkStart w:id="249" w:name="_Toc523743815"/>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5</w:t>
      </w:r>
      <w:r w:rsidR="00D60B0D">
        <w:rPr>
          <w:noProof/>
        </w:rPr>
        <w:fldChar w:fldCharType="end"/>
      </w:r>
      <w:r w:rsidRPr="00212703">
        <w:t>: Use Case #2</w:t>
      </w:r>
      <w:bookmarkEnd w:id="249"/>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462DE9"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327F875F" w14:textId="72E72334" w:rsidR="00E317CF"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p w14:paraId="00FE7673"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23F60E8A" w14:textId="72EBAFCB" w:rsidR="005170D7" w:rsidRDefault="005170D7" w:rsidP="005170D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198943B" w14:textId="4901829B"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Starten ComStudio</w:t>
            </w:r>
          </w:p>
          <w:p w14:paraId="457B7BF1" w14:textId="7777777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starten automatisch</w:t>
            </w:r>
          </w:p>
          <w:p w14:paraId="2D4EA498" w14:textId="4F56DA0A"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Laden das Projekt aus Use Case #02</w:t>
            </w:r>
          </w:p>
          <w:p w14:paraId="3BBBDCC9" w14:textId="4CAA297C"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Öffnen das Topology-Editor-Ansicht</w:t>
            </w:r>
          </w:p>
          <w:p w14:paraId="3706565C" w14:textId="11B5A8CE"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wird angezeigt.</w:t>
            </w:r>
          </w:p>
          <w:p w14:paraId="3D0D1F1B" w14:textId="3B72BCA5"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Erzeugen ein Netzwerkausfall</w:t>
            </w:r>
          </w:p>
          <w:p w14:paraId="3B6F1804" w14:textId="7777777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Einfügen DTM-Slave</w:t>
            </w:r>
          </w:p>
          <w:p w14:paraId="2B15E567" w14:textId="5A4113F0" w:rsidR="005170D7" w:rsidRPr="004A1DDB" w:rsidRDefault="005170D7" w:rsidP="006A5A11">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en-US"/>
                <w:rPrChange w:id="250" w:author="Ghislain Zeleu" w:date="2018-09-03T12:24:00Z">
                  <w:rPr>
                    <w:lang w:val="de-DE"/>
                  </w:rPr>
                </w:rPrChange>
              </w:rPr>
            </w:pPr>
            <w:r w:rsidRPr="004F7501">
              <w:rPr>
                <w:lang w:val="en-US"/>
              </w:rPr>
              <w:t>Topology</w:t>
            </w:r>
            <w:r w:rsidR="004F7501" w:rsidRPr="004F7501">
              <w:rPr>
                <w:lang w:val="en-US"/>
              </w:rPr>
              <w:t>-</w:t>
            </w:r>
            <w:r w:rsidRPr="004F7501">
              <w:rPr>
                <w:lang w:val="en-US"/>
              </w:rPr>
              <w:t xml:space="preserve">Editor </w:t>
            </w:r>
            <w:r w:rsidR="004F7501" w:rsidRPr="004F7501">
              <w:rPr>
                <w:lang w:val="en-US"/>
              </w:rPr>
              <w:t>benachrichtigt „Server Connection time</w:t>
            </w:r>
            <w:r w:rsidR="004A1DDB">
              <w:rPr>
                <w:lang w:val="en-US"/>
              </w:rPr>
              <w:t>out</w:t>
            </w:r>
            <w:r w:rsidR="004F7501" w:rsidRPr="004F7501">
              <w:rPr>
                <w:lang w:val="en-US"/>
              </w:rPr>
              <w:t>“</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085750D7" w:rsidR="00E317CF" w:rsidRPr="00212703" w:rsidRDefault="00024C5A" w:rsidP="00024C5A">
      <w:pPr>
        <w:pStyle w:val="Beschriftung"/>
      </w:pPr>
      <w:bookmarkStart w:id="251" w:name="_Toc523743816"/>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6</w:t>
      </w:r>
      <w:r w:rsidR="00D60B0D">
        <w:rPr>
          <w:noProof/>
        </w:rPr>
        <w:fldChar w:fldCharType="end"/>
      </w:r>
      <w:r w:rsidRPr="00212703">
        <w:t>: Use Case #3</w:t>
      </w:r>
      <w:bookmarkEnd w:id="251"/>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0B20F5A9" w14:textId="77777777" w:rsidR="008622D1"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p>
          <w:p w14:paraId="53DDA550" w14:textId="77777777" w:rsidR="008622D1" w:rsidRDefault="008622D1"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FEEA6F2" w14:textId="25EFAACA" w:rsidR="008622D1" w:rsidRDefault="008622D1" w:rsidP="006A5A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151AD15E" w14:textId="3EA0F548" w:rsidR="008622D1" w:rsidRDefault="008622D1" w:rsidP="008622D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Starten ComStudio</w:t>
            </w:r>
          </w:p>
          <w:p w14:paraId="40DEB25B" w14:textId="77777777" w:rsidR="008622D1" w:rsidRDefault="008622D1" w:rsidP="008622D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starten automatisch</w:t>
            </w:r>
          </w:p>
          <w:p w14:paraId="3A6D1CAC" w14:textId="77777777" w:rsidR="008622D1" w:rsidRDefault="008622D1" w:rsidP="008622D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Laden das Projekt aus Use Case #02</w:t>
            </w:r>
          </w:p>
          <w:p w14:paraId="06F1B8EC" w14:textId="77777777" w:rsidR="008622D1" w:rsidRDefault="008622D1" w:rsidP="008622D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Öffnen das Topology-Editor-Ansicht</w:t>
            </w:r>
          </w:p>
          <w:p w14:paraId="024FDF53" w14:textId="2533CADE" w:rsidR="008622D1" w:rsidRDefault="006A5A11" w:rsidP="008622D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Ribbon aktiviert automatisch die Menüleiste für die Topologie</w:t>
            </w:r>
          </w:p>
          <w:p w14:paraId="70050701" w14:textId="2AC63A3D" w:rsidR="006A5A11" w:rsidRPr="006A5A11" w:rsidRDefault="006A5A11" w:rsidP="006A5A11">
            <w:pPr>
              <w:pStyle w:val="TextkrperEinzug"/>
              <w:numPr>
                <w:ilvl w:val="0"/>
                <w:numId w:val="58"/>
              </w:numPr>
              <w:ind w:firstLine="0"/>
              <w:cnfStyle w:val="000000000000" w:firstRow="0" w:lastRow="0" w:firstColumn="0" w:lastColumn="0" w:oddVBand="0" w:evenVBand="0" w:oddHBand="0" w:evenHBand="0" w:firstRowFirstColumn="0" w:firstRowLastColumn="0" w:lastRowFirstColumn="0" w:lastRowLastColumn="0"/>
              <w:rPr>
                <w:lang w:val="de-DE"/>
              </w:rPr>
            </w:pPr>
            <w:r w:rsidRPr="006A5A11">
              <w:rPr>
                <w:lang w:val="de-DE"/>
              </w:rPr>
              <w:t xml:space="preserve">Ausdrucken die Topologie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1904E0EA" w:rsidR="00024C5A" w:rsidRPr="00212703" w:rsidRDefault="00574081" w:rsidP="00574081">
      <w:pPr>
        <w:pStyle w:val="Beschriftung"/>
      </w:pPr>
      <w:bookmarkStart w:id="252" w:name="_Toc523743817"/>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462DE9">
        <w:rPr>
          <w:noProof/>
        </w:rPr>
        <w:t>7</w:t>
      </w:r>
      <w:r w:rsidR="00D60B0D">
        <w:rPr>
          <w:noProof/>
        </w:rPr>
        <w:fldChar w:fldCharType="end"/>
      </w:r>
      <w:r w:rsidRPr="00212703">
        <w:t>: Use Case #4</w:t>
      </w:r>
      <w:bookmarkEnd w:id="252"/>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3" w:name="_Toc517096410" w:displacedByCustomXml="next"/>
    <w:bookmarkStart w:id="254" w:name="_Toc523743781" w:displacedByCustomXml="next"/>
    <w:sdt>
      <w:sdtPr>
        <w:rPr>
          <w:b w:val="0"/>
          <w:sz w:val="24"/>
        </w:rPr>
        <w:id w:val="-1475443121"/>
        <w:docPartObj>
          <w:docPartGallery w:val="Bibliographies"/>
          <w:docPartUnique/>
        </w:docPartObj>
      </w:sdtPr>
      <w:sdtEndPr/>
      <w:sdtContent>
        <w:p w14:paraId="3C61FEFB" w14:textId="7522C9DF" w:rsidR="00716919" w:rsidRPr="00FC3A01" w:rsidRDefault="00716919" w:rsidP="005B3440">
          <w:pPr>
            <w:pStyle w:val="berschriftmitEintraginsInhaltsverzeichnis"/>
          </w:pPr>
          <w:r w:rsidRPr="00212703">
            <w:t>Literatur</w:t>
          </w:r>
          <w:bookmarkEnd w:id="254"/>
          <w:bookmarkEnd w:id="253"/>
        </w:p>
        <w:sdt>
          <w:sdtPr>
            <w:rPr>
              <w:b/>
            </w:rPr>
            <w:id w:val="-282572696"/>
            <w:bibliography/>
          </w:sdtPr>
          <w:sdtEndPr>
            <w:rPr>
              <w:b w:val="0"/>
            </w:rPr>
          </w:sdtEndPr>
          <w:sdtContent>
            <w:p w14:paraId="1E8EFA60" w14:textId="77777777" w:rsidR="00A007F1" w:rsidRDefault="00716919" w:rsidP="00A007F1">
              <w:pPr>
                <w:pStyle w:val="Literaturverzeichnis"/>
                <w:ind w:left="720" w:hanging="720"/>
                <w:rPr>
                  <w:noProof/>
                  <w:szCs w:val="24"/>
                </w:rPr>
              </w:pPr>
              <w:r w:rsidRPr="00212703">
                <w:fldChar w:fldCharType="begin"/>
              </w:r>
              <w:r w:rsidRPr="00FC3A01">
                <w:instrText>BIBLIOGRAPHY</w:instrText>
              </w:r>
              <w:r w:rsidRPr="00212703">
                <w:fldChar w:fldCharType="separate"/>
              </w:r>
              <w:r w:rsidR="00A007F1">
                <w:rPr>
                  <w:noProof/>
                </w:rPr>
                <w:t xml:space="preserve">AG, S. (01 2018). </w:t>
              </w:r>
              <w:r w:rsidR="00A007F1">
                <w:rPr>
                  <w:i/>
                  <w:iCs/>
                  <w:noProof/>
                </w:rPr>
                <w:t>SIEMENS</w:t>
              </w:r>
              <w:r w:rsidR="00A007F1">
                <w:rPr>
                  <w:noProof/>
                </w:rPr>
                <w:t>. Abgerufen am 01. 03 2018 von http://w3.siemens.com/mcms/automation/de/industrielle-kommunikation/profibus/Seiten/Default.aspx</w:t>
              </w:r>
            </w:p>
            <w:p w14:paraId="6E27E880" w14:textId="77777777" w:rsidR="00A007F1" w:rsidRDefault="00A007F1" w:rsidP="00A007F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0C0F561D" w14:textId="77777777" w:rsidR="00A007F1" w:rsidRDefault="00A007F1" w:rsidP="00A007F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43674152" w14:textId="77777777" w:rsidR="00A007F1" w:rsidRDefault="00A007F1" w:rsidP="00A007F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6B41B5C3" w14:textId="77777777" w:rsidR="00A007F1" w:rsidRDefault="00A007F1" w:rsidP="00A007F1">
              <w:pPr>
                <w:pStyle w:val="Literaturverzeichnis"/>
                <w:ind w:left="720" w:hanging="720"/>
                <w:rPr>
                  <w:noProof/>
                </w:rPr>
              </w:pPr>
              <w:r>
                <w:rPr>
                  <w:noProof/>
                </w:rPr>
                <w:t>Facebook. (02 2018). Von https://reactjs.org/ abgerufen</w:t>
              </w:r>
            </w:p>
            <w:p w14:paraId="52E6E4E9" w14:textId="77777777" w:rsidR="00A007F1" w:rsidRDefault="00A007F1" w:rsidP="00A007F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EE8AE36" w14:textId="77777777" w:rsidR="00A007F1" w:rsidRDefault="00A007F1" w:rsidP="00A007F1">
              <w:pPr>
                <w:pStyle w:val="Literaturverzeichnis"/>
                <w:ind w:left="720" w:hanging="720"/>
                <w:rPr>
                  <w:noProof/>
                </w:rPr>
              </w:pPr>
              <w:r w:rsidRPr="00A007F1">
                <w:rPr>
                  <w:noProof/>
                  <w:lang w:val="en-US"/>
                </w:rPr>
                <w:t xml:space="preserve">Facebook Inc. (2018). </w:t>
              </w:r>
              <w:r w:rsidRPr="00A007F1">
                <w:rPr>
                  <w:i/>
                  <w:iCs/>
                  <w:noProof/>
                  <w:lang w:val="en-US"/>
                </w:rPr>
                <w:t>React Native</w:t>
              </w:r>
              <w:r w:rsidRPr="00A007F1">
                <w:rPr>
                  <w:noProof/>
                  <w:lang w:val="en-US"/>
                </w:rPr>
                <w:t xml:space="preserve">. (React) Abgerufen am 05. </w:t>
              </w:r>
              <w:r>
                <w:rPr>
                  <w:noProof/>
                </w:rPr>
                <w:t>05 2018 von https://facebook.github.io/react-native/</w:t>
              </w:r>
            </w:p>
            <w:p w14:paraId="3F703937" w14:textId="77777777" w:rsidR="00A007F1" w:rsidRDefault="00A007F1" w:rsidP="00A007F1">
              <w:pPr>
                <w:pStyle w:val="Literaturverzeichnis"/>
                <w:ind w:left="720" w:hanging="720"/>
                <w:rPr>
                  <w:noProof/>
                </w:rPr>
              </w:pPr>
              <w:r w:rsidRPr="00A007F1">
                <w:rPr>
                  <w:noProof/>
                  <w:lang w:val="en-US"/>
                </w:rPr>
                <w:t xml:space="preserve">Facebook OpenSource. (2018). </w:t>
              </w:r>
              <w:r w:rsidRPr="00A007F1">
                <w:rPr>
                  <w:i/>
                  <w:iCs/>
                  <w:noProof/>
                  <w:lang w:val="en-US"/>
                </w:rPr>
                <w:t>React</w:t>
              </w:r>
              <w:r w:rsidRPr="00A007F1">
                <w:rPr>
                  <w:noProof/>
                  <w:lang w:val="en-US"/>
                </w:rPr>
                <w:t xml:space="preserve">. (Facebook Inc.) </w:t>
              </w:r>
              <w:r>
                <w:rPr>
                  <w:noProof/>
                </w:rPr>
                <w:t>Abgerufen am 01. 03 2018 von https://reactjs.org/docs/introducing-jsx.html</w:t>
              </w:r>
            </w:p>
            <w:p w14:paraId="4F4FC686" w14:textId="77777777" w:rsidR="00A007F1" w:rsidRDefault="00A007F1" w:rsidP="00A007F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427FF0D3" w14:textId="77777777" w:rsidR="00A007F1" w:rsidRPr="00A007F1" w:rsidRDefault="00A007F1" w:rsidP="00A007F1">
              <w:pPr>
                <w:pStyle w:val="Literaturverzeichnis"/>
                <w:ind w:left="720" w:hanging="720"/>
                <w:rPr>
                  <w:noProof/>
                  <w:lang w:val="en-US"/>
                </w:rPr>
              </w:pPr>
              <w:r w:rsidRPr="00A007F1">
                <w:rPr>
                  <w:noProof/>
                  <w:lang w:val="en-US"/>
                </w:rPr>
                <w:t xml:space="preserve">FDT Group AISBL. (2012). FDT2.0 Technical Specification, Version 1.00. Document No. 0001-0008-000. In </w:t>
              </w:r>
              <w:r w:rsidRPr="00A007F1">
                <w:rPr>
                  <w:i/>
                  <w:iCs/>
                  <w:noProof/>
                  <w:lang w:val="en-US"/>
                </w:rPr>
                <w:t>FDT2_Specification v1.00.pdf.</w:t>
              </w:r>
              <w:r w:rsidRPr="00A007F1">
                <w:rPr>
                  <w:noProof/>
                  <w:lang w:val="en-US"/>
                </w:rPr>
                <w:t xml:space="preserve"> </w:t>
              </w:r>
            </w:p>
            <w:p w14:paraId="4146A8F1" w14:textId="77777777" w:rsidR="00A007F1" w:rsidRDefault="00A007F1" w:rsidP="00A007F1">
              <w:pPr>
                <w:pStyle w:val="Literaturverzeichnis"/>
                <w:ind w:left="720" w:hanging="720"/>
                <w:rPr>
                  <w:noProof/>
                </w:rPr>
              </w:pPr>
              <w:r w:rsidRPr="00A007F1">
                <w:rPr>
                  <w:noProof/>
                  <w:lang w:val="en-US"/>
                </w:rPr>
                <w:t xml:space="preserve">Google. (01 2010). </w:t>
              </w:r>
              <w:r w:rsidRPr="00A007F1">
                <w:rPr>
                  <w:i/>
                  <w:iCs/>
                  <w:noProof/>
                  <w:lang w:val="en-US"/>
                </w:rPr>
                <w:t>Angular- Resolve</w:t>
              </w:r>
              <w:r w:rsidRPr="00A007F1">
                <w:rPr>
                  <w:noProof/>
                  <w:lang w:val="en-US"/>
                </w:rPr>
                <w:t xml:space="preserve">. </w:t>
              </w:r>
              <w:r>
                <w:rPr>
                  <w:noProof/>
                </w:rPr>
                <w:t>Abgerufen am 11. 02 2018 von https://angular.io/api/router/Resolve</w:t>
              </w:r>
            </w:p>
            <w:p w14:paraId="4ECBFAAB" w14:textId="77777777" w:rsidR="00A007F1" w:rsidRDefault="00A007F1" w:rsidP="00A007F1">
              <w:pPr>
                <w:pStyle w:val="Literaturverzeichnis"/>
                <w:ind w:left="720" w:hanging="720"/>
                <w:rPr>
                  <w:noProof/>
                </w:rPr>
              </w:pPr>
              <w:r>
                <w:rPr>
                  <w:noProof/>
                </w:rPr>
                <w:t>Google. (02 2018). Von https://angular.io/ abgerufen</w:t>
              </w:r>
            </w:p>
            <w:p w14:paraId="025C5927" w14:textId="77777777" w:rsidR="00A007F1" w:rsidRDefault="00A007F1" w:rsidP="00A007F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2BD4D747" w14:textId="77777777" w:rsidR="00A007F1" w:rsidRDefault="00A007F1" w:rsidP="00A007F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1F539BC9" w14:textId="77777777" w:rsidR="00A007F1" w:rsidRDefault="00A007F1" w:rsidP="00A007F1">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658C2218" w14:textId="77777777" w:rsidR="00A007F1" w:rsidRDefault="00A007F1" w:rsidP="00A007F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4C04D5C6" w14:textId="77777777" w:rsidR="00A007F1" w:rsidRDefault="00A007F1" w:rsidP="00A007F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7089EBB6" w14:textId="77777777" w:rsidR="00A007F1" w:rsidRDefault="00A007F1" w:rsidP="00A007F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76249CB3" w14:textId="77777777" w:rsidR="00A007F1" w:rsidRDefault="00A007F1" w:rsidP="00A007F1">
              <w:pPr>
                <w:pStyle w:val="Literaturverzeichnis"/>
                <w:ind w:left="720" w:hanging="720"/>
                <w:rPr>
                  <w:noProof/>
                </w:rPr>
              </w:pPr>
              <w:r>
                <w:rPr>
                  <w:noProof/>
                </w:rPr>
                <w:t>HMS. (2015). (HMS Industrial Networks) Abgerufen am 05. 05 2018 von http://www.feldbusse.de/Profinet/profinet.shtml</w:t>
              </w:r>
            </w:p>
            <w:p w14:paraId="759C7B55" w14:textId="77777777" w:rsidR="00A007F1" w:rsidRDefault="00A007F1" w:rsidP="00A007F1">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0F3452E9" w14:textId="77777777" w:rsidR="00A007F1" w:rsidRDefault="00A007F1" w:rsidP="00A007F1">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655D5ED4" w14:textId="77777777" w:rsidR="00A007F1" w:rsidRDefault="00A007F1" w:rsidP="00A007F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4A0BCEF8" w14:textId="77777777" w:rsidR="00A007F1" w:rsidRDefault="00A007F1" w:rsidP="00A007F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420FE5C6" w14:textId="77777777" w:rsidR="00A007F1" w:rsidRDefault="00A007F1" w:rsidP="00A007F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76EEA30F" w14:textId="77777777" w:rsidR="00A007F1" w:rsidRDefault="00A007F1" w:rsidP="00A007F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BF27740" w14:textId="77777777" w:rsidR="00A007F1" w:rsidRDefault="00A007F1" w:rsidP="00A007F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FD5B561" w14:textId="77777777" w:rsidR="00A007F1" w:rsidRDefault="00A007F1" w:rsidP="00A007F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249C2FFE" w14:textId="77777777" w:rsidR="00A007F1" w:rsidRDefault="00A007F1" w:rsidP="00A007F1">
              <w:pPr>
                <w:pStyle w:val="Literaturverzeichnis"/>
                <w:ind w:left="720" w:hanging="720"/>
                <w:rPr>
                  <w:noProof/>
                </w:rPr>
              </w:pPr>
              <w:r w:rsidRPr="00A007F1">
                <w:rPr>
                  <w:noProof/>
                  <w:lang w:val="en-US"/>
                </w:rPr>
                <w:t xml:space="preserve">Microsoft. (01 2018). </w:t>
              </w:r>
              <w:r w:rsidRPr="00A007F1">
                <w:rPr>
                  <w:i/>
                  <w:iCs/>
                  <w:noProof/>
                  <w:lang w:val="en-US"/>
                </w:rPr>
                <w:t>Visual Studio Code - Code Editing</w:t>
              </w:r>
              <w:r w:rsidRPr="00A007F1">
                <w:rPr>
                  <w:noProof/>
                  <w:lang w:val="en-US"/>
                </w:rPr>
                <w:t xml:space="preserve">. </w:t>
              </w:r>
              <w:r>
                <w:rPr>
                  <w:noProof/>
                </w:rPr>
                <w:t>Abgerufen am 04. 04 2018 von https://code.visualstudio.com</w:t>
              </w:r>
            </w:p>
            <w:p w14:paraId="16E9F061" w14:textId="77777777" w:rsidR="00A007F1" w:rsidRDefault="00A007F1" w:rsidP="00A007F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27B76932" w14:textId="77777777" w:rsidR="00A007F1" w:rsidRDefault="00A007F1" w:rsidP="00A007F1">
              <w:pPr>
                <w:pStyle w:val="Literaturverzeichnis"/>
                <w:ind w:left="720" w:hanging="720"/>
                <w:rPr>
                  <w:noProof/>
                </w:rPr>
              </w:pPr>
              <w:r>
                <w:rPr>
                  <w:i/>
                  <w:iCs/>
                  <w:noProof/>
                </w:rPr>
                <w:t>Northwoods Software</w:t>
              </w:r>
              <w:r>
                <w:rPr>
                  <w:noProof/>
                </w:rPr>
                <w:t>. (01. 01 1998). (GOJS) Abgerufen am 05. 04 2018 von https://www.nwoods.com/store/p-82-gojs-oem.aspx</w:t>
              </w:r>
            </w:p>
            <w:p w14:paraId="424B603B" w14:textId="77777777" w:rsidR="00A007F1" w:rsidRDefault="00A007F1" w:rsidP="00A007F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0B792B2" w14:textId="77777777" w:rsidR="00A007F1" w:rsidRDefault="00A007F1" w:rsidP="00A007F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7D8399A4" w14:textId="77777777" w:rsidR="00A007F1" w:rsidRDefault="00A007F1" w:rsidP="00A007F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3CAA26C2" w14:textId="77777777" w:rsidR="00A007F1" w:rsidRDefault="00A007F1" w:rsidP="00A007F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669DB5D1" w14:textId="77777777" w:rsidR="00A007F1" w:rsidRDefault="00A007F1" w:rsidP="00A007F1">
              <w:pPr>
                <w:pStyle w:val="Literaturverzeichnis"/>
                <w:ind w:left="720" w:hanging="720"/>
                <w:rPr>
                  <w:noProof/>
                </w:rPr>
              </w:pPr>
              <w:r w:rsidRPr="00A007F1">
                <w:rPr>
                  <w:noProof/>
                  <w:lang w:val="en-US"/>
                </w:rPr>
                <w:t xml:space="preserve">Progress Software Corporation . (2018). </w:t>
              </w:r>
              <w:r w:rsidRPr="00A007F1">
                <w:rPr>
                  <w:i/>
                  <w:iCs/>
                  <w:noProof/>
                  <w:lang w:val="en-US"/>
                </w:rPr>
                <w:t>www.progress.com</w:t>
              </w:r>
              <w:r w:rsidRPr="00A007F1">
                <w:rPr>
                  <w:noProof/>
                  <w:lang w:val="en-US"/>
                </w:rPr>
                <w:t xml:space="preserve">. (Progress Software Corporation ) Abgerufen am 05. </w:t>
              </w:r>
              <w:r>
                <w:rPr>
                  <w:noProof/>
                </w:rPr>
                <w:t>05 2018 von https://www.progress.com/kendo-ui</w:t>
              </w:r>
            </w:p>
            <w:p w14:paraId="4B550EDB" w14:textId="77777777" w:rsidR="00A007F1" w:rsidRDefault="00A007F1" w:rsidP="00A007F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927D209" w14:textId="77777777" w:rsidR="00A007F1" w:rsidRPr="00A007F1" w:rsidRDefault="00A007F1" w:rsidP="00A007F1">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A007F1">
                <w:rPr>
                  <w:noProof/>
                  <w:lang w:val="en-US"/>
                </w:rPr>
                <w:t>München: Westermann.</w:t>
              </w:r>
            </w:p>
            <w:p w14:paraId="27B15B05" w14:textId="77777777" w:rsidR="00A007F1" w:rsidRDefault="00A007F1" w:rsidP="00A007F1">
              <w:pPr>
                <w:pStyle w:val="Literaturverzeichnis"/>
                <w:ind w:left="720" w:hanging="720"/>
                <w:rPr>
                  <w:noProof/>
                </w:rPr>
              </w:pPr>
              <w:r w:rsidRPr="00A007F1">
                <w:rPr>
                  <w:noProof/>
                  <w:lang w:val="en-US"/>
                </w:rPr>
                <w:t xml:space="preserve">SAP. (01 2018). </w:t>
              </w:r>
              <w:r w:rsidRPr="00A007F1">
                <w:rPr>
                  <w:i/>
                  <w:iCs/>
                  <w:noProof/>
                  <w:lang w:val="en-US"/>
                </w:rPr>
                <w:t>UI5 Demo Kit - UI Development Toolkit for HTML5</w:t>
              </w:r>
              <w:r w:rsidRPr="00A007F1">
                <w:rPr>
                  <w:noProof/>
                  <w:lang w:val="en-US"/>
                </w:rPr>
                <w:t xml:space="preserve">. </w:t>
              </w:r>
              <w:r>
                <w:rPr>
                  <w:noProof/>
                </w:rPr>
                <w:t>(UI5) Abgerufen am . 03 2018 von https://sapui5.hana.ondemand.com</w:t>
              </w:r>
            </w:p>
            <w:p w14:paraId="59FD87B0" w14:textId="77777777" w:rsidR="00A007F1" w:rsidRDefault="00A007F1" w:rsidP="00A007F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6E4B3F9B" w14:textId="77777777" w:rsidR="00A007F1" w:rsidRPr="00A007F1" w:rsidRDefault="00A007F1" w:rsidP="00A007F1">
              <w:pPr>
                <w:pStyle w:val="Literaturverzeichnis"/>
                <w:ind w:left="720" w:hanging="720"/>
                <w:rPr>
                  <w:noProof/>
                  <w:lang w:val="en-US"/>
                </w:rPr>
              </w:pPr>
              <w:r>
                <w:rPr>
                  <w:noProof/>
                </w:rPr>
                <w:t xml:space="preserve">Sommerville, I. (2007). </w:t>
              </w:r>
              <w:r w:rsidRPr="00A007F1">
                <w:rPr>
                  <w:i/>
                  <w:iCs/>
                  <w:noProof/>
                  <w:lang w:val="en-US"/>
                </w:rPr>
                <w:t>IT Informatik Software Engineering.</w:t>
              </w:r>
              <w:r w:rsidRPr="00A007F1">
                <w:rPr>
                  <w:noProof/>
                  <w:lang w:val="en-US"/>
                </w:rPr>
                <w:t xml:space="preserve"> Pearson.</w:t>
              </w:r>
            </w:p>
            <w:p w14:paraId="57D400E3" w14:textId="77777777" w:rsidR="00A007F1" w:rsidRDefault="00A007F1" w:rsidP="00A007F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7B32EDBC" w14:textId="77777777" w:rsidR="00A007F1" w:rsidRDefault="00A007F1" w:rsidP="00A007F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6BD74D5D" w14:textId="77777777" w:rsidR="00A007F1" w:rsidRDefault="00A007F1" w:rsidP="00A007F1">
              <w:pPr>
                <w:pStyle w:val="Literaturverzeichnis"/>
                <w:ind w:left="720" w:hanging="720"/>
                <w:rPr>
                  <w:noProof/>
                </w:rPr>
              </w:pPr>
              <w:r w:rsidRPr="00A007F1">
                <w:rPr>
                  <w:noProof/>
                  <w:lang w:val="en-US"/>
                </w:rPr>
                <w:t xml:space="preserve">w3schools.com. (01 1999). </w:t>
              </w:r>
              <w:r w:rsidRPr="00A007F1">
                <w:rPr>
                  <w:i/>
                  <w:iCs/>
                  <w:noProof/>
                  <w:lang w:val="en-US"/>
                </w:rPr>
                <w:t>W3.CSS Templates</w:t>
              </w:r>
              <w:r w:rsidRPr="00A007F1">
                <w:rPr>
                  <w:noProof/>
                  <w:lang w:val="en-US"/>
                </w:rPr>
                <w:t xml:space="preserve">. </w:t>
              </w:r>
              <w:r>
                <w:rPr>
                  <w:noProof/>
                </w:rPr>
                <w:t>Abgerufen am 03. 03 2018 von https://www.w3schools.com/w3css/w3css_templates.asp</w:t>
              </w:r>
            </w:p>
            <w:p w14:paraId="3DBFE398" w14:textId="77777777" w:rsidR="00A007F1" w:rsidRDefault="00A007F1" w:rsidP="00A007F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058B0CF9" w14:textId="77777777" w:rsidR="00A007F1" w:rsidRDefault="00A007F1" w:rsidP="00A007F1">
              <w:pPr>
                <w:pStyle w:val="Literaturverzeichnis"/>
                <w:ind w:left="720" w:hanging="720"/>
                <w:rPr>
                  <w:noProof/>
                </w:rPr>
              </w:pPr>
              <w:r>
                <w:rPr>
                  <w:noProof/>
                </w:rPr>
                <w:lastRenderedPageBreak/>
                <w:t>You, E. (02 2018). Von https://vuejs.org/ abgerufen</w:t>
              </w:r>
            </w:p>
            <w:p w14:paraId="427D5C43" w14:textId="77777777" w:rsidR="00A007F1" w:rsidRDefault="00A007F1" w:rsidP="00A007F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007F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14B4BEB1" w:rsidR="00F738DF" w:rsidRDefault="00F738DF" w:rsidP="00F738DF">
      <w:pPr>
        <w:pStyle w:val="Textkrper"/>
        <w:rPr>
          <w:lang w:val="it-IT"/>
        </w:rPr>
      </w:pPr>
    </w:p>
    <w:p w14:paraId="75043DC0" w14:textId="50E1A70F" w:rsidR="001B01C9" w:rsidRDefault="001B01C9" w:rsidP="001B01C9">
      <w:pPr>
        <w:pStyle w:val="TextkrperEinzug"/>
        <w:rPr>
          <w:lang w:val="it-IT"/>
        </w:rPr>
      </w:pPr>
    </w:p>
    <w:p w14:paraId="7BD2DCF0" w14:textId="1D52F4BF" w:rsidR="001B01C9" w:rsidRDefault="001B01C9" w:rsidP="001B01C9">
      <w:pPr>
        <w:pStyle w:val="TextkrperEinzug"/>
        <w:rPr>
          <w:lang w:val="it-IT"/>
        </w:rPr>
      </w:pPr>
    </w:p>
    <w:p w14:paraId="1284051A" w14:textId="55AF7222" w:rsidR="001B01C9" w:rsidRDefault="001B01C9" w:rsidP="001B01C9">
      <w:pPr>
        <w:pStyle w:val="TextkrperEinzug"/>
        <w:rPr>
          <w:lang w:val="it-IT"/>
        </w:rPr>
      </w:pPr>
    </w:p>
    <w:p w14:paraId="46BA67F4" w14:textId="75AFC6EC" w:rsidR="001B01C9" w:rsidRDefault="001B01C9" w:rsidP="001B01C9">
      <w:pPr>
        <w:pStyle w:val="TextkrperEinzug"/>
        <w:rPr>
          <w:lang w:val="it-IT"/>
        </w:rPr>
      </w:pPr>
    </w:p>
    <w:p w14:paraId="736F3F0C" w14:textId="245D1C56" w:rsidR="001B01C9" w:rsidRDefault="001B01C9" w:rsidP="001B01C9">
      <w:pPr>
        <w:pStyle w:val="TextkrperEinzug"/>
        <w:rPr>
          <w:lang w:val="it-IT"/>
        </w:rPr>
      </w:pPr>
    </w:p>
    <w:p w14:paraId="2314DFCB" w14:textId="5B698CDE" w:rsidR="001B01C9" w:rsidRDefault="001B01C9" w:rsidP="001B01C9">
      <w:pPr>
        <w:pStyle w:val="TextkrperEinzug"/>
        <w:rPr>
          <w:lang w:val="it-IT"/>
        </w:rPr>
      </w:pPr>
    </w:p>
    <w:p w14:paraId="7B4DFC95" w14:textId="05B4E8A4" w:rsidR="001B01C9" w:rsidRDefault="001B01C9" w:rsidP="001B01C9">
      <w:pPr>
        <w:pStyle w:val="TextkrperEinzug"/>
        <w:rPr>
          <w:lang w:val="it-IT"/>
        </w:rPr>
      </w:pPr>
    </w:p>
    <w:p w14:paraId="212329E6" w14:textId="3D073BED" w:rsidR="001B01C9" w:rsidRDefault="001B01C9" w:rsidP="001B01C9">
      <w:pPr>
        <w:pStyle w:val="TextkrperEinzug"/>
        <w:rPr>
          <w:lang w:val="it-IT"/>
        </w:rPr>
      </w:pPr>
    </w:p>
    <w:p w14:paraId="5992C871" w14:textId="16A3FBF1" w:rsidR="001B01C9" w:rsidRDefault="001B01C9" w:rsidP="001B01C9">
      <w:pPr>
        <w:pStyle w:val="TextkrperEinzug"/>
        <w:rPr>
          <w:lang w:val="it-IT"/>
        </w:rPr>
      </w:pPr>
    </w:p>
    <w:p w14:paraId="2C04FFF4" w14:textId="0247BCA0" w:rsidR="001B01C9" w:rsidRDefault="001B01C9" w:rsidP="001B01C9">
      <w:pPr>
        <w:pStyle w:val="TextkrperEinzug"/>
        <w:rPr>
          <w:lang w:val="it-IT"/>
        </w:rPr>
      </w:pPr>
    </w:p>
    <w:p w14:paraId="151BEFDD" w14:textId="3D9B7614" w:rsidR="001B01C9" w:rsidRDefault="001B01C9" w:rsidP="001B01C9">
      <w:pPr>
        <w:pStyle w:val="TextkrperEinzug"/>
        <w:rPr>
          <w:lang w:val="it-IT"/>
        </w:rPr>
      </w:pPr>
    </w:p>
    <w:p w14:paraId="100DA55A" w14:textId="3FAA3679" w:rsidR="001B01C9" w:rsidRDefault="001B01C9" w:rsidP="001B01C9">
      <w:pPr>
        <w:pStyle w:val="TextkrperEinzug"/>
        <w:rPr>
          <w:lang w:val="it-IT"/>
        </w:rPr>
      </w:pPr>
    </w:p>
    <w:p w14:paraId="7FF88EEE" w14:textId="7EA2B268" w:rsidR="001B01C9" w:rsidRDefault="001B01C9" w:rsidP="001B01C9">
      <w:pPr>
        <w:pStyle w:val="TextkrperEinzug"/>
        <w:rPr>
          <w:lang w:val="it-IT"/>
        </w:rPr>
      </w:pPr>
    </w:p>
    <w:p w14:paraId="42A32D1A" w14:textId="246FEE06" w:rsidR="001B01C9" w:rsidRDefault="001B01C9" w:rsidP="001B01C9">
      <w:pPr>
        <w:pStyle w:val="TextkrperEinzug"/>
        <w:rPr>
          <w:lang w:val="it-IT"/>
        </w:rPr>
      </w:pPr>
    </w:p>
    <w:p w14:paraId="750B1367" w14:textId="2BF5F00D" w:rsidR="001B01C9" w:rsidRDefault="001B01C9" w:rsidP="001B01C9">
      <w:pPr>
        <w:pStyle w:val="TextkrperEinzug"/>
        <w:rPr>
          <w:lang w:val="it-IT"/>
        </w:rPr>
      </w:pPr>
    </w:p>
    <w:p w14:paraId="1506DD05" w14:textId="740362B0" w:rsidR="001B01C9" w:rsidRDefault="001B01C9" w:rsidP="001B01C9">
      <w:pPr>
        <w:pStyle w:val="TextkrperEinzug"/>
        <w:rPr>
          <w:lang w:val="it-IT"/>
        </w:rPr>
      </w:pPr>
    </w:p>
    <w:p w14:paraId="40EDDFEA" w14:textId="798CC04B" w:rsidR="001B01C9" w:rsidRDefault="001B01C9" w:rsidP="001B01C9">
      <w:pPr>
        <w:pStyle w:val="TextkrperEinzug"/>
        <w:rPr>
          <w:lang w:val="it-IT"/>
        </w:rPr>
      </w:pPr>
    </w:p>
    <w:p w14:paraId="27B9F3A2" w14:textId="1E7E7C12" w:rsidR="001B01C9" w:rsidRDefault="001B01C9" w:rsidP="001B01C9">
      <w:pPr>
        <w:pStyle w:val="TextkrperEinzug"/>
        <w:rPr>
          <w:lang w:val="it-IT"/>
        </w:rPr>
      </w:pPr>
    </w:p>
    <w:p w14:paraId="756A7383" w14:textId="1A382EF3" w:rsidR="001B01C9" w:rsidRDefault="001B01C9" w:rsidP="001B01C9">
      <w:pPr>
        <w:pStyle w:val="TextkrperEinzug"/>
        <w:rPr>
          <w:lang w:val="it-IT"/>
        </w:rPr>
      </w:pPr>
    </w:p>
    <w:p w14:paraId="786DEC07" w14:textId="479E29B2" w:rsidR="001B01C9" w:rsidRDefault="001B01C9" w:rsidP="001B01C9">
      <w:pPr>
        <w:pStyle w:val="TextkrperEinzug"/>
        <w:rPr>
          <w:lang w:val="it-IT"/>
        </w:rPr>
      </w:pPr>
    </w:p>
    <w:p w14:paraId="19B2770B" w14:textId="5AAE9EF1" w:rsidR="001B01C9" w:rsidRDefault="001B01C9" w:rsidP="001B01C9">
      <w:pPr>
        <w:pStyle w:val="TextkrperEinzug"/>
        <w:rPr>
          <w:lang w:val="it-IT"/>
        </w:rPr>
      </w:pPr>
    </w:p>
    <w:p w14:paraId="78147C7B" w14:textId="50948C87" w:rsidR="001B01C9" w:rsidRDefault="001B01C9" w:rsidP="001B01C9">
      <w:pPr>
        <w:pStyle w:val="TextkrperEinzug"/>
        <w:rPr>
          <w:lang w:val="it-IT"/>
        </w:rPr>
      </w:pPr>
    </w:p>
    <w:p w14:paraId="6DDFF108" w14:textId="400BC6B9" w:rsidR="001B01C9" w:rsidRDefault="001B01C9" w:rsidP="001B01C9">
      <w:pPr>
        <w:pStyle w:val="TextkrperEinzug"/>
        <w:rPr>
          <w:lang w:val="it-IT"/>
        </w:rPr>
      </w:pPr>
    </w:p>
    <w:p w14:paraId="1ED3737D" w14:textId="11F43EAC" w:rsidR="001B01C9" w:rsidRDefault="001B01C9" w:rsidP="001B01C9">
      <w:pPr>
        <w:pStyle w:val="TextkrperEinzug"/>
        <w:rPr>
          <w:lang w:val="it-IT"/>
        </w:rPr>
      </w:pPr>
    </w:p>
    <w:p w14:paraId="6215196F" w14:textId="0152F04D" w:rsidR="001B01C9" w:rsidRDefault="001B01C9" w:rsidP="001B01C9">
      <w:pPr>
        <w:pStyle w:val="TextkrperEinzug"/>
        <w:rPr>
          <w:lang w:val="it-IT"/>
        </w:rPr>
      </w:pPr>
    </w:p>
    <w:p w14:paraId="65D9674D" w14:textId="0D65B1DB" w:rsidR="001B01C9" w:rsidRDefault="001B01C9" w:rsidP="001B01C9">
      <w:pPr>
        <w:pStyle w:val="TextkrperEinzug"/>
        <w:rPr>
          <w:lang w:val="it-IT"/>
        </w:rPr>
      </w:pPr>
    </w:p>
    <w:p w14:paraId="1164C6CC" w14:textId="2B4C936B" w:rsidR="001B01C9" w:rsidRDefault="001B01C9" w:rsidP="001B01C9">
      <w:pPr>
        <w:pStyle w:val="TextkrperEinzug"/>
        <w:rPr>
          <w:lang w:val="it-IT"/>
        </w:rPr>
      </w:pPr>
    </w:p>
    <w:p w14:paraId="33C0406C" w14:textId="1693E7FE" w:rsidR="001B01C9" w:rsidRDefault="001B01C9" w:rsidP="001B01C9">
      <w:pPr>
        <w:pStyle w:val="TextkrperEinzug"/>
        <w:rPr>
          <w:lang w:val="it-IT"/>
        </w:rPr>
      </w:pPr>
    </w:p>
    <w:p w14:paraId="4337AB74" w14:textId="44AEEC48" w:rsidR="001B01C9" w:rsidRDefault="001B01C9" w:rsidP="001B01C9">
      <w:pPr>
        <w:pStyle w:val="TextkrperEinzug"/>
        <w:rPr>
          <w:lang w:val="it-IT"/>
        </w:rPr>
      </w:pPr>
    </w:p>
    <w:p w14:paraId="05AB4C71" w14:textId="43D6012B" w:rsidR="001B01C9" w:rsidRDefault="001B01C9" w:rsidP="001B01C9">
      <w:pPr>
        <w:pStyle w:val="TextkrperEinzug"/>
        <w:rPr>
          <w:lang w:val="it-IT"/>
        </w:rPr>
      </w:pPr>
    </w:p>
    <w:p w14:paraId="03F7AD09" w14:textId="00AEBE0B" w:rsidR="001B01C9" w:rsidRDefault="001B01C9" w:rsidP="001B01C9">
      <w:pPr>
        <w:pStyle w:val="TextkrperEinzug"/>
        <w:rPr>
          <w:lang w:val="it-IT"/>
        </w:rPr>
      </w:pPr>
    </w:p>
    <w:p w14:paraId="4ABD6431" w14:textId="05A72E38" w:rsidR="001B01C9" w:rsidRDefault="001B01C9" w:rsidP="001B01C9">
      <w:pPr>
        <w:pStyle w:val="TextkrperEinzug"/>
        <w:rPr>
          <w:lang w:val="it-IT"/>
        </w:rPr>
      </w:pPr>
    </w:p>
    <w:p w14:paraId="79A4CDE4" w14:textId="27A9A38E" w:rsidR="001B01C9" w:rsidRDefault="001B01C9" w:rsidP="001B01C9">
      <w:pPr>
        <w:pStyle w:val="TextkrperEinzug"/>
        <w:rPr>
          <w:lang w:val="it-IT"/>
        </w:rPr>
      </w:pPr>
    </w:p>
    <w:p w14:paraId="31F43523" w14:textId="71EA0FED" w:rsidR="001B01C9" w:rsidRDefault="001B01C9" w:rsidP="001B01C9">
      <w:pPr>
        <w:pStyle w:val="TextkrperEinzug"/>
        <w:rPr>
          <w:lang w:val="it-IT"/>
        </w:rPr>
      </w:pPr>
    </w:p>
    <w:p w14:paraId="3B71E9AA" w14:textId="034A7443" w:rsidR="001B01C9" w:rsidRDefault="001B01C9" w:rsidP="001B01C9">
      <w:pPr>
        <w:pStyle w:val="TextkrperEinzug"/>
        <w:rPr>
          <w:lang w:val="it-IT"/>
        </w:rPr>
      </w:pPr>
    </w:p>
    <w:p w14:paraId="5A5AD5AD" w14:textId="77777777" w:rsidR="001B01C9" w:rsidRPr="001B01C9" w:rsidRDefault="001B01C9" w:rsidP="001B01C9">
      <w:pPr>
        <w:pStyle w:val="TextkrperEinzug"/>
        <w:rPr>
          <w:lang w:val="it-IT"/>
        </w:rPr>
        <w:sectPr w:rsidR="001B01C9" w:rsidRPr="001B01C9" w:rsidSect="00997612">
          <w:headerReference w:type="default" r:id="rId55"/>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55" w:name="_Toc517096411"/>
      <w:bookmarkStart w:id="256" w:name="_Toc523743782"/>
      <w:r w:rsidRPr="00A4783B">
        <w:rPr>
          <w:lang w:val="en-US"/>
        </w:rPr>
        <w:lastRenderedPageBreak/>
        <w:t>Index</w:t>
      </w:r>
      <w:bookmarkEnd w:id="255"/>
      <w:bookmarkEnd w:id="256"/>
    </w:p>
    <w:p w14:paraId="0A8131D0" w14:textId="77777777" w:rsidR="00A007F1" w:rsidRDefault="00367D86">
      <w:pPr>
        <w:pStyle w:val="Textkrper"/>
        <w:rPr>
          <w:noProof/>
        </w:rPr>
        <w:sectPr w:rsidR="00A007F1" w:rsidSect="00A007F1">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9609F14"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2AC383AE" w14:textId="77777777" w:rsidR="00A007F1" w:rsidRDefault="00A007F1">
      <w:pPr>
        <w:pStyle w:val="Index1"/>
        <w:rPr>
          <w:noProof/>
        </w:rPr>
      </w:pPr>
      <w:r>
        <w:rPr>
          <w:noProof/>
        </w:rPr>
        <w:t>Angular</w:t>
      </w:r>
      <w:r>
        <w:rPr>
          <w:noProof/>
        </w:rPr>
        <w:tab/>
        <w:t>26</w:t>
      </w:r>
    </w:p>
    <w:p w14:paraId="299F73A4" w14:textId="77777777" w:rsidR="00A007F1" w:rsidRDefault="00A007F1">
      <w:pPr>
        <w:pStyle w:val="Index1"/>
        <w:rPr>
          <w:noProof/>
        </w:rPr>
      </w:pPr>
      <w:r>
        <w:rPr>
          <w:noProof/>
        </w:rPr>
        <w:t>ASP.NET Core 2.0</w:t>
      </w:r>
      <w:r>
        <w:rPr>
          <w:noProof/>
        </w:rPr>
        <w:tab/>
        <w:t>34</w:t>
      </w:r>
    </w:p>
    <w:p w14:paraId="652434B7"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B</w:t>
      </w:r>
    </w:p>
    <w:p w14:paraId="39073E07" w14:textId="77777777" w:rsidR="00A007F1" w:rsidRDefault="00A007F1">
      <w:pPr>
        <w:pStyle w:val="Index1"/>
        <w:rPr>
          <w:noProof/>
        </w:rPr>
      </w:pPr>
      <w:r>
        <w:rPr>
          <w:noProof/>
        </w:rPr>
        <w:t>Baum-Topologie</w:t>
      </w:r>
      <w:r>
        <w:rPr>
          <w:noProof/>
        </w:rPr>
        <w:tab/>
        <w:t>11</w:t>
      </w:r>
    </w:p>
    <w:p w14:paraId="65E35B72" w14:textId="77777777" w:rsidR="00A007F1" w:rsidRDefault="00A007F1">
      <w:pPr>
        <w:pStyle w:val="Index1"/>
        <w:rPr>
          <w:noProof/>
        </w:rPr>
      </w:pPr>
      <w:r w:rsidRPr="00FA1133">
        <w:rPr>
          <w:noProof/>
        </w:rPr>
        <w:t>Bootstrap</w:t>
      </w:r>
      <w:r>
        <w:rPr>
          <w:noProof/>
        </w:rPr>
        <w:tab/>
        <w:t>32</w:t>
      </w:r>
    </w:p>
    <w:p w14:paraId="5E381A80"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295D8488" w14:textId="77777777" w:rsidR="00A007F1" w:rsidRDefault="00A007F1">
      <w:pPr>
        <w:pStyle w:val="Index1"/>
        <w:rPr>
          <w:noProof/>
        </w:rPr>
      </w:pPr>
      <w:r w:rsidRPr="00FA1133">
        <w:rPr>
          <w:noProof/>
        </w:rPr>
        <w:t>Communication</w:t>
      </w:r>
      <w:r>
        <w:rPr>
          <w:noProof/>
        </w:rPr>
        <w:tab/>
        <w:t>16, 17</w:t>
      </w:r>
    </w:p>
    <w:p w14:paraId="03B21BB1" w14:textId="77777777" w:rsidR="00A007F1" w:rsidRDefault="00A007F1">
      <w:pPr>
        <w:pStyle w:val="Index1"/>
        <w:rPr>
          <w:noProof/>
        </w:rPr>
      </w:pPr>
      <w:r w:rsidRPr="00FA1133">
        <w:rPr>
          <w:b/>
          <w:noProof/>
        </w:rPr>
        <w:t>Component</w:t>
      </w:r>
      <w:r>
        <w:rPr>
          <w:noProof/>
        </w:rPr>
        <w:tab/>
        <w:t>26</w:t>
      </w:r>
    </w:p>
    <w:p w14:paraId="62DD1750"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56D432E0" w14:textId="77777777" w:rsidR="00A007F1" w:rsidRDefault="00A007F1">
      <w:pPr>
        <w:pStyle w:val="Index1"/>
        <w:rPr>
          <w:noProof/>
        </w:rPr>
      </w:pPr>
      <w:r w:rsidRPr="00FA1133">
        <w:rPr>
          <w:b/>
          <w:noProof/>
        </w:rPr>
        <w:t>Device</w:t>
      </w:r>
      <w:r>
        <w:rPr>
          <w:noProof/>
        </w:rPr>
        <w:tab/>
        <w:t>7</w:t>
      </w:r>
    </w:p>
    <w:p w14:paraId="25B09AE9"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0333A6D4" w14:textId="77777777" w:rsidR="00A007F1" w:rsidRDefault="00A007F1">
      <w:pPr>
        <w:pStyle w:val="Index1"/>
        <w:rPr>
          <w:noProof/>
        </w:rPr>
      </w:pPr>
      <w:r>
        <w:rPr>
          <w:noProof/>
        </w:rPr>
        <w:t>Echtzeitverhalten</w:t>
      </w:r>
      <w:r>
        <w:rPr>
          <w:noProof/>
        </w:rPr>
        <w:tab/>
        <w:t>1</w:t>
      </w:r>
    </w:p>
    <w:p w14:paraId="6F93BFBF" w14:textId="77777777" w:rsidR="00A007F1" w:rsidRDefault="00A007F1">
      <w:pPr>
        <w:pStyle w:val="Index1"/>
        <w:rPr>
          <w:noProof/>
        </w:rPr>
      </w:pPr>
      <w:r w:rsidRPr="00FA1133">
        <w:rPr>
          <w:b/>
          <w:noProof/>
        </w:rPr>
        <w:t>Ethernet–Technik</w:t>
      </w:r>
      <w:r>
        <w:rPr>
          <w:noProof/>
        </w:rPr>
        <w:tab/>
        <w:t>6</w:t>
      </w:r>
    </w:p>
    <w:p w14:paraId="122FED17"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3A748B9" w14:textId="77777777" w:rsidR="00A007F1" w:rsidRDefault="00A007F1">
      <w:pPr>
        <w:pStyle w:val="Index1"/>
        <w:rPr>
          <w:noProof/>
        </w:rPr>
      </w:pPr>
      <w:r w:rsidRPr="00FA1133">
        <w:rPr>
          <w:noProof/>
        </w:rPr>
        <w:t>FDT</w:t>
      </w:r>
      <w:r>
        <w:rPr>
          <w:noProof/>
        </w:rPr>
        <w:tab/>
        <w:t>16</w:t>
      </w:r>
    </w:p>
    <w:p w14:paraId="539DB1FB" w14:textId="77777777" w:rsidR="00A007F1" w:rsidRDefault="00A007F1">
      <w:pPr>
        <w:pStyle w:val="Index1"/>
        <w:rPr>
          <w:noProof/>
        </w:rPr>
      </w:pPr>
      <w:r>
        <w:rPr>
          <w:noProof/>
        </w:rPr>
        <w:t>funktionalen Anforderungen</w:t>
      </w:r>
      <w:r>
        <w:rPr>
          <w:noProof/>
        </w:rPr>
        <w:tab/>
        <w:t>20</w:t>
      </w:r>
    </w:p>
    <w:p w14:paraId="63C1BCAE"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1A703887" w14:textId="77777777" w:rsidR="00A007F1" w:rsidRDefault="00A007F1">
      <w:pPr>
        <w:pStyle w:val="Index1"/>
        <w:rPr>
          <w:noProof/>
        </w:rPr>
      </w:pPr>
      <w:r w:rsidRPr="00FA1133">
        <w:rPr>
          <w:noProof/>
        </w:rPr>
        <w:t>GET</w:t>
      </w:r>
      <w:r>
        <w:rPr>
          <w:noProof/>
        </w:rPr>
        <w:tab/>
        <w:t>34</w:t>
      </w:r>
    </w:p>
    <w:p w14:paraId="5E355A4C" w14:textId="77777777" w:rsidR="00A007F1" w:rsidRDefault="00A007F1">
      <w:pPr>
        <w:pStyle w:val="Index1"/>
        <w:rPr>
          <w:noProof/>
        </w:rPr>
      </w:pPr>
      <w:r>
        <w:rPr>
          <w:noProof/>
        </w:rPr>
        <w:t>GoJS</w:t>
      </w:r>
      <w:r>
        <w:rPr>
          <w:noProof/>
        </w:rPr>
        <w:tab/>
        <w:t>29</w:t>
      </w:r>
    </w:p>
    <w:p w14:paraId="3FD60BD9"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11914F70" w14:textId="77777777" w:rsidR="00A007F1" w:rsidRDefault="00A007F1">
      <w:pPr>
        <w:pStyle w:val="Index1"/>
        <w:rPr>
          <w:noProof/>
        </w:rPr>
      </w:pPr>
      <w:r>
        <w:rPr>
          <w:noProof/>
        </w:rPr>
        <w:t>Kendo UI</w:t>
      </w:r>
      <w:r>
        <w:rPr>
          <w:noProof/>
        </w:rPr>
        <w:tab/>
        <w:t>28</w:t>
      </w:r>
    </w:p>
    <w:p w14:paraId="0EA139BB"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A307DB2" w14:textId="77777777" w:rsidR="00A007F1" w:rsidRDefault="00A007F1">
      <w:pPr>
        <w:pStyle w:val="Index1"/>
        <w:rPr>
          <w:noProof/>
        </w:rPr>
      </w:pPr>
      <w:r>
        <w:rPr>
          <w:noProof/>
        </w:rPr>
        <w:t>Linien-Topologie</w:t>
      </w:r>
      <w:r>
        <w:rPr>
          <w:noProof/>
        </w:rPr>
        <w:tab/>
        <w:t>8</w:t>
      </w:r>
    </w:p>
    <w:p w14:paraId="1152E970"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34D22403" w14:textId="77777777" w:rsidR="00A007F1" w:rsidRDefault="00A007F1">
      <w:pPr>
        <w:pStyle w:val="Index1"/>
        <w:rPr>
          <w:noProof/>
        </w:rPr>
      </w:pPr>
      <w:r w:rsidRPr="00FA1133">
        <w:rPr>
          <w:b/>
          <w:noProof/>
        </w:rPr>
        <w:t>Module</w:t>
      </w:r>
      <w:r>
        <w:rPr>
          <w:noProof/>
        </w:rPr>
        <w:tab/>
        <w:t>26</w:t>
      </w:r>
    </w:p>
    <w:p w14:paraId="7CBC5503"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601650B2" w14:textId="77777777" w:rsidR="00A007F1" w:rsidRDefault="00A007F1">
      <w:pPr>
        <w:pStyle w:val="Index1"/>
        <w:rPr>
          <w:noProof/>
        </w:rPr>
      </w:pPr>
      <w:r w:rsidRPr="00FA1133">
        <w:rPr>
          <w:b/>
          <w:noProof/>
        </w:rPr>
        <w:t>Netzwerk</w:t>
      </w:r>
      <w:r>
        <w:rPr>
          <w:noProof/>
        </w:rPr>
        <w:tab/>
        <w:t>6</w:t>
      </w:r>
    </w:p>
    <w:p w14:paraId="53229933" w14:textId="77777777" w:rsidR="00A007F1" w:rsidRDefault="00A007F1">
      <w:pPr>
        <w:pStyle w:val="Index1"/>
        <w:rPr>
          <w:noProof/>
        </w:rPr>
      </w:pPr>
      <w:r w:rsidRPr="00FA1133">
        <w:rPr>
          <w:b/>
          <w:noProof/>
        </w:rPr>
        <w:t>Netzwerkprotokoll</w:t>
      </w:r>
      <w:r>
        <w:rPr>
          <w:noProof/>
        </w:rPr>
        <w:tab/>
        <w:t>6</w:t>
      </w:r>
    </w:p>
    <w:p w14:paraId="715C1FE0" w14:textId="77777777" w:rsidR="00A007F1" w:rsidRDefault="00A007F1">
      <w:pPr>
        <w:pStyle w:val="Index1"/>
        <w:rPr>
          <w:noProof/>
        </w:rPr>
      </w:pPr>
      <w:r>
        <w:rPr>
          <w:noProof/>
        </w:rPr>
        <w:t>Nichtfunktionale Anforderungen</w:t>
      </w:r>
      <w:r>
        <w:rPr>
          <w:noProof/>
        </w:rPr>
        <w:tab/>
        <w:t>22</w:t>
      </w:r>
    </w:p>
    <w:p w14:paraId="763FD938"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O</w:t>
      </w:r>
    </w:p>
    <w:p w14:paraId="0A7D3B7F" w14:textId="77777777" w:rsidR="00A007F1" w:rsidRDefault="00A007F1">
      <w:pPr>
        <w:pStyle w:val="Index1"/>
        <w:rPr>
          <w:noProof/>
        </w:rPr>
      </w:pPr>
      <w:r w:rsidRPr="00FA1133">
        <w:rPr>
          <w:b/>
          <w:noProof/>
        </w:rPr>
        <w:t>OSI-Referenzmodell</w:t>
      </w:r>
      <w:r>
        <w:rPr>
          <w:noProof/>
        </w:rPr>
        <w:tab/>
        <w:t>7</w:t>
      </w:r>
    </w:p>
    <w:p w14:paraId="01603E3F"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440B8D2" w14:textId="77777777" w:rsidR="00A007F1" w:rsidRDefault="00A007F1">
      <w:pPr>
        <w:pStyle w:val="Index1"/>
        <w:rPr>
          <w:noProof/>
        </w:rPr>
      </w:pPr>
      <w:r w:rsidRPr="00FA1133">
        <w:rPr>
          <w:noProof/>
        </w:rPr>
        <w:t>Plugin</w:t>
      </w:r>
      <w:r>
        <w:rPr>
          <w:noProof/>
        </w:rPr>
        <w:tab/>
        <w:t>2</w:t>
      </w:r>
    </w:p>
    <w:p w14:paraId="21FF4A80" w14:textId="77777777" w:rsidR="00A007F1" w:rsidRDefault="00A007F1">
      <w:pPr>
        <w:pStyle w:val="Index1"/>
        <w:rPr>
          <w:noProof/>
        </w:rPr>
      </w:pPr>
      <w:r w:rsidRPr="00FA1133">
        <w:rPr>
          <w:noProof/>
        </w:rPr>
        <w:t>POST</w:t>
      </w:r>
      <w:r>
        <w:rPr>
          <w:noProof/>
        </w:rPr>
        <w:tab/>
        <w:t>34</w:t>
      </w:r>
    </w:p>
    <w:p w14:paraId="59D9D941" w14:textId="77777777" w:rsidR="00A007F1" w:rsidRDefault="00A007F1">
      <w:pPr>
        <w:pStyle w:val="Index1"/>
        <w:rPr>
          <w:noProof/>
        </w:rPr>
      </w:pPr>
      <w:r w:rsidRPr="00FA1133">
        <w:rPr>
          <w:b/>
          <w:noProof/>
        </w:rPr>
        <w:t>PROFIBUS-FMS</w:t>
      </w:r>
      <w:r>
        <w:rPr>
          <w:noProof/>
        </w:rPr>
        <w:tab/>
        <w:t>14</w:t>
      </w:r>
    </w:p>
    <w:p w14:paraId="15707AC4" w14:textId="77777777" w:rsidR="00A007F1" w:rsidRDefault="00A007F1">
      <w:pPr>
        <w:pStyle w:val="Index1"/>
        <w:rPr>
          <w:noProof/>
        </w:rPr>
      </w:pPr>
      <w:r>
        <w:rPr>
          <w:noProof/>
        </w:rPr>
        <w:t>Programmierkonzept</w:t>
      </w:r>
      <w:r>
        <w:rPr>
          <w:noProof/>
        </w:rPr>
        <w:tab/>
        <w:t>30</w:t>
      </w:r>
    </w:p>
    <w:p w14:paraId="1722771D"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20405912" w14:textId="77777777" w:rsidR="00A007F1" w:rsidRDefault="00A007F1">
      <w:pPr>
        <w:pStyle w:val="Index1"/>
        <w:rPr>
          <w:noProof/>
        </w:rPr>
      </w:pPr>
      <w:r>
        <w:rPr>
          <w:noProof/>
        </w:rPr>
        <w:t>React</w:t>
      </w:r>
      <w:r>
        <w:rPr>
          <w:noProof/>
        </w:rPr>
        <w:tab/>
        <w:t>27</w:t>
      </w:r>
    </w:p>
    <w:p w14:paraId="5FA5D098" w14:textId="77777777" w:rsidR="00A007F1" w:rsidRDefault="00A007F1">
      <w:pPr>
        <w:pStyle w:val="Index1"/>
        <w:rPr>
          <w:noProof/>
        </w:rPr>
      </w:pPr>
      <w:r w:rsidRPr="00FA1133">
        <w:rPr>
          <w:noProof/>
        </w:rPr>
        <w:t>REST</w:t>
      </w:r>
      <w:r>
        <w:rPr>
          <w:noProof/>
        </w:rPr>
        <w:tab/>
        <w:t>33</w:t>
      </w:r>
    </w:p>
    <w:p w14:paraId="774034E0" w14:textId="77777777" w:rsidR="00A007F1" w:rsidRDefault="00A007F1">
      <w:pPr>
        <w:pStyle w:val="Index1"/>
        <w:rPr>
          <w:noProof/>
        </w:rPr>
      </w:pPr>
      <w:r>
        <w:rPr>
          <w:noProof/>
        </w:rPr>
        <w:t>Ring-Topologie</w:t>
      </w:r>
      <w:r>
        <w:rPr>
          <w:noProof/>
        </w:rPr>
        <w:tab/>
        <w:t>9</w:t>
      </w:r>
    </w:p>
    <w:p w14:paraId="75397786"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8AB3D27" w14:textId="77777777" w:rsidR="00A007F1" w:rsidRDefault="00A007F1">
      <w:pPr>
        <w:pStyle w:val="Index1"/>
        <w:rPr>
          <w:noProof/>
        </w:rPr>
      </w:pPr>
      <w:r w:rsidRPr="00FA1133">
        <w:rPr>
          <w:noProof/>
        </w:rPr>
        <w:t>Software</w:t>
      </w:r>
      <w:r>
        <w:rPr>
          <w:noProof/>
        </w:rPr>
        <w:tab/>
        <w:t>2</w:t>
      </w:r>
    </w:p>
    <w:p w14:paraId="1C55C32F" w14:textId="77777777" w:rsidR="00A007F1" w:rsidRDefault="00A007F1">
      <w:pPr>
        <w:pStyle w:val="Index1"/>
        <w:rPr>
          <w:noProof/>
        </w:rPr>
      </w:pPr>
      <w:r w:rsidRPr="00FA1133">
        <w:rPr>
          <w:noProof/>
        </w:rPr>
        <w:t>Stern-Topologie</w:t>
      </w:r>
      <w:r>
        <w:rPr>
          <w:noProof/>
        </w:rPr>
        <w:tab/>
        <w:t>10</w:t>
      </w:r>
    </w:p>
    <w:p w14:paraId="212D9687" w14:textId="77777777" w:rsidR="00A007F1" w:rsidRDefault="00A007F1">
      <w:pPr>
        <w:pStyle w:val="Index1"/>
        <w:rPr>
          <w:noProof/>
        </w:rPr>
      </w:pPr>
      <w:r w:rsidRPr="00FA1133">
        <w:rPr>
          <w:b/>
          <w:noProof/>
        </w:rPr>
        <w:t>Supervisor</w:t>
      </w:r>
      <w:r>
        <w:rPr>
          <w:noProof/>
        </w:rPr>
        <w:tab/>
        <w:t>7</w:t>
      </w:r>
    </w:p>
    <w:p w14:paraId="6CF47236"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78CE7228" w14:textId="77777777" w:rsidR="00A007F1" w:rsidRDefault="00A007F1">
      <w:pPr>
        <w:pStyle w:val="Index1"/>
        <w:rPr>
          <w:noProof/>
        </w:rPr>
      </w:pPr>
      <w:r w:rsidRPr="00FA1133">
        <w:rPr>
          <w:b/>
          <w:noProof/>
        </w:rPr>
        <w:t>Template</w:t>
      </w:r>
      <w:r>
        <w:rPr>
          <w:noProof/>
        </w:rPr>
        <w:tab/>
        <w:t>26</w:t>
      </w:r>
    </w:p>
    <w:p w14:paraId="22FE6224" w14:textId="77777777" w:rsidR="00A007F1" w:rsidRDefault="00A007F1">
      <w:pPr>
        <w:pStyle w:val="Index1"/>
        <w:rPr>
          <w:noProof/>
        </w:rPr>
      </w:pPr>
      <w:r>
        <w:rPr>
          <w:noProof/>
        </w:rPr>
        <w:t>Topology-Editor</w:t>
      </w:r>
      <w:r>
        <w:rPr>
          <w:noProof/>
        </w:rPr>
        <w:tab/>
        <w:t>35, 47</w:t>
      </w:r>
    </w:p>
    <w:p w14:paraId="1407D16D"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0AFA0DFB" w14:textId="77777777" w:rsidR="00A007F1" w:rsidRDefault="00A007F1">
      <w:pPr>
        <w:pStyle w:val="Index1"/>
        <w:rPr>
          <w:noProof/>
        </w:rPr>
      </w:pPr>
      <w:r>
        <w:rPr>
          <w:noProof/>
        </w:rPr>
        <w:t>Übertragungssicherheit</w:t>
      </w:r>
      <w:r>
        <w:rPr>
          <w:noProof/>
        </w:rPr>
        <w:tab/>
        <w:t>1</w:t>
      </w:r>
    </w:p>
    <w:p w14:paraId="35F6FF52" w14:textId="77777777" w:rsidR="00A007F1" w:rsidRDefault="00A007F1">
      <w:pPr>
        <w:pStyle w:val="Index1"/>
        <w:rPr>
          <w:noProof/>
        </w:rPr>
      </w:pPr>
      <w:r w:rsidRPr="00FA1133">
        <w:rPr>
          <w:noProof/>
        </w:rPr>
        <w:t>URL</w:t>
      </w:r>
      <w:r>
        <w:rPr>
          <w:noProof/>
        </w:rPr>
        <w:tab/>
        <w:t>33</w:t>
      </w:r>
    </w:p>
    <w:p w14:paraId="5FADBBE9" w14:textId="77777777" w:rsidR="00A007F1" w:rsidRDefault="00A007F1">
      <w:pPr>
        <w:pStyle w:val="Indexberschrift"/>
        <w:keepNext/>
        <w:tabs>
          <w:tab w:val="right" w:leader="dot" w:pos="4165"/>
        </w:tabs>
        <w:rPr>
          <w:rFonts w:asciiTheme="minorHAnsi" w:eastAsiaTheme="minorEastAsia" w:hAnsiTheme="minorHAnsi" w:cstheme="minorBidi"/>
          <w:b w:val="0"/>
          <w:bCs w:val="0"/>
          <w:noProof/>
        </w:rPr>
      </w:pPr>
      <w:r>
        <w:rPr>
          <w:noProof/>
        </w:rPr>
        <w:t>V</w:t>
      </w:r>
    </w:p>
    <w:p w14:paraId="270ED2A8" w14:textId="77777777" w:rsidR="00A007F1" w:rsidRDefault="00A007F1">
      <w:pPr>
        <w:pStyle w:val="Index1"/>
        <w:rPr>
          <w:noProof/>
        </w:rPr>
      </w:pPr>
      <w:r>
        <w:rPr>
          <w:noProof/>
        </w:rPr>
        <w:t>vollvermaschte Topologie</w:t>
      </w:r>
      <w:r>
        <w:rPr>
          <w:noProof/>
        </w:rPr>
        <w:tab/>
        <w:t>12</w:t>
      </w:r>
    </w:p>
    <w:p w14:paraId="7EB437EA" w14:textId="77777777" w:rsidR="00A007F1" w:rsidRDefault="00A007F1">
      <w:pPr>
        <w:pStyle w:val="Index1"/>
        <w:rPr>
          <w:noProof/>
        </w:rPr>
      </w:pPr>
      <w:r w:rsidRPr="00FA1133">
        <w:rPr>
          <w:noProof/>
        </w:rPr>
        <w:t>Vue</w:t>
      </w:r>
      <w:r>
        <w:rPr>
          <w:noProof/>
        </w:rPr>
        <w:tab/>
        <w:t>27</w:t>
      </w:r>
    </w:p>
    <w:p w14:paraId="5FEC56A6" w14:textId="08C50C9A" w:rsidR="00A007F1" w:rsidRDefault="00A007F1">
      <w:pPr>
        <w:pStyle w:val="Textkrper"/>
        <w:rPr>
          <w:noProof/>
        </w:rPr>
        <w:sectPr w:rsidR="00A007F1" w:rsidSect="00A007F1">
          <w:type w:val="continuous"/>
          <w:pgSz w:w="11906" w:h="16838" w:code="9"/>
          <w:pgMar w:top="1701" w:right="1418" w:bottom="1134" w:left="1418" w:header="709" w:footer="709" w:gutter="0"/>
          <w:cols w:num="2" w:space="720"/>
          <w:docGrid w:linePitch="360"/>
        </w:sectPr>
      </w:pPr>
    </w:p>
    <w:p w14:paraId="6DE98101" w14:textId="2025A9B5"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007F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7" w:name="_Toc517096412"/>
      <w:bookmarkStart w:id="258" w:name="_Toc523743783"/>
      <w:r w:rsidRPr="00212703">
        <w:lastRenderedPageBreak/>
        <w:t>Glossar</w:t>
      </w:r>
      <w:bookmarkEnd w:id="257"/>
      <w:bookmarkEnd w:id="258"/>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462DE9"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462DE9"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462DE9"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9" w:name="_Toc517096413"/>
      <w:bookmarkStart w:id="260" w:name="_Toc523743784"/>
      <w:r w:rsidRPr="00212703">
        <w:lastRenderedPageBreak/>
        <w:t>Erklärung der Kandidatin / des Kandidaten</w:t>
      </w:r>
      <w:bookmarkEnd w:id="259"/>
      <w:bookmarkEnd w:id="260"/>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0" w:author="David Tsaava" w:date="2018-09-03T11:48:00Z" w:initials="DT">
    <w:p w14:paraId="4762514E" w14:textId="26CF4454" w:rsidR="00B67FE4" w:rsidRDefault="00B67FE4">
      <w:pPr>
        <w:pStyle w:val="Kommentartext"/>
      </w:pPr>
      <w:r>
        <w:rPr>
          <w:rStyle w:val="Kommentarzeichen"/>
        </w:rPr>
        <w:annotationRef/>
      </w:r>
      <w:r>
        <w:t>Was wurde hier geändert?</w:t>
      </w:r>
    </w:p>
  </w:comment>
  <w:comment w:id="188" w:author="David Tsaava" w:date="2018-09-03T11:52:00Z" w:initials="DT">
    <w:p w14:paraId="7AA8B796" w14:textId="684E63C6" w:rsidR="00B67FE4" w:rsidRDefault="00B67FE4">
      <w:pPr>
        <w:pStyle w:val="Kommentartext"/>
      </w:pPr>
      <w:r>
        <w:rPr>
          <w:rStyle w:val="Kommentarzeichen"/>
        </w:rPr>
        <w:annotationRef/>
      </w:r>
      <w:r>
        <w:t>Ausblick? Wie für PPT?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62514E" w15:done="0"/>
  <w15:commentEx w15:paraId="7AA8B7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CDE7B" w14:textId="77777777" w:rsidR="00D154EE" w:rsidRDefault="00D154EE">
      <w:r>
        <w:separator/>
      </w:r>
    </w:p>
  </w:endnote>
  <w:endnote w:type="continuationSeparator" w:id="0">
    <w:p w14:paraId="0E61003D" w14:textId="77777777" w:rsidR="00D154EE" w:rsidRDefault="00D154EE">
      <w:r>
        <w:continuationSeparator/>
      </w:r>
    </w:p>
  </w:endnote>
  <w:endnote w:type="continuationNotice" w:id="1">
    <w:p w14:paraId="15BA4A50" w14:textId="77777777" w:rsidR="00D154EE" w:rsidRDefault="00D154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EndPr/>
    <w:sdtContent>
      <w:p w14:paraId="54F6AF0C" w14:textId="7E8E8028" w:rsidR="00B67FE4" w:rsidRDefault="00B67FE4">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B67FE4" w:rsidRDefault="00B67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EndPr/>
    <w:sdtContent>
      <w:p w14:paraId="3524ED93" w14:textId="5892429D" w:rsidR="00B67FE4" w:rsidRDefault="00B67FE4">
        <w:pPr>
          <w:pStyle w:val="Fuzeile"/>
          <w:jc w:val="right"/>
        </w:pPr>
        <w:r>
          <w:fldChar w:fldCharType="begin"/>
        </w:r>
        <w:r>
          <w:instrText>PAGE   \* MERGEFORMAT</w:instrText>
        </w:r>
        <w:r>
          <w:fldChar w:fldCharType="separate"/>
        </w:r>
        <w:r w:rsidR="00A955D4">
          <w:rPr>
            <w:noProof/>
          </w:rPr>
          <w:t>iv</w:t>
        </w:r>
        <w:r>
          <w:fldChar w:fldCharType="end"/>
        </w:r>
      </w:p>
    </w:sdtContent>
  </w:sdt>
  <w:p w14:paraId="64BADF91" w14:textId="4AFEE36A" w:rsidR="00B67FE4" w:rsidRDefault="00B67FE4"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EndPr/>
    <w:sdtContent>
      <w:p w14:paraId="076E8648" w14:textId="7E8C9F15" w:rsidR="00B67FE4" w:rsidRDefault="00B67FE4">
        <w:pPr>
          <w:pStyle w:val="Fuzeile"/>
          <w:jc w:val="right"/>
        </w:pPr>
        <w:r>
          <w:fldChar w:fldCharType="begin"/>
        </w:r>
        <w:r>
          <w:instrText>PAGE   \* MERGEFORMAT</w:instrText>
        </w:r>
        <w:r>
          <w:fldChar w:fldCharType="separate"/>
        </w:r>
        <w:r w:rsidR="00A955D4">
          <w:rPr>
            <w:noProof/>
          </w:rPr>
          <w:t>vii</w:t>
        </w:r>
        <w:r>
          <w:fldChar w:fldCharType="end"/>
        </w:r>
      </w:p>
    </w:sdtContent>
  </w:sdt>
  <w:p w14:paraId="362236F2" w14:textId="77777777" w:rsidR="00B67FE4" w:rsidRDefault="00B67FE4"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EndPr/>
    <w:sdtContent>
      <w:p w14:paraId="1A83E17E" w14:textId="34FCE827" w:rsidR="00B67FE4" w:rsidRDefault="00B67FE4">
        <w:pPr>
          <w:pStyle w:val="Fuzeile"/>
          <w:jc w:val="right"/>
        </w:pPr>
        <w:r>
          <w:fldChar w:fldCharType="begin"/>
        </w:r>
        <w:r>
          <w:instrText>PAGE   \* MERGEFORMAT</w:instrText>
        </w:r>
        <w:r>
          <w:fldChar w:fldCharType="separate"/>
        </w:r>
        <w:r w:rsidR="00A955D4">
          <w:rPr>
            <w:noProof/>
          </w:rPr>
          <w:t>55</w:t>
        </w:r>
        <w:r>
          <w:fldChar w:fldCharType="end"/>
        </w:r>
      </w:p>
    </w:sdtContent>
  </w:sdt>
  <w:p w14:paraId="506E53C0" w14:textId="77777777" w:rsidR="00B67FE4" w:rsidRDefault="00B67F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0D342" w14:textId="77777777" w:rsidR="00D154EE" w:rsidRDefault="00D154EE">
      <w:r>
        <w:separator/>
      </w:r>
    </w:p>
  </w:footnote>
  <w:footnote w:type="continuationSeparator" w:id="0">
    <w:p w14:paraId="2935E9B0" w14:textId="77777777" w:rsidR="00D154EE" w:rsidRDefault="00D154EE">
      <w:r>
        <w:continuationSeparator/>
      </w:r>
    </w:p>
  </w:footnote>
  <w:footnote w:type="continuationNotice" w:id="1">
    <w:p w14:paraId="49649389" w14:textId="77777777" w:rsidR="00D154EE" w:rsidRDefault="00D154EE"/>
  </w:footnote>
  <w:footnote w:id="2">
    <w:p w14:paraId="3338359C" w14:textId="1120C57F" w:rsidR="00B67FE4" w:rsidRDefault="00B67FE4">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B67FE4" w:rsidRDefault="00B67FE4">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B67FE4" w:rsidRPr="008F1C31" w:rsidRDefault="00B67FE4" w:rsidP="009A5CA1">
      <w:pPr>
        <w:pStyle w:val="Funotentext"/>
      </w:pPr>
      <w:r>
        <w:rPr>
          <w:rStyle w:val="Funotenzeichen"/>
        </w:rPr>
        <w:footnoteRef/>
      </w:r>
      <w:r>
        <w:t xml:space="preserve"> PC steht für </w:t>
      </w:r>
      <w:r w:rsidRPr="008F1C31">
        <w:t>Personal Computer</w:t>
      </w:r>
    </w:p>
  </w:footnote>
  <w:footnote w:id="5">
    <w:p w14:paraId="683515F7" w14:textId="77777777" w:rsidR="00B67FE4" w:rsidRPr="00EF06A4" w:rsidRDefault="00B67FE4"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B67FE4" w:rsidRPr="00EF06A4" w:rsidRDefault="00B67FE4">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B67FE4" w:rsidRPr="00EF06A4" w:rsidRDefault="00B67FE4">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B67FE4" w:rsidRPr="00EF06A4" w:rsidRDefault="00B67FE4">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B67FE4" w:rsidRPr="00EF06A4" w:rsidRDefault="00B67FE4"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B67FE4" w:rsidRDefault="00B67FE4">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B67FE4" w:rsidRDefault="00B67FE4">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B67FE4" w:rsidRDefault="00B67FE4">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B67FE4" w:rsidRDefault="00B67FE4">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B67FE4" w:rsidRDefault="00B67FE4">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B67FE4" w:rsidRDefault="00B67FE4">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B67FE4" w:rsidRDefault="00B67FE4">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B67FE4" w:rsidRDefault="00B67FE4">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3484DEB7" w14:textId="3CC3074D" w:rsidR="00B67FE4" w:rsidRDefault="00B67FE4">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9">
    <w:p w14:paraId="3B3D9E8D" w14:textId="3AAF2B76" w:rsidR="00B67FE4" w:rsidRDefault="00B67FE4">
      <w:pPr>
        <w:pStyle w:val="Funotentext"/>
      </w:pPr>
      <w:r>
        <w:rPr>
          <w:rStyle w:val="Funotenzeichen"/>
        </w:rPr>
        <w:footnoteRef/>
      </w:r>
      <w:r>
        <w:t xml:space="preserve"> C# </w:t>
      </w:r>
      <w:r w:rsidRPr="00974411">
        <w:t>ist eine objektorientierte Programmiersprache von der Firma Microsoft und ist plattformunabhängig.</w:t>
      </w:r>
    </w:p>
  </w:footnote>
  <w:footnote w:id="20">
    <w:p w14:paraId="0BDE8988" w14:textId="539FF60D" w:rsidR="00B67FE4" w:rsidRDefault="00B67FE4">
      <w:pPr>
        <w:pStyle w:val="Funotentext"/>
      </w:pPr>
      <w:r>
        <w:rPr>
          <w:rStyle w:val="Funotenzeichen"/>
        </w:rPr>
        <w:footnoteRef/>
      </w:r>
      <w:r>
        <w:t xml:space="preserve"> WPF </w:t>
      </w:r>
      <w:r w:rsidRPr="00974411">
        <w:t>ist eine Klassenbibliothek zur Entwicklung von grafischen Benutzeroberflächen</w:t>
      </w:r>
      <w:r>
        <w:t>.</w:t>
      </w:r>
    </w:p>
  </w:footnote>
  <w:footnote w:id="21">
    <w:p w14:paraId="0254257D" w14:textId="0EC77172" w:rsidR="00B67FE4" w:rsidRPr="00462DE9" w:rsidRDefault="00B67FE4" w:rsidP="009F6D64">
      <w:pPr>
        <w:pStyle w:val="Funotentext"/>
        <w:rPr>
          <w:rPrChange w:id="111" w:author="Ghislain Zeleu" w:date="2018-09-03T12:24:00Z">
            <w:rPr>
              <w:lang w:val="en-US"/>
            </w:rPr>
          </w:rPrChange>
        </w:rPr>
      </w:pPr>
      <w:r>
        <w:rPr>
          <w:rStyle w:val="Funotenzeichen"/>
        </w:rPr>
        <w:footnoteRef/>
      </w:r>
      <w:r w:rsidRPr="00462DE9">
        <w:rPr>
          <w:rPrChange w:id="112" w:author="Ghislain Zeleu" w:date="2018-09-03T12:24:00Z">
            <w:rPr>
              <w:lang w:val="en-US"/>
            </w:rPr>
          </w:rPrChange>
        </w:rPr>
        <w:t xml:space="preserve"> Functional Requirement</w:t>
      </w:r>
    </w:p>
  </w:footnote>
  <w:footnote w:id="22">
    <w:p w14:paraId="01AABF61" w14:textId="662FEBFA" w:rsidR="00B67FE4" w:rsidRDefault="00B67FE4">
      <w:pPr>
        <w:pStyle w:val="Funotentext"/>
      </w:pPr>
      <w:r>
        <w:rPr>
          <w:rStyle w:val="Funotenzeichen"/>
        </w:rPr>
        <w:footnoteRef/>
      </w:r>
      <w:r>
        <w:t xml:space="preserve"> </w:t>
      </w:r>
      <w:r w:rsidRPr="0004122F">
        <w:t>RSS-Feeds dienen der gezielten, strukturierten Bereitstellung von Informationen auf einer Website in Form von Text, Bild, Ton und Video.</w:t>
      </w:r>
    </w:p>
  </w:footnote>
  <w:footnote w:id="23">
    <w:p w14:paraId="6E9CB684" w14:textId="7B997991" w:rsidR="00B67FE4" w:rsidRPr="0004122F" w:rsidRDefault="00B67FE4" w:rsidP="00B66996">
      <w:pPr>
        <w:pStyle w:val="Funotentext"/>
      </w:pPr>
      <w:r>
        <w:rPr>
          <w:rStyle w:val="Funotenzeichen"/>
        </w:rPr>
        <w:footnoteRef/>
      </w:r>
      <w:r w:rsidRPr="0004122F">
        <w:t xml:space="preserve"> NFR steht für Nonfunctional Requirement</w:t>
      </w:r>
    </w:p>
  </w:footnote>
  <w:footnote w:id="24">
    <w:p w14:paraId="3D514221" w14:textId="3990A690" w:rsidR="00B67FE4" w:rsidRPr="00D111CD" w:rsidRDefault="00B67FE4">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5">
    <w:p w14:paraId="1F197F0E" w14:textId="110928B3" w:rsidR="00B67FE4" w:rsidRDefault="00B67FE4">
      <w:pPr>
        <w:pStyle w:val="Funotentext"/>
      </w:pPr>
      <w:r>
        <w:rPr>
          <w:rStyle w:val="Funotenzeichen"/>
        </w:rPr>
        <w:footnoteRef/>
      </w:r>
      <w:r>
        <w:t xml:space="preserve"> </w:t>
      </w:r>
      <w:r w:rsidRPr="00517733">
        <w:t xml:space="preserve">JSON </w:t>
      </w:r>
      <w:r>
        <w:t>steht für JavaScript Object Notation</w:t>
      </w:r>
    </w:p>
  </w:footnote>
  <w:footnote w:id="26">
    <w:p w14:paraId="6FFDC5CB" w14:textId="3997BD7E" w:rsidR="00B67FE4" w:rsidRDefault="00B67FE4">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7">
    <w:p w14:paraId="1DCD78AC" w14:textId="77777777" w:rsidR="00B67FE4" w:rsidRDefault="00B67FE4" w:rsidP="004F5684">
      <w:pPr>
        <w:pStyle w:val="Funotentext"/>
      </w:pPr>
      <w:r>
        <w:rPr>
          <w:rStyle w:val="Funotenzeichen"/>
        </w:rPr>
        <w:footnoteRef/>
      </w:r>
      <w:r>
        <w:t xml:space="preserve"> beschreibt ein Computerprogramm, welches auf einem zentralen Computer ausgeführt wird</w:t>
      </w:r>
    </w:p>
  </w:footnote>
  <w:footnote w:id="28">
    <w:p w14:paraId="701903E7" w14:textId="77777777" w:rsidR="00B67FE4" w:rsidRDefault="00B67FE4"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9">
    <w:p w14:paraId="7AE7FFA2" w14:textId="298070FD" w:rsidR="00B67FE4" w:rsidRDefault="00B67FE4">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30">
    <w:p w14:paraId="5AEE46E6" w14:textId="242DB51E" w:rsidR="00B67FE4" w:rsidRPr="00F4046D" w:rsidRDefault="00B67FE4" w:rsidP="00F4046D">
      <w:pPr>
        <w:pStyle w:val="Funotentext"/>
      </w:pPr>
      <w:r>
        <w:rPr>
          <w:rStyle w:val="Funotenzeichen"/>
        </w:rPr>
        <w:footnoteRef/>
      </w:r>
      <w:r>
        <w:t xml:space="preserve"> </w:t>
      </w:r>
      <w:r w:rsidRPr="00F4046D">
        <w:t>ist ein HTML-Anweisung in spitzen Klammern</w:t>
      </w:r>
    </w:p>
  </w:footnote>
  <w:footnote w:id="31">
    <w:p w14:paraId="2B7D4937" w14:textId="69A3E9D8" w:rsidR="00B67FE4" w:rsidRDefault="00B67FE4">
      <w:pPr>
        <w:pStyle w:val="Funotentext"/>
      </w:pPr>
      <w:r>
        <w:rPr>
          <w:rStyle w:val="Funotenzeichen"/>
        </w:rPr>
        <w:footnoteRef/>
      </w:r>
      <w:r>
        <w:t xml:space="preserve"> steht für Single-Page A</w:t>
      </w:r>
      <w:r w:rsidRPr="00F4046D">
        <w:t>pplication</w:t>
      </w:r>
    </w:p>
  </w:footnote>
  <w:footnote w:id="32">
    <w:p w14:paraId="5BAB631D" w14:textId="50BBF634" w:rsidR="00B67FE4" w:rsidRDefault="00B67FE4">
      <w:pPr>
        <w:pStyle w:val="Funotentext"/>
      </w:pPr>
      <w:r>
        <w:rPr>
          <w:rStyle w:val="Funotenzeichen"/>
        </w:rPr>
        <w:footnoteRef/>
      </w:r>
      <w:r>
        <w:t xml:space="preserve"> Steht für User Interface</w:t>
      </w:r>
    </w:p>
  </w:footnote>
  <w:footnote w:id="33">
    <w:p w14:paraId="56F1094B" w14:textId="5D099793" w:rsidR="00B67FE4" w:rsidRPr="0084014F" w:rsidRDefault="00B67FE4"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4">
    <w:p w14:paraId="77FE56FD" w14:textId="77777777" w:rsidR="00B67FE4" w:rsidRDefault="00B67FE4" w:rsidP="00B66996">
      <w:pPr>
        <w:pStyle w:val="Funotentext"/>
      </w:pPr>
      <w:r>
        <w:rPr>
          <w:rStyle w:val="Funotenzeichen"/>
        </w:rPr>
        <w:footnoteRef/>
      </w:r>
      <w:r>
        <w:t xml:space="preserve"> </w:t>
      </w:r>
      <w:r w:rsidRPr="0073341D">
        <w:t>ist eine Komponente eines grafischen Fenstersystems</w:t>
      </w:r>
      <w:r>
        <w:t>.</w:t>
      </w:r>
    </w:p>
  </w:footnote>
  <w:footnote w:id="35">
    <w:p w14:paraId="52ADAA53" w14:textId="14B60FDB" w:rsidR="00B67FE4" w:rsidRPr="00FC3A01" w:rsidRDefault="00B67FE4" w:rsidP="00BF0976">
      <w:pPr>
        <w:pStyle w:val="Funotentext"/>
        <w:rPr>
          <w:lang w:val="en-US"/>
        </w:rPr>
      </w:pPr>
      <w:r>
        <w:rPr>
          <w:rStyle w:val="Funotenzeichen"/>
        </w:rPr>
        <w:footnoteRef/>
      </w:r>
      <w:r w:rsidRPr="00FC3A01">
        <w:rPr>
          <w:lang w:val="en-US"/>
        </w:rPr>
        <w:t xml:space="preserve"> Representational State Transfer</w:t>
      </w:r>
    </w:p>
  </w:footnote>
  <w:footnote w:id="36">
    <w:p w14:paraId="6B6C14D5" w14:textId="77E231C3" w:rsidR="00B67FE4" w:rsidRPr="00FC3A01" w:rsidRDefault="00B67FE4"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7">
    <w:p w14:paraId="2C6811B0" w14:textId="77777777" w:rsidR="00B67FE4" w:rsidRPr="00A4783B" w:rsidRDefault="00B67FE4" w:rsidP="00BF0976">
      <w:pPr>
        <w:pStyle w:val="Funotentext"/>
        <w:rPr>
          <w:lang w:val="en-US"/>
        </w:rPr>
      </w:pPr>
      <w:r>
        <w:rPr>
          <w:rStyle w:val="Funotenzeichen"/>
        </w:rPr>
        <w:footnoteRef/>
      </w:r>
      <w:r w:rsidRPr="00A4783B">
        <w:rPr>
          <w:lang w:val="en-US"/>
        </w:rPr>
        <w:t xml:space="preserve"> Uniform Resource Identifier</w:t>
      </w:r>
    </w:p>
  </w:footnote>
  <w:footnote w:id="38">
    <w:p w14:paraId="75D49F44" w14:textId="29A4217C" w:rsidR="00B67FE4" w:rsidRPr="00FC3A01" w:rsidRDefault="00B67FE4">
      <w:pPr>
        <w:pStyle w:val="Funotentext"/>
        <w:rPr>
          <w:lang w:val="en-US"/>
        </w:rPr>
      </w:pPr>
      <w:r>
        <w:rPr>
          <w:rStyle w:val="Funotenzeichen"/>
        </w:rPr>
        <w:footnoteRef/>
      </w:r>
      <w:r w:rsidRPr="00FC3A01">
        <w:rPr>
          <w:lang w:val="en-US"/>
        </w:rPr>
        <w:t xml:space="preserve"> GUID steht für Globally Unique Identifier</w:t>
      </w:r>
      <w:sdt>
        <w:sdtPr>
          <w:id w:val="256098757"/>
          <w:citation/>
        </w:sdtPr>
        <w:sdtEnd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39">
    <w:p w14:paraId="5FA23FC2" w14:textId="3CC5D612" w:rsidR="00B67FE4" w:rsidRPr="00FC3A01" w:rsidRDefault="00B67FE4">
      <w:pPr>
        <w:pStyle w:val="Funotentext"/>
        <w:rPr>
          <w:lang w:val="en-US"/>
        </w:rPr>
      </w:pPr>
      <w:r>
        <w:rPr>
          <w:rStyle w:val="Funotenzeichen"/>
        </w:rPr>
        <w:footnoteRef/>
      </w:r>
      <w:r w:rsidRPr="00FC3A01">
        <w:rPr>
          <w:lang w:val="en-US"/>
        </w:rPr>
        <w:t xml:space="preserve"> SQL steht für Structured Query Language </w:t>
      </w:r>
    </w:p>
  </w:footnote>
  <w:footnote w:id="40">
    <w:p w14:paraId="20F453C9" w14:textId="324758D7" w:rsidR="00B67FE4" w:rsidRDefault="00B67FE4">
      <w:pPr>
        <w:pStyle w:val="Funotentext"/>
      </w:pPr>
      <w:r>
        <w:rPr>
          <w:rStyle w:val="Funotenzeichen"/>
        </w:rPr>
        <w:footnoteRef/>
      </w:r>
      <w:r>
        <w:t xml:space="preserve"> Scan-Mechanismus ist nicht Teil des Projektumfangs, prinzipiell ist ein Mechanismus um ein physikalisches Netzwerk online zu scannen</w:t>
      </w:r>
    </w:p>
  </w:footnote>
  <w:footnote w:id="41">
    <w:p w14:paraId="674481DC" w14:textId="157CA16F" w:rsidR="00B67FE4" w:rsidRPr="00FC3A01" w:rsidRDefault="00B67FE4">
      <w:pPr>
        <w:pStyle w:val="Funotentext"/>
      </w:pPr>
      <w:r>
        <w:rPr>
          <w:rStyle w:val="Funotenzeichen"/>
        </w:rPr>
        <w:footnoteRef/>
      </w:r>
      <w:r w:rsidRPr="00FC3A01">
        <w:t xml:space="preserve"> Single Page Application</w:t>
      </w:r>
    </w:p>
  </w:footnote>
  <w:footnote w:id="42">
    <w:p w14:paraId="2013BC12" w14:textId="77777777" w:rsidR="00B67FE4" w:rsidRDefault="00B67FE4"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3">
    <w:p w14:paraId="14DE5857" w14:textId="5B5F66CA" w:rsidR="00B67FE4" w:rsidRDefault="00B67FE4">
      <w:pPr>
        <w:pStyle w:val="Funotentext"/>
      </w:pPr>
      <w:r>
        <w:rPr>
          <w:rStyle w:val="Funotenzeichen"/>
        </w:rPr>
        <w:footnoteRef/>
      </w:r>
      <w:r>
        <w:t xml:space="preserve"> CRUD steht für Create, Read, Update, Delete</w:t>
      </w:r>
    </w:p>
  </w:footnote>
  <w:footnote w:id="44">
    <w:p w14:paraId="5B99353B" w14:textId="647874F8" w:rsidR="00B67FE4" w:rsidRDefault="00B67FE4">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B67FE4" w:rsidRPr="00B75D78" w:rsidRDefault="00B67FE4"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B67FE4" w:rsidRPr="00B75D78" w:rsidRDefault="00B67FE4"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B67FE4" w:rsidRPr="00B75D78" w:rsidRDefault="00B67FE4"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B67FE4" w:rsidRPr="003E0AB1" w:rsidRDefault="00B67FE4"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B67FE4" w:rsidRPr="00A801AB" w:rsidRDefault="00B67FE4"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B67FE4" w:rsidRPr="00A801AB" w:rsidRDefault="00B67FE4"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B67FE4" w:rsidRPr="00A801AB" w:rsidRDefault="00B67FE4"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B67FE4" w:rsidRPr="000B7AFD" w:rsidRDefault="00B67FE4"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B67FE4" w:rsidRPr="000B7AFD" w:rsidRDefault="00B67FE4"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29203F03" w:rsidR="00B67FE4" w:rsidRDefault="00B67FE4">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A955D4">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B67FE4" w:rsidRPr="00B75D78" w:rsidRDefault="00B67FE4"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B67FE4" w:rsidRPr="00B75D78" w:rsidRDefault="00B67FE4"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B67FE4" w:rsidRPr="00B75D78" w:rsidRDefault="00B67FE4"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B67FE4" w:rsidRPr="007D49C9" w:rsidRDefault="00B67FE4"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B67FE4" w:rsidRPr="00B75D78" w:rsidRDefault="00B67FE4"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B67FE4" w:rsidRPr="00B75D78" w:rsidRDefault="00B67FE4"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B67FE4" w:rsidRPr="00B75D78" w:rsidRDefault="00B67FE4"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B67FE4" w:rsidRPr="00B75D78" w:rsidRDefault="00B67FE4"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274520E"/>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4"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9" w15:restartNumberingAfterBreak="0">
    <w:nsid w:val="51DE74D4"/>
    <w:multiLevelType w:val="hybridMultilevel"/>
    <w:tmpl w:val="89089C58"/>
    <w:lvl w:ilvl="0" w:tplc="0407000F">
      <w:start w:val="1"/>
      <w:numFmt w:val="decimal"/>
      <w:lvlText w:val="%1."/>
      <w:lvlJc w:val="left"/>
      <w:pPr>
        <w:ind w:left="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0"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85F232B"/>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7C9C3885"/>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7"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5"/>
  </w:num>
  <w:num w:numId="4">
    <w:abstractNumId w:val="22"/>
  </w:num>
  <w:num w:numId="5">
    <w:abstractNumId w:val="33"/>
  </w:num>
  <w:num w:numId="6">
    <w:abstractNumId w:val="0"/>
  </w:num>
  <w:num w:numId="7">
    <w:abstractNumId w:val="48"/>
  </w:num>
  <w:num w:numId="8">
    <w:abstractNumId w:val="4"/>
  </w:num>
  <w:num w:numId="9">
    <w:abstractNumId w:val="44"/>
  </w:num>
  <w:num w:numId="10">
    <w:abstractNumId w:val="13"/>
  </w:num>
  <w:num w:numId="11">
    <w:abstractNumId w:val="16"/>
  </w:num>
  <w:num w:numId="12">
    <w:abstractNumId w:val="1"/>
  </w:num>
  <w:num w:numId="13">
    <w:abstractNumId w:val="41"/>
  </w:num>
  <w:num w:numId="14">
    <w:abstractNumId w:val="29"/>
  </w:num>
  <w:num w:numId="15">
    <w:abstractNumId w:val="36"/>
  </w:num>
  <w:num w:numId="16">
    <w:abstractNumId w:val="14"/>
  </w:num>
  <w:num w:numId="17">
    <w:abstractNumId w:val="46"/>
  </w:num>
  <w:num w:numId="18">
    <w:abstractNumId w:val="35"/>
  </w:num>
  <w:num w:numId="19">
    <w:abstractNumId w:val="37"/>
  </w:num>
  <w:num w:numId="20">
    <w:abstractNumId w:val="23"/>
  </w:num>
  <w:num w:numId="21">
    <w:abstractNumId w:val="3"/>
  </w:num>
  <w:num w:numId="22">
    <w:abstractNumId w:val="50"/>
  </w:num>
  <w:num w:numId="23">
    <w:abstractNumId w:val="21"/>
  </w:num>
  <w:num w:numId="24">
    <w:abstractNumId w:val="11"/>
  </w:num>
  <w:num w:numId="25">
    <w:abstractNumId w:val="49"/>
  </w:num>
  <w:num w:numId="26">
    <w:abstractNumId w:val="57"/>
  </w:num>
  <w:num w:numId="27">
    <w:abstractNumId w:val="26"/>
  </w:num>
  <w:num w:numId="28">
    <w:abstractNumId w:val="8"/>
  </w:num>
  <w:num w:numId="29">
    <w:abstractNumId w:val="42"/>
  </w:num>
  <w:num w:numId="30">
    <w:abstractNumId w:val="17"/>
  </w:num>
  <w:num w:numId="31">
    <w:abstractNumId w:val="38"/>
  </w:num>
  <w:num w:numId="32">
    <w:abstractNumId w:val="32"/>
  </w:num>
  <w:num w:numId="33">
    <w:abstractNumId w:val="51"/>
  </w:num>
  <w:num w:numId="34">
    <w:abstractNumId w:val="2"/>
  </w:num>
  <w:num w:numId="35">
    <w:abstractNumId w:val="52"/>
  </w:num>
  <w:num w:numId="36">
    <w:abstractNumId w:val="27"/>
  </w:num>
  <w:num w:numId="37">
    <w:abstractNumId w:val="53"/>
  </w:num>
  <w:num w:numId="38">
    <w:abstractNumId w:val="20"/>
  </w:num>
  <w:num w:numId="39">
    <w:abstractNumId w:val="10"/>
  </w:num>
  <w:num w:numId="40">
    <w:abstractNumId w:val="55"/>
  </w:num>
  <w:num w:numId="41">
    <w:abstractNumId w:val="7"/>
  </w:num>
  <w:num w:numId="42">
    <w:abstractNumId w:val="15"/>
  </w:num>
  <w:num w:numId="43">
    <w:abstractNumId w:val="19"/>
  </w:num>
  <w:num w:numId="44">
    <w:abstractNumId w:val="34"/>
  </w:num>
  <w:num w:numId="45">
    <w:abstractNumId w:val="6"/>
  </w:num>
  <w:num w:numId="46">
    <w:abstractNumId w:val="9"/>
  </w:num>
  <w:num w:numId="47">
    <w:abstractNumId w:val="18"/>
  </w:num>
  <w:num w:numId="48">
    <w:abstractNumId w:val="30"/>
  </w:num>
  <w:num w:numId="49">
    <w:abstractNumId w:val="12"/>
  </w:num>
  <w:num w:numId="50">
    <w:abstractNumId w:val="28"/>
  </w:num>
  <w:num w:numId="51">
    <w:abstractNumId w:val="43"/>
  </w:num>
  <w:num w:numId="52">
    <w:abstractNumId w:val="40"/>
  </w:num>
  <w:num w:numId="53">
    <w:abstractNumId w:val="47"/>
  </w:num>
  <w:num w:numId="54">
    <w:abstractNumId w:val="31"/>
  </w:num>
  <w:num w:numId="55">
    <w:abstractNumId w:val="39"/>
  </w:num>
  <w:num w:numId="56">
    <w:abstractNumId w:val="54"/>
  </w:num>
  <w:num w:numId="57">
    <w:abstractNumId w:val="25"/>
  </w:num>
  <w:num w:numId="58">
    <w:abstractNumId w:val="5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22F"/>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46C1"/>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26D"/>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1C9"/>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1C16"/>
    <w:rsid w:val="00242BD0"/>
    <w:rsid w:val="00243295"/>
    <w:rsid w:val="0024419D"/>
    <w:rsid w:val="00244D9F"/>
    <w:rsid w:val="002452E6"/>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45F4"/>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2DE9"/>
    <w:rsid w:val="00463118"/>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4BBB"/>
    <w:rsid w:val="004864B8"/>
    <w:rsid w:val="004879F4"/>
    <w:rsid w:val="00491407"/>
    <w:rsid w:val="00492372"/>
    <w:rsid w:val="00492E1F"/>
    <w:rsid w:val="00493082"/>
    <w:rsid w:val="004936FA"/>
    <w:rsid w:val="00494805"/>
    <w:rsid w:val="004949CE"/>
    <w:rsid w:val="00494BD9"/>
    <w:rsid w:val="00495434"/>
    <w:rsid w:val="004958BE"/>
    <w:rsid w:val="00497672"/>
    <w:rsid w:val="004A1DDB"/>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501"/>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0D7"/>
    <w:rsid w:val="00517733"/>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0A3"/>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3D8"/>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2D66"/>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77DD0"/>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5A11"/>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A1E"/>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3AE"/>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D7AA7"/>
    <w:rsid w:val="007E3072"/>
    <w:rsid w:val="007E3B29"/>
    <w:rsid w:val="007E3BB1"/>
    <w:rsid w:val="007E50D7"/>
    <w:rsid w:val="007F25A2"/>
    <w:rsid w:val="008000A5"/>
    <w:rsid w:val="00800C2D"/>
    <w:rsid w:val="00800F3E"/>
    <w:rsid w:val="008026B5"/>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22D1"/>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27E9"/>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2C6F"/>
    <w:rsid w:val="009A3535"/>
    <w:rsid w:val="009A4A77"/>
    <w:rsid w:val="009A5CA1"/>
    <w:rsid w:val="009A67E2"/>
    <w:rsid w:val="009A6EF2"/>
    <w:rsid w:val="009B0EA5"/>
    <w:rsid w:val="009B1B43"/>
    <w:rsid w:val="009B1D73"/>
    <w:rsid w:val="009B22EA"/>
    <w:rsid w:val="009B45CC"/>
    <w:rsid w:val="009B4FB0"/>
    <w:rsid w:val="009B5A26"/>
    <w:rsid w:val="009B5F9D"/>
    <w:rsid w:val="009B622B"/>
    <w:rsid w:val="009B6603"/>
    <w:rsid w:val="009B7DC7"/>
    <w:rsid w:val="009C0436"/>
    <w:rsid w:val="009C2906"/>
    <w:rsid w:val="009C2DA8"/>
    <w:rsid w:val="009C5191"/>
    <w:rsid w:val="009C5203"/>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07F1"/>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25"/>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55D4"/>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603"/>
    <w:rsid w:val="00B66821"/>
    <w:rsid w:val="00B66996"/>
    <w:rsid w:val="00B67FE4"/>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44A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259A"/>
    <w:rsid w:val="00C45B0B"/>
    <w:rsid w:val="00C462EF"/>
    <w:rsid w:val="00C4769E"/>
    <w:rsid w:val="00C47B8C"/>
    <w:rsid w:val="00C50304"/>
    <w:rsid w:val="00C51B78"/>
    <w:rsid w:val="00C5226C"/>
    <w:rsid w:val="00C53826"/>
    <w:rsid w:val="00C53DC5"/>
    <w:rsid w:val="00C54EF2"/>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54EE"/>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0B0D"/>
    <w:rsid w:val="00D61EBF"/>
    <w:rsid w:val="00D626B1"/>
    <w:rsid w:val="00D635AB"/>
    <w:rsid w:val="00D63D02"/>
    <w:rsid w:val="00D645B9"/>
    <w:rsid w:val="00D652CA"/>
    <w:rsid w:val="00D66BB7"/>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2EF2"/>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5ECB"/>
    <w:rsid w:val="00E86459"/>
    <w:rsid w:val="00E8786E"/>
    <w:rsid w:val="00E9335B"/>
    <w:rsid w:val="00E94AE5"/>
    <w:rsid w:val="00E9660F"/>
    <w:rsid w:val="00E968A0"/>
    <w:rsid w:val="00E9768E"/>
    <w:rsid w:val="00E978CB"/>
    <w:rsid w:val="00EA14BA"/>
    <w:rsid w:val="00EA1AB0"/>
    <w:rsid w:val="00EA1FCC"/>
    <w:rsid w:val="00EA2930"/>
    <w:rsid w:val="00EA29BE"/>
    <w:rsid w:val="00EA30B6"/>
    <w:rsid w:val="00EA49A3"/>
    <w:rsid w:val="00EA52BE"/>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0270"/>
    <w:rsid w:val="00EF06A4"/>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1FA5"/>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51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63530">
      <w:bodyDiv w:val="1"/>
      <w:marLeft w:val="0"/>
      <w:marRight w:val="0"/>
      <w:marTop w:val="0"/>
      <w:marBottom w:val="0"/>
      <w:divBdr>
        <w:top w:val="none" w:sz="0" w:space="0" w:color="auto"/>
        <w:left w:val="none" w:sz="0" w:space="0" w:color="auto"/>
        <w:bottom w:val="none" w:sz="0" w:space="0" w:color="auto"/>
        <w:right w:val="none" w:sz="0" w:space="0" w:color="auto"/>
      </w:divBdr>
    </w:div>
    <w:div w:id="1011011">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285975">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3362265">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460093">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69376227">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3328">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79855614">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450767">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6185670">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787935">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4508458">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474122">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5890317">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7730307">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060048">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190095">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083837">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456978">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49540325">
      <w:bodyDiv w:val="1"/>
      <w:marLeft w:val="0"/>
      <w:marRight w:val="0"/>
      <w:marTop w:val="0"/>
      <w:marBottom w:val="0"/>
      <w:divBdr>
        <w:top w:val="none" w:sz="0" w:space="0" w:color="auto"/>
        <w:left w:val="none" w:sz="0" w:space="0" w:color="auto"/>
        <w:bottom w:val="none" w:sz="0" w:space="0" w:color="auto"/>
        <w:right w:val="none" w:sz="0" w:space="0" w:color="auto"/>
      </w:divBdr>
    </w:div>
    <w:div w:id="550963952">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78952723">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139318">
      <w:bodyDiv w:val="1"/>
      <w:marLeft w:val="0"/>
      <w:marRight w:val="0"/>
      <w:marTop w:val="0"/>
      <w:marBottom w:val="0"/>
      <w:divBdr>
        <w:top w:val="none" w:sz="0" w:space="0" w:color="auto"/>
        <w:left w:val="none" w:sz="0" w:space="0" w:color="auto"/>
        <w:bottom w:val="none" w:sz="0" w:space="0" w:color="auto"/>
        <w:right w:val="none" w:sz="0" w:space="0" w:color="auto"/>
      </w:divBdr>
    </w:div>
    <w:div w:id="600264295">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112378">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25684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152553">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2048941">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6908429">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3963788">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056062">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3359325">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404477">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653389">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4770633">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631848">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078286">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8935415">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7035603">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4046773">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5215323">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490956">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6640176">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1516534">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085553">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3109067">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458303">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140609">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4997656">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196845283">
      <w:bodyDiv w:val="1"/>
      <w:marLeft w:val="0"/>
      <w:marRight w:val="0"/>
      <w:marTop w:val="0"/>
      <w:marBottom w:val="0"/>
      <w:divBdr>
        <w:top w:val="none" w:sz="0" w:space="0" w:color="auto"/>
        <w:left w:val="none" w:sz="0" w:space="0" w:color="auto"/>
        <w:bottom w:val="none" w:sz="0" w:space="0" w:color="auto"/>
        <w:right w:val="none" w:sz="0" w:space="0" w:color="auto"/>
      </w:divBdr>
    </w:div>
    <w:div w:id="1200432008">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47147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4923213">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08296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169721">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4096352">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720561">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79932733">
      <w:bodyDiv w:val="1"/>
      <w:marLeft w:val="0"/>
      <w:marRight w:val="0"/>
      <w:marTop w:val="0"/>
      <w:marBottom w:val="0"/>
      <w:divBdr>
        <w:top w:val="none" w:sz="0" w:space="0" w:color="auto"/>
        <w:left w:val="none" w:sz="0" w:space="0" w:color="auto"/>
        <w:bottom w:val="none" w:sz="0" w:space="0" w:color="auto"/>
        <w:right w:val="none" w:sz="0" w:space="0" w:color="auto"/>
      </w:divBdr>
    </w:div>
    <w:div w:id="1381441967">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5080201">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59951141">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4057738">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274340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133452">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5841430">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1013939">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11359">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899510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4524061">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6112418">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2798824">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4006760">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5925844">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1459164">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5693">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473843">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6144288">
      <w:bodyDiv w:val="1"/>
      <w:marLeft w:val="0"/>
      <w:marRight w:val="0"/>
      <w:marTop w:val="0"/>
      <w:marBottom w:val="0"/>
      <w:divBdr>
        <w:top w:val="none" w:sz="0" w:space="0" w:color="auto"/>
        <w:left w:val="none" w:sz="0" w:space="0" w:color="auto"/>
        <w:bottom w:val="none" w:sz="0" w:space="0" w:color="auto"/>
        <w:right w:val="none" w:sz="0" w:space="0" w:color="auto"/>
      </w:divBdr>
    </w:div>
    <w:div w:id="1906331145">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662181">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4779538">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696227">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8853941">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8651562">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7148621">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561934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452499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167413">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154910">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007706">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2085251">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image" Target="media/image26.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comments" Target="comments.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1.png"/><Relationship Id="rId52" Type="http://schemas.openxmlformats.org/officeDocument/2006/relationships/header" Target="header12.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eader" Target="header9.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microsoft.com/office/2011/relationships/commentsExtended" Target="commentsExtended.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4D5AF45E-86FF-46B8-BB73-3D4EFF684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73</Pages>
  <Words>19208</Words>
  <Characters>109486</Characters>
  <Application>Microsoft Office Word</Application>
  <DocSecurity>0</DocSecurity>
  <Lines>912</Lines>
  <Paragraphs>256</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128438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21</cp:revision>
  <cp:lastPrinted>2018-09-03T11:24:00Z</cp:lastPrinted>
  <dcterms:created xsi:type="dcterms:W3CDTF">2018-09-03T10:23:00Z</dcterms:created>
  <dcterms:modified xsi:type="dcterms:W3CDTF">2018-09-03T11:32:00Z</dcterms:modified>
</cp:coreProperties>
</file>