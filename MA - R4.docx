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7EB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72DD9506"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ins w:id="0" w:author="Ghislain Zeleu" w:date="2018-05-25T15:38:00Z">
        <w:r w:rsidR="001856DE">
          <w:rPr>
            <w:noProof/>
          </w:rPr>
          <w:t>25.5.2018</w:t>
        </w:r>
      </w:ins>
      <w:ins w:id="1" w:author="David Tsaava" w:date="2018-05-25T13:03:00Z">
        <w:del w:id="2" w:author="Ghislain Zeleu" w:date="2018-05-25T15:38:00Z">
          <w:r w:rsidR="008A6D4C" w:rsidDel="001856DE">
            <w:rPr>
              <w:noProof/>
            </w:rPr>
            <w:delText>25.5.2018</w:delText>
          </w:r>
        </w:del>
      </w:ins>
      <w:ins w:id="3" w:author="David Tsaava [2]" w:date="2018-05-25T09:11:00Z">
        <w:del w:id="4" w:author="Ghislain Zeleu" w:date="2018-05-25T15:38:00Z">
          <w:r w:rsidR="00297553" w:rsidDel="001856DE">
            <w:rPr>
              <w:noProof/>
            </w:rPr>
            <w:delText>25.5.2018</w:delText>
          </w:r>
        </w:del>
      </w:ins>
      <w:del w:id="5" w:author="Ghislain Zeleu" w:date="2018-05-25T15:38:00Z">
        <w:r w:rsidR="00600079" w:rsidDel="001856DE">
          <w:rPr>
            <w:noProof/>
          </w:rPr>
          <w:delText>23.5.2018</w:delText>
        </w:r>
      </w:del>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32084539" w:rsidR="00F12B8B" w:rsidRDefault="00F12B8B" w:rsidP="00F12B8B">
      <w:pPr>
        <w:pStyle w:val="Textkrper"/>
      </w:pPr>
      <w:r>
        <w:t>Die vorliegende Masterarbeit ist im Rahmen meiner Tätigkeit als Junior Softwareentwickler in der Firma Hilscher G</w:t>
      </w:r>
      <w:r w:rsidR="0053211C">
        <w:t xml:space="preserve">esellschaft für Systemautomation </w:t>
      </w:r>
      <w:r>
        <w:t xml:space="preserve">mbH entstanden. Ich war in der Abteilung „User Interface Group“ beschäftigt. Die </w:t>
      </w:r>
      <w:r w:rsidR="00600079">
        <w:t xml:space="preserve">meinem Thesis zugrundeliegende Software </w:t>
      </w:r>
      <w:r>
        <w:t>wurde in Zusammenarbeit mit de</w:t>
      </w:r>
      <w:r w:rsidR="00600079">
        <w:t>m</w:t>
      </w:r>
      <w:r>
        <w:t xml:space="preserve"> Entwickl</w:t>
      </w:r>
      <w:r w:rsidR="00600079">
        <w:t>erteam</w:t>
      </w:r>
      <w:r>
        <w:t xml:space="preserve"> de</w:t>
      </w:r>
      <w:r w:rsidR="00600079">
        <w:t xml:space="preserve">s </w:t>
      </w:r>
      <w:r>
        <w:t xml:space="preserve"> </w:t>
      </w:r>
      <w:r w:rsidR="00510828">
        <w:t>Engineering  Tools</w:t>
      </w:r>
      <w:r>
        <w:t xml:space="preserve"> Communication</w:t>
      </w:r>
      <w:ins w:id="6" w:author="David Tsaava [2]" w:date="2018-05-23T12:59:00Z">
        <w:r w:rsidR="00600079">
          <w:t xml:space="preserve"> </w:t>
        </w:r>
      </w:ins>
      <w:r>
        <w:t xml:space="preserve">Studio entwickelt, da </w:t>
      </w:r>
      <w:del w:id="7" w:author="David Tsaava [2]" w:date="2018-05-23T13:07:00Z">
        <w:r w:rsidDel="00510828">
          <w:delText>das entstehende Software</w:delText>
        </w:r>
      </w:del>
      <w:ins w:id="8" w:author="David Tsaava [2]" w:date="2018-05-23T13:07:00Z">
        <w:r w:rsidR="00510828">
          <w:t xml:space="preserve">sie </w:t>
        </w:r>
      </w:ins>
      <w:ins w:id="9" w:author="David Tsaava [2]" w:date="2018-05-23T13:10:00Z">
        <w:r w:rsidR="00510828">
          <w:t>im letzteren</w:t>
        </w:r>
      </w:ins>
      <w:r>
        <w:t xml:space="preserve"> als </w:t>
      </w:r>
      <w:proofErr w:type="spellStart"/>
      <w:r>
        <w:t>Plugin</w:t>
      </w:r>
      <w:proofErr w:type="spellEnd"/>
      <w:r>
        <w:t xml:space="preserve">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140B508F" w:rsidR="00F12B8B" w:rsidRDefault="00F12B8B" w:rsidP="00F12B8B">
      <w:pPr>
        <w:pStyle w:val="Textkrper"/>
      </w:pPr>
      <w:r>
        <w:t xml:space="preserve">wurde, so gut wie möglich gerecht werden wollte. </w:t>
      </w:r>
      <w:ins w:id="10" w:author="David Tsaava [2]" w:date="2018-05-23T13:12:00Z">
        <w:r w:rsidR="00510828">
          <w:t xml:space="preserve">Ich </w:t>
        </w:r>
      </w:ins>
      <w:ins w:id="11" w:author="David Tsaava [2]" w:date="2018-05-23T13:14:00Z">
        <w:r w:rsidR="00510828">
          <w:t xml:space="preserve">habe </w:t>
        </w:r>
      </w:ins>
      <w:ins w:id="12" w:author="David Tsaava [2]" w:date="2018-05-23T13:12:00Z">
        <w:r w:rsidR="00510828">
          <w:t xml:space="preserve">daher versucht, </w:t>
        </w:r>
      </w:ins>
      <w:del w:id="13" w:author="David Tsaava [2]" w:date="2018-05-23T13:12:00Z">
        <w:r w:rsidDel="00510828">
          <w:delText xml:space="preserve">Sehr </w:delText>
        </w:r>
      </w:del>
      <w:r>
        <w:t>viele Schritte meiner</w:t>
      </w:r>
    </w:p>
    <w:p w14:paraId="65F22A4F" w14:textId="33E49B9C" w:rsidR="00F12B8B" w:rsidDel="00510828" w:rsidRDefault="00F12B8B" w:rsidP="00F12B8B">
      <w:pPr>
        <w:pStyle w:val="Textkrper"/>
        <w:rPr>
          <w:del w:id="14" w:author="David Tsaava [2]" w:date="2018-05-23T13:13:00Z"/>
        </w:rPr>
      </w:pPr>
      <w:r>
        <w:t>theoretischen und praktischen Arbeit</w:t>
      </w:r>
      <w:ins w:id="15" w:author="David Tsaava [2]" w:date="2018-05-23T13:13:00Z">
        <w:r w:rsidR="00510828">
          <w:t>,</w:t>
        </w:r>
      </w:ins>
      <w:r>
        <w:t xml:space="preserve"> </w:t>
      </w:r>
      <w:del w:id="16" w:author="David Tsaava [2]" w:date="2018-05-23T13:13:00Z">
        <w:r w:rsidDel="00510828">
          <w:delText>habe</w:delText>
        </w:r>
      </w:del>
      <w:del w:id="17" w:author="David Tsaava [2]" w:date="2018-05-23T13:12:00Z">
        <w:r w:rsidDel="00510828">
          <w:delText xml:space="preserve"> ich daher versucht</w:delText>
        </w:r>
      </w:del>
      <w:del w:id="18" w:author="David Tsaava [2]" w:date="2018-05-23T13:13:00Z">
        <w:r w:rsidDel="00510828">
          <w:delText xml:space="preserve">, </w:delText>
        </w:r>
      </w:del>
      <w:r>
        <w:t xml:space="preserve">zur </w:t>
      </w:r>
      <w:del w:id="19" w:author="David Tsaava" w:date="2018-05-25T13:14:00Z">
        <w:r w:rsidDel="00B47E64">
          <w:delText>intersubjektiven</w:delText>
        </w:r>
      </w:del>
      <w:ins w:id="20" w:author="David Tsaava [2]" w:date="2018-05-23T13:13:00Z">
        <w:del w:id="21" w:author="David Tsaava" w:date="2018-05-25T13:14:00Z">
          <w:r w:rsidR="00510828" w:rsidDel="00B47E64">
            <w:delText xml:space="preserve"> </w:delText>
          </w:r>
        </w:del>
      </w:ins>
      <w:ins w:id="22" w:author="David Tsaava" w:date="2018-05-25T13:14:00Z">
        <w:r w:rsidR="00B47E64">
          <w:t xml:space="preserve">besseren </w:t>
        </w:r>
      </w:ins>
    </w:p>
    <w:p w14:paraId="164E07D2" w14:textId="47AA296C" w:rsidR="00F12B8B" w:rsidDel="00510828" w:rsidRDefault="00F12B8B" w:rsidP="00F12B8B">
      <w:pPr>
        <w:pStyle w:val="Textkrper"/>
        <w:rPr>
          <w:del w:id="23" w:author="David Tsaava [2]" w:date="2018-05-23T13:13:00Z"/>
        </w:rPr>
      </w:pPr>
      <w:r>
        <w:t>Nachvollziehbarkeit für den Leser</w:t>
      </w:r>
      <w:ins w:id="24" w:author="David Tsaava [2]" w:date="2018-05-23T13:13:00Z">
        <w:r w:rsidR="00510828">
          <w:t>,</w:t>
        </w:r>
      </w:ins>
      <w:r>
        <w:t xml:space="preserve"> ausführlich und verständlich zu dokumentieren</w:t>
      </w:r>
      <w:ins w:id="25" w:author="David Tsaava [2]" w:date="2018-05-23T13:13:00Z">
        <w:r w:rsidR="00510828">
          <w:t>,</w:t>
        </w:r>
      </w:ins>
      <w:r>
        <w:t xml:space="preserve"> und</w:t>
      </w:r>
      <w:ins w:id="26" w:author="David Tsaava [2]" w:date="2018-05-23T13:13:00Z">
        <w:r w:rsidR="00510828">
          <w:t xml:space="preserve"> </w:t>
        </w:r>
      </w:ins>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Del="00510828" w:rsidRDefault="00FF2314" w:rsidP="00FF2314">
      <w:pPr>
        <w:pStyle w:val="Textkrper"/>
        <w:rPr>
          <w:del w:id="27" w:author="David Tsaava [2]" w:date="2018-05-23T13:15:00Z"/>
        </w:rPr>
      </w:pPr>
      <w:r>
        <w:t xml:space="preserve">Zunächst möchte ich mich an dieser Stelle bei all denjenigen bedanken, die mich während der Masterarbeit unterstützt und motiviert haben. </w:t>
      </w:r>
    </w:p>
    <w:p w14:paraId="1B10EF4B" w14:textId="77777777" w:rsidR="00FF2314" w:rsidRPr="00627EFB" w:rsidDel="00510828" w:rsidRDefault="00FF2314" w:rsidP="00627EFB">
      <w:pPr>
        <w:pStyle w:val="TextkrperEinzug"/>
        <w:rPr>
          <w:del w:id="28" w:author="David Tsaava [2]" w:date="2018-05-23T13:15:00Z"/>
          <w:lang w:val="de-DE"/>
        </w:rPr>
      </w:pPr>
    </w:p>
    <w:p w14:paraId="612CB498" w14:textId="44E26E8A" w:rsidR="00FF2314" w:rsidRDefault="007D2A3B" w:rsidP="00510828">
      <w:pPr>
        <w:pStyle w:val="Textkrper"/>
      </w:pPr>
      <w:ins w:id="29" w:author="David Tsaava" w:date="2018-05-25T13:22:00Z">
        <w:r>
          <w:t xml:space="preserve">Ganz besonderer Dank gilt Herrn Frank Fährmann, der mich und meine Arbeit betreut hat. </w:t>
        </w:r>
      </w:ins>
      <w:r w:rsidR="00FF2314">
        <w:t>Nicht nur gab</w:t>
      </w:r>
      <w:del w:id="30" w:author="David Tsaava" w:date="2018-05-25T13:20:00Z">
        <w:r w:rsidR="00FF2314" w:rsidDel="007D2A3B">
          <w:delText>en</w:delText>
        </w:r>
      </w:del>
      <w:r w:rsidR="00FF2314">
        <w:t xml:space="preserve"> </w:t>
      </w:r>
      <w:del w:id="31" w:author="David Tsaava" w:date="2018-05-25T13:16:00Z">
        <w:r w:rsidR="00FF2314" w:rsidDel="007D2A3B">
          <w:delText xml:space="preserve">Sie </w:delText>
        </w:r>
      </w:del>
      <w:ins w:id="32" w:author="David Tsaava" w:date="2018-05-25T13:20:00Z">
        <w:r>
          <w:t>er</w:t>
        </w:r>
      </w:ins>
      <w:ins w:id="33" w:author="David Tsaava" w:date="2018-05-25T13:16:00Z">
        <w:r>
          <w:t xml:space="preserve"> </w:t>
        </w:r>
      </w:ins>
      <w:r w:rsidR="00FF2314">
        <w:t xml:space="preserve">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A81085C" w:rsidR="00367D86" w:rsidRDefault="00046320" w:rsidP="006F1986">
      <w:pPr>
        <w:pStyle w:val="Textkrper"/>
      </w:pPr>
      <w:ins w:id="34" w:author="David Tsaava [2]" w:date="2018-05-23T13:27:00Z">
        <w:r>
          <w:t xml:space="preserve">Im Kontext der industriellen </w:t>
        </w:r>
      </w:ins>
      <w:ins w:id="35" w:author="David Tsaava [2]" w:date="2018-05-23T13:28:00Z">
        <w:r>
          <w:t>Kommunikation</w:t>
        </w:r>
      </w:ins>
      <w:ins w:id="36" w:author="David Tsaava [2]" w:date="2018-05-23T13:27:00Z">
        <w:r>
          <w:t>, b</w:t>
        </w:r>
      </w:ins>
      <w:del w:id="37" w:author="David Tsaava [2]" w:date="2018-05-23T13:27:00Z">
        <w:r w:rsidR="006F1986" w:rsidDel="00046320">
          <w:delText>B</w:delText>
        </w:r>
      </w:del>
      <w:r w:rsidR="006F1986">
        <w:t>ei der Konfiguration von Systeme</w:t>
      </w:r>
      <w:ins w:id="38" w:author="David Tsaava [2]" w:date="2018-05-23T13:17:00Z">
        <w:r w:rsidR="00FE3FC7">
          <w:t>n</w:t>
        </w:r>
      </w:ins>
      <w:r w:rsidR="006F1986">
        <w:t xml:space="preserve"> </w:t>
      </w:r>
      <w:del w:id="39" w:author="David Tsaava [2]" w:date="2018-05-23T13:28:00Z">
        <w:r w:rsidR="006F1986" w:rsidDel="00046320">
          <w:delText xml:space="preserve">in </w:delText>
        </w:r>
        <w:r w:rsidR="00B10BF5" w:rsidDel="00046320">
          <w:delText>der industrielleren Kommunikation</w:delText>
        </w:r>
      </w:del>
      <w:ins w:id="40" w:author="David Tsaava [2]" w:date="2018-05-23T13:28:00Z">
        <w:r>
          <w:t>mit</w:t>
        </w:r>
      </w:ins>
      <w:r w:rsidR="006F1986">
        <w:t xml:space="preserve"> </w:t>
      </w:r>
      <w:r w:rsidR="0071337B">
        <w:t>u</w:t>
      </w:r>
      <w:r w:rsidR="006F1986">
        <w:t>nterschiedlichen Geräte</w:t>
      </w:r>
      <w:ins w:id="41" w:author="David Tsaava [2]" w:date="2018-05-23T13:28:00Z">
        <w:r>
          <w:t>typen</w:t>
        </w:r>
      </w:ins>
      <w:del w:id="42" w:author="David Tsaava [2]" w:date="2018-05-23T13:28:00Z">
        <w:r w:rsidR="006F1986" w:rsidDel="00046320">
          <w:delText>n</w:delText>
        </w:r>
      </w:del>
      <w:r w:rsidR="006F1986">
        <w:t xml:space="preserve"> und Protokollen werden zur </w:t>
      </w:r>
      <w:r w:rsidR="006F1986" w:rsidRPr="0069046B">
        <w:rPr>
          <w:b/>
          <w:rPrChange w:id="43" w:author="David Tsaava" w:date="2018-05-25T13:41:00Z">
            <w:rPr/>
          </w:rPrChange>
        </w:rPr>
        <w:t>Qualitätssicherung</w:t>
      </w:r>
      <w:r w:rsidR="006F1986">
        <w:t xml:space="preserve"> und </w:t>
      </w:r>
      <w:ins w:id="44" w:author="David Tsaava [2]" w:date="2018-05-23T14:04:00Z">
        <w:r w:rsidR="00081869">
          <w:t xml:space="preserve">für </w:t>
        </w:r>
      </w:ins>
      <w:r w:rsidR="006F1986">
        <w:t xml:space="preserve">die Produktivität geeignete Modelle benötigt. Der Schwerpunkt liegt hierbei auf die Visualisierung bzw. Überwachung der Systeme und der </w:t>
      </w:r>
      <w:r w:rsidR="006F1986" w:rsidRPr="00046320">
        <w:rPr>
          <w:strike/>
          <w:rPrChange w:id="45" w:author="David Tsaava [2]" w:date="2018-05-23T13:31:00Z">
            <w:rPr/>
          </w:rPrChange>
        </w:rPr>
        <w:t>damit verbundenen</w:t>
      </w:r>
      <w:r w:rsidR="006F1986">
        <w:t xml:space="preserve"> </w:t>
      </w:r>
      <w:ins w:id="46" w:author="David Tsaava [2]" w:date="2018-05-23T13:31:00Z">
        <w:r>
          <w:t xml:space="preserve">unterlagerten </w:t>
        </w:r>
      </w:ins>
      <w:ins w:id="47" w:author="David Tsaava [2]" w:date="2018-05-23T13:30:00Z">
        <w:r>
          <w:t>Netzwerk-</w:t>
        </w:r>
      </w:ins>
      <w:r w:rsidR="006F1986">
        <w:t>Topologien</w:t>
      </w:r>
      <w:del w:id="48" w:author="David Tsaava" w:date="2018-05-25T13:36:00Z">
        <w:r w:rsidR="003B3CA0" w:rsidDel="0069046B">
          <w:delText xml:space="preserve"> </w:delText>
        </w:r>
        <w:commentRangeStart w:id="49"/>
        <w:r w:rsidR="003B3CA0" w:rsidRPr="0069046B" w:rsidDel="0069046B">
          <w:rPr>
            <w:strike/>
            <w:highlight w:val="yellow"/>
            <w:rPrChange w:id="50" w:author="David Tsaava" w:date="2018-05-25T13:34:00Z">
              <w:rPr/>
            </w:rPrChange>
          </w:rPr>
          <w:delText>immer wieder abzufahren</w:delText>
        </w:r>
        <w:commentRangeEnd w:id="49"/>
        <w:r w:rsidRPr="0069046B" w:rsidDel="0069046B">
          <w:rPr>
            <w:rStyle w:val="Kommentarzeichen"/>
            <w:rFonts w:ascii="Arial" w:hAnsi="Arial"/>
            <w:strike/>
            <w:highlight w:val="yellow"/>
            <w:rPrChange w:id="51" w:author="David Tsaava" w:date="2018-05-25T13:34:00Z">
              <w:rPr>
                <w:rStyle w:val="Kommentarzeichen"/>
                <w:rFonts w:ascii="Arial" w:hAnsi="Arial"/>
              </w:rPr>
            </w:rPrChange>
          </w:rPr>
          <w:commentReference w:id="49"/>
        </w:r>
      </w:del>
      <w:r w:rsidR="003B3CA0">
        <w:t xml:space="preserve">. Für diese Zwecke hat die Firma Hilscher auf Basis </w:t>
      </w:r>
      <w:r w:rsidR="0071337B">
        <w:t>eine</w:t>
      </w:r>
      <w:ins w:id="52" w:author="David Tsaava [2]" w:date="2018-05-23T13:35:00Z">
        <w:r>
          <w:t>r vorhandenen</w:t>
        </w:r>
      </w:ins>
      <w:del w:id="53" w:author="David Tsaava [2]" w:date="2018-05-23T13:35:00Z">
        <w:r w:rsidR="0071337B" w:rsidDel="00046320">
          <w:delText>s</w:delText>
        </w:r>
      </w:del>
      <w:r w:rsidR="0071337B">
        <w:t xml:space="preserve"> Desktop</w:t>
      </w:r>
      <w:ins w:id="54" w:author="David Tsaava [2]" w:date="2018-05-23T13:32:00Z">
        <w:r>
          <w:t>-</w:t>
        </w:r>
      </w:ins>
      <w:del w:id="55" w:author="David Tsaava [2]" w:date="2018-05-23T13:32:00Z">
        <w:r w:rsidR="0071337B" w:rsidDel="00046320">
          <w:delText>s</w:delText>
        </w:r>
      </w:del>
      <w:r w:rsidR="003B3CA0">
        <w:t xml:space="preserve"> bzw. Webanwendung ei</w:t>
      </w:r>
      <w:ins w:id="56" w:author="David Tsaava [2]" w:date="2018-05-23T13:32:00Z">
        <w:r>
          <w:t>n Engineering Tool</w:t>
        </w:r>
      </w:ins>
      <w:del w:id="57" w:author="David Tsaava [2]" w:date="2018-05-23T13:32:00Z">
        <w:r w:rsidR="003B3CA0" w:rsidDel="00046320">
          <w:delText>nen Konfiguration Software</w:delText>
        </w:r>
      </w:del>
      <w:r w:rsidR="003B3CA0">
        <w:t xml:space="preserve"> </w:t>
      </w:r>
      <w:r w:rsidR="0071337B">
        <w:t>mit dem Namen „Communication</w:t>
      </w:r>
      <w:ins w:id="58" w:author="David Tsaava [2]" w:date="2018-05-23T13:34:00Z">
        <w:r>
          <w:t xml:space="preserve"> </w:t>
        </w:r>
      </w:ins>
      <w:r w:rsidR="0071337B">
        <w:t xml:space="preserve">Studio“ entwickelt. Die Nutzung dieser Software ist jedoch </w:t>
      </w:r>
      <w:ins w:id="59" w:author="David Tsaava [2]" w:date="2018-05-23T13:35:00Z">
        <w:r w:rsidR="00477D5F">
          <w:t>in punc</w:t>
        </w:r>
        <w:r>
          <w:t xml:space="preserve">to </w:t>
        </w:r>
        <w:proofErr w:type="spellStart"/>
        <w:r>
          <w:t>Topology</w:t>
        </w:r>
        <w:proofErr w:type="spellEnd"/>
        <w:r>
          <w:t xml:space="preserve"> Engineering </w:t>
        </w:r>
      </w:ins>
      <w:r w:rsidR="0071337B">
        <w:t>umständlich in der Bedienung</w:t>
      </w:r>
      <w:del w:id="60" w:author="David Tsaava [2]" w:date="2018-05-23T13:36:00Z">
        <w:r w:rsidR="0071337B" w:rsidDel="00046320">
          <w:delText xml:space="preserve"> </w:delText>
        </w:r>
      </w:del>
      <w:del w:id="61" w:author="David Tsaava" w:date="2018-05-25T13:43:00Z">
        <w:r w:rsidR="0071337B" w:rsidDel="0069046B">
          <w:delText xml:space="preserve">und muss </w:delText>
        </w:r>
      </w:del>
      <w:ins w:id="62" w:author="David Tsaava [2]" w:date="2018-05-23T13:36:00Z">
        <w:del w:id="63" w:author="David Tsaava" w:date="2018-05-25T13:43:00Z">
          <w:r w:rsidDel="0069046B">
            <w:delText xml:space="preserve">. </w:delText>
          </w:r>
          <w:commentRangeStart w:id="64"/>
          <w:r w:rsidRPr="0060468F" w:rsidDel="0069046B">
            <w:rPr>
              <w:highlight w:val="yellow"/>
              <w:rPrChange w:id="65" w:author="David Tsaava [2]" w:date="2018-05-23T14:23:00Z">
                <w:rPr/>
              </w:rPrChange>
            </w:rPr>
            <w:delText>Der</w:delText>
          </w:r>
        </w:del>
      </w:ins>
      <w:del w:id="66" w:author="David Tsaava" w:date="2018-05-25T13:43:00Z">
        <w:r w:rsidR="0071337B" w:rsidRPr="0060468F" w:rsidDel="0069046B">
          <w:rPr>
            <w:highlight w:val="yellow"/>
            <w:rPrChange w:id="67" w:author="David Tsaava [2]" w:date="2018-05-23T14:23:00Z">
              <w:rPr/>
            </w:rPrChange>
          </w:rPr>
          <w:delText>ein Anwender erst in dem Produktionsbereich gehen um die Anordnung bzw. die Topologie des Systems zu beobachten</w:delText>
        </w:r>
        <w:r w:rsidR="0071337B" w:rsidDel="0069046B">
          <w:delText>.</w:delText>
        </w:r>
        <w:commentRangeEnd w:id="64"/>
        <w:r w:rsidR="00081869" w:rsidDel="0069046B">
          <w:rPr>
            <w:rStyle w:val="Kommentarzeichen"/>
            <w:rFonts w:ascii="Arial" w:hAnsi="Arial"/>
          </w:rPr>
          <w:commentReference w:id="64"/>
        </w:r>
      </w:del>
    </w:p>
    <w:p w14:paraId="08DC9530" w14:textId="77777777" w:rsidR="0071337B" w:rsidRPr="0071337B" w:rsidRDefault="0071337B" w:rsidP="0071337B">
      <w:pPr>
        <w:pStyle w:val="TextkrperEinzug"/>
        <w:rPr>
          <w:lang w:val="de-DE"/>
        </w:rPr>
      </w:pPr>
    </w:p>
    <w:p w14:paraId="51A1FB6F" w14:textId="401358B9" w:rsidR="0071337B" w:rsidRPr="00C650E1" w:rsidRDefault="0071337B" w:rsidP="0071337B">
      <w:pPr>
        <w:pStyle w:val="TextkrperEinzug"/>
        <w:ind w:firstLine="0"/>
        <w:rPr>
          <w:strike/>
          <w:lang w:val="de-DE"/>
          <w:rPrChange w:id="68" w:author="David Tsaava [2]" w:date="2018-05-23T14:48:00Z">
            <w:rPr>
              <w:lang w:val="de-DE"/>
            </w:rPr>
          </w:rPrChange>
        </w:rPr>
      </w:pPr>
      <w:r>
        <w:rPr>
          <w:lang w:val="de-DE"/>
        </w:rPr>
        <w:t>Im Rahmen dieser A</w:t>
      </w:r>
      <w:r w:rsidR="00067AAA">
        <w:rPr>
          <w:lang w:val="de-DE"/>
        </w:rPr>
        <w:t xml:space="preserve">rbeit soll </w:t>
      </w:r>
      <w:r w:rsidR="00067AAA" w:rsidRPr="00C650E1">
        <w:rPr>
          <w:strike/>
          <w:lang w:val="de-DE"/>
          <w:rPrChange w:id="69" w:author="David Tsaava [2]" w:date="2018-05-23T14:46:00Z">
            <w:rPr>
              <w:lang w:val="de-DE"/>
            </w:rPr>
          </w:rPrChange>
        </w:rPr>
        <w:t>für den Anwender</w:t>
      </w:r>
      <w:r w:rsidR="00067AAA">
        <w:rPr>
          <w:lang w:val="de-DE"/>
        </w:rPr>
        <w:t xml:space="preserve"> </w:t>
      </w:r>
      <w:ins w:id="70" w:author="David Tsaava [2]" w:date="2018-05-23T14:47:00Z">
        <w:r w:rsidR="00C650E1">
          <w:rPr>
            <w:lang w:val="de-DE"/>
          </w:rPr>
          <w:t xml:space="preserve">ein </w:t>
        </w:r>
        <w:proofErr w:type="spellStart"/>
        <w:r w:rsidR="00C650E1">
          <w:rPr>
            <w:lang w:val="de-DE"/>
          </w:rPr>
          <w:t>Topology</w:t>
        </w:r>
        <w:proofErr w:type="spellEnd"/>
        <w:r w:rsidR="00C650E1">
          <w:rPr>
            <w:lang w:val="de-DE"/>
          </w:rPr>
          <w:t xml:space="preserve"> Engineering Plug-In für das Communication Studio als </w:t>
        </w:r>
      </w:ins>
      <w:r w:rsidR="00067AAA">
        <w:rPr>
          <w:lang w:val="de-DE"/>
        </w:rPr>
        <w:t>eine Web-Komponente</w:t>
      </w:r>
      <w:r>
        <w:rPr>
          <w:lang w:val="de-DE"/>
        </w:rPr>
        <w:t xml:space="preserve"> in HTML5 </w:t>
      </w:r>
      <w:del w:id="71" w:author="David Tsaava [2]" w:date="2018-05-23T14:47:00Z">
        <w:r w:rsidDel="00C650E1">
          <w:rPr>
            <w:lang w:val="de-DE"/>
          </w:rPr>
          <w:delText xml:space="preserve">erstellt </w:delText>
        </w:r>
      </w:del>
      <w:ins w:id="72" w:author="David Tsaava [2]" w:date="2018-05-23T14:47:00Z">
        <w:r w:rsidR="00C650E1">
          <w:rPr>
            <w:lang w:val="de-DE"/>
          </w:rPr>
          <w:t xml:space="preserve">entwickelt </w:t>
        </w:r>
      </w:ins>
      <w:r>
        <w:rPr>
          <w:lang w:val="de-DE"/>
        </w:rPr>
        <w:t xml:space="preserve">werden. </w:t>
      </w:r>
      <w:r w:rsidRPr="00C650E1">
        <w:rPr>
          <w:strike/>
          <w:lang w:val="de-DE"/>
          <w:rPrChange w:id="73" w:author="David Tsaava [2]" w:date="2018-05-23T14:48:00Z">
            <w:rPr>
              <w:lang w:val="de-DE"/>
            </w:rPr>
          </w:rPrChange>
        </w:rPr>
        <w:t xml:space="preserve">Diese dient als Plug-In für </w:t>
      </w:r>
      <w:ins w:id="74" w:author="David Tsaava [2]" w:date="2018-05-23T14:06:00Z">
        <w:r w:rsidR="00081869" w:rsidRPr="00C650E1">
          <w:rPr>
            <w:strike/>
            <w:lang w:val="de-DE"/>
            <w:rPrChange w:id="75" w:author="David Tsaava [2]" w:date="2018-05-23T14:48:00Z">
              <w:rPr>
                <w:lang w:val="de-DE"/>
              </w:rPr>
            </w:rPrChange>
          </w:rPr>
          <w:t xml:space="preserve">das </w:t>
        </w:r>
      </w:ins>
      <w:r w:rsidRPr="00C650E1">
        <w:rPr>
          <w:strike/>
          <w:lang w:val="de-DE"/>
          <w:rPrChange w:id="76" w:author="David Tsaava [2]" w:date="2018-05-23T14:48:00Z">
            <w:rPr>
              <w:lang w:val="de-DE"/>
            </w:rPr>
          </w:rPrChange>
        </w:rPr>
        <w:t>Communication</w:t>
      </w:r>
      <w:ins w:id="77" w:author="David Tsaava [2]" w:date="2018-05-23T14:06:00Z">
        <w:r w:rsidR="00081869" w:rsidRPr="00C650E1">
          <w:rPr>
            <w:strike/>
            <w:lang w:val="de-DE"/>
            <w:rPrChange w:id="78" w:author="David Tsaava [2]" w:date="2018-05-23T14:48:00Z">
              <w:rPr>
                <w:lang w:val="de-DE"/>
              </w:rPr>
            </w:rPrChange>
          </w:rPr>
          <w:t xml:space="preserve"> </w:t>
        </w:r>
      </w:ins>
      <w:r w:rsidRPr="00C650E1">
        <w:rPr>
          <w:strike/>
          <w:lang w:val="de-DE"/>
          <w:rPrChange w:id="79" w:author="David Tsaava [2]" w:date="2018-05-23T14:48:00Z">
            <w:rPr>
              <w:lang w:val="de-DE"/>
            </w:rPr>
          </w:rPrChange>
        </w:rPr>
        <w:t>Studio</w:t>
      </w:r>
      <w:r w:rsidR="00106431" w:rsidRPr="00C650E1">
        <w:rPr>
          <w:strike/>
          <w:lang w:val="de-DE"/>
          <w:rPrChange w:id="80" w:author="David Tsaava [2]" w:date="2018-05-23T14:48:00Z">
            <w:rPr>
              <w:lang w:val="de-DE"/>
            </w:rPr>
          </w:rPrChange>
        </w:rPr>
        <w:t>.</w:t>
      </w:r>
    </w:p>
    <w:p w14:paraId="66CCEC2A" w14:textId="12C0092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w:t>
      </w:r>
      <w:r w:rsidRPr="0060468F">
        <w:rPr>
          <w:strike/>
          <w:lang w:val="de-DE"/>
          <w:rPrChange w:id="81" w:author="David Tsaava [2]" w:date="2018-05-23T14:25:00Z">
            <w:rPr>
              <w:lang w:val="de-DE"/>
            </w:rPr>
          </w:rPrChange>
        </w:rPr>
        <w:t>n</w:t>
      </w:r>
      <w:r>
        <w:rPr>
          <w:lang w:val="de-DE"/>
        </w:rPr>
        <w:t xml:space="preserve"> Darstellung</w:t>
      </w:r>
      <w:ins w:id="82" w:author="David Tsaava [2]" w:date="2018-05-23T14:24:00Z">
        <w:r w:rsidR="0060468F">
          <w:rPr>
            <w:lang w:val="de-DE"/>
          </w:rPr>
          <w:t>ss</w:t>
        </w:r>
      </w:ins>
      <w:del w:id="83" w:author="David Tsaava [2]" w:date="2018-05-23T14:24:00Z">
        <w:r w:rsidDel="0060468F">
          <w:rPr>
            <w:lang w:val="de-DE"/>
          </w:rPr>
          <w:delText>-S</w:delText>
        </w:r>
      </w:del>
      <w:r>
        <w:rPr>
          <w:lang w:val="de-DE"/>
        </w:rPr>
        <w:t>zenarien abgespeichert und geladen werden können</w:t>
      </w:r>
      <w:r w:rsidR="00067AAA">
        <w:rPr>
          <w:lang w:val="de-DE"/>
        </w:rPr>
        <w:t xml:space="preserve">, die </w:t>
      </w:r>
      <w:del w:id="84" w:author="David Tsaava [2]" w:date="2018-05-23T14:25:00Z">
        <w:r w:rsidR="00067AAA" w:rsidDel="0060468F">
          <w:rPr>
            <w:lang w:val="de-DE"/>
          </w:rPr>
          <w:delText>unabhängig vom Protokoll</w:delText>
        </w:r>
      </w:del>
      <w:ins w:id="85" w:author="David Tsaava [2]" w:date="2018-05-23T14:25:00Z">
        <w:r w:rsidR="0060468F">
          <w:rPr>
            <w:lang w:val="de-DE"/>
          </w:rPr>
          <w:t>protokollneutral</w:t>
        </w:r>
      </w:ins>
      <w:r w:rsidR="00067AAA">
        <w:rPr>
          <w:lang w:val="de-DE"/>
        </w:rPr>
        <w:t xml:space="preserve"> die </w:t>
      </w:r>
      <w:r w:rsidR="00067AAA" w:rsidRPr="0053211C">
        <w:rPr>
          <w:highlight w:val="yellow"/>
          <w:lang w:val="de-DE"/>
          <w:rPrChange w:id="86" w:author="David Tsaava [2]" w:date="2018-05-24T08:51:00Z">
            <w:rPr>
              <w:lang w:val="de-DE"/>
            </w:rPr>
          </w:rPrChange>
        </w:rPr>
        <w:t>Topologie</w:t>
      </w:r>
      <w:ins w:id="87" w:author="David Tsaava [2]" w:date="2018-05-24T08:51:00Z">
        <w:r w:rsidR="0053211C" w:rsidRPr="0053211C">
          <w:rPr>
            <w:highlight w:val="yellow"/>
            <w:lang w:val="de-DE"/>
            <w:rPrChange w:id="88" w:author="David Tsaava [2]" w:date="2018-05-24T08:51:00Z">
              <w:rPr>
                <w:lang w:val="de-DE"/>
              </w:rPr>
            </w:rPrChange>
          </w:rPr>
          <w:t>n</w:t>
        </w:r>
      </w:ins>
      <w:r w:rsidR="00067AAA">
        <w:rPr>
          <w:lang w:val="de-DE"/>
        </w:rPr>
        <w:t xml:space="preserve"> industrieller </w:t>
      </w:r>
      <w:r w:rsidR="00067AAA" w:rsidRPr="0053211C">
        <w:rPr>
          <w:highlight w:val="yellow"/>
          <w:lang w:val="de-DE"/>
          <w:rPrChange w:id="89" w:author="David Tsaava [2]" w:date="2018-05-24T08:51:00Z">
            <w:rPr>
              <w:lang w:val="de-DE"/>
            </w:rPr>
          </w:rPrChange>
        </w:rPr>
        <w:t>Kommunikationsnetzwerke</w:t>
      </w:r>
      <w:r w:rsidR="00067AAA" w:rsidRPr="0053211C">
        <w:rPr>
          <w:strike/>
          <w:highlight w:val="yellow"/>
          <w:lang w:val="de-DE"/>
          <w:rPrChange w:id="90" w:author="David Tsaava [2]" w:date="2018-05-24T08:51:00Z">
            <w:rPr>
              <w:lang w:val="de-DE"/>
            </w:rPr>
          </w:rPrChange>
        </w:rPr>
        <w:t>s</w:t>
      </w:r>
      <w:r w:rsidR="00067AAA">
        <w:rPr>
          <w:lang w:val="de-DE"/>
        </w:rPr>
        <w:t xml:space="preserve"> ermitteln und darstellen. Eine </w:t>
      </w:r>
      <w:del w:id="91" w:author="David Tsaava [2]" w:date="2018-05-23T14:26:00Z">
        <w:r w:rsidR="00067AAA" w:rsidDel="0060468F">
          <w:rPr>
            <w:lang w:val="de-DE"/>
          </w:rPr>
          <w:delText xml:space="preserve">Automatisierung </w:delText>
        </w:r>
      </w:del>
      <w:ins w:id="92" w:author="David Tsaava [2]" w:date="2018-05-23T14:26:00Z">
        <w:r w:rsidR="0060468F">
          <w:rPr>
            <w:lang w:val="de-DE"/>
          </w:rPr>
          <w:t xml:space="preserve">automatisierte </w:t>
        </w:r>
      </w:ins>
      <w:r w:rsidR="00067AAA">
        <w:rPr>
          <w:lang w:val="de-DE"/>
        </w:rPr>
        <w:t xml:space="preserve">Anordnung der Geräte und </w:t>
      </w:r>
      <w:ins w:id="93" w:author="David Tsaava [2]" w:date="2018-05-24T08:52:00Z">
        <w:r w:rsidR="0053211C">
          <w:rPr>
            <w:lang w:val="de-DE"/>
          </w:rPr>
          <w:t xml:space="preserve">deren </w:t>
        </w:r>
      </w:ins>
      <w:r w:rsidR="00067AAA">
        <w:rPr>
          <w:lang w:val="de-DE"/>
        </w:rPr>
        <w:t>Verbindungen soll ebenfalls zur Verfügung stehen. Besonder</w:t>
      </w:r>
      <w:ins w:id="94" w:author="David Tsaava [2]" w:date="2018-05-23T14:26:00Z">
        <w:r w:rsidR="0060468F">
          <w:rPr>
            <w:lang w:val="de-DE"/>
          </w:rPr>
          <w:t>e</w:t>
        </w:r>
      </w:ins>
      <w:r w:rsidR="00067AAA">
        <w:rPr>
          <w:lang w:val="de-DE"/>
        </w:rPr>
        <w:t>s Augenmerk sollte</w:t>
      </w:r>
      <w:del w:id="95" w:author="David Tsaava [2]" w:date="2018-05-23T14:26:00Z">
        <w:r w:rsidR="00067AAA" w:rsidDel="0060468F">
          <w:rPr>
            <w:lang w:val="de-DE"/>
          </w:rPr>
          <w:delText>n</w:delText>
        </w:r>
      </w:del>
      <w:r w:rsidR="00067AAA">
        <w:rPr>
          <w:lang w:val="de-DE"/>
        </w:rPr>
        <w:t xml:space="preserve"> hierbei auch </w:t>
      </w:r>
      <w:ins w:id="96" w:author="David Tsaava [2]" w:date="2018-05-23T14:26:00Z">
        <w:r w:rsidR="0060468F">
          <w:rPr>
            <w:lang w:val="de-DE"/>
          </w:rPr>
          <w:t xml:space="preserve">auf </w:t>
        </w:r>
      </w:ins>
      <w:r w:rsidR="00067AAA">
        <w:rPr>
          <w:lang w:val="de-DE"/>
        </w:rPr>
        <w:t>eine einfache zukünftige Erweiterbarkeit der Software mit neuen Funktionen gelegt werden.</w:t>
      </w:r>
    </w:p>
    <w:p w14:paraId="5F0568A5" w14:textId="2D2723B4"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 xml:space="preserve">mögliche </w:t>
      </w:r>
      <w:del w:id="97" w:author="David Tsaava [2]" w:date="2018-05-23T14:49:00Z">
        <w:r w:rsidRPr="00067AAA" w:rsidDel="00C650E1">
          <w:rPr>
            <w:lang w:val="de-DE"/>
          </w:rPr>
          <w:delText xml:space="preserve">Formen </w:delText>
        </w:r>
      </w:del>
      <w:del w:id="98" w:author="David Tsaava [2]" w:date="2018-05-24T08:55:00Z">
        <w:r w:rsidRPr="00067AAA" w:rsidDel="001C4919">
          <w:rPr>
            <w:lang w:val="de-DE"/>
          </w:rPr>
          <w:delText xml:space="preserve">der </w:delText>
        </w:r>
      </w:del>
      <w:proofErr w:type="spellStart"/>
      <w:r w:rsidRPr="00067AAA">
        <w:rPr>
          <w:lang w:val="de-DE"/>
        </w:rPr>
        <w:t>Topologie</w:t>
      </w:r>
      <w:ins w:id="99" w:author="David Tsaava [2]" w:date="2018-05-23T14:27:00Z">
        <w:r w:rsidR="001C4919">
          <w:rPr>
            <w:lang w:val="de-DE"/>
          </w:rPr>
          <w:t>muster</w:t>
        </w:r>
      </w:ins>
      <w:proofErr w:type="spellEnd"/>
      <w:r w:rsidRPr="00067AAA">
        <w:rPr>
          <w:lang w:val="de-DE"/>
        </w:rPr>
        <w:t xml:space="preserve"> ermittelt werden. Auf dieser Basis soll ein Konzept zur </w:t>
      </w:r>
      <w:del w:id="100" w:author="David Tsaava [2]" w:date="2018-05-23T14:50:00Z">
        <w:r w:rsidRPr="00067AAA" w:rsidDel="00C650E1">
          <w:rPr>
            <w:lang w:val="de-DE"/>
          </w:rPr>
          <w:delText>Ermi</w:delText>
        </w:r>
        <w:r w:rsidDel="00C650E1">
          <w:rPr>
            <w:lang w:val="de-DE"/>
          </w:rPr>
          <w:delText>tt</w:delText>
        </w:r>
        <w:r w:rsidRPr="00067AAA" w:rsidDel="00C650E1">
          <w:rPr>
            <w:lang w:val="de-DE"/>
          </w:rPr>
          <w:delText xml:space="preserve">lung </w:delText>
        </w:r>
      </w:del>
      <w:ins w:id="101" w:author="David Tsaava [2]" w:date="2018-05-23T14:50:00Z">
        <w:r w:rsidR="00C650E1">
          <w:rPr>
            <w:lang w:val="de-DE"/>
          </w:rPr>
          <w:t>Topologie-Erkennung</w:t>
        </w:r>
        <w:r w:rsidR="00C650E1" w:rsidRPr="00067AAA">
          <w:rPr>
            <w:lang w:val="de-DE"/>
          </w:rPr>
          <w:t xml:space="preserve"> </w:t>
        </w:r>
      </w:ins>
      <w:r w:rsidRPr="00067AAA">
        <w:rPr>
          <w:lang w:val="de-DE"/>
        </w:rPr>
        <w:t xml:space="preserve">und </w:t>
      </w:r>
      <w:ins w:id="102" w:author="David Tsaava [2]" w:date="2018-05-23T14:50:00Z">
        <w:r w:rsidR="00C650E1">
          <w:rPr>
            <w:lang w:val="de-DE"/>
          </w:rPr>
          <w:t>-</w:t>
        </w:r>
      </w:ins>
      <w:r w:rsidRPr="00067AAA">
        <w:rPr>
          <w:lang w:val="de-DE"/>
        </w:rPr>
        <w:t xml:space="preserve">Darstellung entwickelt werden. Abschließend </w:t>
      </w:r>
      <w:del w:id="103" w:author="David Tsaava [2]" w:date="2018-05-24T08:55:00Z">
        <w:r w:rsidRPr="00067AAA" w:rsidDel="001C4919">
          <w:rPr>
            <w:lang w:val="de-DE"/>
          </w:rPr>
          <w:delText xml:space="preserve">wird </w:delText>
        </w:r>
      </w:del>
      <w:ins w:id="104" w:author="David Tsaava [2]" w:date="2018-05-24T08:55:00Z">
        <w:r w:rsidR="001C4919">
          <w:rPr>
            <w:lang w:val="de-DE"/>
          </w:rPr>
          <w:t>soll</w:t>
        </w:r>
        <w:r w:rsidR="001C4919" w:rsidRPr="00067AAA">
          <w:rPr>
            <w:lang w:val="de-DE"/>
          </w:rPr>
          <w:t xml:space="preserve"> </w:t>
        </w:r>
      </w:ins>
      <w:r w:rsidRPr="00067AAA">
        <w:rPr>
          <w:lang w:val="de-DE"/>
        </w:rPr>
        <w:t>das Konzept in die Praxis umgesetzt</w:t>
      </w:r>
      <w:ins w:id="105" w:author="David Tsaava [2]" w:date="2018-05-24T08:55:00Z">
        <w:r w:rsidR="001C4919">
          <w:rPr>
            <w:lang w:val="de-DE"/>
          </w:rPr>
          <w:t xml:space="preserve"> werden.</w:t>
        </w:r>
      </w:ins>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57BF2A2C" w14:textId="165273FA" w:rsidR="00F703B1"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4836979" w:history="1">
        <w:r w:rsidR="00F703B1" w:rsidRPr="00D23DCD">
          <w:rPr>
            <w:rStyle w:val="Hyperlink"/>
            <w:noProof/>
          </w:rPr>
          <w:t>1</w:t>
        </w:r>
        <w:r w:rsidR="00F703B1">
          <w:rPr>
            <w:rFonts w:asciiTheme="minorHAnsi" w:eastAsiaTheme="minorEastAsia" w:hAnsiTheme="minorHAnsi" w:cstheme="minorBidi"/>
            <w:b w:val="0"/>
            <w:bCs w:val="0"/>
            <w:noProof/>
            <w:sz w:val="22"/>
            <w:szCs w:val="22"/>
          </w:rPr>
          <w:tab/>
        </w:r>
        <w:r w:rsidR="00F703B1" w:rsidRPr="00D23DCD">
          <w:rPr>
            <w:rStyle w:val="Hyperlink"/>
            <w:noProof/>
          </w:rPr>
          <w:t>Einleitung</w:t>
        </w:r>
        <w:r w:rsidR="00F703B1">
          <w:rPr>
            <w:noProof/>
            <w:webHidden/>
          </w:rPr>
          <w:tab/>
        </w:r>
        <w:r w:rsidR="00F703B1">
          <w:rPr>
            <w:noProof/>
            <w:webHidden/>
          </w:rPr>
          <w:fldChar w:fldCharType="begin"/>
        </w:r>
        <w:r w:rsidR="00F703B1">
          <w:rPr>
            <w:noProof/>
            <w:webHidden/>
          </w:rPr>
          <w:instrText xml:space="preserve"> PAGEREF _Toc514836979 \h </w:instrText>
        </w:r>
        <w:r w:rsidR="00F703B1">
          <w:rPr>
            <w:noProof/>
            <w:webHidden/>
          </w:rPr>
        </w:r>
        <w:r w:rsidR="00F703B1">
          <w:rPr>
            <w:noProof/>
            <w:webHidden/>
          </w:rPr>
          <w:fldChar w:fldCharType="separate"/>
        </w:r>
        <w:r w:rsidR="009D2C15">
          <w:rPr>
            <w:noProof/>
            <w:webHidden/>
          </w:rPr>
          <w:t>8</w:t>
        </w:r>
        <w:r w:rsidR="00F703B1">
          <w:rPr>
            <w:noProof/>
            <w:webHidden/>
          </w:rPr>
          <w:fldChar w:fldCharType="end"/>
        </w:r>
      </w:hyperlink>
    </w:p>
    <w:p w14:paraId="5BC1AE21" w14:textId="206D4B14" w:rsidR="00F703B1" w:rsidRDefault="00B13F9C">
      <w:pPr>
        <w:pStyle w:val="Verzeichnis2"/>
        <w:rPr>
          <w:rFonts w:asciiTheme="minorHAnsi" w:eastAsiaTheme="minorEastAsia" w:hAnsiTheme="minorHAnsi" w:cstheme="minorBidi"/>
          <w:bCs w:val="0"/>
          <w:noProof/>
          <w:sz w:val="22"/>
          <w:szCs w:val="22"/>
        </w:rPr>
      </w:pPr>
      <w:hyperlink w:anchor="_Toc514836980" w:history="1">
        <w:r w:rsidR="00F703B1" w:rsidRPr="00D23DCD">
          <w:rPr>
            <w:rStyle w:val="Hyperlink"/>
            <w:noProof/>
          </w:rPr>
          <w:t>1.1</w:t>
        </w:r>
        <w:r w:rsidR="00F703B1">
          <w:rPr>
            <w:rFonts w:asciiTheme="minorHAnsi" w:eastAsiaTheme="minorEastAsia" w:hAnsiTheme="minorHAnsi" w:cstheme="minorBidi"/>
            <w:bCs w:val="0"/>
            <w:noProof/>
            <w:sz w:val="22"/>
            <w:szCs w:val="22"/>
          </w:rPr>
          <w:tab/>
        </w:r>
        <w:r w:rsidR="00F703B1" w:rsidRPr="00D23DCD">
          <w:rPr>
            <w:rStyle w:val="Hyperlink"/>
            <w:noProof/>
          </w:rPr>
          <w:t>Grund</w:t>
        </w:r>
        <w:r w:rsidR="00F703B1">
          <w:rPr>
            <w:noProof/>
            <w:webHidden/>
          </w:rPr>
          <w:tab/>
        </w:r>
        <w:r w:rsidR="00F703B1">
          <w:rPr>
            <w:noProof/>
            <w:webHidden/>
          </w:rPr>
          <w:fldChar w:fldCharType="begin"/>
        </w:r>
        <w:r w:rsidR="00F703B1">
          <w:rPr>
            <w:noProof/>
            <w:webHidden/>
          </w:rPr>
          <w:instrText xml:space="preserve"> PAGEREF _Toc514836980 \h </w:instrText>
        </w:r>
        <w:r w:rsidR="00F703B1">
          <w:rPr>
            <w:noProof/>
            <w:webHidden/>
          </w:rPr>
        </w:r>
        <w:r w:rsidR="00F703B1">
          <w:rPr>
            <w:noProof/>
            <w:webHidden/>
          </w:rPr>
          <w:fldChar w:fldCharType="separate"/>
        </w:r>
        <w:r w:rsidR="009D2C15">
          <w:rPr>
            <w:noProof/>
            <w:webHidden/>
          </w:rPr>
          <w:t>8</w:t>
        </w:r>
        <w:r w:rsidR="00F703B1">
          <w:rPr>
            <w:noProof/>
            <w:webHidden/>
          </w:rPr>
          <w:fldChar w:fldCharType="end"/>
        </w:r>
      </w:hyperlink>
    </w:p>
    <w:p w14:paraId="30420127" w14:textId="612CC409" w:rsidR="00F703B1" w:rsidRDefault="00B13F9C">
      <w:pPr>
        <w:pStyle w:val="Verzeichnis2"/>
        <w:rPr>
          <w:rFonts w:asciiTheme="minorHAnsi" w:eastAsiaTheme="minorEastAsia" w:hAnsiTheme="minorHAnsi" w:cstheme="minorBidi"/>
          <w:bCs w:val="0"/>
          <w:noProof/>
          <w:sz w:val="22"/>
          <w:szCs w:val="22"/>
        </w:rPr>
      </w:pPr>
      <w:hyperlink w:anchor="_Toc514836981" w:history="1">
        <w:r w:rsidR="00F703B1" w:rsidRPr="00D23DCD">
          <w:rPr>
            <w:rStyle w:val="Hyperlink"/>
            <w:noProof/>
          </w:rPr>
          <w:t>1.2</w:t>
        </w:r>
        <w:r w:rsidR="00F703B1">
          <w:rPr>
            <w:rFonts w:asciiTheme="minorHAnsi" w:eastAsiaTheme="minorEastAsia" w:hAnsiTheme="minorHAnsi" w:cstheme="minorBidi"/>
            <w:bCs w:val="0"/>
            <w:noProof/>
            <w:sz w:val="22"/>
            <w:szCs w:val="22"/>
          </w:rPr>
          <w:tab/>
        </w:r>
        <w:r w:rsidR="00F703B1" w:rsidRPr="00D23DCD">
          <w:rPr>
            <w:rStyle w:val="Hyperlink"/>
            <w:noProof/>
          </w:rPr>
          <w:t>Ziele</w:t>
        </w:r>
        <w:r w:rsidR="00F703B1">
          <w:rPr>
            <w:noProof/>
            <w:webHidden/>
          </w:rPr>
          <w:tab/>
        </w:r>
        <w:r w:rsidR="00F703B1">
          <w:rPr>
            <w:noProof/>
            <w:webHidden/>
          </w:rPr>
          <w:fldChar w:fldCharType="begin"/>
        </w:r>
        <w:r w:rsidR="00F703B1">
          <w:rPr>
            <w:noProof/>
            <w:webHidden/>
          </w:rPr>
          <w:instrText xml:space="preserve"> PAGEREF _Toc514836981 \h </w:instrText>
        </w:r>
        <w:r w:rsidR="00F703B1">
          <w:rPr>
            <w:noProof/>
            <w:webHidden/>
          </w:rPr>
        </w:r>
        <w:r w:rsidR="00F703B1">
          <w:rPr>
            <w:noProof/>
            <w:webHidden/>
          </w:rPr>
          <w:fldChar w:fldCharType="separate"/>
        </w:r>
        <w:r w:rsidR="009D2C15">
          <w:rPr>
            <w:noProof/>
            <w:webHidden/>
          </w:rPr>
          <w:t>9</w:t>
        </w:r>
        <w:r w:rsidR="00F703B1">
          <w:rPr>
            <w:noProof/>
            <w:webHidden/>
          </w:rPr>
          <w:fldChar w:fldCharType="end"/>
        </w:r>
      </w:hyperlink>
    </w:p>
    <w:p w14:paraId="6F3314D9" w14:textId="23710322" w:rsidR="00F703B1" w:rsidRDefault="00B13F9C">
      <w:pPr>
        <w:pStyle w:val="Verzeichnis2"/>
        <w:rPr>
          <w:rFonts w:asciiTheme="minorHAnsi" w:eastAsiaTheme="minorEastAsia" w:hAnsiTheme="minorHAnsi" w:cstheme="minorBidi"/>
          <w:bCs w:val="0"/>
          <w:noProof/>
          <w:sz w:val="22"/>
          <w:szCs w:val="22"/>
        </w:rPr>
      </w:pPr>
      <w:hyperlink w:anchor="_Toc514836982" w:history="1">
        <w:r w:rsidR="00F703B1" w:rsidRPr="00D23DCD">
          <w:rPr>
            <w:rStyle w:val="Hyperlink"/>
            <w:noProof/>
          </w:rPr>
          <w:t>1.3</w:t>
        </w:r>
        <w:r w:rsidR="00F703B1">
          <w:rPr>
            <w:rFonts w:asciiTheme="minorHAnsi" w:eastAsiaTheme="minorEastAsia" w:hAnsiTheme="minorHAnsi" w:cstheme="minorBidi"/>
            <w:bCs w:val="0"/>
            <w:noProof/>
            <w:sz w:val="22"/>
            <w:szCs w:val="22"/>
          </w:rPr>
          <w:tab/>
        </w:r>
        <w:r w:rsidR="00F703B1" w:rsidRPr="00D23DCD">
          <w:rPr>
            <w:rStyle w:val="Hyperlink"/>
            <w:noProof/>
          </w:rPr>
          <w:t>Aufgaben</w:t>
        </w:r>
        <w:r w:rsidR="00F703B1">
          <w:rPr>
            <w:noProof/>
            <w:webHidden/>
          </w:rPr>
          <w:tab/>
        </w:r>
        <w:r w:rsidR="00F703B1">
          <w:rPr>
            <w:noProof/>
            <w:webHidden/>
          </w:rPr>
          <w:fldChar w:fldCharType="begin"/>
        </w:r>
        <w:r w:rsidR="00F703B1">
          <w:rPr>
            <w:noProof/>
            <w:webHidden/>
          </w:rPr>
          <w:instrText xml:space="preserve"> PAGEREF _Toc514836982 \h </w:instrText>
        </w:r>
        <w:r w:rsidR="00F703B1">
          <w:rPr>
            <w:noProof/>
            <w:webHidden/>
          </w:rPr>
        </w:r>
        <w:r w:rsidR="00F703B1">
          <w:rPr>
            <w:noProof/>
            <w:webHidden/>
          </w:rPr>
          <w:fldChar w:fldCharType="separate"/>
        </w:r>
        <w:r w:rsidR="009D2C15">
          <w:rPr>
            <w:noProof/>
            <w:webHidden/>
          </w:rPr>
          <w:t>9</w:t>
        </w:r>
        <w:r w:rsidR="00F703B1">
          <w:rPr>
            <w:noProof/>
            <w:webHidden/>
          </w:rPr>
          <w:fldChar w:fldCharType="end"/>
        </w:r>
      </w:hyperlink>
    </w:p>
    <w:p w14:paraId="15B3C750" w14:textId="18A003AF" w:rsidR="00F703B1" w:rsidRDefault="0053211C">
      <w:pPr>
        <w:pStyle w:val="Verzeichnis2"/>
        <w:rPr>
          <w:rFonts w:asciiTheme="minorHAnsi" w:eastAsiaTheme="minorEastAsia" w:hAnsiTheme="minorHAnsi" w:cstheme="minorBidi"/>
          <w:bCs w:val="0"/>
          <w:noProof/>
          <w:sz w:val="22"/>
          <w:szCs w:val="22"/>
        </w:rPr>
      </w:pPr>
      <w:r>
        <w:fldChar w:fldCharType="begin"/>
      </w:r>
      <w:r>
        <w:instrText xml:space="preserve"> HYPERLINK \l "_Toc514836983" </w:instrText>
      </w:r>
      <w:r>
        <w:fldChar w:fldCharType="separate"/>
      </w:r>
      <w:r w:rsidR="00F703B1" w:rsidRPr="00D23DCD">
        <w:rPr>
          <w:rStyle w:val="Hyperlink"/>
          <w:noProof/>
        </w:rPr>
        <w:t>1.4</w:t>
      </w:r>
      <w:r w:rsidR="00F703B1">
        <w:rPr>
          <w:rFonts w:asciiTheme="minorHAnsi" w:eastAsiaTheme="minorEastAsia" w:hAnsiTheme="minorHAnsi" w:cstheme="minorBidi"/>
          <w:bCs w:val="0"/>
          <w:noProof/>
          <w:sz w:val="22"/>
          <w:szCs w:val="22"/>
        </w:rPr>
        <w:tab/>
      </w:r>
      <w:r w:rsidR="00F703B1" w:rsidRPr="00D23DCD">
        <w:rPr>
          <w:rStyle w:val="Hyperlink"/>
          <w:noProof/>
        </w:rPr>
        <w:t>Firmenvorstellung</w:t>
      </w:r>
      <w:r w:rsidR="00F703B1">
        <w:rPr>
          <w:noProof/>
          <w:webHidden/>
        </w:rPr>
        <w:tab/>
      </w:r>
      <w:r w:rsidR="00F703B1">
        <w:rPr>
          <w:noProof/>
          <w:webHidden/>
        </w:rPr>
        <w:fldChar w:fldCharType="begin"/>
      </w:r>
      <w:r w:rsidR="00F703B1">
        <w:rPr>
          <w:noProof/>
          <w:webHidden/>
        </w:rPr>
        <w:instrText xml:space="preserve"> PAGEREF _Toc514836983 \h </w:instrText>
      </w:r>
      <w:r w:rsidR="00F703B1">
        <w:rPr>
          <w:noProof/>
          <w:webHidden/>
        </w:rPr>
      </w:r>
      <w:r w:rsidR="00F703B1">
        <w:rPr>
          <w:noProof/>
          <w:webHidden/>
        </w:rPr>
        <w:fldChar w:fldCharType="separate"/>
      </w:r>
      <w:ins w:id="106" w:author="David Tsaava [2]" w:date="2018-05-24T10:12:00Z">
        <w:r w:rsidR="009D2C15">
          <w:rPr>
            <w:noProof/>
            <w:webHidden/>
          </w:rPr>
          <w:t>11</w:t>
        </w:r>
      </w:ins>
      <w:del w:id="107" w:author="David Tsaava [2]" w:date="2018-05-24T10:09:00Z">
        <w:r w:rsidR="00F703B1" w:rsidDel="009D2C15">
          <w:rPr>
            <w:noProof/>
            <w:webHidden/>
          </w:rPr>
          <w:delText>10</w:delText>
        </w:r>
      </w:del>
      <w:r w:rsidR="00F703B1">
        <w:rPr>
          <w:noProof/>
          <w:webHidden/>
        </w:rPr>
        <w:fldChar w:fldCharType="end"/>
      </w:r>
      <w:r>
        <w:rPr>
          <w:noProof/>
        </w:rPr>
        <w:fldChar w:fldCharType="end"/>
      </w:r>
    </w:p>
    <w:p w14:paraId="2CF212EB" w14:textId="77B5504D" w:rsidR="00F703B1" w:rsidRDefault="00B13F9C">
      <w:pPr>
        <w:pStyle w:val="Verzeichnis1"/>
        <w:rPr>
          <w:rFonts w:asciiTheme="minorHAnsi" w:eastAsiaTheme="minorEastAsia" w:hAnsiTheme="minorHAnsi" w:cstheme="minorBidi"/>
          <w:b w:val="0"/>
          <w:bCs w:val="0"/>
          <w:noProof/>
          <w:sz w:val="22"/>
          <w:szCs w:val="22"/>
        </w:rPr>
      </w:pPr>
      <w:hyperlink w:anchor="_Toc514836984" w:history="1">
        <w:r w:rsidR="00F703B1" w:rsidRPr="00D23DCD">
          <w:rPr>
            <w:rStyle w:val="Hyperlink"/>
            <w:noProof/>
          </w:rPr>
          <w:t>2</w:t>
        </w:r>
        <w:r w:rsidR="00F703B1">
          <w:rPr>
            <w:rFonts w:asciiTheme="minorHAnsi" w:eastAsiaTheme="minorEastAsia" w:hAnsiTheme="minorHAnsi" w:cstheme="minorBidi"/>
            <w:b w:val="0"/>
            <w:bCs w:val="0"/>
            <w:noProof/>
            <w:sz w:val="22"/>
            <w:szCs w:val="22"/>
          </w:rPr>
          <w:tab/>
        </w:r>
        <w:r w:rsidR="00F703B1" w:rsidRPr="00D23DCD">
          <w:rPr>
            <w:rStyle w:val="Hyperlink"/>
            <w:noProof/>
          </w:rPr>
          <w:t>Grundlagen</w:t>
        </w:r>
        <w:r w:rsidR="00F703B1">
          <w:rPr>
            <w:noProof/>
            <w:webHidden/>
          </w:rPr>
          <w:tab/>
        </w:r>
        <w:r w:rsidR="00F703B1">
          <w:rPr>
            <w:noProof/>
            <w:webHidden/>
          </w:rPr>
          <w:fldChar w:fldCharType="begin"/>
        </w:r>
        <w:r w:rsidR="00F703B1">
          <w:rPr>
            <w:noProof/>
            <w:webHidden/>
          </w:rPr>
          <w:instrText xml:space="preserve"> PAGEREF _Toc514836984 \h </w:instrText>
        </w:r>
        <w:r w:rsidR="00F703B1">
          <w:rPr>
            <w:noProof/>
            <w:webHidden/>
          </w:rPr>
        </w:r>
        <w:r w:rsidR="00F703B1">
          <w:rPr>
            <w:noProof/>
            <w:webHidden/>
          </w:rPr>
          <w:fldChar w:fldCharType="separate"/>
        </w:r>
        <w:r w:rsidR="009D2C15">
          <w:rPr>
            <w:noProof/>
            <w:webHidden/>
          </w:rPr>
          <w:t>12</w:t>
        </w:r>
        <w:r w:rsidR="00F703B1">
          <w:rPr>
            <w:noProof/>
            <w:webHidden/>
          </w:rPr>
          <w:fldChar w:fldCharType="end"/>
        </w:r>
      </w:hyperlink>
    </w:p>
    <w:p w14:paraId="5DCC8674" w14:textId="1F1996CA" w:rsidR="00F703B1" w:rsidRDefault="00B13F9C">
      <w:pPr>
        <w:pStyle w:val="Verzeichnis2"/>
        <w:rPr>
          <w:rFonts w:asciiTheme="minorHAnsi" w:eastAsiaTheme="minorEastAsia" w:hAnsiTheme="minorHAnsi" w:cstheme="minorBidi"/>
          <w:bCs w:val="0"/>
          <w:noProof/>
          <w:sz w:val="22"/>
          <w:szCs w:val="22"/>
        </w:rPr>
      </w:pPr>
      <w:hyperlink w:anchor="_Toc514836985" w:history="1">
        <w:r w:rsidR="00F703B1" w:rsidRPr="00D23DCD">
          <w:rPr>
            <w:rStyle w:val="Hyperlink"/>
            <w:noProof/>
          </w:rPr>
          <w:t>2.1</w:t>
        </w:r>
        <w:r w:rsidR="00F703B1">
          <w:rPr>
            <w:rFonts w:asciiTheme="minorHAnsi" w:eastAsiaTheme="minorEastAsia" w:hAnsiTheme="minorHAnsi" w:cstheme="minorBidi"/>
            <w:bCs w:val="0"/>
            <w:noProof/>
            <w:sz w:val="22"/>
            <w:szCs w:val="22"/>
          </w:rPr>
          <w:tab/>
        </w:r>
        <w:r w:rsidR="00F703B1" w:rsidRPr="00D23DCD">
          <w:rPr>
            <w:rStyle w:val="Hyperlink"/>
            <w:noProof/>
          </w:rPr>
          <w:t>Grundlegende Begrifflichkeiten</w:t>
        </w:r>
        <w:r w:rsidR="00F703B1">
          <w:rPr>
            <w:noProof/>
            <w:webHidden/>
          </w:rPr>
          <w:tab/>
        </w:r>
        <w:r w:rsidR="00F703B1">
          <w:rPr>
            <w:noProof/>
            <w:webHidden/>
          </w:rPr>
          <w:fldChar w:fldCharType="begin"/>
        </w:r>
        <w:r w:rsidR="00F703B1">
          <w:rPr>
            <w:noProof/>
            <w:webHidden/>
          </w:rPr>
          <w:instrText xml:space="preserve"> PAGEREF _Toc514836985 \h </w:instrText>
        </w:r>
        <w:r w:rsidR="00F703B1">
          <w:rPr>
            <w:noProof/>
            <w:webHidden/>
          </w:rPr>
        </w:r>
        <w:r w:rsidR="00F703B1">
          <w:rPr>
            <w:noProof/>
            <w:webHidden/>
          </w:rPr>
          <w:fldChar w:fldCharType="separate"/>
        </w:r>
        <w:r w:rsidR="009D2C15">
          <w:rPr>
            <w:noProof/>
            <w:webHidden/>
          </w:rPr>
          <w:t>12</w:t>
        </w:r>
        <w:r w:rsidR="00F703B1">
          <w:rPr>
            <w:noProof/>
            <w:webHidden/>
          </w:rPr>
          <w:fldChar w:fldCharType="end"/>
        </w:r>
      </w:hyperlink>
    </w:p>
    <w:p w14:paraId="0A4EFC1E" w14:textId="157CC6EF" w:rsidR="00F703B1" w:rsidRDefault="00B13F9C">
      <w:pPr>
        <w:pStyle w:val="Verzeichnis2"/>
        <w:rPr>
          <w:rFonts w:asciiTheme="minorHAnsi" w:eastAsiaTheme="minorEastAsia" w:hAnsiTheme="minorHAnsi" w:cstheme="minorBidi"/>
          <w:bCs w:val="0"/>
          <w:noProof/>
          <w:sz w:val="22"/>
          <w:szCs w:val="22"/>
        </w:rPr>
      </w:pPr>
      <w:hyperlink w:anchor="_Toc514836986" w:history="1">
        <w:r w:rsidR="00F703B1" w:rsidRPr="00D23DCD">
          <w:rPr>
            <w:rStyle w:val="Hyperlink"/>
            <w:noProof/>
          </w:rPr>
          <w:t>2.2</w:t>
        </w:r>
        <w:r w:rsidR="00F703B1">
          <w:rPr>
            <w:rFonts w:asciiTheme="minorHAnsi" w:eastAsiaTheme="minorEastAsia" w:hAnsiTheme="minorHAnsi" w:cstheme="minorBidi"/>
            <w:bCs w:val="0"/>
            <w:noProof/>
            <w:sz w:val="22"/>
            <w:szCs w:val="22"/>
          </w:rPr>
          <w:tab/>
        </w:r>
        <w:r w:rsidR="00F703B1" w:rsidRPr="00D23DCD">
          <w:rPr>
            <w:rStyle w:val="Hyperlink"/>
            <w:noProof/>
          </w:rPr>
          <w:t>Grundlegende Netzwerktopologien</w:t>
        </w:r>
        <w:r w:rsidR="00F703B1">
          <w:rPr>
            <w:noProof/>
            <w:webHidden/>
          </w:rPr>
          <w:tab/>
        </w:r>
        <w:r w:rsidR="00F703B1">
          <w:rPr>
            <w:noProof/>
            <w:webHidden/>
          </w:rPr>
          <w:fldChar w:fldCharType="begin"/>
        </w:r>
        <w:r w:rsidR="00F703B1">
          <w:rPr>
            <w:noProof/>
            <w:webHidden/>
          </w:rPr>
          <w:instrText xml:space="preserve"> PAGEREF _Toc514836986 \h </w:instrText>
        </w:r>
        <w:r w:rsidR="00F703B1">
          <w:rPr>
            <w:noProof/>
            <w:webHidden/>
          </w:rPr>
        </w:r>
        <w:r w:rsidR="00F703B1">
          <w:rPr>
            <w:noProof/>
            <w:webHidden/>
          </w:rPr>
          <w:fldChar w:fldCharType="separate"/>
        </w:r>
        <w:r w:rsidR="009D2C15">
          <w:rPr>
            <w:noProof/>
            <w:webHidden/>
          </w:rPr>
          <w:t>13</w:t>
        </w:r>
        <w:r w:rsidR="00F703B1">
          <w:rPr>
            <w:noProof/>
            <w:webHidden/>
          </w:rPr>
          <w:fldChar w:fldCharType="end"/>
        </w:r>
      </w:hyperlink>
    </w:p>
    <w:p w14:paraId="132AB490" w14:textId="66FFBF6F" w:rsidR="00F703B1" w:rsidRDefault="00B13F9C">
      <w:pPr>
        <w:pStyle w:val="Verzeichnis3"/>
        <w:rPr>
          <w:rFonts w:asciiTheme="minorHAnsi" w:eastAsiaTheme="minorEastAsia" w:hAnsiTheme="minorHAnsi" w:cstheme="minorBidi"/>
          <w:sz w:val="22"/>
          <w:szCs w:val="22"/>
        </w:rPr>
      </w:pPr>
      <w:hyperlink w:anchor="_Toc514836987" w:history="1">
        <w:r w:rsidR="00F703B1" w:rsidRPr="00D23DCD">
          <w:rPr>
            <w:rStyle w:val="Hyperlink"/>
          </w:rPr>
          <w:t>2.2.1</w:t>
        </w:r>
        <w:r w:rsidR="00F703B1">
          <w:rPr>
            <w:rFonts w:asciiTheme="minorHAnsi" w:eastAsiaTheme="minorEastAsia" w:hAnsiTheme="minorHAnsi" w:cstheme="minorBidi"/>
            <w:sz w:val="22"/>
            <w:szCs w:val="22"/>
          </w:rPr>
          <w:tab/>
        </w:r>
        <w:r w:rsidR="00F703B1" w:rsidRPr="00D23DCD">
          <w:rPr>
            <w:rStyle w:val="Hyperlink"/>
          </w:rPr>
          <w:t>Kennwerte einer Netzwerktopologie</w:t>
        </w:r>
        <w:r w:rsidR="00F703B1">
          <w:rPr>
            <w:webHidden/>
          </w:rPr>
          <w:tab/>
        </w:r>
        <w:r w:rsidR="00F703B1">
          <w:rPr>
            <w:webHidden/>
          </w:rPr>
          <w:fldChar w:fldCharType="begin"/>
        </w:r>
        <w:r w:rsidR="00F703B1">
          <w:rPr>
            <w:webHidden/>
          </w:rPr>
          <w:instrText xml:space="preserve"> PAGEREF _Toc514836987 \h </w:instrText>
        </w:r>
        <w:r w:rsidR="00F703B1">
          <w:rPr>
            <w:webHidden/>
          </w:rPr>
        </w:r>
        <w:r w:rsidR="00F703B1">
          <w:rPr>
            <w:webHidden/>
          </w:rPr>
          <w:fldChar w:fldCharType="separate"/>
        </w:r>
        <w:r w:rsidR="009D2C15">
          <w:rPr>
            <w:webHidden/>
          </w:rPr>
          <w:t>14</w:t>
        </w:r>
        <w:r w:rsidR="00F703B1">
          <w:rPr>
            <w:webHidden/>
          </w:rPr>
          <w:fldChar w:fldCharType="end"/>
        </w:r>
      </w:hyperlink>
    </w:p>
    <w:p w14:paraId="685DAB7D" w14:textId="09CF6895" w:rsidR="00F703B1" w:rsidRDefault="00B13F9C">
      <w:pPr>
        <w:pStyle w:val="Verzeichnis3"/>
        <w:rPr>
          <w:rFonts w:asciiTheme="minorHAnsi" w:eastAsiaTheme="minorEastAsia" w:hAnsiTheme="minorHAnsi" w:cstheme="minorBidi"/>
          <w:sz w:val="22"/>
          <w:szCs w:val="22"/>
        </w:rPr>
      </w:pPr>
      <w:hyperlink w:anchor="_Toc514836988" w:history="1">
        <w:r w:rsidR="00F703B1" w:rsidRPr="00D23DCD">
          <w:rPr>
            <w:rStyle w:val="Hyperlink"/>
          </w:rPr>
          <w:t>2.2.2</w:t>
        </w:r>
        <w:r w:rsidR="00F703B1">
          <w:rPr>
            <w:rFonts w:asciiTheme="minorHAnsi" w:eastAsiaTheme="minorEastAsia" w:hAnsiTheme="minorHAnsi" w:cstheme="minorBidi"/>
            <w:sz w:val="22"/>
            <w:szCs w:val="22"/>
          </w:rPr>
          <w:tab/>
        </w:r>
        <w:r w:rsidR="00F703B1" w:rsidRPr="00D23DCD">
          <w:rPr>
            <w:rStyle w:val="Hyperlink"/>
          </w:rPr>
          <w:t>Linien-Topologie</w:t>
        </w:r>
        <w:r w:rsidR="00F703B1">
          <w:rPr>
            <w:webHidden/>
          </w:rPr>
          <w:tab/>
        </w:r>
        <w:r w:rsidR="00F703B1">
          <w:rPr>
            <w:webHidden/>
          </w:rPr>
          <w:fldChar w:fldCharType="begin"/>
        </w:r>
        <w:r w:rsidR="00F703B1">
          <w:rPr>
            <w:webHidden/>
          </w:rPr>
          <w:instrText xml:space="preserve"> PAGEREF _Toc514836988 \h </w:instrText>
        </w:r>
        <w:r w:rsidR="00F703B1">
          <w:rPr>
            <w:webHidden/>
          </w:rPr>
        </w:r>
        <w:r w:rsidR="00F703B1">
          <w:rPr>
            <w:webHidden/>
          </w:rPr>
          <w:fldChar w:fldCharType="separate"/>
        </w:r>
        <w:r w:rsidR="009D2C15">
          <w:rPr>
            <w:webHidden/>
          </w:rPr>
          <w:t>15</w:t>
        </w:r>
        <w:r w:rsidR="00F703B1">
          <w:rPr>
            <w:webHidden/>
          </w:rPr>
          <w:fldChar w:fldCharType="end"/>
        </w:r>
      </w:hyperlink>
    </w:p>
    <w:p w14:paraId="6C88B692" w14:textId="159F3DF3" w:rsidR="00F703B1" w:rsidRDefault="00B13F9C">
      <w:pPr>
        <w:pStyle w:val="Verzeichnis3"/>
        <w:rPr>
          <w:rFonts w:asciiTheme="minorHAnsi" w:eastAsiaTheme="minorEastAsia" w:hAnsiTheme="minorHAnsi" w:cstheme="minorBidi"/>
          <w:sz w:val="22"/>
          <w:szCs w:val="22"/>
        </w:rPr>
      </w:pPr>
      <w:hyperlink w:anchor="_Toc514836989" w:history="1">
        <w:r w:rsidR="00F703B1" w:rsidRPr="00D23DCD">
          <w:rPr>
            <w:rStyle w:val="Hyperlink"/>
          </w:rPr>
          <w:t>2.2.3</w:t>
        </w:r>
        <w:r w:rsidR="00F703B1">
          <w:rPr>
            <w:rFonts w:asciiTheme="minorHAnsi" w:eastAsiaTheme="minorEastAsia" w:hAnsiTheme="minorHAnsi" w:cstheme="minorBidi"/>
            <w:sz w:val="22"/>
            <w:szCs w:val="22"/>
          </w:rPr>
          <w:tab/>
        </w:r>
        <w:r w:rsidR="00F703B1" w:rsidRPr="00D23DCD">
          <w:rPr>
            <w:rStyle w:val="Hyperlink"/>
          </w:rPr>
          <w:t>Ring-Topologie</w:t>
        </w:r>
        <w:r w:rsidR="00F703B1">
          <w:rPr>
            <w:webHidden/>
          </w:rPr>
          <w:tab/>
        </w:r>
        <w:r w:rsidR="00F703B1">
          <w:rPr>
            <w:webHidden/>
          </w:rPr>
          <w:fldChar w:fldCharType="begin"/>
        </w:r>
        <w:r w:rsidR="00F703B1">
          <w:rPr>
            <w:webHidden/>
          </w:rPr>
          <w:instrText xml:space="preserve"> PAGEREF _Toc514836989 \h </w:instrText>
        </w:r>
        <w:r w:rsidR="00F703B1">
          <w:rPr>
            <w:webHidden/>
          </w:rPr>
        </w:r>
        <w:r w:rsidR="00F703B1">
          <w:rPr>
            <w:webHidden/>
          </w:rPr>
          <w:fldChar w:fldCharType="separate"/>
        </w:r>
        <w:r w:rsidR="009D2C15">
          <w:rPr>
            <w:webHidden/>
          </w:rPr>
          <w:t>16</w:t>
        </w:r>
        <w:r w:rsidR="00F703B1">
          <w:rPr>
            <w:webHidden/>
          </w:rPr>
          <w:fldChar w:fldCharType="end"/>
        </w:r>
      </w:hyperlink>
    </w:p>
    <w:p w14:paraId="53D0E8E9" w14:textId="5422A2FD" w:rsidR="00F703B1" w:rsidRDefault="00B13F9C">
      <w:pPr>
        <w:pStyle w:val="Verzeichnis3"/>
        <w:rPr>
          <w:rFonts w:asciiTheme="minorHAnsi" w:eastAsiaTheme="minorEastAsia" w:hAnsiTheme="minorHAnsi" w:cstheme="minorBidi"/>
          <w:sz w:val="22"/>
          <w:szCs w:val="22"/>
        </w:rPr>
      </w:pPr>
      <w:hyperlink w:anchor="_Toc514836990" w:history="1">
        <w:r w:rsidR="00F703B1" w:rsidRPr="00D23DCD">
          <w:rPr>
            <w:rStyle w:val="Hyperlink"/>
          </w:rPr>
          <w:t>2.2.4</w:t>
        </w:r>
        <w:r w:rsidR="00F703B1">
          <w:rPr>
            <w:rFonts w:asciiTheme="minorHAnsi" w:eastAsiaTheme="minorEastAsia" w:hAnsiTheme="minorHAnsi" w:cstheme="minorBidi"/>
            <w:sz w:val="22"/>
            <w:szCs w:val="22"/>
          </w:rPr>
          <w:tab/>
        </w:r>
        <w:r w:rsidR="00F703B1" w:rsidRPr="00D23DCD">
          <w:rPr>
            <w:rStyle w:val="Hyperlink"/>
          </w:rPr>
          <w:t>Stern-Topologie</w:t>
        </w:r>
        <w:r w:rsidR="00F703B1">
          <w:rPr>
            <w:webHidden/>
          </w:rPr>
          <w:tab/>
        </w:r>
        <w:r w:rsidR="00F703B1">
          <w:rPr>
            <w:webHidden/>
          </w:rPr>
          <w:fldChar w:fldCharType="begin"/>
        </w:r>
        <w:r w:rsidR="00F703B1">
          <w:rPr>
            <w:webHidden/>
          </w:rPr>
          <w:instrText xml:space="preserve"> PAGEREF _Toc514836990 \h </w:instrText>
        </w:r>
        <w:r w:rsidR="00F703B1">
          <w:rPr>
            <w:webHidden/>
          </w:rPr>
        </w:r>
        <w:r w:rsidR="00F703B1">
          <w:rPr>
            <w:webHidden/>
          </w:rPr>
          <w:fldChar w:fldCharType="separate"/>
        </w:r>
        <w:r w:rsidR="009D2C15">
          <w:rPr>
            <w:webHidden/>
          </w:rPr>
          <w:t>16</w:t>
        </w:r>
        <w:r w:rsidR="00F703B1">
          <w:rPr>
            <w:webHidden/>
          </w:rPr>
          <w:fldChar w:fldCharType="end"/>
        </w:r>
      </w:hyperlink>
    </w:p>
    <w:p w14:paraId="108425D0" w14:textId="0845B329" w:rsidR="00F703B1" w:rsidRDefault="00B13F9C">
      <w:pPr>
        <w:pStyle w:val="Verzeichnis3"/>
        <w:rPr>
          <w:rFonts w:asciiTheme="minorHAnsi" w:eastAsiaTheme="minorEastAsia" w:hAnsiTheme="minorHAnsi" w:cstheme="minorBidi"/>
          <w:sz w:val="22"/>
          <w:szCs w:val="22"/>
        </w:rPr>
      </w:pPr>
      <w:hyperlink w:anchor="_Toc514836991" w:history="1">
        <w:r w:rsidR="00F703B1" w:rsidRPr="00D23DCD">
          <w:rPr>
            <w:rStyle w:val="Hyperlink"/>
          </w:rPr>
          <w:t>2.2.5</w:t>
        </w:r>
        <w:r w:rsidR="00F703B1">
          <w:rPr>
            <w:rFonts w:asciiTheme="minorHAnsi" w:eastAsiaTheme="minorEastAsia" w:hAnsiTheme="minorHAnsi" w:cstheme="minorBidi"/>
            <w:sz w:val="22"/>
            <w:szCs w:val="22"/>
          </w:rPr>
          <w:tab/>
        </w:r>
        <w:r w:rsidR="00F703B1" w:rsidRPr="00D23DCD">
          <w:rPr>
            <w:rStyle w:val="Hyperlink"/>
          </w:rPr>
          <w:t>Baum-Topologie</w:t>
        </w:r>
        <w:r w:rsidR="00F703B1">
          <w:rPr>
            <w:webHidden/>
          </w:rPr>
          <w:tab/>
        </w:r>
        <w:r w:rsidR="00F703B1">
          <w:rPr>
            <w:webHidden/>
          </w:rPr>
          <w:fldChar w:fldCharType="begin"/>
        </w:r>
        <w:r w:rsidR="00F703B1">
          <w:rPr>
            <w:webHidden/>
          </w:rPr>
          <w:instrText xml:space="preserve"> PAGEREF _Toc514836991 \h </w:instrText>
        </w:r>
        <w:r w:rsidR="00F703B1">
          <w:rPr>
            <w:webHidden/>
          </w:rPr>
        </w:r>
        <w:r w:rsidR="00F703B1">
          <w:rPr>
            <w:webHidden/>
          </w:rPr>
          <w:fldChar w:fldCharType="separate"/>
        </w:r>
        <w:r w:rsidR="009D2C15">
          <w:rPr>
            <w:webHidden/>
          </w:rPr>
          <w:t>17</w:t>
        </w:r>
        <w:r w:rsidR="00F703B1">
          <w:rPr>
            <w:webHidden/>
          </w:rPr>
          <w:fldChar w:fldCharType="end"/>
        </w:r>
      </w:hyperlink>
    </w:p>
    <w:p w14:paraId="38AB5702" w14:textId="4022F752" w:rsidR="00F703B1" w:rsidRDefault="00B13F9C">
      <w:pPr>
        <w:pStyle w:val="Verzeichnis3"/>
        <w:rPr>
          <w:rFonts w:asciiTheme="minorHAnsi" w:eastAsiaTheme="minorEastAsia" w:hAnsiTheme="minorHAnsi" w:cstheme="minorBidi"/>
          <w:sz w:val="22"/>
          <w:szCs w:val="22"/>
        </w:rPr>
      </w:pPr>
      <w:hyperlink w:anchor="_Toc514836992" w:history="1">
        <w:r w:rsidR="00F703B1" w:rsidRPr="00D23DCD">
          <w:rPr>
            <w:rStyle w:val="Hyperlink"/>
          </w:rPr>
          <w:t>2.2.6</w:t>
        </w:r>
        <w:r w:rsidR="00F703B1">
          <w:rPr>
            <w:rFonts w:asciiTheme="minorHAnsi" w:eastAsiaTheme="minorEastAsia" w:hAnsiTheme="minorHAnsi" w:cstheme="minorBidi"/>
            <w:sz w:val="22"/>
            <w:szCs w:val="22"/>
          </w:rPr>
          <w:tab/>
        </w:r>
        <w:r w:rsidR="00F703B1" w:rsidRPr="00D23DCD">
          <w:rPr>
            <w:rStyle w:val="Hyperlink"/>
          </w:rPr>
          <w:t>Vermaschtes Netz</w:t>
        </w:r>
        <w:r w:rsidR="00F703B1">
          <w:rPr>
            <w:webHidden/>
          </w:rPr>
          <w:tab/>
        </w:r>
        <w:r w:rsidR="00F703B1">
          <w:rPr>
            <w:webHidden/>
          </w:rPr>
          <w:fldChar w:fldCharType="begin"/>
        </w:r>
        <w:r w:rsidR="00F703B1">
          <w:rPr>
            <w:webHidden/>
          </w:rPr>
          <w:instrText xml:space="preserve"> PAGEREF _Toc514836992 \h </w:instrText>
        </w:r>
        <w:r w:rsidR="00F703B1">
          <w:rPr>
            <w:webHidden/>
          </w:rPr>
        </w:r>
        <w:r w:rsidR="00F703B1">
          <w:rPr>
            <w:webHidden/>
          </w:rPr>
          <w:fldChar w:fldCharType="separate"/>
        </w:r>
        <w:r w:rsidR="009D2C15">
          <w:rPr>
            <w:webHidden/>
          </w:rPr>
          <w:t>18</w:t>
        </w:r>
        <w:r w:rsidR="00F703B1">
          <w:rPr>
            <w:webHidden/>
          </w:rPr>
          <w:fldChar w:fldCharType="end"/>
        </w:r>
      </w:hyperlink>
    </w:p>
    <w:p w14:paraId="2035B548" w14:textId="207338C1" w:rsidR="00F703B1" w:rsidRDefault="00B13F9C">
      <w:pPr>
        <w:pStyle w:val="Verzeichnis2"/>
        <w:rPr>
          <w:rFonts w:asciiTheme="minorHAnsi" w:eastAsiaTheme="minorEastAsia" w:hAnsiTheme="minorHAnsi" w:cstheme="minorBidi"/>
          <w:bCs w:val="0"/>
          <w:noProof/>
          <w:sz w:val="22"/>
          <w:szCs w:val="22"/>
        </w:rPr>
      </w:pPr>
      <w:hyperlink w:anchor="_Toc514836993" w:history="1">
        <w:r w:rsidR="00F703B1" w:rsidRPr="00D23DCD">
          <w:rPr>
            <w:rStyle w:val="Hyperlink"/>
            <w:noProof/>
          </w:rPr>
          <w:t>2.3</w:t>
        </w:r>
        <w:r w:rsidR="00F703B1">
          <w:rPr>
            <w:rFonts w:asciiTheme="minorHAnsi" w:eastAsiaTheme="minorEastAsia" w:hAnsiTheme="minorHAnsi" w:cstheme="minorBidi"/>
            <w:bCs w:val="0"/>
            <w:noProof/>
            <w:sz w:val="22"/>
            <w:szCs w:val="22"/>
          </w:rPr>
          <w:tab/>
        </w:r>
        <w:r w:rsidR="00F703B1" w:rsidRPr="00D23DCD">
          <w:rPr>
            <w:rStyle w:val="Hyperlink"/>
            <w:noProof/>
          </w:rPr>
          <w:t>Netzwerke-Protokolle</w:t>
        </w:r>
        <w:r w:rsidR="00F703B1">
          <w:rPr>
            <w:noProof/>
            <w:webHidden/>
          </w:rPr>
          <w:tab/>
        </w:r>
        <w:r w:rsidR="00F703B1">
          <w:rPr>
            <w:noProof/>
            <w:webHidden/>
          </w:rPr>
          <w:fldChar w:fldCharType="begin"/>
        </w:r>
        <w:r w:rsidR="00F703B1">
          <w:rPr>
            <w:noProof/>
            <w:webHidden/>
          </w:rPr>
          <w:instrText xml:space="preserve"> PAGEREF _Toc514836993 \h </w:instrText>
        </w:r>
        <w:r w:rsidR="00F703B1">
          <w:rPr>
            <w:noProof/>
            <w:webHidden/>
          </w:rPr>
        </w:r>
        <w:r w:rsidR="00F703B1">
          <w:rPr>
            <w:noProof/>
            <w:webHidden/>
          </w:rPr>
          <w:fldChar w:fldCharType="separate"/>
        </w:r>
        <w:r w:rsidR="009D2C15">
          <w:rPr>
            <w:noProof/>
            <w:webHidden/>
          </w:rPr>
          <w:t>19</w:t>
        </w:r>
        <w:r w:rsidR="00F703B1">
          <w:rPr>
            <w:noProof/>
            <w:webHidden/>
          </w:rPr>
          <w:fldChar w:fldCharType="end"/>
        </w:r>
      </w:hyperlink>
    </w:p>
    <w:p w14:paraId="47783E8F" w14:textId="7A0169A5" w:rsidR="00F703B1" w:rsidRDefault="00B13F9C">
      <w:pPr>
        <w:pStyle w:val="Verzeichnis3"/>
        <w:rPr>
          <w:rFonts w:asciiTheme="minorHAnsi" w:eastAsiaTheme="minorEastAsia" w:hAnsiTheme="minorHAnsi" w:cstheme="minorBidi"/>
          <w:sz w:val="22"/>
          <w:szCs w:val="22"/>
        </w:rPr>
      </w:pPr>
      <w:hyperlink w:anchor="_Toc514836994" w:history="1">
        <w:r w:rsidR="00F703B1" w:rsidRPr="00D23DCD">
          <w:rPr>
            <w:rStyle w:val="Hyperlink"/>
          </w:rPr>
          <w:t>2.3.1</w:t>
        </w:r>
        <w:r w:rsidR="00F703B1">
          <w:rPr>
            <w:rFonts w:asciiTheme="minorHAnsi" w:eastAsiaTheme="minorEastAsia" w:hAnsiTheme="minorHAnsi" w:cstheme="minorBidi"/>
            <w:sz w:val="22"/>
            <w:szCs w:val="22"/>
          </w:rPr>
          <w:tab/>
        </w:r>
        <w:r w:rsidR="00F703B1" w:rsidRPr="00D23DCD">
          <w:rPr>
            <w:rStyle w:val="Hyperlink"/>
          </w:rPr>
          <w:t>PROFIBUS</w:t>
        </w:r>
        <w:r w:rsidR="00F703B1">
          <w:rPr>
            <w:webHidden/>
          </w:rPr>
          <w:tab/>
        </w:r>
        <w:r w:rsidR="00F703B1">
          <w:rPr>
            <w:webHidden/>
          </w:rPr>
          <w:fldChar w:fldCharType="begin"/>
        </w:r>
        <w:r w:rsidR="00F703B1">
          <w:rPr>
            <w:webHidden/>
          </w:rPr>
          <w:instrText xml:space="preserve"> PAGEREF _Toc514836994 \h </w:instrText>
        </w:r>
        <w:r w:rsidR="00F703B1">
          <w:rPr>
            <w:webHidden/>
          </w:rPr>
        </w:r>
        <w:r w:rsidR="00F703B1">
          <w:rPr>
            <w:webHidden/>
          </w:rPr>
          <w:fldChar w:fldCharType="separate"/>
        </w:r>
        <w:r w:rsidR="009D2C15">
          <w:rPr>
            <w:webHidden/>
          </w:rPr>
          <w:t>19</w:t>
        </w:r>
        <w:r w:rsidR="00F703B1">
          <w:rPr>
            <w:webHidden/>
          </w:rPr>
          <w:fldChar w:fldCharType="end"/>
        </w:r>
      </w:hyperlink>
    </w:p>
    <w:p w14:paraId="6B04BEA7" w14:textId="3CAA6FB5" w:rsidR="00F703B1" w:rsidRDefault="00B13F9C">
      <w:pPr>
        <w:pStyle w:val="Verzeichnis3"/>
        <w:rPr>
          <w:rFonts w:asciiTheme="minorHAnsi" w:eastAsiaTheme="minorEastAsia" w:hAnsiTheme="minorHAnsi" w:cstheme="minorBidi"/>
          <w:sz w:val="22"/>
          <w:szCs w:val="22"/>
        </w:rPr>
      </w:pPr>
      <w:hyperlink w:anchor="_Toc514836995" w:history="1">
        <w:r w:rsidR="00F703B1" w:rsidRPr="00D23DCD">
          <w:rPr>
            <w:rStyle w:val="Hyperlink"/>
          </w:rPr>
          <w:t>2.3.2</w:t>
        </w:r>
        <w:r w:rsidR="00F703B1">
          <w:rPr>
            <w:rFonts w:asciiTheme="minorHAnsi" w:eastAsiaTheme="minorEastAsia" w:hAnsiTheme="minorHAnsi" w:cstheme="minorBidi"/>
            <w:sz w:val="22"/>
            <w:szCs w:val="22"/>
          </w:rPr>
          <w:tab/>
        </w:r>
        <w:r w:rsidR="00F703B1" w:rsidRPr="00D23DCD">
          <w:rPr>
            <w:rStyle w:val="Hyperlink"/>
          </w:rPr>
          <w:t>PROFINET- IRT</w:t>
        </w:r>
        <w:r w:rsidR="00F703B1">
          <w:rPr>
            <w:webHidden/>
          </w:rPr>
          <w:tab/>
        </w:r>
        <w:r w:rsidR="00F703B1">
          <w:rPr>
            <w:webHidden/>
          </w:rPr>
          <w:fldChar w:fldCharType="begin"/>
        </w:r>
        <w:r w:rsidR="00F703B1">
          <w:rPr>
            <w:webHidden/>
          </w:rPr>
          <w:instrText xml:space="preserve"> PAGEREF _Toc514836995 \h </w:instrText>
        </w:r>
        <w:r w:rsidR="00F703B1">
          <w:rPr>
            <w:webHidden/>
          </w:rPr>
        </w:r>
        <w:r w:rsidR="00F703B1">
          <w:rPr>
            <w:webHidden/>
          </w:rPr>
          <w:fldChar w:fldCharType="separate"/>
        </w:r>
        <w:r w:rsidR="009D2C15">
          <w:rPr>
            <w:webHidden/>
          </w:rPr>
          <w:t>20</w:t>
        </w:r>
        <w:r w:rsidR="00F703B1">
          <w:rPr>
            <w:webHidden/>
          </w:rPr>
          <w:fldChar w:fldCharType="end"/>
        </w:r>
      </w:hyperlink>
    </w:p>
    <w:p w14:paraId="3012EA2E" w14:textId="2EBC50E2" w:rsidR="00F703B1" w:rsidRDefault="00B13F9C">
      <w:pPr>
        <w:pStyle w:val="Verzeichnis1"/>
        <w:rPr>
          <w:rFonts w:asciiTheme="minorHAnsi" w:eastAsiaTheme="minorEastAsia" w:hAnsiTheme="minorHAnsi" w:cstheme="minorBidi"/>
          <w:b w:val="0"/>
          <w:bCs w:val="0"/>
          <w:noProof/>
          <w:sz w:val="22"/>
          <w:szCs w:val="22"/>
        </w:rPr>
      </w:pPr>
      <w:hyperlink w:anchor="_Toc514836996" w:history="1">
        <w:r w:rsidR="00F703B1" w:rsidRPr="00D23DCD">
          <w:rPr>
            <w:rStyle w:val="Hyperlink"/>
            <w:noProof/>
          </w:rPr>
          <w:t>3</w:t>
        </w:r>
        <w:r w:rsidR="00F703B1">
          <w:rPr>
            <w:rFonts w:asciiTheme="minorHAnsi" w:eastAsiaTheme="minorEastAsia" w:hAnsiTheme="minorHAnsi" w:cstheme="minorBidi"/>
            <w:b w:val="0"/>
            <w:bCs w:val="0"/>
            <w:noProof/>
            <w:sz w:val="22"/>
            <w:szCs w:val="22"/>
          </w:rPr>
          <w:tab/>
        </w:r>
        <w:r w:rsidR="00F703B1" w:rsidRPr="00D23DCD">
          <w:rPr>
            <w:rStyle w:val="Hyperlink"/>
            <w:noProof/>
          </w:rPr>
          <w:t>Ausgangssituation (Istzustand)</w:t>
        </w:r>
        <w:r w:rsidR="00F703B1">
          <w:rPr>
            <w:noProof/>
            <w:webHidden/>
          </w:rPr>
          <w:tab/>
        </w:r>
        <w:r w:rsidR="00F703B1">
          <w:rPr>
            <w:noProof/>
            <w:webHidden/>
          </w:rPr>
          <w:fldChar w:fldCharType="begin"/>
        </w:r>
        <w:r w:rsidR="00F703B1">
          <w:rPr>
            <w:noProof/>
            <w:webHidden/>
          </w:rPr>
          <w:instrText xml:space="preserve"> PAGEREF _Toc514836996 \h </w:instrText>
        </w:r>
        <w:r w:rsidR="00F703B1">
          <w:rPr>
            <w:noProof/>
            <w:webHidden/>
          </w:rPr>
        </w:r>
        <w:r w:rsidR="00F703B1">
          <w:rPr>
            <w:noProof/>
            <w:webHidden/>
          </w:rPr>
          <w:fldChar w:fldCharType="separate"/>
        </w:r>
        <w:r w:rsidR="009D2C15">
          <w:rPr>
            <w:noProof/>
            <w:webHidden/>
          </w:rPr>
          <w:t>21</w:t>
        </w:r>
        <w:r w:rsidR="00F703B1">
          <w:rPr>
            <w:noProof/>
            <w:webHidden/>
          </w:rPr>
          <w:fldChar w:fldCharType="end"/>
        </w:r>
      </w:hyperlink>
    </w:p>
    <w:p w14:paraId="60AEB48F" w14:textId="514A10B9" w:rsidR="00F703B1" w:rsidRDefault="00B13F9C">
      <w:pPr>
        <w:pStyle w:val="Verzeichnis2"/>
        <w:rPr>
          <w:rFonts w:asciiTheme="minorHAnsi" w:eastAsiaTheme="minorEastAsia" w:hAnsiTheme="minorHAnsi" w:cstheme="minorBidi"/>
          <w:bCs w:val="0"/>
          <w:noProof/>
          <w:sz w:val="22"/>
          <w:szCs w:val="22"/>
        </w:rPr>
      </w:pPr>
      <w:hyperlink w:anchor="_Toc514836997" w:history="1">
        <w:r w:rsidR="00F703B1" w:rsidRPr="00D23DCD">
          <w:rPr>
            <w:rStyle w:val="Hyperlink"/>
            <w:noProof/>
          </w:rPr>
          <w:t>3.1</w:t>
        </w:r>
        <w:r w:rsidR="00F703B1">
          <w:rPr>
            <w:rFonts w:asciiTheme="minorHAnsi" w:eastAsiaTheme="minorEastAsia" w:hAnsiTheme="minorHAnsi" w:cstheme="minorBidi"/>
            <w:bCs w:val="0"/>
            <w:noProof/>
            <w:sz w:val="22"/>
            <w:szCs w:val="22"/>
          </w:rPr>
          <w:tab/>
        </w:r>
        <w:r w:rsidR="00F703B1" w:rsidRPr="00D23DCD">
          <w:rPr>
            <w:rStyle w:val="Hyperlink"/>
            <w:noProof/>
          </w:rPr>
          <w:t>Was ist „Communication Studio“?</w:t>
        </w:r>
        <w:r w:rsidR="00F703B1">
          <w:rPr>
            <w:noProof/>
            <w:webHidden/>
          </w:rPr>
          <w:tab/>
        </w:r>
        <w:r w:rsidR="00F703B1">
          <w:rPr>
            <w:noProof/>
            <w:webHidden/>
          </w:rPr>
          <w:fldChar w:fldCharType="begin"/>
        </w:r>
        <w:r w:rsidR="00F703B1">
          <w:rPr>
            <w:noProof/>
            <w:webHidden/>
          </w:rPr>
          <w:instrText xml:space="preserve"> PAGEREF _Toc514836997 \h </w:instrText>
        </w:r>
        <w:r w:rsidR="00F703B1">
          <w:rPr>
            <w:noProof/>
            <w:webHidden/>
          </w:rPr>
        </w:r>
        <w:r w:rsidR="00F703B1">
          <w:rPr>
            <w:noProof/>
            <w:webHidden/>
          </w:rPr>
          <w:fldChar w:fldCharType="separate"/>
        </w:r>
        <w:r w:rsidR="009D2C15">
          <w:rPr>
            <w:noProof/>
            <w:webHidden/>
          </w:rPr>
          <w:t>21</w:t>
        </w:r>
        <w:r w:rsidR="00F703B1">
          <w:rPr>
            <w:noProof/>
            <w:webHidden/>
          </w:rPr>
          <w:fldChar w:fldCharType="end"/>
        </w:r>
      </w:hyperlink>
    </w:p>
    <w:p w14:paraId="2951C797" w14:textId="737CE806" w:rsidR="00F703B1" w:rsidRDefault="00B13F9C">
      <w:pPr>
        <w:pStyle w:val="Verzeichnis2"/>
        <w:rPr>
          <w:rFonts w:asciiTheme="minorHAnsi" w:eastAsiaTheme="minorEastAsia" w:hAnsiTheme="minorHAnsi" w:cstheme="minorBidi"/>
          <w:bCs w:val="0"/>
          <w:noProof/>
          <w:sz w:val="22"/>
          <w:szCs w:val="22"/>
        </w:rPr>
      </w:pPr>
      <w:hyperlink w:anchor="_Toc514836998" w:history="1">
        <w:r w:rsidR="00F703B1" w:rsidRPr="00D23DCD">
          <w:rPr>
            <w:rStyle w:val="Hyperlink"/>
            <w:noProof/>
          </w:rPr>
          <w:t>3.2</w:t>
        </w:r>
        <w:r w:rsidR="00F703B1">
          <w:rPr>
            <w:rFonts w:asciiTheme="minorHAnsi" w:eastAsiaTheme="minorEastAsia" w:hAnsiTheme="minorHAnsi" w:cstheme="minorBidi"/>
            <w:bCs w:val="0"/>
            <w:noProof/>
            <w:sz w:val="22"/>
            <w:szCs w:val="22"/>
          </w:rPr>
          <w:tab/>
        </w:r>
        <w:r w:rsidR="00F703B1" w:rsidRPr="00D23DCD">
          <w:rPr>
            <w:rStyle w:val="Hyperlink"/>
            <w:noProof/>
          </w:rPr>
          <w:t>Befragungsmethoden</w:t>
        </w:r>
        <w:r w:rsidR="00F703B1">
          <w:rPr>
            <w:noProof/>
            <w:webHidden/>
          </w:rPr>
          <w:tab/>
        </w:r>
        <w:r w:rsidR="00F703B1">
          <w:rPr>
            <w:noProof/>
            <w:webHidden/>
          </w:rPr>
          <w:fldChar w:fldCharType="begin"/>
        </w:r>
        <w:r w:rsidR="00F703B1">
          <w:rPr>
            <w:noProof/>
            <w:webHidden/>
          </w:rPr>
          <w:instrText xml:space="preserve"> PAGEREF _Toc514836998 \h </w:instrText>
        </w:r>
        <w:r w:rsidR="00F703B1">
          <w:rPr>
            <w:noProof/>
            <w:webHidden/>
          </w:rPr>
        </w:r>
        <w:r w:rsidR="00F703B1">
          <w:rPr>
            <w:noProof/>
            <w:webHidden/>
          </w:rPr>
          <w:fldChar w:fldCharType="separate"/>
        </w:r>
        <w:r w:rsidR="009D2C15">
          <w:rPr>
            <w:noProof/>
            <w:webHidden/>
          </w:rPr>
          <w:t>22</w:t>
        </w:r>
        <w:r w:rsidR="00F703B1">
          <w:rPr>
            <w:noProof/>
            <w:webHidden/>
          </w:rPr>
          <w:fldChar w:fldCharType="end"/>
        </w:r>
      </w:hyperlink>
    </w:p>
    <w:p w14:paraId="4162A613" w14:textId="79619178" w:rsidR="00F703B1" w:rsidRDefault="00B13F9C">
      <w:pPr>
        <w:pStyle w:val="Verzeichnis2"/>
        <w:rPr>
          <w:rFonts w:asciiTheme="minorHAnsi" w:eastAsiaTheme="minorEastAsia" w:hAnsiTheme="minorHAnsi" w:cstheme="minorBidi"/>
          <w:bCs w:val="0"/>
          <w:noProof/>
          <w:sz w:val="22"/>
          <w:szCs w:val="22"/>
        </w:rPr>
      </w:pPr>
      <w:hyperlink w:anchor="_Toc514836999" w:history="1">
        <w:r w:rsidR="00F703B1" w:rsidRPr="00D23DCD">
          <w:rPr>
            <w:rStyle w:val="Hyperlink"/>
            <w:noProof/>
          </w:rPr>
          <w:t>3.3</w:t>
        </w:r>
        <w:r w:rsidR="00F703B1">
          <w:rPr>
            <w:rFonts w:asciiTheme="minorHAnsi" w:eastAsiaTheme="minorEastAsia" w:hAnsiTheme="minorHAnsi" w:cstheme="minorBidi"/>
            <w:bCs w:val="0"/>
            <w:noProof/>
            <w:sz w:val="22"/>
            <w:szCs w:val="22"/>
          </w:rPr>
          <w:tab/>
        </w:r>
        <w:r w:rsidR="00F703B1" w:rsidRPr="00D23DCD">
          <w:rPr>
            <w:rStyle w:val="Hyperlink"/>
            <w:noProof/>
          </w:rPr>
          <w:t>Auswertung</w:t>
        </w:r>
        <w:r w:rsidR="00F703B1">
          <w:rPr>
            <w:noProof/>
            <w:webHidden/>
          </w:rPr>
          <w:tab/>
        </w:r>
        <w:r w:rsidR="00F703B1">
          <w:rPr>
            <w:noProof/>
            <w:webHidden/>
          </w:rPr>
          <w:fldChar w:fldCharType="begin"/>
        </w:r>
        <w:r w:rsidR="00F703B1">
          <w:rPr>
            <w:noProof/>
            <w:webHidden/>
          </w:rPr>
          <w:instrText xml:space="preserve"> PAGEREF _Toc514836999 \h </w:instrText>
        </w:r>
        <w:r w:rsidR="00F703B1">
          <w:rPr>
            <w:noProof/>
            <w:webHidden/>
          </w:rPr>
        </w:r>
        <w:r w:rsidR="00F703B1">
          <w:rPr>
            <w:noProof/>
            <w:webHidden/>
          </w:rPr>
          <w:fldChar w:fldCharType="separate"/>
        </w:r>
        <w:r w:rsidR="009D2C15">
          <w:rPr>
            <w:noProof/>
            <w:webHidden/>
          </w:rPr>
          <w:t>23</w:t>
        </w:r>
        <w:r w:rsidR="00F703B1">
          <w:rPr>
            <w:noProof/>
            <w:webHidden/>
          </w:rPr>
          <w:fldChar w:fldCharType="end"/>
        </w:r>
      </w:hyperlink>
    </w:p>
    <w:p w14:paraId="008A05EA" w14:textId="1295D473" w:rsidR="00F703B1" w:rsidRDefault="00B13F9C">
      <w:pPr>
        <w:pStyle w:val="Verzeichnis1"/>
        <w:rPr>
          <w:rFonts w:asciiTheme="minorHAnsi" w:eastAsiaTheme="minorEastAsia" w:hAnsiTheme="minorHAnsi" w:cstheme="minorBidi"/>
          <w:b w:val="0"/>
          <w:bCs w:val="0"/>
          <w:noProof/>
          <w:sz w:val="22"/>
          <w:szCs w:val="22"/>
        </w:rPr>
      </w:pPr>
      <w:hyperlink w:anchor="_Toc514837000" w:history="1">
        <w:r w:rsidR="00F703B1" w:rsidRPr="00D23DCD">
          <w:rPr>
            <w:rStyle w:val="Hyperlink"/>
            <w:noProof/>
          </w:rPr>
          <w:t>4</w:t>
        </w:r>
        <w:r w:rsidR="00F703B1">
          <w:rPr>
            <w:rFonts w:asciiTheme="minorHAnsi" w:eastAsiaTheme="minorEastAsia" w:hAnsiTheme="minorHAnsi" w:cstheme="minorBidi"/>
            <w:b w:val="0"/>
            <w:bCs w:val="0"/>
            <w:noProof/>
            <w:sz w:val="22"/>
            <w:szCs w:val="22"/>
          </w:rPr>
          <w:tab/>
        </w:r>
        <w:r w:rsidR="00F703B1" w:rsidRPr="00D23DCD">
          <w:rPr>
            <w:rStyle w:val="Hyperlink"/>
            <w:noProof/>
          </w:rPr>
          <w:t>Anforderungsanalyse</w:t>
        </w:r>
        <w:r w:rsidR="00F703B1">
          <w:rPr>
            <w:noProof/>
            <w:webHidden/>
          </w:rPr>
          <w:tab/>
        </w:r>
        <w:r w:rsidR="00F703B1">
          <w:rPr>
            <w:noProof/>
            <w:webHidden/>
          </w:rPr>
          <w:fldChar w:fldCharType="begin"/>
        </w:r>
        <w:r w:rsidR="00F703B1">
          <w:rPr>
            <w:noProof/>
            <w:webHidden/>
          </w:rPr>
          <w:instrText xml:space="preserve"> PAGEREF _Toc514837000 \h </w:instrText>
        </w:r>
        <w:r w:rsidR="00F703B1">
          <w:rPr>
            <w:noProof/>
            <w:webHidden/>
          </w:rPr>
        </w:r>
        <w:r w:rsidR="00F703B1">
          <w:rPr>
            <w:noProof/>
            <w:webHidden/>
          </w:rPr>
          <w:fldChar w:fldCharType="separate"/>
        </w:r>
        <w:r w:rsidR="009D2C15">
          <w:rPr>
            <w:noProof/>
            <w:webHidden/>
          </w:rPr>
          <w:t>24</w:t>
        </w:r>
        <w:r w:rsidR="00F703B1">
          <w:rPr>
            <w:noProof/>
            <w:webHidden/>
          </w:rPr>
          <w:fldChar w:fldCharType="end"/>
        </w:r>
      </w:hyperlink>
    </w:p>
    <w:p w14:paraId="4A11A1C6" w14:textId="48A8EA00" w:rsidR="00F703B1" w:rsidRDefault="00B13F9C">
      <w:pPr>
        <w:pStyle w:val="Verzeichnis2"/>
        <w:rPr>
          <w:rFonts w:asciiTheme="minorHAnsi" w:eastAsiaTheme="minorEastAsia" w:hAnsiTheme="minorHAnsi" w:cstheme="minorBidi"/>
          <w:bCs w:val="0"/>
          <w:noProof/>
          <w:sz w:val="22"/>
          <w:szCs w:val="22"/>
        </w:rPr>
      </w:pPr>
      <w:hyperlink w:anchor="_Toc514837001" w:history="1">
        <w:r w:rsidR="00F703B1" w:rsidRPr="00D23DCD">
          <w:rPr>
            <w:rStyle w:val="Hyperlink"/>
            <w:noProof/>
          </w:rPr>
          <w:t>4.1</w:t>
        </w:r>
        <w:r w:rsidR="00F703B1">
          <w:rPr>
            <w:rFonts w:asciiTheme="minorHAnsi" w:eastAsiaTheme="minorEastAsia" w:hAnsiTheme="minorHAnsi" w:cstheme="minorBidi"/>
            <w:bCs w:val="0"/>
            <w:noProof/>
            <w:sz w:val="22"/>
            <w:szCs w:val="22"/>
          </w:rPr>
          <w:tab/>
        </w:r>
        <w:r w:rsidR="00F703B1" w:rsidRPr="00D23DCD">
          <w:rPr>
            <w:rStyle w:val="Hyperlink"/>
            <w:noProof/>
          </w:rPr>
          <w:t>Funktionale Anforderungen</w:t>
        </w:r>
        <w:r w:rsidR="00F703B1">
          <w:rPr>
            <w:noProof/>
            <w:webHidden/>
          </w:rPr>
          <w:tab/>
        </w:r>
        <w:r w:rsidR="00F703B1">
          <w:rPr>
            <w:noProof/>
            <w:webHidden/>
          </w:rPr>
          <w:fldChar w:fldCharType="begin"/>
        </w:r>
        <w:r w:rsidR="00F703B1">
          <w:rPr>
            <w:noProof/>
            <w:webHidden/>
          </w:rPr>
          <w:instrText xml:space="preserve"> PAGEREF _Toc514837001 \h </w:instrText>
        </w:r>
        <w:r w:rsidR="00F703B1">
          <w:rPr>
            <w:noProof/>
            <w:webHidden/>
          </w:rPr>
        </w:r>
        <w:r w:rsidR="00F703B1">
          <w:rPr>
            <w:noProof/>
            <w:webHidden/>
          </w:rPr>
          <w:fldChar w:fldCharType="separate"/>
        </w:r>
        <w:r w:rsidR="009D2C15">
          <w:rPr>
            <w:noProof/>
            <w:webHidden/>
          </w:rPr>
          <w:t>24</w:t>
        </w:r>
        <w:r w:rsidR="00F703B1">
          <w:rPr>
            <w:noProof/>
            <w:webHidden/>
          </w:rPr>
          <w:fldChar w:fldCharType="end"/>
        </w:r>
      </w:hyperlink>
    </w:p>
    <w:p w14:paraId="2177F283" w14:textId="2D308722" w:rsidR="00F703B1" w:rsidRDefault="00B13F9C">
      <w:pPr>
        <w:pStyle w:val="Verzeichnis3"/>
        <w:rPr>
          <w:rFonts w:asciiTheme="minorHAnsi" w:eastAsiaTheme="minorEastAsia" w:hAnsiTheme="minorHAnsi" w:cstheme="minorBidi"/>
          <w:sz w:val="22"/>
          <w:szCs w:val="22"/>
        </w:rPr>
      </w:pPr>
      <w:hyperlink w:anchor="_Toc514837002" w:history="1">
        <w:r w:rsidR="00F703B1" w:rsidRPr="00D23DCD">
          <w:rPr>
            <w:rStyle w:val="Hyperlink"/>
          </w:rPr>
          <w:t>4.1.1</w:t>
        </w:r>
        <w:r w:rsidR="00F703B1">
          <w:rPr>
            <w:rFonts w:asciiTheme="minorHAnsi" w:eastAsiaTheme="minorEastAsia" w:hAnsiTheme="minorHAnsi" w:cstheme="minorBidi"/>
            <w:sz w:val="22"/>
            <w:szCs w:val="22"/>
          </w:rPr>
          <w:tab/>
        </w:r>
        <w:r w:rsidR="00F703B1" w:rsidRPr="00D23DCD">
          <w:rPr>
            <w:rStyle w:val="Hyperlink"/>
          </w:rPr>
          <w:t>Muss</w:t>
        </w:r>
        <w:r w:rsidR="00F703B1" w:rsidRPr="00D23DCD">
          <w:rPr>
            <w:rStyle w:val="Hyperlink"/>
            <w:i/>
          </w:rPr>
          <w:t>-</w:t>
        </w:r>
        <w:r w:rsidR="00F703B1" w:rsidRPr="00D23DCD">
          <w:rPr>
            <w:rStyle w:val="Hyperlink"/>
          </w:rPr>
          <w:t>Kriterien</w:t>
        </w:r>
        <w:r w:rsidR="00F703B1">
          <w:rPr>
            <w:webHidden/>
          </w:rPr>
          <w:tab/>
        </w:r>
        <w:r w:rsidR="00F703B1">
          <w:rPr>
            <w:webHidden/>
          </w:rPr>
          <w:fldChar w:fldCharType="begin"/>
        </w:r>
        <w:r w:rsidR="00F703B1">
          <w:rPr>
            <w:webHidden/>
          </w:rPr>
          <w:instrText xml:space="preserve"> PAGEREF _Toc514837002 \h </w:instrText>
        </w:r>
        <w:r w:rsidR="00F703B1">
          <w:rPr>
            <w:webHidden/>
          </w:rPr>
        </w:r>
        <w:r w:rsidR="00F703B1">
          <w:rPr>
            <w:webHidden/>
          </w:rPr>
          <w:fldChar w:fldCharType="separate"/>
        </w:r>
        <w:r w:rsidR="009D2C15">
          <w:rPr>
            <w:webHidden/>
          </w:rPr>
          <w:t>24</w:t>
        </w:r>
        <w:r w:rsidR="00F703B1">
          <w:rPr>
            <w:webHidden/>
          </w:rPr>
          <w:fldChar w:fldCharType="end"/>
        </w:r>
      </w:hyperlink>
    </w:p>
    <w:p w14:paraId="119F58C5" w14:textId="21C8B84B" w:rsidR="00F703B1" w:rsidRDefault="00B13F9C">
      <w:pPr>
        <w:pStyle w:val="Verzeichnis3"/>
        <w:rPr>
          <w:rFonts w:asciiTheme="minorHAnsi" w:eastAsiaTheme="minorEastAsia" w:hAnsiTheme="minorHAnsi" w:cstheme="minorBidi"/>
          <w:sz w:val="22"/>
          <w:szCs w:val="22"/>
        </w:rPr>
      </w:pPr>
      <w:hyperlink w:anchor="_Toc514837003" w:history="1">
        <w:r w:rsidR="00F703B1" w:rsidRPr="00D23DCD">
          <w:rPr>
            <w:rStyle w:val="Hyperlink"/>
          </w:rPr>
          <w:t>4.1.2</w:t>
        </w:r>
        <w:r w:rsidR="00F703B1">
          <w:rPr>
            <w:rFonts w:asciiTheme="minorHAnsi" w:eastAsiaTheme="minorEastAsia" w:hAnsiTheme="minorHAnsi" w:cstheme="minorBidi"/>
            <w:sz w:val="22"/>
            <w:szCs w:val="22"/>
          </w:rPr>
          <w:tab/>
        </w:r>
        <w:r w:rsidR="00F703B1" w:rsidRPr="00D23DCD">
          <w:rPr>
            <w:rStyle w:val="Hyperlink"/>
          </w:rPr>
          <w:t>Kann-Kriterien</w:t>
        </w:r>
        <w:r w:rsidR="00F703B1">
          <w:rPr>
            <w:webHidden/>
          </w:rPr>
          <w:tab/>
        </w:r>
        <w:r w:rsidR="00F703B1">
          <w:rPr>
            <w:webHidden/>
          </w:rPr>
          <w:fldChar w:fldCharType="begin"/>
        </w:r>
        <w:r w:rsidR="00F703B1">
          <w:rPr>
            <w:webHidden/>
          </w:rPr>
          <w:instrText xml:space="preserve"> PAGEREF _Toc514837003 \h </w:instrText>
        </w:r>
        <w:r w:rsidR="00F703B1">
          <w:rPr>
            <w:webHidden/>
          </w:rPr>
        </w:r>
        <w:r w:rsidR="00F703B1">
          <w:rPr>
            <w:webHidden/>
          </w:rPr>
          <w:fldChar w:fldCharType="separate"/>
        </w:r>
        <w:r w:rsidR="009D2C15">
          <w:rPr>
            <w:webHidden/>
          </w:rPr>
          <w:t>25</w:t>
        </w:r>
        <w:r w:rsidR="00F703B1">
          <w:rPr>
            <w:webHidden/>
          </w:rPr>
          <w:fldChar w:fldCharType="end"/>
        </w:r>
      </w:hyperlink>
    </w:p>
    <w:p w14:paraId="291D347E" w14:textId="03A55C70" w:rsidR="00F703B1" w:rsidRDefault="00B13F9C">
      <w:pPr>
        <w:pStyle w:val="Verzeichnis2"/>
        <w:rPr>
          <w:rFonts w:asciiTheme="minorHAnsi" w:eastAsiaTheme="minorEastAsia" w:hAnsiTheme="minorHAnsi" w:cstheme="minorBidi"/>
          <w:bCs w:val="0"/>
          <w:noProof/>
          <w:sz w:val="22"/>
          <w:szCs w:val="22"/>
        </w:rPr>
      </w:pPr>
      <w:hyperlink w:anchor="_Toc514837004" w:history="1">
        <w:r w:rsidR="00F703B1" w:rsidRPr="00D23DCD">
          <w:rPr>
            <w:rStyle w:val="Hyperlink"/>
            <w:noProof/>
          </w:rPr>
          <w:t>4.2</w:t>
        </w:r>
        <w:r w:rsidR="00F703B1">
          <w:rPr>
            <w:rFonts w:asciiTheme="minorHAnsi" w:eastAsiaTheme="minorEastAsia" w:hAnsiTheme="minorHAnsi" w:cstheme="minorBidi"/>
            <w:bCs w:val="0"/>
            <w:noProof/>
            <w:sz w:val="22"/>
            <w:szCs w:val="22"/>
          </w:rPr>
          <w:tab/>
        </w:r>
        <w:r w:rsidR="00F703B1" w:rsidRPr="00D23DCD">
          <w:rPr>
            <w:rStyle w:val="Hyperlink"/>
            <w:noProof/>
          </w:rPr>
          <w:t>Nichtfunktionale Anforderungen</w:t>
        </w:r>
        <w:r w:rsidR="00F703B1">
          <w:rPr>
            <w:noProof/>
            <w:webHidden/>
          </w:rPr>
          <w:tab/>
        </w:r>
        <w:r w:rsidR="00F703B1">
          <w:rPr>
            <w:noProof/>
            <w:webHidden/>
          </w:rPr>
          <w:fldChar w:fldCharType="begin"/>
        </w:r>
        <w:r w:rsidR="00F703B1">
          <w:rPr>
            <w:noProof/>
            <w:webHidden/>
          </w:rPr>
          <w:instrText xml:space="preserve"> PAGEREF _Toc514837004 \h </w:instrText>
        </w:r>
        <w:r w:rsidR="00F703B1">
          <w:rPr>
            <w:noProof/>
            <w:webHidden/>
          </w:rPr>
        </w:r>
        <w:r w:rsidR="00F703B1">
          <w:rPr>
            <w:noProof/>
            <w:webHidden/>
          </w:rPr>
          <w:fldChar w:fldCharType="separate"/>
        </w:r>
        <w:r w:rsidR="009D2C15">
          <w:rPr>
            <w:noProof/>
            <w:webHidden/>
          </w:rPr>
          <w:t>25</w:t>
        </w:r>
        <w:r w:rsidR="00F703B1">
          <w:rPr>
            <w:noProof/>
            <w:webHidden/>
          </w:rPr>
          <w:fldChar w:fldCharType="end"/>
        </w:r>
      </w:hyperlink>
    </w:p>
    <w:p w14:paraId="60737EB8" w14:textId="69969493" w:rsidR="00F703B1" w:rsidRDefault="00B13F9C">
      <w:pPr>
        <w:pStyle w:val="Verzeichnis3"/>
        <w:rPr>
          <w:rFonts w:asciiTheme="minorHAnsi" w:eastAsiaTheme="minorEastAsia" w:hAnsiTheme="minorHAnsi" w:cstheme="minorBidi"/>
          <w:sz w:val="22"/>
          <w:szCs w:val="22"/>
        </w:rPr>
      </w:pPr>
      <w:hyperlink w:anchor="_Toc514837005" w:history="1">
        <w:r w:rsidR="00F703B1" w:rsidRPr="00D23DCD">
          <w:rPr>
            <w:rStyle w:val="Hyperlink"/>
          </w:rPr>
          <w:t>4.2.1</w:t>
        </w:r>
        <w:r w:rsidR="00F703B1">
          <w:rPr>
            <w:rFonts w:asciiTheme="minorHAnsi" w:eastAsiaTheme="minorEastAsia" w:hAnsiTheme="minorHAnsi" w:cstheme="minorBidi"/>
            <w:sz w:val="22"/>
            <w:szCs w:val="22"/>
          </w:rPr>
          <w:tab/>
        </w:r>
        <w:r w:rsidR="00F703B1" w:rsidRPr="00D23DCD">
          <w:rPr>
            <w:rStyle w:val="Hyperlink"/>
          </w:rPr>
          <w:t>Muss-Kriterien</w:t>
        </w:r>
        <w:r w:rsidR="00F703B1">
          <w:rPr>
            <w:webHidden/>
          </w:rPr>
          <w:tab/>
        </w:r>
        <w:r w:rsidR="00F703B1">
          <w:rPr>
            <w:webHidden/>
          </w:rPr>
          <w:fldChar w:fldCharType="begin"/>
        </w:r>
        <w:r w:rsidR="00F703B1">
          <w:rPr>
            <w:webHidden/>
          </w:rPr>
          <w:instrText xml:space="preserve"> PAGEREF _Toc514837005 \h </w:instrText>
        </w:r>
        <w:r w:rsidR="00F703B1">
          <w:rPr>
            <w:webHidden/>
          </w:rPr>
        </w:r>
        <w:r w:rsidR="00F703B1">
          <w:rPr>
            <w:webHidden/>
          </w:rPr>
          <w:fldChar w:fldCharType="separate"/>
        </w:r>
        <w:r w:rsidR="009D2C15">
          <w:rPr>
            <w:webHidden/>
          </w:rPr>
          <w:t>26</w:t>
        </w:r>
        <w:r w:rsidR="00F703B1">
          <w:rPr>
            <w:webHidden/>
          </w:rPr>
          <w:fldChar w:fldCharType="end"/>
        </w:r>
      </w:hyperlink>
    </w:p>
    <w:p w14:paraId="49D1347B" w14:textId="28548BC2" w:rsidR="00F703B1" w:rsidRDefault="00B13F9C">
      <w:pPr>
        <w:pStyle w:val="Verzeichnis3"/>
        <w:rPr>
          <w:rFonts w:asciiTheme="minorHAnsi" w:eastAsiaTheme="minorEastAsia" w:hAnsiTheme="minorHAnsi" w:cstheme="minorBidi"/>
          <w:sz w:val="22"/>
          <w:szCs w:val="22"/>
        </w:rPr>
      </w:pPr>
      <w:hyperlink w:anchor="_Toc514837006" w:history="1">
        <w:r w:rsidR="00F703B1" w:rsidRPr="00D23DCD">
          <w:rPr>
            <w:rStyle w:val="Hyperlink"/>
          </w:rPr>
          <w:t>4.2.2</w:t>
        </w:r>
        <w:r w:rsidR="00F703B1">
          <w:rPr>
            <w:rFonts w:asciiTheme="minorHAnsi" w:eastAsiaTheme="minorEastAsia" w:hAnsiTheme="minorHAnsi" w:cstheme="minorBidi"/>
            <w:sz w:val="22"/>
            <w:szCs w:val="22"/>
          </w:rPr>
          <w:tab/>
        </w:r>
        <w:r w:rsidR="00F703B1" w:rsidRPr="00D23DCD">
          <w:rPr>
            <w:rStyle w:val="Hyperlink"/>
          </w:rPr>
          <w:t>Kann-Kriterien</w:t>
        </w:r>
        <w:r w:rsidR="00F703B1">
          <w:rPr>
            <w:webHidden/>
          </w:rPr>
          <w:tab/>
        </w:r>
        <w:r w:rsidR="00F703B1">
          <w:rPr>
            <w:webHidden/>
          </w:rPr>
          <w:fldChar w:fldCharType="begin"/>
        </w:r>
        <w:r w:rsidR="00F703B1">
          <w:rPr>
            <w:webHidden/>
          </w:rPr>
          <w:instrText xml:space="preserve"> PAGEREF _Toc514837006 \h </w:instrText>
        </w:r>
        <w:r w:rsidR="00F703B1">
          <w:rPr>
            <w:webHidden/>
          </w:rPr>
        </w:r>
        <w:r w:rsidR="00F703B1">
          <w:rPr>
            <w:webHidden/>
          </w:rPr>
          <w:fldChar w:fldCharType="separate"/>
        </w:r>
        <w:r w:rsidR="009D2C15">
          <w:rPr>
            <w:webHidden/>
          </w:rPr>
          <w:t>26</w:t>
        </w:r>
        <w:r w:rsidR="00F703B1">
          <w:rPr>
            <w:webHidden/>
          </w:rPr>
          <w:fldChar w:fldCharType="end"/>
        </w:r>
      </w:hyperlink>
    </w:p>
    <w:p w14:paraId="79D73224" w14:textId="7A3F6C68" w:rsidR="00F703B1" w:rsidRDefault="00B13F9C">
      <w:pPr>
        <w:pStyle w:val="Verzeichnis1"/>
        <w:rPr>
          <w:rFonts w:asciiTheme="minorHAnsi" w:eastAsiaTheme="minorEastAsia" w:hAnsiTheme="minorHAnsi" w:cstheme="minorBidi"/>
          <w:b w:val="0"/>
          <w:bCs w:val="0"/>
          <w:noProof/>
          <w:sz w:val="22"/>
          <w:szCs w:val="22"/>
        </w:rPr>
      </w:pPr>
      <w:hyperlink w:anchor="_Toc514837007" w:history="1">
        <w:r w:rsidR="00F703B1" w:rsidRPr="00D23DCD">
          <w:rPr>
            <w:rStyle w:val="Hyperlink"/>
            <w:noProof/>
          </w:rPr>
          <w:t>5</w:t>
        </w:r>
        <w:r w:rsidR="00F703B1">
          <w:rPr>
            <w:rFonts w:asciiTheme="minorHAnsi" w:eastAsiaTheme="minorEastAsia" w:hAnsiTheme="minorHAnsi" w:cstheme="minorBidi"/>
            <w:b w:val="0"/>
            <w:bCs w:val="0"/>
            <w:noProof/>
            <w:sz w:val="22"/>
            <w:szCs w:val="22"/>
          </w:rPr>
          <w:tab/>
        </w:r>
        <w:r w:rsidR="00F703B1" w:rsidRPr="00D23DCD">
          <w:rPr>
            <w:rStyle w:val="Hyperlink"/>
            <w:noProof/>
          </w:rPr>
          <w:t>Evaluation der Technologien</w:t>
        </w:r>
        <w:r w:rsidR="00F703B1">
          <w:rPr>
            <w:noProof/>
            <w:webHidden/>
          </w:rPr>
          <w:tab/>
        </w:r>
        <w:r w:rsidR="00F703B1">
          <w:rPr>
            <w:noProof/>
            <w:webHidden/>
          </w:rPr>
          <w:fldChar w:fldCharType="begin"/>
        </w:r>
        <w:r w:rsidR="00F703B1">
          <w:rPr>
            <w:noProof/>
            <w:webHidden/>
          </w:rPr>
          <w:instrText xml:space="preserve"> PAGEREF _Toc514837007 \h </w:instrText>
        </w:r>
        <w:r w:rsidR="00F703B1">
          <w:rPr>
            <w:noProof/>
            <w:webHidden/>
          </w:rPr>
        </w:r>
        <w:r w:rsidR="00F703B1">
          <w:rPr>
            <w:noProof/>
            <w:webHidden/>
          </w:rPr>
          <w:fldChar w:fldCharType="separate"/>
        </w:r>
        <w:r w:rsidR="009D2C15">
          <w:rPr>
            <w:noProof/>
            <w:webHidden/>
          </w:rPr>
          <w:t>27</w:t>
        </w:r>
        <w:r w:rsidR="00F703B1">
          <w:rPr>
            <w:noProof/>
            <w:webHidden/>
          </w:rPr>
          <w:fldChar w:fldCharType="end"/>
        </w:r>
      </w:hyperlink>
    </w:p>
    <w:p w14:paraId="4FAB78A7" w14:textId="1648B624" w:rsidR="00F703B1" w:rsidRDefault="00B13F9C">
      <w:pPr>
        <w:pStyle w:val="Verzeichnis2"/>
        <w:rPr>
          <w:rFonts w:asciiTheme="minorHAnsi" w:eastAsiaTheme="minorEastAsia" w:hAnsiTheme="minorHAnsi" w:cstheme="minorBidi"/>
          <w:bCs w:val="0"/>
          <w:noProof/>
          <w:sz w:val="22"/>
          <w:szCs w:val="22"/>
        </w:rPr>
      </w:pPr>
      <w:hyperlink w:anchor="_Toc514837008" w:history="1">
        <w:r w:rsidR="00F703B1" w:rsidRPr="00D23DCD">
          <w:rPr>
            <w:rStyle w:val="Hyperlink"/>
            <w:noProof/>
          </w:rPr>
          <w:t>5.1</w:t>
        </w:r>
        <w:r w:rsidR="00F703B1">
          <w:rPr>
            <w:rFonts w:asciiTheme="minorHAnsi" w:eastAsiaTheme="minorEastAsia" w:hAnsiTheme="minorHAnsi" w:cstheme="minorBidi"/>
            <w:bCs w:val="0"/>
            <w:noProof/>
            <w:sz w:val="22"/>
            <w:szCs w:val="22"/>
          </w:rPr>
          <w:tab/>
        </w:r>
        <w:r w:rsidR="00F703B1" w:rsidRPr="00D23DCD">
          <w:rPr>
            <w:rStyle w:val="Hyperlink"/>
            <w:noProof/>
          </w:rPr>
          <w:t>Clientseitige relevante Frameworks</w:t>
        </w:r>
        <w:r w:rsidR="00F703B1">
          <w:rPr>
            <w:noProof/>
            <w:webHidden/>
          </w:rPr>
          <w:tab/>
        </w:r>
        <w:r w:rsidR="00F703B1">
          <w:rPr>
            <w:noProof/>
            <w:webHidden/>
          </w:rPr>
          <w:fldChar w:fldCharType="begin"/>
        </w:r>
        <w:r w:rsidR="00F703B1">
          <w:rPr>
            <w:noProof/>
            <w:webHidden/>
          </w:rPr>
          <w:instrText xml:space="preserve"> PAGEREF _Toc514837008 \h </w:instrText>
        </w:r>
        <w:r w:rsidR="00F703B1">
          <w:rPr>
            <w:noProof/>
            <w:webHidden/>
          </w:rPr>
        </w:r>
        <w:r w:rsidR="00F703B1">
          <w:rPr>
            <w:noProof/>
            <w:webHidden/>
          </w:rPr>
          <w:fldChar w:fldCharType="separate"/>
        </w:r>
        <w:r w:rsidR="009D2C15">
          <w:rPr>
            <w:noProof/>
            <w:webHidden/>
          </w:rPr>
          <w:t>27</w:t>
        </w:r>
        <w:r w:rsidR="00F703B1">
          <w:rPr>
            <w:noProof/>
            <w:webHidden/>
          </w:rPr>
          <w:fldChar w:fldCharType="end"/>
        </w:r>
      </w:hyperlink>
    </w:p>
    <w:p w14:paraId="004075F7" w14:textId="1826F259" w:rsidR="00F703B1" w:rsidRDefault="00B13F9C">
      <w:pPr>
        <w:pStyle w:val="Verzeichnis3"/>
        <w:rPr>
          <w:rFonts w:asciiTheme="minorHAnsi" w:eastAsiaTheme="minorEastAsia" w:hAnsiTheme="minorHAnsi" w:cstheme="minorBidi"/>
          <w:sz w:val="22"/>
          <w:szCs w:val="22"/>
        </w:rPr>
      </w:pPr>
      <w:hyperlink w:anchor="_Toc514837009" w:history="1">
        <w:r w:rsidR="00F703B1" w:rsidRPr="00D23DCD">
          <w:rPr>
            <w:rStyle w:val="Hyperlink"/>
          </w:rPr>
          <w:t>5.1.1</w:t>
        </w:r>
        <w:r w:rsidR="00F703B1">
          <w:rPr>
            <w:rFonts w:asciiTheme="minorHAnsi" w:eastAsiaTheme="minorEastAsia" w:hAnsiTheme="minorHAnsi" w:cstheme="minorBidi"/>
            <w:sz w:val="22"/>
            <w:szCs w:val="22"/>
          </w:rPr>
          <w:tab/>
        </w:r>
        <w:r w:rsidR="00F703B1" w:rsidRPr="00D23DCD">
          <w:rPr>
            <w:rStyle w:val="Hyperlink"/>
          </w:rPr>
          <w:t>Angular 5</w:t>
        </w:r>
        <w:r w:rsidR="00F703B1">
          <w:rPr>
            <w:webHidden/>
          </w:rPr>
          <w:tab/>
        </w:r>
        <w:r w:rsidR="00F703B1">
          <w:rPr>
            <w:webHidden/>
          </w:rPr>
          <w:fldChar w:fldCharType="begin"/>
        </w:r>
        <w:r w:rsidR="00F703B1">
          <w:rPr>
            <w:webHidden/>
          </w:rPr>
          <w:instrText xml:space="preserve"> PAGEREF _Toc514837009 \h </w:instrText>
        </w:r>
        <w:r w:rsidR="00F703B1">
          <w:rPr>
            <w:webHidden/>
          </w:rPr>
        </w:r>
        <w:r w:rsidR="00F703B1">
          <w:rPr>
            <w:webHidden/>
          </w:rPr>
          <w:fldChar w:fldCharType="separate"/>
        </w:r>
        <w:r w:rsidR="009D2C15">
          <w:rPr>
            <w:webHidden/>
          </w:rPr>
          <w:t>28</w:t>
        </w:r>
        <w:r w:rsidR="00F703B1">
          <w:rPr>
            <w:webHidden/>
          </w:rPr>
          <w:fldChar w:fldCharType="end"/>
        </w:r>
      </w:hyperlink>
    </w:p>
    <w:p w14:paraId="43FA294C" w14:textId="15AB2415" w:rsidR="00F703B1" w:rsidRDefault="00B13F9C">
      <w:pPr>
        <w:pStyle w:val="Verzeichnis3"/>
        <w:rPr>
          <w:rFonts w:asciiTheme="minorHAnsi" w:eastAsiaTheme="minorEastAsia" w:hAnsiTheme="minorHAnsi" w:cstheme="minorBidi"/>
          <w:sz w:val="22"/>
          <w:szCs w:val="22"/>
        </w:rPr>
      </w:pPr>
      <w:hyperlink w:anchor="_Toc514837010" w:history="1">
        <w:r w:rsidR="00F703B1" w:rsidRPr="00D23DCD">
          <w:rPr>
            <w:rStyle w:val="Hyperlink"/>
          </w:rPr>
          <w:t>5.1.2</w:t>
        </w:r>
        <w:r w:rsidR="00F703B1">
          <w:rPr>
            <w:rFonts w:asciiTheme="minorHAnsi" w:eastAsiaTheme="minorEastAsia" w:hAnsiTheme="minorHAnsi" w:cstheme="minorBidi"/>
            <w:sz w:val="22"/>
            <w:szCs w:val="22"/>
          </w:rPr>
          <w:tab/>
        </w:r>
        <w:r w:rsidR="00F703B1" w:rsidRPr="00D23DCD">
          <w:rPr>
            <w:rStyle w:val="Hyperlink"/>
          </w:rPr>
          <w:t>Vue.js</w:t>
        </w:r>
        <w:r w:rsidR="00F703B1">
          <w:rPr>
            <w:webHidden/>
          </w:rPr>
          <w:tab/>
        </w:r>
        <w:r w:rsidR="00F703B1">
          <w:rPr>
            <w:webHidden/>
          </w:rPr>
          <w:fldChar w:fldCharType="begin"/>
        </w:r>
        <w:r w:rsidR="00F703B1">
          <w:rPr>
            <w:webHidden/>
          </w:rPr>
          <w:instrText xml:space="preserve"> PAGEREF _Toc514837010 \h </w:instrText>
        </w:r>
        <w:r w:rsidR="00F703B1">
          <w:rPr>
            <w:webHidden/>
          </w:rPr>
        </w:r>
        <w:r w:rsidR="00F703B1">
          <w:rPr>
            <w:webHidden/>
          </w:rPr>
          <w:fldChar w:fldCharType="separate"/>
        </w:r>
        <w:r w:rsidR="009D2C15">
          <w:rPr>
            <w:webHidden/>
          </w:rPr>
          <w:t>29</w:t>
        </w:r>
        <w:r w:rsidR="00F703B1">
          <w:rPr>
            <w:webHidden/>
          </w:rPr>
          <w:fldChar w:fldCharType="end"/>
        </w:r>
      </w:hyperlink>
    </w:p>
    <w:p w14:paraId="6F0F14A9" w14:textId="03D0ACEA" w:rsidR="00F703B1" w:rsidRDefault="00B13F9C">
      <w:pPr>
        <w:pStyle w:val="Verzeichnis3"/>
        <w:rPr>
          <w:rFonts w:asciiTheme="minorHAnsi" w:eastAsiaTheme="minorEastAsia" w:hAnsiTheme="minorHAnsi" w:cstheme="minorBidi"/>
          <w:sz w:val="22"/>
          <w:szCs w:val="22"/>
        </w:rPr>
      </w:pPr>
      <w:hyperlink w:anchor="_Toc514837011" w:history="1">
        <w:r w:rsidR="00F703B1" w:rsidRPr="00D23DCD">
          <w:rPr>
            <w:rStyle w:val="Hyperlink"/>
          </w:rPr>
          <w:t>5.1.3</w:t>
        </w:r>
        <w:r w:rsidR="00F703B1">
          <w:rPr>
            <w:rFonts w:asciiTheme="minorHAnsi" w:eastAsiaTheme="minorEastAsia" w:hAnsiTheme="minorHAnsi" w:cstheme="minorBidi"/>
            <w:sz w:val="22"/>
            <w:szCs w:val="22"/>
          </w:rPr>
          <w:tab/>
        </w:r>
        <w:r w:rsidR="00F703B1" w:rsidRPr="00D23DCD">
          <w:rPr>
            <w:rStyle w:val="Hyperlink"/>
          </w:rPr>
          <w:t>SAPUI5 [13]</w:t>
        </w:r>
        <w:r w:rsidR="00F703B1">
          <w:rPr>
            <w:webHidden/>
          </w:rPr>
          <w:tab/>
        </w:r>
        <w:r w:rsidR="00F703B1">
          <w:rPr>
            <w:webHidden/>
          </w:rPr>
          <w:fldChar w:fldCharType="begin"/>
        </w:r>
        <w:r w:rsidR="00F703B1">
          <w:rPr>
            <w:webHidden/>
          </w:rPr>
          <w:instrText xml:space="preserve"> PAGEREF _Toc514837011 \h </w:instrText>
        </w:r>
        <w:r w:rsidR="00F703B1">
          <w:rPr>
            <w:webHidden/>
          </w:rPr>
        </w:r>
        <w:r w:rsidR="00F703B1">
          <w:rPr>
            <w:webHidden/>
          </w:rPr>
          <w:fldChar w:fldCharType="separate"/>
        </w:r>
        <w:r w:rsidR="009D2C15">
          <w:rPr>
            <w:webHidden/>
          </w:rPr>
          <w:t>30</w:t>
        </w:r>
        <w:r w:rsidR="00F703B1">
          <w:rPr>
            <w:webHidden/>
          </w:rPr>
          <w:fldChar w:fldCharType="end"/>
        </w:r>
      </w:hyperlink>
    </w:p>
    <w:p w14:paraId="30988DA2" w14:textId="749E2421" w:rsidR="00F703B1" w:rsidRDefault="00B13F9C">
      <w:pPr>
        <w:pStyle w:val="Verzeichnis3"/>
        <w:rPr>
          <w:rFonts w:asciiTheme="minorHAnsi" w:eastAsiaTheme="minorEastAsia" w:hAnsiTheme="minorHAnsi" w:cstheme="minorBidi"/>
          <w:sz w:val="22"/>
          <w:szCs w:val="22"/>
        </w:rPr>
      </w:pPr>
      <w:hyperlink w:anchor="_Toc514837012" w:history="1">
        <w:r w:rsidR="00F703B1" w:rsidRPr="00D23DCD">
          <w:rPr>
            <w:rStyle w:val="Hyperlink"/>
          </w:rPr>
          <w:t>5.1.4</w:t>
        </w:r>
        <w:r w:rsidR="00F703B1">
          <w:rPr>
            <w:rFonts w:asciiTheme="minorHAnsi" w:eastAsiaTheme="minorEastAsia" w:hAnsiTheme="minorHAnsi" w:cstheme="minorBidi"/>
            <w:sz w:val="22"/>
            <w:szCs w:val="22"/>
          </w:rPr>
          <w:tab/>
        </w:r>
        <w:r w:rsidR="00F703B1" w:rsidRPr="00D23DCD">
          <w:rPr>
            <w:rStyle w:val="Hyperlink"/>
          </w:rPr>
          <w:t>React [14]</w:t>
        </w:r>
        <w:r w:rsidR="00F703B1">
          <w:rPr>
            <w:webHidden/>
          </w:rPr>
          <w:tab/>
        </w:r>
        <w:r w:rsidR="00F703B1">
          <w:rPr>
            <w:webHidden/>
          </w:rPr>
          <w:fldChar w:fldCharType="begin"/>
        </w:r>
        <w:r w:rsidR="00F703B1">
          <w:rPr>
            <w:webHidden/>
          </w:rPr>
          <w:instrText xml:space="preserve"> PAGEREF _Toc514837012 \h </w:instrText>
        </w:r>
        <w:r w:rsidR="00F703B1">
          <w:rPr>
            <w:webHidden/>
          </w:rPr>
        </w:r>
        <w:r w:rsidR="00F703B1">
          <w:rPr>
            <w:webHidden/>
          </w:rPr>
          <w:fldChar w:fldCharType="separate"/>
        </w:r>
        <w:r w:rsidR="009D2C15">
          <w:rPr>
            <w:webHidden/>
          </w:rPr>
          <w:t>30</w:t>
        </w:r>
        <w:r w:rsidR="00F703B1">
          <w:rPr>
            <w:webHidden/>
          </w:rPr>
          <w:fldChar w:fldCharType="end"/>
        </w:r>
      </w:hyperlink>
    </w:p>
    <w:p w14:paraId="677E4B9A" w14:textId="465D61E5" w:rsidR="00F703B1" w:rsidRDefault="00B13F9C">
      <w:pPr>
        <w:pStyle w:val="Verzeichnis3"/>
        <w:rPr>
          <w:rFonts w:asciiTheme="minorHAnsi" w:eastAsiaTheme="minorEastAsia" w:hAnsiTheme="minorHAnsi" w:cstheme="minorBidi"/>
          <w:sz w:val="22"/>
          <w:szCs w:val="22"/>
        </w:rPr>
      </w:pPr>
      <w:hyperlink w:anchor="_Toc514837013" w:history="1">
        <w:r w:rsidR="00F703B1" w:rsidRPr="00D23DCD">
          <w:rPr>
            <w:rStyle w:val="Hyperlink"/>
          </w:rPr>
          <w:t>5.1.5</w:t>
        </w:r>
        <w:r w:rsidR="00F703B1">
          <w:rPr>
            <w:rFonts w:asciiTheme="minorHAnsi" w:eastAsiaTheme="minorEastAsia" w:hAnsiTheme="minorHAnsi" w:cstheme="minorBidi"/>
            <w:sz w:val="22"/>
            <w:szCs w:val="22"/>
          </w:rPr>
          <w:tab/>
        </w:r>
        <w:r w:rsidR="00F703B1" w:rsidRPr="00D23DCD">
          <w:rPr>
            <w:rStyle w:val="Hyperlink"/>
          </w:rPr>
          <w:t>Kendo UI [18]</w:t>
        </w:r>
        <w:r w:rsidR="00F703B1">
          <w:rPr>
            <w:webHidden/>
          </w:rPr>
          <w:tab/>
        </w:r>
        <w:r w:rsidR="00F703B1">
          <w:rPr>
            <w:webHidden/>
          </w:rPr>
          <w:fldChar w:fldCharType="begin"/>
        </w:r>
        <w:r w:rsidR="00F703B1">
          <w:rPr>
            <w:webHidden/>
          </w:rPr>
          <w:instrText xml:space="preserve"> PAGEREF _Toc514837013 \h </w:instrText>
        </w:r>
        <w:r w:rsidR="00F703B1">
          <w:rPr>
            <w:webHidden/>
          </w:rPr>
        </w:r>
        <w:r w:rsidR="00F703B1">
          <w:rPr>
            <w:webHidden/>
          </w:rPr>
          <w:fldChar w:fldCharType="separate"/>
        </w:r>
        <w:r w:rsidR="009D2C15">
          <w:rPr>
            <w:webHidden/>
          </w:rPr>
          <w:t>30</w:t>
        </w:r>
        <w:r w:rsidR="00F703B1">
          <w:rPr>
            <w:webHidden/>
          </w:rPr>
          <w:fldChar w:fldCharType="end"/>
        </w:r>
      </w:hyperlink>
    </w:p>
    <w:p w14:paraId="73274548" w14:textId="0927DC1A" w:rsidR="00F703B1" w:rsidRDefault="00B13F9C">
      <w:pPr>
        <w:pStyle w:val="Verzeichnis2"/>
        <w:rPr>
          <w:rFonts w:asciiTheme="minorHAnsi" w:eastAsiaTheme="minorEastAsia" w:hAnsiTheme="minorHAnsi" w:cstheme="minorBidi"/>
          <w:bCs w:val="0"/>
          <w:noProof/>
          <w:sz w:val="22"/>
          <w:szCs w:val="22"/>
        </w:rPr>
      </w:pPr>
      <w:hyperlink w:anchor="_Toc514837014" w:history="1">
        <w:r w:rsidR="00F703B1" w:rsidRPr="00D23DCD">
          <w:rPr>
            <w:rStyle w:val="Hyperlink"/>
            <w:noProof/>
          </w:rPr>
          <w:t>5.2</w:t>
        </w:r>
        <w:r w:rsidR="00F703B1">
          <w:rPr>
            <w:rFonts w:asciiTheme="minorHAnsi" w:eastAsiaTheme="minorEastAsia" w:hAnsiTheme="minorHAnsi" w:cstheme="minorBidi"/>
            <w:bCs w:val="0"/>
            <w:noProof/>
            <w:sz w:val="22"/>
            <w:szCs w:val="22"/>
          </w:rPr>
          <w:tab/>
        </w:r>
        <w:r w:rsidR="00F703B1" w:rsidRPr="00D23DCD">
          <w:rPr>
            <w:rStyle w:val="Hyperlink"/>
            <w:noProof/>
          </w:rPr>
          <w:t>Vergleichskriterien</w:t>
        </w:r>
        <w:r w:rsidR="00F703B1">
          <w:rPr>
            <w:noProof/>
            <w:webHidden/>
          </w:rPr>
          <w:tab/>
        </w:r>
        <w:r w:rsidR="00F703B1">
          <w:rPr>
            <w:noProof/>
            <w:webHidden/>
          </w:rPr>
          <w:fldChar w:fldCharType="begin"/>
        </w:r>
        <w:r w:rsidR="00F703B1">
          <w:rPr>
            <w:noProof/>
            <w:webHidden/>
          </w:rPr>
          <w:instrText xml:space="preserve"> PAGEREF _Toc514837014 \h </w:instrText>
        </w:r>
        <w:r w:rsidR="00F703B1">
          <w:rPr>
            <w:noProof/>
            <w:webHidden/>
          </w:rPr>
        </w:r>
        <w:r w:rsidR="00F703B1">
          <w:rPr>
            <w:noProof/>
            <w:webHidden/>
          </w:rPr>
          <w:fldChar w:fldCharType="separate"/>
        </w:r>
        <w:r w:rsidR="009D2C15">
          <w:rPr>
            <w:noProof/>
            <w:webHidden/>
          </w:rPr>
          <w:t>31</w:t>
        </w:r>
        <w:r w:rsidR="00F703B1">
          <w:rPr>
            <w:noProof/>
            <w:webHidden/>
          </w:rPr>
          <w:fldChar w:fldCharType="end"/>
        </w:r>
      </w:hyperlink>
    </w:p>
    <w:p w14:paraId="4499E267" w14:textId="27CCEB6D" w:rsidR="00F703B1" w:rsidRDefault="00B13F9C">
      <w:pPr>
        <w:pStyle w:val="Verzeichnis3"/>
        <w:rPr>
          <w:rFonts w:asciiTheme="minorHAnsi" w:eastAsiaTheme="minorEastAsia" w:hAnsiTheme="minorHAnsi" w:cstheme="minorBidi"/>
          <w:sz w:val="22"/>
          <w:szCs w:val="22"/>
        </w:rPr>
      </w:pPr>
      <w:hyperlink w:anchor="_Toc514837015" w:history="1">
        <w:r w:rsidR="00F703B1" w:rsidRPr="00D23DCD">
          <w:rPr>
            <w:rStyle w:val="Hyperlink"/>
          </w:rPr>
          <w:t>5.2.1</w:t>
        </w:r>
        <w:r w:rsidR="00F703B1">
          <w:rPr>
            <w:rFonts w:asciiTheme="minorHAnsi" w:eastAsiaTheme="minorEastAsia" w:hAnsiTheme="minorHAnsi" w:cstheme="minorBidi"/>
            <w:sz w:val="22"/>
            <w:szCs w:val="22"/>
          </w:rPr>
          <w:tab/>
        </w:r>
        <w:r w:rsidR="00F703B1" w:rsidRPr="00D23DCD">
          <w:rPr>
            <w:rStyle w:val="Hyperlink"/>
          </w:rPr>
          <w:t>Lernkurve und Kosten</w:t>
        </w:r>
        <w:r w:rsidR="00F703B1">
          <w:rPr>
            <w:webHidden/>
          </w:rPr>
          <w:tab/>
        </w:r>
        <w:r w:rsidR="00F703B1">
          <w:rPr>
            <w:webHidden/>
          </w:rPr>
          <w:fldChar w:fldCharType="begin"/>
        </w:r>
        <w:r w:rsidR="00F703B1">
          <w:rPr>
            <w:webHidden/>
          </w:rPr>
          <w:instrText xml:space="preserve"> PAGEREF _Toc514837015 \h </w:instrText>
        </w:r>
        <w:r w:rsidR="00F703B1">
          <w:rPr>
            <w:webHidden/>
          </w:rPr>
        </w:r>
        <w:r w:rsidR="00F703B1">
          <w:rPr>
            <w:webHidden/>
          </w:rPr>
          <w:fldChar w:fldCharType="separate"/>
        </w:r>
        <w:r w:rsidR="009D2C15">
          <w:rPr>
            <w:webHidden/>
          </w:rPr>
          <w:t>31</w:t>
        </w:r>
        <w:r w:rsidR="00F703B1">
          <w:rPr>
            <w:webHidden/>
          </w:rPr>
          <w:fldChar w:fldCharType="end"/>
        </w:r>
      </w:hyperlink>
    </w:p>
    <w:p w14:paraId="5E8F5E03" w14:textId="260FC7A4" w:rsidR="00F703B1" w:rsidRDefault="00B13F9C">
      <w:pPr>
        <w:pStyle w:val="Verzeichnis3"/>
        <w:rPr>
          <w:rFonts w:asciiTheme="minorHAnsi" w:eastAsiaTheme="minorEastAsia" w:hAnsiTheme="minorHAnsi" w:cstheme="minorBidi"/>
          <w:sz w:val="22"/>
          <w:szCs w:val="22"/>
        </w:rPr>
      </w:pPr>
      <w:hyperlink w:anchor="_Toc514837016" w:history="1">
        <w:r w:rsidR="00F703B1" w:rsidRPr="00D23DCD">
          <w:rPr>
            <w:rStyle w:val="Hyperlink"/>
          </w:rPr>
          <w:t>5.2.2</w:t>
        </w:r>
        <w:r w:rsidR="00F703B1">
          <w:rPr>
            <w:rFonts w:asciiTheme="minorHAnsi" w:eastAsiaTheme="minorEastAsia" w:hAnsiTheme="minorHAnsi" w:cstheme="minorBidi"/>
            <w:sz w:val="22"/>
            <w:szCs w:val="22"/>
          </w:rPr>
          <w:tab/>
        </w:r>
        <w:r w:rsidR="00F703B1" w:rsidRPr="00D23DCD">
          <w:rPr>
            <w:rStyle w:val="Hyperlink"/>
          </w:rPr>
          <w:t>Kommunikationsmechanismen</w:t>
        </w:r>
        <w:r w:rsidR="00F703B1">
          <w:rPr>
            <w:webHidden/>
          </w:rPr>
          <w:tab/>
        </w:r>
        <w:r w:rsidR="00F703B1">
          <w:rPr>
            <w:webHidden/>
          </w:rPr>
          <w:fldChar w:fldCharType="begin"/>
        </w:r>
        <w:r w:rsidR="00F703B1">
          <w:rPr>
            <w:webHidden/>
          </w:rPr>
          <w:instrText xml:space="preserve"> PAGEREF _Toc514837016 \h </w:instrText>
        </w:r>
        <w:r w:rsidR="00F703B1">
          <w:rPr>
            <w:webHidden/>
          </w:rPr>
        </w:r>
        <w:r w:rsidR="00F703B1">
          <w:rPr>
            <w:webHidden/>
          </w:rPr>
          <w:fldChar w:fldCharType="separate"/>
        </w:r>
        <w:r w:rsidR="009D2C15">
          <w:rPr>
            <w:webHidden/>
          </w:rPr>
          <w:t>31</w:t>
        </w:r>
        <w:r w:rsidR="00F703B1">
          <w:rPr>
            <w:webHidden/>
          </w:rPr>
          <w:fldChar w:fldCharType="end"/>
        </w:r>
      </w:hyperlink>
    </w:p>
    <w:p w14:paraId="3D1675B4" w14:textId="0354DF09" w:rsidR="00F703B1" w:rsidRDefault="00B13F9C">
      <w:pPr>
        <w:pStyle w:val="Verzeichnis3"/>
        <w:rPr>
          <w:rFonts w:asciiTheme="minorHAnsi" w:eastAsiaTheme="minorEastAsia" w:hAnsiTheme="minorHAnsi" w:cstheme="minorBidi"/>
          <w:sz w:val="22"/>
          <w:szCs w:val="22"/>
        </w:rPr>
      </w:pPr>
      <w:hyperlink w:anchor="_Toc514837017" w:history="1">
        <w:r w:rsidR="00F703B1" w:rsidRPr="00D23DCD">
          <w:rPr>
            <w:rStyle w:val="Hyperlink"/>
          </w:rPr>
          <w:t>5.2.3</w:t>
        </w:r>
        <w:r w:rsidR="00F703B1">
          <w:rPr>
            <w:rFonts w:asciiTheme="minorHAnsi" w:eastAsiaTheme="minorEastAsia" w:hAnsiTheme="minorHAnsi" w:cstheme="minorBidi"/>
            <w:sz w:val="22"/>
            <w:szCs w:val="22"/>
          </w:rPr>
          <w:tab/>
        </w:r>
        <w:r w:rsidR="00F703B1" w:rsidRPr="00D23DCD">
          <w:rPr>
            <w:rStyle w:val="Hyperlink"/>
          </w:rPr>
          <w:t>Programmierkonzept</w:t>
        </w:r>
        <w:r w:rsidR="00F703B1">
          <w:rPr>
            <w:webHidden/>
          </w:rPr>
          <w:tab/>
        </w:r>
        <w:r w:rsidR="00F703B1">
          <w:rPr>
            <w:webHidden/>
          </w:rPr>
          <w:fldChar w:fldCharType="begin"/>
        </w:r>
        <w:r w:rsidR="00F703B1">
          <w:rPr>
            <w:webHidden/>
          </w:rPr>
          <w:instrText xml:space="preserve"> PAGEREF _Toc514837017 \h </w:instrText>
        </w:r>
        <w:r w:rsidR="00F703B1">
          <w:rPr>
            <w:webHidden/>
          </w:rPr>
        </w:r>
        <w:r w:rsidR="00F703B1">
          <w:rPr>
            <w:webHidden/>
          </w:rPr>
          <w:fldChar w:fldCharType="separate"/>
        </w:r>
        <w:r w:rsidR="009D2C15">
          <w:rPr>
            <w:webHidden/>
          </w:rPr>
          <w:t>32</w:t>
        </w:r>
        <w:r w:rsidR="00F703B1">
          <w:rPr>
            <w:webHidden/>
          </w:rPr>
          <w:fldChar w:fldCharType="end"/>
        </w:r>
      </w:hyperlink>
    </w:p>
    <w:p w14:paraId="21AE415A" w14:textId="2BFBA7F1" w:rsidR="00F703B1" w:rsidRDefault="00B13F9C">
      <w:pPr>
        <w:pStyle w:val="Verzeichnis3"/>
        <w:rPr>
          <w:rFonts w:asciiTheme="minorHAnsi" w:eastAsiaTheme="minorEastAsia" w:hAnsiTheme="minorHAnsi" w:cstheme="minorBidi"/>
          <w:sz w:val="22"/>
          <w:szCs w:val="22"/>
        </w:rPr>
      </w:pPr>
      <w:hyperlink w:anchor="_Toc514837018" w:history="1">
        <w:r w:rsidR="00F703B1" w:rsidRPr="00D23DCD">
          <w:rPr>
            <w:rStyle w:val="Hyperlink"/>
          </w:rPr>
          <w:t>5.2.4</w:t>
        </w:r>
        <w:r w:rsidR="00F703B1">
          <w:rPr>
            <w:rFonts w:asciiTheme="minorHAnsi" w:eastAsiaTheme="minorEastAsia" w:hAnsiTheme="minorHAnsi" w:cstheme="minorBidi"/>
            <w:sz w:val="22"/>
            <w:szCs w:val="22"/>
          </w:rPr>
          <w:tab/>
        </w:r>
        <w:r w:rsidR="00F703B1" w:rsidRPr="00D23DCD">
          <w:rPr>
            <w:rStyle w:val="Hyperlink"/>
          </w:rPr>
          <w:t>Fazit</w:t>
        </w:r>
        <w:r w:rsidR="00F703B1">
          <w:rPr>
            <w:webHidden/>
          </w:rPr>
          <w:tab/>
        </w:r>
        <w:r w:rsidR="00F703B1">
          <w:rPr>
            <w:webHidden/>
          </w:rPr>
          <w:fldChar w:fldCharType="begin"/>
        </w:r>
        <w:r w:rsidR="00F703B1">
          <w:rPr>
            <w:webHidden/>
          </w:rPr>
          <w:instrText xml:space="preserve"> PAGEREF _Toc514837018 \h </w:instrText>
        </w:r>
        <w:r w:rsidR="00F703B1">
          <w:rPr>
            <w:webHidden/>
          </w:rPr>
        </w:r>
        <w:r w:rsidR="00F703B1">
          <w:rPr>
            <w:webHidden/>
          </w:rPr>
          <w:fldChar w:fldCharType="separate"/>
        </w:r>
        <w:r w:rsidR="009D2C15">
          <w:rPr>
            <w:webHidden/>
          </w:rPr>
          <w:t>32</w:t>
        </w:r>
        <w:r w:rsidR="00F703B1">
          <w:rPr>
            <w:webHidden/>
          </w:rPr>
          <w:fldChar w:fldCharType="end"/>
        </w:r>
      </w:hyperlink>
    </w:p>
    <w:p w14:paraId="350DCDB2" w14:textId="2B59D48C" w:rsidR="00F703B1" w:rsidRDefault="00B13F9C">
      <w:pPr>
        <w:pStyle w:val="Verzeichnis2"/>
        <w:rPr>
          <w:rFonts w:asciiTheme="minorHAnsi" w:eastAsiaTheme="minorEastAsia" w:hAnsiTheme="minorHAnsi" w:cstheme="minorBidi"/>
          <w:bCs w:val="0"/>
          <w:noProof/>
          <w:sz w:val="22"/>
          <w:szCs w:val="22"/>
        </w:rPr>
      </w:pPr>
      <w:hyperlink w:anchor="_Toc514837019" w:history="1">
        <w:r w:rsidR="00F703B1" w:rsidRPr="00D23DCD">
          <w:rPr>
            <w:rStyle w:val="Hyperlink"/>
            <w:noProof/>
          </w:rPr>
          <w:t>5.3</w:t>
        </w:r>
        <w:r w:rsidR="00F703B1">
          <w:rPr>
            <w:rFonts w:asciiTheme="minorHAnsi" w:eastAsiaTheme="minorEastAsia" w:hAnsiTheme="minorHAnsi" w:cstheme="minorBidi"/>
            <w:bCs w:val="0"/>
            <w:noProof/>
            <w:sz w:val="22"/>
            <w:szCs w:val="22"/>
          </w:rPr>
          <w:tab/>
        </w:r>
        <w:r w:rsidR="00F703B1" w:rsidRPr="00D23DCD">
          <w:rPr>
            <w:rStyle w:val="Hyperlink"/>
            <w:noProof/>
          </w:rPr>
          <w:t>GoJS</w:t>
        </w:r>
        <w:r w:rsidR="00F703B1">
          <w:rPr>
            <w:noProof/>
            <w:webHidden/>
          </w:rPr>
          <w:tab/>
        </w:r>
        <w:r w:rsidR="00F703B1">
          <w:rPr>
            <w:noProof/>
            <w:webHidden/>
          </w:rPr>
          <w:fldChar w:fldCharType="begin"/>
        </w:r>
        <w:r w:rsidR="00F703B1">
          <w:rPr>
            <w:noProof/>
            <w:webHidden/>
          </w:rPr>
          <w:instrText xml:space="preserve"> PAGEREF _Toc514837019 \h </w:instrText>
        </w:r>
        <w:r w:rsidR="00F703B1">
          <w:rPr>
            <w:noProof/>
            <w:webHidden/>
          </w:rPr>
        </w:r>
        <w:r w:rsidR="00F703B1">
          <w:rPr>
            <w:noProof/>
            <w:webHidden/>
          </w:rPr>
          <w:fldChar w:fldCharType="separate"/>
        </w:r>
        <w:r w:rsidR="009D2C15">
          <w:rPr>
            <w:noProof/>
            <w:webHidden/>
          </w:rPr>
          <w:t>33</w:t>
        </w:r>
        <w:r w:rsidR="00F703B1">
          <w:rPr>
            <w:noProof/>
            <w:webHidden/>
          </w:rPr>
          <w:fldChar w:fldCharType="end"/>
        </w:r>
      </w:hyperlink>
    </w:p>
    <w:p w14:paraId="6D9901C0" w14:textId="7F9103C1" w:rsidR="00F703B1" w:rsidRDefault="00B13F9C">
      <w:pPr>
        <w:pStyle w:val="Verzeichnis3"/>
        <w:rPr>
          <w:rFonts w:asciiTheme="minorHAnsi" w:eastAsiaTheme="minorEastAsia" w:hAnsiTheme="minorHAnsi" w:cstheme="minorBidi"/>
          <w:sz w:val="22"/>
          <w:szCs w:val="22"/>
        </w:rPr>
      </w:pPr>
      <w:hyperlink w:anchor="_Toc514837020" w:history="1">
        <w:r w:rsidR="00F703B1" w:rsidRPr="00D23DCD">
          <w:rPr>
            <w:rStyle w:val="Hyperlink"/>
          </w:rPr>
          <w:t>5.3.1</w:t>
        </w:r>
        <w:r w:rsidR="00F703B1">
          <w:rPr>
            <w:rFonts w:asciiTheme="minorHAnsi" w:eastAsiaTheme="minorEastAsia" w:hAnsiTheme="minorHAnsi" w:cstheme="minorBidi"/>
            <w:sz w:val="22"/>
            <w:szCs w:val="22"/>
          </w:rPr>
          <w:tab/>
        </w:r>
        <w:r w:rsidR="00F703B1" w:rsidRPr="00D23DCD">
          <w:rPr>
            <w:rStyle w:val="Hyperlink"/>
          </w:rPr>
          <w:t>Einführung</w:t>
        </w:r>
        <w:r w:rsidR="00F703B1">
          <w:rPr>
            <w:webHidden/>
          </w:rPr>
          <w:tab/>
        </w:r>
        <w:r w:rsidR="00F703B1">
          <w:rPr>
            <w:webHidden/>
          </w:rPr>
          <w:fldChar w:fldCharType="begin"/>
        </w:r>
        <w:r w:rsidR="00F703B1">
          <w:rPr>
            <w:webHidden/>
          </w:rPr>
          <w:instrText xml:space="preserve"> PAGEREF _Toc514837020 \h </w:instrText>
        </w:r>
        <w:r w:rsidR="00F703B1">
          <w:rPr>
            <w:webHidden/>
          </w:rPr>
        </w:r>
        <w:r w:rsidR="00F703B1">
          <w:rPr>
            <w:webHidden/>
          </w:rPr>
          <w:fldChar w:fldCharType="separate"/>
        </w:r>
        <w:r w:rsidR="009D2C15">
          <w:rPr>
            <w:webHidden/>
          </w:rPr>
          <w:t>33</w:t>
        </w:r>
        <w:r w:rsidR="00F703B1">
          <w:rPr>
            <w:webHidden/>
          </w:rPr>
          <w:fldChar w:fldCharType="end"/>
        </w:r>
      </w:hyperlink>
    </w:p>
    <w:p w14:paraId="21E505A8" w14:textId="2426B1F0" w:rsidR="00F703B1" w:rsidRDefault="00B13F9C">
      <w:pPr>
        <w:pStyle w:val="Verzeichnis3"/>
        <w:rPr>
          <w:rFonts w:asciiTheme="minorHAnsi" w:eastAsiaTheme="minorEastAsia" w:hAnsiTheme="minorHAnsi" w:cstheme="minorBidi"/>
          <w:sz w:val="22"/>
          <w:szCs w:val="22"/>
        </w:rPr>
      </w:pPr>
      <w:hyperlink w:anchor="_Toc514837021" w:history="1">
        <w:r w:rsidR="00F703B1" w:rsidRPr="00D23DCD">
          <w:rPr>
            <w:rStyle w:val="Hyperlink"/>
          </w:rPr>
          <w:t>5.3.2</w:t>
        </w:r>
        <w:r w:rsidR="00F703B1">
          <w:rPr>
            <w:rFonts w:asciiTheme="minorHAnsi" w:eastAsiaTheme="minorEastAsia" w:hAnsiTheme="minorHAnsi" w:cstheme="minorBidi"/>
            <w:sz w:val="22"/>
            <w:szCs w:val="22"/>
          </w:rPr>
          <w:tab/>
        </w:r>
        <w:r w:rsidR="00F703B1" w:rsidRPr="00D23DCD">
          <w:rPr>
            <w:rStyle w:val="Hyperlink"/>
          </w:rPr>
          <w:t>Vorteile und Nachteile von GoJS</w:t>
        </w:r>
        <w:r w:rsidR="00F703B1">
          <w:rPr>
            <w:webHidden/>
          </w:rPr>
          <w:tab/>
        </w:r>
        <w:r w:rsidR="00F703B1">
          <w:rPr>
            <w:webHidden/>
          </w:rPr>
          <w:fldChar w:fldCharType="begin"/>
        </w:r>
        <w:r w:rsidR="00F703B1">
          <w:rPr>
            <w:webHidden/>
          </w:rPr>
          <w:instrText xml:space="preserve"> PAGEREF _Toc514837021 \h </w:instrText>
        </w:r>
        <w:r w:rsidR="00F703B1">
          <w:rPr>
            <w:webHidden/>
          </w:rPr>
        </w:r>
        <w:r w:rsidR="00F703B1">
          <w:rPr>
            <w:webHidden/>
          </w:rPr>
          <w:fldChar w:fldCharType="separate"/>
        </w:r>
        <w:r w:rsidR="009D2C15">
          <w:rPr>
            <w:webHidden/>
          </w:rPr>
          <w:t>34</w:t>
        </w:r>
        <w:r w:rsidR="00F703B1">
          <w:rPr>
            <w:webHidden/>
          </w:rPr>
          <w:fldChar w:fldCharType="end"/>
        </w:r>
      </w:hyperlink>
    </w:p>
    <w:p w14:paraId="6A16CEE0" w14:textId="3A3762BD" w:rsidR="00F703B1" w:rsidRDefault="00B13F9C">
      <w:pPr>
        <w:pStyle w:val="Verzeichnis2"/>
        <w:rPr>
          <w:rFonts w:asciiTheme="minorHAnsi" w:eastAsiaTheme="minorEastAsia" w:hAnsiTheme="minorHAnsi" w:cstheme="minorBidi"/>
          <w:bCs w:val="0"/>
          <w:noProof/>
          <w:sz w:val="22"/>
          <w:szCs w:val="22"/>
        </w:rPr>
      </w:pPr>
      <w:hyperlink w:anchor="_Toc514837022" w:history="1">
        <w:r w:rsidR="00F703B1" w:rsidRPr="00D23DCD">
          <w:rPr>
            <w:rStyle w:val="Hyperlink"/>
            <w:noProof/>
            <w:lang w:val="en-US"/>
          </w:rPr>
          <w:t>5.4</w:t>
        </w:r>
        <w:r w:rsidR="00F703B1">
          <w:rPr>
            <w:rFonts w:asciiTheme="minorHAnsi" w:eastAsiaTheme="minorEastAsia" w:hAnsiTheme="minorHAnsi" w:cstheme="minorBidi"/>
            <w:bCs w:val="0"/>
            <w:noProof/>
            <w:sz w:val="22"/>
            <w:szCs w:val="22"/>
          </w:rPr>
          <w:tab/>
        </w:r>
        <w:r w:rsidR="00F703B1" w:rsidRPr="00D23DCD">
          <w:rPr>
            <w:rStyle w:val="Hyperlink"/>
            <w:noProof/>
            <w:lang w:val="en-US"/>
          </w:rPr>
          <w:t>Bootstrap</w:t>
        </w:r>
        <w:r w:rsidR="00F703B1">
          <w:rPr>
            <w:noProof/>
            <w:webHidden/>
          </w:rPr>
          <w:tab/>
        </w:r>
        <w:r w:rsidR="00F703B1">
          <w:rPr>
            <w:noProof/>
            <w:webHidden/>
          </w:rPr>
          <w:fldChar w:fldCharType="begin"/>
        </w:r>
        <w:r w:rsidR="00F703B1">
          <w:rPr>
            <w:noProof/>
            <w:webHidden/>
          </w:rPr>
          <w:instrText xml:space="preserve"> PAGEREF _Toc514837022 \h </w:instrText>
        </w:r>
        <w:r w:rsidR="00F703B1">
          <w:rPr>
            <w:noProof/>
            <w:webHidden/>
          </w:rPr>
        </w:r>
        <w:r w:rsidR="00F703B1">
          <w:rPr>
            <w:noProof/>
            <w:webHidden/>
          </w:rPr>
          <w:fldChar w:fldCharType="separate"/>
        </w:r>
        <w:r w:rsidR="009D2C15">
          <w:rPr>
            <w:noProof/>
            <w:webHidden/>
          </w:rPr>
          <w:t>35</w:t>
        </w:r>
        <w:r w:rsidR="00F703B1">
          <w:rPr>
            <w:noProof/>
            <w:webHidden/>
          </w:rPr>
          <w:fldChar w:fldCharType="end"/>
        </w:r>
      </w:hyperlink>
    </w:p>
    <w:p w14:paraId="080B6735" w14:textId="48AD19A0" w:rsidR="00F703B1" w:rsidRDefault="00B13F9C">
      <w:pPr>
        <w:pStyle w:val="Verzeichnis2"/>
        <w:rPr>
          <w:rFonts w:asciiTheme="minorHAnsi" w:eastAsiaTheme="minorEastAsia" w:hAnsiTheme="minorHAnsi" w:cstheme="minorBidi"/>
          <w:bCs w:val="0"/>
          <w:noProof/>
          <w:sz w:val="22"/>
          <w:szCs w:val="22"/>
        </w:rPr>
      </w:pPr>
      <w:hyperlink w:anchor="_Toc514837023" w:history="1">
        <w:r w:rsidR="00F703B1" w:rsidRPr="00D23DCD">
          <w:rPr>
            <w:rStyle w:val="Hyperlink"/>
            <w:noProof/>
            <w:lang w:val="en-US"/>
          </w:rPr>
          <w:t>5.5</w:t>
        </w:r>
        <w:r w:rsidR="00F703B1">
          <w:rPr>
            <w:rFonts w:asciiTheme="minorHAnsi" w:eastAsiaTheme="minorEastAsia" w:hAnsiTheme="minorHAnsi" w:cstheme="minorBidi"/>
            <w:bCs w:val="0"/>
            <w:noProof/>
            <w:sz w:val="22"/>
            <w:szCs w:val="22"/>
          </w:rPr>
          <w:tab/>
        </w:r>
        <w:r w:rsidR="00F703B1" w:rsidRPr="00D23DCD">
          <w:rPr>
            <w:rStyle w:val="Hyperlink"/>
            <w:noProof/>
            <w:lang w:val="en-US"/>
          </w:rPr>
          <w:t>ASP.NET CORE</w:t>
        </w:r>
        <w:r w:rsidR="00F703B1">
          <w:rPr>
            <w:noProof/>
            <w:webHidden/>
          </w:rPr>
          <w:tab/>
        </w:r>
        <w:r w:rsidR="00F703B1">
          <w:rPr>
            <w:noProof/>
            <w:webHidden/>
          </w:rPr>
          <w:fldChar w:fldCharType="begin"/>
        </w:r>
        <w:r w:rsidR="00F703B1">
          <w:rPr>
            <w:noProof/>
            <w:webHidden/>
          </w:rPr>
          <w:instrText xml:space="preserve"> PAGEREF _Toc514837023 \h </w:instrText>
        </w:r>
        <w:r w:rsidR="00F703B1">
          <w:rPr>
            <w:noProof/>
            <w:webHidden/>
          </w:rPr>
        </w:r>
        <w:r w:rsidR="00F703B1">
          <w:rPr>
            <w:noProof/>
            <w:webHidden/>
          </w:rPr>
          <w:fldChar w:fldCharType="separate"/>
        </w:r>
        <w:r w:rsidR="009D2C15">
          <w:rPr>
            <w:noProof/>
            <w:webHidden/>
          </w:rPr>
          <w:t>36</w:t>
        </w:r>
        <w:r w:rsidR="00F703B1">
          <w:rPr>
            <w:noProof/>
            <w:webHidden/>
          </w:rPr>
          <w:fldChar w:fldCharType="end"/>
        </w:r>
      </w:hyperlink>
    </w:p>
    <w:p w14:paraId="38830B16" w14:textId="71C097B6" w:rsidR="00F703B1" w:rsidRDefault="00B13F9C">
      <w:pPr>
        <w:pStyle w:val="Verzeichnis3"/>
        <w:rPr>
          <w:rFonts w:asciiTheme="minorHAnsi" w:eastAsiaTheme="minorEastAsia" w:hAnsiTheme="minorHAnsi" w:cstheme="minorBidi"/>
          <w:sz w:val="22"/>
          <w:szCs w:val="22"/>
        </w:rPr>
      </w:pPr>
      <w:hyperlink w:anchor="_Toc514837024" w:history="1">
        <w:r w:rsidR="00F703B1" w:rsidRPr="00D23DCD">
          <w:rPr>
            <w:rStyle w:val="Hyperlink"/>
          </w:rPr>
          <w:t>5.5.1</w:t>
        </w:r>
        <w:r w:rsidR="00F703B1">
          <w:rPr>
            <w:rFonts w:asciiTheme="minorHAnsi" w:eastAsiaTheme="minorEastAsia" w:hAnsiTheme="minorHAnsi" w:cstheme="minorBidi"/>
            <w:sz w:val="22"/>
            <w:szCs w:val="22"/>
          </w:rPr>
          <w:tab/>
        </w:r>
        <w:r w:rsidR="00F703B1" w:rsidRPr="00D23DCD">
          <w:rPr>
            <w:rStyle w:val="Hyperlink"/>
          </w:rPr>
          <w:t>REST</w:t>
        </w:r>
        <w:r w:rsidR="00F703B1">
          <w:rPr>
            <w:webHidden/>
          </w:rPr>
          <w:tab/>
        </w:r>
        <w:r w:rsidR="00F703B1">
          <w:rPr>
            <w:webHidden/>
          </w:rPr>
          <w:fldChar w:fldCharType="begin"/>
        </w:r>
        <w:r w:rsidR="00F703B1">
          <w:rPr>
            <w:webHidden/>
          </w:rPr>
          <w:instrText xml:space="preserve"> PAGEREF _Toc514837024 \h </w:instrText>
        </w:r>
        <w:r w:rsidR="00F703B1">
          <w:rPr>
            <w:webHidden/>
          </w:rPr>
        </w:r>
        <w:r w:rsidR="00F703B1">
          <w:rPr>
            <w:webHidden/>
          </w:rPr>
          <w:fldChar w:fldCharType="separate"/>
        </w:r>
        <w:r w:rsidR="009D2C15">
          <w:rPr>
            <w:webHidden/>
          </w:rPr>
          <w:t>36</w:t>
        </w:r>
        <w:r w:rsidR="00F703B1">
          <w:rPr>
            <w:webHidden/>
          </w:rPr>
          <w:fldChar w:fldCharType="end"/>
        </w:r>
      </w:hyperlink>
    </w:p>
    <w:p w14:paraId="164D12A0" w14:textId="1791896C" w:rsidR="00F703B1" w:rsidRDefault="00B13F9C">
      <w:pPr>
        <w:pStyle w:val="Verzeichnis3"/>
        <w:rPr>
          <w:rFonts w:asciiTheme="minorHAnsi" w:eastAsiaTheme="minorEastAsia" w:hAnsiTheme="minorHAnsi" w:cstheme="minorBidi"/>
          <w:sz w:val="22"/>
          <w:szCs w:val="22"/>
        </w:rPr>
      </w:pPr>
      <w:hyperlink w:anchor="_Toc514837025" w:history="1">
        <w:r w:rsidR="00F703B1" w:rsidRPr="00D23DCD">
          <w:rPr>
            <w:rStyle w:val="Hyperlink"/>
          </w:rPr>
          <w:t>5.5.2</w:t>
        </w:r>
        <w:r w:rsidR="00F703B1">
          <w:rPr>
            <w:rFonts w:asciiTheme="minorHAnsi" w:eastAsiaTheme="minorEastAsia" w:hAnsiTheme="minorHAnsi" w:cstheme="minorBidi"/>
            <w:sz w:val="22"/>
            <w:szCs w:val="22"/>
          </w:rPr>
          <w:tab/>
        </w:r>
        <w:r w:rsidR="00F703B1" w:rsidRPr="00D23DCD">
          <w:rPr>
            <w:rStyle w:val="Hyperlink"/>
          </w:rPr>
          <w:t>ASP.NET Core 2.0</w:t>
        </w:r>
        <w:r w:rsidR="00F703B1">
          <w:rPr>
            <w:webHidden/>
          </w:rPr>
          <w:tab/>
        </w:r>
        <w:r w:rsidR="00F703B1">
          <w:rPr>
            <w:webHidden/>
          </w:rPr>
          <w:fldChar w:fldCharType="begin"/>
        </w:r>
        <w:r w:rsidR="00F703B1">
          <w:rPr>
            <w:webHidden/>
          </w:rPr>
          <w:instrText xml:space="preserve"> PAGEREF _Toc514837025 \h </w:instrText>
        </w:r>
        <w:r w:rsidR="00F703B1">
          <w:rPr>
            <w:webHidden/>
          </w:rPr>
        </w:r>
        <w:r w:rsidR="00F703B1">
          <w:rPr>
            <w:webHidden/>
          </w:rPr>
          <w:fldChar w:fldCharType="separate"/>
        </w:r>
        <w:r w:rsidR="009D2C15">
          <w:rPr>
            <w:webHidden/>
          </w:rPr>
          <w:t>36</w:t>
        </w:r>
        <w:r w:rsidR="00F703B1">
          <w:rPr>
            <w:webHidden/>
          </w:rPr>
          <w:fldChar w:fldCharType="end"/>
        </w:r>
      </w:hyperlink>
    </w:p>
    <w:p w14:paraId="25D0507B" w14:textId="6D10EF72" w:rsidR="00F703B1" w:rsidRDefault="00B13F9C">
      <w:pPr>
        <w:pStyle w:val="Verzeichnis1"/>
        <w:rPr>
          <w:rFonts w:asciiTheme="minorHAnsi" w:eastAsiaTheme="minorEastAsia" w:hAnsiTheme="minorHAnsi" w:cstheme="minorBidi"/>
          <w:b w:val="0"/>
          <w:bCs w:val="0"/>
          <w:noProof/>
          <w:sz w:val="22"/>
          <w:szCs w:val="22"/>
        </w:rPr>
      </w:pPr>
      <w:hyperlink w:anchor="_Toc514837026" w:history="1">
        <w:r w:rsidR="00F703B1" w:rsidRPr="00D23DCD">
          <w:rPr>
            <w:rStyle w:val="Hyperlink"/>
            <w:i/>
            <w:noProof/>
          </w:rPr>
          <w:t>6</w:t>
        </w:r>
        <w:r w:rsidR="00F703B1">
          <w:rPr>
            <w:rFonts w:asciiTheme="minorHAnsi" w:eastAsiaTheme="minorEastAsia" w:hAnsiTheme="minorHAnsi" w:cstheme="minorBidi"/>
            <w:b w:val="0"/>
            <w:bCs w:val="0"/>
            <w:noProof/>
            <w:sz w:val="22"/>
            <w:szCs w:val="22"/>
          </w:rPr>
          <w:tab/>
        </w:r>
        <w:r w:rsidR="00F703B1" w:rsidRPr="00D23DCD">
          <w:rPr>
            <w:rStyle w:val="Hyperlink"/>
            <w:noProof/>
          </w:rPr>
          <w:t xml:space="preserve">Grundprinzipien von </w:t>
        </w:r>
        <w:r w:rsidR="00F703B1" w:rsidRPr="00D23DCD">
          <w:rPr>
            <w:rStyle w:val="Hyperlink"/>
            <w:i/>
            <w:noProof/>
          </w:rPr>
          <w:t>TopologyEditor</w:t>
        </w:r>
        <w:r w:rsidR="00F703B1">
          <w:rPr>
            <w:noProof/>
            <w:webHidden/>
          </w:rPr>
          <w:tab/>
        </w:r>
        <w:r w:rsidR="00F703B1">
          <w:rPr>
            <w:noProof/>
            <w:webHidden/>
          </w:rPr>
          <w:fldChar w:fldCharType="begin"/>
        </w:r>
        <w:r w:rsidR="00F703B1">
          <w:rPr>
            <w:noProof/>
            <w:webHidden/>
          </w:rPr>
          <w:instrText xml:space="preserve"> PAGEREF _Toc514837026 \h </w:instrText>
        </w:r>
        <w:r w:rsidR="00F703B1">
          <w:rPr>
            <w:noProof/>
            <w:webHidden/>
          </w:rPr>
        </w:r>
        <w:r w:rsidR="00F703B1">
          <w:rPr>
            <w:noProof/>
            <w:webHidden/>
          </w:rPr>
          <w:fldChar w:fldCharType="separate"/>
        </w:r>
        <w:r w:rsidR="009D2C15">
          <w:rPr>
            <w:noProof/>
            <w:webHidden/>
          </w:rPr>
          <w:t>37</w:t>
        </w:r>
        <w:r w:rsidR="00F703B1">
          <w:rPr>
            <w:noProof/>
            <w:webHidden/>
          </w:rPr>
          <w:fldChar w:fldCharType="end"/>
        </w:r>
      </w:hyperlink>
    </w:p>
    <w:p w14:paraId="43AC35AE" w14:textId="5C2612CD" w:rsidR="00F703B1" w:rsidRDefault="00B13F9C">
      <w:pPr>
        <w:pStyle w:val="Verzeichnis2"/>
        <w:rPr>
          <w:rFonts w:asciiTheme="minorHAnsi" w:eastAsiaTheme="minorEastAsia" w:hAnsiTheme="minorHAnsi" w:cstheme="minorBidi"/>
          <w:bCs w:val="0"/>
          <w:noProof/>
          <w:sz w:val="22"/>
          <w:szCs w:val="22"/>
        </w:rPr>
      </w:pPr>
      <w:hyperlink w:anchor="_Toc514837027" w:history="1">
        <w:r w:rsidR="00F703B1" w:rsidRPr="00D23DCD">
          <w:rPr>
            <w:rStyle w:val="Hyperlink"/>
            <w:noProof/>
          </w:rPr>
          <w:t>6.1</w:t>
        </w:r>
        <w:r w:rsidR="00F703B1">
          <w:rPr>
            <w:rFonts w:asciiTheme="minorHAnsi" w:eastAsiaTheme="minorEastAsia" w:hAnsiTheme="minorHAnsi" w:cstheme="minorBidi"/>
            <w:bCs w:val="0"/>
            <w:noProof/>
            <w:sz w:val="22"/>
            <w:szCs w:val="22"/>
          </w:rPr>
          <w:tab/>
        </w:r>
        <w:r w:rsidR="00F703B1" w:rsidRPr="00D23DCD">
          <w:rPr>
            <w:rStyle w:val="Hyperlink"/>
            <w:noProof/>
          </w:rPr>
          <w:t>FDT</w:t>
        </w:r>
        <w:r w:rsidR="00F703B1">
          <w:rPr>
            <w:noProof/>
            <w:webHidden/>
          </w:rPr>
          <w:tab/>
        </w:r>
        <w:r w:rsidR="00F703B1">
          <w:rPr>
            <w:noProof/>
            <w:webHidden/>
          </w:rPr>
          <w:fldChar w:fldCharType="begin"/>
        </w:r>
        <w:r w:rsidR="00F703B1">
          <w:rPr>
            <w:noProof/>
            <w:webHidden/>
          </w:rPr>
          <w:instrText xml:space="preserve"> PAGEREF _Toc514837027 \h </w:instrText>
        </w:r>
        <w:r w:rsidR="00F703B1">
          <w:rPr>
            <w:noProof/>
            <w:webHidden/>
          </w:rPr>
        </w:r>
        <w:r w:rsidR="00F703B1">
          <w:rPr>
            <w:noProof/>
            <w:webHidden/>
          </w:rPr>
          <w:fldChar w:fldCharType="separate"/>
        </w:r>
        <w:r w:rsidR="009D2C15">
          <w:rPr>
            <w:noProof/>
            <w:webHidden/>
          </w:rPr>
          <w:t>37</w:t>
        </w:r>
        <w:r w:rsidR="00F703B1">
          <w:rPr>
            <w:noProof/>
            <w:webHidden/>
          </w:rPr>
          <w:fldChar w:fldCharType="end"/>
        </w:r>
      </w:hyperlink>
    </w:p>
    <w:p w14:paraId="40943A7D" w14:textId="57F47622" w:rsidR="00F703B1" w:rsidRDefault="00B13F9C">
      <w:pPr>
        <w:pStyle w:val="Verzeichnis2"/>
        <w:rPr>
          <w:rFonts w:asciiTheme="minorHAnsi" w:eastAsiaTheme="minorEastAsia" w:hAnsiTheme="minorHAnsi" w:cstheme="minorBidi"/>
          <w:bCs w:val="0"/>
          <w:noProof/>
          <w:sz w:val="22"/>
          <w:szCs w:val="22"/>
        </w:rPr>
      </w:pPr>
      <w:hyperlink w:anchor="_Toc514837028" w:history="1">
        <w:r w:rsidR="00F703B1" w:rsidRPr="00D23DCD">
          <w:rPr>
            <w:rStyle w:val="Hyperlink"/>
            <w:noProof/>
          </w:rPr>
          <w:t>6.2</w:t>
        </w:r>
        <w:r w:rsidR="00F703B1">
          <w:rPr>
            <w:rFonts w:asciiTheme="minorHAnsi" w:eastAsiaTheme="minorEastAsia" w:hAnsiTheme="minorHAnsi" w:cstheme="minorBidi"/>
            <w:bCs w:val="0"/>
            <w:noProof/>
            <w:sz w:val="22"/>
            <w:szCs w:val="22"/>
          </w:rPr>
          <w:tab/>
        </w:r>
        <w:r w:rsidR="00F703B1" w:rsidRPr="00D23DCD">
          <w:rPr>
            <w:rStyle w:val="Hyperlink"/>
            <w:noProof/>
          </w:rPr>
          <w:t>TopologyEditor grundlegende Konzepte</w:t>
        </w:r>
        <w:r w:rsidR="00F703B1">
          <w:rPr>
            <w:noProof/>
            <w:webHidden/>
          </w:rPr>
          <w:tab/>
        </w:r>
        <w:r w:rsidR="00F703B1">
          <w:rPr>
            <w:noProof/>
            <w:webHidden/>
          </w:rPr>
          <w:fldChar w:fldCharType="begin"/>
        </w:r>
        <w:r w:rsidR="00F703B1">
          <w:rPr>
            <w:noProof/>
            <w:webHidden/>
          </w:rPr>
          <w:instrText xml:space="preserve"> PAGEREF _Toc514837028 \h </w:instrText>
        </w:r>
        <w:r w:rsidR="00F703B1">
          <w:rPr>
            <w:noProof/>
            <w:webHidden/>
          </w:rPr>
        </w:r>
        <w:r w:rsidR="00F703B1">
          <w:rPr>
            <w:noProof/>
            <w:webHidden/>
          </w:rPr>
          <w:fldChar w:fldCharType="separate"/>
        </w:r>
        <w:r w:rsidR="009D2C15">
          <w:rPr>
            <w:noProof/>
            <w:webHidden/>
          </w:rPr>
          <w:t>37</w:t>
        </w:r>
        <w:r w:rsidR="00F703B1">
          <w:rPr>
            <w:noProof/>
            <w:webHidden/>
          </w:rPr>
          <w:fldChar w:fldCharType="end"/>
        </w:r>
      </w:hyperlink>
    </w:p>
    <w:p w14:paraId="1194A4EE" w14:textId="31F4F28C" w:rsidR="00F703B1" w:rsidRDefault="00B13F9C">
      <w:pPr>
        <w:pStyle w:val="Verzeichnis2"/>
        <w:rPr>
          <w:rFonts w:asciiTheme="minorHAnsi" w:eastAsiaTheme="minorEastAsia" w:hAnsiTheme="minorHAnsi" w:cstheme="minorBidi"/>
          <w:bCs w:val="0"/>
          <w:noProof/>
          <w:sz w:val="22"/>
          <w:szCs w:val="22"/>
        </w:rPr>
      </w:pPr>
      <w:hyperlink w:anchor="_Toc514837029" w:history="1">
        <w:r w:rsidR="00F703B1" w:rsidRPr="00D23DCD">
          <w:rPr>
            <w:rStyle w:val="Hyperlink"/>
            <w:noProof/>
          </w:rPr>
          <w:t>6.3</w:t>
        </w:r>
        <w:r w:rsidR="00F703B1">
          <w:rPr>
            <w:rFonts w:asciiTheme="minorHAnsi" w:eastAsiaTheme="minorEastAsia" w:hAnsiTheme="minorHAnsi" w:cstheme="minorBidi"/>
            <w:bCs w:val="0"/>
            <w:noProof/>
            <w:sz w:val="22"/>
            <w:szCs w:val="22"/>
          </w:rPr>
          <w:tab/>
        </w:r>
        <w:r w:rsidR="00F703B1" w:rsidRPr="00D23DCD">
          <w:rPr>
            <w:rStyle w:val="Hyperlink"/>
            <w:noProof/>
          </w:rPr>
          <w:t>Datendarstellung (Prozessdaten, Bedienungsdaten)</w:t>
        </w:r>
        <w:r w:rsidR="00F703B1">
          <w:rPr>
            <w:noProof/>
            <w:webHidden/>
          </w:rPr>
          <w:tab/>
        </w:r>
        <w:r w:rsidR="00F703B1">
          <w:rPr>
            <w:noProof/>
            <w:webHidden/>
          </w:rPr>
          <w:fldChar w:fldCharType="begin"/>
        </w:r>
        <w:r w:rsidR="00F703B1">
          <w:rPr>
            <w:noProof/>
            <w:webHidden/>
          </w:rPr>
          <w:instrText xml:space="preserve"> PAGEREF _Toc514837029 \h </w:instrText>
        </w:r>
        <w:r w:rsidR="00F703B1">
          <w:rPr>
            <w:noProof/>
            <w:webHidden/>
          </w:rPr>
        </w:r>
        <w:r w:rsidR="00F703B1">
          <w:rPr>
            <w:noProof/>
            <w:webHidden/>
          </w:rPr>
          <w:fldChar w:fldCharType="separate"/>
        </w:r>
        <w:r w:rsidR="009D2C15">
          <w:rPr>
            <w:noProof/>
            <w:webHidden/>
          </w:rPr>
          <w:t>39</w:t>
        </w:r>
        <w:r w:rsidR="00F703B1">
          <w:rPr>
            <w:noProof/>
            <w:webHidden/>
          </w:rPr>
          <w:fldChar w:fldCharType="end"/>
        </w:r>
      </w:hyperlink>
    </w:p>
    <w:p w14:paraId="0E87F7EF" w14:textId="17E8E198" w:rsidR="00F703B1" w:rsidRDefault="00B13F9C">
      <w:pPr>
        <w:pStyle w:val="Verzeichnis2"/>
        <w:rPr>
          <w:rFonts w:asciiTheme="minorHAnsi" w:eastAsiaTheme="minorEastAsia" w:hAnsiTheme="minorHAnsi" w:cstheme="minorBidi"/>
          <w:bCs w:val="0"/>
          <w:noProof/>
          <w:sz w:val="22"/>
          <w:szCs w:val="22"/>
        </w:rPr>
      </w:pPr>
      <w:hyperlink w:anchor="_Toc514837030" w:history="1">
        <w:r w:rsidR="00F703B1" w:rsidRPr="00D23DCD">
          <w:rPr>
            <w:rStyle w:val="Hyperlink"/>
            <w:noProof/>
          </w:rPr>
          <w:t>6.4</w:t>
        </w:r>
        <w:r w:rsidR="00F703B1">
          <w:rPr>
            <w:rFonts w:asciiTheme="minorHAnsi" w:eastAsiaTheme="minorEastAsia" w:hAnsiTheme="minorHAnsi" w:cstheme="minorBidi"/>
            <w:bCs w:val="0"/>
            <w:noProof/>
            <w:sz w:val="22"/>
            <w:szCs w:val="22"/>
          </w:rPr>
          <w:tab/>
        </w:r>
        <w:r w:rsidR="00F703B1" w:rsidRPr="00D23DCD">
          <w:rPr>
            <w:rStyle w:val="Hyperlink"/>
            <w:noProof/>
          </w:rPr>
          <w:t>Zukunftsaspekte (evtl. Erweiterungen)</w:t>
        </w:r>
        <w:r w:rsidR="00F703B1">
          <w:rPr>
            <w:noProof/>
            <w:webHidden/>
          </w:rPr>
          <w:tab/>
        </w:r>
        <w:r w:rsidR="00F703B1">
          <w:rPr>
            <w:noProof/>
            <w:webHidden/>
          </w:rPr>
          <w:fldChar w:fldCharType="begin"/>
        </w:r>
        <w:r w:rsidR="00F703B1">
          <w:rPr>
            <w:noProof/>
            <w:webHidden/>
          </w:rPr>
          <w:instrText xml:space="preserve"> PAGEREF _Toc514837030 \h </w:instrText>
        </w:r>
        <w:r w:rsidR="00F703B1">
          <w:rPr>
            <w:noProof/>
            <w:webHidden/>
          </w:rPr>
        </w:r>
        <w:r w:rsidR="00F703B1">
          <w:rPr>
            <w:noProof/>
            <w:webHidden/>
          </w:rPr>
          <w:fldChar w:fldCharType="separate"/>
        </w:r>
        <w:r w:rsidR="009D2C15">
          <w:rPr>
            <w:noProof/>
            <w:webHidden/>
          </w:rPr>
          <w:t>41</w:t>
        </w:r>
        <w:r w:rsidR="00F703B1">
          <w:rPr>
            <w:noProof/>
            <w:webHidden/>
          </w:rPr>
          <w:fldChar w:fldCharType="end"/>
        </w:r>
      </w:hyperlink>
    </w:p>
    <w:p w14:paraId="113F4B84" w14:textId="4E1F5935" w:rsidR="00F703B1" w:rsidRDefault="00B13F9C">
      <w:pPr>
        <w:pStyle w:val="Verzeichnis1"/>
        <w:rPr>
          <w:rFonts w:asciiTheme="minorHAnsi" w:eastAsiaTheme="minorEastAsia" w:hAnsiTheme="minorHAnsi" w:cstheme="minorBidi"/>
          <w:b w:val="0"/>
          <w:bCs w:val="0"/>
          <w:noProof/>
          <w:sz w:val="22"/>
          <w:szCs w:val="22"/>
        </w:rPr>
      </w:pPr>
      <w:hyperlink w:anchor="_Toc514837031" w:history="1">
        <w:r w:rsidR="00F703B1" w:rsidRPr="00D23DCD">
          <w:rPr>
            <w:rStyle w:val="Hyperlink"/>
            <w:noProof/>
          </w:rPr>
          <w:t>7</w:t>
        </w:r>
        <w:r w:rsidR="00F703B1">
          <w:rPr>
            <w:rFonts w:asciiTheme="minorHAnsi" w:eastAsiaTheme="minorEastAsia" w:hAnsiTheme="minorHAnsi" w:cstheme="minorBidi"/>
            <w:b w:val="0"/>
            <w:bCs w:val="0"/>
            <w:noProof/>
            <w:sz w:val="22"/>
            <w:szCs w:val="22"/>
          </w:rPr>
          <w:tab/>
        </w:r>
        <w:r w:rsidR="00F703B1" w:rsidRPr="00D23DCD">
          <w:rPr>
            <w:rStyle w:val="Hyperlink"/>
            <w:noProof/>
          </w:rPr>
          <w:t>Entwurf</w:t>
        </w:r>
        <w:r w:rsidR="00F703B1">
          <w:rPr>
            <w:noProof/>
            <w:webHidden/>
          </w:rPr>
          <w:tab/>
        </w:r>
        <w:r w:rsidR="00F703B1">
          <w:rPr>
            <w:noProof/>
            <w:webHidden/>
          </w:rPr>
          <w:fldChar w:fldCharType="begin"/>
        </w:r>
        <w:r w:rsidR="00F703B1">
          <w:rPr>
            <w:noProof/>
            <w:webHidden/>
          </w:rPr>
          <w:instrText xml:space="preserve"> PAGEREF _Toc514837031 \h </w:instrText>
        </w:r>
        <w:r w:rsidR="00F703B1">
          <w:rPr>
            <w:noProof/>
            <w:webHidden/>
          </w:rPr>
        </w:r>
        <w:r w:rsidR="00F703B1">
          <w:rPr>
            <w:noProof/>
            <w:webHidden/>
          </w:rPr>
          <w:fldChar w:fldCharType="separate"/>
        </w:r>
        <w:r w:rsidR="009D2C15">
          <w:rPr>
            <w:noProof/>
            <w:webHidden/>
          </w:rPr>
          <w:t>42</w:t>
        </w:r>
        <w:r w:rsidR="00F703B1">
          <w:rPr>
            <w:noProof/>
            <w:webHidden/>
          </w:rPr>
          <w:fldChar w:fldCharType="end"/>
        </w:r>
      </w:hyperlink>
    </w:p>
    <w:p w14:paraId="4440C990" w14:textId="6962B247" w:rsidR="00F703B1" w:rsidRDefault="00B13F9C">
      <w:pPr>
        <w:pStyle w:val="Verzeichnis2"/>
        <w:rPr>
          <w:rFonts w:asciiTheme="minorHAnsi" w:eastAsiaTheme="minorEastAsia" w:hAnsiTheme="minorHAnsi" w:cstheme="minorBidi"/>
          <w:bCs w:val="0"/>
          <w:noProof/>
          <w:sz w:val="22"/>
          <w:szCs w:val="22"/>
        </w:rPr>
      </w:pPr>
      <w:hyperlink w:anchor="_Toc514837032" w:history="1">
        <w:r w:rsidR="00F703B1" w:rsidRPr="00D23DCD">
          <w:rPr>
            <w:rStyle w:val="Hyperlink"/>
            <w:noProof/>
          </w:rPr>
          <w:t>7.1</w:t>
        </w:r>
        <w:r w:rsidR="00F703B1">
          <w:rPr>
            <w:rFonts w:asciiTheme="minorHAnsi" w:eastAsiaTheme="minorEastAsia" w:hAnsiTheme="minorHAnsi" w:cstheme="minorBidi"/>
            <w:bCs w:val="0"/>
            <w:noProof/>
            <w:sz w:val="22"/>
            <w:szCs w:val="22"/>
          </w:rPr>
          <w:tab/>
        </w:r>
        <w:r w:rsidR="00F703B1" w:rsidRPr="00D23DCD">
          <w:rPr>
            <w:rStyle w:val="Hyperlink"/>
            <w:noProof/>
          </w:rPr>
          <w:t xml:space="preserve">Architektur der </w:t>
        </w:r>
        <w:r w:rsidR="00F703B1" w:rsidRPr="00D23DCD">
          <w:rPr>
            <w:rStyle w:val="Hyperlink"/>
            <w:i/>
            <w:noProof/>
          </w:rPr>
          <w:t>TopologyEditor</w:t>
        </w:r>
        <w:r w:rsidR="00F703B1">
          <w:rPr>
            <w:noProof/>
            <w:webHidden/>
          </w:rPr>
          <w:tab/>
        </w:r>
        <w:r w:rsidR="00F703B1">
          <w:rPr>
            <w:noProof/>
            <w:webHidden/>
          </w:rPr>
          <w:fldChar w:fldCharType="begin"/>
        </w:r>
        <w:r w:rsidR="00F703B1">
          <w:rPr>
            <w:noProof/>
            <w:webHidden/>
          </w:rPr>
          <w:instrText xml:space="preserve"> PAGEREF _Toc514837032 \h </w:instrText>
        </w:r>
        <w:r w:rsidR="00F703B1">
          <w:rPr>
            <w:noProof/>
            <w:webHidden/>
          </w:rPr>
        </w:r>
        <w:r w:rsidR="00F703B1">
          <w:rPr>
            <w:noProof/>
            <w:webHidden/>
          </w:rPr>
          <w:fldChar w:fldCharType="separate"/>
        </w:r>
        <w:r w:rsidR="009D2C15">
          <w:rPr>
            <w:noProof/>
            <w:webHidden/>
          </w:rPr>
          <w:t>42</w:t>
        </w:r>
        <w:r w:rsidR="00F703B1">
          <w:rPr>
            <w:noProof/>
            <w:webHidden/>
          </w:rPr>
          <w:fldChar w:fldCharType="end"/>
        </w:r>
      </w:hyperlink>
    </w:p>
    <w:p w14:paraId="04818583" w14:textId="5C3F7FB3" w:rsidR="00F703B1" w:rsidRDefault="00B13F9C">
      <w:pPr>
        <w:pStyle w:val="Verzeichnis2"/>
        <w:rPr>
          <w:rFonts w:asciiTheme="minorHAnsi" w:eastAsiaTheme="minorEastAsia" w:hAnsiTheme="minorHAnsi" w:cstheme="minorBidi"/>
          <w:bCs w:val="0"/>
          <w:noProof/>
          <w:sz w:val="22"/>
          <w:szCs w:val="22"/>
        </w:rPr>
      </w:pPr>
      <w:hyperlink w:anchor="_Toc514837033" w:history="1">
        <w:r w:rsidR="00F703B1" w:rsidRPr="00D23DCD">
          <w:rPr>
            <w:rStyle w:val="Hyperlink"/>
            <w:noProof/>
          </w:rPr>
          <w:t>7.2</w:t>
        </w:r>
        <w:r w:rsidR="00F703B1">
          <w:rPr>
            <w:rFonts w:asciiTheme="minorHAnsi" w:eastAsiaTheme="minorEastAsia" w:hAnsiTheme="minorHAnsi" w:cstheme="minorBidi"/>
            <w:bCs w:val="0"/>
            <w:noProof/>
            <w:sz w:val="22"/>
            <w:szCs w:val="22"/>
          </w:rPr>
          <w:tab/>
        </w:r>
        <w:r w:rsidR="00F703B1" w:rsidRPr="00D23DCD">
          <w:rPr>
            <w:rStyle w:val="Hyperlink"/>
            <w:noProof/>
          </w:rPr>
          <w:t>Datenmodell</w:t>
        </w:r>
        <w:r w:rsidR="00F703B1">
          <w:rPr>
            <w:noProof/>
            <w:webHidden/>
          </w:rPr>
          <w:tab/>
        </w:r>
        <w:r w:rsidR="00F703B1">
          <w:rPr>
            <w:noProof/>
            <w:webHidden/>
          </w:rPr>
          <w:fldChar w:fldCharType="begin"/>
        </w:r>
        <w:r w:rsidR="00F703B1">
          <w:rPr>
            <w:noProof/>
            <w:webHidden/>
          </w:rPr>
          <w:instrText xml:space="preserve"> PAGEREF _Toc514837033 \h </w:instrText>
        </w:r>
        <w:r w:rsidR="00F703B1">
          <w:rPr>
            <w:noProof/>
            <w:webHidden/>
          </w:rPr>
        </w:r>
        <w:r w:rsidR="00F703B1">
          <w:rPr>
            <w:noProof/>
            <w:webHidden/>
          </w:rPr>
          <w:fldChar w:fldCharType="separate"/>
        </w:r>
        <w:r w:rsidR="009D2C15">
          <w:rPr>
            <w:noProof/>
            <w:webHidden/>
          </w:rPr>
          <w:t>43</w:t>
        </w:r>
        <w:r w:rsidR="00F703B1">
          <w:rPr>
            <w:noProof/>
            <w:webHidden/>
          </w:rPr>
          <w:fldChar w:fldCharType="end"/>
        </w:r>
      </w:hyperlink>
    </w:p>
    <w:p w14:paraId="77EBB127" w14:textId="6D1359EE" w:rsidR="00F703B1" w:rsidRDefault="00B13F9C">
      <w:pPr>
        <w:pStyle w:val="Verzeichnis2"/>
        <w:rPr>
          <w:rFonts w:asciiTheme="minorHAnsi" w:eastAsiaTheme="minorEastAsia" w:hAnsiTheme="minorHAnsi" w:cstheme="minorBidi"/>
          <w:bCs w:val="0"/>
          <w:noProof/>
          <w:sz w:val="22"/>
          <w:szCs w:val="22"/>
        </w:rPr>
      </w:pPr>
      <w:hyperlink w:anchor="_Toc514837034" w:history="1">
        <w:r w:rsidR="00F703B1" w:rsidRPr="00D23DCD">
          <w:rPr>
            <w:rStyle w:val="Hyperlink"/>
            <w:noProof/>
          </w:rPr>
          <w:t>7.3</w:t>
        </w:r>
        <w:r w:rsidR="00F703B1">
          <w:rPr>
            <w:rFonts w:asciiTheme="minorHAnsi" w:eastAsiaTheme="minorEastAsia" w:hAnsiTheme="minorHAnsi" w:cstheme="minorBidi"/>
            <w:bCs w:val="0"/>
            <w:noProof/>
            <w:sz w:val="22"/>
            <w:szCs w:val="22"/>
          </w:rPr>
          <w:tab/>
        </w:r>
        <w:r w:rsidR="00F703B1" w:rsidRPr="00D23DCD">
          <w:rPr>
            <w:rStyle w:val="Hyperlink"/>
            <w:noProof/>
          </w:rPr>
          <w:t>DtmApi Wrapper</w:t>
        </w:r>
        <w:r w:rsidR="00F703B1">
          <w:rPr>
            <w:noProof/>
            <w:webHidden/>
          </w:rPr>
          <w:tab/>
        </w:r>
        <w:r w:rsidR="00F703B1">
          <w:rPr>
            <w:noProof/>
            <w:webHidden/>
          </w:rPr>
          <w:fldChar w:fldCharType="begin"/>
        </w:r>
        <w:r w:rsidR="00F703B1">
          <w:rPr>
            <w:noProof/>
            <w:webHidden/>
          </w:rPr>
          <w:instrText xml:space="preserve"> PAGEREF _Toc514837034 \h </w:instrText>
        </w:r>
        <w:r w:rsidR="00F703B1">
          <w:rPr>
            <w:noProof/>
            <w:webHidden/>
          </w:rPr>
        </w:r>
        <w:r w:rsidR="00F703B1">
          <w:rPr>
            <w:noProof/>
            <w:webHidden/>
          </w:rPr>
          <w:fldChar w:fldCharType="separate"/>
        </w:r>
        <w:r w:rsidR="009D2C15">
          <w:rPr>
            <w:noProof/>
            <w:webHidden/>
          </w:rPr>
          <w:t>44</w:t>
        </w:r>
        <w:r w:rsidR="00F703B1">
          <w:rPr>
            <w:noProof/>
            <w:webHidden/>
          </w:rPr>
          <w:fldChar w:fldCharType="end"/>
        </w:r>
      </w:hyperlink>
    </w:p>
    <w:p w14:paraId="27F818B6" w14:textId="04640312" w:rsidR="00F703B1" w:rsidRDefault="00B13F9C">
      <w:pPr>
        <w:pStyle w:val="Verzeichnis2"/>
        <w:rPr>
          <w:rFonts w:asciiTheme="minorHAnsi" w:eastAsiaTheme="minorEastAsia" w:hAnsiTheme="minorHAnsi" w:cstheme="minorBidi"/>
          <w:bCs w:val="0"/>
          <w:noProof/>
          <w:sz w:val="22"/>
          <w:szCs w:val="22"/>
        </w:rPr>
      </w:pPr>
      <w:hyperlink w:anchor="_Toc514837035" w:history="1">
        <w:r w:rsidR="00F703B1" w:rsidRPr="00D23DCD">
          <w:rPr>
            <w:rStyle w:val="Hyperlink"/>
            <w:noProof/>
          </w:rPr>
          <w:t>7.4</w:t>
        </w:r>
        <w:r w:rsidR="00F703B1">
          <w:rPr>
            <w:rFonts w:asciiTheme="minorHAnsi" w:eastAsiaTheme="minorEastAsia" w:hAnsiTheme="minorHAnsi" w:cstheme="minorBidi"/>
            <w:bCs w:val="0"/>
            <w:noProof/>
            <w:sz w:val="22"/>
            <w:szCs w:val="22"/>
          </w:rPr>
          <w:tab/>
        </w:r>
        <w:r w:rsidR="00F703B1" w:rsidRPr="00D23DCD">
          <w:rPr>
            <w:rStyle w:val="Hyperlink"/>
            <w:noProof/>
          </w:rPr>
          <w:t>Ansicht der TopologyEditor</w:t>
        </w:r>
        <w:r w:rsidR="00F703B1">
          <w:rPr>
            <w:noProof/>
            <w:webHidden/>
          </w:rPr>
          <w:tab/>
        </w:r>
        <w:r w:rsidR="00F703B1">
          <w:rPr>
            <w:noProof/>
            <w:webHidden/>
          </w:rPr>
          <w:fldChar w:fldCharType="begin"/>
        </w:r>
        <w:r w:rsidR="00F703B1">
          <w:rPr>
            <w:noProof/>
            <w:webHidden/>
          </w:rPr>
          <w:instrText xml:space="preserve"> PAGEREF _Toc514837035 \h </w:instrText>
        </w:r>
        <w:r w:rsidR="00F703B1">
          <w:rPr>
            <w:noProof/>
            <w:webHidden/>
          </w:rPr>
        </w:r>
        <w:r w:rsidR="00F703B1">
          <w:rPr>
            <w:noProof/>
            <w:webHidden/>
          </w:rPr>
          <w:fldChar w:fldCharType="separate"/>
        </w:r>
        <w:r w:rsidR="009D2C15">
          <w:rPr>
            <w:noProof/>
            <w:webHidden/>
          </w:rPr>
          <w:t>44</w:t>
        </w:r>
        <w:r w:rsidR="00F703B1">
          <w:rPr>
            <w:noProof/>
            <w:webHidden/>
          </w:rPr>
          <w:fldChar w:fldCharType="end"/>
        </w:r>
      </w:hyperlink>
    </w:p>
    <w:p w14:paraId="73D8B530" w14:textId="3CDA8765" w:rsidR="00F703B1" w:rsidRDefault="00B13F9C">
      <w:pPr>
        <w:pStyle w:val="Verzeichnis1"/>
        <w:rPr>
          <w:rFonts w:asciiTheme="minorHAnsi" w:eastAsiaTheme="minorEastAsia" w:hAnsiTheme="minorHAnsi" w:cstheme="minorBidi"/>
          <w:b w:val="0"/>
          <w:bCs w:val="0"/>
          <w:noProof/>
          <w:sz w:val="22"/>
          <w:szCs w:val="22"/>
        </w:rPr>
      </w:pPr>
      <w:hyperlink w:anchor="_Toc514837036" w:history="1">
        <w:r w:rsidR="00F703B1" w:rsidRPr="00D23DCD">
          <w:rPr>
            <w:rStyle w:val="Hyperlink"/>
            <w:noProof/>
          </w:rPr>
          <w:t>8</w:t>
        </w:r>
        <w:r w:rsidR="00F703B1">
          <w:rPr>
            <w:rFonts w:asciiTheme="minorHAnsi" w:eastAsiaTheme="minorEastAsia" w:hAnsiTheme="minorHAnsi" w:cstheme="minorBidi"/>
            <w:b w:val="0"/>
            <w:bCs w:val="0"/>
            <w:noProof/>
            <w:sz w:val="22"/>
            <w:szCs w:val="22"/>
          </w:rPr>
          <w:tab/>
        </w:r>
        <w:r w:rsidR="00F703B1" w:rsidRPr="00D23DCD">
          <w:rPr>
            <w:rStyle w:val="Hyperlink"/>
            <w:noProof/>
          </w:rPr>
          <w:t>Realisierung</w:t>
        </w:r>
        <w:r w:rsidR="00F703B1">
          <w:rPr>
            <w:noProof/>
            <w:webHidden/>
          </w:rPr>
          <w:tab/>
        </w:r>
        <w:r w:rsidR="00F703B1">
          <w:rPr>
            <w:noProof/>
            <w:webHidden/>
          </w:rPr>
          <w:fldChar w:fldCharType="begin"/>
        </w:r>
        <w:r w:rsidR="00F703B1">
          <w:rPr>
            <w:noProof/>
            <w:webHidden/>
          </w:rPr>
          <w:instrText xml:space="preserve"> PAGEREF _Toc514837036 \h </w:instrText>
        </w:r>
        <w:r w:rsidR="00F703B1">
          <w:rPr>
            <w:noProof/>
            <w:webHidden/>
          </w:rPr>
        </w:r>
        <w:r w:rsidR="00F703B1">
          <w:rPr>
            <w:noProof/>
            <w:webHidden/>
          </w:rPr>
          <w:fldChar w:fldCharType="separate"/>
        </w:r>
        <w:r w:rsidR="009D2C15">
          <w:rPr>
            <w:noProof/>
            <w:webHidden/>
          </w:rPr>
          <w:t>46</w:t>
        </w:r>
        <w:r w:rsidR="00F703B1">
          <w:rPr>
            <w:noProof/>
            <w:webHidden/>
          </w:rPr>
          <w:fldChar w:fldCharType="end"/>
        </w:r>
      </w:hyperlink>
    </w:p>
    <w:p w14:paraId="5BABDFAE" w14:textId="71EA1E77" w:rsidR="00F703B1" w:rsidRDefault="00B13F9C">
      <w:pPr>
        <w:pStyle w:val="Verzeichnis2"/>
        <w:rPr>
          <w:rFonts w:asciiTheme="minorHAnsi" w:eastAsiaTheme="minorEastAsia" w:hAnsiTheme="minorHAnsi" w:cstheme="minorBidi"/>
          <w:bCs w:val="0"/>
          <w:noProof/>
          <w:sz w:val="22"/>
          <w:szCs w:val="22"/>
        </w:rPr>
      </w:pPr>
      <w:hyperlink w:anchor="_Toc514837037" w:history="1">
        <w:r w:rsidR="00F703B1" w:rsidRPr="00D23DCD">
          <w:rPr>
            <w:rStyle w:val="Hyperlink"/>
            <w:noProof/>
          </w:rPr>
          <w:t>8.1</w:t>
        </w:r>
        <w:r w:rsidR="00F703B1">
          <w:rPr>
            <w:rFonts w:asciiTheme="minorHAnsi" w:eastAsiaTheme="minorEastAsia" w:hAnsiTheme="minorHAnsi" w:cstheme="minorBidi"/>
            <w:bCs w:val="0"/>
            <w:noProof/>
            <w:sz w:val="22"/>
            <w:szCs w:val="22"/>
          </w:rPr>
          <w:tab/>
        </w:r>
        <w:r w:rsidR="00F703B1" w:rsidRPr="00D23DCD">
          <w:rPr>
            <w:rStyle w:val="Hyperlink"/>
            <w:noProof/>
          </w:rPr>
          <w:t>Vorgehensweise</w:t>
        </w:r>
        <w:r w:rsidR="00F703B1">
          <w:rPr>
            <w:noProof/>
            <w:webHidden/>
          </w:rPr>
          <w:tab/>
        </w:r>
        <w:r w:rsidR="00F703B1">
          <w:rPr>
            <w:noProof/>
            <w:webHidden/>
          </w:rPr>
          <w:fldChar w:fldCharType="begin"/>
        </w:r>
        <w:r w:rsidR="00F703B1">
          <w:rPr>
            <w:noProof/>
            <w:webHidden/>
          </w:rPr>
          <w:instrText xml:space="preserve"> PAGEREF _Toc514837037 \h </w:instrText>
        </w:r>
        <w:r w:rsidR="00F703B1">
          <w:rPr>
            <w:noProof/>
            <w:webHidden/>
          </w:rPr>
        </w:r>
        <w:r w:rsidR="00F703B1">
          <w:rPr>
            <w:noProof/>
            <w:webHidden/>
          </w:rPr>
          <w:fldChar w:fldCharType="separate"/>
        </w:r>
        <w:r w:rsidR="009D2C15">
          <w:rPr>
            <w:noProof/>
            <w:webHidden/>
          </w:rPr>
          <w:t>46</w:t>
        </w:r>
        <w:r w:rsidR="00F703B1">
          <w:rPr>
            <w:noProof/>
            <w:webHidden/>
          </w:rPr>
          <w:fldChar w:fldCharType="end"/>
        </w:r>
      </w:hyperlink>
    </w:p>
    <w:p w14:paraId="6BB1101E" w14:textId="2FEFB0CD" w:rsidR="00F703B1" w:rsidRDefault="00B13F9C">
      <w:pPr>
        <w:pStyle w:val="Verzeichnis2"/>
        <w:rPr>
          <w:rFonts w:asciiTheme="minorHAnsi" w:eastAsiaTheme="minorEastAsia" w:hAnsiTheme="minorHAnsi" w:cstheme="minorBidi"/>
          <w:bCs w:val="0"/>
          <w:noProof/>
          <w:sz w:val="22"/>
          <w:szCs w:val="22"/>
        </w:rPr>
      </w:pPr>
      <w:hyperlink w:anchor="_Toc514837038" w:history="1">
        <w:r w:rsidR="00F703B1" w:rsidRPr="00D23DCD">
          <w:rPr>
            <w:rStyle w:val="Hyperlink"/>
            <w:noProof/>
          </w:rPr>
          <w:t>8.2</w:t>
        </w:r>
        <w:r w:rsidR="00F703B1">
          <w:rPr>
            <w:rFonts w:asciiTheme="minorHAnsi" w:eastAsiaTheme="minorEastAsia" w:hAnsiTheme="minorHAnsi" w:cstheme="minorBidi"/>
            <w:bCs w:val="0"/>
            <w:noProof/>
            <w:sz w:val="22"/>
            <w:szCs w:val="22"/>
          </w:rPr>
          <w:tab/>
        </w:r>
        <w:r w:rsidR="00F703B1" w:rsidRPr="00D23DCD">
          <w:rPr>
            <w:rStyle w:val="Hyperlink"/>
            <w:noProof/>
          </w:rPr>
          <w:t>Verwendete Werkzeugen</w:t>
        </w:r>
        <w:r w:rsidR="00F703B1">
          <w:rPr>
            <w:noProof/>
            <w:webHidden/>
          </w:rPr>
          <w:tab/>
        </w:r>
        <w:r w:rsidR="00F703B1">
          <w:rPr>
            <w:noProof/>
            <w:webHidden/>
          </w:rPr>
          <w:fldChar w:fldCharType="begin"/>
        </w:r>
        <w:r w:rsidR="00F703B1">
          <w:rPr>
            <w:noProof/>
            <w:webHidden/>
          </w:rPr>
          <w:instrText xml:space="preserve"> PAGEREF _Toc514837038 \h </w:instrText>
        </w:r>
        <w:r w:rsidR="00F703B1">
          <w:rPr>
            <w:noProof/>
            <w:webHidden/>
          </w:rPr>
        </w:r>
        <w:r w:rsidR="00F703B1">
          <w:rPr>
            <w:noProof/>
            <w:webHidden/>
          </w:rPr>
          <w:fldChar w:fldCharType="separate"/>
        </w:r>
        <w:r w:rsidR="009D2C15">
          <w:rPr>
            <w:noProof/>
            <w:webHidden/>
          </w:rPr>
          <w:t>46</w:t>
        </w:r>
        <w:r w:rsidR="00F703B1">
          <w:rPr>
            <w:noProof/>
            <w:webHidden/>
          </w:rPr>
          <w:fldChar w:fldCharType="end"/>
        </w:r>
      </w:hyperlink>
    </w:p>
    <w:p w14:paraId="02C43D0C" w14:textId="5589D8F9" w:rsidR="00F703B1" w:rsidRDefault="00B13F9C">
      <w:pPr>
        <w:pStyle w:val="Verzeichnis2"/>
        <w:rPr>
          <w:rFonts w:asciiTheme="minorHAnsi" w:eastAsiaTheme="minorEastAsia" w:hAnsiTheme="minorHAnsi" w:cstheme="minorBidi"/>
          <w:bCs w:val="0"/>
          <w:noProof/>
          <w:sz w:val="22"/>
          <w:szCs w:val="22"/>
        </w:rPr>
      </w:pPr>
      <w:hyperlink w:anchor="_Toc514837039" w:history="1">
        <w:r w:rsidR="00F703B1" w:rsidRPr="00D23DCD">
          <w:rPr>
            <w:rStyle w:val="Hyperlink"/>
            <w:noProof/>
          </w:rPr>
          <w:t>8.3</w:t>
        </w:r>
        <w:r w:rsidR="00F703B1">
          <w:rPr>
            <w:rFonts w:asciiTheme="minorHAnsi" w:eastAsiaTheme="minorEastAsia" w:hAnsiTheme="minorHAnsi" w:cstheme="minorBidi"/>
            <w:bCs w:val="0"/>
            <w:noProof/>
            <w:sz w:val="22"/>
            <w:szCs w:val="22"/>
          </w:rPr>
          <w:tab/>
        </w:r>
        <w:r w:rsidR="00F703B1" w:rsidRPr="00D23DCD">
          <w:rPr>
            <w:rStyle w:val="Hyperlink"/>
            <w:noProof/>
          </w:rPr>
          <w:t>Ausgewählte Implementierungsaspekte</w:t>
        </w:r>
        <w:r w:rsidR="00F703B1">
          <w:rPr>
            <w:noProof/>
            <w:webHidden/>
          </w:rPr>
          <w:tab/>
        </w:r>
        <w:r w:rsidR="00F703B1">
          <w:rPr>
            <w:noProof/>
            <w:webHidden/>
          </w:rPr>
          <w:fldChar w:fldCharType="begin"/>
        </w:r>
        <w:r w:rsidR="00F703B1">
          <w:rPr>
            <w:noProof/>
            <w:webHidden/>
          </w:rPr>
          <w:instrText xml:space="preserve"> PAGEREF _Toc514837039 \h </w:instrText>
        </w:r>
        <w:r w:rsidR="00F703B1">
          <w:rPr>
            <w:noProof/>
            <w:webHidden/>
          </w:rPr>
        </w:r>
        <w:r w:rsidR="00F703B1">
          <w:rPr>
            <w:noProof/>
            <w:webHidden/>
          </w:rPr>
          <w:fldChar w:fldCharType="separate"/>
        </w:r>
        <w:r w:rsidR="009D2C15">
          <w:rPr>
            <w:noProof/>
            <w:webHidden/>
          </w:rPr>
          <w:t>46</w:t>
        </w:r>
        <w:r w:rsidR="00F703B1">
          <w:rPr>
            <w:noProof/>
            <w:webHidden/>
          </w:rPr>
          <w:fldChar w:fldCharType="end"/>
        </w:r>
      </w:hyperlink>
    </w:p>
    <w:p w14:paraId="3D66A96F" w14:textId="04936B89" w:rsidR="00F703B1" w:rsidRDefault="00B13F9C">
      <w:pPr>
        <w:pStyle w:val="Verzeichnis3"/>
        <w:rPr>
          <w:rFonts w:asciiTheme="minorHAnsi" w:eastAsiaTheme="minorEastAsia" w:hAnsiTheme="minorHAnsi" w:cstheme="minorBidi"/>
          <w:sz w:val="22"/>
          <w:szCs w:val="22"/>
        </w:rPr>
      </w:pPr>
      <w:hyperlink w:anchor="_Toc514837040" w:history="1">
        <w:r w:rsidR="00F703B1" w:rsidRPr="00D23DCD">
          <w:rPr>
            <w:rStyle w:val="Hyperlink"/>
          </w:rPr>
          <w:t>8.3.1</w:t>
        </w:r>
        <w:r w:rsidR="00F703B1">
          <w:rPr>
            <w:rFonts w:asciiTheme="minorHAnsi" w:eastAsiaTheme="minorEastAsia" w:hAnsiTheme="minorHAnsi" w:cstheme="minorBidi"/>
            <w:sz w:val="22"/>
            <w:szCs w:val="22"/>
          </w:rPr>
          <w:tab/>
        </w:r>
        <w:r w:rsidR="00F703B1" w:rsidRPr="00D23DCD">
          <w:rPr>
            <w:rStyle w:val="Hyperlink"/>
          </w:rPr>
          <w:t>Serverseitige Kodierung</w:t>
        </w:r>
        <w:r w:rsidR="00F703B1">
          <w:rPr>
            <w:webHidden/>
          </w:rPr>
          <w:tab/>
        </w:r>
        <w:r w:rsidR="00F703B1">
          <w:rPr>
            <w:webHidden/>
          </w:rPr>
          <w:fldChar w:fldCharType="begin"/>
        </w:r>
        <w:r w:rsidR="00F703B1">
          <w:rPr>
            <w:webHidden/>
          </w:rPr>
          <w:instrText xml:space="preserve"> PAGEREF _Toc514837040 \h </w:instrText>
        </w:r>
        <w:r w:rsidR="00F703B1">
          <w:rPr>
            <w:webHidden/>
          </w:rPr>
        </w:r>
        <w:r w:rsidR="00F703B1">
          <w:rPr>
            <w:webHidden/>
          </w:rPr>
          <w:fldChar w:fldCharType="separate"/>
        </w:r>
        <w:r w:rsidR="009D2C15">
          <w:rPr>
            <w:webHidden/>
          </w:rPr>
          <w:t>47</w:t>
        </w:r>
        <w:r w:rsidR="00F703B1">
          <w:rPr>
            <w:webHidden/>
          </w:rPr>
          <w:fldChar w:fldCharType="end"/>
        </w:r>
      </w:hyperlink>
    </w:p>
    <w:p w14:paraId="267EEA62" w14:textId="26EDDCF7" w:rsidR="00F703B1" w:rsidRDefault="00B13F9C">
      <w:pPr>
        <w:pStyle w:val="Verzeichnis3"/>
        <w:rPr>
          <w:rFonts w:asciiTheme="minorHAnsi" w:eastAsiaTheme="minorEastAsia" w:hAnsiTheme="minorHAnsi" w:cstheme="minorBidi"/>
          <w:sz w:val="22"/>
          <w:szCs w:val="22"/>
        </w:rPr>
      </w:pPr>
      <w:hyperlink w:anchor="_Toc514837041" w:history="1">
        <w:r w:rsidR="00F703B1" w:rsidRPr="00D23DCD">
          <w:rPr>
            <w:rStyle w:val="Hyperlink"/>
          </w:rPr>
          <w:t>8.3.2</w:t>
        </w:r>
        <w:r w:rsidR="00F703B1">
          <w:rPr>
            <w:rFonts w:asciiTheme="minorHAnsi" w:eastAsiaTheme="minorEastAsia" w:hAnsiTheme="minorHAnsi" w:cstheme="minorBidi"/>
            <w:sz w:val="22"/>
            <w:szCs w:val="22"/>
          </w:rPr>
          <w:tab/>
        </w:r>
        <w:r w:rsidR="00F703B1" w:rsidRPr="00D23DCD">
          <w:rPr>
            <w:rStyle w:val="Hyperlink"/>
          </w:rPr>
          <w:t>Realisierung der Client-Applikation</w:t>
        </w:r>
        <w:r w:rsidR="00F703B1">
          <w:rPr>
            <w:webHidden/>
          </w:rPr>
          <w:tab/>
        </w:r>
        <w:r w:rsidR="00F703B1">
          <w:rPr>
            <w:webHidden/>
          </w:rPr>
          <w:fldChar w:fldCharType="begin"/>
        </w:r>
        <w:r w:rsidR="00F703B1">
          <w:rPr>
            <w:webHidden/>
          </w:rPr>
          <w:instrText xml:space="preserve"> PAGEREF _Toc514837041 \h </w:instrText>
        </w:r>
        <w:r w:rsidR="00F703B1">
          <w:rPr>
            <w:webHidden/>
          </w:rPr>
        </w:r>
        <w:r w:rsidR="00F703B1">
          <w:rPr>
            <w:webHidden/>
          </w:rPr>
          <w:fldChar w:fldCharType="separate"/>
        </w:r>
        <w:r w:rsidR="009D2C15">
          <w:rPr>
            <w:webHidden/>
          </w:rPr>
          <w:t>48</w:t>
        </w:r>
        <w:r w:rsidR="00F703B1">
          <w:rPr>
            <w:webHidden/>
          </w:rPr>
          <w:fldChar w:fldCharType="end"/>
        </w:r>
      </w:hyperlink>
    </w:p>
    <w:p w14:paraId="6DF28106" w14:textId="331099A7" w:rsidR="00F703B1" w:rsidRDefault="00B13F9C">
      <w:pPr>
        <w:pStyle w:val="Verzeichnis3"/>
        <w:rPr>
          <w:rFonts w:asciiTheme="minorHAnsi" w:eastAsiaTheme="minorEastAsia" w:hAnsiTheme="minorHAnsi" w:cstheme="minorBidi"/>
          <w:sz w:val="22"/>
          <w:szCs w:val="22"/>
        </w:rPr>
      </w:pPr>
      <w:hyperlink w:anchor="_Toc514837042" w:history="1">
        <w:r w:rsidR="00F703B1" w:rsidRPr="00D23DCD">
          <w:rPr>
            <w:rStyle w:val="Hyperlink"/>
          </w:rPr>
          <w:t>8.3.3</w:t>
        </w:r>
        <w:r w:rsidR="00F703B1">
          <w:rPr>
            <w:rFonts w:asciiTheme="minorHAnsi" w:eastAsiaTheme="minorEastAsia" w:hAnsiTheme="minorHAnsi" w:cstheme="minorBidi"/>
            <w:sz w:val="22"/>
            <w:szCs w:val="22"/>
          </w:rPr>
          <w:tab/>
        </w:r>
        <w:r w:rsidR="00F703B1" w:rsidRPr="00D23DCD">
          <w:rPr>
            <w:rStyle w:val="Hyperlink"/>
          </w:rPr>
          <w:t>System Vorbereitung und Erstellen eines FDT-Projekt</w:t>
        </w:r>
        <w:r w:rsidR="00F703B1">
          <w:rPr>
            <w:webHidden/>
          </w:rPr>
          <w:tab/>
        </w:r>
        <w:r w:rsidR="00F703B1">
          <w:rPr>
            <w:webHidden/>
          </w:rPr>
          <w:fldChar w:fldCharType="begin"/>
        </w:r>
        <w:r w:rsidR="00F703B1">
          <w:rPr>
            <w:webHidden/>
          </w:rPr>
          <w:instrText xml:space="preserve"> PAGEREF _Toc514837042 \h </w:instrText>
        </w:r>
        <w:r w:rsidR="00F703B1">
          <w:rPr>
            <w:webHidden/>
          </w:rPr>
        </w:r>
        <w:r w:rsidR="00F703B1">
          <w:rPr>
            <w:webHidden/>
          </w:rPr>
          <w:fldChar w:fldCharType="separate"/>
        </w:r>
        <w:r w:rsidR="009D2C15">
          <w:rPr>
            <w:webHidden/>
          </w:rPr>
          <w:t>48</w:t>
        </w:r>
        <w:r w:rsidR="00F703B1">
          <w:rPr>
            <w:webHidden/>
          </w:rPr>
          <w:fldChar w:fldCharType="end"/>
        </w:r>
      </w:hyperlink>
    </w:p>
    <w:p w14:paraId="0B4CB1B4" w14:textId="14D2886A" w:rsidR="00F703B1" w:rsidRDefault="00B13F9C">
      <w:pPr>
        <w:pStyle w:val="Verzeichnis3"/>
        <w:rPr>
          <w:rFonts w:asciiTheme="minorHAnsi" w:eastAsiaTheme="minorEastAsia" w:hAnsiTheme="minorHAnsi" w:cstheme="minorBidi"/>
          <w:sz w:val="22"/>
          <w:szCs w:val="22"/>
        </w:rPr>
      </w:pPr>
      <w:hyperlink w:anchor="_Toc514837043" w:history="1">
        <w:r w:rsidR="00F703B1" w:rsidRPr="00D23DCD">
          <w:rPr>
            <w:rStyle w:val="Hyperlink"/>
          </w:rPr>
          <w:t>8.3.4</w:t>
        </w:r>
        <w:r w:rsidR="00F703B1">
          <w:rPr>
            <w:rFonts w:asciiTheme="minorHAnsi" w:eastAsiaTheme="minorEastAsia" w:hAnsiTheme="minorHAnsi" w:cstheme="minorBidi"/>
            <w:sz w:val="22"/>
            <w:szCs w:val="22"/>
          </w:rPr>
          <w:tab/>
        </w:r>
        <w:r w:rsidR="00F703B1" w:rsidRPr="00D23DCD">
          <w:rPr>
            <w:rStyle w:val="Hyperlink"/>
          </w:rPr>
          <w:t>Anzeigen einer Topologie</w:t>
        </w:r>
        <w:r w:rsidR="00F703B1">
          <w:rPr>
            <w:webHidden/>
          </w:rPr>
          <w:tab/>
        </w:r>
        <w:r w:rsidR="00F703B1">
          <w:rPr>
            <w:webHidden/>
          </w:rPr>
          <w:fldChar w:fldCharType="begin"/>
        </w:r>
        <w:r w:rsidR="00F703B1">
          <w:rPr>
            <w:webHidden/>
          </w:rPr>
          <w:instrText xml:space="preserve"> PAGEREF _Toc514837043 \h </w:instrText>
        </w:r>
        <w:r w:rsidR="00F703B1">
          <w:rPr>
            <w:webHidden/>
          </w:rPr>
        </w:r>
        <w:r w:rsidR="00F703B1">
          <w:rPr>
            <w:webHidden/>
          </w:rPr>
          <w:fldChar w:fldCharType="separate"/>
        </w:r>
        <w:r w:rsidR="009D2C15">
          <w:rPr>
            <w:webHidden/>
          </w:rPr>
          <w:t>48</w:t>
        </w:r>
        <w:r w:rsidR="00F703B1">
          <w:rPr>
            <w:webHidden/>
          </w:rPr>
          <w:fldChar w:fldCharType="end"/>
        </w:r>
      </w:hyperlink>
    </w:p>
    <w:p w14:paraId="1849F6DF" w14:textId="7275DD92" w:rsidR="00F703B1" w:rsidRDefault="00B13F9C">
      <w:pPr>
        <w:pStyle w:val="Verzeichnis3"/>
        <w:rPr>
          <w:rFonts w:asciiTheme="minorHAnsi" w:eastAsiaTheme="minorEastAsia" w:hAnsiTheme="minorHAnsi" w:cstheme="minorBidi"/>
          <w:sz w:val="22"/>
          <w:szCs w:val="22"/>
        </w:rPr>
      </w:pPr>
      <w:hyperlink w:anchor="_Toc514837044" w:history="1">
        <w:r w:rsidR="00F703B1" w:rsidRPr="00D23DCD">
          <w:rPr>
            <w:rStyle w:val="Hyperlink"/>
          </w:rPr>
          <w:t>8.3.5</w:t>
        </w:r>
        <w:r w:rsidR="00F703B1">
          <w:rPr>
            <w:rFonts w:asciiTheme="minorHAnsi" w:eastAsiaTheme="minorEastAsia" w:hAnsiTheme="minorHAnsi" w:cstheme="minorBidi"/>
            <w:sz w:val="22"/>
            <w:szCs w:val="22"/>
          </w:rPr>
          <w:tab/>
        </w:r>
        <w:r w:rsidR="00F703B1" w:rsidRPr="00D23DCD">
          <w:rPr>
            <w:rStyle w:val="Hyperlink"/>
          </w:rPr>
          <w:t>Aktualisieren der Topologie</w:t>
        </w:r>
        <w:r w:rsidR="00F703B1">
          <w:rPr>
            <w:webHidden/>
          </w:rPr>
          <w:tab/>
        </w:r>
        <w:r w:rsidR="00F703B1">
          <w:rPr>
            <w:webHidden/>
          </w:rPr>
          <w:fldChar w:fldCharType="begin"/>
        </w:r>
        <w:r w:rsidR="00F703B1">
          <w:rPr>
            <w:webHidden/>
          </w:rPr>
          <w:instrText xml:space="preserve"> PAGEREF _Toc514837044 \h </w:instrText>
        </w:r>
        <w:r w:rsidR="00F703B1">
          <w:rPr>
            <w:webHidden/>
          </w:rPr>
        </w:r>
        <w:r w:rsidR="00F703B1">
          <w:rPr>
            <w:webHidden/>
          </w:rPr>
          <w:fldChar w:fldCharType="separate"/>
        </w:r>
        <w:r w:rsidR="009D2C15">
          <w:rPr>
            <w:webHidden/>
          </w:rPr>
          <w:t>49</w:t>
        </w:r>
        <w:r w:rsidR="00F703B1">
          <w:rPr>
            <w:webHidden/>
          </w:rPr>
          <w:fldChar w:fldCharType="end"/>
        </w:r>
      </w:hyperlink>
    </w:p>
    <w:p w14:paraId="6890907E" w14:textId="66B6827B" w:rsidR="00F703B1" w:rsidRDefault="00B13F9C">
      <w:pPr>
        <w:pStyle w:val="Verzeichnis3"/>
        <w:rPr>
          <w:rFonts w:asciiTheme="minorHAnsi" w:eastAsiaTheme="minorEastAsia" w:hAnsiTheme="minorHAnsi" w:cstheme="minorBidi"/>
          <w:sz w:val="22"/>
          <w:szCs w:val="22"/>
        </w:rPr>
      </w:pPr>
      <w:hyperlink w:anchor="_Toc514837045" w:history="1">
        <w:r w:rsidR="00F703B1" w:rsidRPr="00D23DCD">
          <w:rPr>
            <w:rStyle w:val="Hyperlink"/>
          </w:rPr>
          <w:t>8.3.6</w:t>
        </w:r>
        <w:r w:rsidR="00F703B1">
          <w:rPr>
            <w:rFonts w:asciiTheme="minorHAnsi" w:eastAsiaTheme="minorEastAsia" w:hAnsiTheme="minorHAnsi" w:cstheme="minorBidi"/>
            <w:sz w:val="22"/>
            <w:szCs w:val="22"/>
          </w:rPr>
          <w:tab/>
        </w:r>
        <w:r w:rsidR="00F703B1" w:rsidRPr="00D23DCD">
          <w:rPr>
            <w:rStyle w:val="Hyperlink"/>
          </w:rPr>
          <w:t>Fehlerbehandlung einer Topologie</w:t>
        </w:r>
        <w:r w:rsidR="00F703B1">
          <w:rPr>
            <w:webHidden/>
          </w:rPr>
          <w:tab/>
        </w:r>
        <w:r w:rsidR="00F703B1">
          <w:rPr>
            <w:webHidden/>
          </w:rPr>
          <w:fldChar w:fldCharType="begin"/>
        </w:r>
        <w:r w:rsidR="00F703B1">
          <w:rPr>
            <w:webHidden/>
          </w:rPr>
          <w:instrText xml:space="preserve"> PAGEREF _Toc514837045 \h </w:instrText>
        </w:r>
        <w:r w:rsidR="00F703B1">
          <w:rPr>
            <w:webHidden/>
          </w:rPr>
        </w:r>
        <w:r w:rsidR="00F703B1">
          <w:rPr>
            <w:webHidden/>
          </w:rPr>
          <w:fldChar w:fldCharType="separate"/>
        </w:r>
        <w:r w:rsidR="009D2C15">
          <w:rPr>
            <w:webHidden/>
          </w:rPr>
          <w:t>49</w:t>
        </w:r>
        <w:r w:rsidR="00F703B1">
          <w:rPr>
            <w:webHidden/>
          </w:rPr>
          <w:fldChar w:fldCharType="end"/>
        </w:r>
      </w:hyperlink>
    </w:p>
    <w:p w14:paraId="0D04168E" w14:textId="7CE12FEC" w:rsidR="00F703B1" w:rsidRDefault="00B13F9C">
      <w:pPr>
        <w:pStyle w:val="Verzeichnis1"/>
        <w:rPr>
          <w:rFonts w:asciiTheme="minorHAnsi" w:eastAsiaTheme="minorEastAsia" w:hAnsiTheme="minorHAnsi" w:cstheme="minorBidi"/>
          <w:b w:val="0"/>
          <w:bCs w:val="0"/>
          <w:noProof/>
          <w:sz w:val="22"/>
          <w:szCs w:val="22"/>
        </w:rPr>
      </w:pPr>
      <w:hyperlink w:anchor="_Toc514837046" w:history="1">
        <w:r w:rsidR="00F703B1" w:rsidRPr="00D23DCD">
          <w:rPr>
            <w:rStyle w:val="Hyperlink"/>
            <w:noProof/>
          </w:rPr>
          <w:t>9</w:t>
        </w:r>
        <w:r w:rsidR="00F703B1">
          <w:rPr>
            <w:rFonts w:asciiTheme="minorHAnsi" w:eastAsiaTheme="minorEastAsia" w:hAnsiTheme="minorHAnsi" w:cstheme="minorBidi"/>
            <w:b w:val="0"/>
            <w:bCs w:val="0"/>
            <w:noProof/>
            <w:sz w:val="22"/>
            <w:szCs w:val="22"/>
          </w:rPr>
          <w:tab/>
        </w:r>
        <w:r w:rsidR="00F703B1" w:rsidRPr="00D23DCD">
          <w:rPr>
            <w:rStyle w:val="Hyperlink"/>
            <w:noProof/>
          </w:rPr>
          <w:t>Zusammenfassung und Ausblick</w:t>
        </w:r>
        <w:r w:rsidR="00F703B1">
          <w:rPr>
            <w:noProof/>
            <w:webHidden/>
          </w:rPr>
          <w:tab/>
        </w:r>
        <w:r w:rsidR="00F703B1">
          <w:rPr>
            <w:noProof/>
            <w:webHidden/>
          </w:rPr>
          <w:fldChar w:fldCharType="begin"/>
        </w:r>
        <w:r w:rsidR="00F703B1">
          <w:rPr>
            <w:noProof/>
            <w:webHidden/>
          </w:rPr>
          <w:instrText xml:space="preserve"> PAGEREF _Toc514837046 \h </w:instrText>
        </w:r>
        <w:r w:rsidR="00F703B1">
          <w:rPr>
            <w:noProof/>
            <w:webHidden/>
          </w:rPr>
        </w:r>
        <w:r w:rsidR="00F703B1">
          <w:rPr>
            <w:noProof/>
            <w:webHidden/>
          </w:rPr>
          <w:fldChar w:fldCharType="separate"/>
        </w:r>
        <w:r w:rsidR="009D2C15">
          <w:rPr>
            <w:noProof/>
            <w:webHidden/>
          </w:rPr>
          <w:t>50</w:t>
        </w:r>
        <w:r w:rsidR="00F703B1">
          <w:rPr>
            <w:noProof/>
            <w:webHidden/>
          </w:rPr>
          <w:fldChar w:fldCharType="end"/>
        </w:r>
      </w:hyperlink>
    </w:p>
    <w:p w14:paraId="70E204D3" w14:textId="090E590D" w:rsidR="00F703B1" w:rsidRDefault="00B13F9C">
      <w:pPr>
        <w:pStyle w:val="Verzeichnis2"/>
        <w:rPr>
          <w:rFonts w:asciiTheme="minorHAnsi" w:eastAsiaTheme="minorEastAsia" w:hAnsiTheme="minorHAnsi" w:cstheme="minorBidi"/>
          <w:bCs w:val="0"/>
          <w:noProof/>
          <w:sz w:val="22"/>
          <w:szCs w:val="22"/>
        </w:rPr>
      </w:pPr>
      <w:hyperlink w:anchor="_Toc514837047" w:history="1">
        <w:r w:rsidR="00F703B1" w:rsidRPr="00D23DCD">
          <w:rPr>
            <w:rStyle w:val="Hyperlink"/>
            <w:noProof/>
          </w:rPr>
          <w:t>9.1</w:t>
        </w:r>
        <w:r w:rsidR="00F703B1">
          <w:rPr>
            <w:rFonts w:asciiTheme="minorHAnsi" w:eastAsiaTheme="minorEastAsia" w:hAnsiTheme="minorHAnsi" w:cstheme="minorBidi"/>
            <w:bCs w:val="0"/>
            <w:noProof/>
            <w:sz w:val="22"/>
            <w:szCs w:val="22"/>
          </w:rPr>
          <w:tab/>
        </w:r>
        <w:r w:rsidR="00F703B1" w:rsidRPr="00D23DCD">
          <w:rPr>
            <w:rStyle w:val="Hyperlink"/>
            <w:noProof/>
          </w:rPr>
          <w:t>Zusammenfassung</w:t>
        </w:r>
        <w:r w:rsidR="00F703B1">
          <w:rPr>
            <w:noProof/>
            <w:webHidden/>
          </w:rPr>
          <w:tab/>
        </w:r>
        <w:r w:rsidR="00F703B1">
          <w:rPr>
            <w:noProof/>
            <w:webHidden/>
          </w:rPr>
          <w:fldChar w:fldCharType="begin"/>
        </w:r>
        <w:r w:rsidR="00F703B1">
          <w:rPr>
            <w:noProof/>
            <w:webHidden/>
          </w:rPr>
          <w:instrText xml:space="preserve"> PAGEREF _Toc514837047 \h </w:instrText>
        </w:r>
        <w:r w:rsidR="00F703B1">
          <w:rPr>
            <w:noProof/>
            <w:webHidden/>
          </w:rPr>
        </w:r>
        <w:r w:rsidR="00F703B1">
          <w:rPr>
            <w:noProof/>
            <w:webHidden/>
          </w:rPr>
          <w:fldChar w:fldCharType="separate"/>
        </w:r>
        <w:r w:rsidR="009D2C15">
          <w:rPr>
            <w:noProof/>
            <w:webHidden/>
          </w:rPr>
          <w:t>50</w:t>
        </w:r>
        <w:r w:rsidR="00F703B1">
          <w:rPr>
            <w:noProof/>
            <w:webHidden/>
          </w:rPr>
          <w:fldChar w:fldCharType="end"/>
        </w:r>
      </w:hyperlink>
    </w:p>
    <w:p w14:paraId="29DFF82F" w14:textId="368DCA81" w:rsidR="00F703B1" w:rsidRDefault="00B13F9C">
      <w:pPr>
        <w:pStyle w:val="Verzeichnis2"/>
        <w:rPr>
          <w:rFonts w:asciiTheme="minorHAnsi" w:eastAsiaTheme="minorEastAsia" w:hAnsiTheme="minorHAnsi" w:cstheme="minorBidi"/>
          <w:bCs w:val="0"/>
          <w:noProof/>
          <w:sz w:val="22"/>
          <w:szCs w:val="22"/>
        </w:rPr>
      </w:pPr>
      <w:hyperlink w:anchor="_Toc514837048" w:history="1">
        <w:r w:rsidR="00F703B1" w:rsidRPr="00D23DCD">
          <w:rPr>
            <w:rStyle w:val="Hyperlink"/>
            <w:noProof/>
          </w:rPr>
          <w:t>9.2</w:t>
        </w:r>
        <w:r w:rsidR="00F703B1">
          <w:rPr>
            <w:rFonts w:asciiTheme="minorHAnsi" w:eastAsiaTheme="minorEastAsia" w:hAnsiTheme="minorHAnsi" w:cstheme="minorBidi"/>
            <w:bCs w:val="0"/>
            <w:noProof/>
            <w:sz w:val="22"/>
            <w:szCs w:val="22"/>
          </w:rPr>
          <w:tab/>
        </w:r>
        <w:r w:rsidR="00F703B1" w:rsidRPr="00D23DCD">
          <w:rPr>
            <w:rStyle w:val="Hyperlink"/>
            <w:noProof/>
          </w:rPr>
          <w:t>Ausblick</w:t>
        </w:r>
        <w:r w:rsidR="00F703B1">
          <w:rPr>
            <w:noProof/>
            <w:webHidden/>
          </w:rPr>
          <w:tab/>
        </w:r>
        <w:r w:rsidR="00F703B1">
          <w:rPr>
            <w:noProof/>
            <w:webHidden/>
          </w:rPr>
          <w:fldChar w:fldCharType="begin"/>
        </w:r>
        <w:r w:rsidR="00F703B1">
          <w:rPr>
            <w:noProof/>
            <w:webHidden/>
          </w:rPr>
          <w:instrText xml:space="preserve"> PAGEREF _Toc514837048 \h </w:instrText>
        </w:r>
        <w:r w:rsidR="00F703B1">
          <w:rPr>
            <w:noProof/>
            <w:webHidden/>
          </w:rPr>
        </w:r>
        <w:r w:rsidR="00F703B1">
          <w:rPr>
            <w:noProof/>
            <w:webHidden/>
          </w:rPr>
          <w:fldChar w:fldCharType="separate"/>
        </w:r>
        <w:r w:rsidR="009D2C15">
          <w:rPr>
            <w:noProof/>
            <w:webHidden/>
          </w:rPr>
          <w:t>51</w:t>
        </w:r>
        <w:r w:rsidR="00F703B1">
          <w:rPr>
            <w:noProof/>
            <w:webHidden/>
          </w:rPr>
          <w:fldChar w:fldCharType="end"/>
        </w:r>
      </w:hyperlink>
    </w:p>
    <w:p w14:paraId="1040DB59" w14:textId="72A42348" w:rsidR="00F703B1" w:rsidRDefault="00B13F9C">
      <w:pPr>
        <w:pStyle w:val="Verzeichnis1"/>
        <w:rPr>
          <w:rFonts w:asciiTheme="minorHAnsi" w:eastAsiaTheme="minorEastAsia" w:hAnsiTheme="minorHAnsi" w:cstheme="minorBidi"/>
          <w:b w:val="0"/>
          <w:bCs w:val="0"/>
          <w:noProof/>
          <w:sz w:val="22"/>
          <w:szCs w:val="22"/>
        </w:rPr>
      </w:pPr>
      <w:hyperlink w:anchor="_Toc514837049" w:history="1">
        <w:r w:rsidR="00F703B1" w:rsidRPr="00D23DCD">
          <w:rPr>
            <w:rStyle w:val="Hyperlink"/>
            <w:noProof/>
          </w:rPr>
          <w:t>Literatur</w:t>
        </w:r>
        <w:r w:rsidR="00F703B1">
          <w:rPr>
            <w:noProof/>
            <w:webHidden/>
          </w:rPr>
          <w:tab/>
        </w:r>
        <w:r w:rsidR="00F703B1">
          <w:rPr>
            <w:noProof/>
            <w:webHidden/>
          </w:rPr>
          <w:fldChar w:fldCharType="begin"/>
        </w:r>
        <w:r w:rsidR="00F703B1">
          <w:rPr>
            <w:noProof/>
            <w:webHidden/>
          </w:rPr>
          <w:instrText xml:space="preserve"> PAGEREF _Toc514837049 \h </w:instrText>
        </w:r>
        <w:r w:rsidR="00F703B1">
          <w:rPr>
            <w:noProof/>
            <w:webHidden/>
          </w:rPr>
        </w:r>
        <w:r w:rsidR="00F703B1">
          <w:rPr>
            <w:noProof/>
            <w:webHidden/>
          </w:rPr>
          <w:fldChar w:fldCharType="separate"/>
        </w:r>
        <w:r w:rsidR="009D2C15">
          <w:rPr>
            <w:noProof/>
            <w:webHidden/>
          </w:rPr>
          <w:t>56</w:t>
        </w:r>
        <w:r w:rsidR="00F703B1">
          <w:rPr>
            <w:noProof/>
            <w:webHidden/>
          </w:rPr>
          <w:fldChar w:fldCharType="end"/>
        </w:r>
      </w:hyperlink>
    </w:p>
    <w:p w14:paraId="232BA89F" w14:textId="44FC2000" w:rsidR="00F703B1" w:rsidRDefault="00B13F9C">
      <w:pPr>
        <w:pStyle w:val="Verzeichnis1"/>
        <w:rPr>
          <w:rFonts w:asciiTheme="minorHAnsi" w:eastAsiaTheme="minorEastAsia" w:hAnsiTheme="minorHAnsi" w:cstheme="minorBidi"/>
          <w:b w:val="0"/>
          <w:bCs w:val="0"/>
          <w:noProof/>
          <w:sz w:val="22"/>
          <w:szCs w:val="22"/>
        </w:rPr>
      </w:pPr>
      <w:hyperlink w:anchor="_Toc514837050" w:history="1">
        <w:r w:rsidR="00F703B1" w:rsidRPr="00D23DCD">
          <w:rPr>
            <w:rStyle w:val="Hyperlink"/>
            <w:noProof/>
          </w:rPr>
          <w:t>Index</w:t>
        </w:r>
        <w:r w:rsidR="00F703B1">
          <w:rPr>
            <w:noProof/>
            <w:webHidden/>
          </w:rPr>
          <w:tab/>
        </w:r>
        <w:r w:rsidR="00F703B1">
          <w:rPr>
            <w:noProof/>
            <w:webHidden/>
          </w:rPr>
          <w:fldChar w:fldCharType="begin"/>
        </w:r>
        <w:r w:rsidR="00F703B1">
          <w:rPr>
            <w:noProof/>
            <w:webHidden/>
          </w:rPr>
          <w:instrText xml:space="preserve"> PAGEREF _Toc514837050 \h </w:instrText>
        </w:r>
        <w:r w:rsidR="00F703B1">
          <w:rPr>
            <w:noProof/>
            <w:webHidden/>
          </w:rPr>
        </w:r>
        <w:r w:rsidR="00F703B1">
          <w:rPr>
            <w:noProof/>
            <w:webHidden/>
          </w:rPr>
          <w:fldChar w:fldCharType="separate"/>
        </w:r>
        <w:r w:rsidR="009D2C15">
          <w:rPr>
            <w:noProof/>
            <w:webHidden/>
          </w:rPr>
          <w:t>58</w:t>
        </w:r>
        <w:r w:rsidR="00F703B1">
          <w:rPr>
            <w:noProof/>
            <w:webHidden/>
          </w:rPr>
          <w:fldChar w:fldCharType="end"/>
        </w:r>
      </w:hyperlink>
    </w:p>
    <w:p w14:paraId="5CF09395" w14:textId="061B8DD7" w:rsidR="00F703B1" w:rsidRDefault="00B13F9C">
      <w:pPr>
        <w:pStyle w:val="Verzeichnis1"/>
        <w:rPr>
          <w:rFonts w:asciiTheme="minorHAnsi" w:eastAsiaTheme="minorEastAsia" w:hAnsiTheme="minorHAnsi" w:cstheme="minorBidi"/>
          <w:b w:val="0"/>
          <w:bCs w:val="0"/>
          <w:noProof/>
          <w:sz w:val="22"/>
          <w:szCs w:val="22"/>
        </w:rPr>
      </w:pPr>
      <w:hyperlink w:anchor="_Toc514837051" w:history="1">
        <w:r w:rsidR="00F703B1" w:rsidRPr="00D23DCD">
          <w:rPr>
            <w:rStyle w:val="Hyperlink"/>
            <w:noProof/>
          </w:rPr>
          <w:t>Glossar</w:t>
        </w:r>
        <w:r w:rsidR="00F703B1">
          <w:rPr>
            <w:noProof/>
            <w:webHidden/>
          </w:rPr>
          <w:tab/>
        </w:r>
        <w:r w:rsidR="00F703B1">
          <w:rPr>
            <w:noProof/>
            <w:webHidden/>
          </w:rPr>
          <w:fldChar w:fldCharType="begin"/>
        </w:r>
        <w:r w:rsidR="00F703B1">
          <w:rPr>
            <w:noProof/>
            <w:webHidden/>
          </w:rPr>
          <w:instrText xml:space="preserve"> PAGEREF _Toc514837051 \h </w:instrText>
        </w:r>
        <w:r w:rsidR="00F703B1">
          <w:rPr>
            <w:noProof/>
            <w:webHidden/>
          </w:rPr>
        </w:r>
        <w:r w:rsidR="00F703B1">
          <w:rPr>
            <w:noProof/>
            <w:webHidden/>
          </w:rPr>
          <w:fldChar w:fldCharType="separate"/>
        </w:r>
        <w:r w:rsidR="009D2C15">
          <w:rPr>
            <w:noProof/>
            <w:webHidden/>
          </w:rPr>
          <w:t>59</w:t>
        </w:r>
        <w:r w:rsidR="00F703B1">
          <w:rPr>
            <w:noProof/>
            <w:webHidden/>
          </w:rPr>
          <w:fldChar w:fldCharType="end"/>
        </w:r>
      </w:hyperlink>
    </w:p>
    <w:p w14:paraId="145AA156" w14:textId="7A959F5C" w:rsidR="00F703B1" w:rsidRDefault="00B13F9C">
      <w:pPr>
        <w:pStyle w:val="Verzeichnis1"/>
        <w:rPr>
          <w:rFonts w:asciiTheme="minorHAnsi" w:eastAsiaTheme="minorEastAsia" w:hAnsiTheme="minorHAnsi" w:cstheme="minorBidi"/>
          <w:b w:val="0"/>
          <w:bCs w:val="0"/>
          <w:noProof/>
          <w:sz w:val="22"/>
          <w:szCs w:val="22"/>
        </w:rPr>
      </w:pPr>
      <w:hyperlink w:anchor="_Toc514837052" w:history="1">
        <w:r w:rsidR="00F703B1" w:rsidRPr="00D23DCD">
          <w:rPr>
            <w:rStyle w:val="Hyperlink"/>
            <w:noProof/>
          </w:rPr>
          <w:t>Erklärung der Kandidatin / des Kandidaten</w:t>
        </w:r>
        <w:r w:rsidR="00F703B1">
          <w:rPr>
            <w:noProof/>
            <w:webHidden/>
          </w:rPr>
          <w:tab/>
        </w:r>
        <w:r w:rsidR="00F703B1">
          <w:rPr>
            <w:noProof/>
            <w:webHidden/>
          </w:rPr>
          <w:fldChar w:fldCharType="begin"/>
        </w:r>
        <w:r w:rsidR="00F703B1">
          <w:rPr>
            <w:noProof/>
            <w:webHidden/>
          </w:rPr>
          <w:instrText xml:space="preserve"> PAGEREF _Toc514837052 \h </w:instrText>
        </w:r>
        <w:r w:rsidR="00F703B1">
          <w:rPr>
            <w:noProof/>
            <w:webHidden/>
          </w:rPr>
        </w:r>
        <w:r w:rsidR="00F703B1">
          <w:rPr>
            <w:noProof/>
            <w:webHidden/>
          </w:rPr>
          <w:fldChar w:fldCharType="separate"/>
        </w:r>
        <w:r w:rsidR="009D2C15">
          <w:rPr>
            <w:noProof/>
            <w:webHidden/>
          </w:rPr>
          <w:t>60</w:t>
        </w:r>
        <w:r w:rsidR="00F703B1">
          <w:rPr>
            <w:noProof/>
            <w:webHidden/>
          </w:rPr>
          <w:fldChar w:fldCharType="end"/>
        </w:r>
      </w:hyperlink>
    </w:p>
    <w:p w14:paraId="63236D42" w14:textId="381D5128"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4250E1F1"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9D2C15">
          <w:rPr>
            <w:webHidden/>
          </w:rPr>
          <w:t>11</w:t>
        </w:r>
        <w:r w:rsidR="00912462">
          <w:rPr>
            <w:webHidden/>
          </w:rPr>
          <w:fldChar w:fldCharType="end"/>
        </w:r>
      </w:hyperlink>
    </w:p>
    <w:p w14:paraId="22996315" w14:textId="66D9D5C0" w:rsidR="00912462" w:rsidRDefault="00B13F9C">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9D2C15">
          <w:rPr>
            <w:webHidden/>
          </w:rPr>
          <w:t>15</w:t>
        </w:r>
        <w:r w:rsidR="00912462">
          <w:rPr>
            <w:webHidden/>
          </w:rPr>
          <w:fldChar w:fldCharType="end"/>
        </w:r>
      </w:hyperlink>
    </w:p>
    <w:p w14:paraId="717AE0E3" w14:textId="25BDCBAD" w:rsidR="00912462" w:rsidRDefault="00B13F9C">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9D2C15">
          <w:rPr>
            <w:webHidden/>
          </w:rPr>
          <w:t>16</w:t>
        </w:r>
        <w:r w:rsidR="00912462">
          <w:rPr>
            <w:webHidden/>
          </w:rPr>
          <w:fldChar w:fldCharType="end"/>
        </w:r>
      </w:hyperlink>
    </w:p>
    <w:p w14:paraId="12125084" w14:textId="6B76D14B" w:rsidR="00912462" w:rsidRDefault="00B13F9C">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9D2C15">
          <w:rPr>
            <w:webHidden/>
          </w:rPr>
          <w:t>17</w:t>
        </w:r>
        <w:r w:rsidR="00912462">
          <w:rPr>
            <w:webHidden/>
          </w:rPr>
          <w:fldChar w:fldCharType="end"/>
        </w:r>
      </w:hyperlink>
    </w:p>
    <w:p w14:paraId="63A788BB" w14:textId="123E1ECA" w:rsidR="00912462" w:rsidRDefault="00B13F9C">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9D2C15">
          <w:rPr>
            <w:webHidden/>
          </w:rPr>
          <w:t>18</w:t>
        </w:r>
        <w:r w:rsidR="00912462">
          <w:rPr>
            <w:webHidden/>
          </w:rPr>
          <w:fldChar w:fldCharType="end"/>
        </w:r>
      </w:hyperlink>
    </w:p>
    <w:p w14:paraId="2D35514A" w14:textId="6AA259CF" w:rsidR="00912462" w:rsidRDefault="00B13F9C">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9D2C15">
          <w:rPr>
            <w:webHidden/>
          </w:rPr>
          <w:t>18</w:t>
        </w:r>
        <w:r w:rsidR="00912462">
          <w:rPr>
            <w:webHidden/>
          </w:rPr>
          <w:fldChar w:fldCharType="end"/>
        </w:r>
      </w:hyperlink>
    </w:p>
    <w:p w14:paraId="717C582D" w14:textId="7C0295BF" w:rsidR="00912462" w:rsidRDefault="00B13F9C">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9D2C15">
          <w:rPr>
            <w:webHidden/>
          </w:rPr>
          <w:t>20</w:t>
        </w:r>
        <w:r w:rsidR="00912462">
          <w:rPr>
            <w:webHidden/>
          </w:rPr>
          <w:fldChar w:fldCharType="end"/>
        </w:r>
      </w:hyperlink>
    </w:p>
    <w:p w14:paraId="4A4F9D73" w14:textId="69A7CA8C" w:rsidR="00912462" w:rsidRDefault="00B13F9C">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9D2C15">
          <w:rPr>
            <w:b/>
            <w:bCs w:val="0"/>
            <w:webHidden/>
          </w:rPr>
          <w:t>Fehler! Textmarke nicht definiert.</w:t>
        </w:r>
        <w:r w:rsidR="00912462">
          <w:rPr>
            <w:webHidden/>
          </w:rPr>
          <w:fldChar w:fldCharType="end"/>
        </w:r>
      </w:hyperlink>
    </w:p>
    <w:p w14:paraId="6B581C37" w14:textId="09A361DB" w:rsidR="00912462" w:rsidRDefault="00B13F9C">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9D2C15">
          <w:rPr>
            <w:webHidden/>
          </w:rPr>
          <w:t>40</w:t>
        </w:r>
        <w:r w:rsidR="00912462">
          <w:rPr>
            <w:webHidden/>
          </w:rPr>
          <w:fldChar w:fldCharType="end"/>
        </w:r>
      </w:hyperlink>
    </w:p>
    <w:p w14:paraId="2E3F6936" w14:textId="4984B899" w:rsidR="00912462" w:rsidRDefault="00B13F9C">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9D2C15">
          <w:rPr>
            <w:webHidden/>
          </w:rPr>
          <w:t>28</w:t>
        </w:r>
        <w:r w:rsidR="00912462">
          <w:rPr>
            <w:webHidden/>
          </w:rPr>
          <w:fldChar w:fldCharType="end"/>
        </w:r>
      </w:hyperlink>
    </w:p>
    <w:p w14:paraId="51B40094" w14:textId="45846EF5" w:rsidR="00912462" w:rsidRDefault="00B13F9C">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9D2C15">
          <w:rPr>
            <w:webHidden/>
          </w:rPr>
          <w:t>33</w:t>
        </w:r>
        <w:r w:rsidR="00912462">
          <w:rPr>
            <w:webHidden/>
          </w:rPr>
          <w:fldChar w:fldCharType="end"/>
        </w:r>
      </w:hyperlink>
    </w:p>
    <w:p w14:paraId="0186FDF1" w14:textId="415D798F" w:rsidR="00912462" w:rsidRDefault="00B13F9C">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9D2C15">
          <w:rPr>
            <w:webHidden/>
          </w:rPr>
          <w:t>42</w:t>
        </w:r>
        <w:r w:rsidR="00912462">
          <w:rPr>
            <w:webHidden/>
          </w:rPr>
          <w:fldChar w:fldCharType="end"/>
        </w:r>
      </w:hyperlink>
    </w:p>
    <w:p w14:paraId="32C8C7AA" w14:textId="278332D6" w:rsidR="00912462" w:rsidRDefault="00B13F9C">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9D2C15">
          <w:rPr>
            <w:webHidden/>
          </w:rPr>
          <w:t>43</w:t>
        </w:r>
        <w:r w:rsidR="00912462">
          <w:rPr>
            <w:webHidden/>
          </w:rPr>
          <w:fldChar w:fldCharType="end"/>
        </w:r>
      </w:hyperlink>
    </w:p>
    <w:p w14:paraId="5BA098AD" w14:textId="500D02CF" w:rsidR="00912462" w:rsidRDefault="00B13F9C">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9D2C15">
          <w:rPr>
            <w:webHidden/>
          </w:rPr>
          <w:t>44</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5A1D58E9"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9D2C15">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108" w:name="_Toc151354255"/>
      <w:bookmarkStart w:id="109" w:name="_Toc514836979"/>
      <w:r>
        <w:t>Einleitung</w:t>
      </w:r>
      <w:bookmarkEnd w:id="108"/>
      <w:bookmarkEnd w:id="109"/>
      <w:r w:rsidR="00515CA6">
        <w:t xml:space="preserve"> </w:t>
      </w:r>
    </w:p>
    <w:p w14:paraId="326B1720" w14:textId="5852878A"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w:t>
      </w:r>
      <w:r w:rsidR="001C4919">
        <w:rPr>
          <w:rFonts w:cs="Times New Roman"/>
          <w:lang w:val="de-DE"/>
        </w:rPr>
        <w:t>es</w:t>
      </w:r>
      <w:r w:rsidR="001C4919" w:rsidRPr="007715E6">
        <w:rPr>
          <w:rFonts w:cs="Times New Roman"/>
          <w:lang w:val="de-DE"/>
        </w:rPr>
        <w:t xml:space="preserve"> </w:t>
      </w:r>
      <w:r w:rsidRPr="007715E6">
        <w:rPr>
          <w:rFonts w:cs="Times New Roman"/>
          <w:lang w:val="de-DE"/>
        </w:rPr>
        <w:t xml:space="preserve">auch eine physikalische Darstellung der </w:t>
      </w:r>
      <w:r w:rsidR="001C4919">
        <w:rPr>
          <w:rFonts w:cs="Times New Roman"/>
          <w:lang w:val="de-DE"/>
        </w:rPr>
        <w:t>Netzwerke</w:t>
      </w:r>
      <w:r w:rsidR="001C4919" w:rsidRPr="007715E6">
        <w:rPr>
          <w:rFonts w:cs="Times New Roman"/>
          <w:lang w:val="de-DE"/>
        </w:rPr>
        <w:t xml:space="preserve"> </w:t>
      </w:r>
      <w:r w:rsidRPr="007715E6">
        <w:rPr>
          <w:rFonts w:cs="Times New Roman"/>
          <w:lang w:val="de-DE"/>
        </w:rPr>
        <w:t xml:space="preserve">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kunft nur eine weitere Sicht auf das Netzwerk sein. In der industriellen Kommunikation kommen nun noch verschiedene Anforderung hinzu wie z.B. Echtzeitverhalten</w:t>
      </w:r>
      <w:r w:rsidR="00EA1FCC">
        <w:rPr>
          <w:rFonts w:cs="Times New Roman"/>
          <w:lang w:val="de-DE"/>
        </w:rPr>
        <w:fldChar w:fldCharType="begin"/>
      </w:r>
      <w:r w:rsidR="00EA1FCC">
        <w:instrText xml:space="preserve"> XE "</w:instrText>
      </w:r>
      <w:r w:rsidR="00EA1FCC" w:rsidRPr="00B158E6">
        <w:rPr>
          <w:rFonts w:cs="Times New Roman"/>
          <w:lang w:val="de-DE"/>
        </w:rPr>
        <w:instrText>Echtzeitverhalten</w:instrText>
      </w:r>
      <w:r w:rsidR="00EA1FCC">
        <w:instrText xml:space="preserve">" </w:instrText>
      </w:r>
      <w:r w:rsidR="00EA1FCC">
        <w:rPr>
          <w:rFonts w:cs="Times New Roman"/>
          <w:lang w:val="de-DE"/>
        </w:rPr>
        <w:fldChar w:fldCharType="end"/>
      </w:r>
      <w:r w:rsidRPr="007715E6">
        <w:rPr>
          <w:rFonts w:cs="Times New Roman"/>
          <w:lang w:val="de-DE"/>
        </w:rPr>
        <w:t xml:space="preserve"> und Übertragungssicherheit</w:t>
      </w:r>
      <w:r w:rsidR="00EA1FCC">
        <w:rPr>
          <w:rFonts w:cs="Times New Roman"/>
          <w:lang w:val="de-DE"/>
        </w:rPr>
        <w:fldChar w:fldCharType="begin"/>
      </w:r>
      <w:r w:rsidR="00EA1FCC">
        <w:instrText xml:space="preserve"> XE "</w:instrText>
      </w:r>
      <w:r w:rsidR="00EA1FCC" w:rsidRPr="007D0726">
        <w:rPr>
          <w:rFonts w:cs="Times New Roman"/>
          <w:lang w:val="de-DE"/>
        </w:rPr>
        <w:instrText>Übertragungssicherheit</w:instrText>
      </w:r>
      <w:r w:rsidR="00EA1FCC">
        <w:instrText xml:space="preserve">" </w:instrText>
      </w:r>
      <w:r w:rsidR="00EA1FCC">
        <w:rPr>
          <w:rFonts w:cs="Times New Roman"/>
          <w:lang w:val="de-DE"/>
        </w:rPr>
        <w:fldChar w:fldCharType="end"/>
      </w:r>
      <w:r w:rsidRPr="007715E6">
        <w:rPr>
          <w:rFonts w:cs="Times New Roman"/>
          <w:lang w:val="de-DE"/>
        </w:rPr>
        <w:t xml:space="preserve">. Grundsätzlich unterstützt die Firma </w:t>
      </w:r>
      <w:r w:rsidRPr="00B13F9C">
        <w:rPr>
          <w:rFonts w:cs="Times New Roman"/>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w:t>
      </w:r>
      <w:r w:rsidR="001C4919">
        <w:rPr>
          <w:rFonts w:cs="Times New Roman"/>
          <w:lang w:val="de-DE"/>
        </w:rPr>
        <w:t>, Ethernet-basierten</w:t>
      </w:r>
      <w:r w:rsidRPr="007715E6">
        <w:rPr>
          <w:rFonts w:cs="Times New Roman"/>
          <w:lang w:val="de-DE"/>
        </w:rPr>
        <w:t xml:space="preserve"> Protokolle hinzugekommen.</w:t>
      </w:r>
      <w:r w:rsidR="00511D14">
        <w:rPr>
          <w:rFonts w:cs="Times New Roman"/>
          <w:lang w:val="de-DE"/>
        </w:rPr>
        <w:t xml:space="preserve"> Durch die per</w:t>
      </w:r>
      <w:r w:rsidRPr="007715E6">
        <w:rPr>
          <w:rFonts w:cs="Times New Roman"/>
          <w:lang w:val="de-DE"/>
        </w:rPr>
        <w:t xml:space="preserve">manent steigenden Anforderungen </w:t>
      </w:r>
      <w:r w:rsidR="001C4919">
        <w:rPr>
          <w:rFonts w:cs="Times New Roman"/>
          <w:lang w:val="de-DE"/>
        </w:rPr>
        <w:t xml:space="preserve">an den industriellen Netzwerken </w:t>
      </w:r>
      <w:r w:rsidRPr="007715E6">
        <w:rPr>
          <w:rFonts w:cs="Times New Roman"/>
          <w:lang w:val="de-DE"/>
        </w:rPr>
        <w:t xml:space="preserve">steigt auch der Aufwand </w:t>
      </w:r>
      <w:r w:rsidR="00A45CCB">
        <w:rPr>
          <w:rFonts w:cs="Times New Roman"/>
          <w:lang w:val="de-DE"/>
        </w:rPr>
        <w:t xml:space="preserve">für ihr Management im Allgemeinen, insbesondere für </w:t>
      </w:r>
      <w:r w:rsidRPr="007715E6">
        <w:rPr>
          <w:rFonts w:cs="Times New Roman"/>
          <w:lang w:val="de-DE"/>
        </w:rPr>
        <w:t>i</w:t>
      </w:r>
      <w:r w:rsidR="00A45CCB">
        <w:rPr>
          <w:rFonts w:cs="Times New Roman"/>
          <w:lang w:val="de-DE"/>
        </w:rPr>
        <w:t>hre</w:t>
      </w:r>
      <w:r w:rsidRPr="007715E6">
        <w:rPr>
          <w:rFonts w:cs="Times New Roman"/>
          <w:lang w:val="de-DE"/>
        </w:rPr>
        <w:t xml:space="preserve"> Konfiguration</w:t>
      </w:r>
      <w:r w:rsidR="00A45CCB">
        <w:rPr>
          <w:rFonts w:cs="Times New Roman"/>
          <w:lang w:val="de-DE"/>
        </w:rPr>
        <w:t xml:space="preserve"> und Inbetriebnahme</w:t>
      </w:r>
      <w:r w:rsidRPr="007715E6">
        <w:rPr>
          <w:rFonts w:cs="Times New Roman"/>
          <w:lang w:val="de-DE"/>
        </w:rPr>
        <w:t>. Durch die geringe Anza</w:t>
      </w:r>
      <w:r w:rsidR="00511D14">
        <w:rPr>
          <w:rFonts w:cs="Times New Roman"/>
          <w:lang w:val="de-DE"/>
        </w:rPr>
        <w:t>hl an Netzwerkprotokollen, konn</w:t>
      </w:r>
      <w:r w:rsidRPr="007715E6">
        <w:rPr>
          <w:rFonts w:cs="Times New Roman"/>
          <w:lang w:val="de-DE"/>
        </w:rPr>
        <w:t xml:space="preserve">te man früher davon ausgehen, dass sich der </w:t>
      </w:r>
      <w:proofErr w:type="spellStart"/>
      <w:r w:rsidRPr="007715E6">
        <w:rPr>
          <w:rFonts w:cs="Times New Roman"/>
          <w:lang w:val="de-DE"/>
        </w:rPr>
        <w:t>Inbetriebnehm</w:t>
      </w:r>
      <w:r w:rsidR="00511D14">
        <w:rPr>
          <w:rFonts w:cs="Times New Roman"/>
          <w:lang w:val="de-DE"/>
        </w:rPr>
        <w:t>er</w:t>
      </w:r>
      <w:proofErr w:type="spellEnd"/>
      <w:r w:rsidR="00511D14">
        <w:rPr>
          <w:rFonts w:cs="Times New Roman"/>
          <w:lang w:val="de-DE"/>
        </w:rPr>
        <w:t xml:space="preserve">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 xml:space="preserve">ger die Konfiguration für den Anwender einfach und intuitiv zu gestalten. Ein weiterer wichtiger Grund ist die Reduzierung des Support-Aufkommens, der sich aus einer </w:t>
      </w:r>
      <w:r w:rsidR="00A45CCB">
        <w:rPr>
          <w:rFonts w:cs="Times New Roman"/>
          <w:lang w:val="de-DE"/>
        </w:rPr>
        <w:t>leicht zu bedienenden, intuitiver</w:t>
      </w:r>
      <w:r w:rsidR="00A45CCB" w:rsidRPr="007715E6">
        <w:rPr>
          <w:rFonts w:cs="Times New Roman"/>
          <w:lang w:val="de-DE"/>
        </w:rPr>
        <w:t xml:space="preserve"> </w:t>
      </w:r>
      <w:r w:rsidRPr="007715E6">
        <w:rPr>
          <w:rFonts w:cs="Times New Roman"/>
          <w:lang w:val="de-DE"/>
        </w:rPr>
        <w:t xml:space="preserve">Software ergibt. Zur Konfiguration eines Netzwerkes gehören noch weitere </w:t>
      </w:r>
      <w:r w:rsidR="00A45CCB">
        <w:rPr>
          <w:rFonts w:cs="Times New Roman"/>
          <w:lang w:val="de-DE"/>
        </w:rPr>
        <w:t>F</w:t>
      </w:r>
      <w:r w:rsidRPr="007715E6">
        <w:rPr>
          <w:rFonts w:cs="Times New Roman"/>
          <w:lang w:val="de-DE"/>
        </w:rPr>
        <w:t>eldbusprotokoll</w:t>
      </w:r>
      <w:ins w:id="110" w:author="David Tsaava [2]" w:date="2018-05-24T09:14:00Z">
        <w:r w:rsidR="00A45CCB">
          <w:rPr>
            <w:rFonts w:cs="Times New Roman"/>
            <w:lang w:val="de-DE"/>
          </w:rPr>
          <w:t xml:space="preserve"> </w:t>
        </w:r>
      </w:ins>
      <w:r w:rsidRPr="007715E6">
        <w:rPr>
          <w:rFonts w:cs="Times New Roman"/>
          <w:lang w:val="de-DE"/>
        </w:rPr>
        <w:t>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w:t>
      </w:r>
      <w:r w:rsidR="00A45CCB">
        <w:rPr>
          <w:rFonts w:cs="Times New Roman"/>
          <w:lang w:val="de-DE"/>
        </w:rPr>
        <w:t>,</w:t>
      </w:r>
      <w:r w:rsidRPr="007715E6">
        <w:rPr>
          <w:rFonts w:cs="Times New Roman"/>
          <w:lang w:val="de-DE"/>
        </w:rPr>
        <w:t xml:space="preserve">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Netzwerk</w:t>
      </w:r>
      <w:r w:rsidR="00A45CCB">
        <w:rPr>
          <w:rFonts w:cs="Times New Roman"/>
          <w:lang w:val="de-DE"/>
        </w:rPr>
        <w:t>topologie</w:t>
      </w:r>
      <w:r w:rsidRPr="007715E6">
        <w:rPr>
          <w:rFonts w:cs="Times New Roman"/>
          <w:lang w:val="de-DE"/>
        </w:rPr>
        <w:t xml:space="preserve">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 xml:space="preserve">Look </w:t>
      </w:r>
      <w:proofErr w:type="spellStart"/>
      <w:r w:rsidRPr="00511D14">
        <w:rPr>
          <w:rFonts w:cs="Times New Roman"/>
          <w:i/>
          <w:lang w:val="de-DE"/>
        </w:rPr>
        <w:t>and</w:t>
      </w:r>
      <w:proofErr w:type="spellEnd"/>
      <w:r w:rsidRPr="00511D14">
        <w:rPr>
          <w:rFonts w:cs="Times New Roman"/>
          <w:i/>
          <w:lang w:val="de-DE"/>
        </w:rPr>
        <w:t xml:space="preserve"> </w:t>
      </w:r>
      <w:proofErr w:type="spellStart"/>
      <w:r w:rsidRPr="00511D14">
        <w:rPr>
          <w:rFonts w:cs="Times New Roman"/>
          <w:i/>
          <w:lang w:val="de-DE"/>
        </w:rPr>
        <w:t>Feel</w:t>
      </w:r>
      <w:proofErr w:type="spellEnd"/>
      <w:r w:rsidRPr="007715E6">
        <w:rPr>
          <w:rFonts w:cs="Times New Roman"/>
          <w:lang w:val="de-DE"/>
        </w:rPr>
        <w:t xml:space="preserve">“ sowie das gleiche Bedienkonzept der Software für den Kunden </w:t>
      </w:r>
      <w:r w:rsidR="0056063B">
        <w:rPr>
          <w:rFonts w:cs="Times New Roman"/>
          <w:lang w:val="de-DE"/>
        </w:rPr>
        <w:t>von großer Bedeutung</w:t>
      </w:r>
      <w:r w:rsidRPr="007715E6">
        <w:rPr>
          <w:rFonts w:cs="Times New Roman"/>
          <w:lang w:val="de-DE"/>
        </w:rPr>
        <w:t>.</w:t>
      </w:r>
    </w:p>
    <w:p w14:paraId="5EDCE0A1" w14:textId="1B9618F9" w:rsidR="00125E45" w:rsidRDefault="00511D14" w:rsidP="00DB012E">
      <w:pPr>
        <w:pStyle w:val="berschrift2"/>
        <w:rPr>
          <w:bCs/>
        </w:rPr>
      </w:pPr>
      <w:bookmarkStart w:id="111" w:name="_Toc514836980"/>
      <w:r>
        <w:rPr>
          <w:bCs/>
        </w:rPr>
        <w:t>Grund</w:t>
      </w:r>
      <w:bookmarkEnd w:id="111"/>
    </w:p>
    <w:p w14:paraId="59EB406D" w14:textId="1C1D58F2" w:rsidR="006F7C7B" w:rsidRDefault="0056063B" w:rsidP="006F7C7B">
      <w:pPr>
        <w:pStyle w:val="TextkrperEinzug"/>
        <w:ind w:firstLine="0"/>
        <w:rPr>
          <w:lang w:val="de-DE"/>
        </w:rPr>
      </w:pPr>
      <w:r>
        <w:rPr>
          <w:lang w:val="de-DE"/>
        </w:rPr>
        <w:t>Die Firma</w:t>
      </w:r>
      <w:r w:rsidR="006F7C7B">
        <w:rPr>
          <w:lang w:val="de-DE"/>
        </w:rPr>
        <w:t xml:space="preserve"> Hilscher </w:t>
      </w:r>
      <w:r>
        <w:rPr>
          <w:lang w:val="de-DE"/>
        </w:rPr>
        <w:t xml:space="preserve">sucht </w:t>
      </w:r>
      <w:r w:rsidR="006F7C7B">
        <w:rPr>
          <w:lang w:val="de-DE"/>
        </w:rPr>
        <w:t>eine Möglichkeit</w:t>
      </w:r>
      <w:r w:rsidR="006F7C7B" w:rsidRPr="004476AE">
        <w:rPr>
          <w:lang w:val="de-DE"/>
        </w:rPr>
        <w:t>,</w:t>
      </w:r>
      <w:r w:rsidR="006F7C7B">
        <w:rPr>
          <w:lang w:val="de-DE"/>
        </w:rPr>
        <w:t xml:space="preserve"> komplexe</w:t>
      </w:r>
      <w:r>
        <w:rPr>
          <w:lang w:val="de-DE"/>
        </w:rPr>
        <w:t>, heterog</w:t>
      </w:r>
      <w:r w:rsidR="001054C8">
        <w:rPr>
          <w:lang w:val="de-DE"/>
        </w:rPr>
        <w:t>e</w:t>
      </w:r>
      <w:r>
        <w:rPr>
          <w:lang w:val="de-DE"/>
        </w:rPr>
        <w:t>ne</w:t>
      </w:r>
      <w:r w:rsidR="006F7C7B">
        <w:rPr>
          <w:lang w:val="de-DE"/>
        </w:rPr>
        <w:t xml:space="preserve"> industrielle Netzwerke </w:t>
      </w:r>
      <w:r w:rsidR="006F7C7B" w:rsidRPr="004476AE">
        <w:rPr>
          <w:lang w:val="de-DE"/>
        </w:rPr>
        <w:t>grafisch</w:t>
      </w:r>
      <w:r w:rsidR="00B346D8">
        <w:rPr>
          <w:lang w:val="de-DE"/>
        </w:rPr>
        <w:fldChar w:fldCharType="begin"/>
      </w:r>
      <w:r w:rsidR="00B346D8">
        <w:instrText xml:space="preserve"> XE "</w:instrText>
      </w:r>
      <w:r w:rsidR="00B346D8" w:rsidRPr="00CE7AD6">
        <w:rPr>
          <w:lang w:val="de-DE"/>
        </w:rPr>
        <w:instrText>grafisch</w:instrText>
      </w:r>
      <w:r w:rsidR="00B346D8">
        <w:instrText xml:space="preserve">" </w:instrText>
      </w:r>
      <w:r w:rsidR="00B346D8">
        <w:rPr>
          <w:lang w:val="de-DE"/>
        </w:rPr>
        <w:fldChar w:fldCharType="end"/>
      </w:r>
      <w:r w:rsidR="006F7C7B" w:rsidRPr="004476AE">
        <w:rPr>
          <w:lang w:val="de-DE"/>
        </w:rPr>
        <w:t xml:space="preserve"> darzustellen</w:t>
      </w:r>
      <w:r w:rsidR="006F7C7B">
        <w:rPr>
          <w:lang w:val="de-DE"/>
        </w:rPr>
        <w:t xml:space="preserve"> und zu konfigurieren. Die Ausgangssituation ist, dass es momentan keine Möglichkeit </w:t>
      </w:r>
      <w:r w:rsidR="006F7C7B" w:rsidRPr="004476AE">
        <w:rPr>
          <w:lang w:val="de-DE"/>
        </w:rPr>
        <w:t>gibt,</w:t>
      </w:r>
      <w:r w:rsidR="006F7C7B">
        <w:rPr>
          <w:lang w:val="de-DE"/>
        </w:rPr>
        <w:t xml:space="preserve"> eine physikalische Topologie eines Netzwerkes unabhängig </w:t>
      </w:r>
      <w:r w:rsidR="006F7C7B">
        <w:rPr>
          <w:lang w:val="de-DE"/>
        </w:rPr>
        <w:lastRenderedPageBreak/>
        <w:t>vom Netzwerkprotokoll zu erstellen. Die entstehende Komponente soll später als Plug-In</w:t>
      </w:r>
      <w:r w:rsidR="00713E0D">
        <w:rPr>
          <w:lang w:val="de-DE"/>
        </w:rPr>
        <w:fldChar w:fldCharType="begin"/>
      </w:r>
      <w:r w:rsidR="00713E0D">
        <w:instrText xml:space="preserve"> XE "</w:instrText>
      </w:r>
      <w:r w:rsidR="00713E0D" w:rsidRPr="0010301A">
        <w:rPr>
          <w:lang w:val="de-DE"/>
        </w:rPr>
        <w:instrText>Plug-In</w:instrText>
      </w:r>
      <w:r w:rsidR="00713E0D">
        <w:instrText xml:space="preserve">" </w:instrText>
      </w:r>
      <w:r w:rsidR="00713E0D">
        <w:rPr>
          <w:lang w:val="de-DE"/>
        </w:rPr>
        <w:fldChar w:fldCharType="end"/>
      </w:r>
      <w:r w:rsidR="006F7C7B">
        <w:rPr>
          <w:lang w:val="de-DE"/>
        </w:rPr>
        <w:t xml:space="preserve"> </w:t>
      </w:r>
      <w:r w:rsidR="006F7C7B" w:rsidRPr="004476AE">
        <w:rPr>
          <w:lang w:val="de-DE"/>
        </w:rPr>
        <w:t>für</w:t>
      </w:r>
      <w:r w:rsidR="006F7C7B">
        <w:rPr>
          <w:lang w:val="de-DE"/>
        </w:rPr>
        <w:t xml:space="preserve"> die bereits bestehende Software</w:t>
      </w:r>
      <w:r w:rsidR="00713E0D">
        <w:rPr>
          <w:lang w:val="de-DE"/>
        </w:rPr>
        <w:fldChar w:fldCharType="begin"/>
      </w:r>
      <w:r w:rsidR="00713E0D">
        <w:instrText xml:space="preserve"> XE "</w:instrText>
      </w:r>
      <w:r w:rsidR="00713E0D" w:rsidRPr="00F6427D">
        <w:rPr>
          <w:lang w:val="de-DE"/>
        </w:rPr>
        <w:instrText>Software</w:instrText>
      </w:r>
      <w:r w:rsidR="00713E0D">
        <w:instrText xml:space="preserve">" </w:instrText>
      </w:r>
      <w:r w:rsidR="00713E0D">
        <w:rPr>
          <w:lang w:val="de-DE"/>
        </w:rPr>
        <w:fldChar w:fldCharType="end"/>
      </w:r>
      <w:r w:rsidR="006F7C7B">
        <w:rPr>
          <w:lang w:val="de-DE"/>
        </w:rPr>
        <w:t xml:space="preserve"> Communication Studio der Firma Hilscher integriert werden. </w:t>
      </w:r>
      <w:r w:rsidR="006F7C7B" w:rsidRPr="00B13F9C">
        <w:rPr>
          <w:lang w:val="de-DE"/>
        </w:rPr>
        <w:t>Wie in der Einleitung erwähnt,</w:t>
      </w:r>
      <w:r w:rsidR="006F7C7B">
        <w:rPr>
          <w:lang w:val="de-DE"/>
        </w:rPr>
        <w:t xml:space="preserve"> gibt es verschiedene Gründe eine unabhängige Topologie-Komponente zu erstellen. </w:t>
      </w:r>
      <w:r w:rsidR="006F7C7B" w:rsidRPr="00B13F9C">
        <w:rPr>
          <w:lang w:val="de-DE"/>
        </w:rPr>
        <w:t>Neben der Wiederverwendbarkeit und auch der Kostenreduktion ist meiner Meinung nach einer der wichtigsten Gründe diese Komponente als grafische Oberfläche zu entwerfen.</w:t>
      </w:r>
      <w:r w:rsidR="006F7C7B" w:rsidRPr="006F7C7B">
        <w:rPr>
          <w:lang w:val="de-DE"/>
        </w:rPr>
        <w:t xml:space="preserve"> Der Grund ist, dass der Mensch diese Art der visuellen Informationen am schnellsten Erfassen und Verstehen kann. </w:t>
      </w:r>
      <w:r w:rsidR="006F7C7B" w:rsidRPr="00B13F9C">
        <w:rPr>
          <w:lang w:val="de-DE"/>
        </w:rPr>
        <w:t>Da ich auch selbst großes Interesse</w:t>
      </w:r>
      <w:r w:rsidR="00C00D07">
        <w:rPr>
          <w:lang w:val="de-DE"/>
        </w:rPr>
        <w:t xml:space="preserve"> habe</w:t>
      </w:r>
      <w:ins w:id="112" w:author="Ghislain Zeleu" w:date="2018-05-25T15:56:00Z">
        <w:r w:rsidR="00C00D07">
          <w:rPr>
            <w:lang w:val="de-DE"/>
          </w:rPr>
          <w:t>,</w:t>
        </w:r>
      </w:ins>
      <w:r w:rsidR="006F7C7B" w:rsidRPr="00B13F9C">
        <w:rPr>
          <w:lang w:val="de-DE"/>
        </w:rPr>
        <w:t xml:space="preserve"> grafische Oberflächen zu entwerfen und zu entwickeln</w:t>
      </w:r>
      <w:ins w:id="113" w:author="Ghislain Zeleu" w:date="2018-05-25T15:54:00Z">
        <w:r w:rsidR="00C00D07">
          <w:rPr>
            <w:lang w:val="de-DE"/>
          </w:rPr>
          <w:t xml:space="preserve"> </w:t>
        </w:r>
      </w:ins>
      <w:r w:rsidR="00C00D07">
        <w:rPr>
          <w:lang w:val="de-DE"/>
        </w:rPr>
        <w:t>und ich mich für die Softwareentwicklung begeistere, habe</w:t>
      </w:r>
      <w:r w:rsidR="006F7C7B" w:rsidRPr="00B13F9C">
        <w:rPr>
          <w:lang w:val="de-DE"/>
        </w:rPr>
        <w:t xml:space="preserve"> ich mich für diese Masterarbeit entschieden.</w:t>
      </w:r>
      <w:r w:rsidR="006F7C7B">
        <w:rPr>
          <w:lang w:val="de-DE"/>
        </w:rPr>
        <w:t xml:space="preserve"> </w:t>
      </w:r>
    </w:p>
    <w:p w14:paraId="445C8437" w14:textId="60481F02" w:rsidR="008729E8" w:rsidRDefault="00515CA6" w:rsidP="008729E8">
      <w:pPr>
        <w:pStyle w:val="berschrift2"/>
      </w:pPr>
      <w:bookmarkStart w:id="114" w:name="_Ref511283667"/>
      <w:bookmarkStart w:id="115" w:name="_Toc514836981"/>
      <w:r>
        <w:t>Ziel</w:t>
      </w:r>
      <w:r w:rsidR="006F7C7B">
        <w:t>e</w:t>
      </w:r>
      <w:bookmarkEnd w:id="114"/>
      <w:bookmarkEnd w:id="115"/>
      <w:r>
        <w:t xml:space="preserve"> </w:t>
      </w:r>
    </w:p>
    <w:p w14:paraId="684573AD" w14:textId="207FB9FF" w:rsidR="006F7C7B" w:rsidRDefault="006F7C7B" w:rsidP="006F7C7B">
      <w:pPr>
        <w:pStyle w:val="Textkrper"/>
      </w:pPr>
      <w:r>
        <w:t>Eines der Ziele, die mit dieser Masterarbeit erreicht werden sollen, ist, dass die Kunde</w:t>
      </w:r>
      <w:r w:rsidR="0056063B">
        <w:t>n</w:t>
      </w:r>
      <w:r>
        <w:t xml:space="preserve"> der Firma Hilscher einfach und mit wenig Aufwand </w:t>
      </w:r>
      <w:r w:rsidR="0056063B">
        <w:t xml:space="preserve">ihre </w:t>
      </w:r>
      <w:r>
        <w:t xml:space="preserve">Aufgaben, das Netzwerk zu konfigurieren, erfüllen kann. Hierzu soll sich der Anwender nicht erst das entsprechende Fachwissen aneignen müssen. </w:t>
      </w:r>
      <w:r w:rsidR="00C00D07" w:rsidRPr="00C00D07">
        <w:t>Wie auch schon in der Einleitung erwähnt</w:t>
      </w:r>
      <w:r w:rsidR="00C00D07">
        <w:t>,</w:t>
      </w:r>
      <w:r>
        <w:t xml:space="preserve"> sollte es das Ziel sein, das Support-Aufkommen zu reduzieren. Andere Ziele wie Wiederverwendbarkeit oder Integration in eine bestehende Software spielen natürlich auch eine wichtige Rolle.</w:t>
      </w:r>
    </w:p>
    <w:p w14:paraId="4B7390AF" w14:textId="7C023573" w:rsidR="006F7C7B" w:rsidRDefault="006F7C7B" w:rsidP="006F7C7B">
      <w:pPr>
        <w:pStyle w:val="Textkrper"/>
      </w:pPr>
      <w:r>
        <w:t xml:space="preserve">Im bisherigen Entwicklungsfokus der Firma Hilscher standen zunächst nur die Kernfunktion zur Konfiguration eines industriellen Netzwerkes der neuen Software „Communication Studio“ im Vordergrund. </w:t>
      </w:r>
      <w:r w:rsidR="00173F36">
        <w:t>Die</w:t>
      </w:r>
      <w:r>
        <w:t xml:space="preserve"> gezielte Integration eines Software Plug-In-Moduls „</w:t>
      </w:r>
      <w:proofErr w:type="spellStart"/>
      <w:r>
        <w:t>Topology</w:t>
      </w:r>
      <w:proofErr w:type="spellEnd"/>
      <w:r>
        <w:t xml:space="preserve"> Editor“ in die Software Communication Studio</w:t>
      </w:r>
      <w:r w:rsidR="00173F36">
        <w:t xml:space="preserve"> würde Netzwerkmodellierung für den Nutzer erheblich vereinfachen.</w:t>
      </w:r>
      <w:r>
        <w:t xml:space="preserve"> Dabei stellt sich die Frage, wie das Plug-In für die bestehende Software entwickelt werden soll, insbesondere unter der Voraussetzung der oben genannten Ziele sowie auch geringer struktureller Veränderungen der bestehenden Software.</w:t>
      </w:r>
    </w:p>
    <w:p w14:paraId="2B826570" w14:textId="27F8D715" w:rsidR="006F7C7B" w:rsidRDefault="006F7C7B" w:rsidP="006F7C7B">
      <w:pPr>
        <w:pStyle w:val="Textkrper"/>
      </w:pPr>
      <w:r>
        <w:t>Meine persönlichen Ziele, die ich mit dieser Masterarbeit erreichen möchte, sollen ein tieferes und umfassendes Wissen über die Netzwerktopologie</w:t>
      </w:r>
      <w:r w:rsidR="0056063B">
        <w:t>n</w:t>
      </w:r>
      <w:r w:rsidR="002D6E2F">
        <w:fldChar w:fldCharType="begin"/>
      </w:r>
      <w:r w:rsidR="002D6E2F">
        <w:instrText xml:space="preserve"> XE "</w:instrText>
      </w:r>
      <w:r w:rsidR="002D6E2F" w:rsidRPr="00F902FC">
        <w:instrText>Netzwerktopologie</w:instrText>
      </w:r>
      <w:r w:rsidR="002D6E2F">
        <w:instrText xml:space="preserve">" </w:instrText>
      </w:r>
      <w:r w:rsidR="002D6E2F">
        <w:fldChar w:fldCharType="end"/>
      </w:r>
      <w:r>
        <w:t xml:space="preserv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106010BB" w14:textId="3CF1217D" w:rsidR="005B0DA2" w:rsidRPr="001856DE" w:rsidRDefault="005B0DA2" w:rsidP="00C00D07">
      <w:pPr>
        <w:pStyle w:val="TextkrperEinzug"/>
        <w:ind w:firstLine="0"/>
      </w:pPr>
      <w:r>
        <w:rPr>
          <w:lang w:val="de-DE"/>
        </w:rPr>
        <w:t xml:space="preserve">Als Ergebnis meiner Masterarbeit soll oben erwähnte Plug-In-Komponente </w:t>
      </w:r>
      <w:proofErr w:type="spellStart"/>
      <w:r>
        <w:rPr>
          <w:lang w:val="de-DE"/>
        </w:rPr>
        <w:t>Topology</w:t>
      </w:r>
      <w:proofErr w:type="spellEnd"/>
      <w:r>
        <w:rPr>
          <w:lang w:val="de-DE"/>
        </w:rPr>
        <w:t xml:space="preserve"> Editor entwickelt und in das Communication Studio integriert werden. </w:t>
      </w:r>
    </w:p>
    <w:p w14:paraId="6C7C6B94" w14:textId="456D95B6" w:rsidR="00125E45" w:rsidRDefault="00515CA6" w:rsidP="00515CA6">
      <w:pPr>
        <w:pStyle w:val="berschrift2"/>
        <w:rPr>
          <w:bCs/>
        </w:rPr>
      </w:pPr>
      <w:bookmarkStart w:id="116" w:name="_Toc514836982"/>
      <w:r w:rsidRPr="00515CA6">
        <w:rPr>
          <w:bCs/>
        </w:rPr>
        <w:t>Aufgaben</w:t>
      </w:r>
      <w:bookmarkEnd w:id="116"/>
    </w:p>
    <w:p w14:paraId="2CC78E9D" w14:textId="24E17ABD"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9D2C15">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26383CD5" w:rsidR="00912462" w:rsidRDefault="00912462" w:rsidP="00912462">
      <w:pPr>
        <w:pStyle w:val="Textkrper"/>
      </w:pPr>
      <w:r>
        <w:t>Da dieses Themengebiet sehr komplex</w:t>
      </w:r>
      <w:r w:rsidR="006008BF">
        <w:t xml:space="preserve"> und umfangreich</w:t>
      </w:r>
      <w:r>
        <w:t xml:space="preserve"> ist und </w:t>
      </w:r>
      <w:r w:rsidR="00C00D07">
        <w:t xml:space="preserve">über </w:t>
      </w:r>
      <w:r>
        <w:t>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w:t>
      </w:r>
      <w:r w:rsidR="009E735A">
        <w:t>,</w:t>
      </w:r>
      <w:r w:rsidRPr="00B7790B">
        <w:t xml:space="preserve"> </w:t>
      </w:r>
      <w:r w:rsidR="00C00D07">
        <w:t xml:space="preserve">verschiedene </w:t>
      </w:r>
      <w:proofErr w:type="spellStart"/>
      <w:r w:rsidR="00C00D07">
        <w:t>Topologiemuster</w:t>
      </w:r>
      <w:proofErr w:type="spellEnd"/>
      <w:r w:rsidRPr="00B7790B">
        <w:t xml:space="preserve"> </w:t>
      </w:r>
      <w:r>
        <w:t xml:space="preserve">und </w:t>
      </w:r>
      <w:r w:rsidR="009E735A">
        <w:t xml:space="preserve">ihre </w:t>
      </w:r>
      <w:r>
        <w:t>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t xml:space="preserve">Nach der Erstellung des Konzeptes erfolgt dann die Implementierung in mehreren Iterationsstufen. </w:t>
      </w:r>
    </w:p>
    <w:p w14:paraId="4894CA4D" w14:textId="6DC83B11" w:rsidR="00912462" w:rsidRDefault="00912462" w:rsidP="00912462">
      <w:pPr>
        <w:pStyle w:val="Textkrper"/>
      </w:pPr>
      <w:del w:id="117" w:author="David Tsaava [2]" w:date="2018-05-24T09:39:00Z">
        <w:r w:rsidDel="00B35E56">
          <w:lastRenderedPageBreak/>
          <w:delText xml:space="preserve">Da die Arbeit </w:delText>
        </w:r>
        <w:r w:rsidRPr="00251452" w:rsidDel="00B35E56">
          <w:delText>nur</w:delText>
        </w:r>
        <w:r w:rsidDel="00B35E56">
          <w:delText xml:space="preserve"> über einen bestimmten zeitlichen Rahmen verfügt und in dieser Zeit prototypenhaft entwickelt werden soll, habe ich mir im Vorfeld Gedanken über eine zeitliche Einteilung gemacht, u</w:delText>
        </w:r>
        <w:r w:rsidRPr="00A63E6B" w:rsidDel="00B35E56">
          <w:delText>m nicht die Übersicht und das Ziel der Fertigstellung des Projektes zu verlieren</w:delText>
        </w:r>
        <w:r w:rsidDel="00B35E56">
          <w:delText xml:space="preserve">. </w:delText>
        </w:r>
      </w:del>
      <w:ins w:id="118" w:author="David Tsaava [2]" w:date="2018-05-24T09:39:00Z">
        <w:r w:rsidR="00B35E56">
          <w:t xml:space="preserve">Für eine bessere Handhabe und Kontrolle der </w:t>
        </w:r>
      </w:ins>
      <w:del w:id="119" w:author="David Tsaava [2]" w:date="2018-05-24T09:43:00Z">
        <w:r w:rsidDel="00B35E56">
          <w:delText xml:space="preserve">Ich habe die </w:delText>
        </w:r>
      </w:del>
      <w:r>
        <w:t>Masterarbeit</w:t>
      </w:r>
      <w:ins w:id="120" w:author="David Tsaava [2]" w:date="2018-05-24T09:43:00Z">
        <w:r w:rsidR="00B35E56">
          <w:t>, hab ich das Projekt</w:t>
        </w:r>
      </w:ins>
      <w:r>
        <w:t xml:space="preserve"> in verschieden Phasen</w:t>
      </w:r>
      <w:ins w:id="121" w:author="David Tsaava [2]" w:date="2018-05-24T09:44:00Z">
        <w:r w:rsidR="00B35E56">
          <w:t xml:space="preserve"> mit entsprechenden Meilensteinen</w:t>
        </w:r>
      </w:ins>
      <w:r>
        <w:t xml:space="preserve"> eingeteilt</w:t>
      </w:r>
      <w:del w:id="122" w:author="David Tsaava [2]" w:date="2018-05-24T09:43:00Z">
        <w:r w:rsidDel="00B35E56">
          <w:delText xml:space="preserve"> und mit einem Start und Ende versehen</w:delText>
        </w:r>
      </w:del>
      <w:r>
        <w:t>.</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575" cy="2047875"/>
                    </a:xfrm>
                    <a:prstGeom prst="rect">
                      <a:avLst/>
                    </a:prstGeom>
                  </pic:spPr>
                </pic:pic>
              </a:graphicData>
            </a:graphic>
          </wp:inline>
        </w:drawing>
      </w:r>
    </w:p>
    <w:p w14:paraId="2A480A62" w14:textId="78C70F57" w:rsidR="00E05F99" w:rsidRDefault="00B13F9C"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9D2C15">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 xml:space="preserve">Abbildung 1 zeigt Beginn und Ende der einzelnen festgelegten Projektphasen. Die </w:t>
      </w:r>
      <w:r w:rsidRPr="00B35E56">
        <w:rPr>
          <w:highlight w:val="yellow"/>
          <w:lang w:val="de-DE"/>
          <w:rPrChange w:id="123" w:author="David Tsaava [2]" w:date="2018-05-24T09:44:00Z">
            <w:rPr>
              <w:lang w:val="de-DE"/>
            </w:rPr>
          </w:rPrChange>
        </w:rPr>
        <w:t>Festlegung</w:t>
      </w:r>
      <w:r w:rsidRPr="00912462">
        <w:rPr>
          <w:lang w:val="de-DE"/>
        </w:rPr>
        <w:t xml:space="preserve"> erfolgt aufgrund des festgelegten </w:t>
      </w:r>
      <w:r w:rsidRPr="00B35E56">
        <w:rPr>
          <w:highlight w:val="yellow"/>
          <w:lang w:val="de-DE"/>
          <w:rPrChange w:id="124" w:author="David Tsaava [2]" w:date="2018-05-24T09:44:00Z">
            <w:rPr>
              <w:lang w:val="de-DE"/>
            </w:rPr>
          </w:rPrChange>
        </w:rPr>
        <w:t>Fertigstellungstermin</w:t>
      </w:r>
      <w:r w:rsidRPr="00912462">
        <w:rPr>
          <w:lang w:val="de-DE"/>
        </w:rPr>
        <w:t xml:space="preserve">. </w:t>
      </w:r>
      <w:r w:rsidRPr="00B35E56">
        <w:rPr>
          <w:highlight w:val="yellow"/>
          <w:lang w:val="de-DE"/>
          <w:rPrChange w:id="125" w:author="David Tsaava [2]" w:date="2018-05-24T09:45:00Z">
            <w:rPr>
              <w:lang w:val="de-DE"/>
            </w:rPr>
          </w:rPrChange>
        </w:rPr>
        <w:t>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1CEF2480" w:rsidR="003E7D62" w:rsidRDefault="003E7D62" w:rsidP="00AA0FEB">
            <w:pPr>
              <w:pStyle w:val="TextkrperEinzug"/>
              <w:ind w:firstLine="0"/>
              <w:rPr>
                <w:lang w:val="de-DE"/>
              </w:rPr>
            </w:pPr>
            <w:r>
              <w:rPr>
                <w:lang w:val="de-DE"/>
              </w:rPr>
              <w:t>Projektleiter</w:t>
            </w:r>
            <w:ins w:id="126" w:author="David Tsaava [2]" w:date="2018-05-24T09:47:00Z">
              <w:r w:rsidR="00B35E56">
                <w:rPr>
                  <w:lang w:val="de-DE"/>
                </w:rPr>
                <w:t xml:space="preserve">         </w:t>
              </w:r>
            </w:ins>
            <w:r>
              <w:rPr>
                <w:lang w:val="de-DE"/>
              </w:rPr>
              <w:t xml:space="preserve">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F156007" w:rsidR="003E7D62" w:rsidRDefault="00B35E56" w:rsidP="00AA0FEB">
            <w:pPr>
              <w:pStyle w:val="TextkrperEinzug"/>
              <w:ind w:firstLine="0"/>
              <w:rPr>
                <w:lang w:val="de-DE"/>
              </w:rPr>
            </w:pPr>
            <w:ins w:id="127" w:author="David Tsaava [2]" w:date="2018-05-24T09:47:00Z">
              <w:r>
                <w:rPr>
                  <w:lang w:val="de-DE"/>
                </w:rPr>
                <w:t xml:space="preserve">Protokolle und </w:t>
              </w:r>
            </w:ins>
            <w:r w:rsidR="003E7D62">
              <w:rPr>
                <w:lang w:val="de-DE"/>
              </w:rPr>
              <w:t>Topologien kennenlernen,</w:t>
            </w:r>
          </w:p>
          <w:p w14:paraId="748141BC" w14:textId="2B3BDBF4" w:rsidR="003E7D62" w:rsidDel="00B35E56" w:rsidRDefault="003E7D62" w:rsidP="00AA0FEB">
            <w:pPr>
              <w:pStyle w:val="TextkrperEinzug"/>
              <w:ind w:firstLine="0"/>
              <w:rPr>
                <w:del w:id="128" w:author="David Tsaava [2]" w:date="2018-05-24T09:47:00Z"/>
                <w:lang w:val="de-DE"/>
              </w:rPr>
            </w:pPr>
            <w:del w:id="129" w:author="David Tsaava [2]" w:date="2018-05-24T09:47:00Z">
              <w:r w:rsidDel="00B35E56">
                <w:rPr>
                  <w:lang w:val="de-DE"/>
                </w:rPr>
                <w:delText>Protokolle einarbeiten</w:delText>
              </w:r>
            </w:del>
          </w:p>
          <w:p w14:paraId="1DC3C12F" w14:textId="77777777" w:rsidR="003E7D62" w:rsidRDefault="003E7D62" w:rsidP="009D2C15">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52F94BE9" w:rsidR="003E7D62" w:rsidRDefault="003E7D62" w:rsidP="009D2C15">
            <w:pPr>
              <w:pStyle w:val="TextkrperEinzug"/>
              <w:ind w:firstLine="0"/>
              <w:rPr>
                <w:lang w:val="de-DE"/>
              </w:rPr>
            </w:pPr>
            <w:r>
              <w:rPr>
                <w:lang w:val="de-DE"/>
              </w:rPr>
              <w:t xml:space="preserve">Erstellung </w:t>
            </w:r>
            <w:del w:id="130" w:author="David Tsaava [2]" w:date="2018-05-24T09:46:00Z">
              <w:r w:rsidDel="00B35E56">
                <w:rPr>
                  <w:lang w:val="de-DE"/>
                </w:rPr>
                <w:delText xml:space="preserve">des </w:delText>
              </w:r>
            </w:del>
            <w:ins w:id="131" w:author="David Tsaava [2]" w:date="2018-05-24T09:46:00Z">
              <w:r w:rsidR="00B35E56">
                <w:rPr>
                  <w:lang w:val="de-DE"/>
                </w:rPr>
                <w:t xml:space="preserve">von </w:t>
              </w:r>
            </w:ins>
            <w:r>
              <w:rPr>
                <w:lang w:val="de-DE"/>
              </w:rPr>
              <w:t>Prototyp</w:t>
            </w:r>
            <w:ins w:id="132" w:author="David Tsaava [2]" w:date="2018-05-24T09:46:00Z">
              <w:r w:rsidR="00B35E56">
                <w:rPr>
                  <w:lang w:val="de-DE"/>
                </w:rPr>
                <w:t>en</w:t>
              </w:r>
            </w:ins>
            <w:r>
              <w:rPr>
                <w:lang w:val="de-DE"/>
              </w:rPr>
              <w:t xml:space="preserve">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397F30DF" w:rsidR="003E7D62" w:rsidRDefault="003E7D62" w:rsidP="00AA0FEB">
            <w:pPr>
              <w:pStyle w:val="TextkrperEinzug"/>
              <w:ind w:firstLine="0"/>
              <w:rPr>
                <w:lang w:val="de-DE"/>
              </w:rPr>
            </w:pPr>
            <w:r>
              <w:rPr>
                <w:lang w:val="de-DE"/>
              </w:rPr>
              <w:t>Prototype</w:t>
            </w:r>
            <w:ins w:id="133" w:author="David Tsaava [2]" w:date="2018-05-24T09:46:00Z">
              <w:r w:rsidR="00B35E56">
                <w:rPr>
                  <w:lang w:val="de-DE"/>
                </w:rPr>
                <w:t>n</w:t>
              </w:r>
            </w:ins>
            <w:r>
              <w:rPr>
                <w:lang w:val="de-DE"/>
              </w:rPr>
              <w:t xml:space="preserv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62AE8AAD" w:rsidR="003E7D62" w:rsidRDefault="003E7D62" w:rsidP="00FC292E">
            <w:pPr>
              <w:pStyle w:val="TextkrperEinzug"/>
              <w:keepNext/>
              <w:ind w:firstLine="0"/>
              <w:rPr>
                <w:lang w:val="de-DE"/>
              </w:rPr>
            </w:pPr>
            <w:r>
              <w:rPr>
                <w:lang w:val="de-DE"/>
              </w:rPr>
              <w:t xml:space="preserve">Schriftlichen Teil </w:t>
            </w:r>
            <w:ins w:id="134" w:author="David Tsaava [2]" w:date="2018-05-24T09:48:00Z">
              <w:r w:rsidR="00B35E56">
                <w:rPr>
                  <w:lang w:val="de-DE"/>
                </w:rPr>
                <w:t xml:space="preserve">der </w:t>
              </w:r>
            </w:ins>
            <w:r>
              <w:rPr>
                <w:lang w:val="de-DE"/>
              </w:rPr>
              <w:t>Masterarbeit erstellen</w:t>
            </w:r>
          </w:p>
        </w:tc>
      </w:tr>
    </w:tbl>
    <w:p w14:paraId="7F40968A" w14:textId="1BD76774" w:rsidR="000D66F3" w:rsidRDefault="00FC292E" w:rsidP="00FC292E">
      <w:pPr>
        <w:pStyle w:val="Beschriftung"/>
      </w:pPr>
      <w:r>
        <w:t xml:space="preserve">Tabelle </w:t>
      </w:r>
      <w:fldSimple w:instr=" SEQ Tabelle \* ARABIC ">
        <w:r w:rsidR="009D2C15">
          <w:rPr>
            <w:noProof/>
          </w:rPr>
          <w:t>1</w:t>
        </w:r>
      </w:fldSimple>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135" w:name="_Toc514836983"/>
      <w:r>
        <w:t>Firmenvorstellung</w:t>
      </w:r>
      <w:bookmarkEnd w:id="135"/>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t>
      </w:r>
      <w:r w:rsidRPr="00DC5E73">
        <w:lastRenderedPageBreak/>
        <w:t>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1CEC6B57" w:rsidR="00572149" w:rsidRPr="00515CA6" w:rsidRDefault="00572149" w:rsidP="00572149">
      <w:pPr>
        <w:pStyle w:val="Textkrper"/>
      </w:pPr>
      <w:r w:rsidRPr="00DC5E73">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w:t>
      </w:r>
      <w:proofErr w:type="spellStart"/>
      <w:r w:rsidRPr="00DC5E73">
        <w:t>Ethernet</w:t>
      </w:r>
      <w:ins w:id="136" w:author="David Tsaava [2]" w:date="2018-05-24T09:49:00Z">
        <w:r w:rsidR="006E6F3D">
          <w:t>systeme</w:t>
        </w:r>
      </w:ins>
      <w:proofErr w:type="spellEnd"/>
      <w:r w:rsidRPr="00DC5E73">
        <w:t xml:space="preserve"> ist das Alleinstellungsmerkmal </w:t>
      </w:r>
      <w:r>
        <w:t>der Firma</w:t>
      </w:r>
      <w:r w:rsidRPr="00DC5E73">
        <w:t xml:space="preserve"> Hilscher. </w:t>
      </w:r>
      <w:r w:rsidRPr="006E6F3D">
        <w:rPr>
          <w:highlight w:val="yellow"/>
          <w:rPrChange w:id="137" w:author="David Tsaava [2]" w:date="2018-05-24T09:50:00Z">
            <w:rPr/>
          </w:rPrChange>
        </w:rPr>
        <w:t xml:space="preserve">Hilscher bietet auch ASICs basierte </w:t>
      </w:r>
      <w:del w:id="138" w:author="David Tsaava [2]" w:date="2018-05-24T10:25:00Z">
        <w:r w:rsidRPr="006E6F3D" w:rsidDel="00370013">
          <w:rPr>
            <w:highlight w:val="yellow"/>
            <w:rPrChange w:id="139" w:author="David Tsaava [2]" w:date="2018-05-24T09:50:00Z">
              <w:rPr/>
            </w:rPrChange>
          </w:rPr>
          <w:delText xml:space="preserve">die </w:delText>
        </w:r>
      </w:del>
      <w:proofErr w:type="spellStart"/>
      <w:r w:rsidRPr="006E6F3D">
        <w:rPr>
          <w:highlight w:val="yellow"/>
          <w:rPrChange w:id="140" w:author="David Tsaava [2]" w:date="2018-05-24T09:50:00Z">
            <w:rPr/>
          </w:rPrChange>
        </w:rPr>
        <w:t>netX</w:t>
      </w:r>
      <w:proofErr w:type="spellEnd"/>
      <w:r w:rsidRPr="006E6F3D">
        <w:rPr>
          <w:highlight w:val="yellow"/>
          <w:rPrChange w:id="141" w:author="David Tsaava [2]" w:date="2018-05-24T09:50:00Z">
            <w:rPr/>
          </w:rPrChange>
        </w:rPr>
        <w:t>-Technologie für Gerätehersteller an</w:t>
      </w:r>
      <w:r w:rsidRPr="00DC5E73">
        <w:t xml:space="preserve">, inklusive </w:t>
      </w:r>
      <w:ins w:id="142" w:author="David Tsaava [2]" w:date="2018-05-24T10:25:00Z">
        <w:r w:rsidR="00370013">
          <w:t xml:space="preserve">der </w:t>
        </w:r>
      </w:ins>
      <w:r w:rsidRPr="00DC5E73">
        <w:t>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ins w:id="143" w:author="David Tsaava [2]" w:date="2018-05-24T10:26:00Z">
        <w:r w:rsidR="00370013">
          <w:t>.</w:t>
        </w:r>
      </w:ins>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3921C448" w:rsidR="0010138F" w:rsidRDefault="0010138F" w:rsidP="00912462">
      <w:pPr>
        <w:pStyle w:val="Beschriftung"/>
      </w:pPr>
      <w:bookmarkStart w:id="144" w:name="_Toc511225559"/>
      <w:r>
        <w:t xml:space="preserve">Abbildung </w:t>
      </w:r>
      <w:fldSimple w:instr=" SEQ Abbildung \* ARABIC ">
        <w:r w:rsidR="009D2C15">
          <w:rPr>
            <w:noProof/>
          </w:rPr>
          <w:t>1</w:t>
        </w:r>
      </w:fldSimple>
      <w:r>
        <w:t xml:space="preserve">: </w:t>
      </w:r>
      <w:r w:rsidRPr="005B6FD4">
        <w:t>Haupteingang Hilscher Gesellschaft für Systemautomation mbH</w:t>
      </w:r>
      <w:bookmarkEnd w:id="144"/>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145" w:name="_Toc514836984"/>
      <w:r w:rsidR="00A645D5">
        <w:t>Grundlagen</w:t>
      </w:r>
      <w:bookmarkEnd w:id="145"/>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w:t>
      </w:r>
      <w:r w:rsidRPr="00370013">
        <w:rPr>
          <w:highlight w:val="yellow"/>
          <w:rPrChange w:id="146" w:author="David Tsaava [2]" w:date="2018-05-24T10:27:00Z">
            <w:rPr/>
          </w:rPrChange>
        </w:rPr>
        <w:t>bei Automation Besonders</w:t>
      </w:r>
      <w:r>
        <w:t xml:space="preserve"> die PROFINET und Profibus-Protokoll. Daran schließt sich eine Übersicht über die Funktionsweise von PROFINET und Profibus-Technik </w:t>
      </w:r>
      <w:r w:rsidR="00FC7BD9">
        <w:t>und eine</w:t>
      </w:r>
      <w:r>
        <w:t xml:space="preserve"> Diskussion der Gründe für e</w:t>
      </w:r>
      <w:r w:rsidR="00FC7BD9">
        <w:t xml:space="preserve">inen Einsatz dieser Technologie </w:t>
      </w:r>
      <w:r w:rsidR="00FC7BD9" w:rsidRPr="00370013">
        <w:rPr>
          <w:highlight w:val="yellow"/>
          <w:rPrChange w:id="147" w:author="David Tsaava [2]" w:date="2018-05-24T10:27:00Z">
            <w:rPr/>
          </w:rPrChange>
        </w:rPr>
        <w:t>für Feldbusse</w:t>
      </w:r>
      <w:r w:rsidR="00FC7BD9">
        <w:t xml:space="preserve"> in der Industrie. Dieser Abschnitt endet mit einer Darstellung verschiedener Ansätze, </w:t>
      </w:r>
      <w:r w:rsidR="00FC7BD9" w:rsidRPr="00370013">
        <w:rPr>
          <w:highlight w:val="yellow"/>
          <w:rPrChange w:id="148" w:author="David Tsaava [2]" w:date="2018-05-24T10:27:00Z">
            <w:rPr/>
          </w:rPrChange>
        </w:rPr>
        <w:t>um Echtzeitfähigkeit mit PROFINET zu erreichen</w:t>
      </w:r>
      <w:r w:rsidR="00FC7BD9">
        <w:t>.</w:t>
      </w:r>
    </w:p>
    <w:p w14:paraId="744DE729" w14:textId="501CECDB" w:rsidR="00A645D5" w:rsidRDefault="00AA5656" w:rsidP="00A645D5">
      <w:pPr>
        <w:pStyle w:val="berschrift2"/>
      </w:pPr>
      <w:bookmarkStart w:id="149" w:name="_Toc514836985"/>
      <w:r>
        <w:t xml:space="preserve">Grundlegende </w:t>
      </w:r>
      <w:r w:rsidR="00A645D5">
        <w:t>Begrifflichkeiten</w:t>
      </w:r>
      <w:bookmarkEnd w:id="149"/>
    </w:p>
    <w:p w14:paraId="44350994" w14:textId="27544F02" w:rsidR="007E3B29" w:rsidRDefault="00C23D89" w:rsidP="00C23D89">
      <w:pPr>
        <w:pStyle w:val="Textkrper"/>
      </w:pPr>
      <w:r w:rsidRPr="00370013">
        <w:rPr>
          <w:highlight w:val="yellow"/>
          <w:rPrChange w:id="150" w:author="David Tsaava [2]" w:date="2018-05-24T10:28:00Z">
            <w:rPr/>
          </w:rPrChange>
        </w:rPr>
        <w:t xml:space="preserve">Bevor wir über das Thema starten, </w:t>
      </w:r>
      <w:r w:rsidR="00FC7BD9" w:rsidRPr="00370013">
        <w:rPr>
          <w:highlight w:val="yellow"/>
          <w:rPrChange w:id="151" w:author="David Tsaava [2]" w:date="2018-05-24T10:28:00Z">
            <w:rPr/>
          </w:rPrChange>
        </w:rPr>
        <w:t>erklären wir meisten genutzte Terminologien in der Industrieller Kommunikation</w:t>
      </w:r>
      <w:r w:rsidR="00FC7BD9">
        <w:t>.</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3F1886">
      <w:pPr>
        <w:pStyle w:val="TextkrperEinzug"/>
        <w:numPr>
          <w:ilvl w:val="0"/>
          <w:numId w:val="5"/>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3F1886">
      <w:pPr>
        <w:pStyle w:val="TextkrperEinzug"/>
        <w:numPr>
          <w:ilvl w:val="0"/>
          <w:numId w:val="5"/>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w:t>
      </w:r>
      <w:proofErr w:type="spellStart"/>
      <w:r>
        <w:rPr>
          <w:lang w:val="de-DE"/>
        </w:rPr>
        <w:t>EtherCat</w:t>
      </w:r>
      <w:proofErr w:type="spellEnd"/>
      <w:r>
        <w:rPr>
          <w:lang w:val="de-DE"/>
        </w:rPr>
        <w:t xml:space="preserve"> um nur die bekanntesten zu nennen.</w:t>
      </w:r>
    </w:p>
    <w:p w14:paraId="62FAB024" w14:textId="6A682BB8" w:rsidR="007E3B29" w:rsidRDefault="005F23B8" w:rsidP="003F1886">
      <w:pPr>
        <w:pStyle w:val="TextkrperEinzug"/>
        <w:numPr>
          <w:ilvl w:val="0"/>
          <w:numId w:val="5"/>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D939BC4" w:rsidR="007E3B29" w:rsidRDefault="00FC12B6" w:rsidP="003F1886">
      <w:pPr>
        <w:pStyle w:val="TextkrperEinzug"/>
        <w:numPr>
          <w:ilvl w:val="0"/>
          <w:numId w:val="5"/>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BE3499">
            <w:rPr>
              <w:i/>
              <w:noProof/>
              <w:lang w:val="de-DE"/>
            </w:rPr>
            <w:t xml:space="preserve"> </w:t>
          </w:r>
          <w:r w:rsidR="00BE3499" w:rsidRPr="00BE3499">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3F1886">
      <w:pPr>
        <w:pStyle w:val="TextkrperEinzug"/>
        <w:numPr>
          <w:ilvl w:val="0"/>
          <w:numId w:val="5"/>
        </w:numPr>
        <w:rPr>
          <w:lang w:val="de-DE"/>
        </w:rPr>
      </w:pPr>
      <w:proofErr w:type="spellStart"/>
      <w:r w:rsidRPr="00D35DB0">
        <w:rPr>
          <w:b/>
          <w:lang w:val="de-DE"/>
        </w:rPr>
        <w:lastRenderedPageBreak/>
        <w:t>F</w:t>
      </w:r>
      <w:r w:rsidR="00026D0D">
        <w:rPr>
          <w:b/>
          <w:lang w:val="de-DE"/>
        </w:rPr>
        <w:t>i</w:t>
      </w:r>
      <w:r w:rsidRPr="00D35DB0">
        <w:rPr>
          <w:b/>
          <w:lang w:val="de-DE"/>
        </w:rPr>
        <w:t>eldbus</w:t>
      </w:r>
      <w:proofErr w:type="spellEnd"/>
      <w:r w:rsidRPr="00D35DB0">
        <w:rPr>
          <w:lang w:val="de-DE"/>
        </w:rPr>
        <w:t xml:space="preserve">: Ein </w:t>
      </w:r>
      <w:proofErr w:type="spellStart"/>
      <w:r w:rsidRPr="00D35DB0">
        <w:rPr>
          <w:i/>
          <w:lang w:val="de-DE"/>
        </w:rPr>
        <w:t>Feldbus</w:t>
      </w:r>
      <w:proofErr w:type="spellEnd"/>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3F1886">
      <w:pPr>
        <w:pStyle w:val="TextkrperEinzug"/>
        <w:numPr>
          <w:ilvl w:val="0"/>
          <w:numId w:val="5"/>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3F1886">
      <w:pPr>
        <w:pStyle w:val="Textkrper"/>
        <w:numPr>
          <w:ilvl w:val="0"/>
          <w:numId w:val="5"/>
        </w:numPr>
      </w:pPr>
      <w:r w:rsidRPr="001F1F8B">
        <w:rPr>
          <w:b/>
        </w:rPr>
        <w:t>Kennwerte</w:t>
      </w:r>
      <w:r>
        <w:t>: Sind die Eigenschaften einer Topologie</w:t>
      </w:r>
    </w:p>
    <w:p w14:paraId="4997DEDC" w14:textId="712D31E6" w:rsidR="00BB1C71" w:rsidRDefault="00BB1C71" w:rsidP="003F1886">
      <w:pPr>
        <w:pStyle w:val="TextkrperEinzug"/>
        <w:numPr>
          <w:ilvl w:val="0"/>
          <w:numId w:val="5"/>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BE3499">
            <w:rPr>
              <w:noProof/>
              <w:lang w:val="de-DE"/>
            </w:rPr>
            <w:t xml:space="preserve"> </w:t>
          </w:r>
          <w:r w:rsidR="00BE3499" w:rsidRPr="00BE3499">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6124199" w:rsidR="00115F6E" w:rsidRDefault="00115F6E" w:rsidP="003F1886">
      <w:pPr>
        <w:pStyle w:val="TextkrperEinzug"/>
        <w:numPr>
          <w:ilvl w:val="0"/>
          <w:numId w:val="5"/>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BE3499">
            <w:rPr>
              <w:noProof/>
              <w:lang w:val="de-DE"/>
            </w:rPr>
            <w:t xml:space="preserve"> </w:t>
          </w:r>
          <w:r w:rsidR="00BE3499" w:rsidRPr="00BE3499">
            <w:rPr>
              <w:noProof/>
              <w:lang w:val="de-DE"/>
            </w:rPr>
            <w:t>[3]</w:t>
          </w:r>
          <w:r>
            <w:rPr>
              <w:lang w:val="de-DE"/>
            </w:rPr>
            <w:fldChar w:fldCharType="end"/>
          </w:r>
        </w:sdtContent>
      </w:sdt>
    </w:p>
    <w:p w14:paraId="49989CD7" w14:textId="4C6E91E0" w:rsidR="00115F6E" w:rsidRDefault="00115F6E" w:rsidP="003F1886">
      <w:pPr>
        <w:pStyle w:val="TextkrperEinzug"/>
        <w:numPr>
          <w:ilvl w:val="0"/>
          <w:numId w:val="5"/>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3F1886">
      <w:pPr>
        <w:pStyle w:val="TextkrperEinzug"/>
        <w:numPr>
          <w:ilvl w:val="0"/>
          <w:numId w:val="5"/>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52" w:name="_Ref506810601"/>
      <w:bookmarkStart w:id="153" w:name="_Toc514836986"/>
      <w:r>
        <w:t xml:space="preserve">Grundlegende </w:t>
      </w:r>
      <w:r w:rsidR="00740839" w:rsidRPr="00740839">
        <w:t>Netzwerktopologien</w:t>
      </w:r>
      <w:bookmarkEnd w:id="152"/>
      <w:bookmarkEnd w:id="153"/>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16CA2D64" w:rsidR="001F1F8B" w:rsidRDefault="00704C0F" w:rsidP="001F1F8B">
      <w:pPr>
        <w:pStyle w:val="Textkrper"/>
      </w:pPr>
      <w:r>
        <w:t xml:space="preserve">Die richtige Wahl der Topologie und deren Pflege kann die Performance </w:t>
      </w:r>
      <w:r>
        <w:rPr>
          <w:rStyle w:val="Funotenzeichen"/>
        </w:rPr>
        <w:footnoteReference w:id="3"/>
      </w:r>
      <w:r>
        <w:t xml:space="preserve">des Netzes beeinflussen, dies </w:t>
      </w:r>
      <w:r w:rsidR="00416BD5">
        <w:t>b</w:t>
      </w:r>
      <w:r>
        <w:t xml:space="preserve">edeutetet, </w:t>
      </w:r>
      <w:r w:rsidRPr="002B3508">
        <w:t>d</w:t>
      </w:r>
      <w:r w:rsidR="001F1F8B" w:rsidRPr="002B3508">
        <w:t>ie Kenntnis der Topologie eines Netzes ist außerdem nützlich zur Bewertung seiner Performance</w:t>
      </w:r>
      <w:r w:rsidR="001F1F8B">
        <w:t>,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63174600" w:rsidR="001F1F8B" w:rsidRDefault="001F1F8B" w:rsidP="001F1F8B">
      <w:pPr>
        <w:pStyle w:val="Textkrper"/>
      </w:pPr>
      <w:r>
        <w:t xml:space="preserve">Wir werden </w:t>
      </w:r>
      <w:r w:rsidR="005B0DA2">
        <w:t xml:space="preserve">auf </w:t>
      </w:r>
      <w:r>
        <w:t xml:space="preserve">die logische Topologie </w:t>
      </w:r>
      <w:r w:rsidRPr="002B3508">
        <w:t xml:space="preserve">nicht eingehen da </w:t>
      </w:r>
      <w:r w:rsidR="005B0DA2">
        <w:rPr>
          <w:highlight w:val="yellow"/>
        </w:rPr>
        <w:t>sie nicht</w:t>
      </w:r>
      <w:r w:rsidR="005B0DA2" w:rsidRPr="002B3508">
        <w:t xml:space="preserve"> </w:t>
      </w:r>
      <w:r w:rsidRPr="002B3508">
        <w:t>Teil der Arbeit ist</w:t>
      </w:r>
      <w:r>
        <w:t xml:space="preserve">. Dieser Abschnitt endet mit der Liste der </w:t>
      </w:r>
      <w:r w:rsidR="005D546B">
        <w:t xml:space="preserve">gängigsten </w:t>
      </w:r>
      <w:r>
        <w:t>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58" w:name="_Toc514836987"/>
      <w:r>
        <w:t>Kennwerte</w:t>
      </w:r>
      <w:r w:rsidR="00B83223">
        <w:t xml:space="preserve"> einer Netzwerktopologie</w:t>
      </w:r>
      <w:bookmarkEnd w:id="158"/>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proofErr w:type="spellStart"/>
      <w:r w:rsidRPr="004418EB">
        <w:rPr>
          <w:b/>
        </w:rPr>
        <w:t>Bisektionsweite</w:t>
      </w:r>
      <w:proofErr w:type="spellEnd"/>
    </w:p>
    <w:p w14:paraId="116D5112" w14:textId="3A7D700A" w:rsidR="001F1F8B" w:rsidRDefault="001F1F8B" w:rsidP="001F1F8B">
      <w:pPr>
        <w:pStyle w:val="Textkrper"/>
      </w:pPr>
      <w:r>
        <w:t xml:space="preserve">Die </w:t>
      </w:r>
      <w:proofErr w:type="spellStart"/>
      <w:r>
        <w:t>Bisektionsweite</w:t>
      </w:r>
      <w:proofErr w:type="spellEnd"/>
      <w:r>
        <w:t xml:space="preserve"> gibt die minimale Anzahl von Links an, die durchsch</w:t>
      </w:r>
      <w:r w:rsidR="00B83223">
        <w:t>r</w:t>
      </w:r>
      <w:r>
        <w:t xml:space="preserve">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w:t>
      </w:r>
      <w:proofErr w:type="spellStart"/>
      <w:r>
        <w:t>Bisektionsweite</w:t>
      </w:r>
      <w:proofErr w:type="spellEnd"/>
      <w:r>
        <w:t>,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 xml:space="preserve">Bei einer symmetrischen Topologie sieht das Netz von jedem Betrachtungspunkt (Knoten/Links) gleich aus, d.h. es existieren für Knoten und/oder Kanten sogenannte </w:t>
      </w:r>
      <w:proofErr w:type="spellStart"/>
      <w:r>
        <w:t>Automorphismen</w:t>
      </w:r>
      <w:proofErr w:type="spellEnd"/>
      <w:r>
        <w:t>.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proofErr w:type="gramStart"/>
      <w:r w:rsidR="00AB45BA">
        <w:t>das</w:t>
      </w:r>
      <w:proofErr w:type="gramEnd"/>
      <w:r>
        <w:t xml:space="preserve"> man eine Topologie erweitern muss, um vertretbaren Aufwand, keine Leistungseinbußen und die Beibehaltung </w:t>
      </w:r>
      <w:proofErr w:type="spellStart"/>
      <w:r>
        <w:t>topologietypischer</w:t>
      </w:r>
      <w:proofErr w:type="spellEnd"/>
      <w:r>
        <w:t xml:space="preserve">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59" w:name="_Toc514836988"/>
      <w:r>
        <w:t>Linien</w:t>
      </w:r>
      <w:r w:rsidR="004F6482" w:rsidRPr="00740839">
        <w:t>-Topologie</w:t>
      </w:r>
      <w:bookmarkEnd w:id="159"/>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2047875"/>
                    </a:xfrm>
                    <a:prstGeom prst="rect">
                      <a:avLst/>
                    </a:prstGeom>
                  </pic:spPr>
                </pic:pic>
              </a:graphicData>
            </a:graphic>
          </wp:inline>
        </w:drawing>
      </w:r>
    </w:p>
    <w:p w14:paraId="348757C6" w14:textId="401BC2F5" w:rsidR="00EC7252" w:rsidRDefault="0010138F" w:rsidP="0010138F">
      <w:pPr>
        <w:pStyle w:val="Beschriftung"/>
        <w:jc w:val="both"/>
      </w:pPr>
      <w:bookmarkStart w:id="160" w:name="_Ref503957016"/>
      <w:bookmarkStart w:id="161" w:name="_Toc511225560"/>
      <w:r>
        <w:t xml:space="preserve">Abbildung </w:t>
      </w:r>
      <w:fldSimple w:instr=" SEQ Abbildung \* ARABIC ">
        <w:r w:rsidR="009D2C15">
          <w:rPr>
            <w:noProof/>
          </w:rPr>
          <w:t>2</w:t>
        </w:r>
      </w:fldSimple>
      <w:bookmarkEnd w:id="160"/>
      <w:r>
        <w:t>: Linien-Topologie</w:t>
      </w:r>
      <w:bookmarkEnd w:id="161"/>
    </w:p>
    <w:p w14:paraId="4E69C686" w14:textId="759FACAC"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proofErr w:type="spellStart"/>
      <w:r w:rsidR="009D2C15">
        <w:t>Abbildung</w:t>
      </w:r>
      <w:proofErr w:type="spellEnd"/>
      <w:r w:rsidR="009D2C15">
        <w:t xml:space="preserve"> </w:t>
      </w:r>
      <w:r w:rsidR="009D2C15">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3F1886">
      <w:pPr>
        <w:pStyle w:val="TextkrperEinzug"/>
        <w:numPr>
          <w:ilvl w:val="0"/>
          <w:numId w:val="7"/>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3F1886">
      <w:pPr>
        <w:pStyle w:val="TextkrperEinzug"/>
        <w:numPr>
          <w:ilvl w:val="0"/>
          <w:numId w:val="7"/>
        </w:numPr>
        <w:rPr>
          <w:lang w:val="de-DE"/>
        </w:rPr>
      </w:pPr>
      <w:r w:rsidRPr="000B0401">
        <w:rPr>
          <w:lang w:val="de-DE"/>
        </w:rPr>
        <w:t>Nur geringe Kosten, da nur geringe Kabelmengen erforderlich sind</w:t>
      </w:r>
    </w:p>
    <w:p w14:paraId="6A120876" w14:textId="77777777" w:rsidR="000B0401" w:rsidRPr="000B0401" w:rsidRDefault="000B0401" w:rsidP="003F1886">
      <w:pPr>
        <w:pStyle w:val="TextkrperEinzug"/>
        <w:numPr>
          <w:ilvl w:val="0"/>
          <w:numId w:val="7"/>
        </w:numPr>
        <w:rPr>
          <w:lang w:val="de-DE"/>
        </w:rPr>
      </w:pPr>
      <w:r w:rsidRPr="000B0401">
        <w:rPr>
          <w:lang w:val="de-DE"/>
        </w:rPr>
        <w:t>Einfache Verkabelung und Netzerweiterung</w:t>
      </w:r>
    </w:p>
    <w:p w14:paraId="50DB96C5" w14:textId="56EC5B6A" w:rsidR="000B0401" w:rsidRPr="000B0401" w:rsidRDefault="000B0401" w:rsidP="003F1886">
      <w:pPr>
        <w:pStyle w:val="TextkrperEinzug"/>
        <w:numPr>
          <w:ilvl w:val="0"/>
          <w:numId w:val="7"/>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3F1886">
      <w:pPr>
        <w:pStyle w:val="TextkrperEinzug"/>
        <w:numPr>
          <w:ilvl w:val="0"/>
          <w:numId w:val="6"/>
        </w:numPr>
        <w:rPr>
          <w:lang w:val="de-DE"/>
        </w:rPr>
      </w:pPr>
      <w:r w:rsidRPr="000B0401">
        <w:rPr>
          <w:lang w:val="de-DE"/>
        </w:rPr>
        <w:t>Alle Daten werden über ein einziges Kabel übertragen</w:t>
      </w:r>
    </w:p>
    <w:p w14:paraId="7E1F84EA" w14:textId="4588C8E4" w:rsidR="000B0401" w:rsidRPr="000B0401" w:rsidRDefault="000B0401" w:rsidP="003F1886">
      <w:pPr>
        <w:pStyle w:val="TextkrperEinzug"/>
        <w:numPr>
          <w:ilvl w:val="0"/>
          <w:numId w:val="6"/>
        </w:numPr>
        <w:rPr>
          <w:lang w:val="de-DE"/>
        </w:rPr>
      </w:pPr>
      <w:r w:rsidRPr="000B0401">
        <w:rPr>
          <w:lang w:val="de-DE"/>
        </w:rPr>
        <w:t>Datenübertragungen können leicht abgehört werden</w:t>
      </w:r>
      <w:r w:rsidR="0031469D">
        <w:rPr>
          <w:lang w:val="de-DE"/>
        </w:rPr>
        <w:t>(Sicherheit</w:t>
      </w:r>
      <w:ins w:id="162" w:author="David Tsaava [2]" w:date="2018-05-24T11:13:00Z">
        <w:r w:rsidR="00D76A80">
          <w:rPr>
            <w:lang w:val="de-DE"/>
          </w:rPr>
          <w:t>sp</w:t>
        </w:r>
      </w:ins>
      <w:del w:id="163" w:author="David Tsaava [2]" w:date="2018-05-24T11:13:00Z">
        <w:r w:rsidR="0031469D" w:rsidDel="00D76A80">
          <w:rPr>
            <w:lang w:val="de-DE"/>
          </w:rPr>
          <w:delText>-P</w:delText>
        </w:r>
      </w:del>
      <w:r w:rsidR="0031469D">
        <w:rPr>
          <w:lang w:val="de-DE"/>
        </w:rPr>
        <w:t>roblem)</w:t>
      </w:r>
    </w:p>
    <w:p w14:paraId="1A3AFD0C" w14:textId="77777777" w:rsidR="000B0401" w:rsidRPr="000B0401" w:rsidRDefault="000B0401" w:rsidP="003F1886">
      <w:pPr>
        <w:pStyle w:val="TextkrperEinzug"/>
        <w:numPr>
          <w:ilvl w:val="0"/>
          <w:numId w:val="6"/>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3F1886">
      <w:pPr>
        <w:pStyle w:val="TextkrperEinzug"/>
        <w:numPr>
          <w:ilvl w:val="0"/>
          <w:numId w:val="6"/>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3F1886">
      <w:pPr>
        <w:pStyle w:val="TextkrperEinzug"/>
        <w:numPr>
          <w:ilvl w:val="0"/>
          <w:numId w:val="6"/>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4" w:name="_Toc514836989"/>
      <w:r>
        <w:t>Ring-Topologie</w:t>
      </w:r>
      <w:bookmarkEnd w:id="164"/>
    </w:p>
    <w:p w14:paraId="17EDA426" w14:textId="5C15BD41" w:rsidR="00EC3276" w:rsidRDefault="00B10961" w:rsidP="0031469D">
      <w:pPr>
        <w:pStyle w:val="Textkrper"/>
      </w:pPr>
      <w:r>
        <w:t xml:space="preserve">Ein Ring-Topologie ist eigentlich eine Erweiterung der Linien-Topologie, </w:t>
      </w:r>
      <w:r w:rsidR="00EC3276">
        <w:t xml:space="preserve">d.h. </w:t>
      </w:r>
      <w:r w:rsidR="00EC3276" w:rsidRPr="00D76A80">
        <w:rPr>
          <w:highlight w:val="yellow"/>
          <w:rPrChange w:id="165" w:author="David Tsaava [2]" w:date="2018-05-24T11:13:00Z">
            <w:rPr/>
          </w:rPrChange>
        </w:rPr>
        <w:t>der erste und die letzten Geräte</w:t>
      </w:r>
      <w:r w:rsidR="00EC3276">
        <w:t xml:space="preserve"> sind miteinander verbunden. </w:t>
      </w:r>
      <w:r w:rsidR="005A4E06" w:rsidRPr="00D76A80">
        <w:rPr>
          <w:highlight w:val="yellow"/>
          <w:rPrChange w:id="166" w:author="David Tsaava [2]" w:date="2018-05-24T11:14:00Z">
            <w:rPr/>
          </w:rPrChange>
        </w:rPr>
        <w:fldChar w:fldCharType="begin"/>
      </w:r>
      <w:r w:rsidR="005A4E06" w:rsidRPr="00D76A80">
        <w:rPr>
          <w:highlight w:val="yellow"/>
          <w:rPrChange w:id="167" w:author="David Tsaava [2]" w:date="2018-05-24T11:14:00Z">
            <w:rPr/>
          </w:rPrChange>
        </w:rPr>
        <w:instrText xml:space="preserve"> REF _Ref503956882 \h </w:instrText>
      </w:r>
      <w:r w:rsidR="00D76A80">
        <w:rPr>
          <w:highlight w:val="yellow"/>
        </w:rPr>
        <w:instrText xml:space="preserve"> \* MERGEFORMAT </w:instrText>
      </w:r>
      <w:r w:rsidR="005A4E06" w:rsidRPr="00D76A80">
        <w:rPr>
          <w:highlight w:val="yellow"/>
          <w:rPrChange w:id="168" w:author="David Tsaava [2]" w:date="2018-05-24T11:14:00Z">
            <w:rPr>
              <w:highlight w:val="yellow"/>
            </w:rPr>
          </w:rPrChange>
        </w:rPr>
      </w:r>
      <w:r w:rsidR="005A4E06" w:rsidRPr="00D76A80">
        <w:rPr>
          <w:highlight w:val="yellow"/>
          <w:rPrChange w:id="169" w:author="David Tsaava [2]" w:date="2018-05-24T11:14:00Z">
            <w:rPr/>
          </w:rPrChange>
        </w:rPr>
        <w:fldChar w:fldCharType="separate"/>
      </w:r>
      <w:r w:rsidR="009D2C15" w:rsidRPr="00D76A80">
        <w:rPr>
          <w:highlight w:val="yellow"/>
          <w:rPrChange w:id="170" w:author="David Tsaava [2]" w:date="2018-05-24T11:14:00Z">
            <w:rPr/>
          </w:rPrChange>
        </w:rPr>
        <w:t xml:space="preserve">Abbildung </w:t>
      </w:r>
      <w:r w:rsidR="009D2C15" w:rsidRPr="00D76A80">
        <w:rPr>
          <w:noProof/>
          <w:highlight w:val="yellow"/>
          <w:rPrChange w:id="171" w:author="David Tsaava [2]" w:date="2018-05-24T11:14:00Z">
            <w:rPr>
              <w:noProof/>
            </w:rPr>
          </w:rPrChange>
        </w:rPr>
        <w:t>3</w:t>
      </w:r>
      <w:r w:rsidR="009D2C15" w:rsidRPr="00D76A80">
        <w:rPr>
          <w:highlight w:val="yellow"/>
          <w:rPrChange w:id="172" w:author="David Tsaava [2]" w:date="2018-05-24T11:14:00Z">
            <w:rPr/>
          </w:rPrChange>
        </w:rPr>
        <w:t>: Ring-Topologie</w:t>
      </w:r>
      <w:r w:rsidR="005A4E06" w:rsidRPr="00D76A80">
        <w:rPr>
          <w:highlight w:val="yellow"/>
          <w:rPrChange w:id="173" w:author="David Tsaava [2]" w:date="2018-05-24T11:14:00Z">
            <w:rPr/>
          </w:rPrChange>
        </w:rPr>
        <w:fldChar w:fldCharType="end"/>
      </w:r>
      <w:r w:rsidR="005A4E06" w:rsidRPr="00D76A80">
        <w:rPr>
          <w:highlight w:val="yellow"/>
          <w:rPrChange w:id="174" w:author="David Tsaava [2]" w:date="2018-05-24T11:14:00Z">
            <w:rPr/>
          </w:rPrChange>
        </w:rPr>
        <w:t xml:space="preserve"> </w:t>
      </w:r>
      <w:r w:rsidR="00EC3276" w:rsidRPr="00D76A80">
        <w:rPr>
          <w:highlight w:val="yellow"/>
          <w:rPrChange w:id="175" w:author="David Tsaava [2]" w:date="2018-05-24T11:14:00Z">
            <w:rPr/>
          </w:rPrChange>
        </w:rPr>
        <w:t>zeigt ein Ring-Topologie im Einsatz</w:t>
      </w:r>
      <w:r w:rsidR="00EC3276">
        <w:t>, dieses System ist sehr einfach aufzubauen, aber auch sehr anfällig</w:t>
      </w:r>
      <w:ins w:id="176" w:author="David Tsaava [2]" w:date="2018-05-24T11:14:00Z">
        <w:r w:rsidR="00D76A80">
          <w:t>,</w:t>
        </w:r>
      </w:ins>
      <w:r w:rsidR="00EC3276">
        <w:t xml:space="preserve"> da der Ausfall eines Gerätes die gesamte weitere Datenübertragung unmöglich macht.</w:t>
      </w:r>
    </w:p>
    <w:p w14:paraId="3C546E8A" w14:textId="1B8746B4" w:rsidR="0031469D" w:rsidRDefault="00EC3276" w:rsidP="0031469D">
      <w:pPr>
        <w:pStyle w:val="Textkrper"/>
      </w:pPr>
      <w:r>
        <w:t>Jede</w:t>
      </w:r>
      <w:ins w:id="177" w:author="David Tsaava [2]" w:date="2018-05-24T11:14:00Z">
        <w:r w:rsidR="00D76A80">
          <w:t>s</w:t>
        </w:r>
      </w:ins>
      <w:r>
        <w:t xml:space="preserve"> Gerät</w:t>
      </w:r>
      <w:del w:id="178" w:author="David Tsaava [2]" w:date="2018-05-24T11:14:00Z">
        <w:r w:rsidDel="00D76A80">
          <w:delText>e</w:delText>
        </w:r>
      </w:del>
      <w:r w:rsidR="00B10961">
        <w:t xml:space="preserve"> arbeiten als Repeater </w:t>
      </w:r>
      <w:r w:rsidR="00B10961">
        <w:rPr>
          <w:rStyle w:val="Funotenzeichen"/>
        </w:rPr>
        <w:footnoteReference w:id="7"/>
      </w:r>
      <w:r w:rsidR="00B10961">
        <w:t xml:space="preserve"> , wodurch Netze über große Strecken </w:t>
      </w:r>
      <w:del w:id="179" w:author="David Tsaava [2]" w:date="2018-05-24T11:14:00Z">
        <w:r w:rsidR="00B10961" w:rsidDel="00D76A80">
          <w:delText xml:space="preserve">erzeugt </w:delText>
        </w:r>
      </w:del>
      <w:ins w:id="180" w:author="David Tsaava [2]" w:date="2018-05-24T11:14:00Z">
        <w:r w:rsidR="00D76A80">
          <w:t xml:space="preserve">gebildet </w:t>
        </w:r>
      </w:ins>
      <w:r w:rsidR="00B10961">
        <w:t>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1981200"/>
                    </a:xfrm>
                    <a:prstGeom prst="rect">
                      <a:avLst/>
                    </a:prstGeom>
                  </pic:spPr>
                </pic:pic>
              </a:graphicData>
            </a:graphic>
          </wp:inline>
        </w:drawing>
      </w:r>
    </w:p>
    <w:p w14:paraId="30EDFE6B" w14:textId="6ABED41B" w:rsidR="004B5124" w:rsidRDefault="004B5124" w:rsidP="004B5124">
      <w:pPr>
        <w:pStyle w:val="Beschriftung"/>
        <w:jc w:val="both"/>
      </w:pPr>
      <w:bookmarkStart w:id="181" w:name="_Ref503957089"/>
      <w:bookmarkStart w:id="182" w:name="_Ref503956882"/>
      <w:bookmarkStart w:id="183" w:name="_Toc511225561"/>
      <w:r>
        <w:t xml:space="preserve">Abbildung </w:t>
      </w:r>
      <w:fldSimple w:instr=" SEQ Abbildung \* ARABIC ">
        <w:r w:rsidR="009D2C15">
          <w:rPr>
            <w:noProof/>
          </w:rPr>
          <w:t>3</w:t>
        </w:r>
      </w:fldSimple>
      <w:bookmarkEnd w:id="181"/>
      <w:r>
        <w:t>: Ring-Topologie</w:t>
      </w:r>
      <w:bookmarkEnd w:id="182"/>
      <w:bookmarkEnd w:id="183"/>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3F1886">
      <w:pPr>
        <w:pStyle w:val="TextkrperEinzug"/>
        <w:numPr>
          <w:ilvl w:val="0"/>
          <w:numId w:val="8"/>
        </w:numPr>
        <w:rPr>
          <w:lang w:val="de-DE"/>
        </w:rPr>
      </w:pPr>
      <w:r w:rsidRPr="00EC3276">
        <w:rPr>
          <w:lang w:val="de-DE"/>
        </w:rPr>
        <w:t>Deterministische Rechnernetzkommunikation - Vorgänger und Nachfolger sind definiert</w:t>
      </w:r>
    </w:p>
    <w:p w14:paraId="0D39749E" w14:textId="77777777" w:rsidR="00EC3276" w:rsidRPr="00EC3276" w:rsidRDefault="00EC3276" w:rsidP="003F1886">
      <w:pPr>
        <w:pStyle w:val="TextkrperEinzug"/>
        <w:numPr>
          <w:ilvl w:val="0"/>
          <w:numId w:val="8"/>
        </w:numPr>
        <w:rPr>
          <w:lang w:val="de-DE"/>
        </w:rPr>
      </w:pPr>
      <w:r w:rsidRPr="00EC3276">
        <w:rPr>
          <w:lang w:val="de-DE"/>
        </w:rPr>
        <w:t>Alle Stationen arbeiten als Verstärker</w:t>
      </w:r>
    </w:p>
    <w:p w14:paraId="703B8F70" w14:textId="77777777" w:rsidR="00EC3276" w:rsidRPr="00EC3276" w:rsidRDefault="00EC3276" w:rsidP="003F1886">
      <w:pPr>
        <w:pStyle w:val="TextkrperEinzug"/>
        <w:numPr>
          <w:ilvl w:val="0"/>
          <w:numId w:val="8"/>
        </w:numPr>
        <w:rPr>
          <w:lang w:val="de-DE"/>
        </w:rPr>
      </w:pPr>
      <w:r w:rsidRPr="00EC3276">
        <w:rPr>
          <w:lang w:val="de-DE"/>
        </w:rPr>
        <w:t>Keine Kollisionen</w:t>
      </w:r>
    </w:p>
    <w:p w14:paraId="37FAA4D0" w14:textId="77777777" w:rsidR="00EC3276" w:rsidRPr="00EC3276" w:rsidRDefault="00EC3276" w:rsidP="003F1886">
      <w:pPr>
        <w:pStyle w:val="TextkrperEinzug"/>
        <w:numPr>
          <w:ilvl w:val="0"/>
          <w:numId w:val="8"/>
        </w:numPr>
        <w:rPr>
          <w:lang w:val="de-DE"/>
        </w:rPr>
      </w:pPr>
      <w:r w:rsidRPr="00EC3276">
        <w:rPr>
          <w:lang w:val="de-DE"/>
        </w:rPr>
        <w:t>Alle Rechner haben gleiche Zugriffsmöglichkeiten</w:t>
      </w:r>
    </w:p>
    <w:p w14:paraId="25919369" w14:textId="77777777" w:rsidR="00EC3276" w:rsidRPr="00EC3276" w:rsidRDefault="00EC3276" w:rsidP="003F1886">
      <w:pPr>
        <w:pStyle w:val="TextkrperEinzug"/>
        <w:numPr>
          <w:ilvl w:val="0"/>
          <w:numId w:val="8"/>
        </w:numPr>
        <w:rPr>
          <w:lang w:val="de-DE"/>
        </w:rPr>
      </w:pPr>
      <w:r w:rsidRPr="00EC3276">
        <w:rPr>
          <w:lang w:val="de-DE"/>
        </w:rPr>
        <w:t>Garantierte Übertragungsbandbreite</w:t>
      </w:r>
    </w:p>
    <w:p w14:paraId="5CD0E06F" w14:textId="77777777" w:rsidR="00EC3276" w:rsidRPr="00D76A80" w:rsidRDefault="00EC3276" w:rsidP="003F1886">
      <w:pPr>
        <w:pStyle w:val="TextkrperEinzug"/>
        <w:numPr>
          <w:ilvl w:val="0"/>
          <w:numId w:val="8"/>
        </w:numPr>
        <w:rPr>
          <w:highlight w:val="yellow"/>
          <w:lang w:val="de-DE"/>
          <w:rPrChange w:id="184" w:author="David Tsaava [2]" w:date="2018-05-24T11:15:00Z">
            <w:rPr>
              <w:lang w:val="de-DE"/>
            </w:rPr>
          </w:rPrChange>
        </w:rPr>
      </w:pPr>
      <w:r w:rsidRPr="00D76A80">
        <w:rPr>
          <w:highlight w:val="yellow"/>
          <w:lang w:val="de-DE"/>
          <w:rPrChange w:id="185" w:author="David Tsaava [2]" w:date="2018-05-24T11:15:00Z">
            <w:rPr>
              <w:lang w:val="de-DE"/>
            </w:rPr>
          </w:rPrChange>
        </w:rPr>
        <w:t>Skaliert sehr gut, Grad bleibt bei Erweiterung konstant</w:t>
      </w:r>
    </w:p>
    <w:p w14:paraId="543EF27E" w14:textId="77777777" w:rsidR="00EC3276" w:rsidRPr="00EC3276" w:rsidRDefault="00EC3276" w:rsidP="003F1886">
      <w:pPr>
        <w:pStyle w:val="TextkrperEinzug"/>
        <w:numPr>
          <w:ilvl w:val="0"/>
          <w:numId w:val="8"/>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3F1886">
      <w:pPr>
        <w:pStyle w:val="TextkrperEinzug"/>
        <w:numPr>
          <w:ilvl w:val="0"/>
          <w:numId w:val="9"/>
        </w:numPr>
        <w:rPr>
          <w:lang w:val="de-DE"/>
        </w:rPr>
      </w:pPr>
      <w:r w:rsidRPr="00EC3276">
        <w:rPr>
          <w:lang w:val="de-DE"/>
        </w:rPr>
        <w:t>Teure Komponenten</w:t>
      </w:r>
    </w:p>
    <w:p w14:paraId="18D25661" w14:textId="27F9A5CB" w:rsidR="00EC3276" w:rsidRPr="00EC3276" w:rsidRDefault="00EC3276" w:rsidP="003F1886">
      <w:pPr>
        <w:pStyle w:val="TextkrperEinzug"/>
        <w:numPr>
          <w:ilvl w:val="0"/>
          <w:numId w:val="9"/>
        </w:numPr>
        <w:rPr>
          <w:lang w:val="de-DE"/>
        </w:rPr>
      </w:pPr>
      <w:r>
        <w:rPr>
          <w:lang w:val="de-DE"/>
        </w:rPr>
        <w:t>Relativ hoher Durchmesser</w:t>
      </w:r>
    </w:p>
    <w:p w14:paraId="568DCD99" w14:textId="1729BF48" w:rsidR="00EC3276" w:rsidRDefault="00EC3276" w:rsidP="003F1886">
      <w:pPr>
        <w:pStyle w:val="TextkrperEinzug"/>
        <w:numPr>
          <w:ilvl w:val="0"/>
          <w:numId w:val="9"/>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Pr="00D76A80" w:rsidRDefault="00740839" w:rsidP="005E45EC">
      <w:pPr>
        <w:pStyle w:val="berschrift3"/>
        <w:rPr>
          <w:highlight w:val="yellow"/>
          <w:rPrChange w:id="186" w:author="David Tsaava [2]" w:date="2018-05-24T11:16:00Z">
            <w:rPr/>
          </w:rPrChange>
        </w:rPr>
      </w:pPr>
      <w:bookmarkStart w:id="187" w:name="_Toc514836990"/>
      <w:r w:rsidRPr="00D76A80">
        <w:rPr>
          <w:highlight w:val="yellow"/>
          <w:rPrChange w:id="188" w:author="David Tsaava [2]" w:date="2018-05-24T11:16:00Z">
            <w:rPr/>
          </w:rPrChange>
        </w:rPr>
        <w:t>Stern-Topologi</w:t>
      </w:r>
      <w:r w:rsidR="00782A42" w:rsidRPr="00D76A80">
        <w:rPr>
          <w:highlight w:val="yellow"/>
          <w:rPrChange w:id="189" w:author="David Tsaava [2]" w:date="2018-05-24T11:16:00Z">
            <w:rPr/>
          </w:rPrChange>
        </w:rPr>
        <w:t>e</w:t>
      </w:r>
      <w:bookmarkEnd w:id="187"/>
    </w:p>
    <w:p w14:paraId="7FB4523F" w14:textId="340307CD" w:rsidR="00782A42" w:rsidRDefault="000F4C85" w:rsidP="00782A42">
      <w:pPr>
        <w:pStyle w:val="Textkrper"/>
      </w:pPr>
      <w:r>
        <w:t xml:space="preserve">Charakteristisches Merkmal der </w:t>
      </w:r>
      <w:r w:rsidRPr="00D76A80">
        <w:rPr>
          <w:highlight w:val="yellow"/>
          <w:rPrChange w:id="190" w:author="David Tsaava [2]" w:date="2018-05-24T11:16:00Z">
            <w:rPr/>
          </w:rPrChange>
        </w:rPr>
        <w:t>Sterntopologie</w:t>
      </w:r>
      <w:r>
        <w:t xml:space="preserve"> sind kurze Wege, das bedeutet, dass zwischen Sender und Empfänger nur wenige Vermi</w:t>
      </w:r>
      <w:ins w:id="191" w:author="David Tsaava [2]" w:date="2018-05-24T11:40:00Z">
        <w:r w:rsidR="0073759A">
          <w:t>tt</w:t>
        </w:r>
      </w:ins>
      <w:del w:id="192" w:author="David Tsaava [2]" w:date="2018-05-24T11:41:00Z">
        <w:r w:rsidDel="0073759A">
          <w:delText>l</w:delText>
        </w:r>
      </w:del>
      <w:r>
        <w:t>lungsstationen pas</w:t>
      </w:r>
      <w:r w:rsidR="0065061F">
        <w:t xml:space="preserve">siert werden müssen. </w:t>
      </w:r>
      <w:r w:rsidR="0065061F">
        <w:fldChar w:fldCharType="begin"/>
      </w:r>
      <w:r w:rsidR="0065061F">
        <w:instrText xml:space="preserve"> REF _Ref503960032 \h </w:instrText>
      </w:r>
      <w:r w:rsidR="0065061F">
        <w:fldChar w:fldCharType="separate"/>
      </w:r>
      <w:r w:rsidR="009D2C15">
        <w:t xml:space="preserve">Abbildung </w:t>
      </w:r>
      <w:r w:rsidR="009D2C15">
        <w:rPr>
          <w:noProof/>
        </w:rPr>
        <w:t>4</w:t>
      </w:r>
      <w:r w:rsidR="0065061F">
        <w:fldChar w:fldCharType="end"/>
      </w:r>
      <w:r>
        <w:t xml:space="preserve"> zeigt eine klassische Sterntopologie, </w:t>
      </w:r>
      <w:r w:rsidR="005061DB">
        <w:t>diese besteht aus einem zentralen Element (</w:t>
      </w:r>
      <w:r w:rsidR="005061DB" w:rsidRPr="0073759A">
        <w:rPr>
          <w:highlight w:val="yellow"/>
          <w:rPrChange w:id="193" w:author="David Tsaava [2]" w:date="2018-05-24T11:41:00Z">
            <w:rPr/>
          </w:rPrChange>
        </w:rPr>
        <w:t>e.g.</w:t>
      </w:r>
      <w:r w:rsidR="005061DB">
        <w:t xml:space="preserve"> Switch) und 4 Geräte, die mit </w:t>
      </w:r>
      <w:r w:rsidR="004D25FB">
        <w:t>einem Ende-zu-Ende</w:t>
      </w:r>
      <w:r w:rsidR="005061DB">
        <w:t xml:space="preserve"> Verbindung angeschlossen sind. Fällt ein Gerät aus, </w:t>
      </w:r>
      <w:r w:rsidR="005061DB">
        <w:lastRenderedPageBreak/>
        <w:t>stört es die Kommunikation d</w:t>
      </w:r>
      <w:ins w:id="194" w:author="David Tsaava [2]" w:date="2018-05-24T11:41:00Z">
        <w:r w:rsidR="0073759A">
          <w:t>er</w:t>
        </w:r>
      </w:ins>
      <w:del w:id="195" w:author="David Tsaava [2]" w:date="2018-05-24T11:41:00Z">
        <w:r w:rsidR="005061DB" w:rsidDel="0073759A">
          <w:delText>ie</w:delText>
        </w:r>
      </w:del>
      <w:r w:rsidR="005061DB">
        <w:t xml:space="preserve"> übrigen Geräte nicht, solange diese nicht mit der Ausgefallenen kommunizieren. Fäll</w:t>
      </w:r>
      <w:ins w:id="196" w:author="David Tsaava [2]" w:date="2018-05-24T11:42:00Z">
        <w:r w:rsidR="0073759A">
          <w:t>t</w:t>
        </w:r>
      </w:ins>
      <w:r w:rsidR="005061DB">
        <w:t xml:space="preserve"> </w:t>
      </w:r>
      <w:del w:id="197" w:author="David Tsaava [2]" w:date="2018-05-24T11:44:00Z">
        <w:r w:rsidR="005061DB" w:rsidDel="0073759A">
          <w:delText xml:space="preserve">das </w:delText>
        </w:r>
      </w:del>
      <w:ins w:id="198" w:author="David Tsaava [2]" w:date="2018-05-24T11:44:00Z">
        <w:r w:rsidR="0073759A">
          <w:t xml:space="preserve">der </w:t>
        </w:r>
      </w:ins>
      <w:r w:rsidR="005061DB">
        <w:t>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200" cy="1905000"/>
                    </a:xfrm>
                    <a:prstGeom prst="rect">
                      <a:avLst/>
                    </a:prstGeom>
                  </pic:spPr>
                </pic:pic>
              </a:graphicData>
            </a:graphic>
          </wp:inline>
        </w:drawing>
      </w:r>
    </w:p>
    <w:p w14:paraId="715CEAC1" w14:textId="1DDDB8D5" w:rsidR="005061DB" w:rsidRDefault="0065061F" w:rsidP="0065061F">
      <w:pPr>
        <w:pStyle w:val="Beschriftung"/>
        <w:jc w:val="both"/>
      </w:pPr>
      <w:bookmarkStart w:id="199" w:name="_Ref503960032"/>
      <w:bookmarkStart w:id="200" w:name="_Toc511225562"/>
      <w:r>
        <w:t xml:space="preserve">Abbildung </w:t>
      </w:r>
      <w:fldSimple w:instr=" SEQ Abbildung \* ARABIC ">
        <w:r w:rsidR="009D2C15">
          <w:rPr>
            <w:noProof/>
          </w:rPr>
          <w:t>4</w:t>
        </w:r>
      </w:fldSimple>
      <w:bookmarkEnd w:id="199"/>
      <w:r>
        <w:t xml:space="preserve">: </w:t>
      </w:r>
      <w:r w:rsidRPr="004A69AC">
        <w:t>Stern-Topologie</w:t>
      </w:r>
      <w:bookmarkEnd w:id="200"/>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3F1886">
      <w:pPr>
        <w:pStyle w:val="TextkrperEinzug"/>
        <w:numPr>
          <w:ilvl w:val="0"/>
          <w:numId w:val="10"/>
        </w:numPr>
        <w:rPr>
          <w:lang w:val="de-DE"/>
        </w:rPr>
      </w:pPr>
      <w:r w:rsidRPr="0065061F">
        <w:rPr>
          <w:lang w:val="de-DE"/>
        </w:rPr>
        <w:t>Der Ausfall eines Endgerätes hat keine Auswirkung auf den Rest des Netzes.</w:t>
      </w:r>
    </w:p>
    <w:p w14:paraId="08817FB7" w14:textId="77777777" w:rsidR="0065061F" w:rsidRPr="0065061F" w:rsidRDefault="0065061F" w:rsidP="003F1886">
      <w:pPr>
        <w:pStyle w:val="TextkrperEinzug"/>
        <w:numPr>
          <w:ilvl w:val="0"/>
          <w:numId w:val="10"/>
        </w:numPr>
        <w:rPr>
          <w:lang w:val="de-DE"/>
        </w:rPr>
      </w:pPr>
      <w:r w:rsidRPr="0065061F">
        <w:rPr>
          <w:lang w:val="de-DE"/>
        </w:rPr>
        <w:t>Dieses Netz bietet hohe Übertragungsraten, wenn der Netzknoten ein Switch ist.</w:t>
      </w:r>
    </w:p>
    <w:p w14:paraId="6B0D3791" w14:textId="77777777" w:rsidR="0065061F" w:rsidRPr="0065061F" w:rsidRDefault="0065061F" w:rsidP="003F1886">
      <w:pPr>
        <w:pStyle w:val="TextkrperEinzug"/>
        <w:numPr>
          <w:ilvl w:val="0"/>
          <w:numId w:val="10"/>
        </w:numPr>
        <w:rPr>
          <w:lang w:val="de-DE"/>
        </w:rPr>
      </w:pPr>
      <w:r w:rsidRPr="0065061F">
        <w:rPr>
          <w:lang w:val="de-DE"/>
        </w:rPr>
        <w:t>Leicht erweiterbar</w:t>
      </w:r>
    </w:p>
    <w:p w14:paraId="75199655" w14:textId="77777777" w:rsidR="0065061F" w:rsidRPr="0065061F" w:rsidRDefault="0065061F" w:rsidP="003F1886">
      <w:pPr>
        <w:pStyle w:val="TextkrperEinzug"/>
        <w:numPr>
          <w:ilvl w:val="0"/>
          <w:numId w:val="10"/>
        </w:numPr>
        <w:rPr>
          <w:lang w:val="de-DE"/>
        </w:rPr>
      </w:pPr>
      <w:r w:rsidRPr="0065061F">
        <w:rPr>
          <w:lang w:val="de-DE"/>
        </w:rPr>
        <w:t>Leicht verständlich</w:t>
      </w:r>
    </w:p>
    <w:p w14:paraId="71A92101" w14:textId="77777777" w:rsidR="0065061F" w:rsidRPr="0065061F" w:rsidRDefault="0065061F" w:rsidP="003F1886">
      <w:pPr>
        <w:pStyle w:val="TextkrperEinzug"/>
        <w:numPr>
          <w:ilvl w:val="0"/>
          <w:numId w:val="10"/>
        </w:numPr>
        <w:rPr>
          <w:lang w:val="de-DE"/>
        </w:rPr>
      </w:pPr>
      <w:r w:rsidRPr="0065061F">
        <w:rPr>
          <w:lang w:val="de-DE"/>
        </w:rPr>
        <w:t>Leichte Fehlersuche</w:t>
      </w:r>
    </w:p>
    <w:p w14:paraId="00641363" w14:textId="77777777" w:rsidR="0065061F" w:rsidRPr="0065061F" w:rsidRDefault="0065061F" w:rsidP="003F1886">
      <w:pPr>
        <w:pStyle w:val="TextkrperEinzug"/>
        <w:numPr>
          <w:ilvl w:val="0"/>
          <w:numId w:val="10"/>
        </w:numPr>
        <w:rPr>
          <w:lang w:val="de-DE"/>
        </w:rPr>
      </w:pPr>
      <w:r w:rsidRPr="0065061F">
        <w:rPr>
          <w:lang w:val="de-DE"/>
        </w:rPr>
        <w:t>Kombinierte Telefon- / Rechnernetzverkabelung möglich</w:t>
      </w:r>
    </w:p>
    <w:p w14:paraId="1A485F5C" w14:textId="77777777" w:rsidR="0065061F" w:rsidRPr="0065061F" w:rsidRDefault="0065061F" w:rsidP="003F1886">
      <w:pPr>
        <w:pStyle w:val="TextkrperEinzug"/>
        <w:numPr>
          <w:ilvl w:val="0"/>
          <w:numId w:val="10"/>
        </w:numPr>
        <w:rPr>
          <w:lang w:val="de-DE"/>
        </w:rPr>
      </w:pPr>
      <w:r w:rsidRPr="0065061F">
        <w:rPr>
          <w:lang w:val="de-DE"/>
        </w:rPr>
        <w:t>Sehr gute Eignung für Multicast-/Broadcastanwendungen</w:t>
      </w:r>
    </w:p>
    <w:p w14:paraId="657F0E35" w14:textId="77777777" w:rsidR="0065061F" w:rsidRPr="0065061F" w:rsidRDefault="0065061F" w:rsidP="003F1886">
      <w:pPr>
        <w:pStyle w:val="TextkrperEinzug"/>
        <w:numPr>
          <w:ilvl w:val="0"/>
          <w:numId w:val="10"/>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3F1886">
      <w:pPr>
        <w:pStyle w:val="TextkrperEinzug"/>
        <w:numPr>
          <w:ilvl w:val="0"/>
          <w:numId w:val="11"/>
        </w:numPr>
        <w:rPr>
          <w:lang w:val="de-DE"/>
        </w:rPr>
      </w:pPr>
      <w:r w:rsidRPr="0065061F">
        <w:rPr>
          <w:lang w:val="de-DE"/>
        </w:rPr>
        <w:t>Durch Ausfall des Verteilers wird Netzverkehr unmöglich</w:t>
      </w:r>
    </w:p>
    <w:p w14:paraId="2ABC810E" w14:textId="197B78E9" w:rsidR="0065061F" w:rsidRPr="0065061F" w:rsidRDefault="0065061F" w:rsidP="003F1886">
      <w:pPr>
        <w:pStyle w:val="TextkrperEinzug"/>
        <w:numPr>
          <w:ilvl w:val="0"/>
          <w:numId w:val="11"/>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01" w:name="_Toc514836991"/>
      <w:r w:rsidRPr="00740839">
        <w:t>Baum-Topologie</w:t>
      </w:r>
      <w:bookmarkEnd w:id="201"/>
    </w:p>
    <w:p w14:paraId="53BFBB78" w14:textId="18CB3EBD"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9D2C15">
        <w:t xml:space="preserve">Abbildung </w:t>
      </w:r>
      <w:r w:rsidR="009D2C15">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3F1886">
      <w:pPr>
        <w:pStyle w:val="TextkrperEinzug"/>
        <w:numPr>
          <w:ilvl w:val="0"/>
          <w:numId w:val="12"/>
        </w:numPr>
        <w:rPr>
          <w:lang w:val="de-DE"/>
        </w:rPr>
      </w:pPr>
      <w:r w:rsidRPr="00125F34">
        <w:rPr>
          <w:lang w:val="de-DE"/>
        </w:rPr>
        <w:t>Der Ausfall eines Endgeräts hat keine Konsequenzen</w:t>
      </w:r>
    </w:p>
    <w:p w14:paraId="2462F3BE" w14:textId="77777777" w:rsidR="00125F34" w:rsidRPr="00125F34" w:rsidRDefault="00125F34" w:rsidP="003F1886">
      <w:pPr>
        <w:pStyle w:val="TextkrperEinzug"/>
        <w:numPr>
          <w:ilvl w:val="0"/>
          <w:numId w:val="12"/>
        </w:numPr>
        <w:rPr>
          <w:lang w:val="de-DE"/>
        </w:rPr>
      </w:pPr>
      <w:r w:rsidRPr="00125F34">
        <w:rPr>
          <w:lang w:val="de-DE"/>
        </w:rPr>
        <w:t>Strukturelle Erweiterbarkeit</w:t>
      </w:r>
    </w:p>
    <w:p w14:paraId="032D7E85" w14:textId="77777777" w:rsidR="00125F34" w:rsidRPr="00125F34" w:rsidRDefault="00125F34" w:rsidP="003F1886">
      <w:pPr>
        <w:pStyle w:val="TextkrperEinzug"/>
        <w:numPr>
          <w:ilvl w:val="0"/>
          <w:numId w:val="12"/>
        </w:numPr>
        <w:rPr>
          <w:lang w:val="de-DE"/>
        </w:rPr>
      </w:pPr>
      <w:r w:rsidRPr="00125F34">
        <w:rPr>
          <w:lang w:val="de-DE"/>
        </w:rPr>
        <w:t>Große Entfernungen realisierbar (Kombination)</w:t>
      </w:r>
    </w:p>
    <w:p w14:paraId="035B542A" w14:textId="77777777" w:rsidR="00125F34" w:rsidRPr="00125F34" w:rsidRDefault="00125F34" w:rsidP="003F1886">
      <w:pPr>
        <w:pStyle w:val="TextkrperEinzug"/>
        <w:numPr>
          <w:ilvl w:val="0"/>
          <w:numId w:val="12"/>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3F1886">
      <w:pPr>
        <w:pStyle w:val="TextkrperEinzug"/>
        <w:numPr>
          <w:ilvl w:val="0"/>
          <w:numId w:val="13"/>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3F1886">
      <w:pPr>
        <w:pStyle w:val="TextkrperEinzug"/>
        <w:numPr>
          <w:ilvl w:val="0"/>
          <w:numId w:val="13"/>
        </w:numPr>
        <w:rPr>
          <w:lang w:val="de-DE"/>
        </w:rPr>
      </w:pPr>
      <w:r w:rsidRPr="00125F34">
        <w:rPr>
          <w:lang w:val="de-DE"/>
        </w:rPr>
        <w:t xml:space="preserve">Zur Wurzel hin kann es bedingt durch die für Bäume definierte </w:t>
      </w:r>
      <w:proofErr w:type="spellStart"/>
      <w:r w:rsidRPr="00125F34">
        <w:rPr>
          <w:lang w:val="de-DE"/>
        </w:rPr>
        <w:t>Bisektionsweite</w:t>
      </w:r>
      <w:proofErr w:type="spellEnd"/>
      <w:r w:rsidRPr="00125F34">
        <w:rPr>
          <w:lang w:val="de-DE"/>
        </w:rPr>
        <w:t xml:space="preserve"> von 1 zu Engpässen kommen, da zur Kommunikation von der einen unteren Baumhälfte in die andere Hälfte immer über die Wurzel gegangen werden muss</w:t>
      </w:r>
    </w:p>
    <w:p w14:paraId="0C2D0DDB" w14:textId="5E1214C2" w:rsidR="00272E8E" w:rsidRDefault="00125F34" w:rsidP="003F1886">
      <w:pPr>
        <w:pStyle w:val="TextkrperEinzug"/>
        <w:numPr>
          <w:ilvl w:val="0"/>
          <w:numId w:val="13"/>
        </w:numPr>
        <w:rPr>
          <w:lang w:val="de-DE"/>
        </w:rPr>
      </w:pPr>
      <w:r w:rsidRPr="00F66F6A">
        <w:rPr>
          <w:lang w:val="de-DE"/>
        </w:rPr>
        <w:lastRenderedPageBreak/>
        <w:t xml:space="preserve">Bäume haben mit zunehmender Tiefe (=Anzahl der zu gehenden Links von der Wurzel bis zu einem Blatt) einen sehr hohen Durchmesser. Dies führt in Verbindung mit der </w:t>
      </w:r>
      <w:proofErr w:type="spellStart"/>
      <w:r w:rsidRPr="00F66F6A">
        <w:rPr>
          <w:lang w:val="de-DE"/>
        </w:rPr>
        <w:t>Bisektionsweite</w:t>
      </w:r>
      <w:proofErr w:type="spellEnd"/>
      <w:r w:rsidRPr="00F66F6A">
        <w:rPr>
          <w:lang w:val="de-DE"/>
        </w:rPr>
        <w:t xml:space="preserv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1895475"/>
                    </a:xfrm>
                    <a:prstGeom prst="rect">
                      <a:avLst/>
                    </a:prstGeom>
                  </pic:spPr>
                </pic:pic>
              </a:graphicData>
            </a:graphic>
          </wp:inline>
        </w:drawing>
      </w:r>
    </w:p>
    <w:p w14:paraId="398824AC" w14:textId="49D6C5C5" w:rsidR="00272E8E" w:rsidRPr="00125F34" w:rsidRDefault="00272E8E" w:rsidP="00272E8E">
      <w:pPr>
        <w:pStyle w:val="Beschriftung"/>
        <w:jc w:val="both"/>
      </w:pPr>
      <w:bookmarkStart w:id="202" w:name="_Ref503962385"/>
      <w:bookmarkStart w:id="203" w:name="_Toc511225563"/>
      <w:r>
        <w:t xml:space="preserve">Abbildung </w:t>
      </w:r>
      <w:fldSimple w:instr=" SEQ Abbildung \* ARABIC ">
        <w:r w:rsidR="009D2C15">
          <w:rPr>
            <w:noProof/>
          </w:rPr>
          <w:t>5</w:t>
        </w:r>
      </w:fldSimple>
      <w:bookmarkEnd w:id="202"/>
      <w:r w:rsidR="00762C75">
        <w:t xml:space="preserve">: </w:t>
      </w:r>
      <w:r w:rsidRPr="00AD748C">
        <w:t>Baum-Topologie</w:t>
      </w:r>
      <w:bookmarkEnd w:id="203"/>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04" w:name="_Toc514836992"/>
      <w:proofErr w:type="spellStart"/>
      <w:r w:rsidRPr="00740839">
        <w:t>Vermaschtes</w:t>
      </w:r>
      <w:proofErr w:type="spellEnd"/>
      <w:r w:rsidRPr="00740839">
        <w:t xml:space="preserve"> Netz</w:t>
      </w:r>
      <w:bookmarkEnd w:id="204"/>
    </w:p>
    <w:p w14:paraId="3E0FC2CD" w14:textId="4403922F" w:rsidR="00446345" w:rsidRDefault="00446345" w:rsidP="00446345">
      <w:pPr>
        <w:pStyle w:val="Textkrper"/>
      </w:pPr>
      <w:r w:rsidRPr="00446345">
        <w:t xml:space="preserve">Es gibt zwei Arten von </w:t>
      </w:r>
      <w:proofErr w:type="spellStart"/>
      <w:r w:rsidRPr="00446345">
        <w:t>vermaschten</w:t>
      </w:r>
      <w:proofErr w:type="spellEnd"/>
      <w:r w:rsidRPr="00446345">
        <w:t xml:space="preserve"> Topologien. In der ersten, der sogenannten vollständig </w:t>
      </w:r>
      <w:proofErr w:type="spellStart"/>
      <w:r w:rsidRPr="00446345">
        <w:t>vermaschten</w:t>
      </w:r>
      <w:proofErr w:type="spellEnd"/>
      <w:r w:rsidRPr="00446345">
        <w:t xml:space="preserve"> Topologie, weist jeder Knoten eine direkte Verbindung zu jedem anderen Knoten auf.</w:t>
      </w:r>
      <w:r>
        <w:t xml:space="preserve"> </w:t>
      </w:r>
      <w:r w:rsidRPr="00446345">
        <w:t xml:space="preserve">In einer teilweise </w:t>
      </w:r>
      <w:proofErr w:type="spellStart"/>
      <w:r w:rsidRPr="00446345">
        <w:t>vermaschten</w:t>
      </w:r>
      <w:proofErr w:type="spellEnd"/>
      <w:r w:rsidRPr="00446345">
        <w:t xml:space="preserve">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1962150"/>
                    </a:xfrm>
                    <a:prstGeom prst="rect">
                      <a:avLst/>
                    </a:prstGeom>
                  </pic:spPr>
                </pic:pic>
              </a:graphicData>
            </a:graphic>
          </wp:inline>
        </w:drawing>
      </w:r>
    </w:p>
    <w:p w14:paraId="66979013" w14:textId="4B3675DB" w:rsidR="0076530D" w:rsidRPr="0076530D" w:rsidRDefault="0076530D" w:rsidP="0076530D">
      <w:pPr>
        <w:pStyle w:val="Beschriftung"/>
        <w:jc w:val="both"/>
      </w:pPr>
      <w:bookmarkStart w:id="205" w:name="_Toc511225564"/>
      <w:r>
        <w:t xml:space="preserve">Abbildung </w:t>
      </w:r>
      <w:fldSimple w:instr=" SEQ Abbildung \* ARABIC ">
        <w:r w:rsidR="009D2C15">
          <w:rPr>
            <w:noProof/>
          </w:rPr>
          <w:t>6</w:t>
        </w:r>
      </w:fldSimple>
      <w:r>
        <w:t xml:space="preserve">: </w:t>
      </w:r>
      <w:r w:rsidRPr="00195BC6">
        <w:t xml:space="preserve">das </w:t>
      </w:r>
      <w:proofErr w:type="spellStart"/>
      <w:r w:rsidRPr="00195BC6">
        <w:t>vermaschte</w:t>
      </w:r>
      <w:proofErr w:type="spellEnd"/>
      <w:r w:rsidRPr="00195BC6">
        <w:t xml:space="preserve"> Netz zwischen den einzelnen Netzgerät</w:t>
      </w:r>
      <w:bookmarkEnd w:id="205"/>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3F1886">
      <w:pPr>
        <w:pStyle w:val="TextkrperEinzug"/>
        <w:numPr>
          <w:ilvl w:val="0"/>
          <w:numId w:val="17"/>
        </w:numPr>
        <w:rPr>
          <w:lang w:val="de-DE"/>
        </w:rPr>
      </w:pPr>
      <w:r w:rsidRPr="005D0545">
        <w:rPr>
          <w:lang w:val="de-DE"/>
        </w:rPr>
        <w:t>Viele Kabel notwendig</w:t>
      </w:r>
    </w:p>
    <w:p w14:paraId="008B47B1" w14:textId="77777777" w:rsidR="005D0545" w:rsidRPr="005D0545" w:rsidRDefault="005D0545" w:rsidP="003F1886">
      <w:pPr>
        <w:pStyle w:val="TextkrperEinzug"/>
        <w:numPr>
          <w:ilvl w:val="0"/>
          <w:numId w:val="17"/>
        </w:numPr>
        <w:rPr>
          <w:lang w:val="de-DE"/>
        </w:rPr>
      </w:pPr>
      <w:r w:rsidRPr="005D0545">
        <w:rPr>
          <w:lang w:val="de-DE"/>
        </w:rPr>
        <w:t>Sehr hoher Energieverbrauch</w:t>
      </w:r>
    </w:p>
    <w:p w14:paraId="26926A0B" w14:textId="2446DC84" w:rsidR="005D0545" w:rsidRDefault="005D0545" w:rsidP="003F1886">
      <w:pPr>
        <w:pStyle w:val="TextkrperEinzug"/>
        <w:numPr>
          <w:ilvl w:val="0"/>
          <w:numId w:val="17"/>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3F1886">
      <w:pPr>
        <w:pStyle w:val="TextkrperEinzug"/>
        <w:numPr>
          <w:ilvl w:val="0"/>
          <w:numId w:val="18"/>
        </w:numPr>
        <w:rPr>
          <w:lang w:val="de-DE"/>
        </w:rPr>
      </w:pPr>
      <w:r w:rsidRPr="005D0545">
        <w:rPr>
          <w:lang w:val="de-DE"/>
        </w:rPr>
        <w:t>Sicherste Variante eines Netzwerkes</w:t>
      </w:r>
    </w:p>
    <w:p w14:paraId="0B167011" w14:textId="77777777" w:rsidR="005D0545" w:rsidRPr="005D0545" w:rsidRDefault="005D0545" w:rsidP="003F1886">
      <w:pPr>
        <w:pStyle w:val="TextkrperEinzug"/>
        <w:numPr>
          <w:ilvl w:val="0"/>
          <w:numId w:val="1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3F1886">
      <w:pPr>
        <w:pStyle w:val="TextkrperEinzug"/>
        <w:numPr>
          <w:ilvl w:val="0"/>
          <w:numId w:val="18"/>
        </w:numPr>
        <w:rPr>
          <w:lang w:val="de-DE"/>
        </w:rPr>
      </w:pPr>
      <w:r w:rsidRPr="005D0545">
        <w:rPr>
          <w:lang w:val="de-DE"/>
        </w:rPr>
        <w:t>Sehr leistungsfähig</w:t>
      </w:r>
    </w:p>
    <w:p w14:paraId="12CA9263" w14:textId="7616C2F9" w:rsidR="004F6482" w:rsidRDefault="004F6482" w:rsidP="00C850E3">
      <w:pPr>
        <w:pStyle w:val="berschrift2"/>
      </w:pPr>
      <w:bookmarkStart w:id="206" w:name="_Toc514836993"/>
      <w:r>
        <w:lastRenderedPageBreak/>
        <w:t>Netzwerk</w:t>
      </w:r>
      <w:ins w:id="207" w:author="David Tsaava [2]" w:date="2018-05-24T11:46:00Z">
        <w:r w:rsidR="0073759A">
          <w:t>p</w:t>
        </w:r>
      </w:ins>
      <w:del w:id="208" w:author="David Tsaava [2]" w:date="2018-05-24T11:46:00Z">
        <w:r w:rsidDel="0073759A">
          <w:delText>e-P</w:delText>
        </w:r>
      </w:del>
      <w:r>
        <w:t>rotokoll</w:t>
      </w:r>
      <w:r w:rsidR="00E968A0">
        <w:t>e</w:t>
      </w:r>
      <w:bookmarkEnd w:id="206"/>
    </w:p>
    <w:p w14:paraId="27718CD7" w14:textId="0E4FBE25" w:rsidR="00762C75" w:rsidRDefault="00E968A0" w:rsidP="00762C75">
      <w:pPr>
        <w:pStyle w:val="Textkrper"/>
      </w:pPr>
      <w:r>
        <w:t xml:space="preserve">In diesem Abschnitt </w:t>
      </w:r>
      <w:r w:rsidRPr="0073759A">
        <w:rPr>
          <w:highlight w:val="yellow"/>
          <w:rPrChange w:id="209" w:author="David Tsaava [2]" w:date="2018-05-24T11:46:00Z">
            <w:rPr/>
          </w:rPrChange>
        </w:rPr>
        <w:t>lernen wir</w:t>
      </w:r>
      <w:r>
        <w:t xml:space="preserve"> die wichtigsten Netzwerke</w:t>
      </w:r>
      <w:ins w:id="210" w:author="David Tsaava [2]" w:date="2018-05-24T11:46:00Z">
        <w:r w:rsidR="0073759A">
          <w:t>p</w:t>
        </w:r>
      </w:ins>
      <w:del w:id="211" w:author="David Tsaava [2]" w:date="2018-05-24T11:46:00Z">
        <w:r w:rsidDel="0073759A">
          <w:delText>-P</w:delText>
        </w:r>
      </w:del>
      <w:r>
        <w:t>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BE3499">
            <w:rPr>
              <w:noProof/>
            </w:rPr>
            <w:t xml:space="preserve"> [4]</w:t>
          </w:r>
          <w:r w:rsidR="004D7709">
            <w:fldChar w:fldCharType="end"/>
          </w:r>
        </w:sdtContent>
      </w:sdt>
      <w:r>
        <w:t>, DEVICENET, SERCOS, PROFINET IRT und mehr. Hierbei werden wir hauptsächlich die Protokolle PROFUS und PROFINET IRT betrachten</w:t>
      </w:r>
      <w:ins w:id="212" w:author="David Tsaava [2]" w:date="2018-05-24T11:46:00Z">
        <w:r w:rsidR="0073759A">
          <w:t>,</w:t>
        </w:r>
      </w:ins>
      <w:r>
        <w:t xml:space="preserve"> da es de</w:t>
      </w:r>
      <w:ins w:id="213" w:author="David Tsaava [2]" w:date="2018-05-24T11:46:00Z">
        <w:r w:rsidR="0073759A">
          <w:t>r</w:t>
        </w:r>
      </w:ins>
      <w:del w:id="214" w:author="David Tsaava [2]" w:date="2018-05-24T11:46:00Z">
        <w:r w:rsidDel="0073759A">
          <w:delText>s</w:delText>
        </w:r>
      </w:del>
      <w:r>
        <w:t xml:space="preserve"> Fokus der Arbeit ist und die entstehende Software ihre Daten nützen soll.</w:t>
      </w:r>
    </w:p>
    <w:p w14:paraId="656749B1" w14:textId="2939FFE5"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9D2C15">
        <w:rPr>
          <w:lang w:val="de-DE"/>
        </w:rPr>
        <w:t>2.3.1</w:t>
      </w:r>
      <w:r w:rsidR="009E79F6">
        <w:rPr>
          <w:lang w:val="de-DE"/>
        </w:rPr>
        <w:fldChar w:fldCharType="end"/>
      </w:r>
      <w:r>
        <w:rPr>
          <w:lang w:val="de-DE"/>
        </w:rPr>
        <w:t xml:space="preserve"> werden wir </w:t>
      </w:r>
      <w:ins w:id="215" w:author="David Tsaava" w:date="2018-05-25T14:34:00Z">
        <w:r w:rsidR="00E40773">
          <w:rPr>
            <w:lang w:val="de-DE"/>
          </w:rPr>
          <w:t xml:space="preserve">detailliert </w:t>
        </w:r>
      </w:ins>
      <w:r>
        <w:rPr>
          <w:lang w:val="de-DE"/>
        </w:rPr>
        <w:t>untersuchen</w:t>
      </w:r>
      <w:ins w:id="216" w:author="David Tsaava [2]" w:date="2018-05-24T11:47:00Z">
        <w:r w:rsidR="0073759A">
          <w:rPr>
            <w:lang w:val="de-DE"/>
          </w:rPr>
          <w:t>,</w:t>
        </w:r>
      </w:ins>
      <w:r>
        <w:rPr>
          <w:lang w:val="de-DE"/>
        </w:rPr>
        <w:t xml:space="preserve"> </w:t>
      </w:r>
      <w:del w:id="217" w:author="David Tsaava" w:date="2018-05-25T14:34:00Z">
        <w:r w:rsidRPr="0073759A" w:rsidDel="00E40773">
          <w:rPr>
            <w:highlight w:val="yellow"/>
            <w:lang w:val="de-DE"/>
            <w:rPrChange w:id="218" w:author="David Tsaava [2]" w:date="2018-05-24T11:47:00Z">
              <w:rPr>
                <w:lang w:val="de-DE"/>
              </w:rPr>
            </w:rPrChange>
          </w:rPr>
          <w:delText>ganz groß</w:delText>
        </w:r>
        <w:r w:rsidDel="00E40773">
          <w:rPr>
            <w:lang w:val="de-DE"/>
          </w:rPr>
          <w:delText xml:space="preserve"> </w:delText>
        </w:r>
      </w:del>
      <w:r>
        <w:rPr>
          <w:lang w:val="de-DE"/>
        </w:rPr>
        <w:t xml:space="preserve">was man unter PROFIBUS versteht und </w:t>
      </w:r>
      <w:ins w:id="219" w:author="David Tsaava [2]" w:date="2018-05-24T11:47:00Z">
        <w:r w:rsidR="0073759A">
          <w:rPr>
            <w:lang w:val="de-DE"/>
          </w:rPr>
          <w:t xml:space="preserve">wie </w:t>
        </w:r>
      </w:ins>
      <w:r>
        <w:rPr>
          <w:lang w:val="de-DE"/>
        </w:rPr>
        <w:t>die charakteristische</w:t>
      </w:r>
      <w:ins w:id="220" w:author="David Tsaava [2]" w:date="2018-05-24T11:47:00Z">
        <w:r w:rsidR="0073759A">
          <w:rPr>
            <w:lang w:val="de-DE"/>
          </w:rPr>
          <w:t>n</w:t>
        </w:r>
      </w:ins>
      <w:r>
        <w:rPr>
          <w:lang w:val="de-DE"/>
        </w:rPr>
        <w:t xml:space="preserv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9D2C15">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21" w:name="_Ref506889223"/>
      <w:bookmarkStart w:id="222" w:name="_Toc514836994"/>
      <w:r w:rsidRPr="008A3951">
        <w:t>PROFIBUS</w:t>
      </w:r>
      <w:bookmarkEnd w:id="221"/>
      <w:bookmarkEnd w:id="222"/>
    </w:p>
    <w:p w14:paraId="16281C02" w14:textId="1B6CA4E9"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BE3499">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w:t>
      </w:r>
      <w:proofErr w:type="spellStart"/>
      <w:r w:rsidR="00472E8E">
        <w:t>Feldbus</w:t>
      </w:r>
      <w:proofErr w:type="spellEnd"/>
      <w:r w:rsidR="00472E8E">
        <w:t xml:space="preserve">, der breite Anwendung in der industriellen Kommunikation und Gebäudeautomatisierung finden. Es ermöglicht die </w:t>
      </w:r>
      <w:del w:id="223" w:author="David Tsaava [2]" w:date="2018-05-24T11:48:00Z">
        <w:r w:rsidR="00472E8E" w:rsidDel="0073759A">
          <w:delText xml:space="preserve">Verkopplung </w:delText>
        </w:r>
      </w:del>
      <w:ins w:id="224" w:author="David Tsaava [2]" w:date="2018-05-24T11:48:00Z">
        <w:r w:rsidR="0073759A">
          <w:t xml:space="preserve">Kopplung </w:t>
        </w:r>
      </w:ins>
      <w:r w:rsidR="00472E8E">
        <w:t>von Geräte</w:t>
      </w:r>
      <w:ins w:id="225" w:author="David Tsaava [2]" w:date="2018-05-24T11:48:00Z">
        <w:r w:rsidR="0073759A">
          <w:t>n</w:t>
        </w:r>
      </w:ins>
      <w:r w:rsidR="00472E8E">
        <w:t xml:space="preserve"> verschiedene</w:t>
      </w:r>
      <w:ins w:id="226" w:author="David Tsaava [2]" w:date="2018-05-24T11:48:00Z">
        <w:r w:rsidR="0073759A">
          <w:t>r</w:t>
        </w:r>
      </w:ins>
      <w:del w:id="227" w:author="David Tsaava [2]" w:date="2018-05-24T11:48:00Z">
        <w:r w:rsidR="00472E8E" w:rsidDel="0073759A">
          <w:delText>n</w:delText>
        </w:r>
      </w:del>
      <w:r w:rsidR="00472E8E">
        <w:t xml:space="preserve"> Hersteller ohne besonderes Schnitt</w:t>
      </w:r>
      <w:ins w:id="228" w:author="David Tsaava [2]" w:date="2018-05-24T11:49:00Z">
        <w:r w:rsidR="0073759A">
          <w:t>st</w:t>
        </w:r>
      </w:ins>
      <w:r w:rsidR="00472E8E">
        <w:t xml:space="preserve">ellenanpassung. </w:t>
      </w:r>
    </w:p>
    <w:p w14:paraId="27F8E17E" w14:textId="04593590" w:rsidR="00472E8E" w:rsidRDefault="00472E8E" w:rsidP="00472E8E">
      <w:pPr>
        <w:pStyle w:val="TextkrperEinzug"/>
        <w:ind w:firstLine="0"/>
        <w:rPr>
          <w:lang w:val="de-DE"/>
        </w:rPr>
      </w:pPr>
    </w:p>
    <w:p w14:paraId="6D688078" w14:textId="0E1416EC"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w:t>
      </w:r>
      <w:ins w:id="229" w:author="David Tsaava [2]" w:date="2018-05-24T11:49:00Z">
        <w:r w:rsidR="0073759A">
          <w:rPr>
            <w:lang w:val="de-DE"/>
          </w:rPr>
          <w:t>n,</w:t>
        </w:r>
      </w:ins>
      <w:r>
        <w:rPr>
          <w:lang w:val="de-DE"/>
        </w:rPr>
        <w:t xml:space="preserve"> nämlich:</w:t>
      </w:r>
    </w:p>
    <w:p w14:paraId="20B79B81" w14:textId="1A40ED5A" w:rsidR="00472E8E" w:rsidRDefault="00472E8E" w:rsidP="003F1886">
      <w:pPr>
        <w:pStyle w:val="TextkrperEinzug"/>
        <w:numPr>
          <w:ilvl w:val="0"/>
          <w:numId w:val="14"/>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7E8FE337" w:rsidR="00472E8E" w:rsidRDefault="00472E8E" w:rsidP="003F1886">
      <w:pPr>
        <w:pStyle w:val="TextkrperEinzug"/>
        <w:numPr>
          <w:ilvl w:val="0"/>
          <w:numId w:val="14"/>
        </w:numPr>
        <w:rPr>
          <w:lang w:val="de-DE"/>
        </w:rPr>
      </w:pPr>
      <w:r w:rsidRPr="00472E8E">
        <w:rPr>
          <w:b/>
          <w:lang w:val="de-DE"/>
        </w:rPr>
        <w:t>Slave</w:t>
      </w:r>
      <w:r>
        <w:rPr>
          <w:b/>
          <w:lang w:val="de-DE"/>
        </w:rPr>
        <w:t xml:space="preserve">-Gerät: </w:t>
      </w:r>
      <w:r>
        <w:rPr>
          <w:lang w:val="de-DE"/>
        </w:rPr>
        <w:t>Der</w:t>
      </w:r>
      <w:r w:rsidRPr="00472E8E">
        <w:rPr>
          <w:lang w:val="de-DE"/>
        </w:rPr>
        <w:t xml:space="preserve"> </w:t>
      </w:r>
      <w:r>
        <w:rPr>
          <w:lang w:val="de-DE"/>
        </w:rPr>
        <w:t>Sla</w:t>
      </w:r>
      <w:del w:id="230" w:author="David Tsaava [2]" w:date="2018-05-24T11:49:00Z">
        <w:r w:rsidDel="0073759A">
          <w:rPr>
            <w:lang w:val="de-DE"/>
          </w:rPr>
          <w:delText>s</w:delText>
        </w:r>
      </w:del>
      <w:r>
        <w:rPr>
          <w:lang w:val="de-DE"/>
        </w:rPr>
        <w:t>ve ist</w:t>
      </w:r>
      <w:r w:rsidRPr="00472E8E">
        <w:rPr>
          <w:lang w:val="de-DE"/>
        </w:rPr>
        <w:t xml:space="preserve"> im Gegenzug „passive</w:t>
      </w:r>
      <w:ins w:id="231" w:author="David Tsaava [2]" w:date="2018-05-24T11:49:00Z">
        <w:r w:rsidR="0073759A">
          <w:rPr>
            <w:lang w:val="de-DE"/>
          </w:rPr>
          <w:t>r</w:t>
        </w:r>
      </w:ins>
      <w:r w:rsidRPr="00472E8E">
        <w:rPr>
          <w:lang w:val="de-DE"/>
        </w:rPr>
        <w:t xml:space="preserve"> Teilnehmer“, welche</w:t>
      </w:r>
      <w:ins w:id="232" w:author="David Tsaava [2]" w:date="2018-05-24T11:50:00Z">
        <w:r w:rsidR="0073759A">
          <w:rPr>
            <w:lang w:val="de-DE"/>
          </w:rPr>
          <w:t>r</w:t>
        </w:r>
      </w:ins>
      <w:r w:rsidRPr="00472E8E">
        <w:rPr>
          <w:lang w:val="de-DE"/>
        </w:rPr>
        <w:t xml:space="preserve"> keine eigenständige Zugriffsberechtigung auf die Res</w:t>
      </w:r>
      <w:r>
        <w:rPr>
          <w:lang w:val="de-DE"/>
        </w:rPr>
        <w:t>source</w:t>
      </w:r>
      <w:ins w:id="233" w:author="David Tsaava [2]" w:date="2018-05-24T11:50:00Z">
        <w:r w:rsidR="0073759A">
          <w:rPr>
            <w:lang w:val="de-DE"/>
          </w:rPr>
          <w:t>n</w:t>
        </w:r>
      </w:ins>
      <w:r>
        <w:rPr>
          <w:lang w:val="de-DE"/>
        </w:rPr>
        <w:t xml:space="preserve"> ha</w:t>
      </w:r>
      <w:del w:id="234" w:author="David Tsaava [2]" w:date="2018-05-24T11:50:00Z">
        <w:r w:rsidDel="0073759A">
          <w:rPr>
            <w:lang w:val="de-DE"/>
          </w:rPr>
          <w:delText>b</w:delText>
        </w:r>
      </w:del>
      <w:r>
        <w:rPr>
          <w:lang w:val="de-DE"/>
        </w:rPr>
        <w:t>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1BEB0B60" w:rsidR="00472E8E" w:rsidRDefault="00137E18" w:rsidP="00472E8E">
      <w:pPr>
        <w:pStyle w:val="TextkrperEinzug"/>
        <w:ind w:firstLine="0"/>
        <w:rPr>
          <w:lang w:val="de-DE"/>
        </w:rPr>
      </w:pPr>
      <w:r>
        <w:rPr>
          <w:lang w:val="de-DE"/>
        </w:rPr>
        <w:t>PROFIBUS besitzt drei Protokollvarianten</w:t>
      </w:r>
      <w:ins w:id="235" w:author="David Tsaava [2]" w:date="2018-05-24T11:50:00Z">
        <w:r w:rsidR="0073759A">
          <w:rPr>
            <w:lang w:val="de-DE"/>
          </w:rPr>
          <w:t>,</w:t>
        </w:r>
      </w:ins>
      <w:r>
        <w:rPr>
          <w:lang w:val="de-DE"/>
        </w:rPr>
        <w:t xml:space="preserve"> nämlich:</w:t>
      </w:r>
    </w:p>
    <w:p w14:paraId="776D999E" w14:textId="70F511A9" w:rsidR="00137E18" w:rsidRDefault="00137E18" w:rsidP="003F1886">
      <w:pPr>
        <w:pStyle w:val="TextkrperEinzug"/>
        <w:numPr>
          <w:ilvl w:val="0"/>
          <w:numId w:val="15"/>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3F1886">
      <w:pPr>
        <w:pStyle w:val="TextkrperEinzug"/>
        <w:numPr>
          <w:ilvl w:val="0"/>
          <w:numId w:val="15"/>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EC095E3" w:rsidR="00137E18" w:rsidRPr="00137E18" w:rsidRDefault="00137E18" w:rsidP="002623A2">
      <w:pPr>
        <w:pStyle w:val="TextkrperEinzug"/>
        <w:numPr>
          <w:ilvl w:val="0"/>
          <w:numId w:val="15"/>
        </w:numPr>
        <w:rPr>
          <w:lang w:val="de-DE"/>
        </w:rPr>
      </w:pPr>
      <w:r w:rsidRPr="00137E18">
        <w:rPr>
          <w:b/>
          <w:lang w:val="de-DE"/>
        </w:rPr>
        <w:t>PROFIBUS FMS</w:t>
      </w:r>
      <w:r w:rsidRPr="00137E18">
        <w:rPr>
          <w:lang w:val="de-DE"/>
        </w:rPr>
        <w:t xml:space="preserve"> (</w:t>
      </w:r>
      <w:proofErr w:type="spellStart"/>
      <w:r w:rsidRPr="00137E18">
        <w:rPr>
          <w:lang w:val="de-DE"/>
        </w:rPr>
        <w:t>Fieldbus</w:t>
      </w:r>
      <w:proofErr w:type="spellEnd"/>
      <w:r w:rsidRPr="00137E18">
        <w:rPr>
          <w:lang w:val="de-DE"/>
        </w:rPr>
        <w:t xml:space="preserve"> Message </w:t>
      </w:r>
      <w:proofErr w:type="spellStart"/>
      <w:r w:rsidRPr="00137E18">
        <w:rPr>
          <w:lang w:val="de-DE"/>
        </w:rPr>
        <w:t>Spe</w:t>
      </w:r>
      <w:ins w:id="236" w:author="David Tsaava [2]" w:date="2018-05-24T11:50:00Z">
        <w:r w:rsidR="002623A2">
          <w:rPr>
            <w:lang w:val="de-DE"/>
          </w:rPr>
          <w:t>c</w:t>
        </w:r>
      </w:ins>
      <w:del w:id="237" w:author="David Tsaava [2]" w:date="2018-05-24T11:50:00Z">
        <w:r w:rsidRPr="00137E18" w:rsidDel="002623A2">
          <w:rPr>
            <w:lang w:val="de-DE"/>
          </w:rPr>
          <w:delText>c</w:delText>
        </w:r>
      </w:del>
      <w:r w:rsidRPr="00137E18">
        <w:rPr>
          <w:lang w:val="de-DE"/>
        </w:rPr>
        <w:t>ification</w:t>
      </w:r>
      <w:proofErr w:type="spellEnd"/>
      <w:r w:rsidRPr="00137E18">
        <w:rPr>
          <w:lang w:val="de-DE"/>
        </w:rPr>
        <w:t>)</w:t>
      </w:r>
      <w:r>
        <w:rPr>
          <w:lang w:val="de-DE"/>
        </w:rPr>
        <w:t xml:space="preserve">: </w:t>
      </w:r>
      <w:del w:id="238" w:author="David Tsaava [2]" w:date="2018-05-24T11:51:00Z">
        <w:r w:rsidDel="002623A2">
          <w:rPr>
            <w:lang w:val="de-DE"/>
          </w:rPr>
          <w:delText>h</w:delText>
        </w:r>
        <w:r w:rsidRPr="00137E18" w:rsidDel="002623A2">
          <w:rPr>
            <w:lang w:val="de-DE"/>
          </w:rPr>
          <w:delText xml:space="preserve">eute wird </w:delText>
        </w:r>
      </w:del>
      <w:r w:rsidRPr="00137E18">
        <w:rPr>
          <w:lang w:val="de-DE"/>
        </w:rPr>
        <w:t xml:space="preserve">diese Variante </w:t>
      </w:r>
      <w:del w:id="239" w:author="David Tsaava [2]" w:date="2018-05-24T11:51:00Z">
        <w:r w:rsidRPr="00137E18" w:rsidDel="002623A2">
          <w:rPr>
            <w:lang w:val="de-DE"/>
          </w:rPr>
          <w:delText xml:space="preserve">nach und </w:delText>
        </w:r>
        <w:r w:rsidDel="002623A2">
          <w:rPr>
            <w:lang w:val="de-DE"/>
          </w:rPr>
          <w:delText xml:space="preserve">nach von PROFIBUS DP übernommen und </w:delText>
        </w:r>
      </w:del>
      <w:r w:rsidRPr="00137E18">
        <w:rPr>
          <w:lang w:val="de-DE"/>
        </w:rPr>
        <w:t>war in der Automatisierungstechnik für komplexe Maschinen und Anlagen vorgesehen</w:t>
      </w:r>
      <w:r>
        <w:rPr>
          <w:lang w:val="de-DE"/>
        </w:rPr>
        <w:t>.</w:t>
      </w:r>
      <w:ins w:id="240" w:author="David Tsaava [2]" w:date="2018-05-24T11:51:00Z">
        <w:r w:rsidR="002623A2">
          <w:rPr>
            <w:lang w:val="de-DE"/>
          </w:rPr>
          <w:t xml:space="preserve"> </w:t>
        </w:r>
      </w:ins>
      <w:ins w:id="241" w:author="David Tsaava [2]" w:date="2018-05-24T11:52:00Z">
        <w:r w:rsidR="002623A2">
          <w:rPr>
            <w:lang w:val="de-DE"/>
          </w:rPr>
          <w:t>H</w:t>
        </w:r>
        <w:r w:rsidR="002623A2" w:rsidRPr="00137E18">
          <w:rPr>
            <w:lang w:val="de-DE"/>
          </w:rPr>
          <w:t xml:space="preserve">eute wird </w:t>
        </w:r>
        <w:r w:rsidR="002623A2">
          <w:rPr>
            <w:lang w:val="de-DE"/>
          </w:rPr>
          <w:t xml:space="preserve">diese Funktion </w:t>
        </w:r>
      </w:ins>
      <w:ins w:id="242" w:author="David Tsaava [2]" w:date="2018-05-24T11:51:00Z">
        <w:r w:rsidR="002623A2" w:rsidRPr="00137E18">
          <w:rPr>
            <w:lang w:val="de-DE"/>
          </w:rPr>
          <w:t xml:space="preserve">nach und </w:t>
        </w:r>
        <w:r w:rsidR="002623A2">
          <w:rPr>
            <w:lang w:val="de-DE"/>
          </w:rPr>
          <w:t>nach von PROFIBUS DP übernommen.</w:t>
        </w:r>
      </w:ins>
    </w:p>
    <w:p w14:paraId="2F325BC7" w14:textId="77777777" w:rsidR="00137E18" w:rsidRDefault="00137E18" w:rsidP="00472E8E">
      <w:pPr>
        <w:pStyle w:val="TextkrperEinzug"/>
        <w:ind w:firstLine="0"/>
        <w:rPr>
          <w:lang w:val="de-DE"/>
        </w:rPr>
      </w:pPr>
    </w:p>
    <w:p w14:paraId="7A40B9FD" w14:textId="26ACF9EC" w:rsidR="00137E18" w:rsidRDefault="00137E18" w:rsidP="00472E8E">
      <w:pPr>
        <w:pStyle w:val="TextkrperEinzug"/>
        <w:ind w:firstLine="0"/>
        <w:rPr>
          <w:lang w:val="de-DE"/>
        </w:rPr>
      </w:pPr>
      <w:r>
        <w:rPr>
          <w:lang w:val="de-DE"/>
        </w:rPr>
        <w:t>Die charakteristischen Merkmale eine</w:t>
      </w:r>
      <w:ins w:id="243" w:author="David Tsaava [2]" w:date="2018-05-24T11:52:00Z">
        <w:r w:rsidR="002623A2">
          <w:rPr>
            <w:lang w:val="de-DE"/>
          </w:rPr>
          <w:t>s</w:t>
        </w:r>
      </w:ins>
      <w:r>
        <w:rPr>
          <w:lang w:val="de-DE"/>
        </w:rPr>
        <w:t xml:space="preserve"> PROFIBUS-Geräts werden in Form eines elektronischen Gerätedatenblatts</w:t>
      </w:r>
      <w:ins w:id="244" w:author="David Tsaava [2]" w:date="2018-05-24T11:53:00Z">
        <w:r w:rsidR="002623A2">
          <w:rPr>
            <w:lang w:val="de-DE"/>
          </w:rPr>
          <w:t>,</w:t>
        </w:r>
      </w:ins>
      <w:r w:rsidR="00553FFB">
        <w:rPr>
          <w:lang w:val="de-DE"/>
        </w:rPr>
        <w:t xml:space="preserve"> die sogenannte GSD-Dateien</w:t>
      </w:r>
      <w:ins w:id="245" w:author="David Tsaava [2]" w:date="2018-05-24T11:53:00Z">
        <w:r w:rsidR="002623A2">
          <w:rPr>
            <w:lang w:val="de-DE"/>
          </w:rPr>
          <w:t>,</w:t>
        </w:r>
      </w:ins>
      <w:r>
        <w:rPr>
          <w:lang w:val="de-DE"/>
        </w:rPr>
        <w:t xml:space="preserve"> festgelegt. </w:t>
      </w:r>
      <w:r w:rsidR="00553FFB" w:rsidRPr="002623A2">
        <w:rPr>
          <w:highlight w:val="yellow"/>
          <w:lang w:val="de-DE"/>
          <w:rPrChange w:id="246" w:author="David Tsaava [2]" w:date="2018-05-24T11:53:00Z">
            <w:rPr>
              <w:lang w:val="de-DE"/>
            </w:rPr>
          </w:rPrChang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3F1886">
      <w:pPr>
        <w:pStyle w:val="TextkrperEinzug"/>
        <w:numPr>
          <w:ilvl w:val="0"/>
          <w:numId w:val="16"/>
        </w:numPr>
        <w:rPr>
          <w:lang w:val="de-DE"/>
        </w:rPr>
      </w:pPr>
      <w:r>
        <w:rPr>
          <w:lang w:val="de-DE"/>
        </w:rPr>
        <w:t>reine Master-Slave-System</w:t>
      </w:r>
    </w:p>
    <w:p w14:paraId="179812CD" w14:textId="538592FC" w:rsidR="008172EF" w:rsidRDefault="008172EF" w:rsidP="003F1886">
      <w:pPr>
        <w:pStyle w:val="TextkrperEinzug"/>
        <w:numPr>
          <w:ilvl w:val="0"/>
          <w:numId w:val="16"/>
        </w:numPr>
        <w:rPr>
          <w:lang w:val="de-DE"/>
        </w:rPr>
      </w:pPr>
      <w:r>
        <w:rPr>
          <w:lang w:val="de-DE"/>
        </w:rPr>
        <w:t>reine Master-Master System</w:t>
      </w:r>
    </w:p>
    <w:p w14:paraId="49A61F8D" w14:textId="2A74C3D8" w:rsidR="008172EF" w:rsidRDefault="008172EF" w:rsidP="003F1886">
      <w:pPr>
        <w:pStyle w:val="TextkrperEinzug"/>
        <w:numPr>
          <w:ilvl w:val="0"/>
          <w:numId w:val="16"/>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0D93FD37" w:rsidR="00AC0220" w:rsidRDefault="00AC0220" w:rsidP="00AC0220">
      <w:pPr>
        <w:pStyle w:val="Beschriftung"/>
        <w:jc w:val="both"/>
      </w:pPr>
      <w:bookmarkStart w:id="247" w:name="_Toc511225565"/>
      <w:r>
        <w:t xml:space="preserve">Abbildung </w:t>
      </w:r>
      <w:fldSimple w:instr=" SEQ Abbildung \* ARABIC ">
        <w:r w:rsidR="009D2C15">
          <w:rPr>
            <w:noProof/>
          </w:rPr>
          <w:t>7</w:t>
        </w:r>
      </w:fldSimple>
      <w:r>
        <w:t xml:space="preserve">: </w:t>
      </w:r>
      <w:r w:rsidRPr="0048378F">
        <w:t>Beispielhafte Topologie zur Verdeutlichung de</w:t>
      </w:r>
      <w:ins w:id="248" w:author="David Tsaava [2]" w:date="2018-05-24T11:54:00Z">
        <w:r w:rsidR="002623A2">
          <w:t>s</w:t>
        </w:r>
      </w:ins>
      <w:del w:id="249" w:author="David Tsaava [2]" w:date="2018-05-24T11:54:00Z">
        <w:r w:rsidRPr="0048378F" w:rsidDel="002623A2">
          <w:delText>r</w:delText>
        </w:r>
      </w:del>
      <w:r w:rsidRPr="0048378F">
        <w:t xml:space="preserve"> PROFIBUS-System  in der industriellen Kommunikation mit einem Master-Slave-Verfahren</w:t>
      </w:r>
      <w:bookmarkEnd w:id="247"/>
    </w:p>
    <w:p w14:paraId="03267C1A" w14:textId="7FEF0A68" w:rsidR="00DE1342" w:rsidRPr="00DE1342" w:rsidRDefault="00DE1342" w:rsidP="00DE1342">
      <w:pPr>
        <w:pStyle w:val="TextkrperEinzug"/>
        <w:ind w:firstLine="0"/>
        <w:rPr>
          <w:lang w:val="de-DE"/>
        </w:rPr>
      </w:pPr>
      <w:r>
        <w:rPr>
          <w:lang w:val="de-DE"/>
        </w:rPr>
        <w:t>Abbildung 6 zeigt ein</w:t>
      </w:r>
      <w:del w:id="250" w:author="David Tsaava [2]" w:date="2018-05-24T11:54:00Z">
        <w:r w:rsidDel="002623A2">
          <w:rPr>
            <w:lang w:val="de-DE"/>
          </w:rPr>
          <w:delText>e</w:delText>
        </w:r>
      </w:del>
      <w:r>
        <w:rPr>
          <w:lang w:val="de-DE"/>
        </w:rPr>
        <w:t xml:space="preserve"> PROBUS-System im Einsatz mit Master-Salve </w:t>
      </w:r>
      <w:r w:rsidR="00F466F6">
        <w:rPr>
          <w:lang w:val="de-DE"/>
        </w:rPr>
        <w:t xml:space="preserve">Verfahren. </w:t>
      </w:r>
      <w:r w:rsidR="00F466F6" w:rsidRPr="002623A2">
        <w:rPr>
          <w:highlight w:val="yellow"/>
          <w:lang w:val="de-DE"/>
          <w:rPrChange w:id="251" w:author="David Tsaava [2]" w:date="2018-05-24T11:54:00Z">
            <w:rPr>
              <w:lang w:val="de-DE"/>
            </w:rPr>
          </w:rPrChange>
        </w:rPr>
        <w:t>Hierbei sind</w:t>
      </w:r>
      <w:r w:rsidRPr="002623A2">
        <w:rPr>
          <w:highlight w:val="yellow"/>
          <w:lang w:val="de-DE"/>
          <w:rPrChange w:id="252" w:author="David Tsaava [2]" w:date="2018-05-24T11:54:00Z">
            <w:rPr>
              <w:lang w:val="de-DE"/>
            </w:rPr>
          </w:rPrChange>
        </w:rPr>
        <w:t xml:space="preserve"> 2 POFIBUS-</w:t>
      </w:r>
      <w:r w:rsidR="00F466F6" w:rsidRPr="002623A2">
        <w:rPr>
          <w:highlight w:val="yellow"/>
          <w:lang w:val="de-DE"/>
          <w:rPrChange w:id="253" w:author="David Tsaava [2]" w:date="2018-05-24T11:54:00Z">
            <w:rPr>
              <w:lang w:val="de-DE"/>
            </w:rPr>
          </w:rPrChange>
        </w:rPr>
        <w:t xml:space="preserve">Geräte (PLC und PC) und den Rest </w:t>
      </w:r>
      <w:r w:rsidRPr="002623A2">
        <w:rPr>
          <w:highlight w:val="yellow"/>
          <w:lang w:val="de-DE"/>
          <w:rPrChange w:id="254" w:author="David Tsaava [2]" w:date="2018-05-24T11:54:00Z">
            <w:rPr>
              <w:lang w:val="de-DE"/>
            </w:rPr>
          </w:rPrChange>
        </w:rPr>
        <w:t xml:space="preserve">sind </w:t>
      </w:r>
      <w:r w:rsidR="00F466F6" w:rsidRPr="002623A2">
        <w:rPr>
          <w:highlight w:val="yellow"/>
          <w:lang w:val="de-DE"/>
          <w:rPrChange w:id="255" w:author="David Tsaava [2]" w:date="2018-05-24T11:54:00Z">
            <w:rPr>
              <w:lang w:val="de-DE"/>
            </w:rPr>
          </w:rPrChange>
        </w:rPr>
        <w:t>PROFIBUS</w:t>
      </w:r>
      <w:r w:rsidRPr="002623A2">
        <w:rPr>
          <w:highlight w:val="yellow"/>
          <w:lang w:val="de-DE"/>
          <w:rPrChange w:id="256" w:author="David Tsaava [2]" w:date="2018-05-24T11:54:00Z">
            <w:rPr>
              <w:lang w:val="de-DE"/>
            </w:rPr>
          </w:rPrChange>
        </w:rPr>
        <w:t>-Slave.</w:t>
      </w:r>
      <w:r w:rsidR="00F466F6">
        <w:rPr>
          <w:lang w:val="de-DE"/>
        </w:rPr>
        <w:t xml:space="preserve"> Die Daten sind sowohl zyklisch als auch azyklisch </w:t>
      </w:r>
      <w:r w:rsidR="00C12CDC">
        <w:rPr>
          <w:lang w:val="de-DE"/>
        </w:rPr>
        <w:t xml:space="preserve">Prozessdaten </w:t>
      </w:r>
      <w:r w:rsidR="00F466F6">
        <w:rPr>
          <w:lang w:val="de-DE"/>
        </w:rPr>
        <w:t>von einer Station zu andere Station gesendet. In der Praxis dient d</w:t>
      </w:r>
      <w:ins w:id="257" w:author="David Tsaava [2]" w:date="2018-05-24T11:55:00Z">
        <w:r w:rsidR="002623A2">
          <w:rPr>
            <w:lang w:val="de-DE"/>
          </w:rPr>
          <w:t>er</w:t>
        </w:r>
      </w:ins>
      <w:del w:id="258" w:author="David Tsaava [2]" w:date="2018-05-24T11:55:00Z">
        <w:r w:rsidR="00F466F6" w:rsidDel="002623A2">
          <w:rPr>
            <w:lang w:val="de-DE"/>
          </w:rPr>
          <w:delText>ie</w:delText>
        </w:r>
      </w:del>
      <w:r w:rsidR="00F466F6">
        <w:rPr>
          <w:lang w:val="de-DE"/>
        </w:rPr>
        <w:t xml:space="preserv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259" w:name="_Ref506889366"/>
      <w:bookmarkStart w:id="260" w:name="_Toc514836995"/>
      <w:r w:rsidRPr="008A3951">
        <w:t>PROFINET-</w:t>
      </w:r>
      <w:r w:rsidR="00622906" w:rsidRPr="008A3951">
        <w:t xml:space="preserve"> I</w:t>
      </w:r>
      <w:bookmarkEnd w:id="259"/>
      <w:r w:rsidR="008A3951" w:rsidRPr="008A3951">
        <w:t>RT</w:t>
      </w:r>
      <w:bookmarkEnd w:id="260"/>
    </w:p>
    <w:p w14:paraId="22D4CF50" w14:textId="597292F5" w:rsidR="00A03BBA" w:rsidRPr="00A03BBA" w:rsidRDefault="00A03BBA" w:rsidP="00A03BBA">
      <w:pPr>
        <w:pStyle w:val="Textkrper"/>
      </w:pPr>
      <w:r>
        <w:t>PROFINET IRT</w:t>
      </w:r>
      <w:r>
        <w:rPr>
          <w:rStyle w:val="Funotenzeichen"/>
        </w:rPr>
        <w:footnoteReference w:id="9"/>
      </w:r>
      <w:r>
        <w:t xml:space="preserve"> ist eine Erweiterung von </w:t>
      </w:r>
      <w:r w:rsidRPr="002623A2">
        <w:rPr>
          <w:strike/>
          <w:rPrChange w:id="261" w:author="David Tsaava [2]" w:date="2018-05-24T11:55:00Z">
            <w:rPr/>
          </w:rPrChange>
        </w:rPr>
        <w:t>Protokoll</w:t>
      </w:r>
      <w:r>
        <w:t xml:space="preserve"> PROFINET</w:t>
      </w:r>
      <w:r w:rsidR="000B53B9">
        <w:rPr>
          <w:rStyle w:val="Funotenzeichen"/>
        </w:rPr>
        <w:footnoteReference w:id="10"/>
      </w:r>
      <w:r>
        <w:t xml:space="preserve"> (</w:t>
      </w:r>
      <w:proofErr w:type="spellStart"/>
      <w:r w:rsidR="000B53B9" w:rsidRPr="000B53B9">
        <w:t>Process</w:t>
      </w:r>
      <w:proofErr w:type="spellEnd"/>
      <w:r w:rsidR="000B53B9" w:rsidRPr="000B53B9">
        <w:t xml:space="preserve"> Field Network</w:t>
      </w:r>
      <w:r>
        <w:t xml:space="preserve">). Im </w:t>
      </w:r>
      <w:proofErr w:type="spellStart"/>
      <w:r w:rsidRPr="00A03BBA">
        <w:t>Isochronous</w:t>
      </w:r>
      <w:proofErr w:type="spellEnd"/>
      <w:r w:rsidRPr="00A03BBA">
        <w:t>-Real-Time</w:t>
      </w:r>
      <w:r>
        <w:t xml:space="preserve"> (IRT)</w:t>
      </w:r>
      <w:r w:rsidR="000B53B9">
        <w:t xml:space="preserve"> </w:t>
      </w:r>
      <w:r>
        <w:t xml:space="preserve">Konzept ist der taktsynchrone Datenaustausch </w:t>
      </w:r>
      <w:del w:id="262" w:author="David Tsaava [2]" w:date="2018-05-24T11:55:00Z">
        <w:r w:rsidDel="002623A2">
          <w:delText xml:space="preserve">mit </w:delText>
        </w:r>
      </w:del>
      <w:ins w:id="263" w:author="David Tsaava [2]" w:date="2018-05-24T11:55:00Z">
        <w:r w:rsidR="002623A2">
          <w:t xml:space="preserve">im </w:t>
        </w:r>
      </w:ins>
      <w:r>
        <w:t>PROFINET</w:t>
      </w:r>
      <w:ins w:id="264" w:author="David Tsaava [2]" w:date="2018-05-24T11:55:00Z">
        <w:r w:rsidR="002623A2">
          <w:t>-Netzwerk</w:t>
        </w:r>
      </w:ins>
      <w:r>
        <w:t xml:space="preserve"> definiert. Die Datenaustausch-Zyklen liegen normalerweise im Bereich von wenigen hundert Mikrosekunden bis zu einer Millisekunde. </w:t>
      </w:r>
      <w:r w:rsidRPr="002623A2">
        <w:rPr>
          <w:highlight w:val="yellow"/>
          <w:rPrChange w:id="265" w:author="David Tsaava [2]" w:date="2018-05-24T11:56:00Z">
            <w:rPr/>
          </w:rPrChange>
        </w:rPr>
        <w:t>Der Unterschied zur Real-Time-Kommunikation liegt im Wesentlichen in Determinismus</w:t>
      </w:r>
      <w:r>
        <w:t>, so dass der Beginn eines Buszyklus mit höchster Präzision eingehalten wird</w:t>
      </w:r>
      <w:sdt>
        <w:sdtPr>
          <w:id w:val="2061518064"/>
          <w:citation/>
        </w:sdtPr>
        <w:sdtContent>
          <w:r>
            <w:fldChar w:fldCharType="begin"/>
          </w:r>
          <w:r>
            <w:instrText xml:space="preserve"> CITATION HMS15 \l 1031 </w:instrText>
          </w:r>
          <w:r>
            <w:fldChar w:fldCharType="separate"/>
          </w:r>
          <w:r w:rsidR="00BE3499">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3EB10CEE" w:rsidR="006C2EC2" w:rsidRPr="009E75E2" w:rsidRDefault="00C62BFE" w:rsidP="009E75E2">
      <w:pPr>
        <w:pStyle w:val="berschrift1"/>
      </w:pPr>
      <w:bookmarkStart w:id="266" w:name="_Toc514836996"/>
      <w:r w:rsidRPr="0070563D">
        <w:lastRenderedPageBreak/>
        <w:t>Ausgangssituation</w:t>
      </w:r>
      <w:r w:rsidR="001F24E3">
        <w:t xml:space="preserve"> </w:t>
      </w:r>
      <w:r w:rsidR="00134E21">
        <w:t>(Istzustand)</w:t>
      </w:r>
      <w:bookmarkEnd w:id="266"/>
    </w:p>
    <w:p w14:paraId="39C1F81B" w14:textId="40EF1133" w:rsidR="00134E21" w:rsidRPr="00134E21" w:rsidRDefault="00134E21" w:rsidP="00134E21">
      <w:pPr>
        <w:pStyle w:val="TextkrperEinzug"/>
        <w:ind w:firstLine="0"/>
        <w:rPr>
          <w:lang w:val="de-DE"/>
        </w:rPr>
      </w:pPr>
      <w:r w:rsidRPr="00134E21">
        <w:rPr>
          <w:lang w:val="de-DE"/>
        </w:rPr>
        <w:t>Die Hilscher Gesellschaft für Systemautomation mbH hat die Fachkompetenz für die Entwicklung und Produktion industrieller Kommunikationslösungen für die moderne Fabrikautomation. Mit der Tendenz „Industrie 4</w:t>
      </w:r>
      <w:r>
        <w:t>.0</w:t>
      </w:r>
      <w:r w:rsidR="0044713D">
        <w:rPr>
          <w:lang w:val="de-DE"/>
        </w:rPr>
        <w:t>“</w:t>
      </w:r>
      <w:sdt>
        <w:sdtPr>
          <w:rPr>
            <w:lang w:val="de-DE"/>
          </w:rPr>
          <w:id w:val="-1027326646"/>
          <w:citation/>
        </w:sdtPr>
        <w:sdtContent>
          <w:r w:rsidR="0044713D">
            <w:rPr>
              <w:lang w:val="de-DE"/>
            </w:rPr>
            <w:fldChar w:fldCharType="begin"/>
          </w:r>
          <w:r w:rsidR="0044713D">
            <w:rPr>
              <w:lang w:val="de-DE"/>
            </w:rPr>
            <w:instrText xml:space="preserve"> CITATION Hei16 \l 1031 </w:instrText>
          </w:r>
          <w:r w:rsidR="0044713D">
            <w:rPr>
              <w:lang w:val="de-DE"/>
            </w:rPr>
            <w:fldChar w:fldCharType="separate"/>
          </w:r>
          <w:r w:rsidR="00BE3499">
            <w:rPr>
              <w:noProof/>
              <w:lang w:val="de-DE"/>
            </w:rPr>
            <w:t xml:space="preserve"> </w:t>
          </w:r>
          <w:r w:rsidR="00BE3499" w:rsidRPr="00BE3499">
            <w:rPr>
              <w:noProof/>
              <w:lang w:val="de-DE"/>
            </w:rPr>
            <w:t>[7]</w:t>
          </w:r>
          <w:r w:rsidR="0044713D">
            <w:rPr>
              <w:lang w:val="de-DE"/>
            </w:rPr>
            <w:fldChar w:fldCharType="end"/>
          </w:r>
        </w:sdtContent>
      </w:sdt>
      <w:r w:rsidR="0044713D">
        <w:rPr>
          <w:lang w:val="de-DE"/>
        </w:rPr>
        <w:t xml:space="preserve"> </w:t>
      </w:r>
      <w:r w:rsidRPr="00134E21">
        <w:rPr>
          <w:lang w:val="de-DE"/>
        </w:rPr>
        <w:t xml:space="preserve">und den steigenden Anforderungen </w:t>
      </w:r>
      <w:commentRangeStart w:id="267"/>
      <w:r w:rsidRPr="00134E21">
        <w:rPr>
          <w:lang w:val="de-DE"/>
        </w:rPr>
        <w:t xml:space="preserve">wurde bei der Firma Hilscher eine neue Software für die Gerätekonfiguration und der Konfiguration industrieller Netzwerke konzipiert. Mit dieser Software „Communication Studio“ </w:t>
      </w:r>
      <w:commentRangeEnd w:id="267"/>
      <w:r w:rsidR="002623A2">
        <w:rPr>
          <w:rStyle w:val="Kommentarzeichen"/>
          <w:rFonts w:ascii="Arial" w:hAnsi="Arial" w:cs="Times New Roman"/>
          <w:lang w:val="de-DE"/>
        </w:rPr>
        <w:commentReference w:id="267"/>
      </w:r>
      <w:r w:rsidRPr="00134E21">
        <w:rPr>
          <w:lang w:val="de-DE"/>
        </w:rPr>
        <w:t>soll in Zukunft auch eine web-basierte Konfiguration möglich sein. Durch den modularen Aufbau der Software ist es möglich, den „</w:t>
      </w:r>
      <w:proofErr w:type="spellStart"/>
      <w:r w:rsidRPr="00134E21">
        <w:rPr>
          <w:lang w:val="de-DE"/>
        </w:rPr>
        <w:t>Topology</w:t>
      </w:r>
      <w:proofErr w:type="spellEnd"/>
      <w:r w:rsidRPr="00134E21">
        <w:rPr>
          <w:lang w:val="de-DE"/>
        </w:rPr>
        <w:t>-Editor“ als „</w:t>
      </w:r>
      <w:ins w:id="268" w:author="David Tsaava [2]" w:date="2018-05-24T13:17:00Z">
        <w:r w:rsidR="009B369A">
          <w:rPr>
            <w:lang w:val="de-DE"/>
          </w:rPr>
          <w:t>W</w:t>
        </w:r>
      </w:ins>
      <w:del w:id="269" w:author="David Tsaava [2]" w:date="2018-05-24T13:17:00Z">
        <w:r w:rsidRPr="00134E21" w:rsidDel="009B369A">
          <w:rPr>
            <w:lang w:val="de-DE"/>
          </w:rPr>
          <w:delText>w</w:delText>
        </w:r>
      </w:del>
      <w:r w:rsidRPr="00134E21">
        <w:rPr>
          <w:lang w:val="de-DE"/>
        </w:rPr>
        <w:t>eb-</w:t>
      </w:r>
      <w:proofErr w:type="spellStart"/>
      <w:r w:rsidRPr="00134E21">
        <w:rPr>
          <w:lang w:val="de-DE"/>
        </w:rPr>
        <w:t>Topology</w:t>
      </w:r>
      <w:proofErr w:type="spellEnd"/>
      <w:r w:rsidRPr="00134E21">
        <w:rPr>
          <w:lang w:val="de-DE"/>
        </w:rPr>
        <w:t xml:space="preserve">-Editor“ zu konzipieren. </w:t>
      </w:r>
    </w:p>
    <w:p w14:paraId="6157F507" w14:textId="77777777" w:rsidR="00134E21" w:rsidRPr="00134E21" w:rsidRDefault="00134E21" w:rsidP="00134E21">
      <w:pPr>
        <w:pStyle w:val="TextkrperEinzug"/>
        <w:rPr>
          <w:lang w:val="de-DE"/>
        </w:rPr>
      </w:pPr>
    </w:p>
    <w:p w14:paraId="19B17792" w14:textId="2A49FF7B" w:rsidR="0044713D" w:rsidRDefault="00134E21" w:rsidP="00134E21">
      <w:pPr>
        <w:pStyle w:val="TextkrperEinzug"/>
        <w:ind w:firstLine="0"/>
        <w:rPr>
          <w:lang w:val="de-DE"/>
        </w:rPr>
      </w:pPr>
      <w:r w:rsidRPr="00134E21">
        <w:rPr>
          <w:lang w:val="de-DE"/>
        </w:rPr>
        <w:t xml:space="preserve">Die Ist-Aufnahme von „Communication Studio“ wurde nach den im Grundlagenkapitel vorgestellten Techniken erarbeitet. Für die Erfassung der Topologie-Informationen </w:t>
      </w:r>
      <w:del w:id="270" w:author="David Tsaava [2]" w:date="2018-05-24T11:58:00Z">
        <w:r w:rsidRPr="00134E21" w:rsidDel="002623A2">
          <w:rPr>
            <w:lang w:val="de-DE"/>
          </w:rPr>
          <w:delText>hat sich</w:delText>
        </w:r>
      </w:del>
      <w:ins w:id="271" w:author="David Tsaava [2]" w:date="2018-05-24T11:58:00Z">
        <w:r w:rsidR="002623A2">
          <w:rPr>
            <w:lang w:val="de-DE"/>
          </w:rPr>
          <w:t>wurden</w:t>
        </w:r>
      </w:ins>
      <w:r w:rsidRPr="00134E21">
        <w:rPr>
          <w:lang w:val="de-DE"/>
        </w:rPr>
        <w:t xml:space="preserve"> eine Vielzahl von Methoden </w:t>
      </w:r>
      <w:del w:id="272" w:author="David Tsaava [2]" w:date="2018-05-24T11:58:00Z">
        <w:r w:rsidRPr="00134E21" w:rsidDel="002623A2">
          <w:rPr>
            <w:lang w:val="de-DE"/>
          </w:rPr>
          <w:delText>herausgebildet</w:delText>
        </w:r>
      </w:del>
      <w:ins w:id="273" w:author="David Tsaava [2]" w:date="2018-05-24T11:58:00Z">
        <w:r w:rsidR="002623A2">
          <w:rPr>
            <w:lang w:val="de-DE"/>
          </w:rPr>
          <w:t>herausgearbeitet</w:t>
        </w:r>
      </w:ins>
      <w:r w:rsidRPr="00134E21">
        <w:rPr>
          <w:lang w:val="de-DE"/>
        </w:rPr>
        <w:t>. Hierbei werden zunächst die verwendeten Befragungsmethoden für die Ist-Zustand-Analyse kurz vorgestellt</w:t>
      </w:r>
    </w:p>
    <w:p w14:paraId="6D1906DA" w14:textId="1508FD58" w:rsidR="00B43071" w:rsidRDefault="00B43071" w:rsidP="00B43071">
      <w:pPr>
        <w:pStyle w:val="berschrift2"/>
      </w:pPr>
      <w:bookmarkStart w:id="274" w:name="_Toc514836997"/>
      <w:r>
        <w:t xml:space="preserve">Was ist </w:t>
      </w:r>
      <w:r w:rsidRPr="0021712A">
        <w:t>Communication Studio</w:t>
      </w:r>
      <w:r>
        <w:t>?</w:t>
      </w:r>
      <w:bookmarkEnd w:id="274"/>
    </w:p>
    <w:p w14:paraId="6D820BD6" w14:textId="71B746B3" w:rsidR="00134E21" w:rsidRDefault="00134E21" w:rsidP="00134E21">
      <w:pPr>
        <w:pStyle w:val="Textkrper"/>
      </w:pPr>
      <w:r w:rsidRPr="00B13F9C">
        <w:rPr>
          <w:rPrChange w:id="275" w:author="Ghislain Zeleu" w:date="2018-05-25T15:47:00Z">
            <w:rPr>
              <w:i/>
            </w:rPr>
          </w:rPrChange>
        </w:rPr>
        <w:t>Communication Studio,</w:t>
      </w:r>
      <w:r>
        <w:t xml:space="preserve"> in dieser Arbeit abgekürzt auch </w:t>
      </w:r>
      <w:proofErr w:type="spellStart"/>
      <w:r>
        <w:rPr>
          <w:i/>
        </w:rPr>
        <w:t>ComStudio</w:t>
      </w:r>
      <w:proofErr w:type="spellEnd"/>
      <w:r>
        <w:t xml:space="preserve"> genannt, ist der Name für das neue Softwareprodukt der Firma Hilscher. Diese Software soll zukünftig die bisherige Software SYCON.net ablösen. Grund </w:t>
      </w:r>
      <w:ins w:id="276" w:author="David Tsaava [2]" w:date="2018-05-24T11:59:00Z">
        <w:r w:rsidR="002623A2">
          <w:t>da</w:t>
        </w:r>
      </w:ins>
      <w:r>
        <w:t xml:space="preserve">für </w:t>
      </w:r>
      <w:del w:id="277" w:author="David Tsaava [2]" w:date="2018-05-24T11:59:00Z">
        <w:r w:rsidDel="002623A2">
          <w:delText>die Ablösung der Software durch das „Communication Studio“ sind</w:delText>
        </w:r>
      </w:del>
      <w:ins w:id="278" w:author="David Tsaava [2]" w:date="2018-05-24T11:59:00Z">
        <w:r w:rsidR="002623A2">
          <w:t>ist</w:t>
        </w:r>
      </w:ins>
      <w:r>
        <w:t xml:space="preserve"> unter anderem die </w:t>
      </w:r>
      <w:r w:rsidRPr="002623A2">
        <w:rPr>
          <w:strike/>
          <w:rPrChange w:id="279" w:author="David Tsaava [2]" w:date="2018-05-24T11:59:00Z">
            <w:rPr/>
          </w:rPrChange>
        </w:rPr>
        <w:t>schlechte</w:t>
      </w:r>
      <w:r>
        <w:t xml:space="preserve"> </w:t>
      </w:r>
      <w:ins w:id="280" w:author="David Tsaava [2]" w:date="2018-05-24T12:00:00Z">
        <w:r w:rsidR="002623A2">
          <w:t xml:space="preserve">umständliche </w:t>
        </w:r>
      </w:ins>
      <w:r>
        <w:t xml:space="preserve">Erweiterbarkeit </w:t>
      </w:r>
      <w:r w:rsidRPr="002623A2">
        <w:rPr>
          <w:strike/>
          <w:rPrChange w:id="281" w:author="David Tsaava [2]" w:date="2018-05-24T11:59:00Z">
            <w:rPr/>
          </w:rPrChange>
        </w:rPr>
        <w:t>und dadurch in Zukunft fehlende Funktionalität</w:t>
      </w:r>
      <w:r>
        <w:t xml:space="preserve">. </w:t>
      </w:r>
    </w:p>
    <w:p w14:paraId="310D0110" w14:textId="77777777" w:rsidR="00134E21" w:rsidRDefault="00134E21" w:rsidP="00134E21">
      <w:pPr>
        <w:pStyle w:val="TextkrperEinzug"/>
        <w:ind w:firstLine="0"/>
        <w:rPr>
          <w:lang w:val="de-DE"/>
        </w:rPr>
      </w:pPr>
      <w:r>
        <w:rPr>
          <w:lang w:val="de-DE"/>
        </w:rPr>
        <w:t xml:space="preserve">Das </w:t>
      </w:r>
      <w:proofErr w:type="spellStart"/>
      <w:r>
        <w:rPr>
          <w:lang w:val="de-DE"/>
        </w:rPr>
        <w:t>ComStudio</w:t>
      </w:r>
      <w:proofErr w:type="spellEnd"/>
      <w:r>
        <w:rPr>
          <w:lang w:val="de-DE"/>
        </w:rPr>
        <w:t xml:space="preserve"> ist modular aufgebaut und besitzt die Möglichkeit, Softwaremodule über eine </w:t>
      </w:r>
      <w:proofErr w:type="spellStart"/>
      <w:r>
        <w:rPr>
          <w:lang w:val="de-DE"/>
        </w:rPr>
        <w:t>Plug-in</w:t>
      </w:r>
      <w:proofErr w:type="spellEnd"/>
      <w:r>
        <w:rPr>
          <w:lang w:val="de-DE"/>
        </w:rPr>
        <w:t xml:space="preserve"> Schnittstelle zu integrieren. Vorrangig wurde für die Programmierung C# verwendet und die Oberflächen wurden mit WPF erstellt. </w:t>
      </w:r>
    </w:p>
    <w:p w14:paraId="5AEE8114" w14:textId="77777777" w:rsidR="00134E21" w:rsidRDefault="00134E21" w:rsidP="00134E21">
      <w:pPr>
        <w:pStyle w:val="TextkrperEinzug"/>
        <w:ind w:firstLine="0"/>
        <w:rPr>
          <w:lang w:val="de-DE"/>
        </w:rPr>
      </w:pPr>
      <w:r>
        <w:rPr>
          <w:lang w:val="de-DE"/>
        </w:rPr>
        <w:t xml:space="preserve">Durch geringfügige Anpassungen konnten einige bestehenden Konfigurationsmodule aus der Software SYCON.net im </w:t>
      </w:r>
      <w:proofErr w:type="spellStart"/>
      <w:r>
        <w:rPr>
          <w:lang w:val="de-DE"/>
        </w:rPr>
        <w:t>ComStudio</w:t>
      </w:r>
      <w:proofErr w:type="spellEnd"/>
      <w:r>
        <w:rPr>
          <w:lang w:val="de-DE"/>
        </w:rPr>
        <w:t xml:space="preserve"> wiederverwendet werden. Andere Teile, wie z.B. die Diagnose der Baugruppen wurden neu entwickelt. Dieser Programmteil wurde als „</w:t>
      </w:r>
      <w:r>
        <w:rPr>
          <w:i/>
          <w:lang w:val="de-DE"/>
        </w:rPr>
        <w:t>Web-</w:t>
      </w:r>
      <w:proofErr w:type="spellStart"/>
      <w:r>
        <w:rPr>
          <w:i/>
          <w:lang w:val="de-DE"/>
        </w:rPr>
        <w:t>Diagnoses</w:t>
      </w:r>
      <w:proofErr w:type="spellEnd"/>
      <w:r>
        <w:rPr>
          <w:i/>
          <w:lang w:val="de-DE"/>
        </w:rPr>
        <w:t>“</w:t>
      </w:r>
      <w:r>
        <w:rPr>
          <w:lang w:val="de-DE"/>
        </w:rPr>
        <w:t xml:space="preserve"> als Client für browserbasierte Anwendungen auf HTML-, Angular- oder </w:t>
      </w:r>
      <w:proofErr w:type="spellStart"/>
      <w:r>
        <w:rPr>
          <w:lang w:val="de-DE"/>
        </w:rPr>
        <w:t>TypeScript</w:t>
      </w:r>
      <w:proofErr w:type="spellEnd"/>
      <w:r>
        <w:rPr>
          <w:lang w:val="de-DE"/>
        </w:rPr>
        <w:t>-Basis erstellt. Ein Grund hierfür ist die häufigere Nutzung ohne Änderung der Konfiguration und somit ist ein Start der gesamten Software nicht nötig.</w:t>
      </w:r>
    </w:p>
    <w:p w14:paraId="0ADAB3EF" w14:textId="2D1A8595" w:rsidR="00134E21" w:rsidRDefault="00134E21" w:rsidP="00134E21">
      <w:pPr>
        <w:pStyle w:val="TextkrperEinzug"/>
        <w:ind w:firstLine="0"/>
        <w:rPr>
          <w:lang w:val="de-DE"/>
        </w:rPr>
      </w:pPr>
      <w:r>
        <w:rPr>
          <w:lang w:val="de-DE"/>
        </w:rPr>
        <w:fldChar w:fldCharType="begin"/>
      </w:r>
      <w:r>
        <w:rPr>
          <w:lang w:val="de-DE"/>
        </w:rPr>
        <w:instrText xml:space="preserve"> REF _Ref511050888 \h  \* MERGEFORMAT </w:instrText>
      </w:r>
      <w:r>
        <w:rPr>
          <w:lang w:val="de-DE"/>
        </w:rPr>
      </w:r>
      <w:r>
        <w:rPr>
          <w:lang w:val="de-DE"/>
        </w:rPr>
        <w:fldChar w:fldCharType="separate"/>
      </w:r>
      <w:ins w:id="282" w:author="David Tsaava [2]" w:date="2018-05-24T10:12:00Z">
        <w:r w:rsidR="009D2C15">
          <w:rPr>
            <w:b/>
            <w:bCs w:val="0"/>
            <w:lang w:val="de-DE"/>
          </w:rPr>
          <w:t>Fehler! Verweisquelle konnte nicht gefunden werden.</w:t>
        </w:r>
      </w:ins>
      <w:del w:id="283" w:author="David Tsaava [2]" w:date="2018-05-24T10:08:00Z">
        <w:r w:rsidDel="009D2C15">
          <w:rPr>
            <w:lang w:val="de-DE"/>
          </w:rPr>
          <w:delText xml:space="preserve">Abbildung </w:delText>
        </w:r>
        <w:r w:rsidDel="009D2C15">
          <w:rPr>
            <w:noProof/>
            <w:lang w:val="de-DE"/>
          </w:rPr>
          <w:delText>8</w:delText>
        </w:r>
      </w:del>
      <w:r>
        <w:rPr>
          <w:lang w:val="de-DE"/>
        </w:rPr>
        <w:fldChar w:fldCharType="end"/>
      </w:r>
      <w:r>
        <w:rPr>
          <w:lang w:val="de-DE"/>
        </w:rPr>
        <w:t xml:space="preserve"> zeigt die wichtigsten Module des „Communication Studios“. Diese Module bieten den Vorteil, da</w:t>
      </w:r>
      <w:ins w:id="284" w:author="David Tsaava [2]" w:date="2018-05-24T12:00:00Z">
        <w:r w:rsidR="0028348B">
          <w:rPr>
            <w:lang w:val="de-DE"/>
          </w:rPr>
          <w:t>s</w:t>
        </w:r>
      </w:ins>
      <w:r>
        <w:rPr>
          <w:lang w:val="de-DE"/>
        </w:rPr>
        <w:t xml:space="preserve">s die Software mit den steigenden Anforderungen mitwachsen kann. </w:t>
      </w:r>
    </w:p>
    <w:p w14:paraId="1CFA7D00" w14:textId="77777777" w:rsidR="00563476" w:rsidRDefault="00563476" w:rsidP="00B43071">
      <w:pPr>
        <w:pStyle w:val="Textkrper"/>
      </w:pPr>
    </w:p>
    <w:p w14:paraId="0C4DDC6D" w14:textId="77777777" w:rsidR="00563476" w:rsidRDefault="00563476" w:rsidP="00B43071">
      <w:pPr>
        <w:pStyle w:val="Textkrper"/>
      </w:pPr>
    </w:p>
    <w:p w14:paraId="075A003C" w14:textId="77777777" w:rsidR="00AC00ED" w:rsidRDefault="00563476" w:rsidP="00AC00ED">
      <w:pPr>
        <w:pStyle w:val="TextkrperEinzug"/>
        <w:keepNext/>
      </w:pPr>
      <w:r>
        <w:rPr>
          <w:noProof/>
          <w:lang w:val="de-DE"/>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825" cy="4486275"/>
                    </a:xfrm>
                    <a:prstGeom prst="rect">
                      <a:avLst/>
                    </a:prstGeom>
                  </pic:spPr>
                </pic:pic>
              </a:graphicData>
            </a:graphic>
          </wp:inline>
        </w:drawing>
      </w:r>
    </w:p>
    <w:p w14:paraId="22C7C4D5" w14:textId="526E5C79" w:rsidR="00AC00ED" w:rsidRDefault="00AC00ED" w:rsidP="00AC00ED">
      <w:pPr>
        <w:pStyle w:val="Beschriftung"/>
        <w:jc w:val="both"/>
      </w:pPr>
      <w:r>
        <w:t xml:space="preserve">Abbildung </w:t>
      </w:r>
      <w:fldSimple w:instr=" SEQ Abbildung \* ARABIC ">
        <w:r w:rsidR="009D2C15">
          <w:rPr>
            <w:noProof/>
          </w:rPr>
          <w:t>8</w:t>
        </w:r>
      </w:fldSimple>
      <w:r>
        <w:t xml:space="preserve">: </w:t>
      </w:r>
      <w:r w:rsidR="006978A9">
        <w:t xml:space="preserve">Vereinfachtes </w:t>
      </w:r>
      <w:r>
        <w:t xml:space="preserve">Übersichtschema </w:t>
      </w:r>
      <w:proofErr w:type="spellStart"/>
      <w:r w:rsidRPr="006978A9">
        <w:rPr>
          <w:i/>
        </w:rPr>
        <w:t>ComStudio</w:t>
      </w:r>
      <w:proofErr w:type="spellEnd"/>
      <w:r>
        <w:t xml:space="preserve"> mit</w:t>
      </w:r>
      <w:del w:id="285" w:author="David Tsaava [2]" w:date="2018-05-24T12:01:00Z">
        <w:r w:rsidDel="0028348B">
          <w:delText xml:space="preserve"> t </w:delText>
        </w:r>
      </w:del>
      <w:r>
        <w:t xml:space="preserve"> zukünftiger  TopologyEditor</w:t>
      </w:r>
    </w:p>
    <w:p w14:paraId="6138736C" w14:textId="532AEF5E" w:rsidR="00C50304" w:rsidRDefault="00D33CE3" w:rsidP="00C50304">
      <w:pPr>
        <w:pStyle w:val="berschrift2"/>
      </w:pPr>
      <w:bookmarkStart w:id="286" w:name="_Toc514836998"/>
      <w:r>
        <w:t>Befragungsmethoden</w:t>
      </w:r>
      <w:bookmarkEnd w:id="286"/>
      <w:r>
        <w:t xml:space="preserve"> </w:t>
      </w:r>
    </w:p>
    <w:p w14:paraId="50A4BAF6" w14:textId="77777777" w:rsidR="00CC5EF8"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w:t>
      </w:r>
      <w:del w:id="287" w:author="David Tsaava [2]" w:date="2018-05-24T12:01:00Z">
        <w:r w:rsidDel="0028348B">
          <w:delText>t</w:delText>
        </w:r>
      </w:del>
      <w:r>
        <w:t>arbeit</w:t>
      </w:r>
      <w:r w:rsidR="00357506">
        <w:t xml:space="preserve"> </w:t>
      </w:r>
      <w:r w:rsidR="00CC5EF8">
        <w:t>der Firma Hilscher</w:t>
      </w:r>
      <w:r w:rsidR="00357506">
        <w:t xml:space="preserve">, da </w:t>
      </w:r>
      <w:r w:rsidR="00AC00ED">
        <w:t>sie</w:t>
      </w:r>
      <w:r w:rsidR="00357506">
        <w:t xml:space="preserve"> die Arbeitsabläufe </w:t>
      </w:r>
      <w:r w:rsidR="00CC5EF8">
        <w:t xml:space="preserve">bei der Inbetriebnahme </w:t>
      </w:r>
      <w:r w:rsidR="00357506">
        <w:t xml:space="preserve">kennen und über Erfahrungen mit </w:t>
      </w:r>
      <w:r w:rsidR="00CC5EF8">
        <w:t xml:space="preserve">den Spezifikationen </w:t>
      </w:r>
      <w:r w:rsidR="00357506">
        <w:t>verfügen.</w:t>
      </w:r>
    </w:p>
    <w:p w14:paraId="10539E6B" w14:textId="77777777" w:rsidR="00CC5EF8" w:rsidRDefault="00CC5EF8" w:rsidP="00C50304">
      <w:pPr>
        <w:pStyle w:val="Textkrper"/>
      </w:pPr>
    </w:p>
    <w:p w14:paraId="61F5C2A2" w14:textId="4C631619" w:rsidR="00D43E3E" w:rsidRDefault="00357506" w:rsidP="00C50304">
      <w:pPr>
        <w:pStyle w:val="Textkrper"/>
      </w:pPr>
      <w:r>
        <w:t>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6C9BCB49" w:rsidR="00C57F6F" w:rsidRPr="00C57F6F" w:rsidRDefault="00C57F6F" w:rsidP="00C57F6F">
      <w:pPr>
        <w:pStyle w:val="TextkrperEinzug"/>
        <w:ind w:firstLine="0"/>
        <w:rPr>
          <w:lang w:val="de-DE"/>
        </w:rPr>
      </w:pPr>
      <w:r>
        <w:rPr>
          <w:lang w:val="de-DE"/>
        </w:rPr>
        <w:t xml:space="preserve">Bei dieser Methode </w:t>
      </w:r>
      <w:r w:rsidR="00CC5EF8">
        <w:rPr>
          <w:lang w:val="de-DE"/>
        </w:rPr>
        <w:t>werden</w:t>
      </w:r>
      <w:r>
        <w:rPr>
          <w:lang w:val="de-DE"/>
        </w:rPr>
        <w:t xml:space="preserve"> </w:t>
      </w:r>
      <w:r w:rsidR="001B2D1A">
        <w:rPr>
          <w:lang w:val="de-DE"/>
        </w:rPr>
        <w:t>die direkten mündlichen Fragen</w:t>
      </w:r>
      <w:r>
        <w:rPr>
          <w:lang w:val="de-DE"/>
        </w:rPr>
        <w:t xml:space="preserve"> gestellt. Die Befragung wird entweder auf Basis eine</w:t>
      </w:r>
      <w:ins w:id="288" w:author="David Tsaava [2]" w:date="2018-05-24T12:02:00Z">
        <w:r w:rsidR="0028348B">
          <w:rPr>
            <w:lang w:val="de-DE"/>
          </w:rPr>
          <w:t>s</w:t>
        </w:r>
      </w:ins>
      <w:del w:id="289" w:author="David Tsaava [2]" w:date="2018-05-24T12:02:00Z">
        <w:r w:rsidDel="0028348B">
          <w:rPr>
            <w:lang w:val="de-DE"/>
          </w:rPr>
          <w:delText>n</w:delText>
        </w:r>
      </w:del>
      <w:r>
        <w:rPr>
          <w:lang w:val="de-DE"/>
        </w:rPr>
        <w:t xml:space="preserve"> Fragenkatalog</w:t>
      </w:r>
      <w:ins w:id="290" w:author="David Tsaava [2]" w:date="2018-05-24T12:02:00Z">
        <w:r w:rsidR="0028348B">
          <w:rPr>
            <w:lang w:val="de-DE"/>
          </w:rPr>
          <w:t>s</w:t>
        </w:r>
      </w:ins>
      <w:r>
        <w:rPr>
          <w:lang w:val="de-DE"/>
        </w:rPr>
        <w:t xml:space="preserve"> durchgeführt oder Fragen, die </w:t>
      </w:r>
      <w:r w:rsidR="00CC5EF8">
        <w:rPr>
          <w:lang w:val="de-DE"/>
        </w:rPr>
        <w:t xml:space="preserve">sich </w:t>
      </w:r>
      <w:r>
        <w:rPr>
          <w:lang w:val="de-DE"/>
        </w:rPr>
        <w:t xml:space="preserve">im Verlauf des Meetings </w:t>
      </w:r>
      <w:r w:rsidR="00CC5EF8">
        <w:rPr>
          <w:lang w:val="de-DE"/>
        </w:rPr>
        <w:t>ergeben</w:t>
      </w:r>
      <w:r>
        <w:rPr>
          <w:lang w:val="de-DE"/>
        </w:rPr>
        <w:t xml:space="preserve">. Darüber hinaus </w:t>
      </w:r>
      <w:r w:rsidR="002D7A77">
        <w:rPr>
          <w:lang w:val="de-DE"/>
        </w:rPr>
        <w:t>wird</w:t>
      </w:r>
      <w:r>
        <w:rPr>
          <w:lang w:val="de-DE"/>
        </w:rPr>
        <w:t xml:space="preserve"> das Meeting nicht nur mit dem Projektleiter in Form von </w:t>
      </w:r>
      <w:r w:rsidR="002D7A77">
        <w:rPr>
          <w:lang w:val="de-DE"/>
        </w:rPr>
        <w:t>Einzel</w:t>
      </w:r>
      <w:ins w:id="291" w:author="David Tsaava [2]" w:date="2018-05-24T12:02:00Z">
        <w:r w:rsidR="0028348B">
          <w:rPr>
            <w:lang w:val="de-DE"/>
          </w:rPr>
          <w:t>g</w:t>
        </w:r>
      </w:ins>
      <w:del w:id="292" w:author="David Tsaava [2]" w:date="2018-05-24T12:02:00Z">
        <w:r w:rsidR="002D7A77" w:rsidDel="0028348B">
          <w:rPr>
            <w:lang w:val="de-DE"/>
          </w:rPr>
          <w:delText xml:space="preserve"> G</w:delText>
        </w:r>
      </w:del>
      <w:r w:rsidR="002D7A77">
        <w:rPr>
          <w:lang w:val="de-DE"/>
        </w:rPr>
        <w:t>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7BBDA4AF" w:rsidR="000E1A37" w:rsidRPr="000E1A37" w:rsidRDefault="000E1A37" w:rsidP="000E1A37">
      <w:pPr>
        <w:pStyle w:val="TextkrperEinzug"/>
        <w:ind w:firstLine="0"/>
        <w:rPr>
          <w:lang w:val="de-DE"/>
        </w:rPr>
      </w:pPr>
      <w:r>
        <w:rPr>
          <w:lang w:val="de-DE"/>
        </w:rPr>
        <w:t xml:space="preserve">Bei dieser Analyse werden Informationen aus Spezifikationen </w:t>
      </w:r>
      <w:r w:rsidR="00CC5EF8">
        <w:rPr>
          <w:lang w:val="de-DE"/>
        </w:rPr>
        <w:t xml:space="preserve">ermitteln </w:t>
      </w:r>
      <w:r>
        <w:rPr>
          <w:lang w:val="de-DE"/>
        </w:rPr>
        <w:t>und die Anforderungen der bisherigeren Softwareanwendung „</w:t>
      </w:r>
      <w:r w:rsidRPr="0021712A">
        <w:rPr>
          <w:i/>
        </w:rPr>
        <w:t>Communication Studio</w:t>
      </w:r>
      <w:r>
        <w:rPr>
          <w:lang w:val="de-DE"/>
        </w:rPr>
        <w:t>“ extrahiert, insbesondere   aus</w:t>
      </w:r>
      <w:r w:rsidR="007A28E3">
        <w:rPr>
          <w:lang w:val="de-DE"/>
        </w:rPr>
        <w:t xml:space="preserve"> </w:t>
      </w:r>
      <w:r w:rsidR="007A28E3">
        <w:rPr>
          <w:lang w:val="de-DE"/>
        </w:rPr>
        <w:lastRenderedPageBreak/>
        <w:t>der Visualisierung von Gerätemo</w:t>
      </w:r>
      <w:r>
        <w:rPr>
          <w:lang w:val="de-DE"/>
        </w:rPr>
        <w:t>delle</w:t>
      </w:r>
      <w:ins w:id="293" w:author="David Tsaava [2]" w:date="2018-05-24T12:03:00Z">
        <w:r w:rsidR="0028348B">
          <w:rPr>
            <w:lang w:val="de-DE"/>
          </w:rPr>
          <w:t>n</w:t>
        </w:r>
      </w:ins>
      <w:r>
        <w:rPr>
          <w:lang w:val="de-DE"/>
        </w:rPr>
        <w:t xml:space="preserve"> bei Konfiguration und Überwachung</w:t>
      </w:r>
      <w:r w:rsidR="007A28E3">
        <w:rPr>
          <w:lang w:val="de-DE"/>
        </w:rPr>
        <w:t>(Diagnose)</w:t>
      </w:r>
      <w:r>
        <w:rPr>
          <w:lang w:val="de-DE"/>
        </w:rPr>
        <w:t xml:space="preserve"> </w:t>
      </w:r>
      <w:r w:rsidRPr="0028348B">
        <w:rPr>
          <w:highlight w:val="yellow"/>
          <w:lang w:val="de-DE"/>
          <w:rPrChange w:id="294" w:author="David Tsaava [2]" w:date="2018-05-24T12:03:00Z">
            <w:rPr>
              <w:lang w:val="de-DE"/>
            </w:rPr>
          </w:rPrChange>
        </w:rPr>
        <w:t>von System</w:t>
      </w:r>
      <w:r>
        <w:rPr>
          <w:lang w:val="de-DE"/>
        </w:rPr>
        <w:t>.</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3B91C4B5" w14:textId="3E774C50" w:rsidR="007A28E3" w:rsidRPr="007F0F4A" w:rsidRDefault="007A28E3" w:rsidP="007A28E3">
      <w:pPr>
        <w:pStyle w:val="TextkrperEinzug"/>
        <w:ind w:firstLine="0"/>
        <w:rPr>
          <w:lang w:val="de-DE"/>
        </w:rPr>
      </w:pPr>
      <w:r>
        <w:rPr>
          <w:lang w:val="de-DE"/>
        </w:rPr>
        <w:t xml:space="preserve">Bei Beobachtung werden die Sachverhalte durch sinnliche Wahrnehmung aufgenommen. Ich habe den Mitarbeitern bei der Arbeit und beim Umgang mit dem </w:t>
      </w:r>
      <w:proofErr w:type="spellStart"/>
      <w:r w:rsidRPr="007A28E3">
        <w:rPr>
          <w:i/>
          <w:lang w:val="de-DE"/>
        </w:rPr>
        <w:t>ComStudio</w:t>
      </w:r>
      <w:proofErr w:type="spellEnd"/>
      <w:r>
        <w:rPr>
          <w:lang w:val="de-DE"/>
        </w:rPr>
        <w:t xml:space="preserve"> zugesehen. Aus diese</w:t>
      </w:r>
      <w:ins w:id="295" w:author="David Tsaava [2]" w:date="2018-05-24T12:04:00Z">
        <w:r w:rsidR="0028348B">
          <w:rPr>
            <w:lang w:val="de-DE"/>
          </w:rPr>
          <w:t>n</w:t>
        </w:r>
      </w:ins>
      <w:del w:id="296" w:author="David Tsaava [2]" w:date="2018-05-24T12:04:00Z">
        <w:r w:rsidDel="0028348B">
          <w:rPr>
            <w:lang w:val="de-DE"/>
          </w:rPr>
          <w:delText>m</w:delText>
        </w:r>
      </w:del>
      <w:r>
        <w:rPr>
          <w:lang w:val="de-DE"/>
        </w:rPr>
        <w:t xml:space="preserve"> Beobachtungen habe ich viele Information gewonnen.</w:t>
      </w:r>
    </w:p>
    <w:p w14:paraId="4BA97BBA" w14:textId="058F01ED" w:rsidR="00E61E9A" w:rsidRDefault="007A28E3" w:rsidP="00E563A7">
      <w:pPr>
        <w:pStyle w:val="berschrift2"/>
      </w:pPr>
      <w:bookmarkStart w:id="297" w:name="_Toc514836999"/>
      <w:r>
        <w:t>Auswertung</w:t>
      </w:r>
      <w:bookmarkEnd w:id="297"/>
    </w:p>
    <w:p w14:paraId="6CB08519" w14:textId="77777777" w:rsidR="006978A9" w:rsidRDefault="006978A9" w:rsidP="006978A9">
      <w:pPr>
        <w:pStyle w:val="TextkrperEinzug"/>
        <w:ind w:firstLine="0"/>
        <w:rPr>
          <w:lang w:val="de-DE"/>
        </w:rPr>
      </w:pPr>
      <w:r>
        <w:rPr>
          <w:lang w:val="de-DE"/>
        </w:rPr>
        <w:t>Diese Auswertung des Ist-Zustandes und die Befragung der Mitarbeiter dienen als Grundlage für den Soll-Zustand. Im Folgenden werden nur die wichtigsten Punkte, die im Zusammenhang mit der Topologie stehen, gelistet:</w:t>
      </w:r>
    </w:p>
    <w:p w14:paraId="4AEEF4DC" w14:textId="77777777" w:rsidR="006978A9" w:rsidRDefault="006978A9" w:rsidP="006978A9">
      <w:pPr>
        <w:pStyle w:val="TextkrperEinzug"/>
        <w:ind w:firstLine="0"/>
        <w:rPr>
          <w:lang w:val="de-DE"/>
        </w:rPr>
      </w:pPr>
    </w:p>
    <w:p w14:paraId="4C348199" w14:textId="77777777" w:rsidR="006978A9" w:rsidRDefault="006978A9" w:rsidP="003F1886">
      <w:pPr>
        <w:pStyle w:val="TextkrperEinzug"/>
        <w:numPr>
          <w:ilvl w:val="0"/>
          <w:numId w:val="34"/>
        </w:numPr>
        <w:rPr>
          <w:lang w:val="de-DE"/>
        </w:rPr>
      </w:pPr>
      <w:r>
        <w:rPr>
          <w:lang w:val="de-DE"/>
        </w:rPr>
        <w:t xml:space="preserve">Das bisherige System bietet nur eine hierarchische Darstellung der Geräte im </w:t>
      </w:r>
      <w:r>
        <w:rPr>
          <w:strike/>
          <w:lang w:val="de-DE"/>
        </w:rPr>
        <w:t xml:space="preserve">in </w:t>
      </w:r>
      <w:r>
        <w:rPr>
          <w:lang w:val="de-DE"/>
        </w:rPr>
        <w:t>sogenannten „</w:t>
      </w:r>
      <w:r>
        <w:rPr>
          <w:i/>
          <w:lang w:val="de-DE"/>
        </w:rPr>
        <w:t>Solution Explorer</w:t>
      </w:r>
      <w:r>
        <w:rPr>
          <w:lang w:val="de-DE"/>
        </w:rPr>
        <w:t xml:space="preserve">“ (Abbildung 6) an. Allerdings ist diese Art der Darstellung kein Ersatz für eine topologische Darstellung eines Netzwerkes. </w:t>
      </w:r>
    </w:p>
    <w:p w14:paraId="155CB715" w14:textId="77777777" w:rsidR="006978A9" w:rsidRDefault="006978A9" w:rsidP="003F1886">
      <w:pPr>
        <w:pStyle w:val="TextkrperEinzug"/>
        <w:numPr>
          <w:ilvl w:val="0"/>
          <w:numId w:val="34"/>
        </w:numPr>
        <w:rPr>
          <w:lang w:val="de-DE"/>
        </w:rPr>
      </w:pPr>
      <w:r>
        <w:rPr>
          <w:lang w:val="de-DE"/>
        </w:rPr>
        <w:t>Die Darstellung, Bearbeitung und das Handling der Topologie soll einheitlich für alle Netzwerke sein.</w:t>
      </w:r>
    </w:p>
    <w:p w14:paraId="20E854B5" w14:textId="39DA7270" w:rsidR="006978A9" w:rsidRDefault="006978A9" w:rsidP="003F1886">
      <w:pPr>
        <w:pStyle w:val="TextkrperEinzug"/>
        <w:numPr>
          <w:ilvl w:val="0"/>
          <w:numId w:val="34"/>
        </w:numPr>
        <w:rPr>
          <w:lang w:val="de-DE"/>
        </w:rPr>
      </w:pPr>
      <w:r>
        <w:rPr>
          <w:lang w:val="de-DE"/>
        </w:rPr>
        <w:t xml:space="preserve">„Communication Studio“ ist nicht </w:t>
      </w:r>
      <w:ins w:id="298" w:author="David Tsaava [2]" w:date="2018-05-24T12:05:00Z">
        <w:r w:rsidR="0028348B">
          <w:rPr>
            <w:lang w:val="de-DE"/>
          </w:rPr>
          <w:t>C</w:t>
        </w:r>
      </w:ins>
      <w:del w:id="299" w:author="David Tsaava [2]" w:date="2018-05-24T12:05:00Z">
        <w:r w:rsidDel="0028348B">
          <w:rPr>
            <w:lang w:val="de-DE"/>
          </w:rPr>
          <w:delText>c</w:delText>
        </w:r>
      </w:del>
      <w:r>
        <w:rPr>
          <w:lang w:val="de-DE"/>
        </w:rPr>
        <w:t xml:space="preserve">loud-fähig. Die Firma Hilscher sieht zukünftig die Möglichkeit des Einsatzes von Cloud-Konfiguratoren und </w:t>
      </w:r>
      <w:r w:rsidRPr="0028348B">
        <w:rPr>
          <w:highlight w:val="yellow"/>
          <w:lang w:val="de-DE"/>
          <w:rPrChange w:id="300" w:author="David Tsaava [2]" w:date="2018-05-24T12:05:00Z">
            <w:rPr>
              <w:lang w:val="de-DE"/>
            </w:rPr>
          </w:rPrChange>
        </w:rPr>
        <w:t>setzt daher auf neue Technologie</w:t>
      </w:r>
      <w:r>
        <w:rPr>
          <w:lang w:val="de-DE"/>
        </w:rPr>
        <w:t xml:space="preserve">. </w:t>
      </w:r>
    </w:p>
    <w:p w14:paraId="0C066073" w14:textId="77777777" w:rsidR="006978A9" w:rsidRDefault="006978A9" w:rsidP="003F1886">
      <w:pPr>
        <w:pStyle w:val="TextkrperEinzug"/>
        <w:numPr>
          <w:ilvl w:val="0"/>
          <w:numId w:val="34"/>
        </w:numPr>
        <w:rPr>
          <w:lang w:val="de-DE"/>
        </w:rPr>
      </w:pPr>
      <w:r>
        <w:rPr>
          <w:lang w:val="de-DE"/>
        </w:rPr>
        <w:t>Modularer Aufbau mit Plug-In Schnittstelle</w:t>
      </w:r>
    </w:p>
    <w:p w14:paraId="6BAED432" w14:textId="77777777" w:rsidR="006978A9" w:rsidRDefault="006978A9" w:rsidP="003F1886">
      <w:pPr>
        <w:pStyle w:val="TextkrperEinzug"/>
        <w:numPr>
          <w:ilvl w:val="0"/>
          <w:numId w:val="34"/>
        </w:numPr>
        <w:rPr>
          <w:lang w:val="de-DE"/>
        </w:rPr>
      </w:pPr>
      <w:r>
        <w:rPr>
          <w:lang w:val="de-DE"/>
        </w:rPr>
        <w:t xml:space="preserve">Topologie wird zur Konfigurations- und Diagnosezeit benötigt. </w:t>
      </w:r>
    </w:p>
    <w:p w14:paraId="33FA9B54" w14:textId="2A8EE482" w:rsidR="007A28E3" w:rsidRDefault="007A28E3">
      <w:pPr>
        <w:rPr>
          <w:b w:val="0"/>
          <w:i/>
          <w:sz w:val="24"/>
        </w:rPr>
      </w:pPr>
      <w:r>
        <w:rPr>
          <w:i/>
        </w:rPr>
        <w:br w:type="page"/>
      </w:r>
    </w:p>
    <w:p w14:paraId="46E121DF" w14:textId="77777777" w:rsidR="008D66FB" w:rsidRDefault="008D66FB" w:rsidP="00C62BFE">
      <w:pPr>
        <w:pStyle w:val="Textkrper"/>
        <w:rPr>
          <w:i/>
        </w:rPr>
      </w:pPr>
    </w:p>
    <w:p w14:paraId="7475C311" w14:textId="17DE69FC" w:rsidR="00AF42A8" w:rsidRDefault="000C78C4" w:rsidP="000C78C4">
      <w:pPr>
        <w:pStyle w:val="berschrift1"/>
      </w:pPr>
      <w:bookmarkStart w:id="301" w:name="_Toc514837000"/>
      <w:r w:rsidRPr="000C78C4">
        <w:t>Anforderungsanalyse</w:t>
      </w:r>
      <w:bookmarkEnd w:id="301"/>
    </w:p>
    <w:p w14:paraId="7A6E0F06" w14:textId="77777777" w:rsidR="00B70A25" w:rsidRDefault="00B70A25" w:rsidP="00B70A25">
      <w:pPr>
        <w:pStyle w:val="Textkrper"/>
      </w:pPr>
      <w:r>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6B435C14" w14:textId="67BB4D16" w:rsidR="00B70A25" w:rsidRDefault="00B70A25" w:rsidP="00B70A25">
      <w:pPr>
        <w:pStyle w:val="Textkrper"/>
      </w:pPr>
      <w:r>
        <w:t>Eine gute Analyse ist der Grundstein für ein realistisches Zeitmanagement und in Projekten für eine realistische Kosteneinschätzun</w:t>
      </w:r>
      <w:r>
        <w:rPr>
          <w:highlight w:val="yellow"/>
        </w:rPr>
        <w:t xml:space="preserve">g </w:t>
      </w:r>
      <w:sdt>
        <w:sdtPr>
          <w:rPr>
            <w:highlight w:val="yellow"/>
          </w:rPr>
          <w:id w:val="636844398"/>
          <w:citation/>
        </w:sdtPr>
        <w:sdtContent>
          <w:r>
            <w:rPr>
              <w:highlight w:val="yellow"/>
            </w:rPr>
            <w:fldChar w:fldCharType="begin"/>
          </w:r>
          <w:r>
            <w:rPr>
              <w:highlight w:val="yellow"/>
            </w:rPr>
            <w:instrText xml:space="preserve"> CITATION Ian07 \l 1031 </w:instrText>
          </w:r>
          <w:r>
            <w:rPr>
              <w:highlight w:val="yellow"/>
            </w:rPr>
            <w:fldChar w:fldCharType="separate"/>
          </w:r>
          <w:r w:rsidR="00BE3499" w:rsidRPr="00BE3499">
            <w:rPr>
              <w:noProof/>
              <w:highlight w:val="yellow"/>
            </w:rPr>
            <w:t>[8]</w:t>
          </w:r>
          <w:r>
            <w:rPr>
              <w:highlight w:val="yellow"/>
            </w:rPr>
            <w:fldChar w:fldCharType="end"/>
          </w:r>
        </w:sdtContent>
      </w:sdt>
      <w:r>
        <w:rPr>
          <w:highlight w:val="yellow"/>
        </w:rPr>
        <w:t>.</w:t>
      </w:r>
    </w:p>
    <w:p w14:paraId="123051B2" w14:textId="77777777" w:rsidR="00B70A25" w:rsidRDefault="00B70A25" w:rsidP="00B70A25">
      <w:pPr>
        <w:pStyle w:val="Textkrper"/>
      </w:pPr>
      <w:r>
        <w:t>Die folgenden Punkte listen einige Vortei</w:t>
      </w:r>
      <w:r>
        <w:rPr>
          <w:highlight w:val="yellow"/>
        </w:rPr>
        <w:t>le,</w:t>
      </w:r>
      <w:r>
        <w:t xml:space="preserve"> warum wir überhaupt diese Analyse grundsätzlich durchgeführt haben:</w:t>
      </w:r>
    </w:p>
    <w:p w14:paraId="62BAD8D4" w14:textId="77777777" w:rsidR="00B70A25" w:rsidRDefault="00B70A25" w:rsidP="003F1886">
      <w:pPr>
        <w:pStyle w:val="TextkrperEinzug"/>
        <w:numPr>
          <w:ilvl w:val="0"/>
          <w:numId w:val="33"/>
        </w:numPr>
        <w:rPr>
          <w:lang w:val="de-DE"/>
        </w:rPr>
      </w:pPr>
      <w:r>
        <w:rPr>
          <w:lang w:val="de-DE"/>
        </w:rPr>
        <w:t>Kosten einschätzen / senken</w:t>
      </w:r>
    </w:p>
    <w:p w14:paraId="351D1B93" w14:textId="77777777" w:rsidR="00B70A25" w:rsidRDefault="00B70A25" w:rsidP="003F1886">
      <w:pPr>
        <w:pStyle w:val="TextkrperEinzug"/>
        <w:numPr>
          <w:ilvl w:val="0"/>
          <w:numId w:val="33"/>
        </w:numPr>
        <w:rPr>
          <w:lang w:val="de-DE"/>
        </w:rPr>
      </w:pPr>
      <w:r>
        <w:rPr>
          <w:lang w:val="de-DE"/>
        </w:rPr>
        <w:t>Risiken verkleinern</w:t>
      </w:r>
    </w:p>
    <w:p w14:paraId="38B7B915" w14:textId="77777777" w:rsidR="00B70A25" w:rsidRDefault="00B70A25" w:rsidP="003F1886">
      <w:pPr>
        <w:pStyle w:val="TextkrperEinzug"/>
        <w:numPr>
          <w:ilvl w:val="0"/>
          <w:numId w:val="33"/>
        </w:numPr>
        <w:rPr>
          <w:lang w:val="de-DE"/>
        </w:rPr>
      </w:pPr>
      <w:r>
        <w:rPr>
          <w:lang w:val="de-DE"/>
        </w:rPr>
        <w:t xml:space="preserve">Erleichterung beim Erstellen von Testfällen und Testszenarien </w:t>
      </w:r>
    </w:p>
    <w:p w14:paraId="7B443CEE" w14:textId="1C481235" w:rsidR="00B70A25" w:rsidRDefault="00B70A25" w:rsidP="003F1886">
      <w:pPr>
        <w:pStyle w:val="TextkrperEinzug"/>
        <w:numPr>
          <w:ilvl w:val="0"/>
          <w:numId w:val="33"/>
        </w:numPr>
        <w:rPr>
          <w:lang w:val="de-DE"/>
        </w:rPr>
      </w:pPr>
      <w:r>
        <w:rPr>
          <w:lang w:val="de-DE"/>
        </w:rPr>
        <w:t xml:space="preserve">Gute Produkte erleichtern den Verkauf </w:t>
      </w:r>
      <w:r>
        <w:rPr>
          <w:highlight w:val="yellow"/>
          <w:lang w:val="de-DE"/>
        </w:rPr>
        <w:t xml:space="preserve">und </w:t>
      </w:r>
      <w:ins w:id="302" w:author="David Tsaava [2]" w:date="2018-05-24T13:19:00Z">
        <w:r w:rsidR="009B369A">
          <w:rPr>
            <w:highlight w:val="yellow"/>
            <w:lang w:val="de-DE"/>
          </w:rPr>
          <w:t xml:space="preserve">erhöhen </w:t>
        </w:r>
      </w:ins>
      <w:r>
        <w:rPr>
          <w:highlight w:val="yellow"/>
          <w:lang w:val="de-DE"/>
        </w:rPr>
        <w:t>Kundenzufriedenheit</w:t>
      </w:r>
    </w:p>
    <w:p w14:paraId="03E282A8" w14:textId="77777777" w:rsidR="00B70A25" w:rsidRDefault="00B70A25" w:rsidP="00B70A25">
      <w:pPr>
        <w:pStyle w:val="TextkrperEinzug"/>
        <w:ind w:left="1429" w:firstLine="0"/>
        <w:rPr>
          <w:lang w:val="de-DE"/>
        </w:rPr>
      </w:pPr>
    </w:p>
    <w:p w14:paraId="23BB14D1" w14:textId="1A40AEDE" w:rsidR="00B70A25" w:rsidRDefault="00B70A25" w:rsidP="00B70A25">
      <w:pPr>
        <w:pStyle w:val="TextkrperEinzug"/>
        <w:ind w:firstLine="0"/>
        <w:rPr>
          <w:lang w:val="de-DE"/>
        </w:rPr>
      </w:pPr>
      <w:r>
        <w:rPr>
          <w:lang w:val="de-DE"/>
        </w:rPr>
        <w:t>Dieser Abschnitt beschrei</w:t>
      </w:r>
      <w:ins w:id="303" w:author="David Tsaava [2]" w:date="2018-05-24T13:19:00Z">
        <w:r w:rsidR="009B369A">
          <w:rPr>
            <w:lang w:val="de-DE"/>
          </w:rPr>
          <w:t>b</w:t>
        </w:r>
      </w:ins>
      <w:r>
        <w:rPr>
          <w:lang w:val="de-DE"/>
        </w:rPr>
        <w:t>t deshalb alle Anforderungen an den „</w:t>
      </w:r>
      <w:proofErr w:type="spellStart"/>
      <w:r>
        <w:rPr>
          <w:lang w:val="de-DE"/>
        </w:rPr>
        <w:t>Topolog</w:t>
      </w:r>
      <w:r>
        <w:rPr>
          <w:highlight w:val="yellow"/>
          <w:lang w:val="de-DE"/>
        </w:rPr>
        <w:t>y</w:t>
      </w:r>
      <w:proofErr w:type="spellEnd"/>
      <w:r>
        <w:rPr>
          <w:highlight w:val="yellow"/>
          <w:lang w:val="de-DE"/>
        </w:rPr>
        <w:t>-</w:t>
      </w:r>
      <w:r>
        <w:rPr>
          <w:lang w:val="de-DE"/>
        </w:rPr>
        <w:t xml:space="preserve">Editor“ und das gesamte System. Hierbei wird zwischen funktionalen und nicht-funktionalen Anforderungen unterschieden. Des Weiteren werden die Aufgaben beispielhaft an einigen </w:t>
      </w:r>
      <w:r>
        <w:rPr>
          <w:highlight w:val="yellow"/>
          <w:lang w:val="de-DE"/>
        </w:rPr>
        <w:t>Anwendungsfällen</w:t>
      </w:r>
      <w:r>
        <w:rPr>
          <w:lang w:val="de-DE"/>
        </w:rPr>
        <w:t xml:space="preserve"> in einem Diagramm erläutert.</w:t>
      </w:r>
    </w:p>
    <w:p w14:paraId="5FBF1C11" w14:textId="6CC1AC04" w:rsidR="00B3067F" w:rsidRPr="00B24FBC" w:rsidRDefault="00B24FBC" w:rsidP="00B24FBC">
      <w:pPr>
        <w:pStyle w:val="berschrift2"/>
      </w:pPr>
      <w:bookmarkStart w:id="304" w:name="_Toc514837001"/>
      <w:r>
        <w:t xml:space="preserve">Funktionale </w:t>
      </w:r>
      <w:r w:rsidRPr="00B24FBC">
        <w:t>Anforderungen</w:t>
      </w:r>
      <w:bookmarkEnd w:id="304"/>
      <w:r w:rsidRPr="00B24FBC">
        <w:t xml:space="preserve"> </w:t>
      </w:r>
    </w:p>
    <w:p w14:paraId="32ECEB56" w14:textId="77777777" w:rsidR="00B70A25" w:rsidRDefault="00B70A25" w:rsidP="00B70A25">
      <w:pPr>
        <w:pStyle w:val="Textkrper"/>
      </w:pPr>
      <w:r>
        <w:t xml:space="preserve">Die funktionalen Anforderungen </w:t>
      </w:r>
      <w:r w:rsidR="00945BE9">
        <w:t>(</w:t>
      </w:r>
      <w:r w:rsidR="008E69B0">
        <w:t>FR</w:t>
      </w:r>
      <w:r w:rsidR="000B48A1">
        <w:rPr>
          <w:rStyle w:val="Funotenzeichen"/>
        </w:rPr>
        <w:footnoteReference w:id="11"/>
      </w:r>
      <w:r w:rsidR="00BB6F06">
        <w:t xml:space="preserve">) </w:t>
      </w:r>
      <w:r>
        <w:t>spezifizieren die Funktionalität oder das Verhalten des Softwareproduktes unter festgelegten Bedingungen oder als Frage „Was soll das Softwareprodukt tun?“.</w:t>
      </w:r>
    </w:p>
    <w:p w14:paraId="0964BEFB" w14:textId="7DAB8F21" w:rsidR="00B70A25" w:rsidRDefault="00B70A25" w:rsidP="00B70A25">
      <w:pPr>
        <w:pStyle w:val="Textkrper"/>
      </w:pPr>
      <w:r>
        <w:t>Hierbei gibt es die Muss-Kriterien, das heißt die Kriterien, die auf jeden Fall umgesetzt werden müssen. Sie beschreiben vor allem den Einsatz essentieller Funktionen des „</w:t>
      </w:r>
      <w:proofErr w:type="spellStart"/>
      <w:r>
        <w:t>Topology</w:t>
      </w:r>
      <w:proofErr w:type="spellEnd"/>
      <w:r>
        <w:t xml:space="preserve">-Editor“. Weiterhin formuliert man die Kann-Kriterien, die umgesetzt werden, wenn es die Ressourcen und die Planung des Projektes zulassen und </w:t>
      </w:r>
      <w:r>
        <w:rPr>
          <w:strike/>
        </w:rPr>
        <w:t>die</w:t>
      </w:r>
      <w:r>
        <w:t xml:space="preserve"> nicht die Einsatzfähigkeiten des Systems beeinträchtigen.</w:t>
      </w:r>
    </w:p>
    <w:p w14:paraId="6EDE7647" w14:textId="64617F77" w:rsidR="000B067B" w:rsidRPr="000B067B" w:rsidRDefault="000B067B" w:rsidP="000B067B">
      <w:pPr>
        <w:pStyle w:val="berschrift3"/>
        <w:rPr>
          <w:i/>
        </w:rPr>
      </w:pPr>
      <w:bookmarkStart w:id="305" w:name="_Toc514837002"/>
      <w:r w:rsidRPr="00324B49">
        <w:t>Muss</w:t>
      </w:r>
      <w:r w:rsidRPr="000B067B">
        <w:rPr>
          <w:i/>
        </w:rPr>
        <w:t>-</w:t>
      </w:r>
      <w:r w:rsidRPr="00324B49">
        <w:t>Kriterien</w:t>
      </w:r>
      <w:bookmarkEnd w:id="305"/>
    </w:p>
    <w:p w14:paraId="6BF09E32" w14:textId="77777777" w:rsidR="00B70A25" w:rsidRDefault="00B70A25" w:rsidP="00B70A25">
      <w:pPr>
        <w:pStyle w:val="Textkrper"/>
      </w:pPr>
      <w:r>
        <w:rPr>
          <w:i/>
        </w:rPr>
        <w:t>FR010</w:t>
      </w:r>
      <w:r>
        <w:t>:</w:t>
      </w:r>
      <w:r>
        <w:tab/>
        <w:t>Die Topologie ist in einer Ansicht darzustellen.</w:t>
      </w:r>
    </w:p>
    <w:p w14:paraId="08F1E75E" w14:textId="77777777" w:rsidR="00B70A25" w:rsidRDefault="00B70A25" w:rsidP="00B70A25">
      <w:pPr>
        <w:pStyle w:val="TextkrperEinzug"/>
        <w:rPr>
          <w:lang w:val="de-DE"/>
        </w:rPr>
      </w:pPr>
    </w:p>
    <w:p w14:paraId="4345B6B9" w14:textId="77777777" w:rsidR="00B70A25" w:rsidRDefault="00B70A25" w:rsidP="00B70A25">
      <w:pPr>
        <w:pStyle w:val="Textkrper"/>
        <w:ind w:left="1418" w:hanging="1418"/>
      </w:pPr>
      <w:r>
        <w:rPr>
          <w:i/>
        </w:rPr>
        <w:t>FR020</w:t>
      </w:r>
      <w:r>
        <w:t>:</w:t>
      </w:r>
      <w:r>
        <w:tab/>
        <w:t>Die Topologie-Darstellung kann separat geschlossen werden.</w:t>
      </w:r>
    </w:p>
    <w:p w14:paraId="647FAC2C" w14:textId="77777777" w:rsidR="00B70A25" w:rsidRDefault="00B70A25" w:rsidP="00B70A25">
      <w:pPr>
        <w:pStyle w:val="TextkrperEinzug"/>
        <w:rPr>
          <w:lang w:val="de-DE"/>
        </w:rPr>
      </w:pPr>
    </w:p>
    <w:p w14:paraId="10FD1371" w14:textId="77777777" w:rsidR="00B70A25" w:rsidRDefault="00B70A25" w:rsidP="00B70A25">
      <w:pPr>
        <w:pStyle w:val="TextkrperEinzug"/>
        <w:ind w:left="1410" w:hanging="1410"/>
        <w:rPr>
          <w:lang w:val="de-DE"/>
        </w:rPr>
      </w:pPr>
      <w:r w:rsidRPr="00B70A25">
        <w:rPr>
          <w:i/>
          <w:lang w:val="de-DE"/>
        </w:rPr>
        <w:t>FR030</w:t>
      </w:r>
      <w:r>
        <w:rPr>
          <w:lang w:val="de-DE"/>
        </w:rPr>
        <w:t>:</w:t>
      </w:r>
      <w:r>
        <w:rPr>
          <w:lang w:val="de-DE"/>
        </w:rPr>
        <w:tab/>
        <w:t>Die Topologie-Darstellung eines Projekts kann durch den Anwender separat geschlossen werden.</w:t>
      </w:r>
    </w:p>
    <w:p w14:paraId="57DF8867" w14:textId="77777777" w:rsidR="00B70A25" w:rsidRDefault="00B70A25" w:rsidP="00B70A25">
      <w:pPr>
        <w:pStyle w:val="TextkrperEinzug"/>
        <w:ind w:firstLine="0"/>
        <w:rPr>
          <w:lang w:val="de-DE"/>
        </w:rPr>
      </w:pPr>
    </w:p>
    <w:p w14:paraId="3580B3A8" w14:textId="77777777" w:rsidR="00B70A25" w:rsidRDefault="00B70A25" w:rsidP="00B70A25">
      <w:pPr>
        <w:pStyle w:val="TextkrperEinzug"/>
        <w:ind w:left="1418" w:hanging="1418"/>
        <w:rPr>
          <w:lang w:val="de-DE"/>
        </w:rPr>
      </w:pPr>
      <w:r w:rsidRPr="00B70A25">
        <w:rPr>
          <w:i/>
          <w:lang w:val="de-DE"/>
        </w:rPr>
        <w:t>FR040</w:t>
      </w:r>
      <w:r>
        <w:rPr>
          <w:lang w:val="de-DE"/>
        </w:rPr>
        <w:t>:</w:t>
      </w:r>
      <w:r>
        <w:rPr>
          <w:lang w:val="de-DE"/>
        </w:rPr>
        <w:tab/>
        <w:t>Das Editieren von Informationen einer Topologie durch den Nutzer muss möglich sein.</w:t>
      </w:r>
    </w:p>
    <w:p w14:paraId="2578FE83" w14:textId="77777777" w:rsidR="00B70A25" w:rsidRDefault="00B70A25" w:rsidP="00B70A25">
      <w:pPr>
        <w:pStyle w:val="TextkrperEinzug"/>
        <w:ind w:left="1418" w:hanging="1418"/>
        <w:rPr>
          <w:lang w:val="de-DE"/>
        </w:rPr>
      </w:pPr>
    </w:p>
    <w:p w14:paraId="2DC8B032" w14:textId="77777777" w:rsidR="00B70A25" w:rsidRDefault="00B70A25" w:rsidP="00B70A25">
      <w:pPr>
        <w:pStyle w:val="TextkrperEinzug"/>
        <w:ind w:left="1418" w:hanging="1418"/>
        <w:rPr>
          <w:lang w:val="de-DE"/>
        </w:rPr>
      </w:pPr>
      <w:r w:rsidRPr="00B70A25">
        <w:rPr>
          <w:i/>
          <w:lang w:val="de-DE"/>
        </w:rPr>
        <w:t>FR050</w:t>
      </w:r>
      <w:r>
        <w:rPr>
          <w:lang w:val="de-DE"/>
        </w:rPr>
        <w:t>:</w:t>
      </w:r>
      <w:r>
        <w:rPr>
          <w:lang w:val="de-DE"/>
        </w:rPr>
        <w:tab/>
        <w:t>Dem Nutzer muss die Möglichkeiten geboten werden die Topologie wiederzuverwenden.</w:t>
      </w:r>
    </w:p>
    <w:p w14:paraId="071C4862" w14:textId="77777777" w:rsidR="00B70A25" w:rsidRDefault="00B70A25" w:rsidP="00B70A25">
      <w:pPr>
        <w:pStyle w:val="TextkrperEinzug"/>
        <w:ind w:left="1418" w:hanging="1418"/>
        <w:rPr>
          <w:lang w:val="de-DE"/>
        </w:rPr>
      </w:pPr>
    </w:p>
    <w:p w14:paraId="63117F63" w14:textId="77777777" w:rsidR="00B70A25" w:rsidRDefault="00B70A25" w:rsidP="00B70A25">
      <w:pPr>
        <w:pStyle w:val="TextkrperEinzug"/>
        <w:ind w:left="1418" w:hanging="1418"/>
        <w:rPr>
          <w:lang w:val="de-DE"/>
        </w:rPr>
      </w:pPr>
      <w:r w:rsidRPr="00B70A25">
        <w:rPr>
          <w:i/>
          <w:lang w:val="de-DE"/>
        </w:rPr>
        <w:t>FR060</w:t>
      </w:r>
      <w:r>
        <w:rPr>
          <w:lang w:val="de-DE"/>
        </w:rPr>
        <w:t>:</w:t>
      </w:r>
      <w:r>
        <w:rPr>
          <w:lang w:val="de-DE"/>
        </w:rPr>
        <w:tab/>
        <w:t>Nach dem Öffnen sind die wichtigsten Informationen in einer Ansicht bereitzustellen.</w:t>
      </w:r>
    </w:p>
    <w:p w14:paraId="3150E41D" w14:textId="77777777" w:rsidR="00B70A25" w:rsidRDefault="00B70A25" w:rsidP="00B70A25">
      <w:pPr>
        <w:pStyle w:val="TextkrperEinzug"/>
        <w:ind w:left="1418" w:hanging="1418"/>
        <w:rPr>
          <w:lang w:val="de-DE"/>
        </w:rPr>
      </w:pPr>
    </w:p>
    <w:p w14:paraId="074BFCA3" w14:textId="77777777" w:rsidR="00B70A25" w:rsidRDefault="00B70A25" w:rsidP="00B70A25">
      <w:pPr>
        <w:pStyle w:val="TextkrperEinzug"/>
        <w:ind w:left="1418" w:hanging="1418"/>
        <w:rPr>
          <w:lang w:val="de-DE"/>
        </w:rPr>
      </w:pPr>
      <w:r w:rsidRPr="00B70A25">
        <w:rPr>
          <w:i/>
          <w:lang w:val="de-DE"/>
        </w:rPr>
        <w:t>FR070</w:t>
      </w:r>
      <w:r>
        <w:rPr>
          <w:lang w:val="de-DE"/>
        </w:rPr>
        <w:t>:</w:t>
      </w:r>
      <w:r>
        <w:rPr>
          <w:lang w:val="de-DE"/>
        </w:rPr>
        <w:tab/>
        <w:t>Die topologischen Informationen müssen grafisch dargestellt werden.</w:t>
      </w:r>
    </w:p>
    <w:p w14:paraId="0927B35D" w14:textId="77777777" w:rsidR="00B70A25" w:rsidRDefault="00B70A25" w:rsidP="00B70A25">
      <w:pPr>
        <w:pStyle w:val="TextkrperEinzug"/>
        <w:ind w:left="1418" w:hanging="1418"/>
        <w:rPr>
          <w:lang w:val="de-DE"/>
        </w:rPr>
      </w:pPr>
    </w:p>
    <w:p w14:paraId="5318A876" w14:textId="77777777" w:rsidR="00B70A25" w:rsidRDefault="00B70A25" w:rsidP="00B70A25">
      <w:pPr>
        <w:pStyle w:val="TextkrperEinzug"/>
        <w:ind w:left="1418" w:hanging="1418"/>
        <w:rPr>
          <w:lang w:val="de-DE"/>
        </w:rPr>
      </w:pPr>
      <w:r w:rsidRPr="00B70A25">
        <w:rPr>
          <w:i/>
          <w:lang w:val="de-DE"/>
        </w:rPr>
        <w:t>FR080</w:t>
      </w:r>
      <w:r>
        <w:rPr>
          <w:lang w:val="de-DE"/>
        </w:rPr>
        <w:t>:</w:t>
      </w:r>
      <w:r>
        <w:rPr>
          <w:lang w:val="de-DE"/>
        </w:rPr>
        <w:tab/>
        <w:t>Den Nutzer beim Editieren einer Verbindung optisch unterstützen.</w:t>
      </w:r>
    </w:p>
    <w:p w14:paraId="7403A11D" w14:textId="77777777" w:rsidR="00B70A25" w:rsidRDefault="00B70A25" w:rsidP="00B70A25">
      <w:pPr>
        <w:pStyle w:val="TextkrperEinzug"/>
        <w:ind w:left="1418" w:hanging="1418"/>
        <w:rPr>
          <w:lang w:val="de-DE"/>
        </w:rPr>
      </w:pPr>
    </w:p>
    <w:p w14:paraId="4A48C51A" w14:textId="77777777" w:rsidR="00B70A25" w:rsidRDefault="00B70A25" w:rsidP="00B70A25">
      <w:pPr>
        <w:pStyle w:val="TextkrperEinzug"/>
        <w:ind w:left="1418" w:hanging="1418"/>
        <w:rPr>
          <w:lang w:val="de-DE"/>
        </w:rPr>
      </w:pPr>
      <w:r w:rsidRPr="00B70A25">
        <w:rPr>
          <w:i/>
          <w:lang w:val="de-DE"/>
        </w:rPr>
        <w:t>FR090</w:t>
      </w:r>
      <w:r>
        <w:rPr>
          <w:lang w:val="de-DE"/>
        </w:rPr>
        <w:tab/>
        <w:t>Die Basisfunktionen wie Laden, Speichern, Importieren und Exportieren müssen bereitgestellt werden.</w:t>
      </w:r>
    </w:p>
    <w:p w14:paraId="64BE621E" w14:textId="77777777" w:rsidR="00B70A25" w:rsidRDefault="00B70A25" w:rsidP="00B70A25">
      <w:pPr>
        <w:pStyle w:val="TextkrperEinzug"/>
        <w:ind w:left="1418" w:hanging="1418"/>
        <w:rPr>
          <w:lang w:val="de-DE"/>
        </w:rPr>
      </w:pPr>
    </w:p>
    <w:p w14:paraId="76C6F369" w14:textId="77777777" w:rsidR="00B70A25" w:rsidRDefault="00B70A25" w:rsidP="00B70A25">
      <w:pPr>
        <w:pStyle w:val="TextkrperEinzug"/>
        <w:ind w:left="1418" w:hanging="1418"/>
        <w:rPr>
          <w:lang w:val="de-DE"/>
        </w:rPr>
      </w:pPr>
      <w:r w:rsidRPr="00B70A25">
        <w:rPr>
          <w:i/>
          <w:lang w:val="de-DE"/>
        </w:rPr>
        <w:t>FR100</w:t>
      </w:r>
      <w:r>
        <w:rPr>
          <w:lang w:val="de-DE"/>
        </w:rPr>
        <w:tab/>
        <w:t>Darstellung verschiedener Topologien.</w:t>
      </w:r>
    </w:p>
    <w:p w14:paraId="4974ED2B" w14:textId="77777777" w:rsidR="00B70A25" w:rsidRDefault="00B70A25" w:rsidP="00B70A25">
      <w:pPr>
        <w:pStyle w:val="TextkrperEinzug"/>
        <w:ind w:left="1418" w:hanging="1418"/>
        <w:rPr>
          <w:lang w:val="de-DE"/>
        </w:rPr>
      </w:pPr>
    </w:p>
    <w:p w14:paraId="25BB655C" w14:textId="77777777" w:rsidR="00B70A25" w:rsidRDefault="00B70A25" w:rsidP="00B70A25">
      <w:pPr>
        <w:pStyle w:val="TextkrperEinzug"/>
        <w:ind w:left="1418" w:hanging="1418"/>
        <w:rPr>
          <w:lang w:val="de-DE"/>
        </w:rPr>
      </w:pPr>
      <w:r w:rsidRPr="00B70A25">
        <w:rPr>
          <w:i/>
          <w:lang w:val="de-DE"/>
        </w:rPr>
        <w:t>FR110</w:t>
      </w:r>
      <w:r>
        <w:rPr>
          <w:lang w:val="de-DE"/>
        </w:rPr>
        <w:tab/>
        <w:t xml:space="preserve">Die Topologie-Ansicht zoomen. </w:t>
      </w:r>
    </w:p>
    <w:p w14:paraId="212C52FD" w14:textId="77777777" w:rsidR="00B70A25" w:rsidRDefault="00B70A25" w:rsidP="00B70A25">
      <w:pPr>
        <w:pStyle w:val="TextkrperEinzug"/>
        <w:ind w:left="1418" w:hanging="1418"/>
        <w:rPr>
          <w:lang w:val="de-DE"/>
        </w:rPr>
      </w:pPr>
    </w:p>
    <w:p w14:paraId="312B5494" w14:textId="77777777" w:rsidR="008A7C2E" w:rsidRDefault="008A7C2E" w:rsidP="00B70A25">
      <w:pPr>
        <w:pStyle w:val="TextkrperEinzug"/>
        <w:rPr>
          <w:lang w:val="de-DE"/>
        </w:rPr>
      </w:pPr>
    </w:p>
    <w:p w14:paraId="745FBEE9" w14:textId="0A640A0A" w:rsidR="00954C61" w:rsidRDefault="00954C61" w:rsidP="00954C61">
      <w:pPr>
        <w:pStyle w:val="berschrift3"/>
      </w:pPr>
      <w:bookmarkStart w:id="306" w:name="_Toc514837003"/>
      <w:r>
        <w:t>Kann-Kriterien</w:t>
      </w:r>
      <w:bookmarkEnd w:id="306"/>
    </w:p>
    <w:p w14:paraId="20E6E115" w14:textId="77777777" w:rsidR="00BB6F06" w:rsidRDefault="00BB6F06" w:rsidP="00BB6F06">
      <w:pPr>
        <w:pStyle w:val="Textkrper"/>
      </w:pPr>
      <w:r w:rsidRPr="00B70A25">
        <w:rPr>
          <w:i/>
        </w:rPr>
        <w:t>FR200</w:t>
      </w:r>
      <w:r>
        <w:t>:</w:t>
      </w:r>
      <w:r>
        <w:tab/>
        <w:t>Bereitstellen einer „Über Uns“-Ansicht.</w:t>
      </w:r>
    </w:p>
    <w:p w14:paraId="5455974D" w14:textId="77777777" w:rsidR="00BB6F06" w:rsidRDefault="00BB6F06" w:rsidP="00BB6F06">
      <w:pPr>
        <w:pStyle w:val="TextkrperEinzug"/>
        <w:ind w:firstLine="0"/>
        <w:rPr>
          <w:lang w:val="de-DE"/>
        </w:rPr>
      </w:pPr>
    </w:p>
    <w:p w14:paraId="729A5969" w14:textId="77777777" w:rsidR="00BB6F06" w:rsidRDefault="00BB6F06" w:rsidP="00BB6F06">
      <w:pPr>
        <w:pStyle w:val="TextkrperEinzug"/>
        <w:ind w:left="1418" w:hanging="1418"/>
        <w:rPr>
          <w:lang w:val="de-DE"/>
        </w:rPr>
      </w:pPr>
      <w:r w:rsidRPr="00B70A25">
        <w:rPr>
          <w:i/>
          <w:lang w:val="de-DE"/>
        </w:rPr>
        <w:t>FR210</w:t>
      </w:r>
      <w:r>
        <w:rPr>
          <w:lang w:val="de-DE"/>
        </w:rPr>
        <w:t>:</w:t>
      </w:r>
      <w:r>
        <w:rPr>
          <w:lang w:val="de-DE"/>
        </w:rPr>
        <w:tab/>
        <w:t>Funktion zum Umstellen der Sprache.</w:t>
      </w:r>
    </w:p>
    <w:p w14:paraId="2664F553" w14:textId="77777777" w:rsidR="00BB6F06" w:rsidRDefault="00BB6F06" w:rsidP="00BB6F06">
      <w:pPr>
        <w:pStyle w:val="TextkrperEinzug"/>
        <w:ind w:left="1418" w:hanging="1418"/>
        <w:rPr>
          <w:lang w:val="de-DE"/>
        </w:rPr>
      </w:pPr>
    </w:p>
    <w:p w14:paraId="0A244573" w14:textId="47AD5109" w:rsidR="00BB6F06" w:rsidRDefault="00BB6F06" w:rsidP="00BB6F06">
      <w:pPr>
        <w:pStyle w:val="TextkrperEinzug"/>
        <w:ind w:left="1418" w:hanging="1418"/>
        <w:rPr>
          <w:lang w:val="de-DE"/>
        </w:rPr>
      </w:pPr>
      <w:r w:rsidRPr="00B70A25">
        <w:rPr>
          <w:i/>
          <w:lang w:val="de-DE"/>
        </w:rPr>
        <w:t>FR220</w:t>
      </w:r>
      <w:r>
        <w:rPr>
          <w:lang w:val="de-DE"/>
        </w:rPr>
        <w:t>:</w:t>
      </w:r>
      <w:r>
        <w:rPr>
          <w:lang w:val="de-DE"/>
        </w:rPr>
        <w:tab/>
        <w:t xml:space="preserve">Funktion zur Umschaltung der Topologie-Art (siehe Abschnitt </w:t>
      </w:r>
      <w:r>
        <w:rPr>
          <w:lang w:val="de-DE"/>
        </w:rPr>
        <w:fldChar w:fldCharType="begin"/>
      </w:r>
      <w:r>
        <w:rPr>
          <w:lang w:val="de-DE"/>
        </w:rPr>
        <w:instrText xml:space="preserve"> REF _Ref506810601 \r \h </w:instrText>
      </w:r>
      <w:r>
        <w:rPr>
          <w:lang w:val="de-DE"/>
        </w:rPr>
      </w:r>
      <w:r>
        <w:rPr>
          <w:lang w:val="de-DE"/>
        </w:rPr>
        <w:fldChar w:fldCharType="separate"/>
      </w:r>
      <w:r w:rsidR="009D2C15">
        <w:rPr>
          <w:lang w:val="de-DE"/>
        </w:rPr>
        <w:t>2.2</w:t>
      </w:r>
      <w:r>
        <w:rPr>
          <w:lang w:val="de-DE"/>
        </w:rPr>
        <w:fldChar w:fldCharType="end"/>
      </w:r>
      <w:r>
        <w:rPr>
          <w:lang w:val="de-DE"/>
        </w:rPr>
        <w:t>)</w:t>
      </w:r>
    </w:p>
    <w:p w14:paraId="2C890D84" w14:textId="77777777" w:rsidR="00BB6F06" w:rsidRDefault="00BB6F06" w:rsidP="00BB6F06">
      <w:pPr>
        <w:pStyle w:val="TextkrperEinzug"/>
        <w:ind w:left="1418" w:hanging="1418"/>
        <w:rPr>
          <w:lang w:val="de-DE"/>
        </w:rPr>
      </w:pPr>
    </w:p>
    <w:p w14:paraId="20D85866" w14:textId="77777777" w:rsidR="00BB6F06" w:rsidRDefault="00BB6F06" w:rsidP="00BB6F06">
      <w:pPr>
        <w:pStyle w:val="TextkrperEinzug"/>
        <w:ind w:left="1418" w:hanging="1418"/>
        <w:rPr>
          <w:lang w:val="de-DE"/>
        </w:rPr>
      </w:pPr>
      <w:r w:rsidRPr="00B70A25">
        <w:rPr>
          <w:i/>
          <w:lang w:val="de-DE"/>
        </w:rPr>
        <w:t>FR230</w:t>
      </w:r>
      <w:r>
        <w:rPr>
          <w:lang w:val="de-DE"/>
        </w:rPr>
        <w:tab/>
        <w:t>Funktion zum Suchen und Ersetzen von Informationen.</w:t>
      </w:r>
    </w:p>
    <w:p w14:paraId="26C3F38F" w14:textId="77777777" w:rsidR="00BB6F06" w:rsidRDefault="00BB6F06" w:rsidP="00BB6F06">
      <w:pPr>
        <w:pStyle w:val="TextkrperEinzug"/>
        <w:ind w:left="1418" w:hanging="1418"/>
        <w:rPr>
          <w:lang w:val="de-DE"/>
        </w:rPr>
      </w:pPr>
    </w:p>
    <w:p w14:paraId="466378C2" w14:textId="77777777" w:rsidR="00BB6F06" w:rsidRDefault="00BB6F06" w:rsidP="00BB6F06">
      <w:pPr>
        <w:pStyle w:val="TextkrperEinzug"/>
        <w:ind w:left="1418" w:hanging="1418"/>
        <w:rPr>
          <w:lang w:val="de-DE"/>
        </w:rPr>
      </w:pPr>
      <w:r w:rsidRPr="00B70A25">
        <w:rPr>
          <w:i/>
          <w:lang w:val="de-DE"/>
        </w:rPr>
        <w:t>FR240</w:t>
      </w:r>
      <w:r>
        <w:rPr>
          <w:lang w:val="de-DE"/>
        </w:rPr>
        <w:tab/>
        <w:t>Funktion zur Filterung von Informationen und der Darstellung.</w:t>
      </w:r>
    </w:p>
    <w:p w14:paraId="711C9313" w14:textId="77777777" w:rsidR="00BB6F06" w:rsidRDefault="00BB6F06" w:rsidP="00BB6F06">
      <w:pPr>
        <w:pStyle w:val="TextkrperEinzug"/>
        <w:ind w:left="1418" w:hanging="1418"/>
        <w:rPr>
          <w:lang w:val="de-DE"/>
        </w:rPr>
      </w:pPr>
    </w:p>
    <w:p w14:paraId="70432F9E" w14:textId="77777777" w:rsidR="00BB6F06" w:rsidRPr="00793D82" w:rsidRDefault="00BB6F06" w:rsidP="00BB6F06">
      <w:pPr>
        <w:pStyle w:val="TextkrperEinzug"/>
        <w:ind w:left="1418" w:hanging="1418"/>
        <w:rPr>
          <w:lang w:val="de-DE"/>
        </w:rPr>
      </w:pPr>
      <w:r w:rsidRPr="00B70A25">
        <w:rPr>
          <w:i/>
          <w:lang w:val="de-DE"/>
        </w:rPr>
        <w:t>FR250</w:t>
      </w:r>
      <w:r>
        <w:rPr>
          <w:lang w:val="de-DE"/>
        </w:rPr>
        <w:tab/>
        <w:t>Bereitstellen der Topologie unabhängig vom Protokoll</w:t>
      </w:r>
    </w:p>
    <w:p w14:paraId="5C86BA01" w14:textId="77777777" w:rsidR="00BB6F06" w:rsidRDefault="00BB6F06" w:rsidP="00BB6F06">
      <w:pPr>
        <w:pStyle w:val="Textkrper"/>
      </w:pPr>
    </w:p>
    <w:p w14:paraId="379AB113" w14:textId="36F1CE0A" w:rsidR="00BB6F06" w:rsidRDefault="00BB6F06" w:rsidP="00BB6F06">
      <w:pPr>
        <w:pStyle w:val="Textkrper"/>
      </w:pPr>
      <w:r w:rsidRPr="00B70A25">
        <w:rPr>
          <w:i/>
        </w:rPr>
        <w:t>FR260</w:t>
      </w:r>
      <w:r>
        <w:tab/>
      </w:r>
      <w:r>
        <w:tab/>
        <w:t xml:space="preserve">Darstellen von Fehlern in einer eigenen Ausgabe </w:t>
      </w:r>
    </w:p>
    <w:p w14:paraId="4487F148" w14:textId="77777777" w:rsidR="00BB6F06" w:rsidRPr="008D2048" w:rsidRDefault="00BB6F06" w:rsidP="00BB6F06">
      <w:pPr>
        <w:pStyle w:val="TextkrperEinzug"/>
        <w:rPr>
          <w:lang w:val="de-DE"/>
        </w:rPr>
      </w:pPr>
    </w:p>
    <w:p w14:paraId="2E4026A8" w14:textId="0EE679CA" w:rsidR="00BB6F06" w:rsidRPr="00237EA6" w:rsidRDefault="00BB6F06" w:rsidP="00BB6F06">
      <w:pPr>
        <w:pStyle w:val="TextkrperEinzug"/>
        <w:ind w:firstLine="0"/>
        <w:rPr>
          <w:lang w:val="de-DE"/>
        </w:rPr>
      </w:pPr>
      <w:r w:rsidRPr="00B70A25">
        <w:rPr>
          <w:i/>
          <w:lang w:val="de-DE"/>
        </w:rPr>
        <w:t>FR270</w:t>
      </w:r>
      <w:r>
        <w:rPr>
          <w:lang w:val="de-DE"/>
        </w:rPr>
        <w:tab/>
      </w:r>
      <w:r>
        <w:rPr>
          <w:lang w:val="de-DE"/>
        </w:rPr>
        <w:tab/>
        <w:t>Bereitstellen einer Auto-Sortier</w:t>
      </w:r>
      <w:del w:id="307" w:author="David Tsaava [2]" w:date="2018-05-24T13:24:00Z">
        <w:r w:rsidDel="009B369A">
          <w:rPr>
            <w:lang w:val="de-DE"/>
          </w:rPr>
          <w:delText>ungs-F</w:delText>
        </w:r>
      </w:del>
      <w:ins w:id="308" w:author="David Tsaava [2]" w:date="2018-05-24T13:24:00Z">
        <w:r w:rsidR="009B369A">
          <w:rPr>
            <w:lang w:val="de-DE"/>
          </w:rPr>
          <w:t>f</w:t>
        </w:r>
      </w:ins>
      <w:r>
        <w:rPr>
          <w:lang w:val="de-DE"/>
        </w:rPr>
        <w:t>unktion für die Darstellung</w:t>
      </w:r>
      <w:r w:rsidRPr="00237EA6">
        <w:rPr>
          <w:lang w:val="de-DE"/>
        </w:rPr>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309" w:name="_Toc514837004"/>
      <w:r w:rsidRPr="001C249B">
        <w:t>Nichtfunktionale Anforderungen</w:t>
      </w:r>
      <w:bookmarkEnd w:id="309"/>
    </w:p>
    <w:p w14:paraId="24513AB6" w14:textId="7EE91C48" w:rsidR="00CF6CA4" w:rsidRDefault="008E69B0" w:rsidP="00B70A25">
      <w:pPr>
        <w:pStyle w:val="Textkrper"/>
      </w:pPr>
      <w:r>
        <w:t>Nichtfunktionale Anforderungen (NFRs</w:t>
      </w:r>
      <w:r w:rsidR="00DA4C5C">
        <w:rPr>
          <w:rStyle w:val="Funotenzeichen"/>
        </w:rPr>
        <w:footnoteReference w:id="12"/>
      </w:r>
      <w:r w:rsidR="00693F6F">
        <w:t xml:space="preserve">), </w:t>
      </w:r>
      <w:r w:rsidR="00B70A25">
        <w:t xml:space="preserve">auch technische Anforderungen genannt, beschreiben Aspekte, die typischerweise mehrere oder alle funktionalen Anforderungen betreffen bzw. </w:t>
      </w:r>
      <w:r w:rsidR="00B70A25">
        <w:lastRenderedPageBreak/>
        <w:t>überschneiden (</w:t>
      </w:r>
      <w:proofErr w:type="spellStart"/>
      <w:r w:rsidR="00B70A25">
        <w:t>cross-cut</w:t>
      </w:r>
      <w:proofErr w:type="spellEnd"/>
      <w:r w:rsidR="00B70A25">
        <w: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CF6CA4" w:rsidRDefault="00CF6CA4" w:rsidP="00CF6CA4">
      <w:pPr>
        <w:pStyle w:val="berschrift3"/>
      </w:pPr>
      <w:bookmarkStart w:id="310" w:name="_Toc514837005"/>
      <w:r>
        <w:t>Muss-Kriterien</w:t>
      </w:r>
      <w:bookmarkEnd w:id="310"/>
    </w:p>
    <w:p w14:paraId="44B546C2" w14:textId="77777777" w:rsidR="00B70A25" w:rsidRDefault="00B70A25" w:rsidP="00B70A25">
      <w:pPr>
        <w:pStyle w:val="Textkrper"/>
        <w:ind w:left="1418" w:hanging="1418"/>
      </w:pPr>
      <w:r w:rsidRPr="00B70A25">
        <w:rPr>
          <w:i/>
        </w:rPr>
        <w:t>NF010</w:t>
      </w:r>
      <w:r>
        <w:t>:</w:t>
      </w:r>
      <w:r>
        <w:tab/>
        <w:t>Es muss möglich sein, die Software zu erweitern oder Fehlerkorrekturen durchzuführen (Wartbarkeit).</w:t>
      </w:r>
    </w:p>
    <w:p w14:paraId="79685BA9" w14:textId="77777777" w:rsidR="00B70A25" w:rsidRDefault="00B70A25" w:rsidP="00B70A25">
      <w:pPr>
        <w:pStyle w:val="TextkrperEinzug"/>
        <w:rPr>
          <w:lang w:val="de-DE"/>
        </w:rPr>
      </w:pPr>
    </w:p>
    <w:p w14:paraId="339164C5" w14:textId="77777777" w:rsidR="00B70A25" w:rsidRDefault="00B70A25" w:rsidP="00B70A25">
      <w:pPr>
        <w:pStyle w:val="TextkrperEinzug"/>
        <w:ind w:left="1418" w:hanging="1418"/>
        <w:rPr>
          <w:lang w:val="de-DE"/>
        </w:rPr>
      </w:pPr>
      <w:r w:rsidRPr="00B70A25">
        <w:rPr>
          <w:i/>
          <w:lang w:val="de-DE"/>
        </w:rPr>
        <w:t>NF020</w:t>
      </w:r>
      <w:r>
        <w:rPr>
          <w:lang w:val="de-DE"/>
        </w:rPr>
        <w:t>:</w:t>
      </w:r>
      <w:r>
        <w:rPr>
          <w:lang w:val="de-DE"/>
        </w:rPr>
        <w:tab/>
        <w:t>Die Software muss in der Lage sein, Mängel oder Ursachen von Fehlverhalten zu diagnostizieren oder änderungsbedürftige Teile zu identifiziere</w:t>
      </w:r>
      <w:r>
        <w:rPr>
          <w:highlight w:val="yellow"/>
          <w:lang w:val="de-DE"/>
        </w:rPr>
        <w:t>n</w:t>
      </w:r>
      <w:r>
        <w:rPr>
          <w:lang w:val="de-DE"/>
        </w:rPr>
        <w:t xml:space="preserve"> (Analysierbarkeit).</w:t>
      </w:r>
    </w:p>
    <w:p w14:paraId="6BD3B580" w14:textId="77777777" w:rsidR="00B70A25" w:rsidRDefault="00B70A25" w:rsidP="00B70A25">
      <w:pPr>
        <w:pStyle w:val="TextkrperEinzug"/>
        <w:ind w:left="1418" w:hanging="1418"/>
        <w:rPr>
          <w:lang w:val="de-DE"/>
        </w:rPr>
      </w:pPr>
    </w:p>
    <w:p w14:paraId="33E6EAD5" w14:textId="77777777" w:rsidR="00B70A25" w:rsidRDefault="00B70A25" w:rsidP="00B70A25">
      <w:pPr>
        <w:pStyle w:val="TextkrperEinzug"/>
        <w:ind w:left="1418" w:hanging="1418"/>
        <w:rPr>
          <w:lang w:val="de-DE"/>
        </w:rPr>
      </w:pPr>
      <w:r w:rsidRPr="00B70A25">
        <w:rPr>
          <w:i/>
          <w:lang w:val="de-DE"/>
        </w:rPr>
        <w:t>NF030</w:t>
      </w:r>
      <w:r>
        <w:rPr>
          <w:lang w:val="de-DE"/>
        </w:rPr>
        <w:t>:</w:t>
      </w:r>
      <w:r>
        <w:rPr>
          <w:lang w:val="de-DE"/>
        </w:rPr>
        <w:tab/>
        <w:t>Die Software muss die Änderung der Implementierungen einer Spezifikation zulassen (Änderbarkeit).</w:t>
      </w:r>
    </w:p>
    <w:p w14:paraId="3CCBC69E" w14:textId="77777777" w:rsidR="00B70A25" w:rsidRDefault="00B70A25" w:rsidP="00B70A25">
      <w:pPr>
        <w:pStyle w:val="TextkrperEinzug"/>
        <w:ind w:left="1418" w:hanging="1418"/>
        <w:rPr>
          <w:lang w:val="de-DE"/>
        </w:rPr>
      </w:pPr>
    </w:p>
    <w:p w14:paraId="708F820C" w14:textId="77777777" w:rsidR="00B70A25" w:rsidRDefault="00B70A25" w:rsidP="00B70A25">
      <w:pPr>
        <w:pStyle w:val="TextkrperEinzug"/>
        <w:ind w:left="1418" w:hanging="1418"/>
        <w:rPr>
          <w:lang w:val="de-DE"/>
        </w:rPr>
      </w:pPr>
      <w:r w:rsidRPr="00B70A25">
        <w:rPr>
          <w:i/>
          <w:lang w:val="de-DE"/>
        </w:rPr>
        <w:t>NF040</w:t>
      </w:r>
      <w:r>
        <w:rPr>
          <w:lang w:val="de-DE"/>
        </w:rPr>
        <w:tab/>
        <w:t>Die Software soll fehlertolerant sein (Stabilität).</w:t>
      </w:r>
    </w:p>
    <w:p w14:paraId="4C7D00B8" w14:textId="77777777" w:rsidR="00B70A25" w:rsidRDefault="00B70A25" w:rsidP="00B70A25">
      <w:pPr>
        <w:pStyle w:val="TextkrperEinzug"/>
        <w:ind w:left="1418" w:hanging="1418"/>
        <w:rPr>
          <w:lang w:val="de-DE"/>
        </w:rPr>
      </w:pPr>
    </w:p>
    <w:p w14:paraId="72915E25" w14:textId="77777777" w:rsidR="00B70A25" w:rsidRDefault="00B70A25" w:rsidP="00B70A25">
      <w:pPr>
        <w:pStyle w:val="TextkrperEinzug"/>
        <w:ind w:left="1418" w:hanging="1418"/>
        <w:rPr>
          <w:lang w:val="de-DE"/>
        </w:rPr>
      </w:pPr>
      <w:r w:rsidRPr="00B70A25">
        <w:rPr>
          <w:i/>
          <w:lang w:val="de-DE"/>
        </w:rPr>
        <w:t>NF050</w:t>
      </w:r>
      <w:r>
        <w:rPr>
          <w:lang w:val="de-DE"/>
        </w:rPr>
        <w:t>:</w:t>
      </w:r>
      <w:r>
        <w:rPr>
          <w:lang w:val="de-DE"/>
        </w:rPr>
        <w:tab/>
        <w:t>Die Software soll validierbar sein (Testbarkeit).</w:t>
      </w:r>
    </w:p>
    <w:p w14:paraId="4DD5A056" w14:textId="77777777" w:rsidR="00B70A25" w:rsidRDefault="00B70A25" w:rsidP="00B70A25">
      <w:pPr>
        <w:pStyle w:val="TextkrperEinzug"/>
        <w:ind w:left="1418" w:hanging="1418"/>
        <w:rPr>
          <w:lang w:val="de-DE"/>
        </w:rPr>
      </w:pPr>
    </w:p>
    <w:p w14:paraId="1774D67E" w14:textId="77777777" w:rsidR="00B70A25" w:rsidRDefault="00B70A25" w:rsidP="00B70A25">
      <w:pPr>
        <w:pStyle w:val="TextkrperEinzug"/>
        <w:ind w:left="1418" w:hanging="1418"/>
        <w:rPr>
          <w:lang w:val="de-DE"/>
        </w:rPr>
      </w:pPr>
      <w:r w:rsidRPr="00B70A25">
        <w:rPr>
          <w:i/>
          <w:lang w:val="de-DE"/>
        </w:rPr>
        <w:t>NF060</w:t>
      </w:r>
      <w:r>
        <w:rPr>
          <w:lang w:val="de-DE"/>
        </w:rPr>
        <w:t xml:space="preserve">: </w:t>
      </w:r>
      <w:r>
        <w:rPr>
          <w:lang w:val="de-DE"/>
        </w:rPr>
        <w:tab/>
        <w:t>Die Software ist ein Bestandteil des „Communication Studio“.</w:t>
      </w:r>
    </w:p>
    <w:p w14:paraId="78554BAE" w14:textId="77777777" w:rsidR="00B70A25" w:rsidRDefault="00B70A25" w:rsidP="00B70A25">
      <w:pPr>
        <w:pStyle w:val="TextkrperEinzug"/>
        <w:ind w:left="1418" w:hanging="1418"/>
        <w:rPr>
          <w:lang w:val="de-DE"/>
        </w:rPr>
      </w:pPr>
    </w:p>
    <w:p w14:paraId="7B453CFB" w14:textId="77777777" w:rsidR="00B70A25" w:rsidRDefault="00B70A25" w:rsidP="00B70A25">
      <w:pPr>
        <w:pStyle w:val="TextkrperEinzug"/>
        <w:ind w:left="1418" w:hanging="1418"/>
        <w:rPr>
          <w:lang w:val="de-DE"/>
        </w:rPr>
      </w:pPr>
      <w:r w:rsidRPr="00B70A25">
        <w:rPr>
          <w:i/>
          <w:lang w:val="de-DE"/>
        </w:rPr>
        <w:t>NF070</w:t>
      </w:r>
      <w:r>
        <w:rPr>
          <w:lang w:val="de-DE"/>
        </w:rPr>
        <w:t>:</w:t>
      </w:r>
      <w:r>
        <w:rPr>
          <w:lang w:val="de-DE"/>
        </w:rPr>
        <w:tab/>
        <w:t>Der Datenaustausch erfolgt im XML-Format.</w:t>
      </w:r>
    </w:p>
    <w:p w14:paraId="2A41633E" w14:textId="77777777" w:rsidR="00B70A25" w:rsidRDefault="00B70A25" w:rsidP="00B70A25">
      <w:pPr>
        <w:pStyle w:val="TextkrperEinzug"/>
        <w:ind w:left="1418" w:hanging="1418"/>
        <w:rPr>
          <w:lang w:val="de-DE"/>
        </w:rPr>
      </w:pPr>
    </w:p>
    <w:p w14:paraId="29891751" w14:textId="77777777" w:rsidR="00B70A25" w:rsidRDefault="00B70A25" w:rsidP="00B70A25">
      <w:pPr>
        <w:pStyle w:val="TextkrperEinzug"/>
        <w:ind w:left="1418" w:hanging="1418"/>
        <w:rPr>
          <w:lang w:val="de-DE"/>
        </w:rPr>
      </w:pPr>
      <w:r w:rsidRPr="00B70A25">
        <w:rPr>
          <w:i/>
          <w:lang w:val="de-DE"/>
        </w:rPr>
        <w:t>NF080</w:t>
      </w:r>
      <w:r>
        <w:rPr>
          <w:lang w:val="de-DE"/>
        </w:rPr>
        <w:t>:</w:t>
      </w:r>
      <w:r>
        <w:rPr>
          <w:lang w:val="de-DE"/>
        </w:rPr>
        <w:tab/>
        <w:t>Die Software muss unter Webbrowsern Google Chrome, Mozilla Firefox und Internet Explorer benutzbar sein.</w:t>
      </w:r>
    </w:p>
    <w:p w14:paraId="50734731" w14:textId="7E66B185" w:rsidR="00693F6F" w:rsidRDefault="00693F6F" w:rsidP="00693F6F">
      <w:pPr>
        <w:pStyle w:val="TextkrperEinzug"/>
        <w:ind w:left="1418" w:hanging="1418"/>
        <w:rPr>
          <w:lang w:val="de-DE"/>
        </w:rPr>
      </w:pPr>
      <w:r>
        <w:rPr>
          <w:lang w:val="de-DE"/>
        </w:rPr>
        <w:t>.</w:t>
      </w:r>
    </w:p>
    <w:p w14:paraId="0C8899F7" w14:textId="17694BC1" w:rsidR="00194FB0" w:rsidRDefault="00194FB0" w:rsidP="00194FB0">
      <w:pPr>
        <w:pStyle w:val="berschrift3"/>
      </w:pPr>
      <w:bookmarkStart w:id="311" w:name="_Toc514837006"/>
      <w:r>
        <w:t>Kann-Kriterien</w:t>
      </w:r>
      <w:bookmarkEnd w:id="311"/>
    </w:p>
    <w:p w14:paraId="463FAAAF" w14:textId="77777777" w:rsidR="00693F6F" w:rsidRDefault="00693F6F" w:rsidP="00693F6F">
      <w:pPr>
        <w:pStyle w:val="Textkrper"/>
      </w:pPr>
      <w:r w:rsidRPr="00B70A25">
        <w:rPr>
          <w:i/>
        </w:rPr>
        <w:t>NF110</w:t>
      </w:r>
      <w:r>
        <w:t>:</w:t>
      </w:r>
      <w:r>
        <w:tab/>
        <w:t>Die Software soll zukünftig in einer Cloud zur Verfügung gestellt werden.</w:t>
      </w:r>
    </w:p>
    <w:p w14:paraId="1383E227" w14:textId="77777777" w:rsidR="00693F6F" w:rsidRDefault="00693F6F" w:rsidP="00693F6F">
      <w:pPr>
        <w:pStyle w:val="TextkrperEinzug"/>
        <w:ind w:firstLine="0"/>
        <w:rPr>
          <w:lang w:val="de-DE"/>
        </w:rPr>
      </w:pPr>
    </w:p>
    <w:p w14:paraId="4587BF32" w14:textId="77777777" w:rsidR="00693F6F" w:rsidRPr="00194FB0" w:rsidRDefault="00693F6F" w:rsidP="00693F6F">
      <w:pPr>
        <w:pStyle w:val="TextkrperEinzug"/>
        <w:ind w:firstLine="0"/>
        <w:rPr>
          <w:lang w:val="de-DE"/>
        </w:rPr>
      </w:pPr>
      <w:r w:rsidRPr="00B70A25">
        <w:rPr>
          <w:i/>
          <w:lang w:val="de-DE"/>
        </w:rPr>
        <w:t>NF120</w:t>
      </w:r>
      <w:r>
        <w:rPr>
          <w:lang w:val="de-DE"/>
        </w:rPr>
        <w:t>:</w:t>
      </w:r>
      <w:r>
        <w:rPr>
          <w:lang w:val="de-DE"/>
        </w:rPr>
        <w:tab/>
        <w:t>Die Software soll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312" w:name="_Konzept"/>
      <w:bookmarkEnd w:id="312"/>
    </w:p>
    <w:p w14:paraId="3FB15C5F" w14:textId="77777777" w:rsidR="00127189" w:rsidRDefault="00127189" w:rsidP="00127189"/>
    <w:p w14:paraId="6A9AA436" w14:textId="6D0A0BF1" w:rsidR="00CC63CC" w:rsidRDefault="00C938CA" w:rsidP="00A15649">
      <w:pPr>
        <w:pStyle w:val="berschrift1"/>
      </w:pPr>
      <w:bookmarkStart w:id="313" w:name="_Toc514837007"/>
      <w:r>
        <w:t xml:space="preserve">Evaluation </w:t>
      </w:r>
      <w:r w:rsidR="00536493">
        <w:t xml:space="preserve">der </w:t>
      </w:r>
      <w:r w:rsidR="00CC63CC">
        <w:t>Technologie</w:t>
      </w:r>
      <w:r w:rsidR="00536493">
        <w:t>n</w:t>
      </w:r>
      <w:bookmarkEnd w:id="313"/>
      <w:r w:rsidR="00CC63CC">
        <w:t xml:space="preserve"> </w:t>
      </w:r>
    </w:p>
    <w:p w14:paraId="18D698D2" w14:textId="69972A17" w:rsidR="004430CB" w:rsidRDefault="004430CB" w:rsidP="00536493">
      <w:pPr>
        <w:pStyle w:val="Textkrper"/>
      </w:pPr>
      <w:r w:rsidRPr="000220D1">
        <w:rPr>
          <w:i/>
          <w:highlight w:val="yellow"/>
          <w:rPrChange w:id="314" w:author="David Tsaava [2]" w:date="2018-05-24T13:27:00Z">
            <w:rPr>
              <w:i/>
            </w:rPr>
          </w:rPrChange>
        </w:rPr>
        <w:t xml:space="preserve">TopologyEditor </w:t>
      </w:r>
      <w:r w:rsidRPr="000220D1">
        <w:rPr>
          <w:highlight w:val="yellow"/>
          <w:rPrChange w:id="315" w:author="David Tsaava [2]" w:date="2018-05-24T13:27:00Z">
            <w:rPr/>
          </w:rPrChange>
        </w:rPr>
        <w:t>basiert auf einem verteilten System, das Module zur Umgebungserfassung mit Datenverarbeitungsknoten und Schnittstellen zu andere Programme kombiniert.</w:t>
      </w:r>
      <w:r>
        <w:t xml:space="preserve"> Der Entwicklungsprozess der Software für ein solches System umfasst neben der eigentlichen Anwendungsentwicklung zwei periphere Aufgaben: Zum einen muss die Kommunikation zwischen Komponenten des Systems sichergestellt und zum andere die Interfaces zur Hardware oder andere</w:t>
      </w:r>
      <w:ins w:id="316" w:author="David Tsaava [2]" w:date="2018-05-24T13:27:00Z">
        <w:r w:rsidR="000220D1">
          <w:t>n</w:t>
        </w:r>
      </w:ins>
      <w:r>
        <w:t xml:space="preserve"> externe</w:t>
      </w:r>
      <w:ins w:id="317" w:author="David Tsaava [2]" w:date="2018-05-24T13:28:00Z">
        <w:r w:rsidR="000220D1">
          <w:t>n</w:t>
        </w:r>
      </w:ins>
      <w:r>
        <w:t xml:space="preserve"> Programme</w:t>
      </w:r>
      <w:ins w:id="318" w:author="David Tsaava [2]" w:date="2018-05-24T13:28:00Z">
        <w:r w:rsidR="000220D1">
          <w:t>n</w:t>
        </w:r>
      </w:ins>
      <w:r>
        <w:t xml:space="preserve"> bereitgestellt werden. </w:t>
      </w:r>
    </w:p>
    <w:p w14:paraId="7D063D23" w14:textId="6FC2FA08" w:rsidR="00F35AE8" w:rsidRDefault="004430CB" w:rsidP="004430CB">
      <w:pPr>
        <w:pStyle w:val="TextkrperEinzug"/>
        <w:ind w:firstLine="0"/>
        <w:rPr>
          <w:lang w:val="de-DE"/>
        </w:rPr>
      </w:pPr>
      <w:r>
        <w:rPr>
          <w:lang w:val="de-DE"/>
        </w:rPr>
        <w:t>Um d</w:t>
      </w:r>
      <w:ins w:id="319" w:author="David Tsaava [2]" w:date="2018-05-24T13:28:00Z">
        <w:r w:rsidR="000220D1">
          <w:rPr>
            <w:lang w:val="de-DE"/>
          </w:rPr>
          <w:t>en</w:t>
        </w:r>
      </w:ins>
      <w:del w:id="320" w:author="David Tsaava [2]" w:date="2018-05-24T13:28:00Z">
        <w:r w:rsidDel="000220D1">
          <w:rPr>
            <w:lang w:val="de-DE"/>
          </w:rPr>
          <w:delText>ie</w:delText>
        </w:r>
      </w:del>
      <w:r>
        <w:rPr>
          <w:lang w:val="de-DE"/>
        </w:rPr>
        <w:t xml:space="preserve"> Entwicklungsaufwand an dieser Stelle zu reduzieren</w:t>
      </w:r>
      <w:ins w:id="321" w:author="David Tsaava [2]" w:date="2018-05-24T13:29:00Z">
        <w:r w:rsidR="007E0697">
          <w:rPr>
            <w:lang w:val="de-DE"/>
          </w:rPr>
          <w:t>,</w:t>
        </w:r>
      </w:ins>
      <w:r>
        <w:rPr>
          <w:lang w:val="de-DE"/>
        </w:rPr>
        <w:t xml:space="preserve"> </w:t>
      </w:r>
      <w:r w:rsidR="00F35AE8">
        <w:rPr>
          <w:lang w:val="de-DE"/>
        </w:rPr>
        <w:t>muss die beschriebene Vielf</w:t>
      </w:r>
      <w:ins w:id="322" w:author="David Tsaava [2]" w:date="2018-05-24T13:29:00Z">
        <w:r w:rsidR="007E0697">
          <w:rPr>
            <w:lang w:val="de-DE"/>
          </w:rPr>
          <w:t>alt</w:t>
        </w:r>
      </w:ins>
      <w:del w:id="323" w:author="David Tsaava [2]" w:date="2018-05-24T13:29:00Z">
        <w:r w:rsidR="00F35AE8" w:rsidDel="007E0697">
          <w:rPr>
            <w:lang w:val="de-DE"/>
          </w:rPr>
          <w:delText>ältigkeit</w:delText>
        </w:r>
      </w:del>
      <w:r w:rsidR="00F35AE8">
        <w:rPr>
          <w:lang w:val="de-DE"/>
        </w:rPr>
        <w:t xml:space="preserve"> gekapselt und der Zugriff auf eine uniforme Schnittstelle abgebildet werden. Erst damit ist eine Austauschbarkeit und Wiederverwendbarkeit von Komponenten umsetzbar. Dadurch kann ein</w:t>
      </w:r>
      <w:ins w:id="324" w:author="David Tsaava [2]" w:date="2018-05-24T13:30:00Z">
        <w:r w:rsidR="007E0697">
          <w:rPr>
            <w:lang w:val="de-DE"/>
          </w:rPr>
          <w:t>es</w:t>
        </w:r>
      </w:ins>
      <w:r w:rsidR="00F35AE8">
        <w:rPr>
          <w:lang w:val="de-DE"/>
        </w:rPr>
        <w:t xml:space="preserve"> der wichtigste</w:t>
      </w:r>
      <w:ins w:id="325" w:author="David Tsaava [2]" w:date="2018-05-24T13:30:00Z">
        <w:r w:rsidR="007E0697">
          <w:rPr>
            <w:lang w:val="de-DE"/>
          </w:rPr>
          <w:t>n</w:t>
        </w:r>
      </w:ins>
      <w:r w:rsidR="00F35AE8">
        <w:rPr>
          <w:lang w:val="de-DE"/>
        </w:rPr>
        <w:t xml:space="preserve"> Muss-Kriterien aus der Anforderungen abgedeckt werden.</w:t>
      </w:r>
    </w:p>
    <w:p w14:paraId="2F15B731" w14:textId="054F3319" w:rsidR="004430CB" w:rsidRDefault="00F35AE8" w:rsidP="004430CB">
      <w:pPr>
        <w:pStyle w:val="TextkrperEinzug"/>
        <w:ind w:firstLine="0"/>
        <w:rPr>
          <w:lang w:val="de-DE"/>
        </w:rPr>
      </w:pPr>
      <w:r w:rsidRPr="007E0697">
        <w:rPr>
          <w:highlight w:val="yellow"/>
          <w:lang w:val="de-DE"/>
          <w:rPrChange w:id="326" w:author="David Tsaava [2]" w:date="2018-05-24T13:31:00Z">
            <w:rPr>
              <w:lang w:val="de-DE"/>
            </w:rPr>
          </w:rPrChange>
        </w:rPr>
        <w:t>Nach monatelang</w:t>
      </w:r>
      <w:r>
        <w:rPr>
          <w:lang w:val="de-DE"/>
        </w:rPr>
        <w:t xml:space="preserve"> wurde eine Fülle von verschiedenen Frameworks für die Entwicklung solcher Plug-In gefunden. Nunmehr stehe ich aber vor den Aufgaben aus der Vielzahl an </w:t>
      </w:r>
      <w:proofErr w:type="gramStart"/>
      <w:r>
        <w:rPr>
          <w:lang w:val="de-DE"/>
        </w:rPr>
        <w:t>der verfügbaren Implementierung</w:t>
      </w:r>
      <w:ins w:id="327" w:author="David Tsaava [2]" w:date="2018-05-24T13:31:00Z">
        <w:r w:rsidR="007E0697">
          <w:rPr>
            <w:lang w:val="de-DE"/>
          </w:rPr>
          <w:t>en</w:t>
        </w:r>
        <w:proofErr w:type="gramEnd"/>
        <w:r w:rsidR="007E0697">
          <w:rPr>
            <w:lang w:val="de-DE"/>
          </w:rPr>
          <w:t>,</w:t>
        </w:r>
      </w:ins>
      <w:r>
        <w:rPr>
          <w:lang w:val="de-DE"/>
        </w:rPr>
        <w:t xml:space="preserve"> das für meine konkrete Anwendung geeignetste zu finden. Entsprechend muss ich als Entwickler nach dem Abstecken das </w:t>
      </w:r>
      <w:proofErr w:type="spellStart"/>
      <w:r>
        <w:rPr>
          <w:lang w:val="de-DE"/>
        </w:rPr>
        <w:t>Szenarienkontexts</w:t>
      </w:r>
      <w:proofErr w:type="spellEnd"/>
      <w:r>
        <w:rPr>
          <w:lang w:val="de-DE"/>
        </w:rPr>
        <w:t>, wie zum Beispiel der</w:t>
      </w:r>
      <w:r w:rsidR="00EC3593">
        <w:rPr>
          <w:lang w:val="de-DE"/>
        </w:rPr>
        <w:t xml:space="preserve"> </w:t>
      </w:r>
      <w:r>
        <w:rPr>
          <w:lang w:val="de-DE"/>
        </w:rPr>
        <w:t xml:space="preserve">beteiligten </w:t>
      </w:r>
      <w:r w:rsidR="00EC3593">
        <w:rPr>
          <w:lang w:val="de-DE"/>
        </w:rPr>
        <w:t>Komponente</w:t>
      </w:r>
      <w:ins w:id="328" w:author="David Tsaava [2]" w:date="2018-05-24T13:32:00Z">
        <w:r w:rsidR="007E0697">
          <w:rPr>
            <w:lang w:val="de-DE"/>
          </w:rPr>
          <w:t>n</w:t>
        </w:r>
      </w:ins>
      <w:r w:rsidR="00EC3593">
        <w:rPr>
          <w:lang w:val="de-DE"/>
        </w:rPr>
        <w:t>, den nötigen Algorithmen</w:t>
      </w:r>
      <w:ins w:id="329" w:author="David Tsaava [2]" w:date="2018-05-24T13:32:00Z">
        <w:r w:rsidR="007E0697">
          <w:rPr>
            <w:lang w:val="de-DE"/>
          </w:rPr>
          <w:t>,</w:t>
        </w:r>
      </w:ins>
      <w:r w:rsidR="00EC3593">
        <w:rPr>
          <w:lang w:val="de-DE"/>
        </w:rPr>
        <w:t xml:space="preserve"> den erforderlichen Kommunikationseigenschaften usw., aufwendige Recherche </w:t>
      </w:r>
      <w:del w:id="330" w:author="David Tsaava [2]" w:date="2018-05-24T13:32:00Z">
        <w:r w:rsidR="00EC3593" w:rsidDel="007E0697">
          <w:rPr>
            <w:lang w:val="de-DE"/>
          </w:rPr>
          <w:delText>betrieben</w:delText>
        </w:r>
      </w:del>
      <w:ins w:id="331" w:author="David Tsaava [2]" w:date="2018-05-24T13:32:00Z">
        <w:r w:rsidR="007E0697">
          <w:rPr>
            <w:lang w:val="de-DE"/>
          </w:rPr>
          <w:t>betreiben</w:t>
        </w:r>
      </w:ins>
      <w:r w:rsidR="00EC3593">
        <w:rPr>
          <w:lang w:val="de-DE"/>
        </w:rPr>
        <w:t xml:space="preserve">, um eine weitegehende Übereinstimmung sicherzustellen. </w:t>
      </w:r>
      <w:r w:rsidR="00EC3593" w:rsidRPr="007E0697">
        <w:rPr>
          <w:highlight w:val="yellow"/>
          <w:lang w:val="de-DE"/>
          <w:rPrChange w:id="332" w:author="David Tsaava [2]" w:date="2018-05-24T13:33:00Z">
            <w:rPr>
              <w:lang w:val="de-DE"/>
            </w:rPr>
          </w:rPrChange>
        </w:rPr>
        <w:t>Diese</w:t>
      </w:r>
      <w:ins w:id="333" w:author="David Tsaava [2]" w:date="2018-05-24T13:33:00Z">
        <w:r w:rsidR="007E0697" w:rsidRPr="007E0697">
          <w:rPr>
            <w:highlight w:val="yellow"/>
            <w:lang w:val="de-DE"/>
            <w:rPrChange w:id="334" w:author="David Tsaava [2]" w:date="2018-05-24T13:33:00Z">
              <w:rPr>
                <w:lang w:val="de-DE"/>
              </w:rPr>
            </w:rPrChange>
          </w:rPr>
          <w:t>s</w:t>
        </w:r>
      </w:ins>
      <w:r w:rsidR="00EC3593" w:rsidRPr="007E0697">
        <w:rPr>
          <w:highlight w:val="yellow"/>
          <w:lang w:val="de-DE"/>
          <w:rPrChange w:id="335" w:author="David Tsaava [2]" w:date="2018-05-24T13:33:00Z">
            <w:rPr>
              <w:lang w:val="de-DE"/>
            </w:rPr>
          </w:rPrChange>
        </w:rPr>
        <w:t xml:space="preserve"> Kapitel dient insbesondere im Clientseitige Umsetzung mit vergleichbare Aufstellung als überblick über den gefundenen Rahmenwerken.</w:t>
      </w:r>
      <w:r w:rsidR="00EC3593">
        <w:rPr>
          <w:lang w:val="de-DE"/>
        </w:rPr>
        <w:t xml:space="preserve"> Für die serverseitige Umsetzung wird </w:t>
      </w:r>
      <w:r w:rsidR="009F1F56">
        <w:rPr>
          <w:lang w:val="de-DE"/>
        </w:rPr>
        <w:t xml:space="preserve">die </w:t>
      </w:r>
      <w:proofErr w:type="spellStart"/>
      <w:r w:rsidR="009F1F56">
        <w:rPr>
          <w:lang w:val="de-DE"/>
        </w:rPr>
        <w:t>ASP.NET.Core</w:t>
      </w:r>
      <w:proofErr w:type="spellEnd"/>
      <w:r w:rsidR="009F1F56">
        <w:rPr>
          <w:lang w:val="de-DE"/>
        </w:rPr>
        <w:t xml:space="preserve"> 2.0 eingesetzt. Anschließend führen wir das Tools bzw. die externen Bibliotheken zur Vereinfachung und Beschleunigung der Entwicklung, zum </w:t>
      </w:r>
      <w:del w:id="336" w:author="David Tsaava [2]" w:date="2018-05-24T13:34:00Z">
        <w:r w:rsidR="009F1F56" w:rsidDel="007E0697">
          <w:rPr>
            <w:lang w:val="de-DE"/>
          </w:rPr>
          <w:delText>beispeil</w:delText>
        </w:r>
      </w:del>
      <w:ins w:id="337" w:author="David Tsaava [2]" w:date="2018-05-24T13:34:00Z">
        <w:r w:rsidR="007E0697">
          <w:rPr>
            <w:lang w:val="de-DE"/>
          </w:rPr>
          <w:t>Beispiel</w:t>
        </w:r>
      </w:ins>
      <w:r w:rsidR="009F1F56">
        <w:rPr>
          <w:lang w:val="de-DE"/>
        </w:rPr>
        <w:t xml:space="preserve"> für die Visualisierung von </w:t>
      </w:r>
      <w:r w:rsidR="009F1F56" w:rsidRPr="007E0697">
        <w:rPr>
          <w:highlight w:val="yellow"/>
          <w:lang w:val="de-DE"/>
          <w:rPrChange w:id="338" w:author="David Tsaava [2]" w:date="2018-05-24T13:34:00Z">
            <w:rPr>
              <w:lang w:val="de-DE"/>
            </w:rPr>
          </w:rPrChange>
        </w:rPr>
        <w:t>Information Daten wir</w:t>
      </w:r>
      <w:r w:rsidR="009F1F56">
        <w:rPr>
          <w:lang w:val="de-DE"/>
        </w:rPr>
        <w:t xml:space="preserve"> die Bibliothek </w:t>
      </w:r>
      <w:proofErr w:type="spellStart"/>
      <w:r w:rsidR="009F1F56">
        <w:rPr>
          <w:lang w:val="de-DE"/>
        </w:rPr>
        <w:t>GoJs</w:t>
      </w:r>
      <w:proofErr w:type="spellEnd"/>
      <w:r w:rsidR="009F1F56">
        <w:rPr>
          <w:lang w:val="de-DE"/>
        </w:rPr>
        <w:t xml:space="preserve"> genutzt und für das Styling und </w:t>
      </w:r>
      <w:ins w:id="339" w:author="David Tsaava [2]" w:date="2018-05-24T13:34:00Z">
        <w:r w:rsidR="007E0697">
          <w:rPr>
            <w:lang w:val="de-DE"/>
          </w:rPr>
          <w:t xml:space="preserve">die </w:t>
        </w:r>
      </w:ins>
      <w:r w:rsidR="009F1F56">
        <w:rPr>
          <w:lang w:val="de-DE"/>
        </w:rPr>
        <w:t xml:space="preserve">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340" w:name="_Toc514837008"/>
      <w:r>
        <w:t>Clientseitige relevante Frameworks</w:t>
      </w:r>
      <w:bookmarkEnd w:id="340"/>
    </w:p>
    <w:p w14:paraId="6DF702ED" w14:textId="1EAA6068" w:rsidR="0097509B" w:rsidRPr="0097509B" w:rsidRDefault="0097509B" w:rsidP="0097509B">
      <w:pPr>
        <w:pStyle w:val="Textkrper"/>
      </w:pPr>
      <w:r>
        <w:t>I</w:t>
      </w:r>
      <w:ins w:id="341" w:author="David Tsaava [2]" w:date="2018-05-24T13:35:00Z">
        <w:r w:rsidR="007E0697">
          <w:t>n</w:t>
        </w:r>
      </w:ins>
      <w:del w:id="342" w:author="David Tsaava [2]" w:date="2018-05-24T13:35:00Z">
        <w:r w:rsidDel="007E0697">
          <w:delText>m</w:delText>
        </w:r>
      </w:del>
      <w:r>
        <w:t xml:space="preserve"> den letzten Jahren hat sich im Bereich der Web</w:t>
      </w:r>
      <w:r w:rsidR="00EB417B">
        <w:t>technologie eine Entwicklung von browserfähige</w:t>
      </w:r>
      <w:ins w:id="343" w:author="David Tsaava [2]" w:date="2018-05-24T13:35:00Z">
        <w:r w:rsidR="007E0697">
          <w:t>n</w:t>
        </w:r>
      </w:ins>
      <w:r w:rsidR="00EB417B">
        <w:t xml:space="preserve"> Anwendungen</w:t>
      </w:r>
      <w:ins w:id="344" w:author="David Tsaava [2]" w:date="2018-05-24T13:35:00Z">
        <w:r w:rsidR="007E0697">
          <w:t>,</w:t>
        </w:r>
      </w:ins>
      <w:r w:rsidR="00EB417B">
        <w:t xml:space="preserve"> die für die Erfüllung spezifischer Aufgabe</w:t>
      </w:r>
      <w:ins w:id="345" w:author="David Tsaava [2]" w:date="2018-05-24T13:35:00Z">
        <w:r w:rsidR="007E0697">
          <w:t>n</w:t>
        </w:r>
      </w:ins>
      <w:r w:rsidR="00EB417B">
        <w:t xml:space="preserve"> als eine kompakte Einheit entworfen wurden, hinzu autonomen</w:t>
      </w:r>
      <w:ins w:id="346" w:author="David Tsaava [2]" w:date="2018-05-24T13:36:00Z">
        <w:r w:rsidR="00C808B2">
          <w:t>,</w:t>
        </w:r>
      </w:ins>
      <w:r w:rsidR="00EB417B">
        <w:t xml:space="preserve"> modulare</w:t>
      </w:r>
      <w:ins w:id="347" w:author="David Tsaava [2]" w:date="2018-05-24T13:35:00Z">
        <w:r w:rsidR="007E0697">
          <w:t>n</w:t>
        </w:r>
      </w:ins>
      <w:r w:rsidR="00EB417B">
        <w:t xml:space="preserve"> Systeme</w:t>
      </w:r>
      <w:ins w:id="348" w:author="David Tsaava [2]" w:date="2018-05-24T13:35:00Z">
        <w:r w:rsidR="007E0697">
          <w:t>n</w:t>
        </w:r>
      </w:ins>
      <w:r w:rsidR="00EB417B">
        <w:t xml:space="preserv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w:t>
      </w:r>
      <w:ins w:id="349" w:author="David Tsaava [2]" w:date="2018-05-24T13:36:00Z">
        <w:r w:rsidR="00C808B2">
          <w:t>n</w:t>
        </w:r>
      </w:ins>
      <w:r w:rsidR="00EB417B">
        <w:t xml:space="preserve"> entwickelt worden. Diese gehen zum Beispiel Kommunikation und Konfiguration</w:t>
      </w:r>
      <w:ins w:id="350" w:author="David Tsaava [2]" w:date="2018-05-24T13:36:00Z">
        <w:r w:rsidR="00C808B2">
          <w:t>,</w:t>
        </w:r>
      </w:ins>
      <w:r w:rsidR="00EB417B">
        <w:t xml:space="preserve"> die mit einem modularen System einhergehen, an. In diesem Abschnitt werden nur 3 ausgewählte Konzepte vorstellt.</w:t>
      </w:r>
      <w:r w:rsidR="008000A5">
        <w:t xml:space="preserve"> Im Folgende</w:t>
      </w:r>
      <w:ins w:id="351" w:author="David Tsaava [2]" w:date="2018-05-24T13:37:00Z">
        <w:r w:rsidR="00C808B2">
          <w:t>n</w:t>
        </w:r>
      </w:ins>
      <w:r w:rsidR="008000A5">
        <w:t xml:space="preserve"> stützt sich dieser Abschnitt auf die wichtigsten Frameworks, die zum einen eine Erfüllung des in </w:t>
      </w:r>
      <w:r w:rsidR="008000A5" w:rsidRPr="00C808B2">
        <w:rPr>
          <w:highlight w:val="yellow"/>
          <w:rPrChange w:id="352" w:author="David Tsaava [2]" w:date="2018-05-24T13:40:00Z">
            <w:rPr/>
          </w:rPrChange>
        </w:rPr>
        <w:t>Abschb33</w:t>
      </w:r>
      <w:r w:rsidR="008000A5">
        <w:t xml:space="preserve">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353" w:name="_Toc514837009"/>
      <w:r>
        <w:t xml:space="preserve">Angular </w:t>
      </w:r>
      <w:r w:rsidR="001547AA">
        <w:t>5</w:t>
      </w:r>
      <w:bookmarkEnd w:id="353"/>
    </w:p>
    <w:p w14:paraId="2E21896F" w14:textId="694B1C79" w:rsidR="00D1328E" w:rsidRDefault="00D1328E" w:rsidP="00D1328E">
      <w:pPr>
        <w:pStyle w:val="Textkrper"/>
      </w:pPr>
      <w:r>
        <w:t>Das Entwickeln und Erstellen von HTML-Seite</w:t>
      </w:r>
      <w:ins w:id="354" w:author="David Tsaava [2]" w:date="2018-05-24T13:40:00Z">
        <w:r w:rsidR="00C808B2">
          <w:t>n</w:t>
        </w:r>
      </w:ins>
      <w:r>
        <w:t xml:space="preserve">, die flexibel und einfach zu warten sind, kann eine Herausforderung darstellen. In diesem Abschnitt werden einige der häufigsten Probleme beschrieben, wie bei der </w:t>
      </w:r>
      <w:r w:rsidRPr="00C808B2">
        <w:rPr>
          <w:highlight w:val="yellow"/>
          <w:rPrChange w:id="355" w:author="David Tsaava [2]" w:date="2018-05-24T13:40:00Z">
            <w:rPr/>
          </w:rPrChange>
        </w:rPr>
        <w:t>Erstellung von HTML</w:t>
      </w:r>
      <w:r>
        <w:t xml:space="preserve"> auftreten können, und </w:t>
      </w:r>
      <w:r w:rsidR="005A5D22">
        <w:t>es wird beschrieben, wie</w:t>
      </w:r>
      <w:r>
        <w:t xml:space="preserve"> Angular-Technologie dies</w:t>
      </w:r>
      <w:r w:rsidR="005A5D22">
        <w:t>e</w:t>
      </w:r>
      <w:r>
        <w:t xml:space="preserve"> Herausforderungen meiste</w:t>
      </w:r>
      <w:ins w:id="356" w:author="David Tsaava [2]" w:date="2018-05-24T13:40:00Z">
        <w:r w:rsidR="00C808B2">
          <w:t>r</w:t>
        </w:r>
      </w:ins>
      <w:r>
        <w:t xml:space="preserve">n </w:t>
      </w:r>
      <w:r w:rsidR="005A5D22">
        <w:t>kann</w:t>
      </w:r>
      <w:r>
        <w:t>.</w:t>
      </w:r>
    </w:p>
    <w:p w14:paraId="5518DECA" w14:textId="21717582" w:rsidR="00D1328E" w:rsidRDefault="00D1328E" w:rsidP="00D1328E">
      <w:pPr>
        <w:pStyle w:val="TextkrperEinzug"/>
        <w:ind w:firstLine="0"/>
        <w:rPr>
          <w:lang w:val="de-DE"/>
        </w:rPr>
      </w:pPr>
    </w:p>
    <w:p w14:paraId="18B5C74F" w14:textId="13539720" w:rsidR="00D1328E" w:rsidRDefault="00D1328E" w:rsidP="00D1328E">
      <w:pPr>
        <w:pStyle w:val="TextkrperEinzug"/>
        <w:ind w:firstLine="0"/>
        <w:rPr>
          <w:lang w:val="de-DE"/>
        </w:rPr>
      </w:pPr>
      <w:r>
        <w:rPr>
          <w:lang w:val="de-DE"/>
        </w:rPr>
        <w:t xml:space="preserve">In der Regel stehen Entwickler </w:t>
      </w:r>
      <w:r w:rsidR="00EE64EF">
        <w:rPr>
          <w:lang w:val="de-DE"/>
        </w:rPr>
        <w:t>von HTML-Seite</w:t>
      </w:r>
      <w:ins w:id="357" w:author="David Tsaava [2]" w:date="2018-05-24T13:41:00Z">
        <w:r w:rsidR="00C808B2">
          <w:rPr>
            <w:lang w:val="de-DE"/>
          </w:rPr>
          <w:t>n</w:t>
        </w:r>
      </w:ins>
      <w:r w:rsidR="00EE64EF">
        <w:rPr>
          <w:lang w:val="de-DE"/>
        </w:rPr>
        <w:t xml:space="preserve"> vor einigen Herausforderungen. Anwendungsanforderungen können sich im Laufe der Zeit ändern.</w:t>
      </w:r>
    </w:p>
    <w:p w14:paraId="58974C8E" w14:textId="480FCEAF" w:rsidR="00EE64EF" w:rsidRDefault="00EE64EF" w:rsidP="00D1328E">
      <w:pPr>
        <w:pStyle w:val="TextkrperEinzug"/>
        <w:ind w:firstLine="0"/>
        <w:rPr>
          <w:lang w:val="de-DE"/>
        </w:rPr>
      </w:pPr>
      <w:r>
        <w:rPr>
          <w:lang w:val="de-DE"/>
        </w:rPr>
        <w:t>Neue Geschäftschancen und –Herausforderungen können sich ergeben, neue Technologie</w:t>
      </w:r>
      <w:ins w:id="358" w:author="David Tsaava [2]" w:date="2018-05-24T13:41:00Z">
        <w:r w:rsidR="00C808B2">
          <w:rPr>
            <w:lang w:val="de-DE"/>
          </w:rPr>
          <w:t>n</w:t>
        </w:r>
      </w:ins>
      <w:r>
        <w:rPr>
          <w:lang w:val="de-DE"/>
        </w:rPr>
        <w:t xml:space="preserve"> werden möglicherweise verfügbar, oder sogar das kontinuierliche Kundenfeedback während des Entwicklungszyklus kann die Anforderungen der Anwendung erheblich beeinflussen. Daher ist es wichtig, die Anwendung so zu erstellen, dass sie flexibel ist und i</w:t>
      </w:r>
      <w:ins w:id="359" w:author="David Tsaava [2]" w:date="2018-05-24T13:41:00Z">
        <w:r w:rsidR="00C808B2">
          <w:rPr>
            <w:lang w:val="de-DE"/>
          </w:rPr>
          <w:t>m</w:t>
        </w:r>
      </w:ins>
      <w:del w:id="360" w:author="David Tsaava [2]" w:date="2018-05-24T13:41:00Z">
        <w:r w:rsidDel="00C808B2">
          <w:rPr>
            <w:lang w:val="de-DE"/>
          </w:rPr>
          <w:delText>n</w:delText>
        </w:r>
      </w:del>
      <w:r>
        <w:rPr>
          <w:lang w:val="de-DE"/>
        </w:rPr>
        <w:t xml:space="preserve"> Laufe der Zeit leicht geändert oder erweitert werden kann. </w:t>
      </w:r>
      <w:r w:rsidRPr="00C808B2">
        <w:rPr>
          <w:highlight w:val="yellow"/>
          <w:lang w:val="de-DE"/>
          <w:rPrChange w:id="361" w:author="David Tsaava [2]" w:date="2018-05-24T13:42:00Z">
            <w:rPr>
              <w:lang w:val="de-DE"/>
            </w:rPr>
          </w:rPrChange>
        </w:rPr>
        <w:t>Entwerfen für</w:t>
      </w:r>
      <w:r>
        <w:rPr>
          <w:lang w:val="de-DE"/>
        </w:rPr>
        <w:t xml:space="preserve"> dies</w:t>
      </w:r>
      <w:ins w:id="362" w:author="David Tsaava [2]" w:date="2018-05-24T13:42:00Z">
        <w:r w:rsidR="00C808B2">
          <w:rPr>
            <w:lang w:val="de-DE"/>
          </w:rPr>
          <w:t>e</w:t>
        </w:r>
      </w:ins>
      <w:r>
        <w:rPr>
          <w:lang w:val="de-DE"/>
        </w:rPr>
        <w:t xml:space="preserve">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67C7CDFD" w:rsidR="00957CB3" w:rsidRPr="00D1328E" w:rsidRDefault="00957CB3" w:rsidP="00957CB3">
      <w:pPr>
        <w:pStyle w:val="Beschriftung"/>
        <w:jc w:val="both"/>
      </w:pPr>
      <w:bookmarkStart w:id="363" w:name="_Toc511225568"/>
      <w:r>
        <w:t xml:space="preserve">Abbildung </w:t>
      </w:r>
      <w:fldSimple w:instr=" SEQ Abbildung \* ARABIC ">
        <w:r w:rsidR="009D2C15">
          <w:rPr>
            <w:noProof/>
          </w:rPr>
          <w:t>9</w:t>
        </w:r>
      </w:fldSimple>
      <w:r>
        <w:t xml:space="preserve">: </w:t>
      </w:r>
      <w:r w:rsidRPr="00B73C22">
        <w:t>Typische zusammengesetzte Anwendungsarchitektur mit dem Angular Framework</w:t>
      </w:r>
      <w:bookmarkEnd w:id="363"/>
    </w:p>
    <w:p w14:paraId="5674DAE5" w14:textId="0708CBC9" w:rsidR="008A7BDA" w:rsidRPr="00BB12A1" w:rsidRDefault="008A7BDA" w:rsidP="00BB12A1">
      <w:pPr>
        <w:pStyle w:val="Textkrper"/>
        <w:rPr>
          <w:b/>
        </w:rPr>
      </w:pPr>
      <w:r w:rsidRPr="00BB12A1">
        <w:rPr>
          <w:b/>
        </w:rPr>
        <w:t>Die Wichtigste</w:t>
      </w:r>
      <w:ins w:id="364" w:author="David Tsaava [2]" w:date="2018-05-24T13:43:00Z">
        <w:r w:rsidR="00C808B2">
          <w:rPr>
            <w:b/>
          </w:rPr>
          <w:t>n</w:t>
        </w:r>
      </w:ins>
      <w:r w:rsidRPr="00BB12A1">
        <w:rPr>
          <w:b/>
        </w:rPr>
        <w:t xml:space="preserve"> Konzept</w:t>
      </w:r>
      <w:ins w:id="365" w:author="David Tsaava [2]" w:date="2018-05-24T13:43:00Z">
        <w:r w:rsidR="00C808B2">
          <w:rPr>
            <w:b/>
          </w:rPr>
          <w:t>e</w:t>
        </w:r>
      </w:ins>
      <w:r w:rsidRPr="00BB12A1">
        <w:rPr>
          <w:b/>
        </w:rPr>
        <w:t xml:space="preserve"> von Angular </w:t>
      </w:r>
    </w:p>
    <w:p w14:paraId="0DAFAF91" w14:textId="200654ED" w:rsidR="001D4AC4" w:rsidRDefault="001D4AC4" w:rsidP="008A7BDA">
      <w:pPr>
        <w:pStyle w:val="Textkrper"/>
      </w:pPr>
      <w:r>
        <w:lastRenderedPageBreak/>
        <w:t>Dieser Abschnitt bietet eine kurze Übersicht über d</w:t>
      </w:r>
      <w:ins w:id="366" w:author="David Tsaava [2]" w:date="2018-05-24T13:43:00Z">
        <w:r w:rsidR="00C808B2">
          <w:t>ie</w:t>
        </w:r>
      </w:ins>
      <w:del w:id="367" w:author="David Tsaava [2]" w:date="2018-05-24T13:43:00Z">
        <w:r w:rsidDel="00C808B2">
          <w:delText>en</w:delText>
        </w:r>
      </w:del>
      <w:r>
        <w:t xml:space="preserve"> wichtigsten Konzepten von Angular und definiert einige Begriffe, die in der Dokumentation und in </w:t>
      </w:r>
      <w:r w:rsidR="00A43D5C">
        <w:t>Quellec</w:t>
      </w:r>
      <w:r>
        <w:t xml:space="preserve">ode verwendet werden </w:t>
      </w:r>
    </w:p>
    <w:p w14:paraId="2485CDA7" w14:textId="68F6607B" w:rsidR="006309E4" w:rsidRDefault="006309E4" w:rsidP="008A7BDA">
      <w:pPr>
        <w:pStyle w:val="Textkrper"/>
      </w:pPr>
    </w:p>
    <w:p w14:paraId="70B1431C" w14:textId="409C2175" w:rsidR="008A7BDA" w:rsidRDefault="006309E4" w:rsidP="003F1886">
      <w:pPr>
        <w:pStyle w:val="Textkrper"/>
        <w:numPr>
          <w:ilvl w:val="0"/>
          <w:numId w:val="19"/>
        </w:numPr>
      </w:pPr>
      <w:r w:rsidRPr="001B2BD7">
        <w:rPr>
          <w:b/>
        </w:rPr>
        <w:t>Module</w:t>
      </w:r>
      <w:r>
        <w:t xml:space="preserve">: Module sind Pakete mit </w:t>
      </w:r>
      <w:r w:rsidR="001259C2">
        <w:t>Services, Components, Direktives und Templates</w:t>
      </w:r>
      <w:r>
        <w:t>, die unabhängig voneinander entwickelt, getestet, und optional bereitgestellt werden können. In vielen Situationen werden Module von separaten Teams entwickelt und gewartet. Ein</w:t>
      </w:r>
      <w:del w:id="368" w:author="David Tsaava [2]" w:date="2018-05-24T13:44:00Z">
        <w:r w:rsidDel="00C808B2">
          <w:delText>e</w:delText>
        </w:r>
      </w:del>
      <w:r>
        <w:t xml:space="preserve"> typische</w:t>
      </w:r>
      <w:ins w:id="369" w:author="David Tsaava [2]" w:date="2018-05-24T13:44:00Z">
        <w:r w:rsidR="00C808B2">
          <w:t>s</w:t>
        </w:r>
      </w:ins>
      <w:r>
        <w:t xml:space="preserve"> Angular-Projekt besteht aus mehrere Modulen. Sie können verwendet werden, um bestimmte Geschäftsbezogene Funktionen (z.B. Editieren von Topolog</w:t>
      </w:r>
      <w:ins w:id="370" w:author="David Tsaava [2]" w:date="2018-05-24T13:44:00Z">
        <w:r w:rsidR="00C808B2">
          <w:t>ie</w:t>
        </w:r>
      </w:ins>
      <w:del w:id="371" w:author="David Tsaava [2]" w:date="2018-05-24T13:44:00Z">
        <w:r w:rsidDel="00C808B2">
          <w:delText>y</w:delText>
        </w:r>
      </w:del>
      <w:r>
        <w:t xml:space="preserve">,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3F1886">
      <w:pPr>
        <w:pStyle w:val="TextkrperEinzug"/>
        <w:numPr>
          <w:ilvl w:val="0"/>
          <w:numId w:val="19"/>
        </w:numPr>
        <w:rPr>
          <w:lang w:val="de-DE"/>
        </w:rPr>
      </w:pPr>
      <w:proofErr w:type="spellStart"/>
      <w:r w:rsidRPr="001B2BD7">
        <w:rPr>
          <w:b/>
          <w:lang w:val="de-DE"/>
        </w:rPr>
        <w:t>AppModule</w:t>
      </w:r>
      <w:proofErr w:type="spellEnd"/>
      <w:r>
        <w:rPr>
          <w:lang w:val="de-DE"/>
        </w:rPr>
        <w:t xml:space="preserve">: In einer Modulare Applikation müssen Module zur Laufzeit von der Hostanwendung erkannt und geladen bzw. importiert werden. In Angular wird ein </w:t>
      </w:r>
      <w:proofErr w:type="spellStart"/>
      <w:r>
        <w:rPr>
          <w:lang w:val="de-DE"/>
        </w:rPr>
        <w:t>AppModul</w:t>
      </w:r>
      <w:proofErr w:type="spellEnd"/>
      <w:r>
        <w:rPr>
          <w:lang w:val="de-DE"/>
        </w:rPr>
        <w:t xml:space="preserve"> verwendet, um anzugeben, welche Module importiert werden sollen und in </w:t>
      </w:r>
      <w:r w:rsidR="00566401">
        <w:rPr>
          <w:lang w:val="de-DE"/>
        </w:rPr>
        <w:t>welcher Reihenfolge</w:t>
      </w:r>
      <w:r>
        <w:rPr>
          <w:lang w:val="de-DE"/>
        </w:rPr>
        <w:t>.</w:t>
      </w:r>
    </w:p>
    <w:p w14:paraId="400D5FC0" w14:textId="75D26951" w:rsidR="00D41B57" w:rsidRDefault="00D41B57" w:rsidP="003F1886">
      <w:pPr>
        <w:pStyle w:val="TextkrperEinzug"/>
        <w:numPr>
          <w:ilvl w:val="0"/>
          <w:numId w:val="19"/>
        </w:numPr>
        <w:rPr>
          <w:lang w:val="de-DE"/>
        </w:rPr>
      </w:pPr>
      <w:proofErr w:type="spellStart"/>
      <w:r w:rsidRPr="001B2BD7">
        <w:rPr>
          <w:b/>
          <w:lang w:val="de-DE"/>
        </w:rPr>
        <w:t>Component</w:t>
      </w:r>
      <w:proofErr w:type="spellEnd"/>
      <w:r>
        <w:rPr>
          <w:lang w:val="de-DE"/>
        </w:rPr>
        <w:t>:</w:t>
      </w:r>
      <w:r w:rsidR="009C6A99">
        <w:rPr>
          <w:lang w:val="de-DE"/>
        </w:rPr>
        <w:t xml:space="preserve"> Bei Angular ist keine direkte Manipulation des HTML-DOM vorgesehen, sonder</w:t>
      </w:r>
      <w:ins w:id="372" w:author="David Tsaava [2]" w:date="2018-05-24T13:45:00Z">
        <w:r w:rsidR="00C808B2">
          <w:rPr>
            <w:lang w:val="de-DE"/>
          </w:rPr>
          <w:t>n</w:t>
        </w:r>
      </w:ins>
      <w:del w:id="373" w:author="David Tsaava [2]" w:date="2018-05-24T13:45:00Z">
        <w:r w:rsidR="009C6A99" w:rsidDel="00C808B2">
          <w:rPr>
            <w:lang w:val="de-DE"/>
          </w:rPr>
          <w:delText>s</w:delText>
        </w:r>
      </w:del>
      <w:r w:rsidR="009C6A99">
        <w:rPr>
          <w:lang w:val="de-DE"/>
        </w:rPr>
        <w:t xml:space="preserve"> eine Trennung nach MVC-Muster. Der Entwickler definiert dafür ein Tag in einer Seite, der durch eine mit </w:t>
      </w:r>
      <w:r w:rsidR="009C6A99" w:rsidRPr="009C6A99">
        <w:rPr>
          <w:i/>
          <w:lang w:val="de-DE"/>
        </w:rPr>
        <w:t>@</w:t>
      </w:r>
      <w:proofErr w:type="spellStart"/>
      <w:r w:rsidR="00B034AA" w:rsidRPr="009C6A99">
        <w:rPr>
          <w:i/>
          <w:lang w:val="de-DE"/>
        </w:rPr>
        <w:t>Component</w:t>
      </w:r>
      <w:proofErr w:type="spellEnd"/>
      <w:r w:rsidR="00B034AA">
        <w:rPr>
          <w:lang w:val="de-DE"/>
        </w:rPr>
        <w:t xml:space="preserve"> dekorierte</w:t>
      </w:r>
      <w:r w:rsidR="009C6A99">
        <w:rPr>
          <w:lang w:val="de-DE"/>
        </w:rPr>
        <w:t xml:space="preserve"> Komponenten</w:t>
      </w:r>
      <w:r w:rsidR="00B034AA">
        <w:rPr>
          <w:lang w:val="de-DE"/>
        </w:rPr>
        <w:t xml:space="preserve">klassen repräsentiert. Der </w:t>
      </w:r>
      <w:proofErr w:type="spellStart"/>
      <w:r w:rsidR="00B034AA" w:rsidRPr="00B034AA">
        <w:rPr>
          <w:i/>
          <w:lang w:val="de-DE"/>
        </w:rPr>
        <w:t>Selec</w:t>
      </w:r>
      <w:r w:rsidR="009C6A99" w:rsidRPr="00B034AA">
        <w:rPr>
          <w:i/>
          <w:lang w:val="de-DE"/>
        </w:rPr>
        <w:t>tor</w:t>
      </w:r>
      <w:proofErr w:type="spellEnd"/>
      <w:r w:rsidR="00A43D5C">
        <w:rPr>
          <w:lang w:val="de-DE"/>
        </w:rPr>
        <w:t xml:space="preserve"> </w:t>
      </w:r>
      <w:r w:rsidR="009C6A99">
        <w:rPr>
          <w:lang w:val="de-DE"/>
        </w:rPr>
        <w:t xml:space="preserve">legt den </w:t>
      </w:r>
      <w:proofErr w:type="spellStart"/>
      <w:r w:rsidR="009C6A99">
        <w:rPr>
          <w:lang w:val="de-DE"/>
        </w:rPr>
        <w:t>Tagnamen</w:t>
      </w:r>
      <w:proofErr w:type="spellEnd"/>
      <w:r w:rsidR="009C6A99">
        <w:rPr>
          <w:lang w:val="de-DE"/>
        </w:rPr>
        <w:t xml:space="preserve"> fest. Die mit der Komponent</w:t>
      </w:r>
      <w:ins w:id="374" w:author="David Tsaava [2]" w:date="2018-05-24T13:45:00Z">
        <w:r w:rsidR="00C808B2">
          <w:rPr>
            <w:lang w:val="de-DE"/>
          </w:rPr>
          <w:t>e</w:t>
        </w:r>
      </w:ins>
      <w:r w:rsidR="009C6A99">
        <w:rPr>
          <w:lang w:val="de-DE"/>
        </w:rPr>
        <w:t xml:space="preserve"> verbunden</w:t>
      </w:r>
      <w:ins w:id="375" w:author="David Tsaava [2]" w:date="2018-05-24T13:45:00Z">
        <w:r w:rsidR="00C808B2">
          <w:rPr>
            <w:lang w:val="de-DE"/>
          </w:rPr>
          <w:t>e</w:t>
        </w:r>
      </w:ins>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proofErr w:type="spellStart"/>
      <w:r w:rsidR="00B034AA" w:rsidRPr="00B034AA">
        <w:rPr>
          <w:i/>
          <w:lang w:val="de-DE"/>
        </w:rPr>
        <w:t>template</w:t>
      </w:r>
      <w:proofErr w:type="spellEnd"/>
      <w:r w:rsidR="00B034AA">
        <w:rPr>
          <w:i/>
          <w:lang w:val="de-DE"/>
        </w:rPr>
        <w:t xml:space="preserve"> </w:t>
      </w:r>
      <w:r w:rsidR="00B034AA">
        <w:rPr>
          <w:lang w:val="de-DE"/>
        </w:rPr>
        <w:t>angeben, was sich aber nur bei sehr kurzen HTML-Blöcke</w:t>
      </w:r>
      <w:ins w:id="376" w:author="David Tsaava [2]" w:date="2018-05-24T13:45:00Z">
        <w:r w:rsidR="00C808B2">
          <w:rPr>
            <w:lang w:val="de-DE"/>
          </w:rPr>
          <w:t>n</w:t>
        </w:r>
      </w:ins>
      <w:r w:rsidR="00B034AA">
        <w:rPr>
          <w:lang w:val="de-DE"/>
        </w:rPr>
        <w:t xml:space="preserve"> anbietet. Eine Komponent</w:t>
      </w:r>
      <w:ins w:id="377" w:author="David Tsaava [2]" w:date="2018-05-24T13:46:00Z">
        <w:r w:rsidR="00C808B2">
          <w:rPr>
            <w:lang w:val="de-DE"/>
          </w:rPr>
          <w:t>e</w:t>
        </w:r>
      </w:ins>
      <w:r w:rsidR="00B034AA">
        <w:rPr>
          <w:lang w:val="de-DE"/>
        </w:rPr>
        <w:t xml:space="preserve"> kann auch eigene CSS-Vorlagen (Inline oder als eigenständige Datei) besitzen, die allein für die </w:t>
      </w:r>
      <w:r w:rsidR="00A43D5C">
        <w:rPr>
          <w:lang w:val="de-DE"/>
        </w:rPr>
        <w:t>Darstellung dieser Komponente gelten</w:t>
      </w:r>
      <w:r w:rsidR="00B034AA">
        <w:rPr>
          <w:lang w:val="de-DE"/>
        </w:rPr>
        <w:t xml:space="preserve">. Einer der wichtige Verhalten </w:t>
      </w:r>
      <w:r w:rsidR="000037AA">
        <w:rPr>
          <w:lang w:val="de-DE"/>
        </w:rPr>
        <w:t>der Komponente</w:t>
      </w:r>
      <w:r w:rsidR="00B034AA">
        <w:rPr>
          <w:lang w:val="de-DE"/>
        </w:rPr>
        <w:t xml:space="preserve"> </w:t>
      </w:r>
      <w:r w:rsidR="000037AA">
        <w:rPr>
          <w:lang w:val="de-DE"/>
        </w:rPr>
        <w:t>ist</w:t>
      </w:r>
      <w:r w:rsidR="00B034AA">
        <w:rPr>
          <w:lang w:val="de-DE"/>
        </w:rPr>
        <w:t>, dass Komponenten i</w:t>
      </w:r>
      <w:ins w:id="378" w:author="David Tsaava [2]" w:date="2018-05-24T13:46:00Z">
        <w:r w:rsidR="007D5F07">
          <w:rPr>
            <w:lang w:val="de-DE"/>
          </w:rPr>
          <w:t>m</w:t>
        </w:r>
      </w:ins>
      <w:del w:id="379" w:author="David Tsaava [2]" w:date="2018-05-24T13:46:00Z">
        <w:r w:rsidR="00B034AA" w:rsidDel="007D5F07">
          <w:rPr>
            <w:lang w:val="de-DE"/>
          </w:rPr>
          <w:delText>n</w:delText>
        </w:r>
      </w:del>
      <w:r w:rsidR="00B034AA">
        <w:rPr>
          <w:lang w:val="de-DE"/>
        </w:rPr>
        <w:t xml:space="preserve"> Laufe Ihre</w:t>
      </w:r>
      <w:ins w:id="380" w:author="David Tsaava [2]" w:date="2018-05-24T13:46:00Z">
        <w:r w:rsidR="007D5F07">
          <w:rPr>
            <w:lang w:val="de-DE"/>
          </w:rPr>
          <w:t>r</w:t>
        </w:r>
      </w:ins>
      <w:r w:rsidR="00B034AA">
        <w:rPr>
          <w:lang w:val="de-DE"/>
        </w:rPr>
        <w:t xml:space="preserve"> Leben</w:t>
      </w:r>
      <w:ins w:id="381" w:author="David Tsaava [2]" w:date="2018-05-24T13:46:00Z">
        <w:r w:rsidR="007D5F07">
          <w:rPr>
            <w:lang w:val="de-DE"/>
          </w:rPr>
          <w:t>s</w:t>
        </w:r>
      </w:ins>
      <w:r w:rsidR="00B034AA">
        <w:rPr>
          <w:lang w:val="de-DE"/>
        </w:rPr>
        <w:t>z</w:t>
      </w:r>
      <w:del w:id="382" w:author="David Tsaava [2]" w:date="2018-05-24T13:46:00Z">
        <w:r w:rsidR="00B034AA" w:rsidDel="007D5F07">
          <w:rPr>
            <w:lang w:val="de-DE"/>
          </w:rPr>
          <w:delText>u</w:delText>
        </w:r>
      </w:del>
      <w:ins w:id="383" w:author="David Tsaava [2]" w:date="2018-05-24T13:46:00Z">
        <w:r w:rsidR="007D5F07">
          <w:rPr>
            <w:lang w:val="de-DE"/>
          </w:rPr>
          <w:t>y</w:t>
        </w:r>
      </w:ins>
      <w:r w:rsidR="00B034AA">
        <w:rPr>
          <w:lang w:val="de-DE"/>
        </w:rPr>
        <w:t>kl</w:t>
      </w:r>
      <w:ins w:id="384" w:author="David Tsaava [2]" w:date="2018-05-24T13:46:00Z">
        <w:r w:rsidR="007D5F07">
          <w:rPr>
            <w:lang w:val="de-DE"/>
          </w:rPr>
          <w:t>en</w:t>
        </w:r>
      </w:ins>
      <w:del w:id="385" w:author="David Tsaava [2]" w:date="2018-05-24T13:46:00Z">
        <w:r w:rsidR="00B034AA" w:rsidDel="007D5F07">
          <w:rPr>
            <w:lang w:val="de-DE"/>
          </w:rPr>
          <w:delText>us</w:delText>
        </w:r>
      </w:del>
      <w:r w:rsidR="000037AA">
        <w:rPr>
          <w:lang w:val="de-DE"/>
        </w:rPr>
        <w:t xml:space="preserve"> diverse Ereignisse auslösen, in die der Entwickler sich einhängen kann.</w:t>
      </w:r>
      <w:r w:rsidR="00B034AA">
        <w:rPr>
          <w:lang w:val="de-DE"/>
        </w:rPr>
        <w:t xml:space="preserve"> </w:t>
      </w:r>
    </w:p>
    <w:p w14:paraId="6996F1CF" w14:textId="5579A8A5" w:rsidR="00D41B57" w:rsidRDefault="00D41B57" w:rsidP="003F1886">
      <w:pPr>
        <w:pStyle w:val="TextkrperEinzug"/>
        <w:numPr>
          <w:ilvl w:val="0"/>
          <w:numId w:val="1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w:t>
      </w:r>
      <w:ins w:id="386" w:author="David Tsaava [2]" w:date="2018-05-24T13:47:00Z">
        <w:r w:rsidR="007D5F07">
          <w:rPr>
            <w:lang w:val="de-DE"/>
          </w:rPr>
          <w:t>t</w:t>
        </w:r>
      </w:ins>
      <w:r w:rsidR="001B2BD7">
        <w:rPr>
          <w:lang w:val="de-DE"/>
        </w:rPr>
        <w:t xml:space="preserve"> den Vorteil, dass man nicht jedes Details der Ansicht erstellen muss. Angular Template</w:t>
      </w:r>
      <w:ins w:id="387" w:author="David Tsaava [2]" w:date="2018-05-24T13:47:00Z">
        <w:r w:rsidR="007D5F07">
          <w:rPr>
            <w:lang w:val="de-DE"/>
          </w:rPr>
          <w:t>s</w:t>
        </w:r>
      </w:ins>
      <w:r w:rsidR="001B2BD7">
        <w:rPr>
          <w:lang w:val="de-DE"/>
        </w:rPr>
        <w:t xml:space="preserve"> erlauben unterschiedliche </w:t>
      </w:r>
      <w:proofErr w:type="spellStart"/>
      <w:r w:rsidR="001B2BD7">
        <w:rPr>
          <w:lang w:val="de-DE"/>
        </w:rPr>
        <w:t>Syntax</w:t>
      </w:r>
      <w:ins w:id="388" w:author="David Tsaava [2]" w:date="2018-05-24T13:48:00Z">
        <w:r w:rsidR="007D5F07">
          <w:rPr>
            <w:lang w:val="de-DE"/>
          </w:rPr>
          <w:t>en</w:t>
        </w:r>
      </w:ins>
      <w:proofErr w:type="spellEnd"/>
      <w:r w:rsidR="001B2BD7">
        <w:rPr>
          <w:lang w:val="de-DE"/>
        </w:rPr>
        <w:t xml:space="preserve"> wie Interpolation, Template Statement usw. Als eigenständige Datei lässt sich die Angular Template in einer Applikation durch die Dateienden </w:t>
      </w:r>
      <w:r w:rsidR="001B2BD7" w:rsidRPr="001B2BD7">
        <w:rPr>
          <w:i/>
          <w:lang w:val="de-DE"/>
        </w:rPr>
        <w:t>.</w:t>
      </w:r>
      <w:proofErr w:type="spellStart"/>
      <w:r w:rsidR="001B2BD7" w:rsidRPr="001B2BD7">
        <w:rPr>
          <w:i/>
          <w:lang w:val="de-DE"/>
        </w:rPr>
        <w:t>html</w:t>
      </w:r>
      <w:proofErr w:type="spellEnd"/>
      <w:r w:rsidR="001B2BD7">
        <w:rPr>
          <w:lang w:val="de-DE"/>
        </w:rPr>
        <w:t xml:space="preserve"> erkennen.</w:t>
      </w:r>
    </w:p>
    <w:p w14:paraId="61F45185" w14:textId="39C174F3" w:rsidR="008000A5" w:rsidRDefault="00D41B57" w:rsidP="003F1886">
      <w:pPr>
        <w:pStyle w:val="TextkrperEinzug"/>
        <w:numPr>
          <w:ilvl w:val="0"/>
          <w:numId w:val="1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w:t>
      </w:r>
      <w:r w:rsidR="00D87359" w:rsidRPr="007D5F07">
        <w:rPr>
          <w:highlight w:val="yellow"/>
          <w:lang w:val="de-DE"/>
          <w:rPrChange w:id="389" w:author="David Tsaava [2]" w:date="2018-05-24T13:48:00Z">
            <w:rPr>
              <w:lang w:val="de-DE"/>
            </w:rPr>
          </w:rPrChange>
        </w:rPr>
        <w:t>Er ist</w:t>
      </w:r>
      <w:r w:rsidR="00D87359" w:rsidRPr="00D87359">
        <w:rPr>
          <w:lang w:val="de-DE"/>
        </w:rPr>
        <w:t xml:space="preserve">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w:t>
      </w:r>
      <w:ins w:id="390" w:author="David Tsaava [2]" w:date="2018-05-24T13:49:00Z">
        <w:r w:rsidR="007D5F07">
          <w:rPr>
            <w:lang w:val="de-DE"/>
          </w:rPr>
          <w:t>s,</w:t>
        </w:r>
      </w:ins>
      <w:r w:rsidR="00D87359">
        <w:rPr>
          <w:lang w:val="de-DE"/>
        </w:rPr>
        <w:t xml:space="preserv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BE3499" w:rsidRPr="00BE3499">
            <w:rPr>
              <w:noProof/>
              <w:lang w:val="de-DE"/>
            </w:rPr>
            <w:t>[9]</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391" w:name="_Toc514837010"/>
      <w:r>
        <w:t>Vue.js</w:t>
      </w:r>
      <w:bookmarkEnd w:id="391"/>
    </w:p>
    <w:p w14:paraId="68B1A55C" w14:textId="7304D704" w:rsidR="008000A5" w:rsidRDefault="009032ED" w:rsidP="0042724B">
      <w:pPr>
        <w:pStyle w:val="TextkrperEinzug"/>
        <w:ind w:firstLine="0"/>
        <w:rPr>
          <w:rFonts w:cs="Times New Roman"/>
          <w:lang w:val="de-DE"/>
        </w:rPr>
      </w:pPr>
      <w:proofErr w:type="spellStart"/>
      <w:r w:rsidRPr="009032ED">
        <w:rPr>
          <w:rFonts w:cs="Times New Roman"/>
          <w:i/>
          <w:lang w:val="de-DE"/>
        </w:rPr>
        <w:t>Vue</w:t>
      </w:r>
      <w:proofErr w:type="spellEnd"/>
      <w:r>
        <w:rPr>
          <w:rFonts w:cs="Times New Roman"/>
          <w:i/>
          <w:lang w:val="de-DE"/>
        </w:rPr>
        <w:t xml:space="preserve"> </w:t>
      </w:r>
      <w:sdt>
        <w:sdtPr>
          <w:rPr>
            <w:rFonts w:cs="Times New Roman"/>
            <w:i/>
            <w:lang w:val="de-DE"/>
          </w:rPr>
          <w:id w:val="-1548136463"/>
          <w:citation/>
        </w:sdt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00BE3499" w:rsidRPr="00BE3499">
            <w:rPr>
              <w:rFonts w:cs="Times New Roman"/>
              <w:noProof/>
              <w:lang w:val="de-DE"/>
            </w:rPr>
            <w:t>[10]</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w:t>
      </w:r>
      <w:proofErr w:type="spellStart"/>
      <w:r w:rsidR="0042724B">
        <w:rPr>
          <w:rFonts w:cs="Times New Roman"/>
          <w:lang w:val="de-DE"/>
        </w:rPr>
        <w:t>You</w:t>
      </w:r>
      <w:proofErr w:type="spellEnd"/>
      <w:sdt>
        <w:sdtPr>
          <w:rPr>
            <w:rFonts w:cs="Times New Roman"/>
            <w:lang w:val="de-DE"/>
          </w:rPr>
          <w:id w:val="76254098"/>
          <w:citation/>
        </w:sdt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[11]</w:t>
          </w:r>
          <w:r w:rsidR="00BF3CAE">
            <w:rPr>
              <w:rFonts w:cs="Times New Roman"/>
              <w:lang w:val="de-DE"/>
            </w:rPr>
            <w:fldChar w:fldCharType="end"/>
          </w:r>
        </w:sdtContent>
      </w:sdt>
      <w:r w:rsidR="00BE3499">
        <w:rPr>
          <w:rFonts w:cs="Times New Roman"/>
          <w:lang w:val="de-DE"/>
        </w:rPr>
        <w:t xml:space="preserve"> </w:t>
      </w:r>
      <w:r w:rsidR="0042724B">
        <w:rPr>
          <w:rFonts w:cs="Times New Roman"/>
          <w:lang w:val="de-DE"/>
        </w:rPr>
        <w:t>im Jahr 2013 entwickelt wurde. D</w:t>
      </w:r>
      <w:ins w:id="392" w:author="David Tsaava [2]" w:date="2018-05-24T13:49:00Z">
        <w:r w:rsidR="007D5F07">
          <w:rPr>
            <w:rFonts w:cs="Times New Roman"/>
            <w:lang w:val="de-DE"/>
          </w:rPr>
          <w:t>ie</w:t>
        </w:r>
      </w:ins>
      <w:del w:id="393" w:author="David Tsaava [2]" w:date="2018-05-24T13:49:00Z">
        <w:r w:rsidR="0042724B" w:rsidDel="007D5F07">
          <w:rPr>
            <w:rFonts w:cs="Times New Roman"/>
            <w:lang w:val="de-DE"/>
          </w:rPr>
          <w:delText>as</w:delText>
        </w:r>
      </w:del>
      <w:r w:rsidR="0042724B">
        <w:rPr>
          <w:rFonts w:cs="Times New Roman"/>
          <w:lang w:val="de-DE"/>
        </w:rPr>
        <w:t xml:space="preserve"> Aktuelle Version ist 2.5.16</w:t>
      </w:r>
      <w:sdt>
        <w:sdtPr>
          <w:rPr>
            <w:rFonts w:cs="Times New Roman"/>
            <w:lang w:val="de-DE"/>
          </w:rPr>
          <w:id w:val="-1940124164"/>
          <w:citation/>
        </w:sdt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[12]</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 xml:space="preserve">Es ist von Grund auf so konzipiert, dass es stufenweise </w:t>
      </w:r>
      <w:proofErr w:type="spellStart"/>
      <w:r w:rsidRPr="009032ED">
        <w:rPr>
          <w:rFonts w:cs="Times New Roman"/>
          <w:lang w:val="de-DE"/>
        </w:rPr>
        <w:t>ad</w:t>
      </w:r>
      <w:r w:rsidRPr="007D5F07">
        <w:rPr>
          <w:rFonts w:cs="Times New Roman"/>
          <w:highlight w:val="red"/>
          <w:lang w:val="de-DE"/>
          <w:rPrChange w:id="394" w:author="David Tsaava [2]" w:date="2018-05-24T13:50:00Z">
            <w:rPr>
              <w:rFonts w:cs="Times New Roman"/>
              <w:lang w:val="de-DE"/>
            </w:rPr>
          </w:rPrChange>
        </w:rPr>
        <w:t>o</w:t>
      </w:r>
      <w:r w:rsidRPr="009032ED">
        <w:rPr>
          <w:rFonts w:cs="Times New Roman"/>
          <w:lang w:val="de-DE"/>
        </w:rPr>
        <w:t>ptierbar</w:t>
      </w:r>
      <w:proofErr w:type="spellEnd"/>
      <w:r w:rsidRPr="009032ED">
        <w:rPr>
          <w:rFonts w:cs="Times New Roman"/>
          <w:lang w:val="de-DE"/>
        </w:rPr>
        <w:t xml:space="preserve"> ist, und kann je nach Anwendungsfall leicht zwischen einer Bibliothek und einem Framework skalieren. Es besteht aus einer zugänglichen Kernbibliothek, die sich nur auf die Ansichtsebene konzentriert, und einem Ökosystem von unterstützenden Bibliotheken, </w:t>
      </w:r>
      <w:ins w:id="395" w:author="David Tsaava [2]" w:date="2018-05-24T13:51:00Z">
        <w:r w:rsidR="007D5F07">
          <w:rPr>
            <w:rFonts w:cs="Times New Roman"/>
            <w:lang w:val="de-DE"/>
          </w:rPr>
          <w:t>welche s</w:t>
        </w:r>
      </w:ins>
      <w:del w:id="396" w:author="David Tsaava [2]" w:date="2018-05-24T13:51:00Z">
        <w:r w:rsidRPr="009032ED" w:rsidDel="007D5F07">
          <w:rPr>
            <w:rFonts w:cs="Times New Roman"/>
            <w:lang w:val="de-DE"/>
          </w:rPr>
          <w:delText>das S</w:delText>
        </w:r>
      </w:del>
      <w:r w:rsidRPr="009032ED">
        <w:rPr>
          <w:rFonts w:cs="Times New Roman"/>
          <w:lang w:val="de-DE"/>
        </w:rPr>
        <w:t xml:space="preserve">ie bei der Bewältigung der Komplexität großer </w:t>
      </w:r>
      <w:commentRangeStart w:id="397"/>
      <w:r w:rsidRPr="009032ED">
        <w:rPr>
          <w:rFonts w:cs="Times New Roman"/>
          <w:lang w:val="de-DE"/>
        </w:rPr>
        <w:t xml:space="preserve">Einseitenanwendungen </w:t>
      </w:r>
      <w:commentRangeEnd w:id="397"/>
      <w:r w:rsidR="007D5F07">
        <w:rPr>
          <w:rStyle w:val="Kommentarzeichen"/>
          <w:rFonts w:ascii="Arial" w:hAnsi="Arial" w:cs="Times New Roman"/>
          <w:lang w:val="de-DE"/>
        </w:rPr>
        <w:commentReference w:id="397"/>
      </w:r>
      <w:r w:rsidRPr="009032ED">
        <w:rPr>
          <w:rFonts w:cs="Times New Roman"/>
          <w:lang w:val="de-DE"/>
        </w:rPr>
        <w:t>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28E137E4" w:rsidR="00E71848" w:rsidRDefault="005557DE" w:rsidP="00E71848">
      <w:pPr>
        <w:pStyle w:val="berschrift3"/>
      </w:pPr>
      <w:bookmarkStart w:id="398" w:name="_Toc514837011"/>
      <w:r>
        <w:lastRenderedPageBreak/>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BE3499">
            <w:rPr>
              <w:noProof/>
            </w:rPr>
            <w:t>[13]</w:t>
          </w:r>
          <w:r w:rsidR="00A5110B">
            <w:fldChar w:fldCharType="end"/>
          </w:r>
        </w:sdtContent>
      </w:sdt>
      <w:bookmarkEnd w:id="398"/>
    </w:p>
    <w:p w14:paraId="4F25FA22" w14:textId="05CEAD22" w:rsidR="00E71848" w:rsidRDefault="00E71848" w:rsidP="00E71848">
      <w:pPr>
        <w:pStyle w:val="Textkrper"/>
      </w:pPr>
      <w:r>
        <w:t xml:space="preserve">SAPUI5 ist eine </w:t>
      </w:r>
      <w:proofErr w:type="spellStart"/>
      <w:r>
        <w:t>Javascript</w:t>
      </w:r>
      <w:proofErr w:type="spellEnd"/>
      <w:r>
        <w:t>-Framework, die von der Firma SAP entwickelt wurde. Es besteht aus einem funktionsreichen Kern und einer sehr großen Anzahl von UI-Steuerelementen, die in einer Handvoll Bibliotheken organisiert sind.</w:t>
      </w:r>
    </w:p>
    <w:p w14:paraId="5826E635" w14:textId="269EEFE8" w:rsidR="00E71848" w:rsidRDefault="00E71848" w:rsidP="00E71848">
      <w:pPr>
        <w:pStyle w:val="TextkrperEinzug"/>
        <w:ind w:firstLine="0"/>
        <w:rPr>
          <w:lang w:val="de-DE"/>
        </w:rPr>
      </w:pPr>
      <w:r>
        <w:rPr>
          <w:lang w:val="de-DE"/>
        </w:rPr>
        <w:t>Diese Bibliotheken besitzen vor allen eine effiziente Engine zum Erstellen und Aktualisieren de</w:t>
      </w:r>
      <w:ins w:id="399" w:author="David Tsaava [2]" w:date="2018-05-24T13:54:00Z">
        <w:r w:rsidR="007D5F07">
          <w:rPr>
            <w:lang w:val="de-DE"/>
          </w:rPr>
          <w:t>r</w:t>
        </w:r>
      </w:ins>
      <w:del w:id="400" w:author="David Tsaava [2]" w:date="2018-05-24T13:54:00Z">
        <w:r w:rsidDel="007D5F07">
          <w:rPr>
            <w:lang w:val="de-DE"/>
          </w:rPr>
          <w:delText>s</w:delText>
        </w:r>
      </w:del>
      <w:r>
        <w:rPr>
          <w:lang w:val="de-DE"/>
        </w:rPr>
        <w:t xml:space="preserve"> HTML-Steuerelemente, darüber hinaus unterstützen </w:t>
      </w:r>
      <w:del w:id="401" w:author="David Tsaava [2]" w:date="2018-05-24T13:54:00Z">
        <w:r w:rsidDel="007D5F07">
          <w:rPr>
            <w:lang w:val="de-DE"/>
          </w:rPr>
          <w:delText xml:space="preserve">die </w:delText>
        </w:r>
      </w:del>
      <w:ins w:id="402" w:author="David Tsaava [2]" w:date="2018-05-24T13:54:00Z">
        <w:r w:rsidR="007D5F07">
          <w:rPr>
            <w:lang w:val="de-DE"/>
          </w:rPr>
          <w:t xml:space="preserve">sie das </w:t>
        </w:r>
      </w:ins>
      <w:r>
        <w:rPr>
          <w:lang w:val="de-DE"/>
        </w:rPr>
        <w:t>MVC-Konzept und die deklarative UI-Konstruktion.</w:t>
      </w:r>
    </w:p>
    <w:p w14:paraId="1945BA8A" w14:textId="44C36CCD" w:rsidR="00E71848" w:rsidRDefault="00E71848" w:rsidP="00E71848">
      <w:pPr>
        <w:pStyle w:val="TextkrperEinzug"/>
        <w:ind w:firstLine="0"/>
        <w:rPr>
          <w:lang w:val="de-DE"/>
        </w:rPr>
      </w:pPr>
      <w:r>
        <w:rPr>
          <w:lang w:val="de-DE"/>
        </w:rPr>
        <w:t>Die Steuerelemente reichen von einfachen Button-Steuerelemente bis zu komplexen Steuerelemente</w:t>
      </w:r>
      <w:ins w:id="403" w:author="David Tsaava [2]" w:date="2018-05-24T13:55:00Z">
        <w:r w:rsidR="007D5F07">
          <w:rPr>
            <w:lang w:val="de-DE"/>
          </w:rPr>
          <w:t>n,</w:t>
        </w:r>
      </w:ins>
      <w:r>
        <w:rPr>
          <w:lang w:val="de-DE"/>
        </w:rPr>
        <w:t xml:space="preserve"> beispielsweise </w:t>
      </w:r>
      <w:proofErr w:type="spellStart"/>
      <w:r>
        <w:rPr>
          <w:lang w:val="de-DE"/>
        </w:rPr>
        <w:t>Grid</w:t>
      </w:r>
      <w:proofErr w:type="spellEnd"/>
      <w:r>
        <w:rPr>
          <w:lang w:val="de-DE"/>
        </w:rPr>
        <w:t>-System und Diagram-Steuerelemente.</w:t>
      </w:r>
    </w:p>
    <w:p w14:paraId="48A262CB" w14:textId="4360A393" w:rsidR="00E71848" w:rsidRDefault="00E16882" w:rsidP="00E71848">
      <w:pPr>
        <w:pStyle w:val="TextkrperEinzug"/>
        <w:ind w:firstLine="0"/>
        <w:rPr>
          <w:lang w:val="de-DE"/>
        </w:rPr>
      </w:pPr>
      <w:r>
        <w:rPr>
          <w:lang w:val="de-DE"/>
        </w:rPr>
        <w:t>Für Entwickler biete</w:t>
      </w:r>
      <w:ins w:id="404" w:author="David Tsaava [2]" w:date="2018-05-24T13:55:00Z">
        <w:r w:rsidR="007D5F07">
          <w:rPr>
            <w:lang w:val="de-DE"/>
          </w:rPr>
          <w:t>t</w:t>
        </w:r>
      </w:ins>
      <w:r>
        <w:rPr>
          <w:lang w:val="de-DE"/>
        </w:rPr>
        <w:t xml:space="preserve"> SAPUI5 </w:t>
      </w:r>
      <w:r w:rsidRPr="007D5F07">
        <w:rPr>
          <w:strike/>
          <w:lang w:val="de-DE"/>
          <w:rPrChange w:id="405" w:author="David Tsaava [2]" w:date="2018-05-24T13:55:00Z">
            <w:rPr>
              <w:lang w:val="de-DE"/>
            </w:rPr>
          </w:rPrChange>
        </w:rPr>
        <w:t>eine</w:t>
      </w:r>
      <w:r>
        <w:rPr>
          <w:lang w:val="de-DE"/>
        </w:rPr>
        <w:t xml:space="preserve"> leistungsstarke Konzepte:</w:t>
      </w:r>
    </w:p>
    <w:p w14:paraId="5BA49084" w14:textId="17D7F520" w:rsidR="00E16882" w:rsidRDefault="00E16882" w:rsidP="003F1886">
      <w:pPr>
        <w:pStyle w:val="TextkrperEinzug"/>
        <w:numPr>
          <w:ilvl w:val="0"/>
          <w:numId w:val="30"/>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3F1886">
      <w:pPr>
        <w:pStyle w:val="TextkrperEinzug"/>
        <w:numPr>
          <w:ilvl w:val="0"/>
          <w:numId w:val="30"/>
        </w:numPr>
        <w:rPr>
          <w:lang w:val="de-DE"/>
        </w:rPr>
      </w:pPr>
      <w:r>
        <w:rPr>
          <w:lang w:val="de-DE"/>
        </w:rPr>
        <w:t xml:space="preserve">Es biete integrierte Unterstützung für Architekturkonzept wie Zwei-Wege-Datenbindung und Routing </w:t>
      </w:r>
    </w:p>
    <w:p w14:paraId="1A3D875D" w14:textId="2F96D760" w:rsidR="00E37573" w:rsidRDefault="00A5110B" w:rsidP="003F1886">
      <w:pPr>
        <w:pStyle w:val="TextkrperEinzug"/>
        <w:numPr>
          <w:ilvl w:val="0"/>
          <w:numId w:val="30"/>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47F06E7F" w:rsidR="008000A5" w:rsidRDefault="008000A5" w:rsidP="008000A5">
      <w:pPr>
        <w:pStyle w:val="berschrift3"/>
      </w:pPr>
      <w:bookmarkStart w:id="406" w:name="_Toc514837012"/>
      <w:proofErr w:type="spellStart"/>
      <w:r>
        <w:t>React</w:t>
      </w:r>
      <w:proofErr w:type="spellEnd"/>
      <w:sdt>
        <w:sdtPr>
          <w:id w:val="1805976075"/>
          <w:citation/>
        </w:sdtPr>
        <w:sdtContent>
          <w:r>
            <w:fldChar w:fldCharType="begin"/>
          </w:r>
          <w:r>
            <w:instrText xml:space="preserve"> CITATION Fac18 \l 1031 </w:instrText>
          </w:r>
          <w:r>
            <w:fldChar w:fldCharType="separate"/>
          </w:r>
          <w:r w:rsidR="00BE3499">
            <w:rPr>
              <w:noProof/>
            </w:rPr>
            <w:t xml:space="preserve"> [14]</w:t>
          </w:r>
          <w:r>
            <w:fldChar w:fldCharType="end"/>
          </w:r>
        </w:sdtContent>
      </w:sdt>
      <w:bookmarkEnd w:id="406"/>
    </w:p>
    <w:p w14:paraId="4A3FD902" w14:textId="76BD8558" w:rsidR="0045716A" w:rsidRDefault="0045716A" w:rsidP="0045716A">
      <w:pPr>
        <w:pStyle w:val="Textkrper"/>
      </w:pPr>
      <w:proofErr w:type="spellStart"/>
      <w:r w:rsidRPr="0045716A">
        <w:rPr>
          <w:i/>
        </w:rPr>
        <w:t>React</w:t>
      </w:r>
      <w:proofErr w:type="spellEnd"/>
      <w:r>
        <w:t xml:space="preserve"> ist ein JavaScript-Framework zur Erstellung von Webanwendungen. Es wird </w:t>
      </w:r>
      <w:del w:id="407" w:author="David Tsaava [2]" w:date="2018-05-24T13:56:00Z">
        <w:r w:rsidDel="00D81E60">
          <w:delText xml:space="preserve">es </w:delText>
        </w:r>
      </w:del>
      <w:r>
        <w:t xml:space="preserve">seit 2013 von Facebook unter einer Open Source-Lizenz entwickelt und besitzt eine große Online Community mit vielen </w:t>
      </w:r>
      <w:r w:rsidRPr="00D81E60">
        <w:rPr>
          <w:highlight w:val="yellow"/>
          <w:rPrChange w:id="408" w:author="David Tsaava [2]" w:date="2018-05-24T13:56:00Z">
            <w:rPr/>
          </w:rPrChange>
        </w:rPr>
        <w:t>helfenden</w:t>
      </w:r>
      <w:r>
        <w:t xml:space="preserve"> Entwicklern und </w:t>
      </w:r>
      <w:r w:rsidRPr="00D81E60">
        <w:rPr>
          <w:highlight w:val="yellow"/>
          <w:rPrChange w:id="409" w:author="David Tsaava [2]" w:date="2018-05-24T13:56:00Z">
            <w:rPr/>
          </w:rPrChange>
        </w:rPr>
        <w:t>Unterstutzern</w:t>
      </w:r>
      <w:r>
        <w:t xml:space="preserve">. </w:t>
      </w:r>
      <w:proofErr w:type="spellStart"/>
      <w:r>
        <w:t>Da</w:t>
      </w:r>
      <w:ins w:id="410" w:author="David Tsaava [2]" w:date="2018-05-24T13:56:00Z">
        <w:r w:rsidR="00D81E60">
          <w:t>ie</w:t>
        </w:r>
      </w:ins>
      <w:proofErr w:type="spellEnd"/>
      <w:del w:id="411" w:author="David Tsaava [2]" w:date="2018-05-24T13:56:00Z">
        <w:r w:rsidDel="00D81E60">
          <w:delText>s</w:delText>
        </w:r>
      </w:del>
      <w:r>
        <w:t xml:space="preserve"> Aktuelle  Version 16.3.2</w:t>
      </w:r>
      <w:sdt>
        <w:sdtPr>
          <w:id w:val="-586693094"/>
          <w:citation/>
        </w:sdtPr>
        <w:sdtContent>
          <w:r>
            <w:fldChar w:fldCharType="begin"/>
          </w:r>
          <w:r>
            <w:instrText xml:space="preserve"> CITATION Fac181 \l 1031 </w:instrText>
          </w:r>
          <w:r>
            <w:fldChar w:fldCharType="separate"/>
          </w:r>
          <w:r w:rsidR="00BE3499">
            <w:rPr>
              <w:noProof/>
            </w:rPr>
            <w:t xml:space="preserve"> [15]</w:t>
          </w:r>
          <w:r>
            <w:fldChar w:fldCharType="end"/>
          </w:r>
        </w:sdtContent>
      </w:sdt>
      <w:r>
        <w:t xml:space="preserve"> besitzt eine deutliche Verbesserung der Fehlermeldung</w:t>
      </w:r>
      <w:ins w:id="412" w:author="David Tsaava [2]" w:date="2018-05-24T13:56:00Z">
        <w:r w:rsidR="00D81E60">
          <w:t>.</w:t>
        </w:r>
      </w:ins>
      <w:del w:id="413" w:author="David Tsaava [2]" w:date="2018-05-24T13:56:00Z">
        <w:r w:rsidDel="00D81E60">
          <w:delText xml:space="preserve"> </w:delText>
        </w:r>
      </w:del>
    </w:p>
    <w:p w14:paraId="0E74F580" w14:textId="77777777" w:rsidR="0045716A" w:rsidRDefault="0045716A" w:rsidP="0045716A">
      <w:pPr>
        <w:pStyle w:val="Textkrper"/>
      </w:pPr>
    </w:p>
    <w:p w14:paraId="0D9A2AD3" w14:textId="51D747F1" w:rsidR="0045716A" w:rsidRDefault="0045716A" w:rsidP="0045716A">
      <w:pPr>
        <w:pStyle w:val="Textkrper"/>
      </w:pPr>
      <w:r>
        <w:t>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w:t>
      </w:r>
      <w:ins w:id="414" w:author="David Tsaava [2]" w:date="2018-05-24T13:57:00Z">
        <w:r w:rsidR="00D81E60">
          <w:t>.</w:t>
        </w:r>
      </w:ins>
      <w:r>
        <w:t xml:space="preserve">  </w:t>
      </w:r>
    </w:p>
    <w:p w14:paraId="6E699CE4" w14:textId="678CAC2F" w:rsidR="0045716A" w:rsidRDefault="0045716A" w:rsidP="0045716A">
      <w:pPr>
        <w:pStyle w:val="Textkrper"/>
      </w:pPr>
      <w:r>
        <w:t>In dynamischen Webseiten und -anwendungen können beispielsweise Quelltext</w:t>
      </w:r>
      <w:ins w:id="415" w:author="David Tsaava [2]" w:date="2018-05-24T13:57:00Z">
        <w:r w:rsidR="00D81E60">
          <w:t>-</w:t>
        </w:r>
      </w:ins>
      <w:del w:id="416" w:author="David Tsaava [2]" w:date="2018-05-24T13:57:00Z">
        <w:r w:rsidDel="00D81E60">
          <w:delText xml:space="preserve"> </w:delText>
        </w:r>
      </w:del>
      <w:r>
        <w:t>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2BEA0005" w:rsidR="0045716A" w:rsidRDefault="00EF3D46" w:rsidP="0045716A">
      <w:pPr>
        <w:pStyle w:val="Textkrper"/>
      </w:pPr>
      <w:r>
        <w:t xml:space="preserve">Mit </w:t>
      </w:r>
      <w:proofErr w:type="spellStart"/>
      <w:r>
        <w:t>React</w:t>
      </w:r>
      <w:proofErr w:type="spellEnd"/>
      <w:r>
        <w:t xml:space="preserve"> können interaktive UIs erstellt werden. </w:t>
      </w:r>
      <w:r w:rsidR="00113F0C">
        <w:t>Es können für jede</w:t>
      </w:r>
      <w:ins w:id="417" w:author="David Tsaava [2]" w:date="2018-05-24T13:58:00Z">
        <w:r w:rsidR="00D81E60">
          <w:t>n</w:t>
        </w:r>
      </w:ins>
      <w:r w:rsidR="00113F0C">
        <w:t xml:space="preserve"> </w:t>
      </w:r>
      <w:r>
        <w:t xml:space="preserve">Status in </w:t>
      </w:r>
      <w:r w:rsidR="007621D0">
        <w:t xml:space="preserve">einer </w:t>
      </w:r>
      <w:r>
        <w:t xml:space="preserve"> Anwendung einfache Ansichten</w:t>
      </w:r>
      <w:r w:rsidR="007621D0">
        <w:t xml:space="preserve"> entworfen werden</w:t>
      </w:r>
      <w:r>
        <w:t xml:space="preserve">, und </w:t>
      </w:r>
      <w:proofErr w:type="spellStart"/>
      <w:r>
        <w:t>React</w:t>
      </w:r>
      <w:proofErr w:type="spellEnd"/>
      <w:r>
        <w:t xml:space="preserve"> aktualisiert und rendert genau die richtigen Komponenten, wenn sich </w:t>
      </w:r>
      <w:r w:rsidR="007621D0">
        <w:t xml:space="preserve">die </w:t>
      </w:r>
      <w:r>
        <w:t xml:space="preserve">Daten ändern </w:t>
      </w:r>
      <w:sdt>
        <w:sdtPr>
          <w:id w:val="-1798754330"/>
          <w:citation/>
        </w:sdtPr>
        <w:sdtContent>
          <w:r>
            <w:fldChar w:fldCharType="begin"/>
          </w:r>
          <w:r>
            <w:instrText xml:space="preserve"> CITATION Fac183 \l 1031 </w:instrText>
          </w:r>
          <w:r>
            <w:fldChar w:fldCharType="separate"/>
          </w:r>
          <w:r w:rsidR="00BE3499">
            <w:rPr>
              <w:noProof/>
            </w:rPr>
            <w:t>[16]</w:t>
          </w:r>
          <w:r>
            <w:fldChar w:fldCharType="end"/>
          </w:r>
        </w:sdtContent>
      </w:sdt>
      <w:r>
        <w:t xml:space="preserve">. Darüber hinaus kann es auch auf dem Server </w:t>
      </w:r>
      <w:r w:rsidR="00113F0C">
        <w:t>diese UIs erstellen</w:t>
      </w:r>
      <w:r>
        <w:t xml:space="preserve"> und</w:t>
      </w:r>
      <w:r w:rsidR="00113F0C">
        <w:t xml:space="preserve"> in </w:t>
      </w:r>
      <w:r>
        <w:t xml:space="preserve"> mobile Apps mit </w:t>
      </w:r>
      <w:proofErr w:type="spellStart"/>
      <w:r w:rsidRPr="00EF3D46">
        <w:rPr>
          <w:i/>
        </w:rPr>
        <w:t>React</w:t>
      </w:r>
      <w:proofErr w:type="spellEnd"/>
      <w:r w:rsidRPr="00EF3D46">
        <w:rPr>
          <w:i/>
        </w:rPr>
        <w:t xml:space="preserve"> Native</w:t>
      </w:r>
      <w:sdt>
        <w:sdtPr>
          <w:rPr>
            <w:i/>
          </w:rPr>
          <w:id w:val="1695505267"/>
          <w:citation/>
        </w:sdtPr>
        <w:sdtContent>
          <w:r>
            <w:rPr>
              <w:i/>
            </w:rPr>
            <w:fldChar w:fldCharType="begin"/>
          </w:r>
          <w:r>
            <w:rPr>
              <w:i/>
            </w:rPr>
            <w:instrText xml:space="preserve"> CITATION Fac182 \l 1031 </w:instrText>
          </w:r>
          <w:r>
            <w:rPr>
              <w:i/>
            </w:rPr>
            <w:fldChar w:fldCharType="separate"/>
          </w:r>
          <w:r w:rsidR="00BE3499">
            <w:rPr>
              <w:i/>
              <w:noProof/>
            </w:rPr>
            <w:t xml:space="preserve"> </w:t>
          </w:r>
          <w:r w:rsidR="00BE3499">
            <w:rPr>
              <w:noProof/>
            </w:rPr>
            <w:t>[17]</w:t>
          </w:r>
          <w:r>
            <w:rPr>
              <w:i/>
            </w:rPr>
            <w:fldChar w:fldCharType="end"/>
          </w:r>
        </w:sdtContent>
      </w:sdt>
      <w:r>
        <w:t xml:space="preserve"> ausführen. </w:t>
      </w:r>
    </w:p>
    <w:p w14:paraId="05CF658A" w14:textId="10239603" w:rsidR="00306A73" w:rsidRDefault="00306A73" w:rsidP="00306A73">
      <w:pPr>
        <w:pStyle w:val="TextkrperEinzug"/>
        <w:ind w:firstLine="0"/>
        <w:rPr>
          <w:lang w:val="de-DE"/>
        </w:rPr>
      </w:pPr>
    </w:p>
    <w:p w14:paraId="403EB4AE" w14:textId="224F84C3" w:rsidR="00306A73" w:rsidRDefault="00306A73" w:rsidP="00306A73">
      <w:pPr>
        <w:pStyle w:val="berschrift3"/>
      </w:pPr>
      <w:bookmarkStart w:id="418" w:name="_Toc514837013"/>
      <w:r>
        <w:t>Kendo UI</w:t>
      </w:r>
      <w:sdt>
        <w:sdtPr>
          <w:id w:val="838505596"/>
          <w:citation/>
        </w:sdtPr>
        <w:sdtContent>
          <w:r>
            <w:fldChar w:fldCharType="begin"/>
          </w:r>
          <w:r>
            <w:instrText xml:space="preserve"> CITATION Pro18 \l 1031 </w:instrText>
          </w:r>
          <w:r>
            <w:fldChar w:fldCharType="separate"/>
          </w:r>
          <w:r w:rsidR="00BE3499">
            <w:rPr>
              <w:noProof/>
            </w:rPr>
            <w:t xml:space="preserve"> [18]</w:t>
          </w:r>
          <w:r>
            <w:fldChar w:fldCharType="end"/>
          </w:r>
        </w:sdtContent>
      </w:sdt>
      <w:bookmarkEnd w:id="418"/>
    </w:p>
    <w:p w14:paraId="7B410860" w14:textId="3EA74FFA" w:rsidR="00306A73" w:rsidRDefault="0084014F" w:rsidP="00306A73">
      <w:pPr>
        <w:pStyle w:val="Textkrper"/>
      </w:pPr>
      <w:r>
        <w:t xml:space="preserve">Das bulgarische Consulting-Unternehmen </w:t>
      </w:r>
      <w:proofErr w:type="spellStart"/>
      <w:r>
        <w:t>Telerik</w:t>
      </w:r>
      <w:proofErr w:type="spellEnd"/>
      <w:r>
        <w:t xml:space="preserve"> bietet die Kendo UI-Framework für das mobile und web Einsatzfeld an. Der Code läuft nicht in  einer </w:t>
      </w:r>
      <w:proofErr w:type="spellStart"/>
      <w:r>
        <w:t>WebView</w:t>
      </w:r>
      <w:proofErr w:type="spellEnd"/>
      <w:r>
        <w:rPr>
          <w:rStyle w:val="Funotenzeichen"/>
        </w:rPr>
        <w:footnoteReference w:id="13"/>
      </w:r>
      <w:r>
        <w:t xml:space="preserve">, sonders  in einer </w:t>
      </w:r>
      <w:proofErr w:type="spellStart"/>
      <w:r>
        <w:t>Runtime</w:t>
      </w:r>
      <w:proofErr w:type="spellEnd"/>
      <w:r>
        <w:t xml:space="preserve">, die von </w:t>
      </w:r>
      <w:proofErr w:type="spellStart"/>
      <w:r>
        <w:t>Telerik</w:t>
      </w:r>
      <w:proofErr w:type="spellEnd"/>
      <w:r>
        <w:t xml:space="preserve">-Ingenieuren zur Interaktion mit dem zugrundeliegenden Betriebssysteme </w:t>
      </w:r>
      <w:r w:rsidR="00113F0C">
        <w:t>entwickelt</w:t>
      </w:r>
      <w:r>
        <w:t xml:space="preserve"> wurde.</w:t>
      </w:r>
    </w:p>
    <w:p w14:paraId="692A4ADA" w14:textId="123CC20A" w:rsidR="0084014F" w:rsidRDefault="0084014F" w:rsidP="0084014F">
      <w:pPr>
        <w:pStyle w:val="TextkrperEinzug"/>
        <w:ind w:firstLine="0"/>
        <w:rPr>
          <w:lang w:val="de-DE"/>
        </w:rPr>
      </w:pPr>
      <w:r>
        <w:rPr>
          <w:lang w:val="de-DE"/>
        </w:rPr>
        <w:lastRenderedPageBreak/>
        <w:t>Daher können Sie au</w:t>
      </w:r>
      <w:r w:rsidR="0073341D">
        <w:rPr>
          <w:lang w:val="de-DE"/>
        </w:rPr>
        <w:t>f die Steuerelemente des UI-Stack</w:t>
      </w:r>
      <w:r>
        <w:rPr>
          <w:lang w:val="de-DE"/>
        </w:rPr>
        <w:t>s</w:t>
      </w:r>
      <w:r w:rsidR="0073341D">
        <w:rPr>
          <w:lang w:val="de-DE"/>
        </w:rPr>
        <w:t xml:space="preserve"> der jeweils Plattform zurückgreifen. Kendo UI bietet zudem –zur Reduktion des Portierungsaufwands – die Möglichkeiten, die Bedienschnittstelle in einer XML angelehnten Sprache zu beschreiben. Die Laufzeitumgebung erzeugt daraus eine </w:t>
      </w:r>
      <w:proofErr w:type="spellStart"/>
      <w:r w:rsidR="0073341D">
        <w:rPr>
          <w:lang w:val="de-DE"/>
        </w:rPr>
        <w:t>Widget</w:t>
      </w:r>
      <w:proofErr w:type="spellEnd"/>
      <w:r w:rsidR="0073341D">
        <w:rPr>
          <w:rStyle w:val="Funotenzeichen"/>
          <w:lang w:val="de-DE"/>
        </w:rPr>
        <w:footnoteReference w:id="14"/>
      </w:r>
      <w:r w:rsidR="0073341D">
        <w:rPr>
          <w:lang w:val="de-DE"/>
        </w:rPr>
        <w:t>-Struktur.</w:t>
      </w:r>
    </w:p>
    <w:p w14:paraId="0E66A3E8" w14:textId="0ABD05BB" w:rsidR="0073341D" w:rsidRDefault="0073341D" w:rsidP="0084014F">
      <w:pPr>
        <w:pStyle w:val="TextkrperEinzug"/>
        <w:ind w:firstLine="0"/>
        <w:rPr>
          <w:lang w:val="de-DE"/>
        </w:rPr>
      </w:pPr>
      <w:r>
        <w:rPr>
          <w:lang w:val="de-DE"/>
        </w:rPr>
        <w:t>Eine gute gemachte Kendo-UI Applikation unterscheidet sich daher nicht wesentlich von einer komplett nativen und lässt sich zudem automatisch zwischen Betriebssystem portieren.</w:t>
      </w:r>
    </w:p>
    <w:p w14:paraId="7C4A097B" w14:textId="4D05AF88" w:rsidR="0073341D" w:rsidRDefault="0073341D" w:rsidP="0084014F">
      <w:pPr>
        <w:pStyle w:val="TextkrperEinzug"/>
        <w:ind w:firstLine="0"/>
        <w:rPr>
          <w:lang w:val="de-DE"/>
        </w:rPr>
      </w:pPr>
      <w:r w:rsidRPr="00D81E60">
        <w:rPr>
          <w:highlight w:val="yellow"/>
          <w:lang w:val="de-DE"/>
          <w:rPrChange w:id="419" w:author="David Tsaava [2]" w:date="2018-05-24T14:00:00Z">
            <w:rPr>
              <w:lang w:val="de-DE"/>
            </w:rPr>
          </w:rPrChange>
        </w:rPr>
        <w:t xml:space="preserve">Der Kendo UI ist </w:t>
      </w:r>
      <w:r w:rsidR="007621D0" w:rsidRPr="00D81E60">
        <w:rPr>
          <w:highlight w:val="yellow"/>
          <w:lang w:val="de-DE"/>
          <w:rPrChange w:id="420" w:author="David Tsaava [2]" w:date="2018-05-24T14:00:00Z">
            <w:rPr>
              <w:lang w:val="de-DE"/>
            </w:rPr>
          </w:rPrChange>
        </w:rPr>
        <w:t xml:space="preserve">ein </w:t>
      </w:r>
      <w:r w:rsidRPr="00D81E60">
        <w:rPr>
          <w:highlight w:val="yellow"/>
          <w:lang w:val="de-DE"/>
          <w:rPrChange w:id="421" w:author="David Tsaava [2]" w:date="2018-05-24T14:00:00Z">
            <w:rPr>
              <w:lang w:val="de-DE"/>
            </w:rPr>
          </w:rPrChange>
        </w:rPr>
        <w:t xml:space="preserve">der </w:t>
      </w:r>
      <w:r w:rsidR="007621D0" w:rsidRPr="00D81E60">
        <w:rPr>
          <w:highlight w:val="yellow"/>
          <w:lang w:val="de-DE"/>
          <w:rPrChange w:id="422" w:author="David Tsaava [2]" w:date="2018-05-24T14:00:00Z">
            <w:rPr>
              <w:lang w:val="de-DE"/>
            </w:rPr>
          </w:rPrChange>
        </w:rPr>
        <w:t>f</w:t>
      </w:r>
      <w:r w:rsidRPr="00D81E60">
        <w:rPr>
          <w:highlight w:val="yellow"/>
          <w:lang w:val="de-DE"/>
          <w:rPrChange w:id="423" w:author="David Tsaava [2]" w:date="2018-05-24T14:00:00Z">
            <w:rPr>
              <w:lang w:val="de-DE"/>
            </w:rPr>
          </w:rPrChange>
        </w:rPr>
        <w:t xml:space="preserve">inanzstarke </w:t>
      </w:r>
      <w:r w:rsidR="007621D0" w:rsidRPr="00D81E60">
        <w:rPr>
          <w:highlight w:val="yellow"/>
          <w:lang w:val="de-DE"/>
          <w:rPrChange w:id="424" w:author="David Tsaava [2]" w:date="2018-05-24T14:00:00Z">
            <w:rPr>
              <w:lang w:val="de-DE"/>
            </w:rPr>
          </w:rPrChange>
        </w:rPr>
        <w:t>Konzern</w:t>
      </w:r>
      <w:r>
        <w:rPr>
          <w:lang w:val="de-DE"/>
        </w:rPr>
        <w:t xml:space="preserve">, der – anders als der </w:t>
      </w:r>
      <w:proofErr w:type="spellStart"/>
      <w:r>
        <w:rPr>
          <w:lang w:val="de-DE"/>
        </w:rPr>
        <w:t>React</w:t>
      </w:r>
      <w:proofErr w:type="spellEnd"/>
      <w:r>
        <w:rPr>
          <w:lang w:val="de-DE"/>
        </w:rPr>
        <w:t>-Geldgeber Facebook- im Großem und Ganzen ausschließlich von Dienstleistung für Entwickler lebt.</w:t>
      </w:r>
    </w:p>
    <w:p w14:paraId="03FAEB1C" w14:textId="77777777" w:rsidR="00022662" w:rsidRDefault="00022662" w:rsidP="0084014F">
      <w:pPr>
        <w:pStyle w:val="TextkrperEinzug"/>
        <w:ind w:firstLine="0"/>
        <w:rPr>
          <w:lang w:val="de-DE"/>
        </w:rPr>
      </w:pPr>
    </w:p>
    <w:p w14:paraId="10919B0C" w14:textId="4EAB29CF" w:rsidR="0073341D" w:rsidRPr="0084014F" w:rsidRDefault="0073341D" w:rsidP="0084014F">
      <w:pPr>
        <w:pStyle w:val="TextkrperEinzug"/>
        <w:ind w:firstLine="0"/>
        <w:rPr>
          <w:lang w:val="de-DE"/>
        </w:rPr>
      </w:pPr>
      <w:r>
        <w:rPr>
          <w:lang w:val="de-DE"/>
        </w:rPr>
        <w:t xml:space="preserve">Es gibt das Desktop-Programm </w:t>
      </w:r>
      <w:proofErr w:type="spellStart"/>
      <w:r>
        <w:rPr>
          <w:lang w:val="de-DE"/>
        </w:rPr>
        <w:t>Sidekick</w:t>
      </w:r>
      <w:proofErr w:type="spellEnd"/>
      <w:r>
        <w:rPr>
          <w:rStyle w:val="Funotenzeichen"/>
          <w:lang w:val="de-DE"/>
        </w:rPr>
        <w:footnoteReference w:id="15"/>
      </w:r>
      <w:r>
        <w:rPr>
          <w:lang w:val="de-DE"/>
        </w:rPr>
        <w:t>, das die einst angebotene Cloud-Kompilation abstrahiert</w:t>
      </w:r>
      <w:r w:rsidR="00022662">
        <w:rPr>
          <w:lang w:val="de-DE"/>
        </w:rPr>
        <w:t xml:space="preserve"> und Projektskelette generiert</w:t>
      </w:r>
    </w:p>
    <w:p w14:paraId="6A2DDCA8" w14:textId="68362E14" w:rsidR="008000A5" w:rsidRDefault="00BB12A1" w:rsidP="00BB12A1">
      <w:pPr>
        <w:pStyle w:val="berschrift2"/>
      </w:pPr>
      <w:bookmarkStart w:id="425" w:name="_Toc514837014"/>
      <w:r>
        <w:t>Vergleichskriterien</w:t>
      </w:r>
      <w:bookmarkEnd w:id="425"/>
    </w:p>
    <w:p w14:paraId="73F1482C" w14:textId="0EF5EFE3" w:rsidR="00076C7F" w:rsidRDefault="00BB12A1" w:rsidP="00076C7F">
      <w:pPr>
        <w:pStyle w:val="Textkrper"/>
      </w:pPr>
      <w:r>
        <w:t>Nachdem in vorangegangen Anschnitt Beispiele für Clientseitige Framework</w:t>
      </w:r>
      <w:ins w:id="426" w:author="David Tsaava [2]" w:date="2018-05-24T14:01:00Z">
        <w:r w:rsidR="00D81E60">
          <w:t>s</w:t>
        </w:r>
      </w:ins>
      <w:r>
        <w:t xml:space="preserve">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xml:space="preserve">, fasst die Kommunikationsmechanismen zusammen </w:t>
      </w:r>
      <w:r w:rsidR="00F76372" w:rsidRPr="00D81E60">
        <w:rPr>
          <w:highlight w:val="yellow"/>
          <w:rPrChange w:id="427" w:author="David Tsaava [2]" w:date="2018-05-24T14:02:00Z">
            <w:rPr/>
          </w:rPrChange>
        </w:rPr>
        <w:t>und einschließlich</w:t>
      </w:r>
      <w:r w:rsidR="00F76372">
        <w:t xml:space="preserve"> betrachtet die Programmierkonzepte.</w:t>
      </w:r>
    </w:p>
    <w:p w14:paraId="60060BBA" w14:textId="77C73107" w:rsidR="00076C7F" w:rsidRDefault="00076C7F" w:rsidP="00076C7F">
      <w:pPr>
        <w:pStyle w:val="berschrift3"/>
      </w:pPr>
      <w:bookmarkStart w:id="428" w:name="_Toc514837015"/>
      <w:r>
        <w:t>Lernkurve und Kosten</w:t>
      </w:r>
      <w:bookmarkEnd w:id="428"/>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74776F8F" w:rsidR="00E659C0" w:rsidRDefault="001B18E7" w:rsidP="003F1886">
      <w:pPr>
        <w:pStyle w:val="TextkrperEinzug"/>
        <w:numPr>
          <w:ilvl w:val="0"/>
          <w:numId w:val="27"/>
        </w:numPr>
        <w:rPr>
          <w:lang w:val="de-DE"/>
        </w:rPr>
      </w:pPr>
      <w:r w:rsidRPr="003B1CA6">
        <w:rPr>
          <w:b/>
          <w:lang w:val="de-DE"/>
        </w:rPr>
        <w:t>Lernkurve</w:t>
      </w:r>
      <w:r>
        <w:rPr>
          <w:lang w:val="de-DE"/>
        </w:rPr>
        <w:t>: stellt die Entwicklung eines Trainierenden beim Erle</w:t>
      </w:r>
      <w:ins w:id="429" w:author="David Tsaava [2]" w:date="2018-05-24T14:02:00Z">
        <w:r w:rsidR="00D81E60">
          <w:rPr>
            <w:lang w:val="de-DE"/>
          </w:rPr>
          <w:t>r</w:t>
        </w:r>
      </w:ins>
      <w:r>
        <w:rPr>
          <w:lang w:val="de-DE"/>
        </w:rPr>
        <w:t>nen ein</w:t>
      </w:r>
      <w:ins w:id="430" w:author="David Tsaava [2]" w:date="2018-05-24T14:02:00Z">
        <w:r w:rsidR="00D81E60">
          <w:rPr>
            <w:lang w:val="de-DE"/>
          </w:rPr>
          <w:t>es</w:t>
        </w:r>
      </w:ins>
      <w:r>
        <w:rPr>
          <w:lang w:val="de-DE"/>
        </w:rPr>
        <w:t xml:space="preserve"> Framework</w:t>
      </w:r>
      <w:ins w:id="431" w:author="David Tsaava [2]" w:date="2018-05-24T14:02:00Z">
        <w:r w:rsidR="00D81E60">
          <w:rPr>
            <w:lang w:val="de-DE"/>
          </w:rPr>
          <w:t>s</w:t>
        </w:r>
      </w:ins>
      <w:r>
        <w:rPr>
          <w:lang w:val="de-DE"/>
        </w:rPr>
        <w:t xml:space="preserve"> dar</w:t>
      </w:r>
      <w:ins w:id="432" w:author="David Tsaava [2]" w:date="2018-05-24T14:03:00Z">
        <w:r w:rsidR="00D81E60">
          <w:rPr>
            <w:lang w:val="de-DE"/>
          </w:rPr>
          <w:t>,</w:t>
        </w:r>
      </w:ins>
      <w:r>
        <w:rPr>
          <w:lang w:val="de-DE"/>
        </w:rPr>
        <w:t xml:space="preserve"> spiegelt somit den Erfolgsgrad des Lernens über</w:t>
      </w:r>
      <w:r w:rsidR="00B70546">
        <w:rPr>
          <w:lang w:val="de-DE"/>
        </w:rPr>
        <w:t xml:space="preserve"> den Verlauf der Zeit. Da die M</w:t>
      </w:r>
      <w:r w:rsidR="00B70546" w:rsidRPr="00D81E60">
        <w:rPr>
          <w:highlight w:val="red"/>
          <w:lang w:val="de-DE"/>
          <w:rPrChange w:id="433" w:author="David Tsaava [2]" w:date="2018-05-24T14:03:00Z">
            <w:rPr>
              <w:lang w:val="de-DE"/>
            </w:rPr>
          </w:rPrChange>
        </w:rPr>
        <w:t>ei</w:t>
      </w:r>
      <w:r w:rsidR="00B70546">
        <w:rPr>
          <w:lang w:val="de-DE"/>
        </w:rPr>
        <w:t>sterarbeit in einer zeitlichen Periode begrenz</w:t>
      </w:r>
      <w:ins w:id="434" w:author="David Tsaava [2]" w:date="2018-05-24T14:03:00Z">
        <w:r w:rsidR="00D81E60">
          <w:rPr>
            <w:lang w:val="de-DE"/>
          </w:rPr>
          <w:t>t</w:t>
        </w:r>
      </w:ins>
      <w:r w:rsidR="00B70546">
        <w:rPr>
          <w:lang w:val="de-DE"/>
        </w:rPr>
        <w:t xml:space="preserve"> ist, </w:t>
      </w:r>
      <w:r>
        <w:rPr>
          <w:lang w:val="de-DE"/>
        </w:rPr>
        <w:t xml:space="preserve">sollte diese leicht </w:t>
      </w:r>
      <w:r w:rsidR="00096763">
        <w:rPr>
          <w:lang w:val="de-DE"/>
        </w:rPr>
        <w:t>und schnell</w:t>
      </w:r>
      <w:r w:rsidR="00096763" w:rsidRPr="00D81E60">
        <w:rPr>
          <w:strike/>
          <w:lang w:val="de-DE"/>
          <w:rPrChange w:id="435" w:author="David Tsaava [2]" w:date="2018-05-24T14:03:00Z">
            <w:rPr>
              <w:lang w:val="de-DE"/>
            </w:rPr>
          </w:rPrChange>
        </w:rPr>
        <w:t>er</w:t>
      </w:r>
      <w:r w:rsidR="00096763">
        <w:rPr>
          <w:lang w:val="de-DE"/>
        </w:rPr>
        <w:t xml:space="preserve"> </w:t>
      </w:r>
      <w:r>
        <w:rPr>
          <w:lang w:val="de-DE"/>
        </w:rPr>
        <w:t>wie möglich sein.</w:t>
      </w:r>
    </w:p>
    <w:p w14:paraId="516055B6" w14:textId="5A6F8F5B" w:rsidR="001B18E7" w:rsidRPr="00E659C0" w:rsidRDefault="001B18E7" w:rsidP="003F1886">
      <w:pPr>
        <w:pStyle w:val="TextkrperEinzug"/>
        <w:numPr>
          <w:ilvl w:val="0"/>
          <w:numId w:val="27"/>
        </w:numPr>
        <w:rPr>
          <w:lang w:val="de-DE"/>
        </w:rPr>
      </w:pPr>
      <w:r w:rsidRPr="003B1CA6">
        <w:rPr>
          <w:b/>
          <w:lang w:val="de-DE"/>
        </w:rPr>
        <w:t>Kosten</w:t>
      </w:r>
      <w:r>
        <w:rPr>
          <w:lang w:val="de-DE"/>
        </w:rPr>
        <w:t xml:space="preserve">: hier sind die negativen Konsequenzen einer erfolgswirksamen Nutzung von </w:t>
      </w:r>
      <w:r w:rsidR="00464A7C">
        <w:rPr>
          <w:lang w:val="de-DE"/>
        </w:rPr>
        <w:t xml:space="preserve">einem Framework. </w:t>
      </w:r>
      <w:r w:rsidR="00096763">
        <w:rPr>
          <w:lang w:val="de-DE"/>
        </w:rPr>
        <w:t>Manche JavaScript-Framework</w:t>
      </w:r>
      <w:ins w:id="436" w:author="David Tsaava [2]" w:date="2018-05-24T14:04:00Z">
        <w:r w:rsidR="00D81E60">
          <w:rPr>
            <w:lang w:val="de-DE"/>
          </w:rPr>
          <w:t>s</w:t>
        </w:r>
      </w:ins>
      <w:r w:rsidR="00096763">
        <w:rPr>
          <w:lang w:val="de-DE"/>
        </w:rPr>
        <w:t xml:space="preserve"> sind je nach Zielgruppen relativ teuer. </w:t>
      </w:r>
      <w:r w:rsidR="00464A7C">
        <w:rPr>
          <w:lang w:val="de-DE"/>
        </w:rPr>
        <w:t>Für ein breites Anwendungsspektrum d</w:t>
      </w:r>
      <w:r w:rsidR="000B20C4">
        <w:rPr>
          <w:lang w:val="de-DE"/>
        </w:rPr>
        <w:t>es jeweil</w:t>
      </w:r>
      <w:ins w:id="437" w:author="David Tsaava [2]" w:date="2018-05-24T14:04:00Z">
        <w:r w:rsidR="00D81E60">
          <w:rPr>
            <w:lang w:val="de-DE"/>
          </w:rPr>
          <w:t>igen</w:t>
        </w:r>
      </w:ins>
      <w:del w:id="438" w:author="David Tsaava [2]" w:date="2018-05-24T14:04:00Z">
        <w:r w:rsidR="000B20C4" w:rsidDel="00D81E60">
          <w:rPr>
            <w:lang w:val="de-DE"/>
          </w:rPr>
          <w:delText>s</w:delText>
        </w:r>
      </w:del>
      <w:r w:rsidR="000B20C4">
        <w:rPr>
          <w:lang w:val="de-DE"/>
        </w:rPr>
        <w:t xml:space="preserve"> Frameworks ist eine </w:t>
      </w:r>
      <w:r w:rsidR="00464A7C">
        <w:rPr>
          <w:lang w:val="de-DE"/>
        </w:rPr>
        <w:t xml:space="preserve">Kostenrechnung </w:t>
      </w:r>
      <w:r w:rsidR="00096763">
        <w:rPr>
          <w:lang w:val="de-DE"/>
        </w:rPr>
        <w:t xml:space="preserve">an die </w:t>
      </w:r>
      <w:r w:rsidR="00464A7C">
        <w:rPr>
          <w:lang w:val="de-DE"/>
        </w:rPr>
        <w:t>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439" w:name="_Toc514837016"/>
      <w:r>
        <w:t>Kommunikationsmechanismen</w:t>
      </w:r>
      <w:bookmarkEnd w:id="439"/>
    </w:p>
    <w:p w14:paraId="6D34F08F" w14:textId="1E927E04" w:rsidR="00464A7C" w:rsidRDefault="00464A7C" w:rsidP="00464A7C">
      <w:pPr>
        <w:pStyle w:val="Textkrper"/>
      </w:pPr>
      <w:r>
        <w:t>Die Infrastruktur</w:t>
      </w:r>
      <w:r w:rsidR="00096763">
        <w:t xml:space="preserve"> de Kommunikation</w:t>
      </w:r>
      <w:r>
        <w:t xml:space="preserve"> umfasst Mechanismen, die eine Interaktion und Kooperation zwischen </w:t>
      </w:r>
      <w:r w:rsidR="003B1CA6">
        <w:t>der einzelnen Komponente</w:t>
      </w:r>
      <w:ins w:id="440" w:author="David Tsaava [2]" w:date="2018-05-24T14:04:00Z">
        <w:r w:rsidR="00D81E60">
          <w:t>n</w:t>
        </w:r>
      </w:ins>
      <w:r>
        <w:t xml:space="preserve"> des Gesamtsyste</w:t>
      </w:r>
      <w:r w:rsidR="003B1CA6">
        <w:t>m</w:t>
      </w:r>
      <w:del w:id="441" w:author="David Tsaava [2]" w:date="2018-05-24T14:04:00Z">
        <w:r w:rsidR="003B1CA6" w:rsidDel="00D81E60">
          <w:delText>e</w:delText>
        </w:r>
      </w:del>
      <w:r w:rsidR="003B1CA6">
        <w:t>s ermöglichen und somit dessen Funktionalität als Ganzes gewährleisten.</w:t>
      </w:r>
    </w:p>
    <w:p w14:paraId="2F06E7FA" w14:textId="4D7C6278" w:rsidR="006A5142" w:rsidRDefault="003B1CA6" w:rsidP="003F1886">
      <w:pPr>
        <w:pStyle w:val="TextkrperEinzug"/>
        <w:numPr>
          <w:ilvl w:val="0"/>
          <w:numId w:val="28"/>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w:t>
      </w:r>
      <w:ins w:id="442" w:author="David Tsaava [2]" w:date="2018-05-24T14:05:00Z">
        <w:r w:rsidR="00D81E60">
          <w:rPr>
            <w:lang w:val="de-DE"/>
          </w:rPr>
          <w:t>n</w:t>
        </w:r>
      </w:ins>
      <w:r>
        <w:rPr>
          <w:lang w:val="de-DE"/>
        </w:rPr>
        <w:t xml:space="preserve"> dabei zueinander </w:t>
      </w:r>
      <w:commentRangeStart w:id="443"/>
      <w:r>
        <w:rPr>
          <w:lang w:val="de-DE"/>
        </w:rPr>
        <w:t>stellen</w:t>
      </w:r>
      <w:commentRangeEnd w:id="443"/>
      <w:r w:rsidR="00D81E60">
        <w:rPr>
          <w:rStyle w:val="Kommentarzeichen"/>
          <w:rFonts w:ascii="Arial" w:hAnsi="Arial" w:cs="Times New Roman"/>
          <w:lang w:val="de-DE"/>
        </w:rPr>
        <w:commentReference w:id="443"/>
      </w:r>
      <w:r>
        <w:rPr>
          <w:lang w:val="de-DE"/>
        </w:rPr>
        <w:t xml:space="preserve">. Die Interaktion kann z.B. über eine Event-Kommunikation und über Prozeduraufrufe erfolgen. Als Interaktionsmuster ist das </w:t>
      </w:r>
      <w:proofErr w:type="spellStart"/>
      <w:r w:rsidRPr="003B1CA6">
        <w:rPr>
          <w:i/>
          <w:lang w:val="de-DE"/>
        </w:rPr>
        <w:t>Publish</w:t>
      </w:r>
      <w:proofErr w:type="spellEnd"/>
      <w:r w:rsidRPr="003B1CA6">
        <w:rPr>
          <w:i/>
          <w:lang w:val="de-DE"/>
        </w:rPr>
        <w:t>-</w:t>
      </w:r>
      <w:proofErr w:type="spellStart"/>
      <w:r w:rsidRPr="003B1CA6">
        <w:rPr>
          <w:i/>
          <w:lang w:val="de-DE"/>
        </w:rPr>
        <w:t>Subscribe</w:t>
      </w:r>
      <w:proofErr w:type="spellEnd"/>
      <w:r>
        <w:rPr>
          <w:lang w:val="de-DE"/>
        </w:rPr>
        <w:t xml:space="preserve">-Modell oder </w:t>
      </w:r>
      <w:r w:rsidRPr="003B1CA6">
        <w:rPr>
          <w:i/>
          <w:lang w:val="de-DE"/>
        </w:rPr>
        <w:t>Produce</w:t>
      </w:r>
      <w:ins w:id="444" w:author="David Tsaava [2]" w:date="2018-05-24T14:08:00Z">
        <w:r w:rsidR="00695C26">
          <w:rPr>
            <w:i/>
            <w:lang w:val="de-DE"/>
          </w:rPr>
          <w:t>r</w:t>
        </w:r>
      </w:ins>
      <w:r w:rsidRPr="003B1CA6">
        <w:rPr>
          <w:i/>
          <w:lang w:val="de-DE"/>
        </w:rPr>
        <w:t>-Consumer</w:t>
      </w:r>
      <w:r>
        <w:rPr>
          <w:lang w:val="de-DE"/>
        </w:rPr>
        <w:t>-Modell denkbar.</w:t>
      </w:r>
    </w:p>
    <w:p w14:paraId="70BD9C40" w14:textId="41DE94C9" w:rsidR="006A5142" w:rsidRDefault="006A5142" w:rsidP="003F1886">
      <w:pPr>
        <w:pStyle w:val="TextkrperEinzug"/>
        <w:numPr>
          <w:ilvl w:val="0"/>
          <w:numId w:val="28"/>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445" w:name="_Toc514837017"/>
      <w:r>
        <w:lastRenderedPageBreak/>
        <w:t>Programmierkonzept</w:t>
      </w:r>
      <w:bookmarkEnd w:id="445"/>
    </w:p>
    <w:p w14:paraId="1D8FC445" w14:textId="2F59E1E7" w:rsidR="009E711E" w:rsidRDefault="009E711E" w:rsidP="009E711E">
      <w:pPr>
        <w:pStyle w:val="Textkrper"/>
      </w:pPr>
      <w:r>
        <w:t>Diese Kategorie bezieht sich auf Kriterien, die einerseits Eigenschaften der konkreten Implementierung der jeweil</w:t>
      </w:r>
      <w:ins w:id="446" w:author="David Tsaava [2]" w:date="2018-05-24T14:11:00Z">
        <w:r w:rsidR="00695C26">
          <w:t>igen</w:t>
        </w:r>
      </w:ins>
      <w:del w:id="447" w:author="David Tsaava [2]" w:date="2018-05-24T14:11:00Z">
        <w:r w:rsidDel="00695C26">
          <w:delText>s</w:delText>
        </w:r>
      </w:del>
      <w:r>
        <w:t xml:space="preserve"> Entwicklungsumgebung beschreiben und anderseits die Anwendungsentwicklung eben mit dieser betreffen.</w:t>
      </w:r>
    </w:p>
    <w:p w14:paraId="794E436A" w14:textId="77777777" w:rsidR="009E711E" w:rsidRPr="009E711E" w:rsidRDefault="009E711E" w:rsidP="003F1886">
      <w:pPr>
        <w:pStyle w:val="TextkrperEinzug"/>
        <w:numPr>
          <w:ilvl w:val="0"/>
          <w:numId w:val="29"/>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proofErr w:type="spellStart"/>
      <w:r>
        <w:rPr>
          <w:lang w:val="de-DE"/>
        </w:rPr>
        <w:t>TypeScript</w:t>
      </w:r>
      <w:proofErr w:type="spellEnd"/>
      <w:r w:rsidR="000B20C4">
        <w:rPr>
          <w:lang w:val="de-DE"/>
        </w:rPr>
        <w:t xml:space="preserve"> denkbar.</w:t>
      </w:r>
    </w:p>
    <w:p w14:paraId="63ABE2DA" w14:textId="5F533B3B" w:rsidR="000B20C4" w:rsidRDefault="000B20C4" w:rsidP="003F1886">
      <w:pPr>
        <w:pStyle w:val="TextkrperEinzug"/>
        <w:numPr>
          <w:ilvl w:val="0"/>
          <w:numId w:val="29"/>
        </w:numPr>
        <w:rPr>
          <w:lang w:val="de-DE"/>
        </w:rPr>
      </w:pPr>
      <w:r w:rsidRPr="000B20C4">
        <w:rPr>
          <w:b/>
          <w:lang w:val="de-DE"/>
        </w:rPr>
        <w:t>Unterstützungsbibliotheken</w:t>
      </w:r>
      <w:r w:rsidRPr="000B20C4">
        <w:rPr>
          <w:lang w:val="de-DE"/>
        </w:rPr>
        <w:t xml:space="preserve"> Vordefinierte Komponenten z.B. für Verhaltensauswahl</w:t>
      </w:r>
      <w:ins w:id="448" w:author="David Tsaava [2]" w:date="2018-05-24T14:12:00Z">
        <w:r w:rsidR="00695C26">
          <w:rPr>
            <w:lang w:val="de-DE"/>
          </w:rPr>
          <w:t>,</w:t>
        </w:r>
      </w:ins>
      <w:r w:rsidRPr="000B20C4">
        <w:rPr>
          <w:lang w:val="de-DE"/>
        </w:rPr>
        <w:t xml:space="preserve">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0D138A33" w:rsidR="000B20C4" w:rsidRDefault="000B20C4" w:rsidP="003F1886">
      <w:pPr>
        <w:pStyle w:val="TextkrperEinzug"/>
        <w:numPr>
          <w:ilvl w:val="0"/>
          <w:numId w:val="29"/>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w:t>
      </w:r>
      <w:ins w:id="449" w:author="David Tsaava [2]" w:date="2018-05-24T14:13:00Z">
        <w:r w:rsidR="00695C26">
          <w:rPr>
            <w:lang w:val="de-DE"/>
          </w:rPr>
          <w:t>t</w:t>
        </w:r>
      </w:ins>
      <w:del w:id="450" w:author="David Tsaava [2]" w:date="2018-05-24T14:13:00Z">
        <w:r w:rsidRPr="000B20C4" w:rsidDel="00695C26">
          <w:rPr>
            <w:lang w:val="de-DE"/>
          </w:rPr>
          <w:delText>n</w:delText>
        </w:r>
      </w:del>
      <w:r>
        <w:rPr>
          <w:lang w:val="de-DE"/>
        </w:rPr>
        <w:t xml:space="preserve"> </w:t>
      </w:r>
      <w:r w:rsidRPr="000B20C4">
        <w:rPr>
          <w:lang w:val="de-DE"/>
        </w:rPr>
        <w:t>in Wikis oder Foren eine Vielzahl von Antworten, Anregungen und Beispielcode</w:t>
      </w:r>
      <w:ins w:id="451" w:author="David Tsaava [2]" w:date="2018-05-24T14:13:00Z">
        <w:r w:rsidR="00695C26">
          <w:rPr>
            <w:lang w:val="de-DE"/>
          </w:rPr>
          <w:t>s an.</w:t>
        </w:r>
      </w:ins>
    </w:p>
    <w:p w14:paraId="1A94D7F3" w14:textId="054BB569" w:rsidR="00E50F88" w:rsidRDefault="0036268D" w:rsidP="00E50F88">
      <w:pPr>
        <w:pStyle w:val="berschrift3"/>
      </w:pPr>
      <w:bookmarkStart w:id="452" w:name="_Toc514837018"/>
      <w:r>
        <w:t>Fazit</w:t>
      </w:r>
      <w:bookmarkEnd w:id="452"/>
    </w:p>
    <w:p w14:paraId="447B2CCD" w14:textId="2C24C9F5" w:rsidR="0036268D" w:rsidRDefault="0036268D" w:rsidP="0036268D">
      <w:pPr>
        <w:pStyle w:val="Textkrper"/>
      </w:pPr>
      <w:r>
        <w:t xml:space="preserve">Die Entscheidung für und wider clientseitige Framework sollte </w:t>
      </w:r>
      <w:r w:rsidRPr="00695C26">
        <w:rPr>
          <w:highlight w:val="yellow"/>
          <w:rPrChange w:id="453" w:author="David Tsaava [2]" w:date="2018-05-24T14:14:00Z">
            <w:rPr/>
          </w:rPrChange>
        </w:rPr>
        <w:t>nicht zwischen Tür und Angel getroffen werden</w:t>
      </w:r>
      <w:r>
        <w:t>, zu teuer wäre ein Umstieg. Die nachträgliche Erweiterung und Wartbarkeit kommen eine</w:t>
      </w:r>
      <w:ins w:id="454" w:author="David Tsaava [2]" w:date="2018-05-24T14:14:00Z">
        <w:r w:rsidR="00695C26">
          <w:t xml:space="preserve">m </w:t>
        </w:r>
      </w:ins>
      <w:del w:id="455" w:author="David Tsaava [2]" w:date="2018-05-24T14:14:00Z">
        <w:r w:rsidDel="00695C26">
          <w:delText xml:space="preserve">n </w:delText>
        </w:r>
      </w:del>
      <w:r>
        <w:t>komplett</w:t>
      </w:r>
      <w:ins w:id="456" w:author="David Tsaava [2]" w:date="2018-05-24T14:14:00Z">
        <w:r w:rsidR="00695C26">
          <w:t>en</w:t>
        </w:r>
      </w:ins>
      <w:r>
        <w:t xml:space="preserve"> </w:t>
      </w:r>
      <w:proofErr w:type="spellStart"/>
      <w:r>
        <w:t>Rewrite</w:t>
      </w:r>
      <w:proofErr w:type="spellEnd"/>
      <w:r>
        <w:t xml:space="preserve"> gleich. Tabelle X zeigt eine Übersicht </w:t>
      </w:r>
      <w:ins w:id="457" w:author="David Tsaava [2]" w:date="2018-05-24T14:14:00Z">
        <w:r w:rsidR="00695C26">
          <w:t xml:space="preserve">der </w:t>
        </w:r>
      </w:ins>
      <w:r>
        <w:t>clientseitige</w:t>
      </w:r>
      <w:ins w:id="458" w:author="David Tsaava [2]" w:date="2018-05-24T14:14:00Z">
        <w:r w:rsidR="00695C26">
          <w:t>n</w:t>
        </w:r>
      </w:ins>
      <w:r>
        <w:t xml:space="preserve"> Framework</w:t>
      </w:r>
      <w:ins w:id="459" w:author="David Tsaava [2]" w:date="2018-05-24T14:15:00Z">
        <w:r w:rsidR="00695C26">
          <w:t>s</w:t>
        </w:r>
      </w:ins>
      <w:r>
        <w:t xml:space="preserve"> bezüglich </w:t>
      </w:r>
      <w:ins w:id="460" w:author="David Tsaava [2]" w:date="2018-05-24T14:15:00Z">
        <w:r w:rsidR="00695C26">
          <w:t xml:space="preserve">der </w:t>
        </w:r>
      </w:ins>
      <w:r>
        <w:t>jeweil</w:t>
      </w:r>
      <w:ins w:id="461" w:author="David Tsaava [2]" w:date="2018-05-24T14:15:00Z">
        <w:r w:rsidR="00695C26">
          <w:t>igen</w:t>
        </w:r>
      </w:ins>
      <w:del w:id="462" w:author="David Tsaava [2]" w:date="2018-05-24T14:15:00Z">
        <w:r w:rsidDel="00695C26">
          <w:delText>s</w:delText>
        </w:r>
      </w:del>
      <w:r>
        <w:t xml:space="preserve"> Vergleichskriterien</w:t>
      </w:r>
      <w:ins w:id="463" w:author="David Tsaava [2]" w:date="2018-05-24T14:15:00Z">
        <w:r w:rsidR="00695C26">
          <w:t>:</w:t>
        </w:r>
      </w:ins>
      <w:del w:id="464" w:author="David Tsaava [2]" w:date="2018-05-24T14:15:00Z">
        <w:r w:rsidDel="00695C26">
          <w:delText xml:space="preserve"> </w:delText>
        </w:r>
      </w:del>
    </w:p>
    <w:p w14:paraId="649383D7" w14:textId="5A88E426" w:rsidR="0036268D" w:rsidRDefault="0036268D" w:rsidP="0036268D">
      <w:pPr>
        <w:pStyle w:val="TextkrperEinzug"/>
        <w:ind w:firstLine="0"/>
        <w:rPr>
          <w:lang w:val="de-DE"/>
        </w:rPr>
      </w:pPr>
    </w:p>
    <w:tbl>
      <w:tblPr>
        <w:tblStyle w:val="Listentabelle3Akzent2"/>
        <w:tblW w:w="0" w:type="auto"/>
        <w:tblLook w:val="04E0" w:firstRow="1" w:lastRow="1" w:firstColumn="1" w:lastColumn="0" w:noHBand="0" w:noVBand="1"/>
      </w:tblPr>
      <w:tblGrid>
        <w:gridCol w:w="1790"/>
        <w:gridCol w:w="1576"/>
        <w:gridCol w:w="1423"/>
        <w:gridCol w:w="1399"/>
        <w:gridCol w:w="1412"/>
        <w:gridCol w:w="1460"/>
      </w:tblGrid>
      <w:tr w:rsidR="003C229F" w14:paraId="23FAC1AF" w14:textId="77777777" w:rsidTr="003C2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62534EE4" w14:textId="77777777" w:rsidR="003C229F" w:rsidRDefault="003C229F" w:rsidP="0036268D">
            <w:pPr>
              <w:pStyle w:val="TextkrperEinzug"/>
              <w:ind w:firstLine="0"/>
              <w:rPr>
                <w:lang w:val="de-DE"/>
              </w:rPr>
            </w:pPr>
          </w:p>
        </w:tc>
        <w:tc>
          <w:tcPr>
            <w:tcW w:w="1510" w:type="dxa"/>
          </w:tcPr>
          <w:p w14:paraId="310664C9"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5D553255"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2878D360"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3E51E450"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66B0B41E"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r>
      <w:tr w:rsidR="003C229F" w14:paraId="2B4A90D6"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5E527CB" w14:textId="77777777" w:rsidR="003C229F" w:rsidRDefault="003C229F" w:rsidP="0036268D">
            <w:pPr>
              <w:pStyle w:val="TextkrperEinzug"/>
              <w:ind w:firstLine="0"/>
              <w:rPr>
                <w:lang w:val="de-DE"/>
              </w:rPr>
            </w:pPr>
          </w:p>
        </w:tc>
        <w:tc>
          <w:tcPr>
            <w:tcW w:w="1510" w:type="dxa"/>
          </w:tcPr>
          <w:p w14:paraId="2334930E" w14:textId="38598422"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React</w:t>
            </w:r>
            <w:proofErr w:type="spellEnd"/>
          </w:p>
        </w:tc>
        <w:tc>
          <w:tcPr>
            <w:tcW w:w="1510" w:type="dxa"/>
          </w:tcPr>
          <w:p w14:paraId="32FA40AD" w14:textId="649A90D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Angular 2</w:t>
            </w:r>
          </w:p>
        </w:tc>
        <w:tc>
          <w:tcPr>
            <w:tcW w:w="1510" w:type="dxa"/>
          </w:tcPr>
          <w:p w14:paraId="458FF65A" w14:textId="49631F86"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Vue</w:t>
            </w:r>
            <w:proofErr w:type="spellEnd"/>
          </w:p>
        </w:tc>
        <w:tc>
          <w:tcPr>
            <w:tcW w:w="1510" w:type="dxa"/>
          </w:tcPr>
          <w:p w14:paraId="3EEABBCE" w14:textId="72C7C91C"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SAPUI5</w:t>
            </w:r>
          </w:p>
        </w:tc>
        <w:tc>
          <w:tcPr>
            <w:tcW w:w="1510" w:type="dxa"/>
          </w:tcPr>
          <w:p w14:paraId="4E3390E5" w14:textId="3439A4EA"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KendoUI</w:t>
            </w:r>
            <w:proofErr w:type="spellEnd"/>
          </w:p>
        </w:tc>
      </w:tr>
      <w:tr w:rsidR="003C229F" w14:paraId="01D54DB0"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46BF53BE" w14:textId="77777777" w:rsidR="003C229F" w:rsidRDefault="003C229F" w:rsidP="0036268D">
            <w:pPr>
              <w:pStyle w:val="TextkrperEinzug"/>
              <w:ind w:firstLine="0"/>
              <w:rPr>
                <w:lang w:val="de-DE"/>
              </w:rPr>
            </w:pPr>
            <w:r>
              <w:rPr>
                <w:lang w:val="de-DE"/>
              </w:rPr>
              <w:t>Lernkurve und Kosten</w:t>
            </w:r>
          </w:p>
          <w:p w14:paraId="7D8FBBE7" w14:textId="6C991296" w:rsidR="003C229F" w:rsidRDefault="003C229F" w:rsidP="003F1886">
            <w:pPr>
              <w:pStyle w:val="TextkrperEinzug"/>
              <w:numPr>
                <w:ilvl w:val="0"/>
                <w:numId w:val="32"/>
              </w:numPr>
              <w:rPr>
                <w:lang w:val="de-DE"/>
              </w:rPr>
            </w:pPr>
            <w:r>
              <w:rPr>
                <w:lang w:val="de-DE"/>
              </w:rPr>
              <w:t xml:space="preserve">Kosten </w:t>
            </w:r>
            <w:proofErr w:type="spellStart"/>
            <w:r>
              <w:rPr>
                <w:lang w:val="de-DE"/>
              </w:rPr>
              <w:t>varainte</w:t>
            </w:r>
            <w:proofErr w:type="spellEnd"/>
          </w:p>
          <w:p w14:paraId="2624C167" w14:textId="77777777" w:rsidR="003C229F" w:rsidRDefault="003C229F" w:rsidP="003F1886">
            <w:pPr>
              <w:pStyle w:val="TextkrperEinzug"/>
              <w:numPr>
                <w:ilvl w:val="0"/>
                <w:numId w:val="32"/>
              </w:numPr>
              <w:rPr>
                <w:lang w:val="de-DE"/>
              </w:rPr>
            </w:pPr>
            <w:proofErr w:type="spellStart"/>
            <w:r>
              <w:rPr>
                <w:lang w:val="de-DE"/>
              </w:rPr>
              <w:t>Abomodell</w:t>
            </w:r>
            <w:proofErr w:type="spellEnd"/>
          </w:p>
          <w:p w14:paraId="66A32DF1" w14:textId="69D9BB13" w:rsidR="003C229F" w:rsidRDefault="003C229F" w:rsidP="003F1886">
            <w:pPr>
              <w:pStyle w:val="TextkrperEinzug"/>
              <w:numPr>
                <w:ilvl w:val="0"/>
                <w:numId w:val="32"/>
              </w:numPr>
              <w:rPr>
                <w:lang w:val="de-DE"/>
              </w:rPr>
            </w:pPr>
            <w:r>
              <w:rPr>
                <w:lang w:val="de-DE"/>
              </w:rPr>
              <w:t>Kauf</w:t>
            </w:r>
          </w:p>
        </w:tc>
        <w:tc>
          <w:tcPr>
            <w:tcW w:w="1510" w:type="dxa"/>
          </w:tcPr>
          <w:p w14:paraId="1D266C5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66170DC2"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D77C89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757C930"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DCDF8FA"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2617E41B"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F121B9F" w14:textId="7E609A51" w:rsidR="003C229F" w:rsidRDefault="003C229F" w:rsidP="0036268D">
            <w:pPr>
              <w:pStyle w:val="TextkrperEinzug"/>
              <w:ind w:firstLine="0"/>
              <w:rPr>
                <w:lang w:val="de-DE"/>
              </w:rPr>
            </w:pPr>
            <w:r>
              <w:rPr>
                <w:lang w:val="de-DE"/>
              </w:rPr>
              <w:t>Kommunikationsmechanismen</w:t>
            </w:r>
          </w:p>
        </w:tc>
        <w:tc>
          <w:tcPr>
            <w:tcW w:w="1510" w:type="dxa"/>
          </w:tcPr>
          <w:p w14:paraId="24BA95EE"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25169CE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6F8E5B20"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434ADB94"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29D6877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41E99F7B"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7D96ADA8" w14:textId="3727B029" w:rsidR="003C229F" w:rsidRDefault="003C229F" w:rsidP="0036268D">
            <w:pPr>
              <w:pStyle w:val="TextkrperEinzug"/>
              <w:ind w:firstLine="0"/>
              <w:rPr>
                <w:lang w:val="de-DE"/>
              </w:rPr>
            </w:pPr>
            <w:r>
              <w:rPr>
                <w:lang w:val="de-DE"/>
              </w:rPr>
              <w:t>Programmierung Sprache</w:t>
            </w:r>
          </w:p>
        </w:tc>
        <w:tc>
          <w:tcPr>
            <w:tcW w:w="1510" w:type="dxa"/>
          </w:tcPr>
          <w:p w14:paraId="1890FBA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0D13AFD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474E2B24"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CD9E1F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6DBE8B0F"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7B5A6A73"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A981437" w14:textId="71573CD0" w:rsidR="003C229F" w:rsidRDefault="003C229F" w:rsidP="0036268D">
            <w:pPr>
              <w:pStyle w:val="TextkrperEinzug"/>
              <w:ind w:firstLine="0"/>
              <w:rPr>
                <w:lang w:val="de-DE"/>
              </w:rPr>
            </w:pPr>
            <w:r>
              <w:rPr>
                <w:lang w:val="de-DE"/>
              </w:rPr>
              <w:t>Zielpattform</w:t>
            </w:r>
          </w:p>
        </w:tc>
        <w:tc>
          <w:tcPr>
            <w:tcW w:w="1510" w:type="dxa"/>
          </w:tcPr>
          <w:p w14:paraId="774C565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46998267"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0A2C7CD1"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67BD17C5"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5C45C31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03D3234A"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56B2ABD9" w14:textId="77777777" w:rsidR="003C229F" w:rsidRDefault="003C229F" w:rsidP="0036268D">
            <w:pPr>
              <w:pStyle w:val="TextkrperEinzug"/>
              <w:ind w:firstLine="0"/>
              <w:rPr>
                <w:lang w:val="de-DE"/>
              </w:rPr>
            </w:pPr>
          </w:p>
        </w:tc>
        <w:tc>
          <w:tcPr>
            <w:tcW w:w="1510" w:type="dxa"/>
          </w:tcPr>
          <w:p w14:paraId="1F77773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4525CC4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61AA25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6D21E85"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5E9C26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3A21B933" w14:textId="77777777" w:rsidTr="003C229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510" w:type="dxa"/>
          </w:tcPr>
          <w:p w14:paraId="55FD80C2" w14:textId="34CDD9AB" w:rsidR="003C229F" w:rsidRDefault="003C229F" w:rsidP="0036268D">
            <w:pPr>
              <w:pStyle w:val="TextkrperEinzug"/>
              <w:ind w:firstLine="0"/>
              <w:rPr>
                <w:lang w:val="de-DE"/>
              </w:rPr>
            </w:pPr>
            <w:r>
              <w:rPr>
                <w:lang w:val="de-DE"/>
              </w:rPr>
              <w:t>+ vorhanden</w:t>
            </w:r>
          </w:p>
        </w:tc>
        <w:tc>
          <w:tcPr>
            <w:tcW w:w="1510" w:type="dxa"/>
          </w:tcPr>
          <w:p w14:paraId="79417920" w14:textId="19B9DBEC" w:rsidR="003C229F" w:rsidRDefault="003C229F" w:rsidP="003F1886">
            <w:pPr>
              <w:pStyle w:val="TextkrperEinzug"/>
              <w:numPr>
                <w:ilvl w:val="0"/>
                <w:numId w:val="31"/>
              </w:numPr>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Nichtvorhanden </w:t>
            </w:r>
          </w:p>
        </w:tc>
        <w:tc>
          <w:tcPr>
            <w:tcW w:w="1510" w:type="dxa"/>
          </w:tcPr>
          <w:p w14:paraId="5FD0BAFB" w14:textId="11FACF9A"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Keine Angabe</w:t>
            </w:r>
          </w:p>
        </w:tc>
        <w:tc>
          <w:tcPr>
            <w:tcW w:w="1510" w:type="dxa"/>
          </w:tcPr>
          <w:p w14:paraId="65A220D9"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510" w:type="dxa"/>
          </w:tcPr>
          <w:p w14:paraId="17D313BB"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510" w:type="dxa"/>
          </w:tcPr>
          <w:p w14:paraId="17A899D2"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r>
    </w:tbl>
    <w:p w14:paraId="50A575BF" w14:textId="77777777" w:rsidR="003C229F" w:rsidRDefault="003C229F" w:rsidP="0036268D">
      <w:pPr>
        <w:pStyle w:val="TextkrperEinzug"/>
        <w:ind w:firstLine="0"/>
        <w:rPr>
          <w:lang w:val="de-DE"/>
        </w:rPr>
      </w:pPr>
    </w:p>
    <w:p w14:paraId="39227CB2" w14:textId="018C1F39" w:rsidR="0036268D" w:rsidRPr="0036268D" w:rsidRDefault="0036268D" w:rsidP="0036268D">
      <w:pPr>
        <w:pStyle w:val="TextkrperEinzug"/>
        <w:ind w:firstLine="0"/>
        <w:rPr>
          <w:lang w:val="de-DE"/>
        </w:rPr>
      </w:pPr>
      <w:del w:id="465" w:author="David Tsaava [2]" w:date="2018-05-24T14:15:00Z">
        <w:r w:rsidDel="00695C26">
          <w:rPr>
            <w:lang w:val="de-DE"/>
          </w:rPr>
          <w:delText xml:space="preserve">Zum </w:delText>
        </w:r>
      </w:del>
      <w:ins w:id="466" w:author="David Tsaava [2]" w:date="2018-05-24T14:15:00Z">
        <w:r w:rsidR="00695C26">
          <w:rPr>
            <w:lang w:val="de-DE"/>
          </w:rPr>
          <w:t xml:space="preserve">Für die </w:t>
        </w:r>
      </w:ins>
      <w:r>
        <w:rPr>
          <w:lang w:val="de-DE"/>
        </w:rPr>
        <w:t xml:space="preserve">Umsetzung des TopologyEditor wird das Framework Angular ausgewählt. Im Vergleich mit den anderen Optionen ist bei diesem Framework an wenigsten geringen </w:t>
      </w:r>
      <w:r w:rsidRPr="0036268D">
        <w:rPr>
          <w:lang w:val="de-DE"/>
        </w:rPr>
        <w:t>plattformspezifischer</w:t>
      </w:r>
      <w:r>
        <w:rPr>
          <w:lang w:val="de-DE"/>
        </w:rPr>
        <w:t xml:space="preserve"> Code notwendig und der Quellcode kann mit einem vergleichsweise geringen </w:t>
      </w:r>
      <w:r>
        <w:rPr>
          <w:lang w:val="de-DE"/>
        </w:rPr>
        <w:lastRenderedPageBreak/>
        <w:t xml:space="preserve">Redundanzen für alle Plattformen </w:t>
      </w:r>
      <w:r w:rsidR="003C217D">
        <w:rPr>
          <w:lang w:val="de-DE"/>
        </w:rPr>
        <w:t>verwendet</w:t>
      </w:r>
      <w:r>
        <w:rPr>
          <w:lang w:val="de-DE"/>
        </w:rPr>
        <w:t xml:space="preserve"> werden. </w:t>
      </w:r>
      <w:r w:rsidR="003C217D">
        <w:rPr>
          <w:lang w:val="de-DE"/>
        </w:rPr>
        <w:t xml:space="preserve">Darüber hinaus ermöglicht es, </w:t>
      </w:r>
      <w:proofErr w:type="spellStart"/>
      <w:r w:rsidR="003C217D">
        <w:rPr>
          <w:lang w:val="de-DE"/>
        </w:rPr>
        <w:t>wart</w:t>
      </w:r>
      <w:del w:id="467" w:author="David Tsaava [2]" w:date="2018-05-24T14:16:00Z">
        <w:r w:rsidR="003C217D" w:rsidDel="00B75714">
          <w:rPr>
            <w:lang w:val="de-DE"/>
          </w:rPr>
          <w:delText xml:space="preserve"> </w:delText>
        </w:r>
      </w:del>
      <w:r w:rsidR="003C217D">
        <w:rPr>
          <w:lang w:val="de-DE"/>
        </w:rPr>
        <w:t>bare</w:t>
      </w:r>
      <w:proofErr w:type="spellEnd"/>
      <w:r w:rsidR="003C217D">
        <w:rPr>
          <w:lang w:val="de-DE"/>
        </w:rPr>
        <w:t xml:space="preserve"> Anwendungen zu erstellen. S</w:t>
      </w:r>
      <w:r w:rsidR="003C217D" w:rsidRPr="003C217D">
        <w:rPr>
          <w:lang w:val="de-DE"/>
        </w:rPr>
        <w:t xml:space="preserve">pezifisches </w:t>
      </w:r>
      <w:r w:rsidR="003C217D">
        <w:rPr>
          <w:lang w:val="de-DE"/>
        </w:rPr>
        <w:t xml:space="preserve">Wissen über diesem Framework ist nur in geringen Maße notwendig, da vorhandenes Wissen aus dem Bereich der Webtechnologie angewendet werden kann, ohne </w:t>
      </w:r>
      <w:r w:rsidR="003C217D" w:rsidRPr="00B75714">
        <w:rPr>
          <w:highlight w:val="yellow"/>
          <w:lang w:val="de-DE"/>
          <w:rPrChange w:id="468" w:author="David Tsaava [2]" w:date="2018-05-24T14:16:00Z">
            <w:rPr>
              <w:lang w:val="de-DE"/>
            </w:rPr>
          </w:rPrChange>
        </w:rPr>
        <w:t>eine</w:t>
      </w:r>
      <w:r w:rsidR="003C217D">
        <w:rPr>
          <w:lang w:val="de-DE"/>
        </w:rPr>
        <w:t xml:space="preserve"> Konzepte zu erlernen. Die Firma Hilscher hat schon mal das Framework benutzt</w:t>
      </w:r>
      <w:ins w:id="469" w:author="David Tsaava [2]" w:date="2018-05-24T14:16:00Z">
        <w:r w:rsidR="00B75714">
          <w:rPr>
            <w:lang w:val="de-DE"/>
          </w:rPr>
          <w:t>,</w:t>
        </w:r>
      </w:ins>
      <w:r w:rsidR="003C217D">
        <w:rPr>
          <w:lang w:val="de-DE"/>
        </w:rPr>
        <w:t xml:space="preserve"> um </w:t>
      </w:r>
      <w:del w:id="470" w:author="David Tsaava [2]" w:date="2018-05-24T14:16:00Z">
        <w:r w:rsidR="003C217D" w:rsidDel="00B75714">
          <w:rPr>
            <w:lang w:val="de-DE"/>
          </w:rPr>
          <w:delText xml:space="preserve">die </w:delText>
        </w:r>
      </w:del>
      <w:ins w:id="471" w:author="David Tsaava [2]" w:date="2018-05-24T14:16:00Z">
        <w:r w:rsidR="00B75714">
          <w:rPr>
            <w:lang w:val="de-DE"/>
          </w:rPr>
          <w:t xml:space="preserve">ein </w:t>
        </w:r>
      </w:ins>
      <w:r w:rsidR="003C217D">
        <w:rPr>
          <w:lang w:val="de-DE"/>
        </w:rPr>
        <w:t>Web-Diagnose</w:t>
      </w:r>
      <w:ins w:id="472" w:author="David Tsaava [2]" w:date="2018-05-24T14:16:00Z">
        <w:r w:rsidR="00B75714">
          <w:rPr>
            <w:lang w:val="de-DE"/>
          </w:rPr>
          <w:t>-Tool</w:t>
        </w:r>
      </w:ins>
      <w:r w:rsidR="003C217D">
        <w:rPr>
          <w:lang w:val="de-DE"/>
        </w:rPr>
        <w:t xml:space="preserve"> (Siehe Abbildung 8) zu entwickeln</w:t>
      </w:r>
      <w:ins w:id="473" w:author="David Tsaava [2]" w:date="2018-05-24T14:17:00Z">
        <w:r w:rsidR="00B75714">
          <w:rPr>
            <w:lang w:val="de-DE"/>
          </w:rPr>
          <w:t>.</w:t>
        </w:r>
      </w:ins>
      <w:del w:id="474" w:author="David Tsaava [2]" w:date="2018-05-24T14:17:00Z">
        <w:r w:rsidR="003C217D" w:rsidDel="00B75714">
          <w:rPr>
            <w:lang w:val="de-DE"/>
          </w:rPr>
          <w:delText xml:space="preserve"> </w:delText>
        </w:r>
      </w:del>
    </w:p>
    <w:p w14:paraId="6721FEB1" w14:textId="70E9BF49" w:rsidR="004B65DD" w:rsidRPr="004B65DD" w:rsidRDefault="00D41B57" w:rsidP="004B65DD">
      <w:pPr>
        <w:pStyle w:val="berschrift2"/>
      </w:pPr>
      <w:bookmarkStart w:id="475" w:name="_Toc514837019"/>
      <w:proofErr w:type="spellStart"/>
      <w:r w:rsidRPr="004B65DD">
        <w:t>GoJS</w:t>
      </w:r>
      <w:bookmarkEnd w:id="475"/>
      <w:proofErr w:type="spellEnd"/>
    </w:p>
    <w:p w14:paraId="03805CA2" w14:textId="7DE60D98" w:rsidR="004B65DD" w:rsidRPr="004B65DD" w:rsidRDefault="004B65DD" w:rsidP="004B65DD">
      <w:pPr>
        <w:pStyle w:val="Textkrper"/>
      </w:pPr>
      <w:proofErr w:type="spellStart"/>
      <w:r w:rsidRPr="004B65DD">
        <w:rPr>
          <w:i/>
        </w:rPr>
        <w:t>GoJS</w:t>
      </w:r>
      <w:proofErr w:type="spellEnd"/>
      <w:r>
        <w:t xml:space="preserve"> </w:t>
      </w:r>
      <w:sdt>
        <w:sdtPr>
          <w:id w:val="-577281739"/>
          <w:citation/>
        </w:sdtPr>
        <w:sdtContent>
          <w:r>
            <w:fldChar w:fldCharType="begin"/>
          </w:r>
          <w:r>
            <w:instrText xml:space="preserve"> CITATION Nor98 \l 1031 </w:instrText>
          </w:r>
          <w:r>
            <w:fldChar w:fldCharType="separate"/>
          </w:r>
          <w:r w:rsidR="00BE3499">
            <w:rPr>
              <w:noProof/>
            </w:rPr>
            <w:t>[19]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 xml:space="preserve">eine kleine Einführung über </w:t>
      </w:r>
      <w:proofErr w:type="spellStart"/>
      <w:r w:rsidR="001A7CA8">
        <w:rPr>
          <w:lang w:val="de-DE"/>
        </w:rPr>
        <w:t>GoJS</w:t>
      </w:r>
      <w:proofErr w:type="spellEnd"/>
      <w:r w:rsidR="001A7CA8">
        <w:rPr>
          <w:lang w:val="de-DE"/>
        </w:rPr>
        <w:t xml:space="preserve"> </w:t>
      </w:r>
      <w:r w:rsidR="001A7CA8" w:rsidRPr="00B75714">
        <w:rPr>
          <w:highlight w:val="yellow"/>
          <w:lang w:val="de-DE"/>
          <w:rPrChange w:id="476" w:author="David Tsaava [2]" w:date="2018-05-24T14:17:00Z">
            <w:rPr>
              <w:lang w:val="de-DE"/>
            </w:rPr>
          </w:rPrChange>
        </w:rPr>
        <w:t>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477" w:name="_Toc514837020"/>
      <w:r>
        <w:t>Einführung</w:t>
      </w:r>
      <w:bookmarkEnd w:id="477"/>
    </w:p>
    <w:p w14:paraId="4981504C" w14:textId="6F05487A" w:rsidR="00C85E3A" w:rsidRDefault="00C85E3A" w:rsidP="00C85E3A">
      <w:pPr>
        <w:pStyle w:val="Textkrper"/>
      </w:pPr>
      <w:r>
        <w:t>Um ein</w:t>
      </w:r>
      <w:ins w:id="478" w:author="David Tsaava [2]" w:date="2018-05-24T14:17:00Z">
        <w:r w:rsidR="00B75714">
          <w:t>e</w:t>
        </w:r>
      </w:ins>
      <w:r>
        <w:t xml:space="preserve"> Netzwerktopologie mit Hilfe von </w:t>
      </w:r>
      <w:proofErr w:type="spellStart"/>
      <w:r>
        <w:t>GoJS</w:t>
      </w:r>
      <w:proofErr w:type="spellEnd"/>
      <w:r>
        <w:t xml:space="preserve">-Diagramm API bereitzustellen, benötigt </w:t>
      </w:r>
      <w:proofErr w:type="spellStart"/>
      <w:r>
        <w:t>GoJs</w:t>
      </w:r>
      <w:proofErr w:type="spellEnd"/>
      <w:r>
        <w:t xml:space="preserve"> ein Modell, das die spezifischen Anwendungsdaten enthält.</w:t>
      </w:r>
    </w:p>
    <w:p w14:paraId="423CA5D0" w14:textId="7A0A41F7" w:rsidR="00C85E3A" w:rsidRDefault="00C85E3A" w:rsidP="00C85E3A">
      <w:pPr>
        <w:pStyle w:val="TextkrperEinzug"/>
        <w:ind w:firstLine="0"/>
        <w:rPr>
          <w:lang w:val="de-DE"/>
        </w:rPr>
      </w:pPr>
    </w:p>
    <w:p w14:paraId="76919B29" w14:textId="0EC6425F" w:rsidR="00C85E3A" w:rsidRDefault="00050123" w:rsidP="00C85E3A">
      <w:pPr>
        <w:pStyle w:val="TextkrperEinzug"/>
        <w:ind w:firstLine="0"/>
        <w:rPr>
          <w:lang w:val="de-DE"/>
        </w:rPr>
      </w:pPr>
      <w:r>
        <w:rPr>
          <w:lang w:val="de-DE"/>
        </w:rPr>
        <w:t>Jedes Diagramm besteht aus Knoten, d</w:t>
      </w:r>
      <w:ins w:id="479" w:author="David Tsaava [2]" w:date="2018-05-24T14:18:00Z">
        <w:r w:rsidR="00B75714">
          <w:rPr>
            <w:lang w:val="de-DE"/>
          </w:rPr>
          <w:t>ie</w:t>
        </w:r>
      </w:ins>
      <w:del w:id="480" w:author="David Tsaava [2]" w:date="2018-05-24T14:18:00Z">
        <w:r w:rsidDel="00B75714">
          <w:rPr>
            <w:lang w:val="de-DE"/>
          </w:rPr>
          <w:delText>as</w:delText>
        </w:r>
      </w:del>
      <w:r w:rsidR="00C85E3A">
        <w:rPr>
          <w:lang w:val="de-DE"/>
        </w:rPr>
        <w:t xml:space="preserve"> durch Links verbunden sein könnten und die optional in </w:t>
      </w:r>
      <w:commentRangeStart w:id="481"/>
      <w:r w:rsidR="00C85E3A">
        <w:rPr>
          <w:lang w:val="de-DE"/>
        </w:rPr>
        <w:t>Gruppen gruppiert</w:t>
      </w:r>
      <w:commentRangeEnd w:id="481"/>
      <w:r w:rsidR="00B75714">
        <w:rPr>
          <w:rStyle w:val="Kommentarzeichen"/>
          <w:rFonts w:ascii="Arial" w:hAnsi="Arial" w:cs="Times New Roman"/>
          <w:lang w:val="de-DE"/>
        </w:rPr>
        <w:commentReference w:id="481"/>
      </w:r>
      <w:r w:rsidR="00C85E3A">
        <w:rPr>
          <w:lang w:val="de-DE"/>
        </w:rPr>
        <w:t xml:space="preserve"> sein könnten. Alle </w:t>
      </w:r>
      <w:r>
        <w:rPr>
          <w:lang w:val="de-DE"/>
        </w:rPr>
        <w:t>Diagramm</w:t>
      </w:r>
      <w:del w:id="482" w:author="David Tsaava [2]" w:date="2018-05-24T14:19:00Z">
        <w:r w:rsidDel="00B75714">
          <w:rPr>
            <w:lang w:val="de-DE"/>
          </w:rPr>
          <w:delText>e</w:delText>
        </w:r>
      </w:del>
      <w:r w:rsidR="00C85E3A">
        <w:rPr>
          <w:lang w:val="de-DE"/>
        </w:rPr>
        <w:t>-Teile sind in Schichte</w:t>
      </w:r>
      <w:ins w:id="483" w:author="David Tsaava [2]" w:date="2018-05-24T14:19:00Z">
        <w:r w:rsidR="00B75714">
          <w:rPr>
            <w:lang w:val="de-DE"/>
          </w:rPr>
          <w:t>n</w:t>
        </w:r>
      </w:ins>
      <w:r w:rsidR="00C85E3A">
        <w:rPr>
          <w:lang w:val="de-DE"/>
        </w:rPr>
        <w:t xml:space="preserv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65A24715" w:rsidR="00C85E3A" w:rsidRDefault="00050123" w:rsidP="00C85E3A">
      <w:pPr>
        <w:pStyle w:val="TextkrperEinzug"/>
        <w:ind w:firstLine="0"/>
        <w:rPr>
          <w:lang w:val="de-DE"/>
        </w:rPr>
      </w:pPr>
      <w:r>
        <w:rPr>
          <w:lang w:val="de-DE"/>
        </w:rPr>
        <w:t>Das Diagramm-Modell besteht aus 2 wichtigste</w:t>
      </w:r>
      <w:ins w:id="484" w:author="David Tsaava [2]" w:date="2018-05-24T14:19:00Z">
        <w:r w:rsidR="00B75714">
          <w:rPr>
            <w:lang w:val="de-DE"/>
          </w:rPr>
          <w:t>n</w:t>
        </w:r>
      </w:ins>
      <w:r>
        <w:rPr>
          <w:lang w:val="de-DE"/>
        </w:rPr>
        <w:t xml:space="preserve"> Eigenschaften: </w:t>
      </w:r>
      <w:proofErr w:type="spellStart"/>
      <w:r w:rsidR="008C38A0">
        <w:rPr>
          <w:i/>
          <w:lang w:val="de-DE"/>
        </w:rPr>
        <w:t>n</w:t>
      </w:r>
      <w:r w:rsidRPr="00050123">
        <w:rPr>
          <w:i/>
          <w:lang w:val="de-DE"/>
        </w:rPr>
        <w:t>odeDataArray</w:t>
      </w:r>
      <w:proofErr w:type="spellEnd"/>
      <w:r>
        <w:rPr>
          <w:i/>
          <w:lang w:val="de-DE"/>
        </w:rPr>
        <w:t xml:space="preserve"> </w:t>
      </w:r>
      <w:r>
        <w:rPr>
          <w:lang w:val="de-DE"/>
        </w:rPr>
        <w:t xml:space="preserve">beinhalten alle Knoten und </w:t>
      </w:r>
      <w:proofErr w:type="spellStart"/>
      <w:r w:rsidRPr="00050123">
        <w:rPr>
          <w:i/>
          <w:lang w:val="de-DE"/>
        </w:rPr>
        <w:t>linkDataArray</w:t>
      </w:r>
      <w:proofErr w:type="spellEnd"/>
      <w:r>
        <w:rPr>
          <w:lang w:val="de-DE"/>
        </w:rPr>
        <w:t xml:space="preserve"> listet alle Verbindungen</w:t>
      </w:r>
      <w:ins w:id="485" w:author="David Tsaava [2]" w:date="2018-05-24T14:19:00Z">
        <w:r w:rsidR="00B75714">
          <w:rPr>
            <w:lang w:val="de-DE"/>
          </w:rPr>
          <w:t>,</w:t>
        </w:r>
      </w:ins>
      <w:r>
        <w:rPr>
          <w:lang w:val="de-DE"/>
        </w:rPr>
        <w:t xml:space="preserve"> die in dem Diagramm dar</w:t>
      </w:r>
      <w:ins w:id="486" w:author="David Tsaava [2]" w:date="2018-05-24T14:19:00Z">
        <w:r w:rsidR="00B75714">
          <w:rPr>
            <w:lang w:val="de-DE"/>
          </w:rPr>
          <w:t>ge</w:t>
        </w:r>
      </w:ins>
      <w:r>
        <w:rPr>
          <w:lang w:val="de-DE"/>
        </w:rPr>
        <w:t>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 xml:space="preserve">as </w:t>
      </w:r>
      <w:r w:rsidR="008C38A0" w:rsidRPr="00B75714">
        <w:rPr>
          <w:highlight w:val="yellow"/>
          <w:lang w:val="de-DE"/>
          <w:rPrChange w:id="487" w:author="David Tsaava [2]" w:date="2018-05-24T14:20:00Z">
            <w:rPr>
              <w:lang w:val="de-DE"/>
            </w:rPr>
          </w:rPrChange>
        </w:rPr>
        <w:t>Ansichtsmodell</w:t>
      </w:r>
      <w:r w:rsidR="00622481" w:rsidRPr="00B75714">
        <w:rPr>
          <w:highlight w:val="yellow"/>
          <w:lang w:val="de-DE"/>
          <w:rPrChange w:id="488" w:author="David Tsaava [2]" w:date="2018-05-24T14:20:00Z">
            <w:rPr>
              <w:lang w:val="de-DE"/>
            </w:rPr>
          </w:rPrChang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w:t>
      </w:r>
      <w:r w:rsidR="008C38A0" w:rsidRPr="00B75714">
        <w:rPr>
          <w:highlight w:val="yellow"/>
          <w:lang w:val="de-DE"/>
          <w:rPrChange w:id="489" w:author="David Tsaava [2]" w:date="2018-05-24T14:20:00Z">
            <w:rPr>
              <w:lang w:val="de-DE"/>
            </w:rPr>
          </w:rPrChange>
        </w:rPr>
        <w:t>Ansicht(Diagramm)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449070"/>
                    </a:xfrm>
                    <a:prstGeom prst="rect">
                      <a:avLst/>
                    </a:prstGeom>
                  </pic:spPr>
                </pic:pic>
              </a:graphicData>
            </a:graphic>
          </wp:inline>
        </w:drawing>
      </w:r>
    </w:p>
    <w:p w14:paraId="77F1E2AD" w14:textId="61029319" w:rsidR="00050123" w:rsidRDefault="00A97490" w:rsidP="008C38A0">
      <w:pPr>
        <w:pStyle w:val="Beschriftung"/>
        <w:jc w:val="both"/>
      </w:pPr>
      <w:bookmarkStart w:id="490" w:name="_Toc511225569"/>
      <w:r>
        <w:t xml:space="preserve">Abbildung </w:t>
      </w:r>
      <w:fldSimple w:instr=" SEQ Abbildung \* ARABIC ">
        <w:r w:rsidR="009D2C15">
          <w:rPr>
            <w:noProof/>
          </w:rPr>
          <w:t>10</w:t>
        </w:r>
      </w:fldSimple>
      <w:r>
        <w:t xml:space="preserve">: </w:t>
      </w:r>
      <w:r w:rsidRPr="00F57570">
        <w:t>Die wichtigsten Eigenschaften des Diagramms und ihre Interaktion</w:t>
      </w:r>
      <w:bookmarkEnd w:id="490"/>
    </w:p>
    <w:p w14:paraId="1DF783F4" w14:textId="64D19A3A"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w:t>
      </w:r>
      <w:proofErr w:type="spellStart"/>
      <w:r w:rsidRPr="00050123">
        <w:rPr>
          <w:lang w:val="de-DE"/>
        </w:rPr>
        <w:t>GraphObjects</w:t>
      </w:r>
      <w:proofErr w:type="spellEnd"/>
      <w:r w:rsidRPr="00050123">
        <w:rPr>
          <w:lang w:val="de-DE"/>
        </w:rPr>
        <w:t xml:space="preserve"> wie </w:t>
      </w:r>
      <w:proofErr w:type="spellStart"/>
      <w:r w:rsidRPr="00050123">
        <w:rPr>
          <w:lang w:val="de-DE"/>
        </w:rPr>
        <w:t>TextBlocks</w:t>
      </w:r>
      <w:proofErr w:type="spellEnd"/>
      <w:r w:rsidRPr="00050123">
        <w:rPr>
          <w:lang w:val="de-DE"/>
        </w:rPr>
        <w:t xml:space="preserve"> </w:t>
      </w:r>
      <w:r>
        <w:rPr>
          <w:lang w:val="de-DE"/>
        </w:rPr>
        <w:t>(Dient für die Anzeige der Gerätename</w:t>
      </w:r>
      <w:ins w:id="491" w:author="David Tsaava [2]" w:date="2018-05-24T14:21:00Z">
        <w:r w:rsidR="00B75714">
          <w:rPr>
            <w:lang w:val="de-DE"/>
          </w:rPr>
          <w:t>n</w:t>
        </w:r>
      </w:ins>
      <w:r>
        <w:rPr>
          <w:lang w:val="de-DE"/>
        </w:rPr>
        <w:t>)</w:t>
      </w:r>
      <w:ins w:id="492" w:author="David Tsaava [2]" w:date="2018-05-24T14:21:00Z">
        <w:r w:rsidR="00B75714">
          <w:rPr>
            <w:lang w:val="de-DE"/>
          </w:rPr>
          <w:t>,</w:t>
        </w:r>
      </w:ins>
      <w:r>
        <w:rPr>
          <w:lang w:val="de-DE"/>
        </w:rPr>
        <w:t xml:space="preserve"> Picture (dient </w:t>
      </w:r>
      <w:del w:id="493" w:author="David Tsaava [2]" w:date="2018-05-24T14:21:00Z">
        <w:r w:rsidDel="00B75714">
          <w:rPr>
            <w:lang w:val="de-DE"/>
          </w:rPr>
          <w:delText xml:space="preserve">für </w:delText>
        </w:r>
      </w:del>
      <w:ins w:id="494" w:author="David Tsaava [2]" w:date="2018-05-24T14:21:00Z">
        <w:r w:rsidR="00B75714">
          <w:rPr>
            <w:lang w:val="de-DE"/>
          </w:rPr>
          <w:t xml:space="preserve">als </w:t>
        </w:r>
      </w:ins>
      <w:r>
        <w:rPr>
          <w:lang w:val="de-DE"/>
        </w:rPr>
        <w:t xml:space="preserve">Platzhalter für ein Bild) </w:t>
      </w:r>
      <w:r w:rsidRPr="00050123">
        <w:rPr>
          <w:lang w:val="de-DE"/>
        </w:rPr>
        <w:t>oder Shapes. Es gibt Standardvorlagen für alle Teile, aber fast alle Anwendungen geben benutzer</w:t>
      </w:r>
      <w:r w:rsidRPr="00050123">
        <w:rPr>
          <w:lang w:val="de-DE"/>
        </w:rPr>
        <w:lastRenderedPageBreak/>
        <w:t xml:space="preserve">definierte Vorlagen an, um das gewünschte Aussehen und Verhalten zu erreichen. Datenbindungen von </w:t>
      </w:r>
      <w:proofErr w:type="spellStart"/>
      <w:r w:rsidRPr="00050123">
        <w:rPr>
          <w:lang w:val="de-DE"/>
        </w:rPr>
        <w:t>GraphObject</w:t>
      </w:r>
      <w:proofErr w:type="spellEnd"/>
      <w:r w:rsidRPr="00050123">
        <w:rPr>
          <w:lang w:val="de-DE"/>
        </w:rPr>
        <w: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t xml:space="preserve">Die Knoten können manuell (interaktiv oder programmgesteuert) positioniert werden oder können automatisch vom </w:t>
      </w:r>
      <w:proofErr w:type="spellStart"/>
      <w:r w:rsidRPr="00050123">
        <w:rPr>
          <w:lang w:val="de-DE"/>
        </w:rPr>
        <w:t>Diagramm.layout</w:t>
      </w:r>
      <w:proofErr w:type="spellEnd"/>
      <w:r w:rsidRPr="00050123">
        <w:rPr>
          <w:lang w:val="de-DE"/>
        </w:rPr>
        <w:t xml:space="preserve">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w:t>
      </w:r>
      <w:proofErr w:type="spellStart"/>
      <w:r w:rsidRPr="00FC69E1">
        <w:rPr>
          <w:lang w:val="de-DE"/>
        </w:rPr>
        <w:t>ToolManager</w:t>
      </w:r>
      <w:proofErr w:type="spellEnd"/>
      <w:r w:rsidRPr="00FC69E1">
        <w:rPr>
          <w:lang w:val="de-DE"/>
        </w:rPr>
        <w:t xml:space="preserve"> </w:t>
      </w:r>
      <w:r>
        <w:rPr>
          <w:rStyle w:val="Funotenzeichen"/>
          <w:lang w:val="de-DE"/>
        </w:rPr>
        <w:footnoteReference w:id="16"/>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 xml:space="preserve">Jedes Diagramm verfügt außerdem über einen </w:t>
      </w:r>
      <w:proofErr w:type="spellStart"/>
      <w:r w:rsidRPr="00FC69E1">
        <w:rPr>
          <w:lang w:val="de-DE"/>
        </w:rPr>
        <w:t>CommandHandler</w:t>
      </w:r>
      <w:proofErr w:type="spellEnd"/>
      <w:r w:rsidRPr="00FC69E1">
        <w:rPr>
          <w:lang w:val="de-DE"/>
        </w:rPr>
        <w:t xml:space="preserve">, der verschiedene Befehle implementiert, z. B. Löschen oder Kopieren. Der </w:t>
      </w:r>
      <w:proofErr w:type="spellStart"/>
      <w:r w:rsidRPr="00FC69E1">
        <w:rPr>
          <w:lang w:val="de-DE"/>
        </w:rPr>
        <w:t>CommandHandler</w:t>
      </w:r>
      <w:proofErr w:type="spellEnd"/>
      <w:r w:rsidRPr="00FC69E1">
        <w:rPr>
          <w:lang w:val="de-DE"/>
        </w:rPr>
        <w:t xml:space="preserve"> interpretiert Tastaturereignisse wie z. B. Steuerelement-Z, wenn der </w:t>
      </w:r>
      <w:proofErr w:type="spellStart"/>
      <w:r w:rsidRPr="00FC69E1">
        <w:rPr>
          <w:lang w:val="de-DE"/>
        </w:rPr>
        <w:t>ToolManager</w:t>
      </w:r>
      <w:proofErr w:type="spellEnd"/>
      <w:r w:rsidRPr="00FC69E1">
        <w:rPr>
          <w:lang w:val="de-DE"/>
        </w:rPr>
        <w:t xml:space="preserve">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 xml:space="preserve">Alle programmatischen Änderungen am Diagramm-, </w:t>
      </w:r>
      <w:proofErr w:type="spellStart"/>
      <w:r w:rsidRPr="00FC69E1">
        <w:rPr>
          <w:lang w:val="de-DE"/>
        </w:rPr>
        <w:t>GraphObject</w:t>
      </w:r>
      <w:proofErr w:type="spellEnd"/>
      <w:r w:rsidRPr="00FC69E1">
        <w:rPr>
          <w:lang w:val="de-DE"/>
        </w:rPr>
        <w:t xml:space="preserve">-,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w:t>
      </w:r>
      <w:proofErr w:type="spellStart"/>
      <w:r w:rsidRPr="00FC69E1">
        <w:rPr>
          <w:lang w:val="de-DE"/>
        </w:rPr>
        <w:t>UndoManager</w:t>
      </w:r>
      <w:proofErr w:type="spellEnd"/>
      <w:r w:rsidRPr="00FC69E1">
        <w:rPr>
          <w:lang w:val="de-DE"/>
        </w:rPr>
        <w:t xml:space="preserve"> aktiviert ist. </w:t>
      </w:r>
      <w:proofErr w:type="spellStart"/>
      <w:r w:rsidRPr="00FC69E1">
        <w:rPr>
          <w:lang w:val="de-DE"/>
        </w:rPr>
        <w:t>DiagramEvents</w:t>
      </w:r>
      <w:proofErr w:type="spellEnd"/>
      <w:r w:rsidRPr="00FC69E1">
        <w:rPr>
          <w:lang w:val="de-DE"/>
        </w:rPr>
        <w:t xml:space="preserve"> on </w:t>
      </w:r>
      <w:proofErr w:type="spellStart"/>
      <w:r w:rsidRPr="00FC69E1">
        <w:rPr>
          <w:lang w:val="de-DE"/>
        </w:rPr>
        <w:t>Diagrams</w:t>
      </w:r>
      <w:proofErr w:type="spellEnd"/>
      <w:r w:rsidRPr="00FC69E1">
        <w:rPr>
          <w:lang w:val="de-DE"/>
        </w:rPr>
        <w:t xml:space="preserve"> und Event-Handler auf </w:t>
      </w:r>
      <w:proofErr w:type="spellStart"/>
      <w:r w:rsidRPr="00FC69E1">
        <w:rPr>
          <w:lang w:val="de-DE"/>
        </w:rPr>
        <w:t>Diagrams</w:t>
      </w:r>
      <w:proofErr w:type="spellEnd"/>
      <w:r w:rsidRPr="00FC69E1">
        <w:rPr>
          <w:lang w:val="de-DE"/>
        </w:rPr>
        <w:t xml:space="preserve"> und </w:t>
      </w:r>
      <w:proofErr w:type="spellStart"/>
      <w:r w:rsidRPr="00FC69E1">
        <w:rPr>
          <w:lang w:val="de-DE"/>
        </w:rPr>
        <w:t>GraphObjects</w:t>
      </w:r>
      <w:proofErr w:type="spellEnd"/>
      <w:r w:rsidRPr="00FC69E1">
        <w:rPr>
          <w:lang w:val="de-DE"/>
        </w:rPr>
        <w:t xml:space="preserve"> sind alle dokumentiert, egal ob sie innerhalb einer Transaktion ausgelöst werden oder ob </w:t>
      </w:r>
      <w:commentRangeStart w:id="495"/>
      <w:r w:rsidRPr="00B75714">
        <w:rPr>
          <w:highlight w:val="yellow"/>
          <w:lang w:val="de-DE"/>
          <w:rPrChange w:id="496" w:author="David Tsaava [2]" w:date="2018-05-24T14:23:00Z">
            <w:rPr>
              <w:lang w:val="de-DE"/>
            </w:rPr>
          </w:rPrChange>
        </w:rPr>
        <w:t>Sie</w:t>
      </w:r>
      <w:commentRangeEnd w:id="495"/>
      <w:r w:rsidR="00B75714">
        <w:rPr>
          <w:rStyle w:val="Kommentarzeichen"/>
          <w:rFonts w:ascii="Arial" w:hAnsi="Arial" w:cs="Times New Roman"/>
          <w:lang w:val="de-DE"/>
        </w:rPr>
        <w:commentReference w:id="495"/>
      </w:r>
      <w:r w:rsidRPr="00FC69E1">
        <w:rPr>
          <w:lang w:val="de-DE"/>
        </w:rPr>
        <w:t xml:space="preserve"> eine Transaktion durchführen müssen, um das Modell oder das Diagramm zu ändern.</w:t>
      </w:r>
    </w:p>
    <w:p w14:paraId="30F16CC8" w14:textId="3D768572" w:rsidR="00167565" w:rsidRDefault="00FC69E1" w:rsidP="006B3F8A">
      <w:pPr>
        <w:pStyle w:val="berschrift3"/>
      </w:pPr>
      <w:bookmarkStart w:id="497" w:name="_Toc514837021"/>
      <w:r>
        <w:t>Vorteile und Nachteile</w:t>
      </w:r>
      <w:r w:rsidR="0075727E">
        <w:t xml:space="preserve"> von </w:t>
      </w:r>
      <w:proofErr w:type="spellStart"/>
      <w:r w:rsidR="0075727E">
        <w:t>GoJS</w:t>
      </w:r>
      <w:bookmarkEnd w:id="497"/>
      <w:proofErr w:type="spellEnd"/>
    </w:p>
    <w:p w14:paraId="06EA4979" w14:textId="7274B2FF" w:rsidR="0075727E" w:rsidRDefault="00265EF6" w:rsidP="0075727E">
      <w:pPr>
        <w:pStyle w:val="Textkrper"/>
      </w:pPr>
      <w:r w:rsidRPr="00265EF6">
        <w:t xml:space="preserve">Aus meiner persönlichen Sicht liegen die wesentlichen Vorteile bei dem Einsatz von </w:t>
      </w:r>
      <w:proofErr w:type="spellStart"/>
      <w:r w:rsidRPr="00265EF6">
        <w:t>GoJS</w:t>
      </w:r>
      <w:proofErr w:type="spellEnd"/>
      <w:r w:rsidRPr="00265EF6">
        <w:t>-Diagramm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5C8873A3"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proofErr w:type="spellStart"/>
      <w:r>
        <w:rPr>
          <w:lang w:val="de-DE"/>
        </w:rPr>
        <w:t>GoJs</w:t>
      </w:r>
      <w:proofErr w:type="spellEnd"/>
      <w:r w:rsidRPr="009C2DA8">
        <w:rPr>
          <w:lang w:val="de-DE"/>
        </w:rPr>
        <w:t xml:space="preserve"> auch die Erweite</w:t>
      </w:r>
      <w:r>
        <w:rPr>
          <w:lang w:val="de-DE"/>
        </w:rPr>
        <w:t xml:space="preserve">rungsmöglichkeiten durch </w:t>
      </w:r>
      <w:proofErr w:type="spellStart"/>
      <w:r>
        <w:rPr>
          <w:lang w:val="de-DE"/>
        </w:rPr>
        <w:t>TypeScript</w:t>
      </w:r>
      <w:proofErr w:type="spellEnd"/>
      <w:ins w:id="498" w:author="David Tsaava [2]" w:date="2018-05-24T14:24:00Z">
        <w:r w:rsidR="00B75714">
          <w:rPr>
            <w:lang w:val="de-DE"/>
          </w:rPr>
          <w:t xml:space="preserve"> </w:t>
        </w:r>
      </w:ins>
      <w:r>
        <w:rPr>
          <w:lang w:val="de-DE"/>
        </w:rPr>
        <w:t xml:space="preserve">(mehr dazu </w:t>
      </w:r>
      <w:ins w:id="499" w:author="David Tsaava [2]" w:date="2018-05-24T14:24:00Z">
        <w:r w:rsidR="00B75714">
          <w:rPr>
            <w:lang w:val="de-DE"/>
          </w:rPr>
          <w:t xml:space="preserve">im </w:t>
        </w:r>
      </w:ins>
      <w:r>
        <w:rPr>
          <w:lang w:val="de-DE"/>
        </w:rPr>
        <w:t xml:space="preserve">Kapitel 9) vorsieht </w:t>
      </w:r>
      <w:r w:rsidRPr="009C2DA8">
        <w:rPr>
          <w:lang w:val="de-DE"/>
        </w:rPr>
        <w:t xml:space="preserve">und damit wirklich jedem </w:t>
      </w:r>
      <w:r w:rsidRPr="00B75714">
        <w:rPr>
          <w:strike/>
          <w:lang w:val="de-DE"/>
          <w:rPrChange w:id="500" w:author="David Tsaava [2]" w:date="2018-05-24T14:25:00Z">
            <w:rPr>
              <w:lang w:val="de-DE"/>
            </w:rPr>
          </w:rPrChange>
        </w:rPr>
        <w:t>das Recht anbietet</w:t>
      </w:r>
      <w:ins w:id="501" w:author="David Tsaava [2]" w:date="2018-05-24T14:25:00Z">
        <w:r w:rsidR="00B75714">
          <w:rPr>
            <w:lang w:val="de-DE"/>
          </w:rPr>
          <w:t xml:space="preserve"> Möglichkeit bietet</w:t>
        </w:r>
      </w:ins>
      <w:r w:rsidRPr="009C2DA8">
        <w:rPr>
          <w:lang w:val="de-DE"/>
        </w:rPr>
        <w:t xml:space="preserve">, den </w:t>
      </w:r>
      <w:proofErr w:type="spellStart"/>
      <w:r w:rsidR="00424038">
        <w:rPr>
          <w:lang w:val="de-DE"/>
        </w:rPr>
        <w:t>Typescript</w:t>
      </w:r>
      <w:proofErr w:type="spellEnd"/>
      <w:ins w:id="502" w:author="David Tsaava [2]" w:date="2018-05-24T14:25:00Z">
        <w:r w:rsidR="00B75714">
          <w:rPr>
            <w:lang w:val="de-DE"/>
          </w:rPr>
          <w:t>-</w:t>
        </w:r>
      </w:ins>
      <w:del w:id="503" w:author="David Tsaava [2]" w:date="2018-05-24T14:25:00Z">
        <w:r w:rsidRPr="009C2DA8" w:rsidDel="00B75714">
          <w:rPr>
            <w:lang w:val="de-DE"/>
          </w:rPr>
          <w:delText xml:space="preserve"> </w:delText>
        </w:r>
      </w:del>
      <w:r w:rsidRPr="009C2DA8">
        <w:rPr>
          <w:lang w:val="de-DE"/>
        </w:rPr>
        <w:t>Notationsrahmen zu erschaffen. Diese Möglichkeit s</w:t>
      </w:r>
      <w:r>
        <w:rPr>
          <w:lang w:val="de-DE"/>
        </w:rPr>
        <w:t>ollte aber nur in äußersten F</w:t>
      </w:r>
      <w:r w:rsidRPr="009C2DA8">
        <w:rPr>
          <w:lang w:val="de-DE"/>
        </w:rPr>
        <w:t xml:space="preserve">ällen (wenn </w:t>
      </w:r>
      <w:r>
        <w:rPr>
          <w:lang w:val="de-DE"/>
        </w:rPr>
        <w:t xml:space="preserve">z.B. keine JavaScript Sprache verwendet </w:t>
      </w:r>
      <w:ins w:id="504" w:author="David Tsaava [2]" w:date="2018-05-24T14:25:00Z">
        <w:r w:rsidR="00B75714">
          <w:rPr>
            <w:lang w:val="de-DE"/>
          </w:rPr>
          <w:t xml:space="preserve">werden </w:t>
        </w:r>
      </w:ins>
      <w:r>
        <w:rPr>
          <w:lang w:val="de-DE"/>
        </w:rPr>
        <w:t>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48EEE18B" w:rsidR="00E82D10" w:rsidRPr="00E82D10" w:rsidRDefault="009B622B" w:rsidP="00E82D10">
      <w:pPr>
        <w:pStyle w:val="TextkrperEinzug"/>
        <w:ind w:firstLine="0"/>
        <w:rPr>
          <w:lang w:val="de-DE"/>
        </w:rPr>
      </w:pPr>
      <w:r>
        <w:rPr>
          <w:lang w:val="de-DE"/>
        </w:rPr>
        <w:t xml:space="preserve">Die </w:t>
      </w:r>
      <w:proofErr w:type="spellStart"/>
      <w:r w:rsidR="00E82D10" w:rsidRPr="00E82D10">
        <w:rPr>
          <w:lang w:val="de-DE"/>
        </w:rPr>
        <w:t>GoJS</w:t>
      </w:r>
      <w:proofErr w:type="spellEnd"/>
      <w:r w:rsidR="00E82D10" w:rsidRPr="00E82D10">
        <w:rPr>
          <w:lang w:val="de-DE"/>
        </w:rPr>
        <w:t xml:space="preserve">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w:t>
      </w:r>
      <w:ins w:id="505" w:author="David Tsaava [2]" w:date="2018-05-24T14:26:00Z">
        <w:r w:rsidR="007771A0">
          <w:rPr>
            <w:lang w:val="de-DE"/>
          </w:rPr>
          <w:t>-</w:t>
        </w:r>
      </w:ins>
      <w:del w:id="506" w:author="David Tsaava [2]" w:date="2018-05-24T14:26:00Z">
        <w:r w:rsidRPr="00E82D10" w:rsidDel="007771A0">
          <w:rPr>
            <w:lang w:val="de-DE"/>
          </w:rPr>
          <w:delText>e</w:delText>
        </w:r>
        <w:r w:rsidDel="007771A0">
          <w:rPr>
            <w:lang w:val="de-DE"/>
          </w:rPr>
          <w:delText xml:space="preserve"> </w:delText>
        </w:r>
      </w:del>
      <w:r>
        <w:rPr>
          <w:lang w:val="de-DE"/>
        </w:rPr>
        <w:t xml:space="preserve">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w:t>
      </w:r>
      <w:commentRangeStart w:id="507"/>
      <w:r w:rsidR="00E82D10" w:rsidRPr="00E82D10">
        <w:rPr>
          <w:lang w:val="de-DE"/>
        </w:rPr>
        <w:t xml:space="preserve">außerhalb stehenden </w:t>
      </w:r>
      <w:commentRangeEnd w:id="507"/>
      <w:r w:rsidR="007771A0">
        <w:rPr>
          <w:rStyle w:val="Kommentarzeichen"/>
          <w:rFonts w:ascii="Arial" w:hAnsi="Arial" w:cs="Times New Roman"/>
          <w:lang w:val="de-DE"/>
        </w:rPr>
        <w:commentReference w:id="507"/>
      </w:r>
      <w:r w:rsidR="00E82D10" w:rsidRPr="00E82D10">
        <w:rPr>
          <w:lang w:val="de-DE"/>
        </w:rPr>
        <w:t xml:space="preserve">verstanden und verbessert werden. </w:t>
      </w:r>
    </w:p>
    <w:p w14:paraId="2DFE2245" w14:textId="77777777" w:rsidR="00E82D10" w:rsidRPr="00E82D10" w:rsidRDefault="00E82D10" w:rsidP="00E82D10">
      <w:pPr>
        <w:pStyle w:val="TextkrperEinzug"/>
        <w:rPr>
          <w:lang w:val="de-DE"/>
        </w:rPr>
      </w:pPr>
    </w:p>
    <w:p w14:paraId="1D7585DD" w14:textId="5664E6D3" w:rsidR="00E82D10" w:rsidRDefault="00E82D10" w:rsidP="009B622B">
      <w:pPr>
        <w:pStyle w:val="TextkrperEinzug"/>
        <w:ind w:firstLine="0"/>
        <w:rPr>
          <w:lang w:val="de-DE"/>
        </w:rPr>
      </w:pPr>
      <w:r w:rsidRPr="00E82D10">
        <w:rPr>
          <w:lang w:val="de-DE"/>
        </w:rPr>
        <w:t xml:space="preserve">Weiterer Vorteil liegt in der zunehmenden Verbreitung der </w:t>
      </w:r>
      <w:proofErr w:type="spellStart"/>
      <w:r w:rsidRPr="00E82D10">
        <w:rPr>
          <w:lang w:val="de-DE"/>
        </w:rPr>
        <w:t>GoJS</w:t>
      </w:r>
      <w:proofErr w:type="spellEnd"/>
      <w:r w:rsidRPr="00E82D10">
        <w:rPr>
          <w:lang w:val="de-DE"/>
        </w:rPr>
        <w:t>-</w:t>
      </w:r>
      <w:r w:rsidR="009B622B" w:rsidRPr="00E82D10">
        <w:rPr>
          <w:lang w:val="de-DE"/>
        </w:rPr>
        <w:t>Bibliothek</w:t>
      </w:r>
      <w:r w:rsidR="009B622B">
        <w:rPr>
          <w:lang w:val="de-DE"/>
        </w:rPr>
        <w:t xml:space="preserve"> und </w:t>
      </w:r>
      <w:ins w:id="508" w:author="David Tsaava [2]" w:date="2018-05-24T14:32:00Z">
        <w:r w:rsidR="006E36F6">
          <w:rPr>
            <w:lang w:val="de-DE"/>
          </w:rPr>
          <w:t>sowie dass sie</w:t>
        </w:r>
      </w:ins>
      <w:del w:id="509" w:author="David Tsaava [2]" w:date="2018-05-24T14:32:00Z">
        <w:r w:rsidR="009B622B" w:rsidDel="006E36F6">
          <w:rPr>
            <w:lang w:val="de-DE"/>
          </w:rPr>
          <w:delText>ist</w:delText>
        </w:r>
      </w:del>
      <w:r w:rsidR="009B622B">
        <w:rPr>
          <w:lang w:val="de-DE"/>
        </w:rPr>
        <w:t xml:space="preserve"> Open-Source</w:t>
      </w:r>
      <w:ins w:id="510" w:author="David Tsaava [2]" w:date="2018-05-24T14:32:00Z">
        <w:r w:rsidR="006E36F6">
          <w:rPr>
            <w:lang w:val="de-DE"/>
          </w:rPr>
          <w:t xml:space="preserve"> ist</w:t>
        </w:r>
      </w:ins>
      <w:r w:rsidRPr="00E82D10">
        <w:rPr>
          <w:lang w:val="de-DE"/>
        </w:rPr>
        <w:t xml:space="preserve">. </w:t>
      </w:r>
      <w:r w:rsidRPr="006E36F6">
        <w:rPr>
          <w:highlight w:val="yellow"/>
          <w:lang w:val="de-DE"/>
          <w:rPrChange w:id="511" w:author="David Tsaava [2]" w:date="2018-05-24T14:32:00Z">
            <w:rPr>
              <w:lang w:val="de-DE"/>
            </w:rPr>
          </w:rPrChange>
        </w:rPr>
        <w:t xml:space="preserve">Die exakten Zahlen sind zwar noch schwer abzuschätzen, es zeichnet sich jedoch ein wachsender Trend für den Einsatz der </w:t>
      </w:r>
      <w:proofErr w:type="spellStart"/>
      <w:r w:rsidRPr="006E36F6">
        <w:rPr>
          <w:highlight w:val="yellow"/>
          <w:lang w:val="de-DE"/>
          <w:rPrChange w:id="512" w:author="David Tsaava [2]" w:date="2018-05-24T14:32:00Z">
            <w:rPr>
              <w:lang w:val="de-DE"/>
            </w:rPr>
          </w:rPrChange>
        </w:rPr>
        <w:t>GoJS</w:t>
      </w:r>
      <w:proofErr w:type="spellEnd"/>
      <w:r w:rsidRPr="006E36F6">
        <w:rPr>
          <w:highlight w:val="yellow"/>
          <w:lang w:val="de-DE"/>
          <w:rPrChange w:id="513" w:author="David Tsaava [2]" w:date="2018-05-24T14:32:00Z">
            <w:rPr>
              <w:lang w:val="de-DE"/>
            </w:rPr>
          </w:rPrChange>
        </w:rPr>
        <w:t>-</w:t>
      </w:r>
      <w:r w:rsidR="009B622B" w:rsidRPr="006E36F6">
        <w:rPr>
          <w:highlight w:val="yellow"/>
          <w:lang w:val="de-DE"/>
          <w:rPrChange w:id="514" w:author="David Tsaava [2]" w:date="2018-05-24T14:32:00Z">
            <w:rPr>
              <w:lang w:val="de-DE"/>
            </w:rPr>
          </w:rPrChange>
        </w:rPr>
        <w:t>Bibliothek</w:t>
      </w:r>
      <w:r w:rsidRPr="006E36F6">
        <w:rPr>
          <w:highlight w:val="yellow"/>
          <w:lang w:val="de-DE"/>
          <w:rPrChange w:id="515" w:author="David Tsaava [2]" w:date="2018-05-24T14:32:00Z">
            <w:rPr>
              <w:lang w:val="de-DE"/>
            </w:rPr>
          </w:rPrChang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t xml:space="preserve">Die Nachteile lassen sich nun wiederum aus dem Umfang der Bibliothek und Preise ableiten. </w:t>
      </w:r>
      <w:proofErr w:type="spellStart"/>
      <w:r w:rsidRPr="009B622B">
        <w:rPr>
          <w:lang w:val="de-DE"/>
        </w:rPr>
        <w:t>GoJs</w:t>
      </w:r>
      <w:proofErr w:type="spellEnd"/>
      <w:r w:rsidRPr="009B622B">
        <w:rPr>
          <w:lang w:val="de-DE"/>
        </w:rPr>
        <w:t xml:space="preserve">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42179B72" w:rsidR="009B622B" w:rsidRPr="00E82D10" w:rsidRDefault="009B622B" w:rsidP="009B622B">
      <w:pPr>
        <w:pStyle w:val="TextkrperEinzug"/>
        <w:ind w:firstLine="0"/>
        <w:rPr>
          <w:lang w:val="de-DE"/>
        </w:rPr>
      </w:pPr>
      <w:r>
        <w:rPr>
          <w:lang w:val="de-DE"/>
        </w:rPr>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commentRangeStart w:id="516"/>
      <w:r w:rsidR="00B120CB">
        <w:rPr>
          <w:lang w:val="de-DE"/>
        </w:rPr>
        <w:t>Um ein</w:t>
      </w:r>
      <w:ins w:id="517" w:author="David Tsaava [2]" w:date="2018-05-24T14:33:00Z">
        <w:r w:rsidR="006E36F6">
          <w:rPr>
            <w:lang w:val="de-DE"/>
          </w:rPr>
          <w:t>e</w:t>
        </w:r>
      </w:ins>
      <w:r w:rsidR="00B120CB">
        <w:rPr>
          <w:lang w:val="de-DE"/>
        </w:rPr>
        <w:t xml:space="preserve"> Lizenz zu bekommen</w:t>
      </w:r>
      <w:ins w:id="518" w:author="David Tsaava [2]" w:date="2018-05-24T14:34:00Z">
        <w:r w:rsidR="006E36F6">
          <w:rPr>
            <w:lang w:val="de-DE"/>
          </w:rPr>
          <w:t>,</w:t>
        </w:r>
      </w:ins>
      <w:r w:rsidR="00B120CB">
        <w:rPr>
          <w:lang w:val="de-DE"/>
        </w:rPr>
        <w:t xml:space="preserve">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BE3499">
            <w:rPr>
              <w:noProof/>
              <w:lang w:val="de-DE"/>
            </w:rPr>
            <w:t xml:space="preserve"> </w:t>
          </w:r>
          <w:r w:rsidR="00BE3499" w:rsidRPr="00BE3499">
            <w:rPr>
              <w:noProof/>
              <w:lang w:val="de-DE"/>
            </w:rPr>
            <w:t>[20]</w:t>
          </w:r>
          <w:r w:rsidR="00B120CB">
            <w:rPr>
              <w:lang w:val="de-DE"/>
            </w:rPr>
            <w:fldChar w:fldCharType="end"/>
          </w:r>
        </w:sdtContent>
      </w:sdt>
      <w:r w:rsidR="00B120CB">
        <w:rPr>
          <w:lang w:val="de-DE"/>
        </w:rPr>
        <w:t xml:space="preserve"> ausgeben</w:t>
      </w:r>
      <w:ins w:id="519" w:author="David Tsaava [2]" w:date="2018-05-24T14:34:00Z">
        <w:r w:rsidR="006E36F6">
          <w:rPr>
            <w:lang w:val="de-DE"/>
          </w:rPr>
          <w:t>,</w:t>
        </w:r>
      </w:ins>
      <w:r w:rsidR="00B120CB">
        <w:rPr>
          <w:lang w:val="de-DE"/>
        </w:rPr>
        <w:t xml:space="preserve"> was zu teuer ist</w:t>
      </w:r>
      <w:commentRangeEnd w:id="516"/>
      <w:r w:rsidR="006E36F6">
        <w:rPr>
          <w:rStyle w:val="Kommentarzeichen"/>
          <w:rFonts w:ascii="Arial" w:hAnsi="Arial" w:cs="Times New Roman"/>
          <w:lang w:val="de-DE"/>
        </w:rPr>
        <w:commentReference w:id="516"/>
      </w:r>
      <w:r w:rsidR="00B120CB">
        <w:rPr>
          <w:lang w:val="de-DE"/>
        </w:rPr>
        <w:t>.</w:t>
      </w:r>
    </w:p>
    <w:p w14:paraId="0E1614EB" w14:textId="0DCA68B4" w:rsidR="00CC63CC" w:rsidRDefault="00D41B57" w:rsidP="006608BB">
      <w:pPr>
        <w:pStyle w:val="berschrift2"/>
        <w:rPr>
          <w:lang w:val="en-US"/>
        </w:rPr>
      </w:pPr>
      <w:bookmarkStart w:id="520" w:name="_Toc514837022"/>
      <w:r>
        <w:rPr>
          <w:lang w:val="en-US"/>
        </w:rPr>
        <w:t>Bootstrap</w:t>
      </w:r>
      <w:bookmarkEnd w:id="520"/>
    </w:p>
    <w:p w14:paraId="2ACB4783" w14:textId="00031673" w:rsidR="00F7296C" w:rsidRPr="00F7296C" w:rsidRDefault="00F7296C" w:rsidP="00F7296C">
      <w:pPr>
        <w:pStyle w:val="TextkrperEinzug"/>
        <w:ind w:firstLine="0"/>
        <w:rPr>
          <w:lang w:val="de-DE"/>
        </w:rPr>
      </w:pPr>
      <w:r w:rsidRPr="00F7296C">
        <w:rPr>
          <w:lang w:val="de-DE"/>
        </w:rPr>
        <w:t xml:space="preserve">Bootstrap ist ein </w:t>
      </w:r>
      <w:proofErr w:type="spellStart"/>
      <w:r w:rsidRPr="00F7296C">
        <w:rPr>
          <w:lang w:val="de-DE"/>
        </w:rPr>
        <w:t>OpenSource</w:t>
      </w:r>
      <w:proofErr w:type="spellEnd"/>
      <w:r w:rsidRPr="00F7296C">
        <w:rPr>
          <w:lang w:val="de-DE"/>
        </w:rPr>
        <w:t xml:space="preserve"> Framework</w:t>
      </w:r>
      <w:ins w:id="521" w:author="David Tsaava [2]" w:date="2018-05-24T14:38:00Z">
        <w:r w:rsidR="00466B07">
          <w:rPr>
            <w:lang w:val="de-DE"/>
          </w:rPr>
          <w:t>, das</w:t>
        </w:r>
      </w:ins>
      <w:r w:rsidRPr="00F7296C">
        <w:rPr>
          <w:lang w:val="de-DE"/>
        </w:rPr>
        <w:t xml:space="preserve"> zur Darstellung von Benutzeroberflächen i</w:t>
      </w:r>
      <w:ins w:id="522" w:author="David Tsaava [2]" w:date="2018-05-24T14:38:00Z">
        <w:r w:rsidR="00466B07">
          <w:rPr>
            <w:lang w:val="de-DE"/>
          </w:rPr>
          <w:t>n einem</w:t>
        </w:r>
      </w:ins>
      <w:del w:id="523" w:author="David Tsaava [2]" w:date="2018-05-24T14:38:00Z">
        <w:r w:rsidRPr="00F7296C" w:rsidDel="00466B07">
          <w:rPr>
            <w:lang w:val="de-DE"/>
          </w:rPr>
          <w:delText>m</w:delText>
        </w:r>
      </w:del>
      <w:r w:rsidRPr="00F7296C">
        <w:rPr>
          <w:lang w:val="de-DE"/>
        </w:rPr>
        <w:t xml:space="preserve"> </w:t>
      </w:r>
      <w:ins w:id="524" w:author="David Tsaava [2]" w:date="2018-05-24T14:38:00Z">
        <w:r w:rsidR="00466B07">
          <w:rPr>
            <w:lang w:val="de-DE"/>
          </w:rPr>
          <w:t>Web-</w:t>
        </w:r>
      </w:ins>
      <w:r w:rsidRPr="00F7296C">
        <w:rPr>
          <w:lang w:val="de-DE"/>
        </w:rPr>
        <w:t>Browser verwendet</w:t>
      </w:r>
      <w:ins w:id="525" w:author="David Tsaava [2]" w:date="2018-05-24T14:38:00Z">
        <w:r w:rsidR="00466B07">
          <w:rPr>
            <w:lang w:val="de-DE"/>
          </w:rPr>
          <w:t xml:space="preserve"> wird.</w:t>
        </w:r>
      </w:ins>
    </w:p>
    <w:p w14:paraId="538323A9" w14:textId="77777777" w:rsidR="00F7296C" w:rsidRPr="00F7296C" w:rsidRDefault="00F7296C" w:rsidP="00F7296C">
      <w:pPr>
        <w:pStyle w:val="TextkrperEinzug"/>
        <w:rPr>
          <w:lang w:val="de-DE"/>
        </w:rPr>
      </w:pPr>
    </w:p>
    <w:p w14:paraId="68FBF7A3" w14:textId="4F5B1460" w:rsidR="00F7296C" w:rsidRPr="00F7296C" w:rsidRDefault="00F7296C" w:rsidP="00F7296C">
      <w:pPr>
        <w:pStyle w:val="TextkrperEinzug"/>
        <w:ind w:firstLine="0"/>
        <w:rPr>
          <w:lang w:val="de-DE"/>
        </w:rPr>
      </w:pPr>
      <w:r w:rsidRPr="00466B07">
        <w:rPr>
          <w:highlight w:val="yellow"/>
          <w:lang w:val="de-DE"/>
          <w:rPrChange w:id="526" w:author="David Tsaava [2]" w:date="2018-05-24T14:39:00Z">
            <w:rPr>
              <w:lang w:val="de-DE"/>
            </w:rPr>
          </w:rPrChange>
        </w:rPr>
        <w:t xml:space="preserve">Es </w:t>
      </w:r>
      <w:r w:rsidR="00357385" w:rsidRPr="00466B07">
        <w:rPr>
          <w:highlight w:val="yellow"/>
          <w:lang w:val="de-DE"/>
          <w:rPrChange w:id="527" w:author="David Tsaava [2]" w:date="2018-05-24T14:39:00Z">
            <w:rPr>
              <w:lang w:val="de-DE"/>
            </w:rPr>
          </w:rPrChange>
        </w:rPr>
        <w:t>erleichtert</w:t>
      </w:r>
      <w:r w:rsidRPr="00466B07">
        <w:rPr>
          <w:highlight w:val="yellow"/>
          <w:lang w:val="de-DE"/>
          <w:rPrChange w:id="528" w:author="David Tsaava [2]" w:date="2018-05-24T14:39:00Z">
            <w:rPr>
              <w:lang w:val="de-DE"/>
            </w:rPr>
          </w:rPrChange>
        </w:rPr>
        <w:t xml:space="preserve"> d</w:t>
      </w:r>
      <w:ins w:id="529" w:author="David Tsaava [2]" w:date="2018-05-24T14:38:00Z">
        <w:r w:rsidR="00466B07" w:rsidRPr="00466B07">
          <w:rPr>
            <w:highlight w:val="yellow"/>
            <w:lang w:val="de-DE"/>
            <w:rPrChange w:id="530" w:author="David Tsaava [2]" w:date="2018-05-24T14:39:00Z">
              <w:rPr>
                <w:lang w:val="de-DE"/>
              </w:rPr>
            </w:rPrChange>
          </w:rPr>
          <w:t>ie</w:t>
        </w:r>
      </w:ins>
      <w:del w:id="531" w:author="David Tsaava [2]" w:date="2018-05-24T14:38:00Z">
        <w:r w:rsidRPr="00466B07" w:rsidDel="00466B07">
          <w:rPr>
            <w:highlight w:val="yellow"/>
            <w:lang w:val="de-DE"/>
            <w:rPrChange w:id="532" w:author="David Tsaava [2]" w:date="2018-05-24T14:39:00Z">
              <w:rPr>
                <w:lang w:val="de-DE"/>
              </w:rPr>
            </w:rPrChange>
          </w:rPr>
          <w:delText>as</w:delText>
        </w:r>
      </w:del>
      <w:r w:rsidRPr="00466B07">
        <w:rPr>
          <w:highlight w:val="yellow"/>
          <w:lang w:val="de-DE"/>
          <w:rPrChange w:id="533" w:author="David Tsaava [2]" w:date="2018-05-24T14:39:00Z">
            <w:rPr>
              <w:lang w:val="de-DE"/>
            </w:rPr>
          </w:rPrChange>
        </w:rPr>
        <w:t xml:space="preserve"> </w:t>
      </w:r>
      <w:r w:rsidR="00EF3D46" w:rsidRPr="00466B07">
        <w:rPr>
          <w:highlight w:val="yellow"/>
          <w:lang w:val="de-DE"/>
          <w:rPrChange w:id="534" w:author="David Tsaava [2]" w:date="2018-05-24T14:39:00Z">
            <w:rPr>
              <w:lang w:val="de-DE"/>
            </w:rPr>
          </w:rPrChange>
        </w:rPr>
        <w:t>Auswahl der Komponenten</w:t>
      </w:r>
      <w:r w:rsidRPr="00466B07">
        <w:rPr>
          <w:highlight w:val="yellow"/>
          <w:lang w:val="de-DE"/>
          <w:rPrChange w:id="535" w:author="David Tsaava [2]" w:date="2018-05-24T14:39:00Z">
            <w:rPr>
              <w:lang w:val="de-DE"/>
            </w:rPr>
          </w:rPrChange>
        </w:rPr>
        <w:t xml:space="preserve"> einer </w:t>
      </w:r>
      <w:r w:rsidR="00EF3D46" w:rsidRPr="00466B07">
        <w:rPr>
          <w:highlight w:val="yellow"/>
          <w:lang w:val="de-DE"/>
          <w:rPrChange w:id="536" w:author="David Tsaava [2]" w:date="2018-05-24T14:39:00Z">
            <w:rPr>
              <w:lang w:val="de-DE"/>
            </w:rPr>
          </w:rPrChange>
        </w:rPr>
        <w:t>Website und</w:t>
      </w:r>
      <w:r w:rsidRPr="00466B07">
        <w:rPr>
          <w:highlight w:val="yellow"/>
          <w:lang w:val="de-DE"/>
          <w:rPrChange w:id="537" w:author="David Tsaava [2]" w:date="2018-05-24T14:39:00Z">
            <w:rPr>
              <w:lang w:val="de-DE"/>
            </w:rPr>
          </w:rPrChang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6CAA74A6" w:rsidR="00F7296C" w:rsidRPr="00F7296C" w:rsidRDefault="00F7296C" w:rsidP="00F7296C">
      <w:pPr>
        <w:pStyle w:val="TextkrperEinzug"/>
        <w:ind w:firstLine="0"/>
        <w:rPr>
          <w:lang w:val="de-DE"/>
        </w:rPr>
      </w:pPr>
      <w:r w:rsidRPr="00F7296C">
        <w:rPr>
          <w:lang w:val="de-DE"/>
        </w:rPr>
        <w:t>Die Idee hinter dem Framework ist</w:t>
      </w:r>
      <w:ins w:id="538" w:author="David Tsaava [2]" w:date="2018-05-24T14:39:00Z">
        <w:r w:rsidR="00466B07">
          <w:rPr>
            <w:lang w:val="de-DE"/>
          </w:rPr>
          <w:t>,</w:t>
        </w:r>
      </w:ins>
      <w:r w:rsidRPr="00F7296C">
        <w:rPr>
          <w:lang w:val="de-DE"/>
        </w:rPr>
        <w:t xml:space="preserve"> die Designer und </w:t>
      </w:r>
      <w:ins w:id="539" w:author="David Tsaava [2]" w:date="2018-05-24T14:39:00Z">
        <w:r w:rsidR="00466B07">
          <w:rPr>
            <w:lang w:val="de-DE"/>
          </w:rPr>
          <w:t xml:space="preserve">die </w:t>
        </w:r>
      </w:ins>
      <w:r w:rsidRPr="00F7296C">
        <w:rPr>
          <w:lang w:val="de-DE"/>
        </w:rPr>
        <w:t>Entwickler auf einen gemeinsamen Nenner zusammenzubringen</w:t>
      </w:r>
    </w:p>
    <w:p w14:paraId="46790C47" w14:textId="3AD7F219"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eutlich wird dies beispielsweise bei den in CSS3 eingeführten Eigenschaften für abgerundete Ecken, Farbverläufe</w:t>
      </w:r>
      <w:ins w:id="540" w:author="David Tsaava [2]" w:date="2018-05-24T14:39:00Z">
        <w:r w:rsidR="00466B07">
          <w:rPr>
            <w:lang w:val="de-DE"/>
          </w:rPr>
          <w:t>n</w:t>
        </w:r>
      </w:ins>
      <w:r w:rsidRPr="00F7296C">
        <w:rPr>
          <w:lang w:val="de-DE"/>
        </w:rPr>
        <w:t xml:space="preserv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3F1886">
      <w:pPr>
        <w:pStyle w:val="TextkrperEinzug"/>
        <w:numPr>
          <w:ilvl w:val="0"/>
          <w:numId w:val="26"/>
        </w:numPr>
        <w:rPr>
          <w:lang w:val="de-DE"/>
        </w:rPr>
      </w:pPr>
      <w:r w:rsidRPr="00466B07">
        <w:rPr>
          <w:highlight w:val="red"/>
          <w:lang w:val="de-DE"/>
          <w:rPrChange w:id="541" w:author="David Tsaava [2]" w:date="2018-05-24T14:41:00Z">
            <w:rPr>
              <w:lang w:val="de-DE"/>
            </w:rPr>
          </w:rPrChange>
        </w:rPr>
        <w:t>Vorteile</w:t>
      </w:r>
      <w:r w:rsidRPr="00F7296C">
        <w:rPr>
          <w:lang w:val="de-DE"/>
        </w:rPr>
        <w:t>:</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4C75C5B7" w:rsidR="00F7296C" w:rsidRPr="00F7296C" w:rsidRDefault="00F7296C" w:rsidP="00F7296C">
      <w:pPr>
        <w:pStyle w:val="TextkrperEinzug"/>
        <w:rPr>
          <w:lang w:val="de-DE"/>
        </w:rPr>
      </w:pPr>
      <w:r w:rsidRPr="00F7296C">
        <w:rPr>
          <w:lang w:val="de-DE"/>
        </w:rPr>
        <w:t xml:space="preserve">Bootstrap bringt von Haus aus Elemente wie Icons, Boxen, Buttons und </w:t>
      </w:r>
      <w:proofErr w:type="spellStart"/>
      <w:r w:rsidRPr="00F7296C">
        <w:rPr>
          <w:lang w:val="de-DE"/>
        </w:rPr>
        <w:t>PullDown</w:t>
      </w:r>
      <w:proofErr w:type="spellEnd"/>
      <w:ins w:id="542" w:author="David Tsaava [2]" w:date="2018-05-24T14:40:00Z">
        <w:r w:rsidR="00466B07">
          <w:rPr>
            <w:lang w:val="de-DE"/>
          </w:rPr>
          <w:t>-</w:t>
        </w:r>
      </w:ins>
      <w:del w:id="543" w:author="David Tsaava [2]" w:date="2018-05-24T14:40:00Z">
        <w:r w:rsidRPr="00F7296C" w:rsidDel="00466B07">
          <w:rPr>
            <w:lang w:val="de-DE"/>
          </w:rPr>
          <w:delText xml:space="preserve"> </w:delText>
        </w:r>
      </w:del>
      <w:r w:rsidRPr="00F7296C">
        <w:rPr>
          <w:lang w:val="de-DE"/>
        </w:rPr>
        <w:t>Menüs bereits mit</w:t>
      </w:r>
    </w:p>
    <w:p w14:paraId="6B969CDD" w14:textId="77777777" w:rsidR="00F7296C" w:rsidRPr="00F7296C" w:rsidRDefault="00F7296C" w:rsidP="00F7296C">
      <w:pPr>
        <w:pStyle w:val="TextkrperEinzug"/>
        <w:rPr>
          <w:lang w:val="de-DE"/>
        </w:rPr>
      </w:pPr>
      <w:r w:rsidRPr="00F7296C">
        <w:rPr>
          <w:lang w:val="de-DE"/>
        </w:rPr>
        <w:t xml:space="preserve">Erweiterungen wie Modal-Boxen, </w:t>
      </w:r>
      <w:proofErr w:type="spellStart"/>
      <w:r w:rsidRPr="00F7296C">
        <w:rPr>
          <w:lang w:val="de-DE"/>
        </w:rPr>
        <w:t>Tooltips</w:t>
      </w:r>
      <w:proofErr w:type="spellEnd"/>
      <w:r w:rsidRPr="00F7296C">
        <w:rPr>
          <w:lang w:val="de-DE"/>
        </w:rPr>
        <w:t xml:space="preserve"> und Tabs sind Teil des Frameworks (Integration von </w:t>
      </w:r>
      <w:proofErr w:type="spellStart"/>
      <w:r w:rsidRPr="00F7296C">
        <w:rPr>
          <w:lang w:val="de-DE"/>
        </w:rPr>
        <w:t>JQuery</w:t>
      </w:r>
      <w:proofErr w:type="spellEnd"/>
      <w:r w:rsidRPr="00F7296C">
        <w:rPr>
          <w:lang w:val="de-DE"/>
        </w:rPr>
        <w:t>)</w:t>
      </w:r>
    </w:p>
    <w:p w14:paraId="0C0CA8C6" w14:textId="77777777" w:rsidR="00F7296C" w:rsidRPr="00F7296C" w:rsidRDefault="00F7296C" w:rsidP="00F7296C">
      <w:pPr>
        <w:pStyle w:val="TextkrperEinzug"/>
        <w:rPr>
          <w:lang w:val="de-DE"/>
        </w:rPr>
      </w:pPr>
      <w:r w:rsidRPr="00F7296C">
        <w:rPr>
          <w:lang w:val="de-DE"/>
        </w:rPr>
        <w:t xml:space="preserve">Alle Elemente sind </w:t>
      </w:r>
      <w:commentRangeStart w:id="544"/>
      <w:r w:rsidRPr="00466B07">
        <w:rPr>
          <w:highlight w:val="yellow"/>
          <w:lang w:val="de-DE"/>
          <w:rPrChange w:id="545" w:author="David Tsaava [2]" w:date="2018-05-24T14:40:00Z">
            <w:rPr>
              <w:lang w:val="de-DE"/>
            </w:rPr>
          </w:rPrChange>
        </w:rPr>
        <w:t>gestaltet</w:t>
      </w:r>
      <w:commentRangeEnd w:id="544"/>
      <w:r w:rsidR="00466B07">
        <w:rPr>
          <w:rStyle w:val="Kommentarzeichen"/>
          <w:rFonts w:ascii="Arial" w:hAnsi="Arial" w:cs="Times New Roman"/>
          <w:lang w:val="de-DE"/>
        </w:rPr>
        <w:commentReference w:id="544"/>
      </w:r>
      <w:r w:rsidRPr="00F7296C">
        <w:rPr>
          <w:lang w:val="de-DE"/>
        </w:rPr>
        <w:t>, wodurch sichergestellt wird, dass jede der möglichen Komponenten einheitlich aussieht</w:t>
      </w:r>
    </w:p>
    <w:p w14:paraId="5CB3695A" w14:textId="6398236C"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ins w:id="546" w:author="David Tsaava [2]" w:date="2018-05-24T14:41:00Z">
        <w:r w:rsidR="00466B07">
          <w:rPr>
            <w:lang w:val="de-DE"/>
          </w:rPr>
          <w:t>.</w:t>
        </w:r>
      </w:ins>
    </w:p>
    <w:p w14:paraId="69DD8F17" w14:textId="48EABD77" w:rsidR="00F7296C" w:rsidRPr="00F7296C" w:rsidRDefault="00F7296C" w:rsidP="00F7296C">
      <w:pPr>
        <w:pStyle w:val="TextkrperEinzug"/>
        <w:rPr>
          <w:lang w:val="de-DE"/>
        </w:rPr>
      </w:pPr>
      <w:r w:rsidRPr="00F7296C">
        <w:rPr>
          <w:lang w:val="de-DE"/>
        </w:rPr>
        <w:t>Bootstrap ist anpassbar oder kann durch Erweiterungen mit neuen Funktionen versehen werden</w:t>
      </w:r>
      <w:ins w:id="547" w:author="David Tsaava [2]" w:date="2018-05-24T14:41:00Z">
        <w:r w:rsidR="00466B07">
          <w:rPr>
            <w:lang w:val="de-DE"/>
          </w:rPr>
          <w:t>.</w:t>
        </w:r>
      </w:ins>
    </w:p>
    <w:p w14:paraId="73C746AF" w14:textId="77777777" w:rsidR="00F7296C" w:rsidRPr="00F7296C" w:rsidRDefault="00F7296C" w:rsidP="00F7296C">
      <w:pPr>
        <w:pStyle w:val="TextkrperEinzug"/>
        <w:ind w:firstLine="0"/>
        <w:rPr>
          <w:lang w:val="de-DE"/>
        </w:rPr>
      </w:pPr>
      <w:r w:rsidRPr="00466B07">
        <w:rPr>
          <w:highlight w:val="red"/>
          <w:lang w:val="de-DE"/>
          <w:rPrChange w:id="548" w:author="David Tsaava [2]" w:date="2018-05-24T14:41:00Z">
            <w:rPr>
              <w:lang w:val="de-DE"/>
            </w:rPr>
          </w:rPrChang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w:t>
      </w:r>
      <w:r w:rsidRPr="00466B07">
        <w:rPr>
          <w:highlight w:val="red"/>
          <w:lang w:val="de-DE"/>
          <w:rPrChange w:id="549" w:author="David Tsaava [2]" w:date="2018-05-24T14:41:00Z">
            <w:rPr>
              <w:lang w:val="de-DE"/>
            </w:rPr>
          </w:rPrChange>
        </w:rPr>
        <w:t xml:space="preserve">ist ein </w:t>
      </w:r>
      <w:r w:rsidR="00357385" w:rsidRPr="00466B07">
        <w:rPr>
          <w:highlight w:val="red"/>
          <w:lang w:val="de-DE"/>
          <w:rPrChange w:id="550" w:author="David Tsaava [2]" w:date="2018-05-24T14:41:00Z">
            <w:rPr>
              <w:lang w:val="de-DE"/>
            </w:rPr>
          </w:rPrChange>
        </w:rPr>
        <w:t>großer</w:t>
      </w:r>
      <w:r w:rsidRPr="00466B07">
        <w:rPr>
          <w:highlight w:val="red"/>
          <w:lang w:val="de-DE"/>
          <w:rPrChange w:id="551" w:author="David Tsaava [2]" w:date="2018-05-24T14:41:00Z">
            <w:rPr>
              <w:lang w:val="de-DE"/>
            </w:rPr>
          </w:rPrChange>
        </w:rPr>
        <w:t xml:space="preserve"> Brocken</w:t>
      </w:r>
      <w:r w:rsidRPr="00F7296C">
        <w:rPr>
          <w:lang w:val="de-DE"/>
        </w:rPr>
        <w:t xml:space="preserve">, was die Ladezeit der Website verzögern kann. </w:t>
      </w:r>
      <w:r>
        <w:rPr>
          <w:lang w:val="de-DE"/>
        </w:rPr>
        <w:t xml:space="preserve"> </w:t>
      </w:r>
    </w:p>
    <w:p w14:paraId="0ABC725A" w14:textId="100D375E"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ins w:id="552" w:author="David Tsaava [2]" w:date="2018-05-24T14:42:00Z">
        <w:r w:rsidR="00466B07">
          <w:rPr>
            <w:lang w:val="de-DE"/>
          </w:rPr>
          <w:t>.</w:t>
        </w:r>
      </w:ins>
    </w:p>
    <w:p w14:paraId="7A7B9B97" w14:textId="648D810B" w:rsidR="00F7296C" w:rsidRPr="00F7296C" w:rsidRDefault="00F7296C" w:rsidP="00F7296C">
      <w:pPr>
        <w:pStyle w:val="TextkrperEinzug"/>
        <w:ind w:firstLine="0"/>
        <w:rPr>
          <w:lang w:val="de-DE"/>
        </w:rPr>
      </w:pPr>
      <w:r w:rsidRPr="00F7296C">
        <w:rPr>
          <w:lang w:val="de-DE"/>
        </w:rPr>
        <w:t>Das Layout muss sich dem Framework anpassen</w:t>
      </w:r>
      <w:ins w:id="553" w:author="David Tsaava [2]" w:date="2018-05-24T14:42:00Z">
        <w:r w:rsidR="00466B07">
          <w:rPr>
            <w:lang w:val="de-DE"/>
          </w:rPr>
          <w:t>.</w:t>
        </w:r>
      </w:ins>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554" w:name="_Toc514837023"/>
      <w:r>
        <w:rPr>
          <w:lang w:val="en-US"/>
        </w:rPr>
        <w:t>ASP.NET CORE</w:t>
      </w:r>
      <w:bookmarkEnd w:id="554"/>
    </w:p>
    <w:p w14:paraId="3405EC3E" w14:textId="0A5320BD" w:rsidR="00DD0D6D" w:rsidRDefault="00DD0D6D" w:rsidP="00DD0D6D">
      <w:pPr>
        <w:pStyle w:val="Textkrper"/>
      </w:pPr>
      <w:r w:rsidRPr="00DD0D6D">
        <w:t>Bei</w:t>
      </w:r>
      <w:r>
        <w:t xml:space="preserve"> „</w:t>
      </w:r>
      <w:proofErr w:type="spellStart"/>
      <w:r w:rsidRPr="00DD0D6D">
        <w:rPr>
          <w:i/>
        </w:rPr>
        <w:t>TopolgyEditor</w:t>
      </w:r>
      <w:proofErr w:type="spellEnd"/>
      <w:r>
        <w:t>“ wird die Interaktion zwischen Client und Server durch den Austausch JSON-basierter Nachrichten geschehen, die mittels http-Protokoll übertragen werden. Da Web Services ein Internetdienst sind, müssen die eingesetzten Technologie</w:t>
      </w:r>
      <w:ins w:id="555" w:author="David Tsaava [2]" w:date="2018-05-24T14:42:00Z">
        <w:r w:rsidR="00466B07">
          <w:t>n</w:t>
        </w:r>
      </w:ins>
      <w:r>
        <w:t xml:space="preserve"> Plattformunabhängig und unabhängig von einer bestimmten Programmiersprache sein. REST</w:t>
      </w:r>
      <w:r w:rsidR="002823BA">
        <w:rPr>
          <w:rStyle w:val="Funotenzeichen"/>
        </w:rPr>
        <w:footnoteReference w:id="17"/>
      </w:r>
      <w:r>
        <w:t xml:space="preserve"> ist eine Möglichkeit</w:t>
      </w:r>
      <w:ins w:id="556" w:author="David Tsaava [2]" w:date="2018-05-24T14:43:00Z">
        <w:r w:rsidR="00466B07">
          <w:t>,</w:t>
        </w:r>
      </w:ins>
      <w:r>
        <w:t xml:space="preserve"> um Web Services zu implementieren</w:t>
      </w:r>
      <w:ins w:id="557" w:author="David Tsaava [2]" w:date="2018-05-24T14:43:00Z">
        <w:r w:rsidR="00466B07">
          <w:t>.</w:t>
        </w:r>
      </w:ins>
      <w:r>
        <w:t xml:space="preserve"> </w:t>
      </w:r>
      <w:del w:id="558" w:author="David Tsaava [2]" w:date="2018-05-24T14:43:00Z">
        <w:r w:rsidDel="00466B07">
          <w:delText>und d</w:delText>
        </w:r>
      </w:del>
      <w:ins w:id="559" w:author="David Tsaava [2]" w:date="2018-05-24T14:43:00Z">
        <w:r w:rsidR="00466B07">
          <w:t>D</w:t>
        </w:r>
      </w:ins>
      <w:r>
        <w:t>a wir die C#-Programmiersprache gewählt haben, werden wir als Framework ASP.NET Core 2.0 von Microsoft nehmen.</w:t>
      </w:r>
    </w:p>
    <w:p w14:paraId="4057D310" w14:textId="3C9362F2" w:rsidR="00DD0D6D" w:rsidRDefault="00DD0D6D" w:rsidP="00DD0D6D">
      <w:pPr>
        <w:pStyle w:val="berschrift3"/>
      </w:pPr>
      <w:bookmarkStart w:id="560" w:name="_Toc514837024"/>
      <w:r>
        <w:t>REST</w:t>
      </w:r>
      <w:bookmarkEnd w:id="560"/>
      <w:r w:rsidR="00B346D8">
        <w:fldChar w:fldCharType="begin"/>
      </w:r>
      <w:r w:rsidR="00B346D8">
        <w:instrText xml:space="preserve"> XE "</w:instrText>
      </w:r>
      <w:r w:rsidR="00B346D8" w:rsidRPr="0040394A">
        <w:instrText>REST</w:instrText>
      </w:r>
      <w:r w:rsidR="00B346D8">
        <w:instrText xml:space="preserve">" </w:instrText>
      </w:r>
      <w:r w:rsidR="00B346D8">
        <w:fldChar w:fldCharType="end"/>
      </w:r>
    </w:p>
    <w:p w14:paraId="30609AE1" w14:textId="65B79E1F"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und ist einer der verbreiste</w:t>
      </w:r>
      <w:ins w:id="561" w:author="David Tsaava [2]" w:date="2018-05-24T14:43:00Z">
        <w:r w:rsidR="00466B07">
          <w:rPr>
            <w:lang w:val="de-DE"/>
          </w:rPr>
          <w:t>n</w:t>
        </w:r>
      </w:ins>
      <w:r w:rsidR="00D25E01">
        <w:rPr>
          <w:lang w:val="de-DE"/>
        </w:rPr>
        <w:t xml:space="preserve"> Möglichkeit</w:t>
      </w:r>
      <w:ins w:id="562" w:author="David Tsaava [2]" w:date="2018-05-24T14:43:00Z">
        <w:r w:rsidR="00466B07">
          <w:rPr>
            <w:lang w:val="de-DE"/>
          </w:rPr>
          <w:t>en,</w:t>
        </w:r>
      </w:ins>
      <w:r w:rsidR="00D25E01">
        <w:rPr>
          <w:lang w:val="de-DE"/>
        </w:rPr>
        <w:t xml:space="preserve">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8"/>
      </w:r>
      <w:r>
        <w:rPr>
          <w:lang w:val="de-DE"/>
        </w:rPr>
        <w:t xml:space="preserve"> .</w:t>
      </w:r>
    </w:p>
    <w:p w14:paraId="4BF3BEEA" w14:textId="02AF16C3" w:rsidR="002823BA" w:rsidRDefault="002823BA" w:rsidP="00D25E01">
      <w:pPr>
        <w:pStyle w:val="TextkrperEinzug"/>
        <w:ind w:firstLine="0"/>
        <w:rPr>
          <w:lang w:val="de-DE"/>
        </w:rPr>
      </w:pPr>
      <w:r>
        <w:rPr>
          <w:lang w:val="de-DE"/>
        </w:rPr>
        <w:t>Ein REST-System besteht aus Resources</w:t>
      </w:r>
      <w:ins w:id="563" w:author="David Tsaava [2]" w:date="2018-05-24T14:43:00Z">
        <w:r w:rsidR="00466B07">
          <w:rPr>
            <w:lang w:val="de-DE"/>
          </w:rPr>
          <w:t>,</w:t>
        </w:r>
      </w:ins>
      <w:r>
        <w:rPr>
          <w:lang w:val="de-DE"/>
        </w:rPr>
        <w:t xml:space="preserve"> die per URI</w:t>
      </w:r>
      <w:r w:rsidR="00D25E01">
        <w:rPr>
          <w:rStyle w:val="Funotenzeichen"/>
          <w:lang w:val="de-DE"/>
        </w:rPr>
        <w:footnoteReference w:id="19"/>
      </w:r>
      <w:r>
        <w:rPr>
          <w:lang w:val="de-DE"/>
        </w:rPr>
        <w:t xml:space="preserve"> adressiert werden</w:t>
      </w:r>
      <w:r w:rsidR="00D25E01">
        <w:rPr>
          <w:lang w:val="de-DE"/>
        </w:rPr>
        <w:t xml:space="preserve"> (z.B. Ein Device in eine</w:t>
      </w:r>
      <w:ins w:id="564" w:author="David Tsaava [2]" w:date="2018-05-24T14:44:00Z">
        <w:r w:rsidR="00466B07">
          <w:rPr>
            <w:lang w:val="de-DE"/>
          </w:rPr>
          <w:t>m</w:t>
        </w:r>
      </w:ins>
      <w:del w:id="565" w:author="David Tsaava [2]" w:date="2018-05-24T14:44:00Z">
        <w:r w:rsidR="00D25E01" w:rsidDel="00466B07">
          <w:rPr>
            <w:lang w:val="de-DE"/>
          </w:rPr>
          <w:delText>r</w:delText>
        </w:r>
      </w:del>
      <w:r w:rsidR="00D25E01">
        <w:rPr>
          <w:lang w:val="de-DE"/>
        </w:rPr>
        <w:t xml:space="preserve"> industrielleren Netzwerksystem</w:t>
      </w:r>
      <w:ins w:id="566" w:author="David Tsaava [2]" w:date="2018-05-24T14:44:00Z">
        <w:r w:rsidR="00466B07">
          <w:rPr>
            <w:lang w:val="de-DE"/>
          </w:rPr>
          <w:t xml:space="preserve"> </w:t>
        </w:r>
        <w:proofErr w:type="spellStart"/>
        <w:r w:rsidR="00466B07">
          <w:rPr>
            <w:lang w:val="de-DE"/>
          </w:rPr>
          <w:t>kann</w:t>
        </w:r>
      </w:ins>
      <w:del w:id="567" w:author="David Tsaava [2]" w:date="2018-05-24T14:44:00Z">
        <w:r w:rsidR="00D25E01" w:rsidDel="00466B07">
          <w:rPr>
            <w:lang w:val="de-DE"/>
          </w:rPr>
          <w:delText xml:space="preserve">, </w:delText>
        </w:r>
      </w:del>
      <w:r w:rsidR="00D25E01">
        <w:rPr>
          <w:lang w:val="de-DE"/>
        </w:rPr>
        <w:t>über</w:t>
      </w:r>
      <w:proofErr w:type="spellEnd"/>
      <w:r w:rsidR="00D25E01">
        <w:rPr>
          <w:lang w:val="de-DE"/>
        </w:rPr>
        <w:t xml:space="preserve"> eine URI adressiert und</w:t>
      </w:r>
      <w:del w:id="568" w:author="David Tsaava [2]" w:date="2018-05-24T14:44:00Z">
        <w:r w:rsidR="00D25E01" w:rsidDel="00466B07">
          <w:rPr>
            <w:lang w:val="de-DE"/>
          </w:rPr>
          <w:delText xml:space="preserve"> kann so</w:delText>
        </w:r>
      </w:del>
      <w:r w:rsidR="00D25E01">
        <w:rPr>
          <w:lang w:val="de-DE"/>
        </w:rPr>
        <w:t xml:space="preserve"> angesprochen werden)</w:t>
      </w:r>
    </w:p>
    <w:p w14:paraId="33CB4469" w14:textId="20AE50E9" w:rsidR="00D25E01" w:rsidRDefault="00D25E01" w:rsidP="00D25E01">
      <w:pPr>
        <w:pStyle w:val="TextkrperEinzug"/>
        <w:ind w:firstLine="0"/>
        <w:rPr>
          <w:lang w:val="de-DE"/>
        </w:rPr>
      </w:pPr>
      <w:r>
        <w:rPr>
          <w:lang w:val="de-DE"/>
        </w:rPr>
        <w:t>Rest besitzt folgende Merkmale</w:t>
      </w:r>
      <w:ins w:id="569" w:author="David Tsaava [2]" w:date="2018-05-24T14:44:00Z">
        <w:r w:rsidR="00466B07">
          <w:rPr>
            <w:lang w:val="de-DE"/>
          </w:rPr>
          <w:t>:</w:t>
        </w:r>
      </w:ins>
    </w:p>
    <w:p w14:paraId="474F4495" w14:textId="0780B4C4" w:rsidR="00325427" w:rsidRDefault="00325427" w:rsidP="003F1886">
      <w:pPr>
        <w:pStyle w:val="TextkrperEinzug"/>
        <w:numPr>
          <w:ilvl w:val="0"/>
          <w:numId w:val="23"/>
        </w:numPr>
        <w:rPr>
          <w:lang w:val="de-DE"/>
        </w:rPr>
      </w:pPr>
      <w:r>
        <w:rPr>
          <w:lang w:val="de-DE"/>
        </w:rPr>
        <w:t>Die gesamte Nachricht wird in URL</w:t>
      </w:r>
      <w:r w:rsidR="00B346D8">
        <w:rPr>
          <w:lang w:val="de-DE"/>
        </w:rPr>
        <w:fldChar w:fldCharType="begin"/>
      </w:r>
      <w:r w:rsidR="00B346D8">
        <w:instrText xml:space="preserve"> XE "</w:instrText>
      </w:r>
      <w:r w:rsidR="00B346D8" w:rsidRPr="00F05551">
        <w:rPr>
          <w:lang w:val="de-DE"/>
        </w:rPr>
        <w:instrText>URL</w:instrText>
      </w:r>
      <w:r w:rsidR="00B346D8">
        <w:instrText xml:space="preserve">" </w:instrText>
      </w:r>
      <w:r w:rsidR="00B346D8">
        <w:rPr>
          <w:lang w:val="de-DE"/>
        </w:rPr>
        <w:fldChar w:fldCharType="end"/>
      </w:r>
      <w:r>
        <w:rPr>
          <w:lang w:val="de-DE"/>
        </w:rPr>
        <w:t xml:space="preserve"> kodiert.</w:t>
      </w:r>
    </w:p>
    <w:p w14:paraId="7298FAF0" w14:textId="61CC6945" w:rsidR="00D25E01" w:rsidRDefault="00D25E01" w:rsidP="003F1886">
      <w:pPr>
        <w:pStyle w:val="TextkrperEinzug"/>
        <w:numPr>
          <w:ilvl w:val="0"/>
          <w:numId w:val="22"/>
        </w:numPr>
        <w:rPr>
          <w:lang w:val="de-DE"/>
        </w:rPr>
      </w:pPr>
      <w:r>
        <w:rPr>
          <w:lang w:val="de-DE"/>
        </w:rPr>
        <w:t xml:space="preserve">Jede Anfrage muss alle notwendigen Informationen für die Durchführung beinhalten (da http </w:t>
      </w:r>
      <w:proofErr w:type="spellStart"/>
      <w:r w:rsidRPr="00466B07">
        <w:rPr>
          <w:i/>
          <w:lang w:val="de-DE"/>
          <w:rPrChange w:id="570" w:author="David Tsaava [2]" w:date="2018-05-24T14:44:00Z">
            <w:rPr>
              <w:lang w:val="de-DE"/>
            </w:rPr>
          </w:rPrChange>
        </w:rPr>
        <w:t>stateless</w:t>
      </w:r>
      <w:proofErr w:type="spellEnd"/>
      <w:r>
        <w:rPr>
          <w:lang w:val="de-DE"/>
        </w:rPr>
        <w:t xml:space="preserve"> ist)</w:t>
      </w:r>
    </w:p>
    <w:p w14:paraId="79EF755F" w14:textId="0CE781AB" w:rsidR="00D25E01" w:rsidRDefault="00D25E01" w:rsidP="003F1886">
      <w:pPr>
        <w:pStyle w:val="TextkrperEinzug"/>
        <w:numPr>
          <w:ilvl w:val="0"/>
          <w:numId w:val="22"/>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3F1886">
      <w:pPr>
        <w:pStyle w:val="TextkrperEinzug"/>
        <w:numPr>
          <w:ilvl w:val="0"/>
          <w:numId w:val="22"/>
        </w:numPr>
        <w:rPr>
          <w:lang w:val="de-DE"/>
        </w:rPr>
      </w:pPr>
      <w:r>
        <w:rPr>
          <w:lang w:val="de-DE"/>
        </w:rPr>
        <w:t>Weder Client noch Server müssen die Bedeutung einer URI verstehen</w:t>
      </w:r>
    </w:p>
    <w:p w14:paraId="269C2A9E" w14:textId="43473B09" w:rsidR="00325427" w:rsidRDefault="00325427" w:rsidP="003F1886">
      <w:pPr>
        <w:pStyle w:val="TextkrperEinzug"/>
        <w:numPr>
          <w:ilvl w:val="0"/>
          <w:numId w:val="22"/>
        </w:numPr>
        <w:rPr>
          <w:lang w:val="de-DE"/>
        </w:rPr>
      </w:pPr>
      <w:r>
        <w:rPr>
          <w:lang w:val="de-DE"/>
        </w:rPr>
        <w:t>Ändert sich die Darstellung einer Ressource oder werden neue Ressourcen zur Verfügung gestellt, kann das Interface des Clients beibehalten werden.</w:t>
      </w:r>
    </w:p>
    <w:p w14:paraId="1EB0B225" w14:textId="028EACEA" w:rsidR="00325427" w:rsidRDefault="00325427" w:rsidP="003F1886">
      <w:pPr>
        <w:pStyle w:val="TextkrperEinzug"/>
        <w:numPr>
          <w:ilvl w:val="0"/>
          <w:numId w:val="22"/>
        </w:numPr>
        <w:rPr>
          <w:lang w:val="de-DE"/>
        </w:rPr>
      </w:pPr>
      <w:r w:rsidRPr="001E53D4">
        <w:rPr>
          <w:highlight w:val="red"/>
          <w:lang w:val="de-DE"/>
          <w:rPrChange w:id="571" w:author="David Tsaava [2]" w:date="2018-05-24T14:45:00Z">
            <w:rPr>
              <w:lang w:val="de-DE"/>
            </w:rPr>
          </w:rPrChange>
        </w:rPr>
        <w:t>Konsumiert</w:t>
      </w:r>
      <w:r>
        <w:rPr>
          <w:lang w:val="de-DE"/>
        </w:rPr>
        <w:t xml:space="preserve"> die http-Methoden wie GET</w:t>
      </w:r>
      <w:r w:rsidR="00B346D8">
        <w:rPr>
          <w:lang w:val="de-DE"/>
        </w:rPr>
        <w:fldChar w:fldCharType="begin"/>
      </w:r>
      <w:r w:rsidR="00B346D8">
        <w:instrText xml:space="preserve"> XE "</w:instrText>
      </w:r>
      <w:r w:rsidR="00B346D8" w:rsidRPr="007D4B9F">
        <w:rPr>
          <w:lang w:val="de-DE"/>
        </w:rPr>
        <w:instrText>GET</w:instrText>
      </w:r>
      <w:r w:rsidR="00B346D8">
        <w:instrText xml:space="preserve">" </w:instrText>
      </w:r>
      <w:r w:rsidR="00B346D8">
        <w:rPr>
          <w:lang w:val="de-DE"/>
        </w:rPr>
        <w:fldChar w:fldCharType="end"/>
      </w:r>
      <w:r>
        <w:rPr>
          <w:lang w:val="de-DE"/>
        </w:rPr>
        <w:t>, POST</w:t>
      </w:r>
      <w:r w:rsidR="00B346D8">
        <w:rPr>
          <w:lang w:val="de-DE"/>
        </w:rPr>
        <w:fldChar w:fldCharType="begin"/>
      </w:r>
      <w:r w:rsidR="00B346D8">
        <w:instrText xml:space="preserve"> XE "</w:instrText>
      </w:r>
      <w:r w:rsidR="00B346D8" w:rsidRPr="00462730">
        <w:rPr>
          <w:lang w:val="de-DE"/>
        </w:rPr>
        <w:instrText>POST</w:instrText>
      </w:r>
      <w:r w:rsidR="00B346D8">
        <w:instrText xml:space="preserve">" </w:instrText>
      </w:r>
      <w:r w:rsidR="00B346D8">
        <w:rPr>
          <w:lang w:val="de-DE"/>
        </w:rPr>
        <w:fldChar w:fldCharType="end"/>
      </w:r>
      <w:r>
        <w:rPr>
          <w:lang w:val="de-DE"/>
        </w:rPr>
        <w:t xml:space="preserve">, PUT und DELETE </w:t>
      </w:r>
    </w:p>
    <w:p w14:paraId="30CEC96C" w14:textId="4E1A3BB6" w:rsidR="00D25E01" w:rsidRDefault="00325427" w:rsidP="00325427">
      <w:pPr>
        <w:pStyle w:val="berschrift3"/>
      </w:pPr>
      <w:bookmarkStart w:id="572" w:name="_Toc514837025"/>
      <w:r w:rsidRPr="00325427">
        <w:t>ASP.NET Core</w:t>
      </w:r>
      <w:r w:rsidR="00A9771B">
        <w:t xml:space="preserve"> 2.0</w:t>
      </w:r>
      <w:bookmarkEnd w:id="572"/>
    </w:p>
    <w:p w14:paraId="5EC12F02" w14:textId="1BB68524"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w:t>
      </w:r>
      <w:ins w:id="573" w:author="David Tsaava [2]" w:date="2018-05-24T14:45:00Z">
        <w:r w:rsidR="001E53D4">
          <w:t>,</w:t>
        </w:r>
      </w:ins>
      <w:r>
        <w:t xml:space="preserve"> </w:t>
      </w:r>
      <w:r w:rsidRPr="001E53D4">
        <w:rPr>
          <w:highlight w:val="red"/>
          <w:rPrChange w:id="574" w:author="David Tsaava [2]" w:date="2018-05-24T14:45:00Z">
            <w:rPr/>
          </w:rPrChange>
        </w:rPr>
        <w:t>mit dem Internet verbundener</w:t>
      </w:r>
      <w:r>
        <w:t xml:space="preserve">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w:t>
      </w:r>
      <w:r w:rsidRPr="001E53D4">
        <w:rPr>
          <w:highlight w:val="red"/>
          <w:rPrChange w:id="575" w:author="David Tsaava [2]" w:date="2018-05-24T14:46:00Z">
            <w:rPr/>
          </w:rPrChange>
        </w:rPr>
        <w:t>Neugestaltung</w:t>
      </w:r>
      <w:r>
        <w:t xml:space="preserve">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 xml:space="preserve">ASP.NET </w:t>
      </w:r>
      <w:commentRangeStart w:id="576"/>
      <w:r>
        <w:t xml:space="preserve">Core </w:t>
      </w:r>
      <w:commentRangeEnd w:id="576"/>
      <w:r w:rsidR="001E53D4">
        <w:rPr>
          <w:rStyle w:val="Kommentarzeichen"/>
          <w:rFonts w:ascii="Arial" w:hAnsi="Arial"/>
        </w:rPr>
        <w:commentReference w:id="576"/>
      </w:r>
      <w:r>
        <w:t>bietet die folgenden Vorteile:</w:t>
      </w:r>
    </w:p>
    <w:p w14:paraId="632DE925" w14:textId="77777777" w:rsidR="00325427" w:rsidRDefault="00325427" w:rsidP="003F1886">
      <w:pPr>
        <w:pStyle w:val="Textkrper"/>
        <w:numPr>
          <w:ilvl w:val="0"/>
          <w:numId w:val="24"/>
        </w:numPr>
      </w:pPr>
      <w:r>
        <w:t>Eine einheitliche Umgebung zum Erstellen der Webbenutzeroberfläche und von Web-APIs</w:t>
      </w:r>
    </w:p>
    <w:p w14:paraId="73561D62" w14:textId="77777777" w:rsidR="00325427" w:rsidRDefault="00325427" w:rsidP="003F1886">
      <w:pPr>
        <w:pStyle w:val="Textkrper"/>
        <w:numPr>
          <w:ilvl w:val="0"/>
          <w:numId w:val="24"/>
        </w:numPr>
      </w:pPr>
      <w:r>
        <w:t>Integration von modernen clientseitigen Frameworks und Entwicklungsworkflows</w:t>
      </w:r>
    </w:p>
    <w:p w14:paraId="2F4BA7E8" w14:textId="59CCDB64" w:rsidR="00325427" w:rsidRDefault="00325427" w:rsidP="003F1886">
      <w:pPr>
        <w:pStyle w:val="Textkrper"/>
        <w:numPr>
          <w:ilvl w:val="0"/>
          <w:numId w:val="24"/>
        </w:numPr>
      </w:pPr>
      <w:r>
        <w:t>Eine schlanke, leistungsstarke und modulare HTTP-Anforderungspipeline</w:t>
      </w:r>
      <w:r w:rsidR="00A9771B">
        <w:t xml:space="preserve"> </w:t>
      </w:r>
    </w:p>
    <w:p w14:paraId="04752981" w14:textId="77777777" w:rsidR="00325427" w:rsidRDefault="00325427" w:rsidP="003F1886">
      <w:pPr>
        <w:pStyle w:val="Textkrper"/>
        <w:numPr>
          <w:ilvl w:val="0"/>
          <w:numId w:val="25"/>
        </w:numPr>
      </w:pPr>
      <w:r>
        <w:t xml:space="preserve">Fähigkeit zur Erstellung und Ausführung unter Windows, </w:t>
      </w:r>
      <w:proofErr w:type="spellStart"/>
      <w:r>
        <w:t>macOS</w:t>
      </w:r>
      <w:proofErr w:type="spellEnd"/>
      <w:r>
        <w:t xml:space="preserve"> und Linux</w:t>
      </w:r>
    </w:p>
    <w:p w14:paraId="1DC5F283" w14:textId="77777777" w:rsidR="00325427" w:rsidRDefault="00325427" w:rsidP="003F1886">
      <w:pPr>
        <w:pStyle w:val="Textkrper"/>
        <w:numPr>
          <w:ilvl w:val="0"/>
          <w:numId w:val="25"/>
        </w:numPr>
      </w:pPr>
      <w:r>
        <w:t>Open Source und mit Fokus auf der Community</w:t>
      </w:r>
    </w:p>
    <w:p w14:paraId="50EC9D24" w14:textId="4C259493" w:rsidR="00325427" w:rsidRPr="00325427" w:rsidRDefault="00325427" w:rsidP="003F1886">
      <w:pPr>
        <w:pStyle w:val="Textkrper"/>
        <w:numPr>
          <w:ilvl w:val="0"/>
          <w:numId w:val="25"/>
        </w:numPr>
      </w:pPr>
      <w:r>
        <w:t xml:space="preserve">ASP.NET Core besteht vollständig aus </w:t>
      </w:r>
      <w:proofErr w:type="spellStart"/>
      <w:r>
        <w:t>NuGet</w:t>
      </w:r>
      <w:proofErr w:type="spellEnd"/>
      <w:r>
        <w:t xml:space="preserve">-Paketen. </w:t>
      </w:r>
    </w:p>
    <w:p w14:paraId="7D6482BB" w14:textId="7FE32DD0" w:rsidR="00D25E01" w:rsidRDefault="00D25E01" w:rsidP="00D25E01">
      <w:pPr>
        <w:pStyle w:val="TextkrperEinzug"/>
        <w:ind w:firstLine="0"/>
        <w:rPr>
          <w:lang w:val="de-DE"/>
        </w:rPr>
      </w:pPr>
      <w:r>
        <w:rPr>
          <w:lang w:val="de-DE"/>
        </w:rPr>
        <w:lastRenderedPageBreak/>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577" w:name="_Toc514837026"/>
      <w:r w:rsidR="00E73724">
        <w:t xml:space="preserve">Grundprinzipien von </w:t>
      </w:r>
      <w:r w:rsidR="00E73724" w:rsidRPr="000E5E65">
        <w:rPr>
          <w:i/>
        </w:rPr>
        <w:t>TopologyEditor</w:t>
      </w:r>
      <w:bookmarkEnd w:id="577"/>
    </w:p>
    <w:p w14:paraId="7E924457" w14:textId="1E27F625"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w:t>
      </w:r>
      <w:r w:rsidRPr="00297553">
        <w:rPr>
          <w:rFonts w:cs="Times New Roman"/>
          <w:highlight w:val="yellow"/>
          <w:lang w:val="de-DE"/>
          <w:rPrChange w:id="578" w:author="David Tsaava [2]" w:date="2018-05-25T09:15:00Z">
            <w:rPr>
              <w:rFonts w:cs="Times New Roman"/>
              <w:lang w:val="de-DE"/>
            </w:rPr>
          </w:rPrChange>
        </w:rPr>
        <w:t>zuerst</w:t>
      </w:r>
      <w:r>
        <w:rPr>
          <w:rFonts w:cs="Times New Roman"/>
          <w:lang w:val="de-DE"/>
        </w:rPr>
        <w:t xml:space="preserve">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r>
        <w:rPr>
          <w:rFonts w:cs="Times New Roman"/>
          <w:lang w:val="de-DE"/>
        </w:rPr>
        <w:t>Communication</w:t>
      </w:r>
      <w:ins w:id="579" w:author="David Tsaava [2]" w:date="2018-05-25T09:15:00Z">
        <w:r w:rsidR="00297553">
          <w:rPr>
            <w:rFonts w:cs="Times New Roman"/>
            <w:lang w:val="de-DE"/>
          </w:rPr>
          <w:t xml:space="preserve"> </w:t>
        </w:r>
      </w:ins>
      <w:r>
        <w:rPr>
          <w:rFonts w:cs="Times New Roman"/>
          <w:lang w:val="de-DE"/>
        </w:rPr>
        <w:t>Studio</w:t>
      </w:r>
      <w:r w:rsidRPr="00127189">
        <w:rPr>
          <w:rFonts w:cs="Times New Roman"/>
          <w:lang w:val="de-DE"/>
        </w:rPr>
        <w:t xml:space="preserve"> vorgestellt,</w:t>
      </w:r>
      <w:r>
        <w:rPr>
          <w:rFonts w:cs="Times New Roman"/>
          <w:lang w:val="de-DE"/>
        </w:rPr>
        <w:t xml:space="preserve"> danach werden Kernszenarien dargestellt</w:t>
      </w:r>
      <w:ins w:id="580" w:author="David Tsaava [2]" w:date="2018-05-25T09:16:00Z">
        <w:r w:rsidR="00297553">
          <w:rPr>
            <w:rFonts w:cs="Times New Roman"/>
            <w:lang w:val="de-DE"/>
          </w:rPr>
          <w:t>,</w:t>
        </w:r>
      </w:ins>
      <w:r>
        <w:rPr>
          <w:rFonts w:cs="Times New Roman"/>
          <w:lang w:val="de-DE"/>
        </w:rPr>
        <w:t xml:space="preserve">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ins w:id="581" w:author="David Tsaava [2]" w:date="2018-05-25T09:16:00Z">
        <w:r w:rsidR="00297553">
          <w:rPr>
            <w:rFonts w:cs="Times New Roman"/>
            <w:lang w:val="de-DE"/>
          </w:rPr>
          <w:t>-</w:t>
        </w:r>
      </w:ins>
      <w:del w:id="582" w:author="David Tsaava [2]" w:date="2018-05-25T09:16:00Z">
        <w:r w:rsidRPr="00127189" w:rsidDel="00297553">
          <w:rPr>
            <w:rFonts w:cs="Times New Roman"/>
            <w:lang w:val="de-DE"/>
          </w:rPr>
          <w:delText xml:space="preserve"> </w:delText>
        </w:r>
      </w:del>
      <w:r>
        <w:rPr>
          <w:rFonts w:cs="Times New Roman"/>
          <w:lang w:val="de-DE"/>
        </w:rPr>
        <w:t xml:space="preserve">Client </w:t>
      </w:r>
      <w:r w:rsidRPr="00127189">
        <w:rPr>
          <w:rFonts w:cs="Times New Roman"/>
          <w:lang w:val="de-DE"/>
        </w:rPr>
        <w:t xml:space="preserve">und </w:t>
      </w:r>
      <w:r>
        <w:rPr>
          <w:rFonts w:cs="Times New Roman"/>
          <w:lang w:val="de-DE"/>
        </w:rPr>
        <w:t>TopologyEditor</w:t>
      </w:r>
      <w:ins w:id="583" w:author="David Tsaava [2]" w:date="2018-05-25T09:16:00Z">
        <w:r w:rsidR="00297553">
          <w:rPr>
            <w:rFonts w:cs="Times New Roman"/>
            <w:lang w:val="de-DE"/>
          </w:rPr>
          <w:t>-</w:t>
        </w:r>
      </w:ins>
      <w:del w:id="584" w:author="David Tsaava [2]" w:date="2018-05-25T09:16:00Z">
        <w:r w:rsidRPr="00127189" w:rsidDel="00297553">
          <w:rPr>
            <w:rFonts w:cs="Times New Roman"/>
            <w:lang w:val="de-DE"/>
          </w:rPr>
          <w:delText xml:space="preserve"> </w:delText>
        </w:r>
      </w:del>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sidR="009D2C15">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585" w:name="_Toc514837027"/>
      <w:r>
        <w:t>FDT</w:t>
      </w:r>
      <w:bookmarkEnd w:id="585"/>
    </w:p>
    <w:p w14:paraId="69D48203" w14:textId="59528DEA" w:rsidR="00E73724" w:rsidRPr="00AE5709" w:rsidRDefault="00E73724" w:rsidP="00E73724">
      <w:pPr>
        <w:pStyle w:val="Textkrper"/>
      </w:pPr>
      <w:r w:rsidRPr="00AE5709">
        <w:t xml:space="preserve">FDT ist eine Technologie, die den Datenaustausch zwischen Feldgeräten und Automatisierungssystemen unterstützt. Die Technologie basiert auf einer </w:t>
      </w:r>
      <w:ins w:id="586" w:author="David Tsaava [2]" w:date="2018-05-25T09:17:00Z">
        <w:r w:rsidR="00297553">
          <w:t>Software-</w:t>
        </w:r>
      </w:ins>
      <w:r w:rsidRPr="00AE5709">
        <w:t xml:space="preserve">Schnittstellenspezifikation, die als IEC 62453 standardisiert ist. Die Spezifikation definiert zwei </w:t>
      </w:r>
      <w:r w:rsidRPr="00297553">
        <w:rPr>
          <w:highlight w:val="yellow"/>
          <w:rPrChange w:id="587" w:author="David Tsaava [2]" w:date="2018-05-25T09:17:00Z">
            <w:rPr/>
          </w:rPrChange>
        </w:rPr>
        <w:t>Hauptkonzepte</w:t>
      </w:r>
      <w:r w:rsidRPr="00AE5709">
        <w:t>: Device Typ</w:t>
      </w:r>
      <w:r>
        <w:t>e Manager (DTM) und Frame Applik</w:t>
      </w:r>
      <w:r w:rsidRPr="00AE5709">
        <w:t xml:space="preserve">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w:t>
      </w:r>
      <w:del w:id="588" w:author="David Tsaava [2]" w:date="2018-05-25T09:22:00Z">
        <w:r w:rsidRPr="00AE5709" w:rsidDel="00F81A5F">
          <w:delText>zusätzliche Kommunikati</w:delText>
        </w:r>
        <w:r w:rsidDel="00F81A5F">
          <w:delText>onsprotokollspezifikationen</w:delText>
        </w:r>
      </w:del>
      <w:ins w:id="589" w:author="David Tsaava [2]" w:date="2018-05-25T09:22:00Z">
        <w:r w:rsidR="00F81A5F">
          <w:t>entsprechende Annexe</w:t>
        </w:r>
      </w:ins>
      <w:r>
        <w:t xml:space="preserve"> z. B. für PROFINET und </w:t>
      </w:r>
      <w:r w:rsidRPr="00AE5709">
        <w:t>PROFIBUS</w:t>
      </w:r>
      <w:r>
        <w:t xml:space="preserve"> (siehe Abschnitt 3.4)</w:t>
      </w:r>
      <w:r w:rsidRPr="00AE5709">
        <w:t xml:space="preserve">, Ethernet IP, </w:t>
      </w:r>
      <w:proofErr w:type="spellStart"/>
      <w:r>
        <w:t>DeviceN</w:t>
      </w:r>
      <w:ins w:id="590" w:author="David Tsaava [2]" w:date="2018-05-25T09:39:00Z">
        <w:r w:rsidR="00584E21">
          <w:t>et</w:t>
        </w:r>
      </w:ins>
      <w:proofErr w:type="spellEnd"/>
      <w:del w:id="591" w:author="David Tsaava [2]" w:date="2018-05-25T09:39:00Z">
        <w:r w:rsidDel="00584E21">
          <w:delText>ET</w:delText>
        </w:r>
      </w:del>
      <w:r w:rsidRPr="00AE5709">
        <w:t xml:space="preserve">, HART und </w:t>
      </w:r>
      <w:proofErr w:type="spellStart"/>
      <w:r>
        <w:t>C</w:t>
      </w:r>
      <w:ins w:id="592" w:author="David Tsaava [2]" w:date="2018-05-25T09:39:00Z">
        <w:r w:rsidR="00584E21">
          <w:t>ANop</w:t>
        </w:r>
      </w:ins>
      <w:del w:id="593" w:author="David Tsaava [2]" w:date="2018-05-25T09:39:00Z">
        <w:r w:rsidDel="00584E21">
          <w:delText>anOP</w:delText>
        </w:r>
      </w:del>
      <w:r>
        <w:t>en</w:t>
      </w:r>
      <w:proofErr w:type="spellEnd"/>
      <w:r w:rsidRPr="00F81A5F">
        <w:rPr>
          <w:highlight w:val="red"/>
          <w:rPrChange w:id="594" w:author="David Tsaava [2]" w:date="2018-05-25T09:22:00Z">
            <w:rPr/>
          </w:rPrChange>
        </w:rPr>
        <w:t>)</w:t>
      </w:r>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17DDE8F0" w:rsidR="00E73724" w:rsidRDefault="00E73724" w:rsidP="00E73724">
      <w:pPr>
        <w:pStyle w:val="berschrift2"/>
      </w:pPr>
      <w:bookmarkStart w:id="595" w:name="_Toc514837028"/>
      <w:r w:rsidRPr="00584E21">
        <w:rPr>
          <w:highlight w:val="red"/>
          <w:rPrChange w:id="596" w:author="David Tsaava [2]" w:date="2018-05-25T09:42:00Z">
            <w:rPr/>
          </w:rPrChange>
        </w:rPr>
        <w:t>TopologyEditor</w:t>
      </w:r>
      <w:ins w:id="597" w:author="David Tsaava [2]" w:date="2018-05-25T09:40:00Z">
        <w:r w:rsidR="00584E21">
          <w:t>,</w:t>
        </w:r>
      </w:ins>
      <w:r>
        <w:t xml:space="preserve"> grundlegende Konzepte</w:t>
      </w:r>
      <w:bookmarkEnd w:id="595"/>
    </w:p>
    <w:p w14:paraId="673D0F4A" w14:textId="4B1B97E6" w:rsidR="00E73724" w:rsidRDefault="00E73724" w:rsidP="00E73724">
      <w:pPr>
        <w:pStyle w:val="Textkrper"/>
      </w:pPr>
      <w:r w:rsidRPr="00584E21">
        <w:rPr>
          <w:i/>
        </w:rPr>
        <w:t>WebTopologyEditor</w:t>
      </w:r>
      <w:r w:rsidRPr="00127189">
        <w:t xml:space="preserve"> ist nicht Teil des FDT2.0-Projekts. </w:t>
      </w:r>
      <w:r>
        <w:t>In d</w:t>
      </w:r>
      <w:r w:rsidRPr="00127189">
        <w:t xml:space="preserve">iesem Abschnitt </w:t>
      </w:r>
      <w:r>
        <w:t xml:space="preserve">werden die grundlegende Konzepte </w:t>
      </w:r>
      <w:ins w:id="598" w:author="David Tsaava [2]" w:date="2018-05-25T09:41:00Z">
        <w:r w:rsidR="00584E21">
          <w:t>für das</w:t>
        </w:r>
      </w:ins>
      <w:del w:id="599" w:author="David Tsaava [2]" w:date="2018-05-25T09:41:00Z">
        <w:r w:rsidDel="00584E21">
          <w:delText>von dem</w:delText>
        </w:r>
      </w:del>
      <w:r>
        <w:t xml:space="preserve"> Plug-In erklärt </w:t>
      </w:r>
      <w:r w:rsidRPr="00584E21">
        <w:rPr>
          <w:highlight w:val="red"/>
          <w:rPrChange w:id="600" w:author="David Tsaava [2]" w:date="2018-05-25T09:41:00Z">
            <w:rPr/>
          </w:rPrChange>
        </w:rPr>
        <w:t>und Leser 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r w:rsidRPr="00127189">
        <w:rPr>
          <w:i/>
        </w:rPr>
        <w:t>Communication</w:t>
      </w:r>
      <w:ins w:id="601" w:author="David Tsaava [2]" w:date="2018-05-25T09:41:00Z">
        <w:r w:rsidR="00584E21">
          <w:rPr>
            <w:i/>
          </w:rPr>
          <w:t xml:space="preserve"> </w:t>
        </w:r>
      </w:ins>
      <w:r w:rsidRPr="00127189">
        <w:rPr>
          <w:i/>
        </w:rPr>
        <w:t>Studio</w:t>
      </w:r>
      <w:r>
        <w:t xml:space="preserve"> </w:t>
      </w:r>
      <w:r w:rsidRPr="00127189">
        <w:t xml:space="preserve">kann </w:t>
      </w:r>
      <w:r>
        <w:t>TopologyEditor u</w:t>
      </w:r>
      <w:r w:rsidRPr="00127189">
        <w:t>n</w:t>
      </w:r>
      <w:r>
        <w:t xml:space="preserve">terstützen, um die </w:t>
      </w:r>
      <w:r w:rsidRPr="00584E21">
        <w:rPr>
          <w:highlight w:val="red"/>
          <w:rPrChange w:id="602" w:author="David Tsaava [2]" w:date="2018-05-25T09:42:00Z">
            <w:rPr/>
          </w:rPrChange>
        </w:rPr>
        <w:t>Datenquelle zu erzeugen</w:t>
      </w:r>
      <w:r>
        <w:t>.</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lastRenderedPageBreak/>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566E71E0" w:rsidR="00E73724" w:rsidRDefault="00E73724" w:rsidP="00E73724">
      <w:pPr>
        <w:pStyle w:val="TextkrperEinzug"/>
        <w:ind w:firstLine="0"/>
        <w:rPr>
          <w:lang w:val="de-DE"/>
        </w:rPr>
      </w:pPr>
      <w:r w:rsidRPr="00AE5709">
        <w:rPr>
          <w:lang w:val="de-DE"/>
        </w:rPr>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browserfähige Dokumente</w:t>
      </w:r>
      <w:ins w:id="603" w:author="David Tsaava [2]" w:date="2018-05-25T09:42:00Z">
        <w:r w:rsidR="00584E21">
          <w:rPr>
            <w:lang w:val="de-DE"/>
          </w:rPr>
          <w:t>n</w:t>
        </w:r>
      </w:ins>
      <w:r w:rsidRPr="00187FEE">
        <w:rPr>
          <w:lang w:val="de-DE"/>
        </w:rPr>
        <w:t xml:space="preserve"> </w:t>
      </w:r>
      <w:r w:rsidRPr="00AE5709">
        <w:rPr>
          <w:lang w:val="de-DE"/>
        </w:rPr>
        <w:t>mit Data-Access-Funktionalität</w:t>
      </w:r>
      <w:ins w:id="604" w:author="David Tsaava [2]" w:date="2018-05-25T09:42:00Z">
        <w:r w:rsidR="00584E21">
          <w:rPr>
            <w:lang w:val="de-DE"/>
          </w:rPr>
          <w:t>,</w:t>
        </w:r>
      </w:ins>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584E21">
        <w:rPr>
          <w:highlight w:val="yellow"/>
          <w:lang w:val="de-DE"/>
          <w:rPrChange w:id="605" w:author="David Tsaava [2]" w:date="2018-05-25T09:43:00Z">
            <w:rPr>
              <w:lang w:val="de-DE"/>
            </w:rPr>
          </w:rPrChange>
        </w:rPr>
        <w:t>browserfähige Dokument</w:t>
      </w:r>
      <w:r w:rsidRPr="00187FEE">
        <w:rPr>
          <w:lang w:val="de-DE"/>
        </w:rPr>
        <w:t xml:space="preserve"> </w:t>
      </w:r>
      <w:r w:rsidRPr="00AE5709">
        <w:rPr>
          <w:lang w:val="de-DE"/>
        </w:rPr>
        <w:t>integriert ist.</w:t>
      </w:r>
    </w:p>
    <w:p w14:paraId="42B51BC4" w14:textId="6EE4D5C1"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w:t>
      </w:r>
      <w:ins w:id="606" w:author="David Tsaava [2]" w:date="2018-05-25T09:43:00Z">
        <w:r w:rsidR="00584E21">
          <w:rPr>
            <w:lang w:val="de-DE"/>
          </w:rPr>
          <w:t>r</w:t>
        </w:r>
      </w:ins>
      <w:del w:id="607" w:author="David Tsaava [2]" w:date="2018-05-25T09:43:00Z">
        <w:r w:rsidRPr="00AE5709" w:rsidDel="00584E21">
          <w:rPr>
            <w:lang w:val="de-DE"/>
          </w:rPr>
          <w:delText>s</w:delText>
        </w:r>
      </w:del>
      <w:r w:rsidRPr="00AE5709">
        <w:rPr>
          <w:lang w:val="de-DE"/>
        </w:rPr>
        <w:t xml:space="preserve"> </w:t>
      </w:r>
      <w:r>
        <w:rPr>
          <w:lang w:val="de-DE"/>
        </w:rPr>
        <w:t>physikalischen Anordnung (Verknüpfungen</w:t>
      </w:r>
      <w:ins w:id="608" w:author="David Tsaava [2]" w:date="2018-05-25T09:43:00Z">
        <w:r w:rsidR="00584E21">
          <w:rPr>
            <w:lang w:val="de-DE"/>
          </w:rPr>
          <w:t>,</w:t>
        </w:r>
      </w:ins>
      <w:r>
        <w:rPr>
          <w:lang w:val="de-DE"/>
        </w:rPr>
        <w:t xml:space="preserve"> falls es zulässt) der protokollabhängige</w:t>
      </w:r>
      <w:ins w:id="609" w:author="David Tsaava [2]" w:date="2018-05-25T09:44:00Z">
        <w:r w:rsidR="00584E21">
          <w:rPr>
            <w:lang w:val="de-DE"/>
          </w:rPr>
          <w:t>n</w:t>
        </w:r>
      </w:ins>
      <w:r>
        <w:rPr>
          <w:lang w:val="de-DE"/>
        </w:rPr>
        <w:t xml:space="preserv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AC99F88" w:rsidR="00E73724" w:rsidRPr="00AE5709" w:rsidRDefault="00E73724" w:rsidP="00E73724">
      <w:pPr>
        <w:pStyle w:val="TextkrperEinzug"/>
        <w:ind w:firstLine="0"/>
        <w:rPr>
          <w:lang w:val="de-DE"/>
        </w:rPr>
      </w:pPr>
      <w:r w:rsidRPr="00AE5709">
        <w:rPr>
          <w:lang w:val="de-DE"/>
        </w:rPr>
        <w:t xml:space="preserve">Die </w:t>
      </w:r>
      <w:r w:rsidRPr="00584E21">
        <w:rPr>
          <w:highlight w:val="yellow"/>
          <w:lang w:val="de-DE"/>
          <w:rPrChange w:id="610" w:author="David Tsaava [2]" w:date="2018-05-25T09:44:00Z">
            <w:rPr>
              <w:lang w:val="de-DE"/>
            </w:rPr>
          </w:rPrChange>
        </w:rPr>
        <w:t>Spezifikationen</w:t>
      </w:r>
      <w:r w:rsidRPr="00AE5709">
        <w:rPr>
          <w:lang w:val="de-DE"/>
        </w:rPr>
        <w:t xml:space="preserve"> von </w:t>
      </w:r>
      <w:r w:rsidRPr="00A63576">
        <w:rPr>
          <w:i/>
        </w:rPr>
        <w:t>WebTopologyEditor</w:t>
      </w:r>
      <w:r>
        <w:rPr>
          <w:lang w:val="de-DE"/>
        </w:rPr>
        <w:t>-Server</w:t>
      </w:r>
      <w:r w:rsidRPr="00AE5709">
        <w:rPr>
          <w:lang w:val="de-DE"/>
        </w:rPr>
        <w:t xml:space="preserve"> basieren auf der Microsoft </w:t>
      </w:r>
      <w:r>
        <w:rPr>
          <w:lang w:val="de-DE"/>
        </w:rPr>
        <w:t>ASP</w:t>
      </w:r>
      <w:r w:rsidRPr="00584E21">
        <w:rPr>
          <w:highlight w:val="yellow"/>
          <w:lang w:val="de-DE"/>
          <w:rPrChange w:id="611" w:author="David Tsaava [2]" w:date="2018-05-25T09:45:00Z">
            <w:rPr>
              <w:lang w:val="de-DE"/>
            </w:rPr>
          </w:rPrChange>
        </w:rPr>
        <w:t>:</w:t>
      </w:r>
      <w:r>
        <w:rPr>
          <w:lang w:val="de-DE"/>
        </w:rPr>
        <w:t xml:space="preserve">NET </w:t>
      </w:r>
      <w:r w:rsidRPr="00AE5709">
        <w:rPr>
          <w:lang w:val="de-DE"/>
        </w:rPr>
        <w:t>Technologie</w:t>
      </w:r>
      <w:del w:id="612" w:author="David Tsaava [2]" w:date="2018-05-25T09:46:00Z">
        <w:r w:rsidDel="00584E21">
          <w:rPr>
            <w:lang w:val="de-DE"/>
          </w:rPr>
          <w:delText xml:space="preserve"> und</w:delText>
        </w:r>
      </w:del>
      <w:ins w:id="613" w:author="David Tsaava [2]" w:date="2018-05-25T09:46:00Z">
        <w:r w:rsidR="00584E21">
          <w:rPr>
            <w:lang w:val="de-DE"/>
          </w:rPr>
          <w:t>,</w:t>
        </w:r>
      </w:ins>
      <w:r>
        <w:rPr>
          <w:lang w:val="de-DE"/>
        </w:rPr>
        <w:t xml:space="preserve"> von </w:t>
      </w:r>
      <w:r w:rsidRPr="00A63576">
        <w:rPr>
          <w:i/>
        </w:rPr>
        <w:t>WebTopologyEditor</w:t>
      </w:r>
      <w:del w:id="614" w:author="David Tsaava [2]" w:date="2018-05-25T09:45:00Z">
        <w:r w:rsidRPr="00AE5709" w:rsidDel="00584E21">
          <w:rPr>
            <w:lang w:val="de-DE"/>
          </w:rPr>
          <w:delText xml:space="preserve"> </w:delText>
        </w:r>
        <w:r w:rsidDel="00584E21">
          <w:rPr>
            <w:lang w:val="de-DE"/>
          </w:rPr>
          <w:delText>–</w:delText>
        </w:r>
      </w:del>
      <w:ins w:id="615" w:author="David Tsaava [2]" w:date="2018-05-25T09:45:00Z">
        <w:r w:rsidR="00584E21">
          <w:rPr>
            <w:lang w:val="de-DE"/>
          </w:rPr>
          <w:t>-</w:t>
        </w:r>
      </w:ins>
      <w:r>
        <w:rPr>
          <w:lang w:val="de-DE"/>
        </w:rPr>
        <w:t xml:space="preserve">Client auf dem Google </w:t>
      </w:r>
      <w:r w:rsidRPr="00584E21">
        <w:rPr>
          <w:highlight w:val="yellow"/>
          <w:lang w:val="de-DE"/>
          <w:rPrChange w:id="616" w:author="David Tsaava [2]" w:date="2018-05-25T09:46:00Z">
            <w:rPr>
              <w:lang w:val="de-DE"/>
            </w:rPr>
          </w:rPrChange>
        </w:rPr>
        <w:t>Angular</w:t>
      </w:r>
      <w:ins w:id="617" w:author="David Tsaava [2]" w:date="2018-05-25T09:46:00Z">
        <w:r w:rsidR="00584E21" w:rsidRPr="00584E21">
          <w:rPr>
            <w:highlight w:val="yellow"/>
            <w:lang w:val="de-DE"/>
            <w:rPrChange w:id="618" w:author="David Tsaava [2]" w:date="2018-05-25T09:46:00Z">
              <w:rPr>
                <w:lang w:val="de-DE"/>
              </w:rPr>
            </w:rPrChange>
          </w:rPr>
          <w:t>-</w:t>
        </w:r>
      </w:ins>
      <w:del w:id="619" w:author="David Tsaava [2]" w:date="2018-05-25T09:46:00Z">
        <w:r w:rsidRPr="00584E21" w:rsidDel="00584E21">
          <w:rPr>
            <w:highlight w:val="yellow"/>
            <w:lang w:val="de-DE"/>
            <w:rPrChange w:id="620" w:author="David Tsaava [2]" w:date="2018-05-25T09:46:00Z">
              <w:rPr>
                <w:lang w:val="de-DE"/>
              </w:rPr>
            </w:rPrChange>
          </w:rPr>
          <w:delText xml:space="preserve"> –</w:delText>
        </w:r>
      </w:del>
      <w:r w:rsidRPr="00584E21">
        <w:rPr>
          <w:highlight w:val="yellow"/>
          <w:lang w:val="de-DE"/>
          <w:rPrChange w:id="621" w:author="David Tsaava [2]" w:date="2018-05-25T09:46:00Z">
            <w:rPr>
              <w:lang w:val="de-DE"/>
            </w:rPr>
          </w:rPrChange>
        </w:rPr>
        <w:t>Technologie</w:t>
      </w:r>
      <w:r>
        <w:rPr>
          <w:lang w:val="de-DE"/>
        </w:rPr>
        <w:t xml:space="preserve"> </w:t>
      </w:r>
      <w:r w:rsidRPr="00AE5709">
        <w:rPr>
          <w:lang w:val="de-DE"/>
        </w:rPr>
        <w:t xml:space="preserve">für die Kommunikation zwischen Softwarekomponenten verschiedener Hersteller. Daher sind der </w:t>
      </w:r>
      <w:r w:rsidRPr="00A63576">
        <w:rPr>
          <w:i/>
        </w:rPr>
        <w:t>WebTopologyEditor</w:t>
      </w:r>
      <w:del w:id="622" w:author="David Tsaava [2]" w:date="2018-05-25T09:46:00Z">
        <w:r w:rsidRPr="00AE5709" w:rsidDel="00584E21">
          <w:rPr>
            <w:lang w:val="de-DE"/>
          </w:rPr>
          <w:delText xml:space="preserve"> </w:delText>
        </w:r>
      </w:del>
      <w:r w:rsidRPr="00AE5709">
        <w:rPr>
          <w:lang w:val="de-DE"/>
        </w:rPr>
        <w:t xml:space="preserve">-Server und die Clients </w:t>
      </w:r>
      <w:r>
        <w:rPr>
          <w:lang w:val="de-DE"/>
        </w:rPr>
        <w:t xml:space="preserve">nicht </w:t>
      </w:r>
      <w:r w:rsidRPr="00584E21">
        <w:rPr>
          <w:strike/>
          <w:lang w:val="de-DE"/>
          <w:rPrChange w:id="623" w:author="David Tsaava [2]" w:date="2018-05-25T09:47:00Z">
            <w:rPr>
              <w:lang w:val="de-DE"/>
            </w:rPr>
          </w:rPrChange>
        </w:rPr>
        <w:t>nur</w:t>
      </w:r>
      <w:r>
        <w:rPr>
          <w:lang w:val="de-DE"/>
        </w:rPr>
        <w:t xml:space="preserve"> </w:t>
      </w:r>
      <w:r w:rsidRPr="00AE5709">
        <w:rPr>
          <w:lang w:val="de-DE"/>
        </w:rPr>
        <w:t>auf Windows-basierte Aut</w:t>
      </w:r>
      <w:r>
        <w:rPr>
          <w:lang w:val="de-DE"/>
        </w:rPr>
        <w:t>omatisierungssysteme beschränkt</w:t>
      </w:r>
      <w:ins w:id="624" w:author="David Tsaava [2]" w:date="2018-05-25T09:47:00Z">
        <w:r w:rsidR="00584E21">
          <w:rPr>
            <w:lang w:val="de-DE"/>
          </w:rPr>
          <w:t>, sie sind für</w:t>
        </w:r>
      </w:ins>
      <w:del w:id="625" w:author="David Tsaava [2]" w:date="2018-05-25T09:47:00Z">
        <w:r w:rsidDel="00584E21">
          <w:rPr>
            <w:lang w:val="de-DE"/>
          </w:rPr>
          <w:delText xml:space="preserve"> aber a</w:delText>
        </w:r>
      </w:del>
      <w:del w:id="626" w:author="David Tsaava [2]" w:date="2018-05-25T09:48:00Z">
        <w:r w:rsidDel="00584E21">
          <w:rPr>
            <w:lang w:val="de-DE"/>
          </w:rPr>
          <w:delText>uch auf</w:delText>
        </w:r>
      </w:del>
      <w:r>
        <w:rPr>
          <w:lang w:val="de-DE"/>
        </w:rPr>
        <w:t xml:space="preserve"> Web-Anwendung </w:t>
      </w:r>
      <w:ins w:id="627" w:author="David Tsaava [2]" w:date="2018-05-25T09:48:00Z">
        <w:r w:rsidR="00584E21">
          <w:rPr>
            <w:lang w:val="de-DE"/>
          </w:rPr>
          <w:t>auch einsetzbar</w:t>
        </w:r>
      </w:ins>
      <w:del w:id="628" w:author="David Tsaava [2]" w:date="2018-05-25T09:48:00Z">
        <w:r w:rsidDel="00584E21">
          <w:rPr>
            <w:lang w:val="de-DE"/>
          </w:rPr>
          <w:delText>möglich</w:delText>
        </w:r>
      </w:del>
      <w:ins w:id="629" w:author="David Tsaava [2]" w:date="2018-05-25T09:48:00Z">
        <w:r w:rsidR="00584E21">
          <w:rPr>
            <w:lang w:val="de-DE"/>
          </w:rPr>
          <w:t>.</w:t>
        </w:r>
      </w:ins>
    </w:p>
    <w:p w14:paraId="781EDE1D" w14:textId="7FBB59B4"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proofErr w:type="spellStart"/>
      <w:r>
        <w:rPr>
          <w:lang w:val="de-DE"/>
        </w:rPr>
        <w:t>DtmWebApi</w:t>
      </w:r>
      <w:proofErr w:type="spellEnd"/>
      <w:r w:rsidRPr="00AE5709">
        <w:rPr>
          <w:lang w:val="de-DE"/>
        </w:rPr>
        <w:t>-Klassenspezifikationen</w:t>
      </w:r>
      <w:r>
        <w:rPr>
          <w:lang w:val="de-DE"/>
        </w:rPr>
        <w:t xml:space="preserve"> (mehr dazu Abschnitt 5.2)</w:t>
      </w:r>
      <w:ins w:id="630" w:author="David Tsaava [2]" w:date="2018-05-25T09:48:00Z">
        <w:r w:rsidR="00584E21">
          <w:rPr>
            <w:lang w:val="de-DE"/>
          </w:rPr>
          <w:t>,</w:t>
        </w:r>
      </w:ins>
      <w:r>
        <w:rPr>
          <w:lang w:val="de-DE"/>
        </w:rPr>
        <w:t xml:space="preserve">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del w:id="631" w:author="David Tsaava [2]" w:date="2018-05-25T09:48:00Z">
        <w:r w:rsidRPr="00AE5709" w:rsidDel="00065C6B">
          <w:rPr>
            <w:lang w:val="de-DE"/>
          </w:rPr>
          <w:delText xml:space="preserve"> </w:delText>
        </w:r>
      </w:del>
      <w:r w:rsidRPr="00AE5709">
        <w:rPr>
          <w:lang w:val="de-DE"/>
        </w:rPr>
        <w:t>-Netzwerkkommunikationsteil definiert Mechanismen, die für verschiedene Anwendungsfälle optimiert sind.</w:t>
      </w:r>
    </w:p>
    <w:p w14:paraId="3DEDBE53" w14:textId="71E10BFD"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 xml:space="preserve">-Protokoll für </w:t>
      </w:r>
      <w:del w:id="632" w:author="David Tsaava [2]" w:date="2018-05-25T09:49:00Z">
        <w:r w:rsidRPr="00AE5709" w:rsidDel="00065C6B">
          <w:rPr>
            <w:lang w:val="de-DE"/>
          </w:rPr>
          <w:delText>hochperformante</w:delText>
        </w:r>
      </w:del>
      <w:ins w:id="633" w:author="David Tsaava [2]" w:date="2018-05-25T09:49:00Z">
        <w:r w:rsidR="00065C6B" w:rsidRPr="00AE5709">
          <w:rPr>
            <w:lang w:val="de-DE"/>
          </w:rPr>
          <w:t>hoch performante</w:t>
        </w:r>
      </w:ins>
      <w:r w:rsidRPr="00AE5709">
        <w:rPr>
          <w:lang w:val="de-DE"/>
        </w:rPr>
        <w:t xml:space="preserv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3BCFC165"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del w:id="634" w:author="David Tsaava [2]" w:date="2018-05-25T09:49:00Z">
        <w:r w:rsidRPr="004F07C1" w:rsidDel="00065C6B">
          <w:rPr>
            <w:lang w:val="de-DE"/>
          </w:rPr>
          <w:delText xml:space="preserve"> </w:delText>
        </w:r>
      </w:del>
      <w:r w:rsidRPr="004F07C1">
        <w:rPr>
          <w:lang w:val="de-DE"/>
        </w:rPr>
        <w:t xml:space="preserve">-Modell bietet eine Standardmethode für Server, um Objekte </w:t>
      </w:r>
      <w:ins w:id="635" w:author="David Tsaava [2]" w:date="2018-05-25T09:50:00Z">
        <w:r w:rsidR="00065C6B">
          <w:rPr>
            <w:lang w:val="de-DE"/>
          </w:rPr>
          <w:t xml:space="preserve">den </w:t>
        </w:r>
      </w:ins>
      <w:r w:rsidRPr="004F07C1">
        <w:rPr>
          <w:lang w:val="de-DE"/>
        </w:rPr>
        <w:t xml:space="preserve">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065C6B">
        <w:rPr>
          <w:i/>
          <w:highlight w:val="yellow"/>
          <w:lang w:val="de-DE"/>
          <w:rPrChange w:id="636" w:author="David Tsaava [2]" w:date="2018-05-25T09:50:00Z">
            <w:rPr>
              <w:i/>
              <w:lang w:val="de-DE"/>
            </w:rPr>
          </w:rPrChange>
        </w:rPr>
        <w:t>WebTopologyEditor</w:t>
      </w:r>
      <w:r w:rsidRPr="00065C6B">
        <w:rPr>
          <w:highlight w:val="yellow"/>
          <w:lang w:val="de-DE"/>
          <w:rPrChange w:id="637" w:author="David Tsaava [2]" w:date="2018-05-25T09:50:00Z">
            <w:rPr>
              <w:lang w:val="de-DE"/>
            </w:rPr>
          </w:rPrChange>
        </w:rPr>
        <w:t xml:space="preserve"> Server Clients zur Verfügung stellt</w:t>
      </w:r>
      <w:r w:rsidRPr="004F07C1">
        <w:rPr>
          <w:lang w:val="de-DE"/>
        </w:rPr>
        <w:t xml:space="preserve">, werden hier als </w:t>
      </w:r>
      <w:proofErr w:type="spellStart"/>
      <w:r w:rsidRPr="004F07C1">
        <w:rPr>
          <w:lang w:val="de-DE"/>
        </w:rPr>
        <w:t>Topology</w:t>
      </w:r>
      <w:proofErr w:type="spellEnd"/>
      <w:r w:rsidRPr="004F07C1">
        <w:rPr>
          <w:lang w:val="de-DE"/>
        </w:rPr>
        <w:t xml:space="preserve"> bezeichnet. Die Elemente des </w:t>
      </w:r>
      <w:r w:rsidRPr="004F07C1">
        <w:rPr>
          <w:i/>
          <w:lang w:val="de-DE"/>
        </w:rPr>
        <w:t>WebTopologyEditor</w:t>
      </w:r>
      <w:del w:id="638" w:author="David Tsaava [2]" w:date="2018-05-25T09:50:00Z">
        <w:r w:rsidRPr="004F07C1" w:rsidDel="00065C6B">
          <w:rPr>
            <w:lang w:val="de-DE"/>
          </w:rPr>
          <w:delText xml:space="preserve"> </w:delText>
        </w:r>
      </w:del>
      <w:r w:rsidRPr="004F07C1">
        <w:rPr>
          <w:lang w:val="de-DE"/>
        </w:rPr>
        <w:t xml:space="preserve">-Objektmodells werden im </w:t>
      </w:r>
      <w:proofErr w:type="spellStart"/>
      <w:r w:rsidRPr="004F07C1">
        <w:rPr>
          <w:lang w:val="de-DE"/>
        </w:rPr>
        <w:t>Topology</w:t>
      </w:r>
      <w:proofErr w:type="spellEnd"/>
      <w:r w:rsidRPr="004F07C1">
        <w:rPr>
          <w:lang w:val="de-DE"/>
        </w:rPr>
        <w:t xml:space="preserve">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24295122"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w:t>
      </w:r>
      <w:proofErr w:type="spellStart"/>
      <w:r w:rsidRPr="004F07C1">
        <w:rPr>
          <w:lang w:val="de-DE"/>
        </w:rPr>
        <w:t>Topology</w:t>
      </w:r>
      <w:proofErr w:type="spellEnd"/>
      <w:del w:id="639" w:author="David Tsaava [2]" w:date="2018-05-25T09:51:00Z">
        <w:r w:rsidRPr="004F07C1" w:rsidDel="00065C6B">
          <w:rPr>
            <w:lang w:val="de-DE"/>
          </w:rPr>
          <w:delText xml:space="preserve"> </w:delText>
        </w:r>
      </w:del>
      <w:r w:rsidRPr="004F07C1">
        <w:rPr>
          <w:lang w:val="de-DE"/>
        </w:rPr>
        <w:t xml:space="preserve">-Komponenten. Die Klassen sind Objekte, die Geräte, Controller und Kommunikationsinfrastrukturgeräte repräsentieren. Jede </w:t>
      </w:r>
      <w:r>
        <w:rPr>
          <w:lang w:val="de-DE"/>
        </w:rPr>
        <w:t>Knoten-Klassen und Verbindung</w:t>
      </w:r>
      <w:ins w:id="640" w:author="David Tsaava [2]" w:date="2018-05-25T09:51:00Z">
        <w:r w:rsidR="00065C6B">
          <w:rPr>
            <w:lang w:val="de-DE"/>
          </w:rPr>
          <w:t>s</w:t>
        </w:r>
      </w:ins>
      <w:r>
        <w:rPr>
          <w:lang w:val="de-DE"/>
        </w:rPr>
        <w:t>-Klassen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39761370" w:rsidR="00E73724" w:rsidRDefault="00E73724" w:rsidP="00E73724">
      <w:pPr>
        <w:pStyle w:val="TextkrperEinzug"/>
        <w:ind w:firstLine="0"/>
        <w:rPr>
          <w:lang w:val="de-DE"/>
        </w:rPr>
      </w:pPr>
      <w:r w:rsidRPr="00127189">
        <w:rPr>
          <w:lang w:val="de-DE"/>
        </w:rPr>
        <w:t xml:space="preserve">In einem Multiclient-Szenario ist die </w:t>
      </w:r>
      <w:r w:rsidRPr="00127189">
        <w:rPr>
          <w:i/>
          <w:lang w:val="de-DE"/>
        </w:rPr>
        <w:t>Communication</w:t>
      </w:r>
      <w:ins w:id="641" w:author="David Tsaava [2]" w:date="2018-05-25T09:51:00Z">
        <w:r w:rsidR="00065C6B">
          <w:rPr>
            <w:i/>
            <w:lang w:val="de-DE"/>
          </w:rPr>
          <w:t xml:space="preserve"> </w:t>
        </w:r>
      </w:ins>
      <w:r w:rsidRPr="00127189">
        <w:rPr>
          <w:i/>
          <w:lang w:val="de-DE"/>
        </w:rPr>
        <w:t>Studio</w:t>
      </w:r>
      <w:r w:rsidRPr="00127189">
        <w:rPr>
          <w:lang w:val="de-DE"/>
        </w:rPr>
        <w:t xml:space="preserve"> für die Verwaltung des Zugriffs auf die DTMs zuständig. </w:t>
      </w:r>
      <w:r>
        <w:rPr>
          <w:lang w:val="de-DE"/>
        </w:rPr>
        <w:t xml:space="preserve"> </w:t>
      </w:r>
    </w:p>
    <w:p w14:paraId="33635C86" w14:textId="77777777" w:rsidR="00AA23CD" w:rsidRDefault="00AA23CD" w:rsidP="00E73724">
      <w:pPr>
        <w:pStyle w:val="TextkrperEinzug"/>
        <w:ind w:firstLine="0"/>
        <w:rPr>
          <w:lang w:val="de-DE"/>
        </w:rPr>
      </w:pPr>
    </w:p>
    <w:p w14:paraId="5D3C6EF6" w14:textId="7D1770E6"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r>
        <w:rPr>
          <w:lang w:val="de-DE"/>
        </w:rPr>
        <w:t>Communication</w:t>
      </w:r>
      <w:ins w:id="642" w:author="David Tsaava [2]" w:date="2018-05-25T09:54:00Z">
        <w:r w:rsidR="00065C6B">
          <w:rPr>
            <w:lang w:val="de-DE"/>
          </w:rPr>
          <w:t xml:space="preserve"> </w:t>
        </w:r>
      </w:ins>
      <w:r>
        <w:rPr>
          <w:lang w:val="de-DE"/>
        </w:rPr>
        <w:t>Studio</w:t>
      </w:r>
      <w:r w:rsidRPr="00127189">
        <w:rPr>
          <w:lang w:val="de-DE"/>
        </w:rPr>
        <w:t xml:space="preserve"> auftreten. Diese Szenarien umfassen d</w:t>
      </w:r>
      <w:ins w:id="643" w:author="David Tsaava [2]" w:date="2018-05-25T09:54:00Z">
        <w:r w:rsidR="00065C6B">
          <w:rPr>
            <w:lang w:val="de-DE"/>
          </w:rPr>
          <w:t>ie</w:t>
        </w:r>
      </w:ins>
      <w:del w:id="644" w:author="David Tsaava [2]" w:date="2018-05-25T09:54:00Z">
        <w:r w:rsidRPr="00127189" w:rsidDel="00065C6B">
          <w:rPr>
            <w:lang w:val="de-DE"/>
          </w:rPr>
          <w:delText>as</w:delText>
        </w:r>
      </w:del>
      <w:r w:rsidRPr="00127189">
        <w:rPr>
          <w:lang w:val="de-DE"/>
        </w:rPr>
        <w:t xml:space="preserve">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ins w:id="645" w:author="David Tsaava [2]" w:date="2018-05-25T09:54:00Z">
        <w:r w:rsidR="00065C6B">
          <w:rPr>
            <w:lang w:val="de-DE"/>
          </w:rPr>
          <w:t>n</w:t>
        </w:r>
      </w:ins>
      <w:r w:rsidRPr="00127189">
        <w:rPr>
          <w:lang w:val="de-DE"/>
        </w:rPr>
        <w:t xml:space="preserve">, das Laden von </w:t>
      </w:r>
      <w:r>
        <w:rPr>
          <w:lang w:val="de-DE"/>
        </w:rPr>
        <w:lastRenderedPageBreak/>
        <w:t>XML-</w:t>
      </w:r>
      <w:ins w:id="646" w:author="David Tsaava [2]" w:date="2018-05-25T09:55:00Z">
        <w:r w:rsidR="00065C6B">
          <w:rPr>
            <w:lang w:val="de-DE"/>
          </w:rPr>
          <w:t xml:space="preserve">Beschreibung der </w:t>
        </w:r>
      </w:ins>
      <w:r>
        <w:rPr>
          <w:lang w:val="de-DE"/>
        </w:rPr>
        <w:t xml:space="preserve">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w:t>
      </w:r>
      <w:r w:rsidRPr="00065C6B">
        <w:rPr>
          <w:highlight w:val="red"/>
          <w:lang w:val="de-DE"/>
          <w:rPrChange w:id="647" w:author="David Tsaava [2]" w:date="2018-05-25T09:55:00Z">
            <w:rPr>
              <w:lang w:val="de-DE"/>
            </w:rPr>
          </w:rPrChange>
        </w:rPr>
        <w:t>gerätspezifischer Device</w:t>
      </w:r>
      <w:r>
        <w:rPr>
          <w:lang w:val="de-DE"/>
        </w:rPr>
        <w:t xml:space="preserv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406F8201" w14:textId="77777777" w:rsidR="00E73724" w:rsidRDefault="00E73724" w:rsidP="00E73724">
      <w:pPr>
        <w:pStyle w:val="TextkrperEinzug"/>
        <w:ind w:firstLine="0"/>
        <w:rPr>
          <w:lang w:val="de-DE"/>
        </w:rPr>
      </w:pPr>
      <w:r>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824355"/>
                    </a:xfrm>
                    <a:prstGeom prst="rect">
                      <a:avLst/>
                    </a:prstGeom>
                  </pic:spPr>
                </pic:pic>
              </a:graphicData>
            </a:graphic>
          </wp:inline>
        </w:drawing>
      </w:r>
    </w:p>
    <w:p w14:paraId="5C97195A" w14:textId="77777777" w:rsidR="00AA23CD" w:rsidRDefault="00AA23CD" w:rsidP="00E73724">
      <w:pPr>
        <w:pStyle w:val="TextkrperEinzug"/>
        <w:ind w:firstLine="0"/>
        <w:rPr>
          <w:lang w:val="de-DE"/>
        </w:rPr>
      </w:pPr>
    </w:p>
    <w:p w14:paraId="458E2BFA" w14:textId="0CD182E4" w:rsidR="00E73724" w:rsidRDefault="00E73724" w:rsidP="00E73724">
      <w:pPr>
        <w:pStyle w:val="TextkrperEinzug"/>
        <w:ind w:firstLine="0"/>
        <w:rPr>
          <w:lang w:val="de-DE"/>
        </w:rPr>
      </w:pPr>
      <w:r w:rsidRPr="00065C6B">
        <w:rPr>
          <w:highlight w:val="yellow"/>
          <w:lang w:val="de-DE"/>
          <w:rPrChange w:id="648" w:author="David Tsaava [2]" w:date="2018-05-25T09:55:00Z">
            <w:rPr>
              <w:lang w:val="de-DE"/>
            </w:rPr>
          </w:rPrChange>
        </w:rPr>
        <w:t>In Laufe der Applikation</w:t>
      </w:r>
      <w:r>
        <w:rPr>
          <w:lang w:val="de-DE"/>
        </w:rPr>
        <w:t xml:space="preserve">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11500632" w:rsidR="00E73724" w:rsidRDefault="00E73724" w:rsidP="00E73724">
      <w:pPr>
        <w:pStyle w:val="TextkrperEinzug"/>
        <w:ind w:firstLine="0"/>
        <w:rPr>
          <w:lang w:val="de-DE"/>
        </w:rPr>
      </w:pPr>
      <w:r>
        <w:rPr>
          <w:lang w:val="de-DE"/>
        </w:rPr>
        <w:t>Die generierten Daten werden als JSON-Datei dargestellt. Der Zweck einer JSON-Datei besteht darin</w:t>
      </w:r>
      <w:ins w:id="649" w:author="David Tsaava [2]" w:date="2018-05-25T09:56:00Z">
        <w:r w:rsidR="00065C6B">
          <w:rPr>
            <w:lang w:val="de-DE"/>
          </w:rPr>
          <w:t>,</w:t>
        </w:r>
      </w:ins>
      <w:r>
        <w:rPr>
          <w:lang w:val="de-DE"/>
        </w:rPr>
        <w:t xml:space="preserve">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46D27043" w:rsidR="00E73724" w:rsidRPr="00127189" w:rsidRDefault="00E73724" w:rsidP="00E73724">
      <w:pPr>
        <w:pStyle w:val="TextkrperEinzug"/>
        <w:ind w:firstLine="0"/>
        <w:rPr>
          <w:lang w:val="de-DE"/>
        </w:rPr>
      </w:pP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650" w:name="_Ref506034260"/>
      <w:bookmarkStart w:id="651" w:name="_Toc514837029"/>
      <w:r w:rsidRPr="0070563D">
        <w:t>Datendarstellung (Prozessdaten, Bedienungsdaten)</w:t>
      </w:r>
      <w:bookmarkEnd w:id="650"/>
      <w:bookmarkEnd w:id="651"/>
    </w:p>
    <w:p w14:paraId="1C209994" w14:textId="6DC824D3" w:rsidR="00E73724" w:rsidRDefault="00E73724" w:rsidP="00E73724">
      <w:pPr>
        <w:pStyle w:val="Textkrper"/>
      </w:pPr>
      <w:r>
        <w:t xml:space="preserve">Das Konzept des TopologyEditor soll prinzipiell die physikalische Netzstruktur </w:t>
      </w:r>
      <w:r w:rsidRPr="00065C6B">
        <w:rPr>
          <w:highlight w:val="yellow"/>
          <w:rPrChange w:id="652" w:author="David Tsaava [2]" w:date="2018-05-25T09:56:00Z">
            <w:rPr/>
          </w:rPrChange>
        </w:rPr>
        <w:t>einer industriellen Kommunikation</w:t>
      </w:r>
      <w:r>
        <w:t xml:space="preserve"> auf einer Schnittstelle (Laptop Mobile Geräte) bereitstellen.</w:t>
      </w:r>
    </w:p>
    <w:p w14:paraId="29B07A70" w14:textId="77777777" w:rsidR="00E73724" w:rsidRDefault="00E73724" w:rsidP="00E73724">
      <w:pPr>
        <w:pStyle w:val="TextkrperEinzug"/>
        <w:ind w:firstLine="0"/>
        <w:rPr>
          <w:lang w:val="de-DE"/>
        </w:rPr>
      </w:pPr>
    </w:p>
    <w:p w14:paraId="7255F2F3" w14:textId="145FAE51" w:rsidR="00E73724" w:rsidRDefault="00E73724" w:rsidP="00E73724">
      <w:pPr>
        <w:pStyle w:val="TextkrperEinzug"/>
        <w:ind w:firstLine="0"/>
        <w:rPr>
          <w:lang w:val="de-DE"/>
        </w:rPr>
      </w:pPr>
      <w:r>
        <w:rPr>
          <w:lang w:val="de-DE"/>
        </w:rPr>
        <w:t xml:space="preserve">Um grundlegende Konzepte erklären zu können, betrachten wir </w:t>
      </w:r>
      <w:del w:id="653" w:author="David Tsaava [2]" w:date="2018-05-25T09:56:00Z">
        <w:r w:rsidDel="00065C6B">
          <w:rPr>
            <w:lang w:val="de-DE"/>
          </w:rPr>
          <w:delText>in dem</w:delText>
        </w:r>
      </w:del>
      <w:ins w:id="654" w:author="David Tsaava [2]" w:date="2018-05-25T09:56:00Z">
        <w:r w:rsidR="00065C6B">
          <w:rPr>
            <w:lang w:val="de-DE"/>
          </w:rPr>
          <w:t>im</w:t>
        </w:r>
      </w:ins>
      <w:r>
        <w:rPr>
          <w:lang w:val="de-DE"/>
        </w:rPr>
        <w:t xml:space="preserve"> folgenden Abschnitt eine Mini-Topologie, die nur aus 2 Knoten und eine</w:t>
      </w:r>
      <w:ins w:id="655" w:author="David Tsaava [2]" w:date="2018-05-25T09:57:00Z">
        <w:r w:rsidR="00065C6B">
          <w:rPr>
            <w:lang w:val="de-DE"/>
          </w:rPr>
          <w:t>r</w:t>
        </w:r>
      </w:ins>
      <w:r>
        <w:rPr>
          <w:lang w:val="de-DE"/>
        </w:rPr>
        <w:t xml:space="preserve"> Kante besteht.</w:t>
      </w:r>
    </w:p>
    <w:p w14:paraId="6656536E" w14:textId="77777777" w:rsidR="00E73724" w:rsidRDefault="00E73724" w:rsidP="00E73724">
      <w:pPr>
        <w:pStyle w:val="TextkrperEinzug"/>
        <w:ind w:firstLine="0"/>
        <w:rPr>
          <w:lang w:val="de-DE"/>
        </w:rPr>
      </w:pPr>
    </w:p>
    <w:p w14:paraId="18CB863E" w14:textId="1722C0A5" w:rsidR="00E73724" w:rsidRPr="00E60335" w:rsidRDefault="00E73724" w:rsidP="00E73724">
      <w:pPr>
        <w:pStyle w:val="TextkrperEinzug"/>
        <w:ind w:firstLine="0"/>
        <w:rPr>
          <w:lang w:val="de-DE"/>
        </w:rPr>
      </w:pPr>
      <w:r w:rsidRPr="00E60335">
        <w:rPr>
          <w:lang w:val="de-DE"/>
        </w:rPr>
        <w:t>Es enthält 2 Knoten und eine Kante: jede</w:t>
      </w:r>
      <w:del w:id="656" w:author="David Tsaava [2]" w:date="2018-05-25T09:58:00Z">
        <w:r w:rsidRPr="00E60335" w:rsidDel="00065C6B">
          <w:rPr>
            <w:lang w:val="de-DE"/>
          </w:rPr>
          <w:delText>n</w:delText>
        </w:r>
      </w:del>
      <w:ins w:id="657" w:author="David Tsaava [2]" w:date="2018-05-25T09:58:00Z">
        <w:r w:rsidR="00065C6B">
          <w:rPr>
            <w:lang w:val="de-DE"/>
          </w:rPr>
          <w:t>r</w:t>
        </w:r>
      </w:ins>
      <w:r w:rsidRPr="00E60335">
        <w:rPr>
          <w:lang w:val="de-DE"/>
        </w:rPr>
        <w:t xml:space="preserve">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994785"/>
                    </a:xfrm>
                    <a:prstGeom prst="rect">
                      <a:avLst/>
                    </a:prstGeom>
                  </pic:spPr>
                </pic:pic>
              </a:graphicData>
            </a:graphic>
          </wp:inline>
        </w:drawing>
      </w:r>
    </w:p>
    <w:p w14:paraId="6D58010D" w14:textId="5417F7CA" w:rsidR="00E73724" w:rsidRPr="00992B46" w:rsidRDefault="00E73724" w:rsidP="00E73724">
      <w:pPr>
        <w:pStyle w:val="Beschriftung"/>
        <w:jc w:val="both"/>
      </w:pPr>
      <w:bookmarkStart w:id="658" w:name="_Toc511225567"/>
      <w:r>
        <w:t xml:space="preserve">Abbildung </w:t>
      </w:r>
      <w:fldSimple w:instr=" SEQ Abbildung \* ARABIC ">
        <w:r w:rsidR="009D2C15">
          <w:rPr>
            <w:noProof/>
          </w:rPr>
          <w:t>11</w:t>
        </w:r>
      </w:fldSimple>
      <w:r>
        <w:t xml:space="preserve">: </w:t>
      </w:r>
      <w:r w:rsidRPr="008D30DC">
        <w:t>Die Output JSON-Dateien für die Mini-Topologie</w:t>
      </w:r>
      <w:bookmarkEnd w:id="658"/>
    </w:p>
    <w:p w14:paraId="642D4D27" w14:textId="09BBF0F5" w:rsidR="00E73724" w:rsidRDefault="00E73724" w:rsidP="00E73724">
      <w:pPr>
        <w:pStyle w:val="Textkrper"/>
      </w:pPr>
      <w:r>
        <w:t>Das Output des Scan</w:t>
      </w:r>
      <w:ins w:id="659" w:author="David Tsaava [2]" w:date="2018-05-25T09:58:00Z">
        <w:r w:rsidR="00065C6B">
          <w:t>-</w:t>
        </w:r>
      </w:ins>
      <w:del w:id="660" w:author="David Tsaava [2]" w:date="2018-05-25T09:58:00Z">
        <w:r w:rsidDel="00065C6B">
          <w:delText xml:space="preserve"> </w:delText>
        </w:r>
      </w:del>
      <w:r>
        <w:t>Mechanismus besteht aus eine</w:t>
      </w:r>
      <w:ins w:id="661" w:author="David Tsaava [2]" w:date="2018-05-25T10:01:00Z">
        <w:r w:rsidR="00594B88">
          <w:t>m</w:t>
        </w:r>
      </w:ins>
      <w:del w:id="662" w:author="David Tsaava [2]" w:date="2018-05-25T10:01:00Z">
        <w:r w:rsidDel="00594B88">
          <w:delText>n</w:delText>
        </w:r>
      </w:del>
      <w:r>
        <w:t xml:space="preserve"> Root</w:t>
      </w:r>
      <w:ins w:id="663" w:author="David Tsaava [2]" w:date="2018-05-25T10:01:00Z">
        <w:r w:rsidR="00594B88">
          <w:t>-</w:t>
        </w:r>
      </w:ins>
      <w:del w:id="664" w:author="David Tsaava [2]" w:date="2018-05-25T10:01:00Z">
        <w:r w:rsidDel="00594B88">
          <w:delText xml:space="preserve"> </w:delText>
        </w:r>
      </w:del>
      <w:r>
        <w:t>Element und einer Vielzahl von Unterelemente</w:t>
      </w:r>
      <w:ins w:id="665" w:author="David Tsaava [2]" w:date="2018-05-25T10:02:00Z">
        <w:r w:rsidR="00594B88">
          <w:t>n</w:t>
        </w:r>
      </w:ins>
      <w:r>
        <w:t>: Graph</w:t>
      </w:r>
      <w:ins w:id="666" w:author="David Tsaava [2]" w:date="2018-05-25T10:02:00Z">
        <w:r w:rsidR="00594B88">
          <w:t>en</w:t>
        </w:r>
      </w:ins>
      <w:r>
        <w:t>, Knoten, Kante</w:t>
      </w:r>
      <w:ins w:id="667" w:author="David Tsaava [2]" w:date="2018-05-25T10:02:00Z">
        <w:r w:rsidR="00594B88">
          <w:t>n</w:t>
        </w:r>
      </w:ins>
      <w:r>
        <w:t xml:space="preserv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6C35B981" w:rsidR="00E73724" w:rsidRPr="00B9114F" w:rsidRDefault="00E73724" w:rsidP="003F1886">
      <w:pPr>
        <w:pStyle w:val="TextkrperEinzug"/>
        <w:numPr>
          <w:ilvl w:val="0"/>
          <w:numId w:val="20"/>
        </w:numPr>
        <w:rPr>
          <w:lang w:val="de-DE"/>
        </w:rPr>
      </w:pPr>
      <w:r>
        <w:rPr>
          <w:lang w:val="de-DE"/>
        </w:rPr>
        <w:t>Geräteinformationen:</w:t>
      </w:r>
      <w:r w:rsidRPr="00B9114F">
        <w:rPr>
          <w:lang w:val="de-DE"/>
        </w:rPr>
        <w:t xml:space="preserve"> In eine</w:t>
      </w:r>
      <w:ins w:id="668" w:author="David Tsaava [2]" w:date="2018-05-25T10:02:00Z">
        <w:r w:rsidR="00594B88">
          <w:rPr>
            <w:lang w:val="de-DE"/>
          </w:rPr>
          <w:t>r</w:t>
        </w:r>
      </w:ins>
      <w:del w:id="669" w:author="David Tsaava [2]" w:date="2018-05-25T10:02:00Z">
        <w:r w:rsidRPr="00B9114F" w:rsidDel="00594B88">
          <w:rPr>
            <w:lang w:val="de-DE"/>
          </w:rPr>
          <w:delText>m</w:delText>
        </w:r>
      </w:del>
      <w:r w:rsidRPr="00B9114F">
        <w:rPr>
          <w:lang w:val="de-DE"/>
        </w:rPr>
        <w:t xml:space="preserve"> </w:t>
      </w:r>
      <w:del w:id="670" w:author="David Tsaava [2]" w:date="2018-05-25T10:03:00Z">
        <w:r w:rsidDel="00594B88">
          <w:rPr>
            <w:lang w:val="de-DE"/>
          </w:rPr>
          <w:delText xml:space="preserve">Geräteinformation </w:delText>
        </w:r>
      </w:del>
      <w:r>
        <w:rPr>
          <w:lang w:val="de-DE"/>
        </w:rPr>
        <w:t xml:space="preserve">JSON-Datei </w:t>
      </w:r>
      <w:ins w:id="671" w:author="David Tsaava [2]" w:date="2018-05-25T10:03:00Z">
        <w:r w:rsidR="00594B88">
          <w:rPr>
            <w:lang w:val="de-DE"/>
          </w:rPr>
          <w:t xml:space="preserve">für Geräteinformationen </w:t>
        </w:r>
      </w:ins>
      <w:r w:rsidRPr="00B9114F">
        <w:rPr>
          <w:lang w:val="de-DE"/>
        </w:rPr>
        <w:t>sind die Deklarationen von Knoten</w:t>
      </w:r>
      <w:r>
        <w:rPr>
          <w:lang w:val="de-DE"/>
        </w:rPr>
        <w:t xml:space="preserve"> mit dem Schlüsselwort „</w:t>
      </w:r>
      <w:proofErr w:type="spellStart"/>
      <w:r w:rsidRPr="00B9114F">
        <w:rPr>
          <w:i/>
          <w:lang w:val="de-DE"/>
        </w:rPr>
        <w:t>devices</w:t>
      </w:r>
      <w:proofErr w:type="spellEnd"/>
      <w:r>
        <w:rPr>
          <w:lang w:val="de-DE"/>
        </w:rPr>
        <w:t xml:space="preserve">“ </w:t>
      </w:r>
      <w:r w:rsidRPr="00B9114F">
        <w:rPr>
          <w:lang w:val="de-DE"/>
        </w:rPr>
        <w:t xml:space="preserve">und </w:t>
      </w:r>
      <w:r>
        <w:rPr>
          <w:lang w:val="de-DE"/>
        </w:rPr>
        <w:t xml:space="preserve">Eigenschaften der Topologie als Root-Elemente definiert. Die Liste von Ports </w:t>
      </w:r>
      <w:commentRangeStart w:id="672"/>
      <w:r>
        <w:rPr>
          <w:lang w:val="de-DE"/>
        </w:rPr>
        <w:t>von jeweil</w:t>
      </w:r>
      <w:ins w:id="673" w:author="David Tsaava [2]" w:date="2018-05-25T10:03:00Z">
        <w:r w:rsidR="00594B88">
          <w:rPr>
            <w:lang w:val="de-DE"/>
          </w:rPr>
          <w:t>igen</w:t>
        </w:r>
      </w:ins>
      <w:del w:id="674" w:author="David Tsaava [2]" w:date="2018-05-25T10:03:00Z">
        <w:r w:rsidDel="00594B88">
          <w:rPr>
            <w:lang w:val="de-DE"/>
          </w:rPr>
          <w:delText>s</w:delText>
        </w:r>
      </w:del>
      <w:r>
        <w:rPr>
          <w:lang w:val="de-DE"/>
        </w:rPr>
        <w:t xml:space="preserve"> Geräte</w:t>
      </w:r>
      <w:ins w:id="675" w:author="David Tsaava [2]" w:date="2018-05-25T10:04:00Z">
        <w:r w:rsidR="00594B88">
          <w:rPr>
            <w:lang w:val="de-DE"/>
          </w:rPr>
          <w:t>n</w:t>
        </w:r>
      </w:ins>
      <w:r>
        <w:rPr>
          <w:lang w:val="de-DE"/>
        </w:rPr>
        <w:t xml:space="preserve"> </w:t>
      </w:r>
      <w:commentRangeEnd w:id="672"/>
      <w:r w:rsidR="00594B88">
        <w:rPr>
          <w:rStyle w:val="Kommentarzeichen"/>
          <w:rFonts w:ascii="Arial" w:hAnsi="Arial" w:cs="Times New Roman"/>
          <w:lang w:val="de-DE"/>
        </w:rPr>
        <w:commentReference w:id="672"/>
      </w:r>
      <w:r>
        <w:rPr>
          <w:lang w:val="de-DE"/>
        </w:rPr>
        <w:t xml:space="preserve">wird innerhalb </w:t>
      </w:r>
      <w:r w:rsidRPr="00594B88">
        <w:rPr>
          <w:highlight w:val="yellow"/>
          <w:lang w:val="de-DE"/>
          <w:rPrChange w:id="676" w:author="David Tsaava [2]" w:date="2018-05-25T10:04:00Z">
            <w:rPr>
              <w:lang w:val="de-DE"/>
            </w:rPr>
          </w:rPrChange>
        </w:rPr>
        <w:t>eines –</w:t>
      </w:r>
      <w:proofErr w:type="spellStart"/>
      <w:r w:rsidRPr="00594B88">
        <w:rPr>
          <w:highlight w:val="yellow"/>
          <w:lang w:val="de-DE"/>
          <w:rPrChange w:id="677" w:author="David Tsaava [2]" w:date="2018-05-25T10:04:00Z">
            <w:rPr>
              <w:lang w:val="de-DE"/>
            </w:rPr>
          </w:rPrChange>
        </w:rPr>
        <w:t>device</w:t>
      </w:r>
      <w:proofErr w:type="spellEnd"/>
      <w:r w:rsidRPr="00594B88">
        <w:rPr>
          <w:highlight w:val="yellow"/>
          <w:lang w:val="de-DE"/>
          <w:rPrChange w:id="678" w:author="David Tsaava [2]" w:date="2018-05-25T10:04:00Z">
            <w:rPr>
              <w:lang w:val="de-DE"/>
            </w:rPr>
          </w:rPrChange>
        </w:rPr>
        <w:t>-Element</w:t>
      </w:r>
      <w:r>
        <w:rPr>
          <w:lang w:val="de-DE"/>
        </w:rPr>
        <w:t xml:space="preserve"> mit dem Schlüsselwort „Ports“ definiert. </w:t>
      </w:r>
      <w:r w:rsidRPr="00594B88">
        <w:rPr>
          <w:highlight w:val="yellow"/>
          <w:lang w:val="de-DE"/>
          <w:rPrChange w:id="679" w:author="David Tsaava [2]" w:date="2018-05-25T10:04:00Z">
            <w:rPr>
              <w:lang w:val="de-DE"/>
            </w:rPr>
          </w:rPrChange>
        </w:rPr>
        <w:t>und</w:t>
      </w:r>
    </w:p>
    <w:p w14:paraId="61F469F0" w14:textId="435EECA5" w:rsidR="00E73724" w:rsidRPr="0024419D" w:rsidRDefault="00E73724" w:rsidP="003F1886">
      <w:pPr>
        <w:pStyle w:val="TextkrperEinzug"/>
        <w:numPr>
          <w:ilvl w:val="0"/>
          <w:numId w:val="20"/>
        </w:numPr>
      </w:pPr>
      <w:r>
        <w:rPr>
          <w:lang w:val="de-DE"/>
        </w:rPr>
        <w:t>die Verbindungsinformation: hier wird die List</w:t>
      </w:r>
      <w:ins w:id="680" w:author="David Tsaava [2]" w:date="2018-05-25T10:04:00Z">
        <w:r w:rsidR="00594B88">
          <w:rPr>
            <w:lang w:val="de-DE"/>
          </w:rPr>
          <w:t>e</w:t>
        </w:r>
      </w:ins>
      <w:r>
        <w:rPr>
          <w:lang w:val="de-DE"/>
        </w:rPr>
        <w:t xml:space="preserve"> von Verbindungen mit dem Schlüsselwort „links“ definiert und jede</w:t>
      </w:r>
      <w:ins w:id="681" w:author="David Tsaava [2]" w:date="2018-05-25T10:04:00Z">
        <w:r w:rsidR="00594B88">
          <w:rPr>
            <w:lang w:val="de-DE"/>
          </w:rPr>
          <w:t>s</w:t>
        </w:r>
      </w:ins>
      <w:r>
        <w:rPr>
          <w:lang w:val="de-DE"/>
        </w:rPr>
        <w:t xml:space="preserve"> link-Element repräsentiert eine Verbindung zwischen 2 Geräten. Durch das Schlüsselwort „</w:t>
      </w:r>
      <w:proofErr w:type="spellStart"/>
      <w:r w:rsidRPr="0024419D">
        <w:rPr>
          <w:i/>
          <w:lang w:val="de-DE"/>
        </w:rPr>
        <w:t>from</w:t>
      </w:r>
      <w:proofErr w:type="spellEnd"/>
      <w:r>
        <w:rPr>
          <w:lang w:val="de-DE"/>
        </w:rPr>
        <w:t>“ wird das Quellgerät identifiziert und „</w:t>
      </w:r>
      <w:proofErr w:type="spellStart"/>
      <w:r>
        <w:rPr>
          <w:lang w:val="de-DE"/>
        </w:rPr>
        <w:t>to</w:t>
      </w:r>
      <w:proofErr w:type="spellEnd"/>
      <w:r>
        <w:rPr>
          <w:lang w:val="de-DE"/>
        </w:rPr>
        <w:t>“ das Zielgerät identifiziert bzw. „</w:t>
      </w:r>
      <w:proofErr w:type="spellStart"/>
      <w:r w:rsidRPr="00594B88">
        <w:rPr>
          <w:highlight w:val="yellow"/>
          <w:lang w:val="de-DE"/>
          <w:rPrChange w:id="682" w:author="David Tsaava [2]" w:date="2018-05-25T10:05:00Z">
            <w:rPr>
              <w:lang w:val="de-DE"/>
            </w:rPr>
          </w:rPrChange>
        </w:rPr>
        <w:t>formPort</w:t>
      </w:r>
      <w:proofErr w:type="spellEnd"/>
      <w:r>
        <w:rPr>
          <w:lang w:val="de-DE"/>
        </w:rPr>
        <w:t>“ wird d</w:t>
      </w:r>
      <w:ins w:id="683" w:author="David Tsaava [2]" w:date="2018-05-25T10:06:00Z">
        <w:r w:rsidR="00594B88">
          <w:rPr>
            <w:lang w:val="de-DE"/>
          </w:rPr>
          <w:t>er</w:t>
        </w:r>
      </w:ins>
      <w:del w:id="684" w:author="David Tsaava [2]" w:date="2018-05-25T10:06:00Z">
        <w:r w:rsidDel="00594B88">
          <w:rPr>
            <w:lang w:val="de-DE"/>
          </w:rPr>
          <w:delText>as</w:delText>
        </w:r>
      </w:del>
      <w:r>
        <w:rPr>
          <w:lang w:val="de-DE"/>
        </w:rPr>
        <w:t xml:space="preserve"> Port des Quellgerät</w:t>
      </w:r>
      <w:ins w:id="685" w:author="David Tsaava [2]" w:date="2018-05-25T10:06:00Z">
        <w:r w:rsidR="00594B88">
          <w:rPr>
            <w:lang w:val="de-DE"/>
          </w:rPr>
          <w:t>s</w:t>
        </w:r>
      </w:ins>
      <w:r>
        <w:rPr>
          <w:lang w:val="de-DE"/>
        </w:rPr>
        <w:t xml:space="preserve"> und „</w:t>
      </w:r>
      <w:proofErr w:type="spellStart"/>
      <w:r>
        <w:rPr>
          <w:lang w:val="de-DE"/>
        </w:rPr>
        <w:t>toPort</w:t>
      </w:r>
      <w:proofErr w:type="spellEnd"/>
      <w:r>
        <w:rPr>
          <w:lang w:val="de-DE"/>
        </w:rPr>
        <w:t>“ Zielgerät festgelegt.</w:t>
      </w:r>
    </w:p>
    <w:p w14:paraId="7891029D" w14:textId="77777777" w:rsidR="00E73724" w:rsidRPr="0024419D" w:rsidRDefault="00E73724" w:rsidP="00E73724">
      <w:pPr>
        <w:pStyle w:val="TextkrperEinzug"/>
        <w:ind w:left="720" w:firstLine="0"/>
      </w:pPr>
    </w:p>
    <w:p w14:paraId="6E1E267C" w14:textId="3C8E19E0"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w:t>
      </w:r>
      <w:proofErr w:type="spellStart"/>
      <w:r>
        <w:rPr>
          <w:lang w:val="de-DE"/>
        </w:rPr>
        <w:t>devices</w:t>
      </w:r>
      <w:proofErr w:type="spellEnd"/>
      <w:r>
        <w:rPr>
          <w:lang w:val="de-DE"/>
        </w:rPr>
        <w:t>“</w:t>
      </w:r>
      <w:r w:rsidRPr="0024419D">
        <w:rPr>
          <w:lang w:val="de-DE"/>
        </w:rPr>
        <w:t xml:space="preserve"> </w:t>
      </w:r>
      <w:r>
        <w:rPr>
          <w:lang w:val="de-DE"/>
        </w:rPr>
        <w:t>aufgelistet</w:t>
      </w:r>
      <w:ins w:id="686" w:author="David Tsaava [2]" w:date="2018-05-25T10:07:00Z">
        <w:r w:rsidR="00594B88">
          <w:rPr>
            <w:lang w:val="de-DE"/>
          </w:rPr>
          <w:t>.</w:t>
        </w:r>
      </w:ins>
      <w:r w:rsidRPr="0024419D">
        <w:rPr>
          <w:lang w:val="de-DE"/>
        </w:rPr>
        <w:t xml:space="preserve"> Jeder Knoten hat eine Kennung, die innerhalb des gesamten Dokuments eindeutig sein muss, d. </w:t>
      </w:r>
      <w:del w:id="687" w:author="David Tsaava [2]" w:date="2018-05-25T10:08:00Z">
        <w:r w:rsidRPr="0024419D" w:rsidDel="00594B88">
          <w:rPr>
            <w:lang w:val="de-DE"/>
          </w:rPr>
          <w:delText>H</w:delText>
        </w:r>
      </w:del>
      <w:ins w:id="688" w:author="David Tsaava [2]" w:date="2018-05-25T10:08:00Z">
        <w:r w:rsidR="00594B88">
          <w:rPr>
            <w:lang w:val="de-DE"/>
          </w:rPr>
          <w:t>h</w:t>
        </w:r>
      </w:ins>
      <w:r w:rsidRPr="0024419D">
        <w:rPr>
          <w:lang w:val="de-DE"/>
        </w:rPr>
        <w:t>.</w:t>
      </w:r>
      <w:ins w:id="689" w:author="David Tsaava [2]" w:date="2018-05-25T10:08:00Z">
        <w:r w:rsidR="00594B88">
          <w:rPr>
            <w:lang w:val="de-DE"/>
          </w:rPr>
          <w:t>,</w:t>
        </w:r>
      </w:ins>
      <w:r w:rsidRPr="0024419D">
        <w:rPr>
          <w:lang w:val="de-DE"/>
        </w:rPr>
        <w:t xml:space="preserve"> </w:t>
      </w:r>
      <w:ins w:id="690" w:author="David Tsaava [2]" w:date="2018-05-25T10:08:00Z">
        <w:r w:rsidR="00594B88">
          <w:rPr>
            <w:lang w:val="de-DE"/>
          </w:rPr>
          <w:t>i</w:t>
        </w:r>
      </w:ins>
      <w:del w:id="691" w:author="David Tsaava [2]" w:date="2018-05-25T10:08:00Z">
        <w:r w:rsidRPr="0024419D" w:rsidDel="00594B88">
          <w:rPr>
            <w:lang w:val="de-DE"/>
          </w:rPr>
          <w:delText>I</w:delText>
        </w:r>
      </w:del>
      <w:r w:rsidRPr="0024419D">
        <w:rPr>
          <w:lang w:val="de-DE"/>
        </w:rPr>
        <w:t xml:space="preserve">n einem Dokument dürfen keine zwei Knoten mit der gleichen Kennung vorhanden sein. Die Kennung eines Knotens wird durch </w:t>
      </w:r>
      <w:r>
        <w:rPr>
          <w:lang w:val="de-DE"/>
        </w:rPr>
        <w:t>„</w:t>
      </w:r>
      <w:proofErr w:type="spellStart"/>
      <w:r w:rsidRPr="00094AD1">
        <w:rPr>
          <w:i/>
          <w:lang w:val="de-DE"/>
        </w:rPr>
        <w:t>systemTag</w:t>
      </w:r>
      <w:proofErr w:type="spellEnd"/>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w:t>
      </w:r>
      <w:proofErr w:type="spellStart"/>
      <w:r>
        <w:rPr>
          <w:lang w:val="de-DE"/>
        </w:rPr>
        <w:t>displayName</w:t>
      </w:r>
      <w:proofErr w:type="spellEnd"/>
      <w:r>
        <w:rPr>
          <w:lang w:val="de-DE"/>
        </w:rPr>
        <w:t>“</w:t>
      </w:r>
      <w:r w:rsidRPr="0024419D">
        <w:rPr>
          <w:lang w:val="de-DE"/>
        </w:rPr>
        <w:t>-</w:t>
      </w:r>
      <w:r>
        <w:rPr>
          <w:lang w:val="de-DE"/>
        </w:rPr>
        <w:t xml:space="preserve">Wert haben, der den Namen von </w:t>
      </w:r>
      <w:del w:id="692" w:author="David Tsaava [2]" w:date="2018-05-25T10:09:00Z">
        <w:r w:rsidDel="0076570B">
          <w:rPr>
            <w:lang w:val="de-DE"/>
          </w:rPr>
          <w:delText xml:space="preserve">der </w:delText>
        </w:r>
      </w:del>
      <w:ins w:id="693" w:author="David Tsaava [2]" w:date="2018-05-25T10:09:00Z">
        <w:r w:rsidR="0076570B">
          <w:rPr>
            <w:lang w:val="de-DE"/>
          </w:rPr>
          <w:t xml:space="preserve">eines </w:t>
        </w:r>
      </w:ins>
      <w:r>
        <w:rPr>
          <w:lang w:val="de-DE"/>
        </w:rPr>
        <w:t>Device bereitstellt (Siehe Abbildung 10) und „</w:t>
      </w:r>
      <w:proofErr w:type="spellStart"/>
      <w:r>
        <w:rPr>
          <w:lang w:val="de-DE"/>
        </w:rPr>
        <w:t>stationAddress</w:t>
      </w:r>
      <w:proofErr w:type="spellEnd"/>
      <w:r>
        <w:rPr>
          <w:lang w:val="de-DE"/>
        </w:rPr>
        <w:t>“-Wert haben</w:t>
      </w:r>
      <w:ins w:id="694" w:author="David Tsaava [2]" w:date="2018-05-25T10:09:00Z">
        <w:r w:rsidR="0076570B">
          <w:rPr>
            <w:lang w:val="de-DE"/>
          </w:rPr>
          <w:t>,</w:t>
        </w:r>
      </w:ins>
      <w:r>
        <w:rPr>
          <w:lang w:val="de-DE"/>
        </w:rPr>
        <w:t xml:space="preserve"> der die Gerätadresse definiert.</w:t>
      </w:r>
    </w:p>
    <w:p w14:paraId="15B76127" w14:textId="77777777" w:rsidR="00E73724" w:rsidRDefault="00E73724" w:rsidP="00E73724">
      <w:pPr>
        <w:pStyle w:val="TextkrperEinzug"/>
        <w:ind w:firstLine="0"/>
        <w:rPr>
          <w:lang w:val="de-DE"/>
        </w:rPr>
      </w:pPr>
      <w:r>
        <w:rPr>
          <w:lang w:val="de-DE"/>
        </w:rPr>
        <w:t xml:space="preserve">Die andere </w:t>
      </w:r>
      <w:r w:rsidRPr="0076570B">
        <w:rPr>
          <w:highlight w:val="yellow"/>
          <w:lang w:val="de-DE"/>
          <w:rPrChange w:id="695" w:author="David Tsaava [2]" w:date="2018-05-25T10:09:00Z">
            <w:rPr>
              <w:lang w:val="de-DE"/>
            </w:rPr>
          </w:rPrChange>
        </w:rPr>
        <w:t>Option können optional</w:t>
      </w:r>
      <w:r>
        <w:rPr>
          <w:lang w:val="de-DE"/>
        </w:rPr>
        <w:t xml:space="preserve"> sein wie (Ports, Bilder, Range ...)</w:t>
      </w:r>
    </w:p>
    <w:p w14:paraId="3716E39E" w14:textId="77777777" w:rsidR="00E73724" w:rsidRDefault="00E73724" w:rsidP="00E73724">
      <w:pPr>
        <w:pStyle w:val="TextkrperEinzug"/>
        <w:ind w:firstLine="0"/>
        <w:rPr>
          <w:lang w:val="de-DE"/>
        </w:rPr>
      </w:pPr>
    </w:p>
    <w:p w14:paraId="0427050F" w14:textId="18664982" w:rsidR="00E73724" w:rsidRDefault="00E73724" w:rsidP="00E73724">
      <w:pPr>
        <w:pStyle w:val="TextkrperEinzug"/>
        <w:ind w:firstLine="0"/>
      </w:pPr>
      <w:r>
        <w:rPr>
          <w:lang w:val="de-DE"/>
        </w:rPr>
        <w:t>Die Verbindungen werden durch Kanten im Graphen repräsentiert. Jede Kante muss   mit Hilfe de</w:t>
      </w:r>
      <w:ins w:id="696" w:author="David Tsaava [2]" w:date="2018-05-25T10:10:00Z">
        <w:r w:rsidR="0076570B">
          <w:rPr>
            <w:lang w:val="de-DE"/>
          </w:rPr>
          <w:t>s</w:t>
        </w:r>
      </w:ins>
      <w:del w:id="697" w:author="David Tsaava [2]" w:date="2018-05-25T10:10:00Z">
        <w:r w:rsidDel="0076570B">
          <w:rPr>
            <w:lang w:val="de-DE"/>
          </w:rPr>
          <w:delText>r</w:delText>
        </w:r>
      </w:del>
      <w:r>
        <w:rPr>
          <w:lang w:val="de-DE"/>
        </w:rPr>
        <w:t xml:space="preserve"> „link“-Schlusswort</w:t>
      </w:r>
      <w:ins w:id="698" w:author="David Tsaava [2]" w:date="2018-05-25T10:10:00Z">
        <w:r w:rsidR="0076570B">
          <w:rPr>
            <w:lang w:val="de-DE"/>
          </w:rPr>
          <w:t>s</w:t>
        </w:r>
      </w:ins>
      <w:r>
        <w:rPr>
          <w:lang w:val="de-DE"/>
        </w:rPr>
        <w:t xml:space="preserve"> aufgelistet werden. Sie muss ihre zwei Endpunkte mit der Quelle und dem Ziel definiert sein. Der Wert der Quelle bzw. Ziel muss der „</w:t>
      </w:r>
      <w:proofErr w:type="spellStart"/>
      <w:r w:rsidRPr="00B46DAC">
        <w:rPr>
          <w:i/>
          <w:lang w:val="de-DE"/>
        </w:rPr>
        <w:t>SystemTag</w:t>
      </w:r>
      <w:proofErr w:type="spellEnd"/>
      <w:r>
        <w:rPr>
          <w:i/>
          <w:lang w:val="de-DE"/>
        </w:rPr>
        <w:t>“</w:t>
      </w:r>
      <w:r>
        <w:rPr>
          <w:lang w:val="de-DE"/>
        </w:rPr>
        <w:t xml:space="preserve"> eines Knoten</w:t>
      </w:r>
      <w:ins w:id="699" w:author="David Tsaava [2]" w:date="2018-05-25T10:10:00Z">
        <w:r w:rsidR="0076570B">
          <w:rPr>
            <w:lang w:val="de-DE"/>
          </w:rPr>
          <w:t>s</w:t>
        </w:r>
      </w:ins>
      <w:r>
        <w:rPr>
          <w:lang w:val="de-DE"/>
        </w:rPr>
        <w:t xml:space="preserve"> sein. </w:t>
      </w:r>
      <w:r w:rsidRPr="0076570B">
        <w:rPr>
          <w:highlight w:val="yellow"/>
          <w:lang w:val="de-DE"/>
          <w:rPrChange w:id="700" w:author="David Tsaava [2]" w:date="2018-05-25T10:10:00Z">
            <w:rPr>
              <w:lang w:val="de-DE"/>
            </w:rPr>
          </w:rPrChange>
        </w:rPr>
        <w:t>Genauer so</w:t>
      </w:r>
      <w:r>
        <w:rPr>
          <w:lang w:val="de-DE"/>
        </w:rPr>
        <w:t xml:space="preserve"> soll der Wert de</w:t>
      </w:r>
      <w:del w:id="701" w:author="David Tsaava [2]" w:date="2018-05-25T10:10:00Z">
        <w:r w:rsidDel="0076570B">
          <w:rPr>
            <w:lang w:val="de-DE"/>
          </w:rPr>
          <w:delText>r</w:delText>
        </w:r>
      </w:del>
      <w:ins w:id="702" w:author="David Tsaava [2]" w:date="2018-05-25T10:10:00Z">
        <w:r w:rsidR="0076570B">
          <w:rPr>
            <w:lang w:val="de-DE"/>
          </w:rPr>
          <w:t>s</w:t>
        </w:r>
      </w:ins>
      <w:r>
        <w:rPr>
          <w:lang w:val="de-DE"/>
        </w:rPr>
        <w:t xml:space="preserve"> Quelle-Port</w:t>
      </w:r>
      <w:ins w:id="703" w:author="David Tsaava [2]" w:date="2018-05-25T10:10:00Z">
        <w:r w:rsidR="0076570B">
          <w:rPr>
            <w:lang w:val="de-DE"/>
          </w:rPr>
          <w:t>s</w:t>
        </w:r>
      </w:ins>
      <w:r>
        <w:rPr>
          <w:lang w:val="de-DE"/>
        </w:rPr>
        <w:t xml:space="preserve"> bzw. Ziel-Port</w:t>
      </w:r>
      <w:ins w:id="704" w:author="David Tsaava [2]" w:date="2018-05-25T10:10:00Z">
        <w:r w:rsidR="0076570B">
          <w:rPr>
            <w:lang w:val="de-DE"/>
          </w:rPr>
          <w:t>s</w:t>
        </w:r>
      </w:ins>
      <w:r>
        <w:rPr>
          <w:lang w:val="de-DE"/>
        </w:rPr>
        <w:t xml:space="preserve"> der „</w:t>
      </w:r>
      <w:proofErr w:type="spellStart"/>
      <w:r w:rsidRPr="00B46DAC">
        <w:rPr>
          <w:i/>
          <w:lang w:val="de-DE"/>
        </w:rPr>
        <w:t>portId</w:t>
      </w:r>
      <w:proofErr w:type="spellEnd"/>
      <w:r>
        <w:rPr>
          <w:lang w:val="de-DE"/>
        </w:rPr>
        <w:t xml:space="preserve">“ </w:t>
      </w:r>
      <w:r w:rsidRPr="0076570B">
        <w:rPr>
          <w:highlight w:val="yellow"/>
          <w:lang w:val="de-DE"/>
          <w:rPrChange w:id="705" w:author="David Tsaava [2]" w:date="2018-05-25T10:11:00Z">
            <w:rPr>
              <w:lang w:val="de-DE"/>
            </w:rPr>
          </w:rPrChange>
        </w:rPr>
        <w:t>eines Knoten sei</w:t>
      </w:r>
      <w:r w:rsidRPr="0076570B">
        <w:rPr>
          <w:highlight w:val="yellow"/>
          <w:rPrChange w:id="706" w:author="David Tsaava [2]" w:date="2018-05-25T10:11:00Z">
            <w:rPr/>
          </w:rPrChange>
        </w:rP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 xml:space="preserve">Gewicht festgelegt und </w:t>
      </w:r>
      <w:r w:rsidRPr="0076570B">
        <w:rPr>
          <w:highlight w:val="yellow"/>
          <w:lang w:val="de-DE"/>
          <w:rPrChange w:id="707" w:author="David Tsaava [2]" w:date="2018-05-25T10:11:00Z">
            <w:rPr>
              <w:lang w:val="de-DE"/>
            </w:rPr>
          </w:rPrChange>
        </w:rPr>
        <w:t xml:space="preserve">ist ein </w:t>
      </w:r>
      <w:proofErr w:type="spellStart"/>
      <w:r w:rsidRPr="0076570B">
        <w:rPr>
          <w:highlight w:val="yellow"/>
          <w:lang w:val="de-DE"/>
          <w:rPrChange w:id="708" w:author="David Tsaava [2]" w:date="2018-05-25T10:11:00Z">
            <w:rPr>
              <w:lang w:val="de-DE"/>
            </w:rPr>
          </w:rPrChange>
        </w:rPr>
        <w:t>Float</w:t>
      </w:r>
      <w:proofErr w:type="spellEnd"/>
      <w:r w:rsidRPr="00E60335">
        <w:rPr>
          <w:lang w:val="de-DE"/>
        </w:rPr>
        <w: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09" w:name="_Toc514837030"/>
      <w:commentRangeStart w:id="710"/>
      <w:r w:rsidRPr="0070563D">
        <w:t>Zukunftsaspekte (evtl. Erweiterungen)</w:t>
      </w:r>
      <w:bookmarkEnd w:id="709"/>
      <w:commentRangeEnd w:id="710"/>
      <w:r w:rsidR="0076570B">
        <w:rPr>
          <w:rStyle w:val="Kommentarzeichen"/>
          <w:rFonts w:ascii="Arial" w:hAnsi="Arial" w:cs="Times New Roman"/>
          <w:b w:val="0"/>
          <w:bCs/>
          <w:iCs w:val="0"/>
        </w:rPr>
        <w:commentReference w:id="710"/>
      </w:r>
    </w:p>
    <w:p w14:paraId="3D3D0D82" w14:textId="05F805E5" w:rsidR="00E73724" w:rsidRPr="00717F27" w:rsidRDefault="00E73724" w:rsidP="00E73724">
      <w:pPr>
        <w:pStyle w:val="Textkrper"/>
        <w:rPr>
          <w:strike/>
          <w:rPrChange w:id="711" w:author="David Tsaava [2]" w:date="2018-05-25T10:20:00Z">
            <w:rPr/>
          </w:rPrChange>
        </w:rPr>
      </w:pPr>
      <w:r>
        <w:t xml:space="preserve">Da die Physikalische Topologie ein wachsendes Thema der Forschung in der industriellen Kommunikation ist, </w:t>
      </w:r>
      <w:r w:rsidRPr="00717F27">
        <w:rPr>
          <w:strike/>
          <w:rPrChange w:id="712" w:author="David Tsaava [2]" w:date="2018-05-25T10:20:00Z">
            <w:rPr/>
          </w:rPrChange>
        </w:rPr>
        <w:t>werden wir in der Zukunft ein eigenes Format definieren, für das Output des Scan-Mechanismus die sogenannte TOPO</w:t>
      </w:r>
      <w:ins w:id="713" w:author="David Tsaava [2]" w:date="2018-05-25T10:18:00Z">
        <w:r w:rsidR="0076570B" w:rsidRPr="00717F27">
          <w:rPr>
            <w:strike/>
            <w:rPrChange w:id="714" w:author="David Tsaava [2]" w:date="2018-05-25T10:20:00Z">
              <w:rPr/>
            </w:rPrChange>
          </w:rPr>
          <w:t>-</w:t>
        </w:r>
      </w:ins>
      <w:del w:id="715" w:author="David Tsaava [2]" w:date="2018-05-25T10:18:00Z">
        <w:r w:rsidRPr="00717F27" w:rsidDel="0076570B">
          <w:rPr>
            <w:strike/>
            <w:rPrChange w:id="716" w:author="David Tsaava [2]" w:date="2018-05-25T10:20:00Z">
              <w:rPr/>
            </w:rPrChange>
          </w:rPr>
          <w:delText xml:space="preserve"> </w:delText>
        </w:r>
      </w:del>
      <w:r w:rsidRPr="00717F27">
        <w:rPr>
          <w:strike/>
          <w:rPrChange w:id="717" w:author="David Tsaava [2]" w:date="2018-05-25T10:20:00Z">
            <w:rPr/>
          </w:rPrChange>
        </w:rPr>
        <w:t>Dokument</w:t>
      </w:r>
      <w:ins w:id="718" w:author="David Tsaava [2]" w:date="2018-05-25T10:18:00Z">
        <w:r w:rsidR="00717F27" w:rsidRPr="00717F27">
          <w:rPr>
            <w:strike/>
            <w:rPrChange w:id="719" w:author="David Tsaava [2]" w:date="2018-05-25T10:20:00Z">
              <w:rPr/>
            </w:rPrChange>
          </w:rPr>
          <w:t>,</w:t>
        </w:r>
      </w:ins>
      <w:ins w:id="720" w:author="David Tsaava [2]" w:date="2018-05-25T10:19:00Z">
        <w:r w:rsidR="00717F27" w:rsidRPr="00717F27">
          <w:rPr>
            <w:strike/>
            <w:rPrChange w:id="721" w:author="David Tsaava [2]" w:date="2018-05-25T10:20:00Z">
              <w:rPr/>
            </w:rPrChange>
          </w:rPr>
          <w:t xml:space="preserve"> das</w:t>
        </w:r>
      </w:ins>
      <w:ins w:id="722" w:author="David Tsaava [2]" w:date="2018-05-25T10:18:00Z">
        <w:r w:rsidR="00717F27" w:rsidRPr="00717F27">
          <w:rPr>
            <w:strike/>
            <w:rPrChange w:id="723" w:author="David Tsaava [2]" w:date="2018-05-25T10:20:00Z">
              <w:rPr/>
            </w:rPrChange>
          </w:rPr>
          <w:t xml:space="preserve"> XML basiert</w:t>
        </w:r>
      </w:ins>
      <w:del w:id="724" w:author="David Tsaava [2]" w:date="2018-05-25T10:18:00Z">
        <w:r w:rsidRPr="00717F27" w:rsidDel="00717F27">
          <w:rPr>
            <w:strike/>
            <w:rPrChange w:id="725" w:author="David Tsaava [2]" w:date="2018-05-25T10:20:00Z">
              <w:rPr/>
            </w:rPrChange>
          </w:rPr>
          <w:delText>.</w:delText>
        </w:r>
      </w:del>
    </w:p>
    <w:p w14:paraId="6A3BF7F6" w14:textId="425D2099" w:rsidR="00E73724" w:rsidRDefault="00E73724" w:rsidP="00E73724">
      <w:pPr>
        <w:pStyle w:val="TextkrperEinzug"/>
        <w:ind w:firstLine="0"/>
        <w:rPr>
          <w:lang w:val="de-DE"/>
        </w:rPr>
      </w:pPr>
      <w:r w:rsidRPr="00717F27">
        <w:rPr>
          <w:strike/>
          <w:lang w:val="de-DE"/>
          <w:rPrChange w:id="726" w:author="David Tsaava [2]" w:date="2018-05-25T10:20:00Z">
            <w:rPr>
              <w:lang w:val="de-DE"/>
            </w:rPr>
          </w:rPrChange>
        </w:rPr>
        <w:t xml:space="preserve">Das TOPO-Dokument wird </w:t>
      </w:r>
      <w:del w:id="727" w:author="David Tsaava [2]" w:date="2018-05-25T10:18:00Z">
        <w:r w:rsidRPr="00717F27" w:rsidDel="0076570B">
          <w:rPr>
            <w:strike/>
            <w:lang w:val="de-DE"/>
            <w:rPrChange w:id="728" w:author="David Tsaava [2]" w:date="2018-05-25T10:20:00Z">
              <w:rPr>
                <w:lang w:val="de-DE"/>
              </w:rPr>
            </w:rPrChange>
          </w:rPr>
          <w:delText xml:space="preserve">ein </w:delText>
        </w:r>
      </w:del>
      <w:r w:rsidRPr="00717F27">
        <w:rPr>
          <w:strike/>
          <w:lang w:val="de-DE"/>
          <w:rPrChange w:id="729" w:author="David Tsaava [2]" w:date="2018-05-25T10:20:00Z">
            <w:rPr>
              <w:lang w:val="de-DE"/>
            </w:rPr>
          </w:rPrChange>
        </w:rPr>
        <w:t>XML-Dokument basiert sein</w:t>
      </w:r>
      <w:r>
        <w:rPr>
          <w:lang w:val="de-DE"/>
        </w:rPr>
        <w:t>.</w:t>
      </w:r>
    </w:p>
    <w:p w14:paraId="19A47A00" w14:textId="0D93D6EB" w:rsidR="00E73724" w:rsidRDefault="00717F27" w:rsidP="00E73724">
      <w:pPr>
        <w:pStyle w:val="TextkrperEinzug"/>
        <w:ind w:firstLine="0"/>
        <w:rPr>
          <w:ins w:id="730" w:author="David Tsaava [2]" w:date="2018-05-25T10:20:00Z"/>
          <w:lang w:val="de-DE"/>
        </w:rPr>
      </w:pPr>
      <w:commentRangeStart w:id="731"/>
      <w:ins w:id="732" w:author="David Tsaava [2]" w:date="2018-05-25T10:20:00Z">
        <w:r>
          <w:rPr>
            <w:lang w:val="de-DE"/>
          </w:rPr>
          <w:t>werden wir für die Beschreibung der Scan-Ergebnisse ein eigenes</w:t>
        </w:r>
      </w:ins>
      <w:ins w:id="733" w:author="David Tsaava [2]" w:date="2018-05-25T10:22:00Z">
        <w:r>
          <w:rPr>
            <w:lang w:val="de-DE"/>
          </w:rPr>
          <w:t xml:space="preserve"> Format definieren</w:t>
        </w:r>
      </w:ins>
      <w:ins w:id="734" w:author="David Tsaava [2]" w:date="2018-05-25T10:26:00Z">
        <w:r>
          <w:rPr>
            <w:lang w:val="de-DE"/>
          </w:rPr>
          <w:t>…</w:t>
        </w:r>
      </w:ins>
      <w:ins w:id="735" w:author="David Tsaava [2]" w:date="2018-05-25T10:20:00Z">
        <w:r>
          <w:rPr>
            <w:lang w:val="de-DE"/>
          </w:rPr>
          <w:t xml:space="preserve"> </w:t>
        </w:r>
      </w:ins>
    </w:p>
    <w:p w14:paraId="69F6D4F3" w14:textId="77777777" w:rsidR="00717F27" w:rsidRDefault="00717F27" w:rsidP="00E73724">
      <w:pPr>
        <w:pStyle w:val="TextkrperEinzug"/>
        <w:ind w:firstLine="0"/>
        <w:rPr>
          <w:lang w:val="de-DE"/>
        </w:rPr>
      </w:pPr>
    </w:p>
    <w:p w14:paraId="55E91F7A" w14:textId="5D777427" w:rsidR="00E73724" w:rsidRDefault="00717F27" w:rsidP="00E73724">
      <w:pPr>
        <w:pStyle w:val="TextkrperEinzug"/>
        <w:ind w:firstLine="0"/>
        <w:rPr>
          <w:lang w:val="de-DE"/>
        </w:rPr>
      </w:pPr>
      <w:ins w:id="736" w:author="David Tsaava [2]" w:date="2018-05-25T10:23:00Z">
        <w:r>
          <w:rPr>
            <w:lang w:val="de-DE"/>
          </w:rPr>
          <w:t xml:space="preserve">Die </w:t>
        </w:r>
      </w:ins>
      <w:del w:id="737" w:author="David Tsaava [2]" w:date="2018-05-25T10:23:00Z">
        <w:r w:rsidR="00E73724" w:rsidDel="00717F27">
          <w:rPr>
            <w:lang w:val="de-DE"/>
          </w:rPr>
          <w:delText xml:space="preserve">In der </w:delText>
        </w:r>
      </w:del>
      <w:r w:rsidR="00E73724">
        <w:rPr>
          <w:lang w:val="de-DE"/>
        </w:rPr>
        <w:t xml:space="preserve">Spezifikation </w:t>
      </w:r>
      <w:ins w:id="738" w:author="David Tsaava [2]" w:date="2018-05-25T10:23:00Z">
        <w:r>
          <w:rPr>
            <w:lang w:val="de-DE"/>
          </w:rPr>
          <w:t>für das</w:t>
        </w:r>
      </w:ins>
      <w:del w:id="739" w:author="David Tsaava [2]" w:date="2018-05-25T10:23:00Z">
        <w:r w:rsidR="00E73724" w:rsidDel="00717F27">
          <w:rPr>
            <w:lang w:val="de-DE"/>
          </w:rPr>
          <w:delText>der</w:delText>
        </w:r>
      </w:del>
      <w:r w:rsidR="00E73724">
        <w:rPr>
          <w:lang w:val="de-DE"/>
        </w:rPr>
        <w:t xml:space="preserve"> TOPO-Dokument soll folgendes </w:t>
      </w:r>
      <w:del w:id="740" w:author="David Tsaava [2]" w:date="2018-05-25T10:23:00Z">
        <w:r w:rsidR="00E73724" w:rsidDel="00717F27">
          <w:rPr>
            <w:lang w:val="de-DE"/>
          </w:rPr>
          <w:delText>definiert sein</w:delText>
        </w:r>
      </w:del>
      <w:ins w:id="741" w:author="David Tsaava [2]" w:date="2018-05-25T10:23:00Z">
        <w:r>
          <w:rPr>
            <w:lang w:val="de-DE"/>
          </w:rPr>
          <w:t>umfassen</w:t>
        </w:r>
      </w:ins>
      <w:r w:rsidR="00E73724">
        <w:rPr>
          <w:lang w:val="de-DE"/>
        </w:rPr>
        <w:t>:</w:t>
      </w:r>
    </w:p>
    <w:p w14:paraId="6B695E1D" w14:textId="2130A8D0" w:rsidR="00E73724" w:rsidRDefault="00E73724" w:rsidP="003F1886">
      <w:pPr>
        <w:pStyle w:val="TextkrperEinzug"/>
        <w:numPr>
          <w:ilvl w:val="0"/>
          <w:numId w:val="21"/>
        </w:numPr>
        <w:rPr>
          <w:lang w:val="de-DE"/>
        </w:rPr>
      </w:pPr>
      <w:r>
        <w:rPr>
          <w:lang w:val="de-DE"/>
        </w:rPr>
        <w:t>Wie ein Graph mit Hilfe von XML-Elemente</w:t>
      </w:r>
      <w:ins w:id="742" w:author="David Tsaava [2]" w:date="2018-05-25T10:24:00Z">
        <w:r w:rsidR="00717F27">
          <w:rPr>
            <w:lang w:val="de-DE"/>
          </w:rPr>
          <w:t>n</w:t>
        </w:r>
      </w:ins>
      <w:r>
        <w:rPr>
          <w:lang w:val="de-DE"/>
        </w:rPr>
        <w:t xml:space="preserve"> und XML-</w:t>
      </w:r>
      <w:del w:id="743" w:author="David Tsaava [2]" w:date="2018-05-25T10:24:00Z">
        <w:r w:rsidDel="00717F27">
          <w:rPr>
            <w:lang w:val="de-DE"/>
          </w:rPr>
          <w:delText xml:space="preserve"> </w:delText>
        </w:r>
      </w:del>
      <w:r>
        <w:rPr>
          <w:lang w:val="de-DE"/>
        </w:rPr>
        <w:t>Attribute</w:t>
      </w:r>
      <w:ins w:id="744" w:author="David Tsaava [2]" w:date="2018-05-25T10:24:00Z">
        <w:r w:rsidR="00717F27">
          <w:rPr>
            <w:lang w:val="de-DE"/>
          </w:rPr>
          <w:t>n</w:t>
        </w:r>
      </w:ins>
      <w:del w:id="745" w:author="David Tsaava [2]" w:date="2018-05-25T10:24:00Z">
        <w:r w:rsidDel="00717F27">
          <w:rPr>
            <w:lang w:val="de-DE"/>
          </w:rPr>
          <w:delText>s</w:delText>
        </w:r>
      </w:del>
      <w:r>
        <w:rPr>
          <w:lang w:val="de-DE"/>
        </w:rPr>
        <w:t xml:space="preserve"> definieret werden soll </w:t>
      </w:r>
    </w:p>
    <w:p w14:paraId="444C73B9" w14:textId="4178D095" w:rsidR="00E73724" w:rsidRDefault="00E73724" w:rsidP="003F1886">
      <w:pPr>
        <w:pStyle w:val="TextkrperEinzug"/>
        <w:numPr>
          <w:ilvl w:val="0"/>
          <w:numId w:val="21"/>
        </w:numPr>
        <w:rPr>
          <w:lang w:val="de-DE"/>
        </w:rPr>
      </w:pPr>
      <w:r>
        <w:rPr>
          <w:lang w:val="de-DE"/>
        </w:rPr>
        <w:t>Wie   Knoten und Verbindungen mit Hilfe von XML-Elemente</w:t>
      </w:r>
      <w:ins w:id="746" w:author="David Tsaava [2]" w:date="2018-05-25T10:25:00Z">
        <w:r w:rsidR="00717F27">
          <w:rPr>
            <w:lang w:val="de-DE"/>
          </w:rPr>
          <w:t>n</w:t>
        </w:r>
      </w:ins>
      <w:r>
        <w:rPr>
          <w:lang w:val="de-DE"/>
        </w:rPr>
        <w:t xml:space="preserve"> deklariert werden sollen.</w:t>
      </w:r>
    </w:p>
    <w:p w14:paraId="44005D58" w14:textId="33D1083B" w:rsidR="00E73724" w:rsidRDefault="00E73724" w:rsidP="003F1886">
      <w:pPr>
        <w:pStyle w:val="TextkrperEinzug"/>
        <w:numPr>
          <w:ilvl w:val="0"/>
          <w:numId w:val="21"/>
        </w:numPr>
        <w:rPr>
          <w:lang w:val="de-DE"/>
        </w:rPr>
      </w:pPr>
      <w:r>
        <w:rPr>
          <w:lang w:val="de-DE"/>
        </w:rPr>
        <w:t>Das Dokument soll als TOPO</w:t>
      </w:r>
      <w:ins w:id="747" w:author="David Tsaava [2]" w:date="2018-05-25T10:25:00Z">
        <w:r w:rsidR="00717F27">
          <w:rPr>
            <w:lang w:val="de-DE"/>
          </w:rPr>
          <w:t>-</w:t>
        </w:r>
      </w:ins>
      <w:del w:id="748" w:author="David Tsaava [2]" w:date="2018-05-25T10:25:00Z">
        <w:r w:rsidDel="00717F27">
          <w:rPr>
            <w:lang w:val="de-DE"/>
          </w:rPr>
          <w:delText xml:space="preserve"> </w:delText>
        </w:r>
      </w:del>
      <w:r>
        <w:rPr>
          <w:lang w:val="de-DE"/>
        </w:rPr>
        <w:t>Datei gespeichert werden.</w:t>
      </w:r>
    </w:p>
    <w:p w14:paraId="5D09CA57" w14:textId="77777777" w:rsidR="00E73724" w:rsidRDefault="00E73724" w:rsidP="003F1886">
      <w:pPr>
        <w:pStyle w:val="TextkrperEinzug"/>
        <w:numPr>
          <w:ilvl w:val="0"/>
          <w:numId w:val="21"/>
        </w:numPr>
        <w:rPr>
          <w:lang w:val="de-DE"/>
        </w:rPr>
      </w:pPr>
      <w:r>
        <w:rPr>
          <w:lang w:val="de-DE"/>
        </w:rPr>
        <w:t>TOPO soll die XML-Schemadatentypen XSD 1.1 für die Grundelemente wie ganze Zahl, Datum, Zeichenkette ... verwenden</w:t>
      </w:r>
      <w:commentRangeEnd w:id="731"/>
      <w:r w:rsidR="00717F27">
        <w:rPr>
          <w:rStyle w:val="Kommentarzeichen"/>
          <w:rFonts w:ascii="Arial" w:hAnsi="Arial" w:cs="Times New Roman"/>
          <w:lang w:val="de-DE"/>
        </w:rPr>
        <w:commentReference w:id="731"/>
      </w:r>
    </w:p>
    <w:p w14:paraId="5BA44F7C" w14:textId="77777777" w:rsidR="00E73724" w:rsidRDefault="00E73724" w:rsidP="00E73724">
      <w:pPr>
        <w:pStyle w:val="TextkrperEinzug"/>
        <w:ind w:firstLine="0"/>
        <w:rPr>
          <w:lang w:val="de-DE"/>
        </w:rPr>
      </w:pPr>
    </w:p>
    <w:p w14:paraId="498A26C2" w14:textId="7C46D9A8" w:rsidR="00E73724" w:rsidRDefault="00E73724" w:rsidP="00E73724">
      <w:pPr>
        <w:pStyle w:val="TextkrperEinzug"/>
        <w:ind w:firstLine="0"/>
        <w:rPr>
          <w:lang w:val="de-DE"/>
        </w:rPr>
      </w:pPr>
      <w:r>
        <w:rPr>
          <w:lang w:val="de-DE"/>
        </w:rPr>
        <w:t>Es wird auch ein</w:t>
      </w:r>
      <w:r w:rsidRPr="00717F27">
        <w:rPr>
          <w:strike/>
          <w:lang w:val="de-DE"/>
          <w:rPrChange w:id="749" w:author="David Tsaava [2]" w:date="2018-05-25T10:27:00Z">
            <w:rPr>
              <w:lang w:val="de-DE"/>
            </w:rPr>
          </w:rPrChange>
        </w:rPr>
        <w:t>es</w:t>
      </w:r>
      <w:r>
        <w:rPr>
          <w:lang w:val="de-DE"/>
        </w:rPr>
        <w:t xml:space="preserve"> Mechanismus für </w:t>
      </w:r>
      <w:ins w:id="750" w:author="David Tsaava [2]" w:date="2018-05-25T10:27:00Z">
        <w:r w:rsidR="00717F27">
          <w:rPr>
            <w:lang w:val="de-DE"/>
          </w:rPr>
          <w:t xml:space="preserve">die </w:t>
        </w:r>
      </w:ins>
      <w:r>
        <w:rPr>
          <w:lang w:val="de-DE"/>
        </w:rPr>
        <w:t>Übertragungssicherung in d</w:t>
      </w:r>
      <w:ins w:id="751" w:author="David Tsaava [2]" w:date="2018-05-25T10:27:00Z">
        <w:r w:rsidR="00717F27">
          <w:rPr>
            <w:lang w:val="de-DE"/>
          </w:rPr>
          <w:t>er</w:t>
        </w:r>
      </w:ins>
      <w:del w:id="752" w:author="David Tsaava [2]" w:date="2018-05-25T10:27:00Z">
        <w:r w:rsidDel="00717F27">
          <w:rPr>
            <w:lang w:val="de-DE"/>
          </w:rPr>
          <w:delText>ie</w:delText>
        </w:r>
      </w:del>
      <w:r>
        <w:rPr>
          <w:lang w:val="de-DE"/>
        </w:rPr>
        <w:t xml:space="preserve"> Zukunft geplant</w:t>
      </w:r>
      <w:ins w:id="753" w:author="David Tsaava [2]" w:date="2018-05-25T10:27:00Z">
        <w:r w:rsidR="00717F27">
          <w:rPr>
            <w:lang w:val="de-DE"/>
          </w:rPr>
          <w:t>.</w:t>
        </w:r>
      </w:ins>
    </w:p>
    <w:p w14:paraId="53FDAABB" w14:textId="77777777" w:rsidR="00E73724" w:rsidRDefault="00E73724" w:rsidP="00E73724">
      <w:pPr>
        <w:pStyle w:val="TextkrperEinzug"/>
        <w:ind w:firstLine="0"/>
        <w:rPr>
          <w:lang w:val="de-DE"/>
        </w:rPr>
      </w:pPr>
    </w:p>
    <w:p w14:paraId="458BA1FF" w14:textId="6DA4D7FF" w:rsidR="00E73724" w:rsidRDefault="00E73724" w:rsidP="00E73724">
      <w:pPr>
        <w:pStyle w:val="TextkrperEinzug"/>
        <w:ind w:firstLine="0"/>
        <w:rPr>
          <w:lang w:val="de-DE"/>
        </w:rPr>
      </w:pPr>
      <w:r>
        <w:rPr>
          <w:lang w:val="de-DE"/>
        </w:rPr>
        <w:t xml:space="preserve">Wie schon in der Einleitung </w:t>
      </w:r>
      <w:r w:rsidRPr="00717F27">
        <w:rPr>
          <w:highlight w:val="yellow"/>
          <w:lang w:val="de-DE"/>
          <w:rPrChange w:id="754" w:author="David Tsaava [2]" w:date="2018-05-25T10:27:00Z">
            <w:rPr>
              <w:lang w:val="de-DE"/>
            </w:rPr>
          </w:rPrChange>
        </w:rPr>
        <w:t>erwärmt</w:t>
      </w:r>
      <w:r>
        <w:rPr>
          <w:lang w:val="de-DE"/>
        </w:rPr>
        <w:t xml:space="preserve"> wird, wird auch Echtzeitverhalten während der Kommunikation zwischen Komponente</w:t>
      </w:r>
      <w:ins w:id="755" w:author="David Tsaava [2]" w:date="2018-05-25T10:27:00Z">
        <w:r w:rsidR="00717F27">
          <w:rPr>
            <w:lang w:val="de-DE"/>
          </w:rPr>
          <w:t>n</w:t>
        </w:r>
      </w:ins>
      <w:r>
        <w:rPr>
          <w:lang w:val="de-DE"/>
        </w:rPr>
        <w:t xml:space="preserv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commentRangeStart w:id="756"/>
      <w:r w:rsidRPr="00717F27">
        <w:rPr>
          <w:lang w:val="de-DE"/>
        </w:rPr>
        <w:t>Für die Zulässigkeit einer Topologie Arte wird auch eine eigene Module geplant.</w:t>
      </w:r>
      <w:r>
        <w:rPr>
          <w:lang w:val="de-DE"/>
        </w:rPr>
        <w:t xml:space="preserve"> </w:t>
      </w:r>
      <w:commentRangeEnd w:id="756"/>
      <w:r w:rsidR="00717F27">
        <w:rPr>
          <w:rStyle w:val="Kommentarzeichen"/>
          <w:rFonts w:ascii="Arial" w:hAnsi="Arial" w:cs="Times New Roman"/>
          <w:lang w:val="de-DE"/>
        </w:rPr>
        <w:commentReference w:id="756"/>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57" w:name="_Toc514837031"/>
      <w:r>
        <w:lastRenderedPageBreak/>
        <w:t>Entwurf</w:t>
      </w:r>
      <w:bookmarkEnd w:id="757"/>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w:t>
      </w:r>
      <w:proofErr w:type="spellStart"/>
      <w:r>
        <w:t>eingegangen</w:t>
      </w:r>
      <w:proofErr w:type="spellEnd"/>
      <w:r>
        <w:t xml:space="preserve"> und </w:t>
      </w:r>
      <w:proofErr w:type="spellStart"/>
      <w:r>
        <w:t>anschließend</w:t>
      </w:r>
      <w:proofErr w:type="spellEnd"/>
      <w:r>
        <w:t xml:space="preserve"> das </w:t>
      </w:r>
      <w:proofErr w:type="spellStart"/>
      <w:r>
        <w:t>Datenmodell</w:t>
      </w:r>
      <w:proofErr w:type="spellEnd"/>
      <w:r>
        <w:t xml:space="preserve"> </w:t>
      </w:r>
      <w:proofErr w:type="spellStart"/>
      <w:r>
        <w:t>erläutern</w:t>
      </w:r>
      <w:proofErr w:type="spellEnd"/>
      <w:r>
        <w:t xml:space="preserve">.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58" w:name="_Toc514837032"/>
      <w:r>
        <w:t xml:space="preserve">Architektur der </w:t>
      </w:r>
      <w:r w:rsidRPr="00E73724">
        <w:rPr>
          <w:i/>
        </w:rPr>
        <w:t>Topology</w:t>
      </w:r>
      <w:r w:rsidR="001F13B4" w:rsidRPr="00E73724">
        <w:rPr>
          <w:i/>
        </w:rPr>
        <w:t>Editor</w:t>
      </w:r>
      <w:bookmarkEnd w:id="758"/>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20"/>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 xml:space="preserve">st einige Herausforderungen, die nicht in herkömmlichen Webanwendung vorhanden sind. Allerdings begegnet Technologien wie </w:t>
      </w:r>
      <w:proofErr w:type="spellStart"/>
      <w:r w:rsidRPr="008325F5">
        <w:rPr>
          <w:lang w:val="de-DE"/>
        </w:rPr>
        <w:t>ASP:</w:t>
      </w:r>
      <w:proofErr w:type="gramStart"/>
      <w:r w:rsidRPr="008325F5">
        <w:rPr>
          <w:lang w:val="de-DE"/>
        </w:rPr>
        <w:t>NET:Web</w:t>
      </w:r>
      <w:proofErr w:type="gramEnd"/>
      <w:r w:rsidRPr="008325F5">
        <w:rPr>
          <w:lang w:val="de-DE"/>
        </w:rPr>
        <w:t>-API</w:t>
      </w:r>
      <w:proofErr w:type="spellEnd"/>
      <w:r w:rsidRPr="008325F5">
        <w:rPr>
          <w:lang w:val="de-DE"/>
        </w:rPr>
        <w:t>,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025775"/>
                    </a:xfrm>
                    <a:prstGeom prst="rect">
                      <a:avLst/>
                    </a:prstGeom>
                  </pic:spPr>
                </pic:pic>
              </a:graphicData>
            </a:graphic>
          </wp:inline>
        </w:drawing>
      </w:r>
    </w:p>
    <w:p w14:paraId="47102C72" w14:textId="69E14E8E" w:rsidR="00D41B57" w:rsidRDefault="004B5E16" w:rsidP="004B5E16">
      <w:pPr>
        <w:pStyle w:val="Beschriftung"/>
        <w:jc w:val="left"/>
      </w:pPr>
      <w:bookmarkStart w:id="759" w:name="_Toc511225570"/>
      <w:r>
        <w:t xml:space="preserve">Abbildung </w:t>
      </w:r>
      <w:fldSimple w:instr=" SEQ Abbildung \* ARABIC ">
        <w:r w:rsidR="009D2C15">
          <w:rPr>
            <w:noProof/>
          </w:rPr>
          <w:t>12</w:t>
        </w:r>
      </w:fldSimple>
      <w:r>
        <w:t xml:space="preserve">: </w:t>
      </w:r>
      <w:r w:rsidRPr="000B7F46">
        <w:t xml:space="preserve">Diagramm zeigt den Grundlegenden Entwurf der </w:t>
      </w:r>
      <w:r w:rsidR="00E73724">
        <w:t>TopologyEditor</w:t>
      </w:r>
      <w:bookmarkEnd w:id="759"/>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 xml:space="preserve">Das Angular App besteht aus 4 Hauptmodulen und werden als </w:t>
      </w:r>
      <w:proofErr w:type="spellStart"/>
      <w:r>
        <w:rPr>
          <w:lang w:val="de-DE"/>
        </w:rPr>
        <w:t>Typescript</w:t>
      </w:r>
      <w:proofErr w:type="spellEnd"/>
      <w:r>
        <w:rPr>
          <w:lang w:val="de-DE"/>
        </w:rPr>
        <w: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 xml:space="preserve">Modelle werden als C#-Klassen dargestellt, die auch als </w:t>
      </w:r>
      <w:proofErr w:type="spellStart"/>
      <w:r w:rsidRPr="004B5E16">
        <w:rPr>
          <w:lang w:val="de-DE"/>
        </w:rPr>
        <w:t>Plain</w:t>
      </w:r>
      <w:proofErr w:type="spellEnd"/>
      <w:r w:rsidRPr="004B5E16">
        <w:rPr>
          <w:lang w:val="de-DE"/>
        </w:rPr>
        <w:t xml:space="preserve"> Old C# </w:t>
      </w:r>
      <w:proofErr w:type="spellStart"/>
      <w:r w:rsidRPr="004B5E16">
        <w:rPr>
          <w:lang w:val="de-DE"/>
        </w:rPr>
        <w:t>Object</w:t>
      </w:r>
      <w:proofErr w:type="spellEnd"/>
      <w:r w:rsidRPr="004B5E16">
        <w:rPr>
          <w:lang w:val="de-DE"/>
        </w:rPr>
        <w:t xml:space="preserve">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CA1601">
        <w:rPr>
          <w:lang w:val="de-DE"/>
        </w:rPr>
        <w:t>DtmAPI</w:t>
      </w:r>
      <w:proofErr w:type="spellEnd"/>
      <w:r w:rsidR="00CA1601">
        <w:rPr>
          <w:lang w:val="de-DE"/>
        </w:rPr>
        <w:t>)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w:t>
      </w:r>
      <w:proofErr w:type="spellStart"/>
      <w:r>
        <w:rPr>
          <w:lang w:val="de-DE"/>
        </w:rPr>
        <w:t>DtmAPI</w:t>
      </w:r>
      <w:proofErr w:type="spellEnd"/>
      <w:r>
        <w:rPr>
          <w:lang w:val="de-DE"/>
        </w:rPr>
        <w:t xml:space="preserve">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760" w:name="_Toc514837033"/>
      <w:r w:rsidRPr="00BE206E">
        <w:t>Datenmodell</w:t>
      </w:r>
      <w:bookmarkEnd w:id="760"/>
    </w:p>
    <w:p w14:paraId="16EE1A57" w14:textId="0174BB84"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9D2C15">
        <w:t xml:space="preserve">Abbildung </w:t>
      </w:r>
      <w:r w:rsidR="009D2C15">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657475"/>
                    </a:xfrm>
                    <a:prstGeom prst="rect">
                      <a:avLst/>
                    </a:prstGeom>
                  </pic:spPr>
                </pic:pic>
              </a:graphicData>
            </a:graphic>
          </wp:inline>
        </w:drawing>
      </w:r>
    </w:p>
    <w:p w14:paraId="75BC95DF" w14:textId="514FAEE1" w:rsidR="007A6D64" w:rsidRPr="00025EAB" w:rsidRDefault="007A6D64" w:rsidP="007A6D64">
      <w:pPr>
        <w:pStyle w:val="Beschriftung"/>
        <w:jc w:val="both"/>
      </w:pPr>
      <w:bookmarkStart w:id="761" w:name="_Ref511034098"/>
      <w:bookmarkStart w:id="762" w:name="_Toc511225571"/>
      <w:r>
        <w:t xml:space="preserve">Abbildung </w:t>
      </w:r>
      <w:fldSimple w:instr=" SEQ Abbildung \* ARABIC ">
        <w:r w:rsidR="009D2C15">
          <w:rPr>
            <w:noProof/>
          </w:rPr>
          <w:t>13</w:t>
        </w:r>
      </w:fldSimple>
      <w:bookmarkEnd w:id="761"/>
      <w:r>
        <w:t xml:space="preserve">: Domänenmodell der Elemente des </w:t>
      </w:r>
      <w:r w:rsidR="00E73724">
        <w:t>TopologyEditor</w:t>
      </w:r>
      <w:bookmarkEnd w:id="762"/>
    </w:p>
    <w:p w14:paraId="040A50DF" w14:textId="1A79D4E8" w:rsidR="00520614" w:rsidRDefault="00A94292" w:rsidP="00520614">
      <w:pPr>
        <w:pStyle w:val="TextkrperEinzug"/>
        <w:ind w:firstLine="0"/>
        <w:rPr>
          <w:lang w:val="de-DE"/>
        </w:rPr>
      </w:pPr>
      <w:r>
        <w:rPr>
          <w:lang w:val="de-DE"/>
        </w:rPr>
        <w:t xml:space="preserve">Das Entität </w:t>
      </w:r>
      <w:proofErr w:type="spellStart"/>
      <w:r w:rsidRPr="00A94292">
        <w:rPr>
          <w:i/>
          <w:lang w:val="de-DE"/>
        </w:rPr>
        <w:t>Topology</w:t>
      </w:r>
      <w:proofErr w:type="spellEnd"/>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proofErr w:type="spellStart"/>
      <w:r w:rsidRPr="00A94292">
        <w:rPr>
          <w:i/>
          <w:lang w:val="de-DE"/>
        </w:rPr>
        <w:t>TopologyId</w:t>
      </w:r>
      <w:proofErr w:type="spellEnd"/>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proofErr w:type="spellStart"/>
      <w:r w:rsidRPr="00BF26E0">
        <w:rPr>
          <w:i/>
          <w:lang w:val="de-DE"/>
        </w:rPr>
        <w:t>LinkData</w:t>
      </w:r>
      <w:proofErr w:type="spellEnd"/>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763" w:name="_Toc514837034"/>
      <w:proofErr w:type="spellStart"/>
      <w:r>
        <w:t>DtmApi</w:t>
      </w:r>
      <w:proofErr w:type="spellEnd"/>
      <w:r>
        <w:t xml:space="preserve"> Wrapper</w:t>
      </w:r>
      <w:bookmarkEnd w:id="763"/>
    </w:p>
    <w:p w14:paraId="4302DC9D" w14:textId="73E322B6" w:rsidR="00C74DCF" w:rsidRDefault="00C74DCF" w:rsidP="00C74DCF">
      <w:pPr>
        <w:pStyle w:val="Textkrper"/>
      </w:pPr>
      <w:proofErr w:type="spellStart"/>
      <w:r>
        <w:t>DTMAPi</w:t>
      </w:r>
      <w:proofErr w:type="spellEnd"/>
      <w:r>
        <w:t xml:space="preserve"> besteht aus zwei Hauptfassaden nämlich </w:t>
      </w:r>
      <w:proofErr w:type="spellStart"/>
      <w:r>
        <w:t>TopologyFassade</w:t>
      </w:r>
      <w:proofErr w:type="spellEnd"/>
      <w:r>
        <w:t xml:space="preserve"> und </w:t>
      </w:r>
      <w:proofErr w:type="spellStart"/>
      <w:r>
        <w:t>LinkFassade</w:t>
      </w:r>
      <w:proofErr w:type="spellEnd"/>
      <w:r>
        <w:t>,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605662E0" w:rsidR="000607DE" w:rsidRDefault="000607DE" w:rsidP="000607DE">
      <w:pPr>
        <w:pStyle w:val="Beschriftung"/>
        <w:jc w:val="both"/>
      </w:pPr>
      <w:bookmarkStart w:id="764" w:name="_Ref511046443"/>
      <w:bookmarkStart w:id="765" w:name="_Toc511225572"/>
      <w:r>
        <w:t xml:space="preserve">Abbildung </w:t>
      </w:r>
      <w:fldSimple w:instr=" SEQ Abbildung \* ARABIC ">
        <w:r w:rsidR="009D2C15">
          <w:rPr>
            <w:noProof/>
          </w:rPr>
          <w:t>14</w:t>
        </w:r>
      </w:fldSimple>
      <w:bookmarkEnd w:id="764"/>
      <w:r>
        <w:t>: Klassendiagramm eines Beispiel für Fassaden mit feldbusabhängigen Protokollen</w:t>
      </w:r>
      <w:bookmarkEnd w:id="765"/>
    </w:p>
    <w:p w14:paraId="7496ED04" w14:textId="10760066"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proofErr w:type="spellStart"/>
      <w:r w:rsidR="009D2C15">
        <w:t>Abbildung</w:t>
      </w:r>
      <w:proofErr w:type="spellEnd"/>
      <w:r w:rsidR="009D2C15">
        <w:t xml:space="preserve"> </w:t>
      </w:r>
      <w:r w:rsidR="009D2C15">
        <w:rPr>
          <w:noProof/>
        </w:rPr>
        <w:t>14</w:t>
      </w:r>
      <w:r w:rsidRPr="000607DE">
        <w:rPr>
          <w:lang w:val="de-DE"/>
        </w:rPr>
        <w:fldChar w:fldCharType="end"/>
      </w:r>
      <w:r w:rsidRPr="000607DE">
        <w:rPr>
          <w:lang w:val="de-DE"/>
        </w:rPr>
        <w:t xml:space="preserve"> zeigt Controller, die Fassaden </w:t>
      </w:r>
      <w:proofErr w:type="gramStart"/>
      <w:r w:rsidRPr="000607DE">
        <w:rPr>
          <w:lang w:val="de-DE"/>
        </w:rPr>
        <w:t>als</w:t>
      </w:r>
      <w:proofErr w:type="gramEnd"/>
      <w:r w:rsidRPr="000607DE">
        <w:rPr>
          <w:lang w:val="de-DE"/>
        </w:rPr>
        <w:t xml:space="preserve"> Beobachter</w:t>
      </w:r>
      <w:r w:rsidR="00603DA0">
        <w:rPr>
          <w:lang w:val="de-DE"/>
        </w:rPr>
        <w:t xml:space="preserve"> für die Tätigkeiten wie </w:t>
      </w:r>
      <w:r w:rsidR="008F2A65">
        <w:rPr>
          <w:lang w:val="de-DE"/>
        </w:rPr>
        <w:t>(</w:t>
      </w:r>
      <w:r w:rsidR="00603DA0">
        <w:rPr>
          <w:lang w:val="de-DE"/>
        </w:rPr>
        <w:t xml:space="preserve">zum Beispiel </w:t>
      </w:r>
      <w:r w:rsidR="003C0C09">
        <w:rPr>
          <w:lang w:val="de-DE"/>
        </w:rPr>
        <w:t>die Add</w:t>
      </w:r>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49BC6AE2" w14:textId="574342A8" w:rsidR="006725B3" w:rsidRDefault="00E73724" w:rsidP="00E73724">
      <w:pPr>
        <w:pStyle w:val="berschrift2"/>
      </w:pPr>
      <w:bookmarkStart w:id="766" w:name="_Toc514837035"/>
      <w:r>
        <w:t xml:space="preserve">Ansicht der </w:t>
      </w:r>
      <w:r w:rsidRPr="00E73724">
        <w:t>TopologyEditor</w:t>
      </w:r>
      <w:bookmarkEnd w:id="766"/>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lastRenderedPageBreak/>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767" w:name="_Toc514837036"/>
      <w:r>
        <w:t>Realisierung</w:t>
      </w:r>
      <w:bookmarkEnd w:id="767"/>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768" w:name="_Toc514837037"/>
      <w:r>
        <w:t>Vorgehensweise</w:t>
      </w:r>
      <w:bookmarkEnd w:id="768"/>
    </w:p>
    <w:p w14:paraId="0BA89D6C" w14:textId="3DA1F868" w:rsidR="006725B3" w:rsidRPr="006725B3" w:rsidRDefault="006725B3" w:rsidP="006725B3">
      <w:pPr>
        <w:pStyle w:val="TextkrperEinzug"/>
        <w:ind w:firstLine="0"/>
        <w:rPr>
          <w:u w:val="single"/>
          <w:lang w:val="de-DE"/>
        </w:rPr>
      </w:pPr>
      <w:r>
        <w:rPr>
          <w:lang w:val="de-DE"/>
        </w:rPr>
        <w:t xml:space="preserve">Beim Unternehmen Hilscher Gesellschaft ist die </w:t>
      </w:r>
      <w:proofErr w:type="spellStart"/>
      <w:r w:rsidRPr="006725B3">
        <w:rPr>
          <w:i/>
          <w:lang w:val="de-DE"/>
        </w:rPr>
        <w:t>Scrum</w:t>
      </w:r>
      <w:proofErr w:type="spellEnd"/>
      <w:r>
        <w:rPr>
          <w:rStyle w:val="Funotenzeichen"/>
          <w:i/>
          <w:lang w:val="de-DE"/>
        </w:rPr>
        <w:footnoteReference w:id="21"/>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5989B49A" w14:textId="77777777" w:rsidR="00315F41" w:rsidRDefault="00315F41" w:rsidP="00315F41">
      <w:pPr>
        <w:pStyle w:val="berschrift2"/>
      </w:pPr>
      <w:bookmarkStart w:id="769" w:name="_Toc514837038"/>
      <w:r w:rsidRPr="00CC5BAB">
        <w:t>Verwendete</w:t>
      </w:r>
      <w:r>
        <w:t xml:space="preserve"> Werkzeugen</w:t>
      </w:r>
      <w:bookmarkEnd w:id="769"/>
    </w:p>
    <w:p w14:paraId="12E2669E" w14:textId="77777777" w:rsidR="00315F41" w:rsidRDefault="00315F41" w:rsidP="00315F41">
      <w:pPr>
        <w:pStyle w:val="Textkrper"/>
      </w:pPr>
      <w:r w:rsidRPr="001E44FB">
        <w:t xml:space="preserve">In diesem Kapitel werden wichtige bei der Umsetzung verwendete Technologien und Werkzeuge angesprochen.  Auch nichtfunktionale Punkte wie die Wiederverwendbarkeit des </w:t>
      </w:r>
      <w:proofErr w:type="spellStart"/>
      <w:r w:rsidRPr="001E44FB">
        <w:t>QuellCodes</w:t>
      </w:r>
      <w:proofErr w:type="spellEnd"/>
      <w:r w:rsidRPr="001E44FB">
        <w:t xml:space="preserve">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t xml:space="preserve">6 </w:t>
      </w:r>
      <w:r w:rsidRPr="001E44FB">
        <w:t xml:space="preserve">erläutert </w:t>
      </w:r>
    </w:p>
    <w:p w14:paraId="0E08079D" w14:textId="7D1154CF" w:rsidR="00F744FC" w:rsidRDefault="00F744FC" w:rsidP="00F744FC">
      <w:pPr>
        <w:pStyle w:val="berschrift2"/>
      </w:pPr>
      <w:bookmarkStart w:id="770" w:name="_Toc514837039"/>
      <w:r w:rsidRPr="00F744FC">
        <w:t>Ausgewählte Implementierungsaspekte</w:t>
      </w:r>
      <w:bookmarkEnd w:id="770"/>
    </w:p>
    <w:p w14:paraId="01125FC7" w14:textId="77777777" w:rsidR="00F744FC" w:rsidRDefault="00F744FC" w:rsidP="00F744FC">
      <w:pPr>
        <w:pStyle w:val="Textkrper"/>
      </w:pPr>
    </w:p>
    <w:p w14:paraId="38F11848" w14:textId="28706706"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9D2C15">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0EE3AFF9"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9D2C15">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w:t>
      </w:r>
      <w:proofErr w:type="spellStart"/>
      <w:r w:rsidR="00937B2D">
        <w:t>graﬁsche</w:t>
      </w:r>
      <w:proofErr w:type="spellEnd"/>
      <w:r w:rsidR="00937B2D">
        <w:t xml:space="preserv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8A73705" w:rsidR="00937B2D" w:rsidRDefault="00A455A1" w:rsidP="00A455A1">
      <w:pPr>
        <w:pStyle w:val="berschrift3"/>
      </w:pPr>
      <w:bookmarkStart w:id="771" w:name="_Toc514837040"/>
      <w:r>
        <w:t>Serverseitige Kodierung</w:t>
      </w:r>
      <w:bookmarkEnd w:id="771"/>
      <w:r>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proofErr w:type="spellStart"/>
      <w:r w:rsidR="00911ECD">
        <w:t>Hilscher.TopologyEditor</w:t>
      </w:r>
      <w:proofErr w:type="spellEnd"/>
      <w:r w:rsidR="00B927EE">
        <w:t xml:space="preserve"> und </w:t>
      </w:r>
      <w:proofErr w:type="spellStart"/>
      <w:proofErr w:type="gramStart"/>
      <w:r w:rsidR="00911ECD">
        <w:t>Hilscher.TopologyEditor.AspNet</w:t>
      </w:r>
      <w:proofErr w:type="spellEnd"/>
      <w:proofErr w:type="gramEnd"/>
      <w:r w:rsidR="00911ECD">
        <w:t xml:space="preserve"> </w:t>
      </w:r>
      <w:r w:rsidR="00B927EE">
        <w:t xml:space="preserve">und natürlich die </w:t>
      </w:r>
      <w:proofErr w:type="spellStart"/>
      <w:r w:rsidR="00911ECD">
        <w:t>Hilscher</w:t>
      </w:r>
      <w:r w:rsidR="00B927EE">
        <w:t>.Web.API</w:t>
      </w:r>
      <w:proofErr w:type="spellEnd"/>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484630"/>
                    </a:xfrm>
                    <a:prstGeom prst="rect">
                      <a:avLst/>
                    </a:prstGeom>
                  </pic:spPr>
                </pic:pic>
              </a:graphicData>
            </a:graphic>
          </wp:inline>
        </w:drawing>
      </w:r>
    </w:p>
    <w:p w14:paraId="7B4EC8F8" w14:textId="3C5C20AA" w:rsidR="00AB4B47" w:rsidRPr="00AB4B47" w:rsidRDefault="00AB4B47" w:rsidP="00AB4B47">
      <w:pPr>
        <w:pStyle w:val="Beschriftung"/>
        <w:jc w:val="both"/>
      </w:pPr>
      <w:r>
        <w:t xml:space="preserve">Abbildung </w:t>
      </w:r>
      <w:fldSimple w:instr=" SEQ Abbildung \* ARABIC ">
        <w:r w:rsidR="009D2C15">
          <w:rPr>
            <w:noProof/>
          </w:rPr>
          <w:t>15</w:t>
        </w:r>
      </w:fldSimple>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proofErr w:type="spellStart"/>
      <w:r w:rsidRPr="00270D51">
        <w:rPr>
          <w:b/>
        </w:rPr>
        <w:t>Hilscher.TopologyEditor</w:t>
      </w:r>
      <w:proofErr w:type="spellEnd"/>
      <w:r>
        <w:t xml:space="preserve"> </w:t>
      </w:r>
      <w:r w:rsidR="00270D51">
        <w:rPr>
          <w:lang w:val="de-DE"/>
        </w:rPr>
        <w:t xml:space="preserve">enthält die Kernfunktionalität von TopologyEditor, die auf unterstützte Software Communication Studio genutzt wird, </w:t>
      </w:r>
      <w:proofErr w:type="spellStart"/>
      <w:r w:rsidR="00270D51">
        <w:rPr>
          <w:lang w:val="de-DE"/>
        </w:rPr>
        <w:t>and</w:t>
      </w:r>
      <w:proofErr w:type="spellEnd"/>
      <w:r w:rsidR="00270D51">
        <w:rPr>
          <w:lang w:val="de-DE"/>
        </w:rPr>
        <w:t xml:space="preserve">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xml:space="preserve">: wie </w:t>
      </w:r>
      <w:proofErr w:type="spellStart"/>
      <w:r>
        <w:rPr>
          <w:lang w:val="de-DE"/>
        </w:rPr>
        <w:t>Node</w:t>
      </w:r>
      <w:proofErr w:type="spellEnd"/>
      <w:r>
        <w:rPr>
          <w:lang w:val="de-DE"/>
        </w:rPr>
        <w:t xml:space="preserve">, Link, </w:t>
      </w:r>
      <w:proofErr w:type="spellStart"/>
      <w:r>
        <w:rPr>
          <w:lang w:val="de-DE"/>
        </w:rPr>
        <w:t>Toplogy</w:t>
      </w:r>
      <w:proofErr w:type="spellEnd"/>
      <w:r>
        <w:rPr>
          <w:lang w:val="de-DE"/>
        </w:rPr>
        <w:t xml:space="preserve">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w:t>
      </w:r>
      <w:proofErr w:type="spellStart"/>
      <w:r>
        <w:rPr>
          <w:lang w:val="de-DE"/>
        </w:rPr>
        <w:t>IDataAccess</w:t>
      </w:r>
      <w:proofErr w:type="spellEnd"/>
      <w:r>
        <w:rPr>
          <w:lang w:val="de-DE"/>
        </w:rPr>
        <w:t xml:space="preserve">, </w:t>
      </w:r>
      <w:proofErr w:type="spellStart"/>
      <w:r>
        <w:rPr>
          <w:lang w:val="de-DE"/>
        </w:rPr>
        <w:t>IDtmDataAccess</w:t>
      </w:r>
      <w:proofErr w:type="spellEnd"/>
      <w:r>
        <w:rPr>
          <w:lang w:val="de-DE"/>
        </w:rPr>
        <w:t xml:space="preserve">. Außerdem definiert sie die Schnittstellen </w:t>
      </w:r>
      <w:proofErr w:type="spellStart"/>
      <w:r>
        <w:rPr>
          <w:lang w:val="de-DE"/>
        </w:rPr>
        <w:t>INodeManger</w:t>
      </w:r>
      <w:proofErr w:type="spellEnd"/>
      <w:r>
        <w:rPr>
          <w:lang w:val="de-DE"/>
        </w:rPr>
        <w:t xml:space="preserve"> </w:t>
      </w:r>
      <w:r w:rsidR="008F59B4">
        <w:rPr>
          <w:lang w:val="de-DE"/>
        </w:rPr>
        <w:t xml:space="preserve">und </w:t>
      </w:r>
      <w:proofErr w:type="spellStart"/>
      <w:r w:rsidR="008F59B4">
        <w:rPr>
          <w:lang w:val="de-DE"/>
        </w:rPr>
        <w:t>ILinkManger</w:t>
      </w:r>
      <w:proofErr w:type="spellEnd"/>
      <w:r>
        <w:rPr>
          <w:lang w:val="de-DE"/>
        </w:rPr>
        <w:t xml:space="preserve"> zur Verwaltung von </w:t>
      </w:r>
      <w:proofErr w:type="spellStart"/>
      <w:r>
        <w:rPr>
          <w:lang w:val="de-DE"/>
        </w:rPr>
        <w:t>Node</w:t>
      </w:r>
      <w:proofErr w:type="spellEnd"/>
      <w:r>
        <w:rPr>
          <w:lang w:val="de-DE"/>
        </w:rPr>
        <w:t xml:space="preserv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proofErr w:type="spellStart"/>
      <w:r w:rsidRPr="00270D51">
        <w:rPr>
          <w:b/>
        </w:rPr>
        <w:t>Hilscher.TopologyEditor</w:t>
      </w:r>
      <w:r>
        <w:rPr>
          <w:b/>
        </w:rPr>
        <w:t>.AspNet</w:t>
      </w:r>
      <w:proofErr w:type="spellEnd"/>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proofErr w:type="spellStart"/>
      <w:r w:rsidRPr="008F59B4">
        <w:rPr>
          <w:b/>
          <w:lang w:val="de-DE"/>
        </w:rPr>
        <w:t>Facades</w:t>
      </w:r>
      <w:proofErr w:type="spellEnd"/>
      <w:r>
        <w:rPr>
          <w:lang w:val="de-DE"/>
        </w:rPr>
        <w:t xml:space="preserve"> sind für die Konkrete Klassen zur Kommunikation mit DTM-Geräte verantwortlich, darin befindet sich Beispiel </w:t>
      </w:r>
      <w:proofErr w:type="spellStart"/>
      <w:r>
        <w:rPr>
          <w:lang w:val="de-DE"/>
        </w:rPr>
        <w:t>TopologyDataAccess</w:t>
      </w:r>
      <w:proofErr w:type="spellEnd"/>
    </w:p>
    <w:p w14:paraId="292A97E9" w14:textId="39CC3416" w:rsidR="008F59B4" w:rsidRDefault="008F59B4" w:rsidP="009D3F3B">
      <w:pPr>
        <w:pStyle w:val="TextkrperEinzug"/>
        <w:ind w:firstLine="0"/>
        <w:rPr>
          <w:lang w:val="de-DE"/>
        </w:rPr>
      </w:pPr>
      <w:r>
        <w:rPr>
          <w:lang w:val="de-DE"/>
        </w:rPr>
        <w:t xml:space="preserve">Managers: beinhaltet die konkreten Implementierungen von Mangers-Schnittstellen aus Interfaces. Dazu gehören </w:t>
      </w:r>
      <w:proofErr w:type="spellStart"/>
      <w:r>
        <w:rPr>
          <w:lang w:val="de-DE"/>
        </w:rPr>
        <w:t>NodeManger</w:t>
      </w:r>
      <w:proofErr w:type="spellEnd"/>
      <w:r>
        <w:rPr>
          <w:lang w:val="de-DE"/>
        </w:rPr>
        <w:t xml:space="preserve">, </w:t>
      </w:r>
      <w:proofErr w:type="spellStart"/>
      <w:r>
        <w:rPr>
          <w:lang w:val="de-DE"/>
        </w:rPr>
        <w:t>LinkManager</w:t>
      </w:r>
      <w:proofErr w:type="spellEnd"/>
    </w:p>
    <w:p w14:paraId="69F712BF" w14:textId="7FFB5D14" w:rsidR="0066554D" w:rsidRDefault="0066554D" w:rsidP="009D3F3B">
      <w:pPr>
        <w:pStyle w:val="TextkrperEinzug"/>
        <w:ind w:firstLine="0"/>
        <w:rPr>
          <w:lang w:val="de-DE"/>
        </w:rPr>
      </w:pPr>
      <w:proofErr w:type="spellStart"/>
      <w:r w:rsidRPr="0066554D">
        <w:rPr>
          <w:b/>
          <w:lang w:val="de-DE"/>
        </w:rPr>
        <w:lastRenderedPageBreak/>
        <w:t>Utils</w:t>
      </w:r>
      <w:proofErr w:type="spellEnd"/>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proofErr w:type="spellStart"/>
      <w:r w:rsidRPr="00270D51">
        <w:rPr>
          <w:b/>
        </w:rPr>
        <w:t>Hilscher.</w:t>
      </w:r>
      <w:r w:rsidRPr="008F59B4">
        <w:rPr>
          <w:b/>
        </w:rPr>
        <w:t>TopologyEditor</w:t>
      </w:r>
      <w:proofErr w:type="spellEnd"/>
      <w:r w:rsidR="0080700B" w:rsidRPr="008F59B4">
        <w:rPr>
          <w:b/>
          <w:lang w:val="de-DE"/>
        </w:rPr>
        <w:t>.</w:t>
      </w:r>
      <w:proofErr w:type="spellStart"/>
      <w:r w:rsidR="0080700B" w:rsidRPr="008F59B4">
        <w:rPr>
          <w:b/>
          <w:lang w:val="de-DE"/>
        </w:rPr>
        <w:t>Web.API</w:t>
      </w:r>
      <w:proofErr w:type="spellEnd"/>
      <w:r w:rsidR="0080700B" w:rsidRPr="0080700B">
        <w:rPr>
          <w:lang w:val="de-DE"/>
        </w:rPr>
        <w:t xml:space="preserve"> </w:t>
      </w:r>
      <w:proofErr w:type="gramStart"/>
      <w:r w:rsidR="0080700B" w:rsidRPr="0080700B">
        <w:rPr>
          <w:lang w:val="de-DE"/>
        </w:rPr>
        <w:t>ist</w:t>
      </w:r>
      <w:proofErr w:type="gramEnd"/>
      <w:r w:rsidR="0080700B" w:rsidRPr="0080700B">
        <w:rPr>
          <w:lang w:val="de-DE"/>
        </w:rPr>
        <w:t xml:space="preserve">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proofErr w:type="spellStart"/>
      <w:r w:rsidR="0066554D" w:rsidRPr="0066554D">
        <w:rPr>
          <w:lang w:val="de-DE"/>
        </w:rPr>
        <w:t>Assemblies</w:t>
      </w:r>
      <w:proofErr w:type="spellEnd"/>
      <w:r w:rsidR="0066554D">
        <w:rPr>
          <w:lang w:val="de-DE"/>
        </w:rPr>
        <w:t>. Diese Komponente</w:t>
      </w:r>
      <w:r w:rsidR="00D217BC">
        <w:rPr>
          <w:lang w:val="de-DE"/>
        </w:rPr>
        <w:t xml:space="preserve"> hat zwei Controller, einer der die Device-Anfragen verarbeitet und andere die Verbindungen-Anfragen bearbeiten.</w:t>
      </w:r>
    </w:p>
    <w:p w14:paraId="42AC96F5" w14:textId="26A355C1" w:rsidR="00A455A1" w:rsidRDefault="00777EBB" w:rsidP="00A455A1">
      <w:pPr>
        <w:pStyle w:val="berschrift3"/>
      </w:pPr>
      <w:bookmarkStart w:id="772" w:name="_Toc514837041"/>
      <w:r>
        <w:t>Realisierung der Client-Applikation</w:t>
      </w:r>
      <w:bookmarkEnd w:id="772"/>
    </w:p>
    <w:p w14:paraId="60D4B8AC" w14:textId="77777777" w:rsidR="00777EBB" w:rsidRPr="00777EBB" w:rsidRDefault="00777EBB" w:rsidP="00777EBB">
      <w:pPr>
        <w:pStyle w:val="Textkrper"/>
      </w:pPr>
    </w:p>
    <w:p w14:paraId="079CCA4C" w14:textId="79474432" w:rsidR="00937B2D" w:rsidRDefault="000A7EAC" w:rsidP="00937B2D">
      <w:pPr>
        <w:pStyle w:val="berschrift3"/>
      </w:pPr>
      <w:bookmarkStart w:id="773" w:name="_Ref511654706"/>
      <w:bookmarkStart w:id="774" w:name="_Toc514837042"/>
      <w:r>
        <w:t xml:space="preserve">System </w:t>
      </w:r>
      <w:r w:rsidR="00BA5805">
        <w:t>Vorbereitung</w:t>
      </w:r>
      <w:r w:rsidR="00AA23CD">
        <w:t xml:space="preserve"> und Erstellen eines FDT-Projekt</w:t>
      </w:r>
      <w:bookmarkEnd w:id="773"/>
      <w:bookmarkEnd w:id="774"/>
    </w:p>
    <w:p w14:paraId="3E102016" w14:textId="1430B0E8" w:rsidR="0057428D" w:rsidRDefault="0057428D" w:rsidP="0057428D">
      <w:pPr>
        <w:pStyle w:val="Textkrper"/>
      </w:pPr>
      <w:r>
        <w:t xml:space="preserve">Mit dem Plug-In zu nutzen soll der Netzer vor allem das Software Communication Studio starten. Dabei wird der Server für das TopologyEditor   automatisch gestartet. Der Nutzer legt ein FDT-Projekt (siehe Abschnitt 6.1) über einem vordefinierten Mechanismus der </w:t>
      </w:r>
      <w:proofErr w:type="spellStart"/>
      <w:r>
        <w:t>ComStudio</w:t>
      </w:r>
      <w:proofErr w:type="spellEnd"/>
      <w:r>
        <w:t xml:space="preserve"> an. Danach wird einige Geräte in diesem Projekt eingeführt. Nach dem Beenden diese Schritte werden die getätigten Eingaben gespeichert. Dafür werden die C# Objekt </w:t>
      </w:r>
      <w:proofErr w:type="spellStart"/>
      <w:r w:rsidRPr="0057428D">
        <w:rPr>
          <w:i/>
        </w:rPr>
        <w:t>IProject</w:t>
      </w:r>
      <w:proofErr w:type="spellEnd"/>
      <w:r>
        <w:t xml:space="preserve"> verwendet, das in </w:t>
      </w:r>
      <w:proofErr w:type="spellStart"/>
      <w:r>
        <w:t>ComStudio</w:t>
      </w:r>
      <w:proofErr w:type="spellEnd"/>
      <w:r>
        <w:t xml:space="preserve"> vordefiniert wurde. Dieses C# Objekt bietet den Vorteil, dass sie einfach über die </w:t>
      </w:r>
      <w:proofErr w:type="spellStart"/>
      <w:r>
        <w:t>Method</w:t>
      </w:r>
      <w:proofErr w:type="spellEnd"/>
      <w:r>
        <w:t xml:space="preserve">   </w:t>
      </w:r>
      <w:proofErr w:type="spellStart"/>
      <w:proofErr w:type="gramStart"/>
      <w:r>
        <w:t>Build</w:t>
      </w:r>
      <w:proofErr w:type="spellEnd"/>
      <w:r>
        <w:t>(</w:t>
      </w:r>
      <w:proofErr w:type="gramEnd"/>
      <w:r>
        <w:t xml:space="preserve">) zu einer </w:t>
      </w:r>
      <w:proofErr w:type="spellStart"/>
      <w:r>
        <w:t>ITopologyRoot</w:t>
      </w:r>
      <w:proofErr w:type="spellEnd"/>
      <w:r>
        <w:t xml:space="preserve"> konvertiert und s</w:t>
      </w:r>
      <w:r w:rsidR="007914E6">
        <w:t xml:space="preserve">o übertragen werden können. </w:t>
      </w:r>
    </w:p>
    <w:p w14:paraId="2AFF5FE4" w14:textId="0DA3FA61" w:rsidR="007914E6" w:rsidRDefault="007914E6" w:rsidP="007914E6">
      <w:pPr>
        <w:pStyle w:val="TextkrperEinzug"/>
        <w:ind w:firstLine="0"/>
        <w:rPr>
          <w:lang w:val="de-DE"/>
        </w:rPr>
      </w:pPr>
    </w:p>
    <w:p w14:paraId="23DDCC6D" w14:textId="77777777" w:rsidR="00D93419" w:rsidRDefault="007914E6" w:rsidP="00D93419">
      <w:pPr>
        <w:pStyle w:val="TextkrperEinzug"/>
        <w:keepNext/>
        <w:ind w:firstLine="0"/>
      </w:pPr>
      <w:r>
        <w:rPr>
          <w:noProof/>
          <w:lang w:val="de-DE"/>
        </w:rPr>
        <w:drawing>
          <wp:inline distT="0" distB="0" distL="0" distR="0" wp14:anchorId="2DAB8D51" wp14:editId="59A54D68">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837055"/>
                    </a:xfrm>
                    <a:prstGeom prst="rect">
                      <a:avLst/>
                    </a:prstGeom>
                  </pic:spPr>
                </pic:pic>
              </a:graphicData>
            </a:graphic>
          </wp:inline>
        </w:drawing>
      </w:r>
    </w:p>
    <w:p w14:paraId="1FA75DB9" w14:textId="043CD9F2" w:rsidR="00D93419" w:rsidRDefault="00D93419" w:rsidP="00D93419">
      <w:pPr>
        <w:pStyle w:val="Beschriftung"/>
        <w:jc w:val="both"/>
      </w:pPr>
      <w:r>
        <w:t xml:space="preserve">Abbildung </w:t>
      </w:r>
      <w:fldSimple w:instr=" SEQ Abbildung \* ARABIC ">
        <w:r w:rsidR="009D2C15">
          <w:rPr>
            <w:noProof/>
          </w:rPr>
          <w:t>16</w:t>
        </w:r>
      </w:fldSimple>
      <w:r>
        <w:t xml:space="preserve">: </w:t>
      </w:r>
      <w:r w:rsidRPr="00792105">
        <w:t>Erstellen eines FDT-Projekt</w:t>
      </w:r>
    </w:p>
    <w:p w14:paraId="463609F6" w14:textId="273F2403" w:rsidR="00D93419" w:rsidRPr="00D93419" w:rsidRDefault="00D93419" w:rsidP="00D93419">
      <w:pPr>
        <w:pStyle w:val="TextkrperEinzug"/>
        <w:ind w:firstLine="0"/>
        <w:rPr>
          <w:lang w:val="de-DE"/>
        </w:rPr>
      </w:pPr>
      <w:r>
        <w:rPr>
          <w:lang w:val="de-DE"/>
        </w:rPr>
        <w:t xml:space="preserve">Um die Eingaben des Nutzers für das Erstellen des FDT-Projekt speichern zu können und später die Topologie darzustellen, bietet das </w:t>
      </w:r>
      <w:proofErr w:type="spellStart"/>
      <w:r>
        <w:rPr>
          <w:lang w:val="de-DE"/>
        </w:rPr>
        <w:t>IProject</w:t>
      </w:r>
      <w:proofErr w:type="spellEnd"/>
      <w:r>
        <w:rPr>
          <w:lang w:val="de-DE"/>
        </w:rPr>
        <w:t xml:space="preserve"> verschiedene Eigenschaften, wie </w:t>
      </w:r>
      <w:proofErr w:type="spellStart"/>
      <w:r>
        <w:rPr>
          <w:lang w:val="de-DE"/>
        </w:rPr>
        <w:t>systemTag</w:t>
      </w:r>
      <w:proofErr w:type="spellEnd"/>
      <w:r>
        <w:rPr>
          <w:lang w:val="de-DE"/>
        </w:rPr>
        <w:t xml:space="preserve">, Items und weitere. Diese Eigenschaften repräsentieren die Filter nach denen TopologyEditor Server eine Topologie-Modell erstellen kann.  Eine besondere Rolle spielen hierbei die Eigenschaften </w:t>
      </w:r>
      <w:proofErr w:type="spellStart"/>
      <w:r>
        <w:rPr>
          <w:lang w:val="de-DE"/>
        </w:rPr>
        <w:t>Children</w:t>
      </w:r>
      <w:proofErr w:type="spellEnd"/>
      <w:r>
        <w:rPr>
          <w:lang w:val="de-DE"/>
        </w:rPr>
        <w:t xml:space="preserve"> von Typ List&lt;</w:t>
      </w:r>
      <w:proofErr w:type="spellStart"/>
      <w:r>
        <w:rPr>
          <w:lang w:val="de-DE"/>
        </w:rPr>
        <w:t>ITopologyItem</w:t>
      </w:r>
      <w:proofErr w:type="spellEnd"/>
      <w:r>
        <w:rPr>
          <w:lang w:val="de-DE"/>
        </w:rPr>
        <w:t xml:space="preserve">&gt;. Da sie die Liste der Root-Geräte darstellt. Hierfür wird jedes Element der Liste das </w:t>
      </w:r>
      <w:proofErr w:type="spellStart"/>
      <w:r>
        <w:rPr>
          <w:lang w:val="de-DE"/>
        </w:rPr>
        <w:t>Topology</w:t>
      </w:r>
      <w:proofErr w:type="spellEnd"/>
      <w:r>
        <w:rPr>
          <w:lang w:val="de-DE"/>
        </w:rPr>
        <w:t xml:space="preserve">-API übergeben, um die Topologie Model zu konstruieren. Die Eigenschaft </w:t>
      </w:r>
      <w:proofErr w:type="spellStart"/>
      <w:r w:rsidRPr="00D93419">
        <w:rPr>
          <w:i/>
          <w:lang w:val="de-DE"/>
        </w:rPr>
        <w:t>systemTag</w:t>
      </w:r>
      <w:proofErr w:type="spellEnd"/>
      <w:r>
        <w:rPr>
          <w:lang w:val="de-DE"/>
        </w:rPr>
        <w:t xml:space="preserve"> das Element </w:t>
      </w:r>
      <w:r w:rsidR="003A098E">
        <w:rPr>
          <w:lang w:val="de-DE"/>
        </w:rPr>
        <w:t xml:space="preserve">identifiziert eindeutig jedes Element in dem gesamten System. Er ist in GUID-String angegeben </w:t>
      </w:r>
      <w:r>
        <w:rPr>
          <w:lang w:val="de-DE"/>
        </w:rPr>
        <w:t xml:space="preserve"> </w:t>
      </w:r>
    </w:p>
    <w:p w14:paraId="64EDD943" w14:textId="6B2EE67C" w:rsidR="00906CDA" w:rsidRDefault="00AA23CD" w:rsidP="00906CDA">
      <w:pPr>
        <w:pStyle w:val="berschrift3"/>
      </w:pPr>
      <w:bookmarkStart w:id="775" w:name="_Ref511654730"/>
      <w:bookmarkStart w:id="776" w:name="_Toc514837043"/>
      <w:r>
        <w:t>Anzeigen einer Topologie</w:t>
      </w:r>
      <w:bookmarkEnd w:id="775"/>
      <w:bookmarkEnd w:id="776"/>
    </w:p>
    <w:p w14:paraId="014D1937" w14:textId="70EBC3E7" w:rsidR="00D93419" w:rsidRDefault="003A098E" w:rsidP="00D93419">
      <w:pPr>
        <w:pStyle w:val="Textkrper"/>
      </w:pPr>
      <w:r>
        <w:t>Nachdem wir das System initialisiert haben, können wir nun das Software nutzen. Wir werden nur die Topologie für einzelne Master-Geräte darstellen nicht für das gesamte Projekt da nicht kein Teil der Aufgabe ist.</w:t>
      </w:r>
    </w:p>
    <w:p w14:paraId="442ED3E9" w14:textId="32BDEA8E" w:rsidR="003A098E" w:rsidRDefault="003A098E" w:rsidP="003A098E">
      <w:pPr>
        <w:pStyle w:val="TextkrperEinzug"/>
        <w:ind w:firstLine="0"/>
        <w:rPr>
          <w:lang w:val="de-DE"/>
        </w:rPr>
      </w:pPr>
      <w:r>
        <w:rPr>
          <w:lang w:val="de-DE"/>
        </w:rPr>
        <w:t xml:space="preserve">Der Nutzer kann entweder das TopologyEditor-Client auf einem Browser laufen lassen oder Direkt in </w:t>
      </w:r>
      <w:proofErr w:type="spellStart"/>
      <w:r>
        <w:rPr>
          <w:lang w:val="de-DE"/>
        </w:rPr>
        <w:t>ComStudio</w:t>
      </w:r>
      <w:proofErr w:type="spellEnd"/>
      <w:r>
        <w:rPr>
          <w:lang w:val="de-DE"/>
        </w:rPr>
        <w:t xml:space="preserve"> öffnen.</w:t>
      </w:r>
    </w:p>
    <w:p w14:paraId="3ADC18C9" w14:textId="799B6399" w:rsidR="00630551" w:rsidRDefault="00630551" w:rsidP="003A098E">
      <w:pPr>
        <w:pStyle w:val="TextkrperEinzug"/>
        <w:ind w:firstLine="0"/>
        <w:rPr>
          <w:lang w:val="de-DE"/>
        </w:rPr>
      </w:pPr>
      <w:r>
        <w:rPr>
          <w:lang w:val="de-DE"/>
        </w:rPr>
        <w:lastRenderedPageBreak/>
        <w:t xml:space="preserve">Die Rohdaten werden nun von Server als http- Antwort an den Client gesendet. Es wird zwei Antworten parallel geschickt: Die Roh Information für die Liste der beteiligten Geräte und   für die Liste der dazugehörigen Verbindungen. Der Client empfängt diese Informationen als JSON-Objekte und mit Hilfe von HTML und </w:t>
      </w:r>
      <w:proofErr w:type="spellStart"/>
      <w:r>
        <w:rPr>
          <w:lang w:val="de-DE"/>
        </w:rPr>
        <w:t>Typescript</w:t>
      </w:r>
      <w:proofErr w:type="spellEnd"/>
      <w:r>
        <w:rPr>
          <w:lang w:val="de-DE"/>
        </w:rPr>
        <w:t xml:space="preserve"> werden grafisch aufbereitet und dargestellt. Zur </w:t>
      </w:r>
      <w:r w:rsidR="003C0C09">
        <w:rPr>
          <w:lang w:val="de-DE"/>
        </w:rPr>
        <w:t>Darstellung</w:t>
      </w:r>
      <w:r>
        <w:rPr>
          <w:lang w:val="de-DE"/>
        </w:rPr>
        <w:t xml:space="preserve"> der Symbole wird die CSS-Bibliothek </w:t>
      </w:r>
      <w:proofErr w:type="spellStart"/>
      <w:r>
        <w:rPr>
          <w:lang w:val="de-DE"/>
        </w:rPr>
        <w:t>GoJs</w:t>
      </w:r>
      <w:proofErr w:type="spellEnd"/>
      <w:r>
        <w:rPr>
          <w:lang w:val="de-DE"/>
        </w:rPr>
        <w:t xml:space="preserve"> (Siehe </w:t>
      </w:r>
      <w:r w:rsidR="00D949E6">
        <w:rPr>
          <w:lang w:val="de-DE"/>
        </w:rPr>
        <w:t>Abschnitt 5.3</w:t>
      </w:r>
      <w:r>
        <w:rPr>
          <w:lang w:val="de-DE"/>
        </w:rPr>
        <w:t>) verwendet</w:t>
      </w:r>
      <w:r w:rsidR="00D949E6">
        <w:rPr>
          <w:lang w:val="de-DE"/>
        </w:rPr>
        <w:t>.</w:t>
      </w:r>
    </w:p>
    <w:p w14:paraId="2A97A5F5" w14:textId="77777777" w:rsidR="003A098E" w:rsidRPr="003A098E" w:rsidRDefault="003A098E" w:rsidP="003A098E">
      <w:pPr>
        <w:pStyle w:val="TextkrperEinzug"/>
        <w:ind w:firstLine="0"/>
        <w:rPr>
          <w:lang w:val="de-DE"/>
        </w:rPr>
      </w:pPr>
    </w:p>
    <w:p w14:paraId="7045C587" w14:textId="7101090B" w:rsidR="00906CDA" w:rsidRDefault="00AA23CD" w:rsidP="00906CDA">
      <w:pPr>
        <w:pStyle w:val="berschrift3"/>
      </w:pPr>
      <w:bookmarkStart w:id="777" w:name="_Toc514837044"/>
      <w:r>
        <w:t>Aktualisieren</w:t>
      </w:r>
      <w:r w:rsidR="00906CDA">
        <w:t xml:space="preserve"> der Topologie</w:t>
      </w:r>
      <w:bookmarkEnd w:id="777"/>
      <w:r w:rsidR="00906CDA">
        <w:t xml:space="preserve"> </w:t>
      </w:r>
    </w:p>
    <w:p w14:paraId="5E0F9A71" w14:textId="6D1EFFF7" w:rsidR="00906CDA" w:rsidRPr="00906CDA" w:rsidRDefault="00906CDA" w:rsidP="00906CDA">
      <w:pPr>
        <w:pStyle w:val="berschrift3"/>
      </w:pPr>
      <w:bookmarkStart w:id="778" w:name="_Toc514837045"/>
      <w:r>
        <w:t>Fehlerbehandlung einer Topologie</w:t>
      </w:r>
      <w:bookmarkEnd w:id="778"/>
    </w:p>
    <w:p w14:paraId="0DB17522" w14:textId="130A7CD5" w:rsidR="00D63D02" w:rsidRDefault="00D63D02"/>
    <w:p w14:paraId="1463A144" w14:textId="578ECDCA" w:rsidR="00D63D02" w:rsidRDefault="00D63D02">
      <w:r>
        <w:br w:type="page"/>
      </w:r>
    </w:p>
    <w:p w14:paraId="00F402F1" w14:textId="63AEDA07" w:rsidR="00D63D02" w:rsidRPr="00D63D02" w:rsidRDefault="00D63D02" w:rsidP="00D63D02">
      <w:pPr>
        <w:pStyle w:val="TextkrperEinzug"/>
        <w:ind w:firstLine="0"/>
        <w:rPr>
          <w:lang w:val="de-DE"/>
        </w:rPr>
      </w:pPr>
    </w:p>
    <w:p w14:paraId="73CB5A48" w14:textId="7A750F27" w:rsidR="008F318E" w:rsidRDefault="008F318E" w:rsidP="008F318E">
      <w:pPr>
        <w:pStyle w:val="berschrift1"/>
      </w:pPr>
      <w:bookmarkStart w:id="779" w:name="_Toc514837046"/>
      <w:r>
        <w:t>Zusammenfassung und Ausblick</w:t>
      </w:r>
      <w:bookmarkEnd w:id="779"/>
    </w:p>
    <w:p w14:paraId="77D34719" w14:textId="73DF3C48" w:rsidR="00D33907" w:rsidRPr="00D33907" w:rsidRDefault="00D33907" w:rsidP="00D33907">
      <w:pPr>
        <w:pStyle w:val="Textkrper"/>
      </w:pPr>
      <w:r>
        <w:t>Abschließend werden in diesem Kapitel die vorgestellten Inhalte zusammengefasst und Ansatzpunkte für die zukünftige Weiterentwicklung des Topologie-Editor in einem Ausblick gegeben.</w:t>
      </w:r>
    </w:p>
    <w:p w14:paraId="67FA8311" w14:textId="21ADBD3A" w:rsidR="003103A6" w:rsidRDefault="00CC5BAB" w:rsidP="00CC5BAB">
      <w:pPr>
        <w:pStyle w:val="berschrift2"/>
      </w:pPr>
      <w:bookmarkStart w:id="780" w:name="_Toc514837047"/>
      <w:r w:rsidRPr="00CC5BAB">
        <w:t>Zusammenfassung</w:t>
      </w:r>
      <w:bookmarkEnd w:id="780"/>
    </w:p>
    <w:p w14:paraId="4AE769B7" w14:textId="7EE2733E" w:rsidR="00CC5BAB" w:rsidRDefault="00231DB6" w:rsidP="00231DB6">
      <w:pPr>
        <w:pStyle w:val="TextkrperEinzug"/>
        <w:ind w:firstLine="0"/>
        <w:rPr>
          <w:rFonts w:cs="Times New Roman"/>
          <w:lang w:val="de-DE"/>
        </w:rPr>
      </w:pPr>
      <w:r>
        <w:rPr>
          <w:rFonts w:cs="Times New Roman"/>
          <w:lang w:val="de-DE"/>
        </w:rPr>
        <w:t xml:space="preserve">Die ursprünglich gesetzten Ziele mit PROFINET IRT sind erreicht. Nach einer Übersicht über alle Topologie-Arten, wurde der Ist-Zustand hinsichtlich der </w:t>
      </w:r>
      <w:proofErr w:type="spellStart"/>
      <w:r>
        <w:rPr>
          <w:rFonts w:cs="Times New Roman"/>
          <w:lang w:val="de-DE"/>
        </w:rPr>
        <w:t>ComStudio</w:t>
      </w:r>
      <w:proofErr w:type="spellEnd"/>
      <w:r>
        <w:rPr>
          <w:rFonts w:cs="Times New Roman"/>
          <w:lang w:val="de-DE"/>
        </w:rPr>
        <w:t xml:space="preserve"> dargestellt und die Anforderungen der Plug-In analysiert. Dabei konnten mehrere Schwachstellen bezüglich der   Konfiguration-Prozess </w:t>
      </w:r>
      <w:r w:rsidR="006A3309">
        <w:rPr>
          <w:rFonts w:cs="Times New Roman"/>
          <w:lang w:val="de-DE"/>
        </w:rPr>
        <w:t xml:space="preserve">mit dem bestehenden </w:t>
      </w:r>
      <w:r w:rsidR="00937130">
        <w:rPr>
          <w:rFonts w:cs="Times New Roman"/>
          <w:lang w:val="de-DE"/>
        </w:rPr>
        <w:t>Konfigurator feststellen</w:t>
      </w:r>
      <w:r w:rsidR="006A3309">
        <w:rPr>
          <w:rFonts w:cs="Times New Roman"/>
          <w:lang w:val="de-DE"/>
        </w:rPr>
        <w:t>.</w:t>
      </w:r>
    </w:p>
    <w:p w14:paraId="506C13C0" w14:textId="21253D4F" w:rsidR="00937130" w:rsidRDefault="00937130" w:rsidP="00231DB6">
      <w:pPr>
        <w:pStyle w:val="TextkrperEinzug"/>
        <w:ind w:firstLine="0"/>
        <w:rPr>
          <w:rFonts w:cs="Times New Roman"/>
          <w:lang w:val="de-DE"/>
        </w:rPr>
      </w:pPr>
      <w:r>
        <w:rPr>
          <w:rFonts w:cs="Times New Roman"/>
          <w:lang w:val="de-DE"/>
        </w:rPr>
        <w:t>Die Analyse der logischen Verbindungen und der Echtzeitverhalten waren nicht Bestandteile</w:t>
      </w:r>
      <w:r w:rsidR="00A23055">
        <w:rPr>
          <w:rFonts w:cs="Times New Roman"/>
          <w:lang w:val="de-DE"/>
        </w:rPr>
        <w:t xml:space="preserve"> dieser Arbeit, daher wurde nicht untersucht.</w:t>
      </w:r>
    </w:p>
    <w:p w14:paraId="2CADB294" w14:textId="43F356CD" w:rsidR="00A23055" w:rsidRDefault="00A23055" w:rsidP="00231DB6">
      <w:pPr>
        <w:pStyle w:val="TextkrperEinzug"/>
        <w:ind w:firstLine="0"/>
        <w:rPr>
          <w:rFonts w:cs="Times New Roman"/>
          <w:lang w:val="de-DE"/>
        </w:rPr>
      </w:pPr>
    </w:p>
    <w:p w14:paraId="6955D09C" w14:textId="70B53EAD" w:rsidR="00636A6E" w:rsidRDefault="00636A6E" w:rsidP="00231DB6">
      <w:pPr>
        <w:pStyle w:val="TextkrperEinzug"/>
        <w:ind w:firstLine="0"/>
        <w:rPr>
          <w:rFonts w:cs="Times New Roman"/>
          <w:lang w:val="de-DE"/>
        </w:rPr>
      </w:pPr>
      <w:r>
        <w:rPr>
          <w:rFonts w:cs="Times New Roman"/>
          <w:lang w:val="de-DE"/>
        </w:rPr>
        <w:t xml:space="preserve">Der Aufbau des Editors für die Topologie erlaubt es, dem </w:t>
      </w:r>
      <w:proofErr w:type="spellStart"/>
      <w:r>
        <w:rPr>
          <w:rFonts w:cs="Times New Roman"/>
          <w:lang w:val="de-DE"/>
        </w:rPr>
        <w:t>Inbetriebnehmer</w:t>
      </w:r>
      <w:proofErr w:type="spellEnd"/>
      <w:r>
        <w:rPr>
          <w:rFonts w:cs="Times New Roman"/>
          <w:lang w:val="de-DE"/>
        </w:rPr>
        <w:t xml:space="preserve">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F4108B8" w:rsidR="00636A6E" w:rsidRDefault="00636A6E" w:rsidP="00231DB6">
      <w:pPr>
        <w:pStyle w:val="TextkrperEinzug"/>
        <w:ind w:firstLine="0"/>
        <w:rPr>
          <w:rFonts w:cs="Times New Roman"/>
          <w:lang w:val="de-DE"/>
        </w:rPr>
      </w:pPr>
      <w:r>
        <w:rPr>
          <w:rFonts w:cs="Times New Roman"/>
          <w:lang w:val="de-DE"/>
        </w:rPr>
        <w:t>Die bereits umgesetzten Linien(Verbindungen) bieten eine Basis wie die feldbusabhängigen Geräten in dem Netzwerk gebunden sind. Dadurch können den Kunden auf schnellem Weg die Beziehung zwischen Teilnehmern feststellen. Aus dieser Sicht ist das Software Plug-In-Modul Topologie-</w:t>
      </w:r>
      <w:r w:rsidR="00300267">
        <w:rPr>
          <w:rFonts w:cs="Times New Roman"/>
          <w:lang w:val="de-DE"/>
        </w:rPr>
        <w:t>Editor vollkommen</w:t>
      </w:r>
      <w:r>
        <w:rPr>
          <w:rFonts w:cs="Times New Roman"/>
          <w:lang w:val="de-DE"/>
        </w:rPr>
        <w:t xml:space="preserve"> geeignet für eine Kostenreduktion und darüber hinaus </w:t>
      </w:r>
      <w:r w:rsidR="00300267">
        <w:rPr>
          <w:rFonts w:cs="Times New Roman"/>
          <w:lang w:val="de-DE"/>
        </w:rPr>
        <w:t xml:space="preserve">liefert ein „Look </w:t>
      </w:r>
      <w:proofErr w:type="spellStart"/>
      <w:r w:rsidR="00300267">
        <w:rPr>
          <w:rFonts w:cs="Times New Roman"/>
          <w:lang w:val="de-DE"/>
        </w:rPr>
        <w:t>and</w:t>
      </w:r>
      <w:proofErr w:type="spellEnd"/>
      <w:r w:rsidR="00300267">
        <w:rPr>
          <w:rFonts w:cs="Times New Roman"/>
          <w:lang w:val="de-DE"/>
        </w:rPr>
        <w:t xml:space="preserve"> </w:t>
      </w:r>
      <w:proofErr w:type="spellStart"/>
      <w:r w:rsidR="00300267">
        <w:rPr>
          <w:rFonts w:cs="Times New Roman"/>
          <w:lang w:val="de-DE"/>
        </w:rPr>
        <w:t>Feel</w:t>
      </w:r>
      <w:proofErr w:type="spellEnd"/>
      <w:r w:rsidR="00300267">
        <w:rPr>
          <w:rFonts w:cs="Times New Roman"/>
          <w:lang w:val="de-DE"/>
        </w:rPr>
        <w:t>“-Effekt.</w:t>
      </w:r>
    </w:p>
    <w:p w14:paraId="5CF86ADC" w14:textId="70436B60" w:rsidR="00300267" w:rsidRDefault="00300267" w:rsidP="00231DB6">
      <w:pPr>
        <w:pStyle w:val="TextkrperEinzug"/>
        <w:ind w:firstLine="0"/>
        <w:rPr>
          <w:rFonts w:cs="Times New Roman"/>
          <w:lang w:val="de-DE"/>
        </w:rPr>
      </w:pPr>
    </w:p>
    <w:p w14:paraId="2FEC0DE7" w14:textId="7E4EFF69" w:rsidR="00A23055" w:rsidRDefault="00300267" w:rsidP="00231DB6">
      <w:pPr>
        <w:pStyle w:val="TextkrperEinzug"/>
        <w:ind w:firstLine="0"/>
        <w:rPr>
          <w:rFonts w:cs="Times New Roman"/>
          <w:lang w:val="de-DE"/>
        </w:rPr>
      </w:pPr>
      <w:r>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Default="00937130" w:rsidP="00231DB6">
      <w:pPr>
        <w:pStyle w:val="TextkrperEinzug"/>
        <w:ind w:firstLine="0"/>
        <w:rPr>
          <w:rFonts w:cs="Times New Roman"/>
          <w:lang w:val="de-DE"/>
        </w:rPr>
      </w:pPr>
    </w:p>
    <w:p w14:paraId="0403EEB2" w14:textId="41D0C7FC" w:rsidR="00937130" w:rsidRDefault="00937130" w:rsidP="00231DB6">
      <w:pPr>
        <w:pStyle w:val="TextkrperEinzug"/>
        <w:ind w:firstLine="0"/>
        <w:rPr>
          <w:rFonts w:cs="Times New Roman"/>
          <w:lang w:val="de-DE"/>
        </w:rPr>
      </w:pPr>
      <w:r>
        <w:rPr>
          <w:rFonts w:cs="Times New Roman"/>
          <w:lang w:val="de-DE"/>
        </w:rPr>
        <w:t xml:space="preserve">Die Erstellung von Desktop-Anwendungen und Web-Anwendungen aus einer gemeinsame Codebasis lässt sich mit dem </w:t>
      </w:r>
      <w:proofErr w:type="spellStart"/>
      <w:r>
        <w:rPr>
          <w:rFonts w:cs="Times New Roman"/>
          <w:lang w:val="de-DE"/>
        </w:rPr>
        <w:t>Javascript</w:t>
      </w:r>
      <w:proofErr w:type="spellEnd"/>
      <w:r>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Default="00937130" w:rsidP="00231DB6">
      <w:pPr>
        <w:pStyle w:val="TextkrperEinzug"/>
        <w:ind w:firstLine="0"/>
        <w:rPr>
          <w:rFonts w:cs="Times New Roman"/>
          <w:lang w:val="de-DE"/>
        </w:rPr>
      </w:pPr>
      <w:r>
        <w:rPr>
          <w:rFonts w:cs="Times New Roman"/>
          <w:lang w:val="de-DE"/>
        </w:rPr>
        <w:t xml:space="preserve">Zur Implementierung wird ein einheitliches Set an Technologien verwendet, </w:t>
      </w:r>
      <w:r w:rsidRPr="00937130">
        <w:rPr>
          <w:rFonts w:cs="Times New Roman"/>
          <w:lang w:val="de-DE"/>
        </w:rPr>
        <w:t>plattformspezifisch</w:t>
      </w:r>
      <w:r>
        <w:rPr>
          <w:rFonts w:cs="Times New Roman"/>
          <w:lang w:val="de-DE"/>
        </w:rPr>
        <w:t>e Technologie wie Beispielerweise JSON werden öfter benötigt als XML-Markup die Codebasis erreicht daher den größtmöglichen Grad an Einheitlichkeit.</w:t>
      </w:r>
    </w:p>
    <w:p w14:paraId="6A140479" w14:textId="0E114B2F" w:rsidR="00937130" w:rsidRDefault="00937130" w:rsidP="00231DB6">
      <w:pPr>
        <w:pStyle w:val="TextkrperEinzug"/>
        <w:ind w:firstLine="0"/>
        <w:rPr>
          <w:rFonts w:cs="Times New Roman"/>
          <w:lang w:val="de-DE"/>
        </w:rPr>
      </w:pPr>
    </w:p>
    <w:p w14:paraId="176EDA2E" w14:textId="0584F587" w:rsidR="00937130" w:rsidRDefault="00937130" w:rsidP="00231DB6">
      <w:pPr>
        <w:pStyle w:val="TextkrperEinzug"/>
        <w:ind w:firstLine="0"/>
        <w:rPr>
          <w:rFonts w:cs="Times New Roman"/>
          <w:lang w:val="de-DE"/>
        </w:rPr>
      </w:pPr>
      <w:r>
        <w:rPr>
          <w:rFonts w:cs="Times New Roman"/>
          <w:lang w:val="de-DE"/>
        </w:rPr>
        <w:t xml:space="preserve">Durch die Wiederverwendung </w:t>
      </w:r>
      <w:r w:rsidR="00B2581B">
        <w:rPr>
          <w:rFonts w:cs="Times New Roman"/>
          <w:lang w:val="de-DE"/>
        </w:rPr>
        <w:t>des Quellc</w:t>
      </w:r>
      <w:r>
        <w:rPr>
          <w:rFonts w:cs="Times New Roman"/>
          <w:lang w:val="de-DE"/>
        </w:rPr>
        <w:t xml:space="preserve">odes für </w:t>
      </w:r>
      <w:r w:rsidR="00B2581B">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Default="00B2581B" w:rsidP="00231DB6">
      <w:pPr>
        <w:pStyle w:val="TextkrperEinzug"/>
        <w:ind w:firstLine="0"/>
        <w:rPr>
          <w:rFonts w:cs="Times New Roman"/>
          <w:lang w:val="de-DE"/>
        </w:rPr>
      </w:pPr>
    </w:p>
    <w:p w14:paraId="1CD1DDC0" w14:textId="27295103" w:rsidR="00B2581B" w:rsidRDefault="00B2581B" w:rsidP="00231DB6">
      <w:pPr>
        <w:pStyle w:val="TextkrperEinzug"/>
        <w:ind w:firstLine="0"/>
        <w:rPr>
          <w:rFonts w:cs="Times New Roman"/>
          <w:lang w:val="de-DE"/>
        </w:rPr>
      </w:pPr>
      <w:r>
        <w:rPr>
          <w:rFonts w:cs="Times New Roman"/>
          <w:lang w:val="de-DE"/>
        </w:rPr>
        <w:t xml:space="preserve">Durch die Verwendung von Visual Studio Code (Siehe Abschnitt 8.2) mittels </w:t>
      </w:r>
      <w:proofErr w:type="spellStart"/>
      <w:r>
        <w:rPr>
          <w:rFonts w:cs="Times New Roman"/>
          <w:lang w:val="de-DE"/>
        </w:rPr>
        <w:t>Transpiler</w:t>
      </w:r>
      <w:proofErr w:type="spellEnd"/>
      <w:r>
        <w:rPr>
          <w:rFonts w:cs="Times New Roman"/>
          <w:lang w:val="de-DE"/>
        </w:rPr>
        <w:t xml:space="preserve"> lassen sich viele Probleme der </w:t>
      </w:r>
      <w:r w:rsidR="00510A5A">
        <w:rPr>
          <w:rFonts w:cs="Times New Roman"/>
          <w:lang w:val="de-DE"/>
        </w:rPr>
        <w:t>Programmiersprache</w:t>
      </w:r>
      <w:r>
        <w:rPr>
          <w:rFonts w:cs="Times New Roman"/>
          <w:lang w:val="de-DE"/>
        </w:rPr>
        <w:t xml:space="preserve"> </w:t>
      </w:r>
      <w:r w:rsidR="00510A5A">
        <w:rPr>
          <w:rFonts w:cs="Times New Roman"/>
          <w:lang w:val="de-DE"/>
        </w:rPr>
        <w:t>JavaS</w:t>
      </w:r>
      <w:r>
        <w:rPr>
          <w:rFonts w:cs="Times New Roman"/>
          <w:lang w:val="de-DE"/>
        </w:rPr>
        <w:t xml:space="preserve">cript beheben und die Syntax unter anderem um </w:t>
      </w:r>
      <w:proofErr w:type="spellStart"/>
      <w:r w:rsidR="00510A5A">
        <w:rPr>
          <w:rFonts w:cs="Times New Roman"/>
          <w:lang w:val="de-DE"/>
        </w:rPr>
        <w:t>Sprachkonstrukte</w:t>
      </w:r>
      <w:proofErr w:type="spellEnd"/>
      <w:r w:rsidR="00510A5A">
        <w:rPr>
          <w:rFonts w:cs="Times New Roman"/>
          <w:lang w:val="de-DE"/>
        </w:rPr>
        <w:t xml:space="preserve"> für klassenbasierte Objektorientierung erweitern. Dies verringert den Wartungsaufwand von JavaScript-Anwendungen und ermöglicht Entwicklern einen leichteren Zugang zur objektorientierten Entwicklung mit JavaScript und damit eine bessere Modularität der Systems.</w:t>
      </w:r>
    </w:p>
    <w:p w14:paraId="7D202576" w14:textId="49D3DCEF" w:rsidR="00937130" w:rsidRDefault="00937130" w:rsidP="00231DB6">
      <w:pPr>
        <w:pStyle w:val="TextkrperEinzug"/>
        <w:ind w:firstLine="0"/>
        <w:rPr>
          <w:rFonts w:cs="Times New Roman"/>
          <w:lang w:val="de-DE"/>
        </w:rPr>
      </w:pPr>
    </w:p>
    <w:p w14:paraId="5FCFA4F9" w14:textId="0965DB10" w:rsidR="00510A5A" w:rsidRDefault="00510A5A" w:rsidP="00231DB6">
      <w:pPr>
        <w:pStyle w:val="TextkrperEinzug"/>
        <w:ind w:firstLine="0"/>
        <w:rPr>
          <w:rFonts w:cs="Times New Roman"/>
          <w:lang w:val="de-DE"/>
        </w:rPr>
      </w:pPr>
      <w:proofErr w:type="spellStart"/>
      <w:r>
        <w:rPr>
          <w:rFonts w:cs="Times New Roman"/>
          <w:lang w:val="de-DE"/>
        </w:rPr>
        <w:t>TypeScript</w:t>
      </w:r>
      <w:proofErr w:type="spellEnd"/>
      <w:r>
        <w:rPr>
          <w:rFonts w:cs="Times New Roman"/>
          <w:lang w:val="de-DE"/>
        </w:rPr>
        <w:t xml:space="preserve"> verbessert die Wartbarkeit von JavaScript zusätzlich, indem dieses um eine statische Typisierung ergänzt wird. Ein zusätzlicher Kompilierschritt ermöglicht die Prüfung des Quellcodes, um den Entwickler im Umgang mit fehlerträchtigen Eigenschaften der Programmiersprache zu unterstützen, </w:t>
      </w:r>
      <w:r w:rsidR="00340813">
        <w:rPr>
          <w:rFonts w:cs="Times New Roman"/>
          <w:lang w:val="de-DE"/>
        </w:rPr>
        <w:t>beispielsweise</w:t>
      </w:r>
      <w:r>
        <w:rPr>
          <w:rFonts w:cs="Times New Roman"/>
          <w:lang w:val="de-DE"/>
        </w:rPr>
        <w:t xml:space="preserve"> der permissiven Fehlerbehandlung oder </w:t>
      </w:r>
      <w:r w:rsidR="00340813">
        <w:rPr>
          <w:rFonts w:cs="Times New Roman"/>
          <w:lang w:val="de-DE"/>
        </w:rPr>
        <w:t>automatischen</w:t>
      </w:r>
      <w:r>
        <w:rPr>
          <w:rFonts w:cs="Times New Roman"/>
          <w:lang w:val="de-DE"/>
        </w:rPr>
        <w:t xml:space="preserve"> </w:t>
      </w:r>
      <w:r w:rsidR="00340813">
        <w:rPr>
          <w:rFonts w:cs="Times New Roman"/>
          <w:lang w:val="de-DE"/>
        </w:rPr>
        <w:t>Type Konvertierungen</w:t>
      </w:r>
      <w:r>
        <w:rPr>
          <w:rFonts w:cs="Times New Roman"/>
          <w:lang w:val="de-DE"/>
        </w:rPr>
        <w:t xml:space="preserve">. Dies verbessert in erster Linie </w:t>
      </w:r>
      <w:r w:rsidR="00340813">
        <w:rPr>
          <w:rFonts w:cs="Times New Roman"/>
          <w:lang w:val="de-DE"/>
        </w:rPr>
        <w:t>die Analysierbarkeit</w:t>
      </w:r>
      <w:r>
        <w:rPr>
          <w:rFonts w:cs="Times New Roman"/>
          <w:lang w:val="de-DE"/>
        </w:rPr>
        <w:t xml:space="preserve"> und dadurch die Änderbarkeit der Codes.  </w:t>
      </w:r>
    </w:p>
    <w:p w14:paraId="553AFD84" w14:textId="4A6F344D" w:rsidR="00CC5BAB" w:rsidRDefault="00CC5BAB" w:rsidP="00CC5BAB">
      <w:pPr>
        <w:pStyle w:val="berschrift2"/>
      </w:pPr>
      <w:bookmarkStart w:id="781" w:name="_Toc514837048"/>
      <w:r w:rsidRPr="00CC5BAB">
        <w:t>Ausblick</w:t>
      </w:r>
      <w:bookmarkEnd w:id="781"/>
    </w:p>
    <w:p w14:paraId="48152D79" w14:textId="77777777" w:rsidR="004E5CAF" w:rsidRDefault="004E5CAF" w:rsidP="003148EF">
      <w:pPr>
        <w:pStyle w:val="Textkrper"/>
      </w:pPr>
      <w:r>
        <w:t xml:space="preserve">Während der Entwicklung des Plug-Ins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4E5CAF">
        <w:rPr>
          <w:i/>
        </w:rPr>
        <w:t>Connection Timeout</w:t>
      </w:r>
      <w:r>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Default="0033771A" w:rsidP="003148EF">
      <w:pPr>
        <w:pStyle w:val="Textkrper"/>
      </w:pPr>
      <w:r>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Default="0033771A" w:rsidP="003148EF">
      <w:pPr>
        <w:pStyle w:val="Textkrper"/>
      </w:pPr>
    </w:p>
    <w:p w14:paraId="2736426B" w14:textId="569265BC" w:rsidR="003148EF" w:rsidRDefault="0033771A" w:rsidP="003148EF">
      <w:pPr>
        <w:pStyle w:val="Textkrper"/>
      </w:pPr>
      <w:r>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t>Kommunikationsinfrastruktur</w:t>
      </w:r>
      <w:r w:rsidR="00FB505C" w:rsidRPr="00FB505C">
        <w:t>gerät</w:t>
      </w:r>
      <w:r w:rsidR="00FB505C">
        <w:t xml:space="preserve"> (z.B. </w:t>
      </w:r>
      <w:r w:rsidR="001D3C17">
        <w:t>Gateway</w:t>
      </w:r>
      <w:r w:rsidR="00FB505C">
        <w:t>) ergänzt werden.</w:t>
      </w:r>
    </w:p>
    <w:p w14:paraId="6D651E0D" w14:textId="5B6B552C" w:rsidR="00FB505C" w:rsidRDefault="00FB505C" w:rsidP="00FB505C">
      <w:pPr>
        <w:pStyle w:val="TextkrperEinzug"/>
        <w:ind w:firstLine="0"/>
        <w:rPr>
          <w:lang w:val="de-DE"/>
        </w:rPr>
      </w:pPr>
    </w:p>
    <w:p w14:paraId="3FAF536C" w14:textId="52D191D7" w:rsidR="00FB505C" w:rsidRDefault="00FB505C" w:rsidP="00FB505C">
      <w:pPr>
        <w:pStyle w:val="TextkrperEinzug"/>
        <w:ind w:firstLine="0"/>
        <w:rPr>
          <w:lang w:val="de-DE"/>
        </w:rPr>
      </w:pPr>
      <w:r>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Pr>
          <w:lang w:val="de-DE"/>
        </w:rPr>
        <w:t>.</w:t>
      </w:r>
    </w:p>
    <w:p w14:paraId="4CD4D9C5" w14:textId="6166F09B" w:rsidR="001D3C17" w:rsidRDefault="001D3C17" w:rsidP="00FB505C">
      <w:pPr>
        <w:pStyle w:val="TextkrperEinzug"/>
        <w:ind w:firstLine="0"/>
        <w:rPr>
          <w:lang w:val="de-DE"/>
        </w:rPr>
      </w:pPr>
    </w:p>
    <w:p w14:paraId="4529638B" w14:textId="6F02EF4E" w:rsidR="00CF61A1" w:rsidRDefault="00CF61A1" w:rsidP="00FB505C">
      <w:pPr>
        <w:pStyle w:val="TextkrperEinzug"/>
        <w:ind w:firstLine="0"/>
        <w:rPr>
          <w:lang w:val="de-DE"/>
        </w:rPr>
      </w:pPr>
      <w:r>
        <w:rPr>
          <w:lang w:val="de-DE"/>
        </w:rPr>
        <w:t>Eine andere sinnvoller umsetzbare Erweiterung für den Topologie-Editor wäre die Übertragungssicherheit was heutzutage in der industriellen Kommunikation einer großen Bedeutung hat.</w:t>
      </w:r>
    </w:p>
    <w:p w14:paraId="5EA36B69" w14:textId="31022B93" w:rsidR="00CF61A1" w:rsidRDefault="00CF61A1" w:rsidP="00FB505C">
      <w:pPr>
        <w:pStyle w:val="TextkrperEinzug"/>
        <w:ind w:firstLine="0"/>
        <w:rPr>
          <w:lang w:val="de-DE"/>
        </w:rPr>
      </w:pPr>
      <w:r>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Plug-In um die Möglichkeit erweitern, dass ein Benutzer Die Topologie-Arten aus der Abschnitt 2.2 umschalten kann </w:t>
      </w:r>
    </w:p>
    <w:p w14:paraId="56307C03" w14:textId="7E1A284C" w:rsidR="00CF61A1" w:rsidRDefault="00CF61A1" w:rsidP="00FB505C">
      <w:pPr>
        <w:pStyle w:val="TextkrperEinzug"/>
        <w:ind w:firstLine="0"/>
        <w:rPr>
          <w:lang w:val="de-DE"/>
        </w:rPr>
      </w:pPr>
    </w:p>
    <w:p w14:paraId="4C88DD33" w14:textId="08EC00DD" w:rsidR="00CF61A1" w:rsidRDefault="00CF61A1" w:rsidP="00FB505C">
      <w:pPr>
        <w:pStyle w:val="TextkrperEinzug"/>
        <w:ind w:firstLine="0"/>
        <w:rPr>
          <w:lang w:val="de-DE"/>
        </w:rPr>
      </w:pPr>
      <w:r>
        <w:rPr>
          <w:lang w:val="de-DE"/>
        </w:rPr>
        <w:t>Da Topologie-</w:t>
      </w:r>
      <w:r w:rsidR="00E8786E">
        <w:rPr>
          <w:lang w:val="de-DE"/>
        </w:rPr>
        <w:t>Editor vielseitig</w:t>
      </w:r>
      <w:r>
        <w:rPr>
          <w:lang w:val="de-DE"/>
        </w:rPr>
        <w:t xml:space="preserve"> einsetzbar konzipiert wurde, sind auch </w:t>
      </w:r>
      <w:r w:rsidR="00E8786E">
        <w:rPr>
          <w:lang w:val="de-DE"/>
        </w:rPr>
        <w:t>die mögliche Weiterentwicklung nicht nur auf der Konfiguration beschränkt, vorstellbar ist auch der Einsatz als Werkzeug zum Planen und Projektieren mit Kunden.</w:t>
      </w:r>
    </w:p>
    <w:p w14:paraId="6C506F12" w14:textId="77777777" w:rsidR="00E8786E" w:rsidRDefault="00E8786E" w:rsidP="00FB505C">
      <w:pPr>
        <w:pStyle w:val="TextkrperEinzug"/>
        <w:ind w:firstLine="0"/>
        <w:rPr>
          <w:lang w:val="de-DE"/>
        </w:rPr>
      </w:pPr>
    </w:p>
    <w:p w14:paraId="30767D65" w14:textId="23520A31" w:rsidR="001D3C17" w:rsidRDefault="001D3C17" w:rsidP="00FB505C">
      <w:pPr>
        <w:pStyle w:val="TextkrperEinzug"/>
        <w:ind w:firstLine="0"/>
        <w:rPr>
          <w:lang w:val="de-DE"/>
        </w:rPr>
      </w:pPr>
      <w:r>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1D5DC1A9" w14:textId="193ED6A6" w:rsidR="00300267" w:rsidRDefault="00300267">
      <w:pPr>
        <w:rPr>
          <w:rFonts w:cs="CMR12"/>
          <w:b w:val="0"/>
          <w:sz w:val="24"/>
        </w:rPr>
      </w:pPr>
      <w:r>
        <w:br w:type="page"/>
      </w:r>
    </w:p>
    <w:p w14:paraId="4524C658" w14:textId="42E5DF09" w:rsidR="00F32163" w:rsidRPr="00F32163" w:rsidRDefault="00300267" w:rsidP="00EB508B">
      <w:pPr>
        <w:pStyle w:val="berschrift1ohneEintraginInhaltsverzeichnis"/>
      </w:pPr>
      <w:r w:rsidRPr="00300267">
        <w:lastRenderedPageBreak/>
        <w:t xml:space="preserve">Anhang A – </w:t>
      </w:r>
      <w:proofErr w:type="spellStart"/>
      <w:r w:rsidRPr="00300267">
        <w:t>Use</w:t>
      </w:r>
      <w:proofErr w:type="spellEnd"/>
      <w:r w:rsidRPr="00300267">
        <w:t xml:space="preserve"> Cases</w:t>
      </w:r>
    </w:p>
    <w:p w14:paraId="101FDE8A" w14:textId="17D9CD3F" w:rsidR="00300267" w:rsidRDefault="00300267" w:rsidP="00FB505C">
      <w:pPr>
        <w:pStyle w:val="TextkrperEinzug"/>
        <w:ind w:firstLine="0"/>
        <w:rPr>
          <w:b/>
          <w:lang w:val="de-DE"/>
        </w:rPr>
      </w:pPr>
    </w:p>
    <w:p w14:paraId="19A3A8E7" w14:textId="77777777" w:rsidR="00E317CF" w:rsidRDefault="00E317CF" w:rsidP="00FB505C">
      <w:pPr>
        <w:pStyle w:val="TextkrperEinzug"/>
        <w:ind w:firstLine="0"/>
        <w:rPr>
          <w:b/>
          <w:lang w:val="de-DE"/>
        </w:rPr>
      </w:pPr>
    </w:p>
    <w:p w14:paraId="058F7301" w14:textId="0E5144F8" w:rsidR="00300267"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Default="008235CE" w:rsidP="00FB505C">
            <w:pPr>
              <w:pStyle w:val="TextkrperEinzug"/>
              <w:ind w:firstLine="0"/>
              <w:rPr>
                <w:b w:val="0"/>
                <w:lang w:val="de-DE"/>
              </w:rPr>
            </w:pPr>
            <w:proofErr w:type="spellStart"/>
            <w:r>
              <w:rPr>
                <w:b w:val="0"/>
                <w:lang w:val="de-DE"/>
              </w:rPr>
              <w:t>Use</w:t>
            </w:r>
            <w:proofErr w:type="spellEnd"/>
            <w:r>
              <w:rPr>
                <w:b w:val="0"/>
                <w:lang w:val="de-DE"/>
              </w:rPr>
              <w:t xml:space="preserve"> Case </w:t>
            </w:r>
          </w:p>
        </w:tc>
        <w:tc>
          <w:tcPr>
            <w:tcW w:w="4530" w:type="dxa"/>
          </w:tcPr>
          <w:p w14:paraId="0AE49641" w14:textId="2F3E8B9C" w:rsidR="008235CE"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4958BE">
              <w:rPr>
                <w:b w:val="0"/>
                <w:lang w:val="de-DE"/>
              </w:rPr>
              <w:t>erstellen und anzeigen</w:t>
            </w:r>
          </w:p>
        </w:tc>
      </w:tr>
      <w:tr w:rsidR="008235CE"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Default="008235CE" w:rsidP="00FB505C">
            <w:pPr>
              <w:pStyle w:val="TextkrperEinzug"/>
              <w:ind w:firstLine="0"/>
              <w:rPr>
                <w:b w:val="0"/>
                <w:lang w:val="de-DE"/>
              </w:rPr>
            </w:pPr>
            <w:r>
              <w:rPr>
                <w:b w:val="0"/>
                <w:lang w:val="de-DE"/>
              </w:rPr>
              <w:t>ID</w:t>
            </w:r>
          </w:p>
        </w:tc>
        <w:tc>
          <w:tcPr>
            <w:tcW w:w="4530" w:type="dxa"/>
          </w:tcPr>
          <w:p w14:paraId="37B39BB6" w14:textId="2BA757E0" w:rsidR="008235CE"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#01</w:t>
            </w:r>
          </w:p>
        </w:tc>
      </w:tr>
      <w:tr w:rsidR="008235CE"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Default="008235CE" w:rsidP="00FB505C">
            <w:pPr>
              <w:pStyle w:val="TextkrperEinzug"/>
              <w:ind w:firstLine="0"/>
              <w:rPr>
                <w:b w:val="0"/>
                <w:lang w:val="de-DE"/>
              </w:rPr>
            </w:pPr>
            <w:r>
              <w:rPr>
                <w:b w:val="0"/>
                <w:lang w:val="de-DE"/>
              </w:rPr>
              <w:t>Beschreibung</w:t>
            </w:r>
          </w:p>
        </w:tc>
        <w:tc>
          <w:tcPr>
            <w:tcW w:w="4530" w:type="dxa"/>
          </w:tcPr>
          <w:p w14:paraId="493C369C" w14:textId="3C03A928" w:rsidR="008235CE"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004958BE" w:rsidRPr="004958BE">
              <w:rPr>
                <w:lang w:val="de-DE"/>
              </w:rPr>
              <w:t xml:space="preserve"> </w:t>
            </w:r>
            <w:r w:rsidR="004958BE">
              <w:rPr>
                <w:lang w:val="de-DE"/>
              </w:rPr>
              <w:t xml:space="preserve">Nutzer kann zu jeder Zeit eine Topologie erstellen sobald dass der Topologie-Editor-Server in </w:t>
            </w:r>
            <w:proofErr w:type="spellStart"/>
            <w:r w:rsidR="004958BE">
              <w:rPr>
                <w:lang w:val="de-DE"/>
              </w:rPr>
              <w:t>ComStudio</w:t>
            </w:r>
            <w:proofErr w:type="spellEnd"/>
            <w:r w:rsidR="004958BE">
              <w:rPr>
                <w:lang w:val="de-DE"/>
              </w:rPr>
              <w:t xml:space="preserve"> läuft. </w:t>
            </w:r>
            <w:proofErr w:type="spellStart"/>
            <w:r w:rsidR="004958BE">
              <w:rPr>
                <w:lang w:val="de-DE"/>
              </w:rPr>
              <w:t>d.h</w:t>
            </w:r>
            <w:proofErr w:type="spellEnd"/>
            <w:r w:rsidR="004958BE">
              <w:rPr>
                <w:lang w:val="de-DE"/>
              </w:rPr>
              <w:t xml:space="preserve"> </w:t>
            </w:r>
            <w:proofErr w:type="spellStart"/>
            <w:r w:rsidR="004958BE">
              <w:rPr>
                <w:lang w:val="de-DE"/>
              </w:rPr>
              <w:t>ComStudio</w:t>
            </w:r>
            <w:proofErr w:type="spellEnd"/>
            <w:r w:rsidR="004958BE">
              <w:rPr>
                <w:lang w:val="de-DE"/>
              </w:rPr>
              <w:t xml:space="preserve"> startet, neue Feld Busse Projekt anlegen, ein Master-Device einfügen, ein oder mehre Slave-Device einfügen.</w:t>
            </w:r>
          </w:p>
          <w:p w14:paraId="51F7C950" w14:textId="2C139CDB" w:rsidR="004958BE" w:rsidRPr="004958BE"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Eine Topologie anzeigen bedeutet, ein Graph in Topologie-Editor anzeigen mit den spezifischen Geräten.</w:t>
            </w:r>
          </w:p>
        </w:tc>
      </w:tr>
      <w:tr w:rsidR="008235CE"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Default="004958BE" w:rsidP="00FB505C">
            <w:pPr>
              <w:pStyle w:val="TextkrperEinzug"/>
              <w:ind w:firstLine="0"/>
              <w:rPr>
                <w:b w:val="0"/>
                <w:lang w:val="de-DE"/>
              </w:rPr>
            </w:pPr>
            <w:r>
              <w:rPr>
                <w:b w:val="0"/>
                <w:lang w:val="de-DE"/>
              </w:rPr>
              <w:t>Beteiligte Akteure</w:t>
            </w:r>
          </w:p>
        </w:tc>
        <w:tc>
          <w:tcPr>
            <w:tcW w:w="4530" w:type="dxa"/>
            <w:shd w:val="clear" w:color="auto" w:fill="auto"/>
          </w:tcPr>
          <w:p w14:paraId="41B004E3" w14:textId="69E3995A" w:rsidR="008235CE" w:rsidRPr="004958BE"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Inbetriebnehmer</w:t>
            </w:r>
            <w:proofErr w:type="spellEnd"/>
            <w:r>
              <w:rPr>
                <w:lang w:val="de-DE"/>
              </w:rPr>
              <w:t xml:space="preserve"> / Kunde</w:t>
            </w:r>
          </w:p>
        </w:tc>
      </w:tr>
      <w:tr w:rsidR="008235CE"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Default="004958BE" w:rsidP="00FB505C">
            <w:pPr>
              <w:pStyle w:val="TextkrperEinzug"/>
              <w:ind w:firstLine="0"/>
              <w:rPr>
                <w:b w:val="0"/>
                <w:lang w:val="de-DE"/>
              </w:rPr>
            </w:pPr>
            <w:r>
              <w:rPr>
                <w:b w:val="0"/>
                <w:lang w:val="de-DE"/>
              </w:rPr>
              <w:t>Vorbedingung</w:t>
            </w:r>
          </w:p>
        </w:tc>
        <w:tc>
          <w:tcPr>
            <w:tcW w:w="4530" w:type="dxa"/>
          </w:tcPr>
          <w:p w14:paraId="0643FC48" w14:textId="0F9ECD51" w:rsidR="008235CE" w:rsidRPr="004958BE"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ComStudio</w:t>
            </w:r>
            <w:proofErr w:type="spellEnd"/>
            <w:r>
              <w:rPr>
                <w:lang w:val="de-DE"/>
              </w:rPr>
              <w:t xml:space="preserve"> läuft mit einer Projekt</w:t>
            </w:r>
          </w:p>
        </w:tc>
      </w:tr>
      <w:tr w:rsidR="008235CE"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Default="004958BE" w:rsidP="00FB505C">
            <w:pPr>
              <w:pStyle w:val="TextkrperEinzug"/>
              <w:ind w:firstLine="0"/>
              <w:rPr>
                <w:b w:val="0"/>
                <w:lang w:val="de-DE"/>
              </w:rPr>
            </w:pPr>
            <w:r>
              <w:rPr>
                <w:b w:val="0"/>
                <w:lang w:val="de-DE"/>
              </w:rPr>
              <w:t>Trigger</w:t>
            </w:r>
          </w:p>
        </w:tc>
        <w:tc>
          <w:tcPr>
            <w:tcW w:w="4530" w:type="dxa"/>
            <w:shd w:val="clear" w:color="auto" w:fill="auto"/>
          </w:tcPr>
          <w:p w14:paraId="3DAF5ED6" w14:textId="54296922" w:rsidR="008235CE" w:rsidRPr="004958BE"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8235CE"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Default="004958BE" w:rsidP="00FB505C">
            <w:pPr>
              <w:pStyle w:val="TextkrperEinzug"/>
              <w:ind w:firstLine="0"/>
              <w:rPr>
                <w:b w:val="0"/>
                <w:lang w:val="de-DE"/>
              </w:rPr>
            </w:pPr>
            <w:r>
              <w:rPr>
                <w:b w:val="0"/>
                <w:lang w:val="de-DE"/>
              </w:rPr>
              <w:t>Nachbedingung</w:t>
            </w:r>
          </w:p>
        </w:tc>
        <w:tc>
          <w:tcPr>
            <w:tcW w:w="4530" w:type="dxa"/>
          </w:tcPr>
          <w:p w14:paraId="6E2E0498" w14:textId="77777777" w:rsidR="008235CE"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Default="00116771" w:rsidP="00FB505C">
            <w:pPr>
              <w:pStyle w:val="TextkrperEinzug"/>
              <w:ind w:firstLine="0"/>
              <w:rPr>
                <w:b w:val="0"/>
                <w:lang w:val="de-DE"/>
              </w:rPr>
            </w:pPr>
            <w:r>
              <w:rPr>
                <w:b w:val="0"/>
                <w:lang w:val="de-DE"/>
              </w:rPr>
              <w:t>Komplexität</w:t>
            </w:r>
          </w:p>
        </w:tc>
        <w:tc>
          <w:tcPr>
            <w:tcW w:w="4530" w:type="dxa"/>
            <w:shd w:val="clear" w:color="auto" w:fill="auto"/>
          </w:tcPr>
          <w:p w14:paraId="3DBFFF3B" w14:textId="5A7B9B94" w:rsidR="008235CE" w:rsidRPr="00116771"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p>
        </w:tc>
      </w:tr>
      <w:tr w:rsidR="004958BE"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Default="00116771" w:rsidP="00FB505C">
            <w:pPr>
              <w:pStyle w:val="TextkrperEinzug"/>
              <w:ind w:firstLine="0"/>
              <w:rPr>
                <w:b w:val="0"/>
                <w:lang w:val="de-DE"/>
              </w:rPr>
            </w:pPr>
            <w:r>
              <w:rPr>
                <w:b w:val="0"/>
                <w:lang w:val="de-DE"/>
              </w:rPr>
              <w:t>Priorität</w:t>
            </w:r>
          </w:p>
        </w:tc>
        <w:tc>
          <w:tcPr>
            <w:tcW w:w="4530" w:type="dxa"/>
            <w:shd w:val="clear" w:color="auto" w:fill="auto"/>
          </w:tcPr>
          <w:p w14:paraId="07B90234" w14:textId="2B6F9F52" w:rsidR="004958BE" w:rsidRPr="00116771"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p>
        </w:tc>
      </w:tr>
      <w:tr w:rsidR="004958BE"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Default="00116771" w:rsidP="00FB505C">
            <w:pPr>
              <w:pStyle w:val="TextkrperEinzug"/>
              <w:ind w:firstLine="0"/>
              <w:rPr>
                <w:b w:val="0"/>
                <w:lang w:val="de-DE"/>
              </w:rPr>
            </w:pPr>
            <w:r>
              <w:rPr>
                <w:b w:val="0"/>
                <w:lang w:val="de-DE"/>
              </w:rPr>
              <w:t>GUI</w:t>
            </w:r>
          </w:p>
        </w:tc>
        <w:tc>
          <w:tcPr>
            <w:tcW w:w="4530" w:type="dxa"/>
            <w:shd w:val="clear" w:color="auto" w:fill="auto"/>
          </w:tcPr>
          <w:p w14:paraId="748DE494" w14:textId="704E011E" w:rsidR="004958BE" w:rsidRPr="00116771" w:rsidRDefault="00116771"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Abbildung XX</w:t>
            </w:r>
          </w:p>
        </w:tc>
      </w:tr>
    </w:tbl>
    <w:p w14:paraId="5ECF95C4" w14:textId="5F11C3A2" w:rsidR="00300267" w:rsidRDefault="00116771" w:rsidP="00116771">
      <w:pPr>
        <w:pStyle w:val="Beschriftung"/>
      </w:pPr>
      <w:r>
        <w:t xml:space="preserve">Tabelle </w:t>
      </w:r>
      <w:fldSimple w:instr=" SEQ Tabelle \* ARABIC ">
        <w:r w:rsidR="009D2C15">
          <w:rPr>
            <w:noProof/>
          </w:rPr>
          <w:t>2</w:t>
        </w:r>
      </w:fldSimple>
      <w:r>
        <w:t xml:space="preserve">: </w:t>
      </w:r>
      <w:proofErr w:type="spellStart"/>
      <w:r>
        <w:t>Use</w:t>
      </w:r>
      <w:proofErr w:type="spellEnd"/>
      <w:r>
        <w:t xml:space="preserve"> Case #1</w:t>
      </w:r>
    </w:p>
    <w:p w14:paraId="17761438" w14:textId="77777777" w:rsidR="00FF2FCB"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Default="00FF2FCB" w:rsidP="00FF2FCB">
            <w:pPr>
              <w:pStyle w:val="TextkrperEinzug"/>
              <w:ind w:firstLine="0"/>
              <w:rPr>
                <w:b w:val="0"/>
                <w:lang w:val="de-DE"/>
              </w:rPr>
            </w:pPr>
            <w:proofErr w:type="spellStart"/>
            <w:r>
              <w:rPr>
                <w:b w:val="0"/>
                <w:lang w:val="de-DE"/>
              </w:rPr>
              <w:t>Use</w:t>
            </w:r>
            <w:proofErr w:type="spellEnd"/>
            <w:r>
              <w:rPr>
                <w:b w:val="0"/>
                <w:lang w:val="de-DE"/>
              </w:rPr>
              <w:t xml:space="preserve"> Case </w:t>
            </w:r>
          </w:p>
        </w:tc>
        <w:tc>
          <w:tcPr>
            <w:tcW w:w="4530" w:type="dxa"/>
          </w:tcPr>
          <w:p w14:paraId="1B488FF8" w14:textId="77DB482B" w:rsidR="00FF2FCB"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bearbeiten</w:t>
            </w:r>
          </w:p>
        </w:tc>
      </w:tr>
      <w:tr w:rsidR="00FF2FCB"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Default="00FF2FCB" w:rsidP="00FF2FCB">
            <w:pPr>
              <w:pStyle w:val="TextkrperEinzug"/>
              <w:ind w:firstLine="0"/>
              <w:rPr>
                <w:b w:val="0"/>
                <w:lang w:val="de-DE"/>
              </w:rPr>
            </w:pPr>
            <w:r>
              <w:rPr>
                <w:b w:val="0"/>
                <w:lang w:val="de-DE"/>
              </w:rPr>
              <w:t>ID</w:t>
            </w:r>
          </w:p>
        </w:tc>
        <w:tc>
          <w:tcPr>
            <w:tcW w:w="4530" w:type="dxa"/>
          </w:tcPr>
          <w:p w14:paraId="088D731E" w14:textId="487372D2" w:rsidR="00FF2FCB"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E317CF">
              <w:rPr>
                <w:b/>
                <w:lang w:val="de-DE"/>
              </w:rPr>
              <w:t>2</w:t>
            </w:r>
          </w:p>
        </w:tc>
      </w:tr>
      <w:tr w:rsidR="00FF2FCB"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Default="00FF2FCB" w:rsidP="00FF2FCB">
            <w:pPr>
              <w:pStyle w:val="TextkrperEinzug"/>
              <w:ind w:firstLine="0"/>
              <w:rPr>
                <w:b w:val="0"/>
                <w:lang w:val="de-DE"/>
              </w:rPr>
            </w:pPr>
            <w:r>
              <w:rPr>
                <w:b w:val="0"/>
                <w:lang w:val="de-DE"/>
              </w:rPr>
              <w:t>Beschreibung</w:t>
            </w:r>
          </w:p>
        </w:tc>
        <w:tc>
          <w:tcPr>
            <w:tcW w:w="4530" w:type="dxa"/>
          </w:tcPr>
          <w:p w14:paraId="0FFA417C" w14:textId="4BDF1F1A"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Pr="004958BE">
              <w:rPr>
                <w:lang w:val="de-DE"/>
              </w:rPr>
              <w:t xml:space="preserve"> </w:t>
            </w:r>
            <w:r>
              <w:rPr>
                <w:lang w:val="de-DE"/>
              </w:rPr>
              <w:t xml:space="preserve">Nutzer kann eine Topologie fast zu jeder Zeit bearbeiten, d.h. den Namen eines Geräts ändern, die Verbindungen tauschen oder sogar ein neueres Gerät in der bestehenden Topologie einfügen. Die Topologie kann nur geändert werden, falls </w:t>
            </w:r>
            <w:proofErr w:type="spellStart"/>
            <w:r>
              <w:rPr>
                <w:lang w:val="de-DE"/>
              </w:rPr>
              <w:t>ComStudio</w:t>
            </w:r>
            <w:proofErr w:type="spellEnd"/>
            <w:r>
              <w:rPr>
                <w:lang w:val="de-DE"/>
              </w:rPr>
              <w:t xml:space="preserve"> nicht in Online-Modul steht.</w:t>
            </w:r>
          </w:p>
        </w:tc>
      </w:tr>
      <w:tr w:rsidR="00FF2FCB"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Default="00FF2FCB" w:rsidP="00FF2FCB">
            <w:pPr>
              <w:pStyle w:val="TextkrperEinzug"/>
              <w:ind w:firstLine="0"/>
              <w:rPr>
                <w:b w:val="0"/>
                <w:lang w:val="de-DE"/>
              </w:rPr>
            </w:pPr>
            <w:r>
              <w:rPr>
                <w:b w:val="0"/>
                <w:lang w:val="de-DE"/>
              </w:rPr>
              <w:t>Beteiligte Akteure</w:t>
            </w:r>
          </w:p>
        </w:tc>
        <w:tc>
          <w:tcPr>
            <w:tcW w:w="4530" w:type="dxa"/>
            <w:shd w:val="clear" w:color="auto" w:fill="auto"/>
          </w:tcPr>
          <w:p w14:paraId="2242D07B"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Inbetriebnehmer</w:t>
            </w:r>
            <w:proofErr w:type="spellEnd"/>
            <w:r>
              <w:rPr>
                <w:lang w:val="de-DE"/>
              </w:rPr>
              <w:t xml:space="preserve"> / Kunde</w:t>
            </w:r>
          </w:p>
        </w:tc>
      </w:tr>
      <w:tr w:rsidR="00FF2FCB"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Default="00FF2FCB" w:rsidP="00FF2FCB">
            <w:pPr>
              <w:pStyle w:val="TextkrperEinzug"/>
              <w:ind w:firstLine="0"/>
              <w:rPr>
                <w:b w:val="0"/>
                <w:lang w:val="de-DE"/>
              </w:rPr>
            </w:pPr>
            <w:r>
              <w:rPr>
                <w:b w:val="0"/>
                <w:lang w:val="de-DE"/>
              </w:rPr>
              <w:t>Vorbedingung</w:t>
            </w:r>
          </w:p>
        </w:tc>
        <w:tc>
          <w:tcPr>
            <w:tcW w:w="4530" w:type="dxa"/>
          </w:tcPr>
          <w:p w14:paraId="5BA833FC" w14:textId="49809984"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ComStudio</w:t>
            </w:r>
            <w:proofErr w:type="spellEnd"/>
            <w:r>
              <w:rPr>
                <w:lang w:val="de-DE"/>
              </w:rPr>
              <w:t xml:space="preserve">  und Topologie-Editor –Server </w:t>
            </w:r>
            <w:proofErr w:type="spellStart"/>
            <w:r>
              <w:rPr>
                <w:lang w:val="de-DE"/>
              </w:rPr>
              <w:t>läufen</w:t>
            </w:r>
            <w:proofErr w:type="spellEnd"/>
            <w:r>
              <w:rPr>
                <w:lang w:val="de-DE"/>
              </w:rPr>
              <w:t xml:space="preserve"> und </w:t>
            </w:r>
            <w:proofErr w:type="spellStart"/>
            <w:r>
              <w:rPr>
                <w:lang w:val="de-DE"/>
              </w:rPr>
              <w:t>ComStudio</w:t>
            </w:r>
            <w:proofErr w:type="spellEnd"/>
            <w:r>
              <w:rPr>
                <w:lang w:val="de-DE"/>
              </w:rPr>
              <w:t xml:space="preserve"> hat mindestens </w:t>
            </w:r>
            <w:r w:rsidR="00E317CF">
              <w:rPr>
                <w:lang w:val="de-DE"/>
              </w:rPr>
              <w:t xml:space="preserve">ein FDT-Projekt zur Verfügung </w:t>
            </w:r>
            <w:r>
              <w:rPr>
                <w:lang w:val="de-DE"/>
              </w:rPr>
              <w:t xml:space="preserve"> </w:t>
            </w:r>
          </w:p>
        </w:tc>
      </w:tr>
      <w:tr w:rsidR="00FF2FCB"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Default="00FF2FCB" w:rsidP="00FF2FCB">
            <w:pPr>
              <w:pStyle w:val="TextkrperEinzug"/>
              <w:ind w:firstLine="0"/>
              <w:rPr>
                <w:b w:val="0"/>
                <w:lang w:val="de-DE"/>
              </w:rPr>
            </w:pPr>
            <w:r>
              <w:rPr>
                <w:b w:val="0"/>
                <w:lang w:val="de-DE"/>
              </w:rPr>
              <w:t>Trigger</w:t>
            </w:r>
          </w:p>
        </w:tc>
        <w:tc>
          <w:tcPr>
            <w:tcW w:w="4530" w:type="dxa"/>
            <w:shd w:val="clear" w:color="auto" w:fill="auto"/>
          </w:tcPr>
          <w:p w14:paraId="7FEDB861"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FF2FCB"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Default="00FF2FCB" w:rsidP="00FF2FCB">
            <w:pPr>
              <w:pStyle w:val="TextkrperEinzug"/>
              <w:ind w:firstLine="0"/>
              <w:rPr>
                <w:b w:val="0"/>
                <w:lang w:val="de-DE"/>
              </w:rPr>
            </w:pPr>
            <w:r>
              <w:rPr>
                <w:b w:val="0"/>
                <w:lang w:val="de-DE"/>
              </w:rPr>
              <w:t>Nachbedingung</w:t>
            </w:r>
          </w:p>
        </w:tc>
        <w:tc>
          <w:tcPr>
            <w:tcW w:w="4530" w:type="dxa"/>
          </w:tcPr>
          <w:p w14:paraId="497AA784" w14:textId="764D3FD8" w:rsidR="00FF2FCB" w:rsidRPr="00E317CF"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Alle Änderungen an der Daten der Topologie werden  zu Topologie-Editor-Server gesendet und bewertet, um festzustellen ob die Aktion zulässig ist oder nicht.</w:t>
            </w:r>
          </w:p>
        </w:tc>
      </w:tr>
      <w:tr w:rsidR="00FF2FCB"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Default="00FF2FCB" w:rsidP="00FF2FCB">
            <w:pPr>
              <w:pStyle w:val="TextkrperEinzug"/>
              <w:ind w:firstLine="0"/>
              <w:rPr>
                <w:b w:val="0"/>
                <w:lang w:val="de-DE"/>
              </w:rPr>
            </w:pPr>
            <w:r>
              <w:rPr>
                <w:b w:val="0"/>
                <w:lang w:val="de-DE"/>
              </w:rPr>
              <w:lastRenderedPageBreak/>
              <w:t>Komplexität</w:t>
            </w:r>
          </w:p>
        </w:tc>
        <w:tc>
          <w:tcPr>
            <w:tcW w:w="4530" w:type="dxa"/>
            <w:shd w:val="clear" w:color="auto" w:fill="auto"/>
          </w:tcPr>
          <w:p w14:paraId="2CAC6F1C" w14:textId="208E7BF4" w:rsidR="00FF2FCB" w:rsidRPr="00116771"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sidR="00E317CF">
              <w:rPr>
                <w:lang w:val="de-DE"/>
              </w:rPr>
              <w:t xml:space="preserve"> Die GUI zum Bearbeiten aller Daten der Topologie ist komplex. Auch Client-Server-Kommunikation beinhaltet komplexe Mechanismen. </w:t>
            </w:r>
          </w:p>
        </w:tc>
      </w:tr>
      <w:tr w:rsidR="00FF2FCB"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Default="00FF2FCB" w:rsidP="00FF2FCB">
            <w:pPr>
              <w:pStyle w:val="TextkrperEinzug"/>
              <w:ind w:firstLine="0"/>
              <w:rPr>
                <w:b w:val="0"/>
                <w:lang w:val="de-DE"/>
              </w:rPr>
            </w:pPr>
            <w:r>
              <w:rPr>
                <w:b w:val="0"/>
                <w:lang w:val="de-DE"/>
              </w:rPr>
              <w:t>Priorität</w:t>
            </w:r>
          </w:p>
        </w:tc>
        <w:tc>
          <w:tcPr>
            <w:tcW w:w="4530" w:type="dxa"/>
            <w:shd w:val="clear" w:color="auto" w:fill="auto"/>
          </w:tcPr>
          <w:p w14:paraId="6A6D8DB6" w14:textId="1161E454" w:rsidR="00FF2FCB" w:rsidRPr="00116771"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r w:rsidR="00E317CF">
              <w:rPr>
                <w:lang w:val="de-DE"/>
              </w:rPr>
              <w:t xml:space="preserve">, da die Funktion häufig genutzt wird </w:t>
            </w:r>
          </w:p>
        </w:tc>
      </w:tr>
      <w:tr w:rsidR="00FF2FCB" w14:paraId="2D6D30A0"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3448C1E" w14:textId="77777777" w:rsidR="00FF2FCB" w:rsidRDefault="00FF2FCB" w:rsidP="00FF2FCB">
            <w:pPr>
              <w:pStyle w:val="TextkrperEinzug"/>
              <w:ind w:firstLine="0"/>
              <w:rPr>
                <w:b w:val="0"/>
                <w:lang w:val="de-DE"/>
              </w:rPr>
            </w:pPr>
            <w:r>
              <w:rPr>
                <w:b w:val="0"/>
                <w:lang w:val="de-DE"/>
              </w:rPr>
              <w:t>GUI</w:t>
            </w:r>
          </w:p>
        </w:tc>
        <w:tc>
          <w:tcPr>
            <w:tcW w:w="4530" w:type="dxa"/>
            <w:shd w:val="clear" w:color="auto" w:fill="auto"/>
          </w:tcPr>
          <w:p w14:paraId="47C00ADA" w14:textId="75F406C6" w:rsidR="00FF2FCB" w:rsidRPr="00116771" w:rsidRDefault="00FF2FCB" w:rsidP="00E317CF">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Abbildung XX</w:t>
            </w:r>
            <w:r w:rsidR="00E317CF">
              <w:rPr>
                <w:lang w:val="de-DE"/>
              </w:rPr>
              <w:t>X</w:t>
            </w:r>
          </w:p>
        </w:tc>
      </w:tr>
    </w:tbl>
    <w:p w14:paraId="3AFE67C0" w14:textId="05357CFE" w:rsidR="00FF2FCB" w:rsidRDefault="00E317CF" w:rsidP="00E317CF">
      <w:pPr>
        <w:pStyle w:val="Beschriftung"/>
      </w:pPr>
      <w:r>
        <w:t xml:space="preserve">Tabelle </w:t>
      </w:r>
      <w:fldSimple w:instr=" SEQ Tabelle \* ARABIC ">
        <w:r w:rsidR="009D2C15">
          <w:rPr>
            <w:noProof/>
          </w:rPr>
          <w:t>3</w:t>
        </w:r>
      </w:fldSimple>
      <w:r>
        <w:t xml:space="preserve">: </w:t>
      </w:r>
      <w:proofErr w:type="spellStart"/>
      <w:r>
        <w:t>Use</w:t>
      </w:r>
      <w:proofErr w:type="spellEnd"/>
      <w:r>
        <w:t xml:space="preserve"> Case #2</w:t>
      </w:r>
    </w:p>
    <w:p w14:paraId="7704232B" w14:textId="77777777" w:rsidR="00E317CF" w:rsidRDefault="00E317CF"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Default="00E317CF" w:rsidP="00134E21">
            <w:pPr>
              <w:pStyle w:val="TextkrperEinzug"/>
              <w:ind w:firstLine="0"/>
              <w:rPr>
                <w:b w:val="0"/>
                <w:lang w:val="de-DE"/>
              </w:rPr>
            </w:pPr>
            <w:proofErr w:type="spellStart"/>
            <w:r>
              <w:rPr>
                <w:b w:val="0"/>
                <w:lang w:val="de-DE"/>
              </w:rPr>
              <w:t>Use</w:t>
            </w:r>
            <w:proofErr w:type="spellEnd"/>
            <w:r>
              <w:rPr>
                <w:b w:val="0"/>
                <w:lang w:val="de-DE"/>
              </w:rPr>
              <w:t xml:space="preserve"> Case </w:t>
            </w:r>
          </w:p>
        </w:tc>
        <w:tc>
          <w:tcPr>
            <w:tcW w:w="4530" w:type="dxa"/>
          </w:tcPr>
          <w:p w14:paraId="71C570A3" w14:textId="77F670F6" w:rsidR="00E317CF"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13357D">
              <w:rPr>
                <w:b w:val="0"/>
                <w:lang w:val="de-DE"/>
              </w:rPr>
              <w:t>Fehler</w:t>
            </w:r>
            <w:r w:rsidR="00CC5A82">
              <w:rPr>
                <w:b w:val="0"/>
                <w:lang w:val="de-DE"/>
              </w:rPr>
              <w:t xml:space="preserve"> erkennen/-</w:t>
            </w:r>
            <w:r w:rsidR="0013357D">
              <w:rPr>
                <w:b w:val="0"/>
                <w:lang w:val="de-DE"/>
              </w:rPr>
              <w:t>b</w:t>
            </w:r>
            <w:r w:rsidR="00CC5A82">
              <w:rPr>
                <w:b w:val="0"/>
                <w:lang w:val="de-DE"/>
              </w:rPr>
              <w:t>ehandeln</w:t>
            </w:r>
          </w:p>
        </w:tc>
      </w:tr>
      <w:tr w:rsidR="00E317CF"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Default="00E317CF" w:rsidP="00134E21">
            <w:pPr>
              <w:pStyle w:val="TextkrperEinzug"/>
              <w:ind w:firstLine="0"/>
              <w:rPr>
                <w:b w:val="0"/>
                <w:lang w:val="de-DE"/>
              </w:rPr>
            </w:pPr>
            <w:r>
              <w:rPr>
                <w:b w:val="0"/>
                <w:lang w:val="de-DE"/>
              </w:rPr>
              <w:t>ID</w:t>
            </w:r>
          </w:p>
        </w:tc>
        <w:tc>
          <w:tcPr>
            <w:tcW w:w="4530" w:type="dxa"/>
          </w:tcPr>
          <w:p w14:paraId="7BB09C0F" w14:textId="5F7A52A0" w:rsidR="00E317CF"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265526">
              <w:rPr>
                <w:b/>
                <w:lang w:val="de-DE"/>
              </w:rPr>
              <w:t>3</w:t>
            </w:r>
          </w:p>
        </w:tc>
      </w:tr>
      <w:tr w:rsidR="00E317CF"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Default="00E317CF" w:rsidP="00134E21">
            <w:pPr>
              <w:pStyle w:val="TextkrperEinzug"/>
              <w:ind w:firstLine="0"/>
              <w:rPr>
                <w:b w:val="0"/>
                <w:lang w:val="de-DE"/>
              </w:rPr>
            </w:pPr>
            <w:r>
              <w:rPr>
                <w:b w:val="0"/>
                <w:lang w:val="de-DE"/>
              </w:rPr>
              <w:t>Beschreibung</w:t>
            </w:r>
          </w:p>
        </w:tc>
        <w:tc>
          <w:tcPr>
            <w:tcW w:w="4530" w:type="dxa"/>
          </w:tcPr>
          <w:p w14:paraId="2B15E567" w14:textId="77FBB5C0" w:rsidR="00E317CF" w:rsidRPr="004958BE"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Der Nutzer muss zu jeder Zeit die Fehler bei Nutzung der Plug-In erkennen und behandeln. Beispielsweise wenn ein </w:t>
            </w:r>
            <w:r w:rsidR="00996E29">
              <w:rPr>
                <w:lang w:val="de-DE"/>
              </w:rPr>
              <w:t xml:space="preserve">Kommunikationsfehler zwischen Client und Server in Form eines Netzwerkausfalls zustande kommt, soll das Plug-In das Fehler erkennen und behandeln können. Bei Netzwerkausfall zeigt Topologie-Editor ein roter Hintergrund und </w:t>
            </w:r>
            <w:proofErr w:type="spellStart"/>
            <w:r w:rsidR="00996E29">
              <w:rPr>
                <w:lang w:val="de-DE"/>
              </w:rPr>
              <w:t>ComStudio</w:t>
            </w:r>
            <w:proofErr w:type="spellEnd"/>
            <w:r w:rsidR="00996E29">
              <w:rPr>
                <w:lang w:val="de-DE"/>
              </w:rPr>
              <w:t xml:space="preserve"> zeigt die textuelle dazu hörige Fehlermeldung in dem Output-Frame</w:t>
            </w:r>
            <w:r w:rsidR="00E317CF">
              <w:rPr>
                <w:lang w:val="de-DE"/>
              </w:rPr>
              <w:t xml:space="preserve">, </w:t>
            </w:r>
          </w:p>
        </w:tc>
      </w:tr>
      <w:tr w:rsidR="00E317CF"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Default="00E317CF" w:rsidP="00134E21">
            <w:pPr>
              <w:pStyle w:val="TextkrperEinzug"/>
              <w:ind w:firstLine="0"/>
              <w:rPr>
                <w:b w:val="0"/>
                <w:lang w:val="de-DE"/>
              </w:rPr>
            </w:pPr>
            <w:r>
              <w:rPr>
                <w:b w:val="0"/>
                <w:lang w:val="de-DE"/>
              </w:rPr>
              <w:t>Beteiligte Akteure</w:t>
            </w:r>
          </w:p>
        </w:tc>
        <w:tc>
          <w:tcPr>
            <w:tcW w:w="4530" w:type="dxa"/>
            <w:shd w:val="clear" w:color="auto" w:fill="auto"/>
          </w:tcPr>
          <w:p w14:paraId="2AE4655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Inbetriebnehmer</w:t>
            </w:r>
            <w:proofErr w:type="spellEnd"/>
            <w:r>
              <w:rPr>
                <w:lang w:val="de-DE"/>
              </w:rPr>
              <w:t xml:space="preserve"> / Kunde</w:t>
            </w:r>
          </w:p>
        </w:tc>
      </w:tr>
      <w:tr w:rsidR="00E317CF"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Default="00E317CF" w:rsidP="00134E21">
            <w:pPr>
              <w:pStyle w:val="TextkrperEinzug"/>
              <w:ind w:firstLine="0"/>
              <w:rPr>
                <w:b w:val="0"/>
                <w:lang w:val="de-DE"/>
              </w:rPr>
            </w:pPr>
            <w:r>
              <w:rPr>
                <w:b w:val="0"/>
                <w:lang w:val="de-DE"/>
              </w:rPr>
              <w:t>Vorbedingung</w:t>
            </w:r>
          </w:p>
        </w:tc>
        <w:tc>
          <w:tcPr>
            <w:tcW w:w="4530" w:type="dxa"/>
          </w:tcPr>
          <w:p w14:paraId="0320DEC4" w14:textId="0CC201C9" w:rsidR="00E317CF" w:rsidRPr="004958BE"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ComStudio</w:t>
            </w:r>
            <w:proofErr w:type="spellEnd"/>
            <w:r>
              <w:rPr>
                <w:lang w:val="de-DE"/>
              </w:rPr>
              <w:t xml:space="preserve">  und Topologie-Editor –Server </w:t>
            </w:r>
            <w:proofErr w:type="spellStart"/>
            <w:r>
              <w:rPr>
                <w:lang w:val="de-DE"/>
              </w:rPr>
              <w:t>läufen</w:t>
            </w:r>
            <w:proofErr w:type="spellEnd"/>
            <w:r>
              <w:rPr>
                <w:lang w:val="de-DE"/>
              </w:rPr>
              <w:t xml:space="preserve"> und </w:t>
            </w:r>
            <w:proofErr w:type="spellStart"/>
            <w:r>
              <w:rPr>
                <w:lang w:val="de-DE"/>
              </w:rPr>
              <w:t>ComStudio</w:t>
            </w:r>
            <w:proofErr w:type="spellEnd"/>
            <w:r>
              <w:rPr>
                <w:lang w:val="de-DE"/>
              </w:rPr>
              <w:t xml:space="preserve"> </w:t>
            </w:r>
            <w:r w:rsidR="00024C5A">
              <w:rPr>
                <w:lang w:val="de-DE"/>
              </w:rPr>
              <w:t>besitzt</w:t>
            </w:r>
            <w:r>
              <w:rPr>
                <w:lang w:val="de-DE"/>
              </w:rPr>
              <w:t xml:space="preserve"> mindestens ein FDT-Projekt zur Verfügung  </w:t>
            </w:r>
          </w:p>
        </w:tc>
      </w:tr>
      <w:tr w:rsidR="00E317CF"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Default="00E317CF" w:rsidP="00134E21">
            <w:pPr>
              <w:pStyle w:val="TextkrperEinzug"/>
              <w:ind w:firstLine="0"/>
              <w:rPr>
                <w:b w:val="0"/>
                <w:lang w:val="de-DE"/>
              </w:rPr>
            </w:pPr>
            <w:r>
              <w:rPr>
                <w:b w:val="0"/>
                <w:lang w:val="de-DE"/>
              </w:rPr>
              <w:t>Trigger</w:t>
            </w:r>
          </w:p>
        </w:tc>
        <w:tc>
          <w:tcPr>
            <w:tcW w:w="4530" w:type="dxa"/>
            <w:shd w:val="clear" w:color="auto" w:fill="auto"/>
          </w:tcPr>
          <w:p w14:paraId="4AB939F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E317CF"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Default="00E317CF" w:rsidP="00134E21">
            <w:pPr>
              <w:pStyle w:val="TextkrperEinzug"/>
              <w:ind w:firstLine="0"/>
              <w:rPr>
                <w:b w:val="0"/>
                <w:lang w:val="de-DE"/>
              </w:rPr>
            </w:pPr>
            <w:r>
              <w:rPr>
                <w:b w:val="0"/>
                <w:lang w:val="de-DE"/>
              </w:rPr>
              <w:t>Nachbedingung</w:t>
            </w:r>
          </w:p>
        </w:tc>
        <w:tc>
          <w:tcPr>
            <w:tcW w:w="4530" w:type="dxa"/>
          </w:tcPr>
          <w:p w14:paraId="4D42BED9" w14:textId="1349F1E1" w:rsidR="00E317CF" w:rsidRPr="00E317CF"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w:t>
            </w:r>
            <w:r w:rsidR="00996E29">
              <w:rPr>
                <w:lang w:val="de-DE"/>
              </w:rPr>
              <w:t xml:space="preserve">der Daten der Topologie werden  behalten </w:t>
            </w:r>
          </w:p>
        </w:tc>
      </w:tr>
      <w:tr w:rsidR="00E317CF"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Default="00E317CF" w:rsidP="00134E21">
            <w:pPr>
              <w:pStyle w:val="TextkrperEinzug"/>
              <w:ind w:firstLine="0"/>
              <w:rPr>
                <w:b w:val="0"/>
                <w:lang w:val="de-DE"/>
              </w:rPr>
            </w:pPr>
            <w:r>
              <w:rPr>
                <w:b w:val="0"/>
                <w:lang w:val="de-DE"/>
              </w:rPr>
              <w:t>Komplexität</w:t>
            </w:r>
          </w:p>
        </w:tc>
        <w:tc>
          <w:tcPr>
            <w:tcW w:w="4530" w:type="dxa"/>
            <w:shd w:val="clear" w:color="auto" w:fill="auto"/>
          </w:tcPr>
          <w:p w14:paraId="0DDDC025" w14:textId="77777777" w:rsidR="00E317CF" w:rsidRPr="00116771"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Pr>
                <w:lang w:val="de-DE"/>
              </w:rPr>
              <w:t xml:space="preserve"> Die GUI zum Bearbeiten aller Daten der Topologie ist komplex. Auch Client-Server-Kommunikation beinhaltet komplexe Mechanismen. </w:t>
            </w:r>
          </w:p>
        </w:tc>
      </w:tr>
      <w:tr w:rsidR="00E317CF"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Default="00E317CF" w:rsidP="00134E21">
            <w:pPr>
              <w:pStyle w:val="TextkrperEinzug"/>
              <w:ind w:firstLine="0"/>
              <w:rPr>
                <w:b w:val="0"/>
                <w:lang w:val="de-DE"/>
              </w:rPr>
            </w:pPr>
            <w:r>
              <w:rPr>
                <w:b w:val="0"/>
                <w:lang w:val="de-DE"/>
              </w:rPr>
              <w:t>Priorität</w:t>
            </w:r>
          </w:p>
        </w:tc>
        <w:tc>
          <w:tcPr>
            <w:tcW w:w="4530" w:type="dxa"/>
            <w:shd w:val="clear" w:color="auto" w:fill="auto"/>
          </w:tcPr>
          <w:p w14:paraId="47E2F26D" w14:textId="48F4F490" w:rsidR="00E317CF" w:rsidRPr="00116771"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Hoch: </w:t>
            </w:r>
            <w:r w:rsidR="00024C5A">
              <w:rPr>
                <w:lang w:val="de-DE"/>
              </w:rPr>
              <w:t>Die Funktion</w:t>
            </w:r>
            <w:r>
              <w:rPr>
                <w:lang w:val="de-DE"/>
              </w:rPr>
              <w:t>, dass ein Nutzer datenfehlerfrei Information in das System übertragen ist essentiell für den Erfolg des Systems.</w:t>
            </w:r>
            <w:r w:rsidR="00E317CF">
              <w:rPr>
                <w:lang w:val="de-DE"/>
              </w:rPr>
              <w:t xml:space="preserve"> </w:t>
            </w:r>
          </w:p>
        </w:tc>
      </w:tr>
    </w:tbl>
    <w:p w14:paraId="56EFB559" w14:textId="38544359" w:rsidR="00E317CF" w:rsidRDefault="00024C5A" w:rsidP="00024C5A">
      <w:pPr>
        <w:pStyle w:val="Beschriftung"/>
      </w:pPr>
      <w:r>
        <w:t xml:space="preserve">Tabelle </w:t>
      </w:r>
      <w:fldSimple w:instr=" SEQ Tabelle \* ARABIC ">
        <w:r w:rsidR="009D2C15">
          <w:rPr>
            <w:noProof/>
          </w:rPr>
          <w:t>4</w:t>
        </w:r>
      </w:fldSimple>
      <w:r>
        <w:t xml:space="preserve">: </w:t>
      </w:r>
      <w:proofErr w:type="spellStart"/>
      <w:r>
        <w:t>Use</w:t>
      </w:r>
      <w:proofErr w:type="spellEnd"/>
      <w:r>
        <w:t xml:space="preserve"> Case #3</w:t>
      </w:r>
    </w:p>
    <w:p w14:paraId="53525882" w14:textId="34749FC4" w:rsidR="000252AD" w:rsidRDefault="000252AD" w:rsidP="000252AD">
      <w:pPr>
        <w:pStyle w:val="TextkrperEinzug"/>
        <w:rPr>
          <w:lang w:val="de-DE"/>
        </w:rPr>
      </w:pPr>
    </w:p>
    <w:p w14:paraId="7921ED81" w14:textId="2EB701C2" w:rsidR="000252AD" w:rsidRDefault="000252AD" w:rsidP="000252AD">
      <w:pPr>
        <w:pStyle w:val="TextkrperEinzug"/>
        <w:rPr>
          <w:lang w:val="de-DE"/>
        </w:rPr>
      </w:pPr>
    </w:p>
    <w:p w14:paraId="3DCB469E" w14:textId="0DBDB186" w:rsidR="000252AD" w:rsidRDefault="000252AD" w:rsidP="000252AD">
      <w:pPr>
        <w:pStyle w:val="TextkrperEinzug"/>
        <w:rPr>
          <w:lang w:val="de-DE"/>
        </w:rPr>
      </w:pPr>
    </w:p>
    <w:p w14:paraId="415016BB" w14:textId="02BEB780" w:rsidR="000252AD" w:rsidRDefault="000252AD" w:rsidP="000252AD">
      <w:pPr>
        <w:pStyle w:val="TextkrperEinzug"/>
        <w:rPr>
          <w:lang w:val="de-DE"/>
        </w:rPr>
      </w:pPr>
    </w:p>
    <w:p w14:paraId="69925555" w14:textId="39740D9E" w:rsidR="000252AD" w:rsidRDefault="000252AD" w:rsidP="000252AD">
      <w:pPr>
        <w:pStyle w:val="TextkrperEinzug"/>
        <w:rPr>
          <w:lang w:val="de-DE"/>
        </w:rPr>
      </w:pPr>
    </w:p>
    <w:p w14:paraId="343B3B12" w14:textId="4F8425B2" w:rsidR="000252AD" w:rsidRDefault="000252AD" w:rsidP="000252AD">
      <w:pPr>
        <w:pStyle w:val="TextkrperEinzug"/>
        <w:rPr>
          <w:lang w:val="de-DE"/>
        </w:rPr>
      </w:pPr>
    </w:p>
    <w:p w14:paraId="1BA6F974" w14:textId="67DB2524" w:rsidR="000252AD" w:rsidRDefault="000252AD" w:rsidP="000252AD">
      <w:pPr>
        <w:pStyle w:val="TextkrperEinzug"/>
        <w:rPr>
          <w:lang w:val="de-DE"/>
        </w:rPr>
      </w:pPr>
    </w:p>
    <w:p w14:paraId="5D2CD59B" w14:textId="7232D012" w:rsidR="000252AD" w:rsidRDefault="000252AD" w:rsidP="000252AD">
      <w:pPr>
        <w:pStyle w:val="TextkrperEinzug"/>
        <w:rPr>
          <w:lang w:val="de-DE"/>
        </w:rPr>
      </w:pPr>
    </w:p>
    <w:p w14:paraId="226531A9" w14:textId="6076EF7A" w:rsidR="000252AD" w:rsidRDefault="000252AD" w:rsidP="000252AD">
      <w:pPr>
        <w:pStyle w:val="TextkrperEinzug"/>
        <w:rPr>
          <w:lang w:val="de-DE"/>
        </w:rPr>
      </w:pPr>
    </w:p>
    <w:p w14:paraId="4DCDF948" w14:textId="77777777" w:rsidR="000252AD" w:rsidRPr="000252AD" w:rsidRDefault="000252AD" w:rsidP="000252AD">
      <w:pPr>
        <w:pStyle w:val="TextkrperEinzug"/>
        <w:rPr>
          <w:lang w:val="de-DE"/>
        </w:rPr>
      </w:pPr>
    </w:p>
    <w:p w14:paraId="057399D1" w14:textId="77777777" w:rsidR="00024C5A"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Default="00024C5A" w:rsidP="00134E21">
            <w:pPr>
              <w:pStyle w:val="TextkrperEinzug"/>
              <w:ind w:firstLine="0"/>
              <w:rPr>
                <w:b w:val="0"/>
                <w:lang w:val="de-DE"/>
              </w:rPr>
            </w:pPr>
            <w:proofErr w:type="spellStart"/>
            <w:r>
              <w:rPr>
                <w:b w:val="0"/>
                <w:lang w:val="de-DE"/>
              </w:rPr>
              <w:lastRenderedPageBreak/>
              <w:t>Use</w:t>
            </w:r>
            <w:proofErr w:type="spellEnd"/>
            <w:r>
              <w:rPr>
                <w:b w:val="0"/>
                <w:lang w:val="de-DE"/>
              </w:rPr>
              <w:t xml:space="preserve"> Case </w:t>
            </w:r>
          </w:p>
        </w:tc>
        <w:tc>
          <w:tcPr>
            <w:tcW w:w="4530" w:type="dxa"/>
          </w:tcPr>
          <w:p w14:paraId="485F80CC" w14:textId="314D335A" w:rsidR="00024C5A"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ausdrucken</w:t>
            </w:r>
          </w:p>
        </w:tc>
      </w:tr>
      <w:tr w:rsidR="00024C5A"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Default="00024C5A" w:rsidP="00134E21">
            <w:pPr>
              <w:pStyle w:val="TextkrperEinzug"/>
              <w:ind w:firstLine="0"/>
              <w:rPr>
                <w:b w:val="0"/>
                <w:lang w:val="de-DE"/>
              </w:rPr>
            </w:pPr>
            <w:r>
              <w:rPr>
                <w:b w:val="0"/>
                <w:lang w:val="de-DE"/>
              </w:rPr>
              <w:t>ID</w:t>
            </w:r>
          </w:p>
        </w:tc>
        <w:tc>
          <w:tcPr>
            <w:tcW w:w="4530" w:type="dxa"/>
          </w:tcPr>
          <w:p w14:paraId="3D98A0AD" w14:textId="77777777" w:rsidR="00024C5A"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#03</w:t>
            </w:r>
          </w:p>
        </w:tc>
      </w:tr>
      <w:tr w:rsidR="00024C5A"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Default="00024C5A" w:rsidP="00134E21">
            <w:pPr>
              <w:pStyle w:val="TextkrperEinzug"/>
              <w:ind w:firstLine="0"/>
              <w:rPr>
                <w:b w:val="0"/>
                <w:lang w:val="de-DE"/>
              </w:rPr>
            </w:pPr>
            <w:r>
              <w:rPr>
                <w:b w:val="0"/>
                <w:lang w:val="de-DE"/>
              </w:rPr>
              <w:t>Beschreibung</w:t>
            </w:r>
          </w:p>
        </w:tc>
        <w:tc>
          <w:tcPr>
            <w:tcW w:w="4530" w:type="dxa"/>
          </w:tcPr>
          <w:p w14:paraId="70050701" w14:textId="2BAA12D8" w:rsidR="00024C5A" w:rsidRPr="004958BE"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Direkt nach dem Erstellen eine</w:t>
            </w:r>
            <w:r w:rsidR="000252AD">
              <w:rPr>
                <w:lang w:val="de-DE"/>
              </w:rPr>
              <w:t>r</w:t>
            </w:r>
            <w:r>
              <w:rPr>
                <w:lang w:val="de-DE"/>
              </w:rPr>
              <w:t xml:space="preserve"> Topologie </w:t>
            </w:r>
            <w:r w:rsidR="000252AD">
              <w:rPr>
                <w:lang w:val="de-DE"/>
              </w:rPr>
              <w:t xml:space="preserve">erhält der Nutzer einen Überblick mit </w:t>
            </w:r>
            <w:proofErr w:type="gramStart"/>
            <w:r w:rsidR="000252AD">
              <w:rPr>
                <w:lang w:val="de-DE"/>
              </w:rPr>
              <w:t>den wichtigsten Information</w:t>
            </w:r>
            <w:proofErr w:type="gramEnd"/>
            <w:r w:rsidR="000252AD">
              <w:rPr>
                <w:lang w:val="de-DE"/>
              </w:rPr>
              <w:t xml:space="preserve"> zu den laufende Topologie als Graph. Von hier kann er leicht die dargestellte Topologie ausdrucken.</w:t>
            </w:r>
            <w:r>
              <w:rPr>
                <w:lang w:val="de-DE"/>
              </w:rPr>
              <w:t xml:space="preserve"> </w:t>
            </w:r>
          </w:p>
        </w:tc>
      </w:tr>
      <w:tr w:rsidR="00024C5A"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Default="00024C5A" w:rsidP="00134E21">
            <w:pPr>
              <w:pStyle w:val="TextkrperEinzug"/>
              <w:ind w:firstLine="0"/>
              <w:rPr>
                <w:b w:val="0"/>
                <w:lang w:val="de-DE"/>
              </w:rPr>
            </w:pPr>
            <w:r>
              <w:rPr>
                <w:b w:val="0"/>
                <w:lang w:val="de-DE"/>
              </w:rPr>
              <w:t>Beteiligte Akteure</w:t>
            </w:r>
          </w:p>
        </w:tc>
        <w:tc>
          <w:tcPr>
            <w:tcW w:w="4530" w:type="dxa"/>
            <w:shd w:val="clear" w:color="auto" w:fill="auto"/>
          </w:tcPr>
          <w:p w14:paraId="6C3A694D" w14:textId="3AD4932D" w:rsidR="00024C5A" w:rsidRPr="004958BE"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Kunde</w:t>
            </w:r>
          </w:p>
        </w:tc>
      </w:tr>
      <w:tr w:rsidR="00024C5A"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Default="00024C5A" w:rsidP="00134E21">
            <w:pPr>
              <w:pStyle w:val="TextkrperEinzug"/>
              <w:ind w:firstLine="0"/>
              <w:rPr>
                <w:b w:val="0"/>
                <w:lang w:val="de-DE"/>
              </w:rPr>
            </w:pPr>
            <w:r>
              <w:rPr>
                <w:b w:val="0"/>
                <w:lang w:val="de-DE"/>
              </w:rPr>
              <w:t>Vorbedingung</w:t>
            </w:r>
          </w:p>
        </w:tc>
        <w:tc>
          <w:tcPr>
            <w:tcW w:w="4530" w:type="dxa"/>
          </w:tcPr>
          <w:p w14:paraId="5DF37AA0" w14:textId="2CEA1191" w:rsidR="00024C5A" w:rsidRPr="004958BE"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ist erstellt. Bzw. aufgerufen</w:t>
            </w:r>
            <w:r w:rsidR="00024C5A">
              <w:rPr>
                <w:lang w:val="de-DE"/>
              </w:rPr>
              <w:t xml:space="preserve">  </w:t>
            </w:r>
          </w:p>
        </w:tc>
      </w:tr>
      <w:tr w:rsidR="00024C5A"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Default="00024C5A" w:rsidP="00134E21">
            <w:pPr>
              <w:pStyle w:val="TextkrperEinzug"/>
              <w:ind w:firstLine="0"/>
              <w:rPr>
                <w:b w:val="0"/>
                <w:lang w:val="de-DE"/>
              </w:rPr>
            </w:pPr>
            <w:r>
              <w:rPr>
                <w:b w:val="0"/>
                <w:lang w:val="de-DE"/>
              </w:rPr>
              <w:t>Trigger</w:t>
            </w:r>
          </w:p>
        </w:tc>
        <w:tc>
          <w:tcPr>
            <w:tcW w:w="4530" w:type="dxa"/>
            <w:shd w:val="clear" w:color="auto" w:fill="auto"/>
          </w:tcPr>
          <w:p w14:paraId="0C8D6E9A" w14:textId="505D4192" w:rsidR="00024C5A" w:rsidRPr="004958BE"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r w:rsidR="000252AD">
              <w:rPr>
                <w:lang w:val="de-DE"/>
              </w:rPr>
              <w:t>- Print</w:t>
            </w:r>
            <w:r>
              <w:rPr>
                <w:lang w:val="de-DE"/>
              </w:rPr>
              <w:t>“</w:t>
            </w:r>
            <w:r w:rsidR="000252AD">
              <w:rPr>
                <w:lang w:val="de-DE"/>
              </w:rPr>
              <w:t xml:space="preserve"> oder navigiert zu der   Tab Topologie in den </w:t>
            </w:r>
            <w:proofErr w:type="spellStart"/>
            <w:r w:rsidR="000252AD">
              <w:rPr>
                <w:lang w:val="de-DE"/>
              </w:rPr>
              <w:t>Ribbon</w:t>
            </w:r>
            <w:proofErr w:type="spellEnd"/>
            <w:r w:rsidR="000252AD">
              <w:rPr>
                <w:lang w:val="de-DE"/>
              </w:rPr>
              <w:t xml:space="preserve">-Frame von </w:t>
            </w:r>
            <w:proofErr w:type="spellStart"/>
            <w:r w:rsidR="000252AD">
              <w:rPr>
                <w:lang w:val="de-DE"/>
              </w:rPr>
              <w:t>ComStudio</w:t>
            </w:r>
            <w:proofErr w:type="spellEnd"/>
          </w:p>
        </w:tc>
      </w:tr>
      <w:tr w:rsidR="00024C5A"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Default="00024C5A" w:rsidP="00134E21">
            <w:pPr>
              <w:pStyle w:val="TextkrperEinzug"/>
              <w:ind w:firstLine="0"/>
              <w:rPr>
                <w:b w:val="0"/>
                <w:lang w:val="de-DE"/>
              </w:rPr>
            </w:pPr>
            <w:r>
              <w:rPr>
                <w:b w:val="0"/>
                <w:lang w:val="de-DE"/>
              </w:rPr>
              <w:t>Nachbedingung</w:t>
            </w:r>
          </w:p>
        </w:tc>
        <w:tc>
          <w:tcPr>
            <w:tcW w:w="4530" w:type="dxa"/>
          </w:tcPr>
          <w:p w14:paraId="1A3C566D" w14:textId="77777777" w:rsidR="00024C5A" w:rsidRPr="00E317CF"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der Daten der Topologie werden  behalten </w:t>
            </w:r>
          </w:p>
        </w:tc>
      </w:tr>
      <w:tr w:rsidR="00024C5A"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Default="00024C5A" w:rsidP="00134E21">
            <w:pPr>
              <w:pStyle w:val="TextkrperEinzug"/>
              <w:ind w:firstLine="0"/>
              <w:rPr>
                <w:b w:val="0"/>
                <w:lang w:val="de-DE"/>
              </w:rPr>
            </w:pPr>
            <w:r>
              <w:rPr>
                <w:b w:val="0"/>
                <w:lang w:val="de-DE"/>
              </w:rPr>
              <w:t>Komplexität</w:t>
            </w:r>
          </w:p>
        </w:tc>
        <w:tc>
          <w:tcPr>
            <w:tcW w:w="4530" w:type="dxa"/>
            <w:shd w:val="clear" w:color="auto" w:fill="auto"/>
          </w:tcPr>
          <w:p w14:paraId="3143E783" w14:textId="7B281355" w:rsidR="00024C5A" w:rsidRPr="00116771"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Niedrig</w:t>
            </w:r>
            <w:r w:rsidR="00024C5A" w:rsidRPr="00116771">
              <w:rPr>
                <w:lang w:val="de-DE"/>
              </w:rPr>
              <w:t>:</w:t>
            </w:r>
            <w:r w:rsidR="00024C5A">
              <w:rPr>
                <w:lang w:val="de-DE"/>
              </w:rPr>
              <w:t xml:space="preserve"> </w:t>
            </w:r>
            <w:r>
              <w:rPr>
                <w:lang w:val="de-DE"/>
              </w:rPr>
              <w:t>Sowohl d</w:t>
            </w:r>
            <w:r w:rsidR="00024C5A">
              <w:rPr>
                <w:lang w:val="de-DE"/>
              </w:rPr>
              <w:t xml:space="preserve">ie </w:t>
            </w:r>
            <w:r>
              <w:rPr>
                <w:lang w:val="de-DE"/>
              </w:rPr>
              <w:t>GUI als auch die Kommunikation mit dem Server sind wenig komplex</w:t>
            </w:r>
            <w:r w:rsidR="00024C5A">
              <w:rPr>
                <w:lang w:val="de-DE"/>
              </w:rPr>
              <w:t xml:space="preserve">. </w:t>
            </w:r>
          </w:p>
        </w:tc>
      </w:tr>
      <w:tr w:rsidR="00024C5A"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Default="00024C5A" w:rsidP="00134E21">
            <w:pPr>
              <w:pStyle w:val="TextkrperEinzug"/>
              <w:ind w:firstLine="0"/>
              <w:rPr>
                <w:b w:val="0"/>
                <w:lang w:val="de-DE"/>
              </w:rPr>
            </w:pPr>
            <w:r>
              <w:rPr>
                <w:b w:val="0"/>
                <w:lang w:val="de-DE"/>
              </w:rPr>
              <w:t>Priorität</w:t>
            </w:r>
          </w:p>
        </w:tc>
        <w:tc>
          <w:tcPr>
            <w:tcW w:w="4530" w:type="dxa"/>
            <w:shd w:val="clear" w:color="auto" w:fill="auto"/>
          </w:tcPr>
          <w:p w14:paraId="155D8EB5" w14:textId="58BA1D27" w:rsidR="00024C5A" w:rsidRPr="00116771" w:rsidRDefault="000252AD"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r w:rsidR="00024C5A">
              <w:rPr>
                <w:lang w:val="de-DE"/>
              </w:rPr>
              <w:t xml:space="preserve">: </w:t>
            </w:r>
            <w:r>
              <w:rPr>
                <w:lang w:val="de-DE"/>
              </w:rPr>
              <w:t>Das Ausdrucken des Topologie ist nicht essentiell für die Abläufe im System</w:t>
            </w:r>
            <w:r w:rsidR="00024C5A">
              <w:rPr>
                <w:lang w:val="de-DE"/>
              </w:rPr>
              <w:t xml:space="preserve"> </w:t>
            </w:r>
          </w:p>
        </w:tc>
      </w:tr>
    </w:tbl>
    <w:p w14:paraId="79D35D8E" w14:textId="77777777" w:rsidR="00024C5A" w:rsidRPr="00024C5A" w:rsidRDefault="00024C5A" w:rsidP="00024C5A">
      <w:pPr>
        <w:pStyle w:val="TextkrperEinzug"/>
        <w:rPr>
          <w:lang w:val="de-DE"/>
        </w:rPr>
      </w:pPr>
    </w:p>
    <w:p w14:paraId="69DBE7F0" w14:textId="61C02CFF" w:rsidR="00300267" w:rsidRDefault="00300267">
      <w:pPr>
        <w:rPr>
          <w:rFonts w:cs="CMR12"/>
          <w:b w:val="0"/>
          <w:sz w:val="24"/>
        </w:rPr>
      </w:pPr>
      <w:r>
        <w:br w:type="page"/>
      </w:r>
    </w:p>
    <w:p w14:paraId="248B1D30" w14:textId="77777777" w:rsidR="00300267" w:rsidRPr="00FB505C" w:rsidRDefault="00300267" w:rsidP="00FB505C">
      <w:pPr>
        <w:pStyle w:val="TextkrperEinzug"/>
        <w:ind w:firstLine="0"/>
        <w:rPr>
          <w:lang w:val="de-DE"/>
        </w:rPr>
      </w:pPr>
    </w:p>
    <w:p w14:paraId="7417AB08" w14:textId="78509E0B" w:rsidR="00F06E2C" w:rsidRPr="00F06E2C" w:rsidRDefault="00F06E2C" w:rsidP="00F06E2C">
      <w:pPr>
        <w:pStyle w:val="TextkrperEinzug"/>
        <w:ind w:left="-1069" w:firstLine="0"/>
        <w:rPr>
          <w:lang w:val="de-DE"/>
        </w:rPr>
      </w:pPr>
    </w:p>
    <w:bookmarkStart w:id="782" w:name="_Toc514837049"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782"/>
        </w:p>
        <w:sdt>
          <w:sdtPr>
            <w:rPr>
              <w:b/>
            </w:rPr>
            <w:id w:val="111145805"/>
            <w:bibliography/>
          </w:sdtPr>
          <w:sdtEndPr>
            <w:rPr>
              <w:b w:val="0"/>
            </w:rPr>
          </w:sdtEndPr>
          <w:sdtContent>
            <w:p w14:paraId="211BE4A7" w14:textId="77777777" w:rsidR="00BE3499"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BE3499" w14:paraId="3D2BA321" w14:textId="77777777">
                <w:trPr>
                  <w:divId w:val="1793596693"/>
                  <w:tblCellSpacing w:w="15" w:type="dxa"/>
                </w:trPr>
                <w:tc>
                  <w:tcPr>
                    <w:tcW w:w="50" w:type="pct"/>
                    <w:hideMark/>
                  </w:tcPr>
                  <w:p w14:paraId="329D139D" w14:textId="05BF909F" w:rsidR="00BE3499" w:rsidRDefault="00BE3499">
                    <w:pPr>
                      <w:pStyle w:val="Literaturverzeichnis"/>
                      <w:rPr>
                        <w:noProof/>
                        <w:szCs w:val="24"/>
                      </w:rPr>
                    </w:pPr>
                    <w:r>
                      <w:rPr>
                        <w:noProof/>
                      </w:rPr>
                      <w:t xml:space="preserve">[1] </w:t>
                    </w:r>
                  </w:p>
                </w:tc>
                <w:tc>
                  <w:tcPr>
                    <w:tcW w:w="0" w:type="auto"/>
                    <w:hideMark/>
                  </w:tcPr>
                  <w:p w14:paraId="4F063BA9" w14:textId="77777777" w:rsidR="00BE3499" w:rsidRDefault="00BE3499">
                    <w:pPr>
                      <w:pStyle w:val="Literaturverzeichnis"/>
                      <w:rPr>
                        <w:noProof/>
                      </w:rPr>
                    </w:pPr>
                    <w:r>
                      <w:rPr>
                        <w:noProof/>
                      </w:rPr>
                      <w:t xml:space="preserve">S. Kersken, IT-Handbuch für Fachinformatiker, Bonn: Galileo Press, 2013. </w:t>
                    </w:r>
                  </w:p>
                </w:tc>
              </w:tr>
              <w:tr w:rsidR="00BE3499" w14:paraId="5EF6FB6D" w14:textId="77777777">
                <w:trPr>
                  <w:divId w:val="1793596693"/>
                  <w:tblCellSpacing w:w="15" w:type="dxa"/>
                </w:trPr>
                <w:tc>
                  <w:tcPr>
                    <w:tcW w:w="50" w:type="pct"/>
                    <w:hideMark/>
                  </w:tcPr>
                  <w:p w14:paraId="4E1DEF92" w14:textId="77777777" w:rsidR="00BE3499" w:rsidRDefault="00BE3499">
                    <w:pPr>
                      <w:pStyle w:val="Literaturverzeichnis"/>
                      <w:rPr>
                        <w:noProof/>
                      </w:rPr>
                    </w:pPr>
                    <w:r>
                      <w:rPr>
                        <w:noProof/>
                      </w:rPr>
                      <w:t xml:space="preserve">[2] </w:t>
                    </w:r>
                  </w:p>
                </w:tc>
                <w:tc>
                  <w:tcPr>
                    <w:tcW w:w="0" w:type="auto"/>
                    <w:hideMark/>
                  </w:tcPr>
                  <w:p w14:paraId="6D7C91EC" w14:textId="77777777" w:rsidR="00BE3499" w:rsidRDefault="00BE3499">
                    <w:pPr>
                      <w:pStyle w:val="Literaturverzeichnis"/>
                      <w:rPr>
                        <w:noProof/>
                      </w:rPr>
                    </w:pPr>
                    <w:r>
                      <w:rPr>
                        <w:noProof/>
                      </w:rPr>
                      <w:t xml:space="preserve">K.-U. W. Gottfried Vossen, Grundkurs Theoretische Informatik, Trier: Vieweg+Teubner Verlag , 2016. </w:t>
                    </w:r>
                  </w:p>
                </w:tc>
              </w:tr>
              <w:tr w:rsidR="00BE3499" w14:paraId="4AA71851" w14:textId="77777777">
                <w:trPr>
                  <w:divId w:val="1793596693"/>
                  <w:tblCellSpacing w:w="15" w:type="dxa"/>
                </w:trPr>
                <w:tc>
                  <w:tcPr>
                    <w:tcW w:w="50" w:type="pct"/>
                    <w:hideMark/>
                  </w:tcPr>
                  <w:p w14:paraId="441865A1" w14:textId="77777777" w:rsidR="00BE3499" w:rsidRDefault="00BE3499">
                    <w:pPr>
                      <w:pStyle w:val="Literaturverzeichnis"/>
                      <w:rPr>
                        <w:noProof/>
                      </w:rPr>
                    </w:pPr>
                    <w:r>
                      <w:rPr>
                        <w:noProof/>
                      </w:rPr>
                      <w:t xml:space="preserve">[3] </w:t>
                    </w:r>
                  </w:p>
                </w:tc>
                <w:tc>
                  <w:tcPr>
                    <w:tcW w:w="0" w:type="auto"/>
                    <w:hideMark/>
                  </w:tcPr>
                  <w:p w14:paraId="76FFB3F1" w14:textId="77777777" w:rsidR="00BE3499" w:rsidRDefault="00BE3499">
                    <w:pPr>
                      <w:pStyle w:val="Literaturverzeichnis"/>
                      <w:rPr>
                        <w:noProof/>
                      </w:rPr>
                    </w:pPr>
                    <w:r>
                      <w:rPr>
                        <w:noProof/>
                      </w:rPr>
                      <w:t xml:space="preserve">M. Popp, Industrielle Kommunikation mit PROFINET, Karlsruhe: ProfiBus Nutzerorganisation e.V.(PNO), 2016. </w:t>
                    </w:r>
                  </w:p>
                </w:tc>
              </w:tr>
              <w:tr w:rsidR="00BE3499" w14:paraId="0205239B" w14:textId="77777777">
                <w:trPr>
                  <w:divId w:val="1793596693"/>
                  <w:tblCellSpacing w:w="15" w:type="dxa"/>
                </w:trPr>
                <w:tc>
                  <w:tcPr>
                    <w:tcW w:w="50" w:type="pct"/>
                    <w:hideMark/>
                  </w:tcPr>
                  <w:p w14:paraId="075CA755" w14:textId="77777777" w:rsidR="00BE3499" w:rsidRDefault="00BE3499">
                    <w:pPr>
                      <w:pStyle w:val="Literaturverzeichnis"/>
                      <w:rPr>
                        <w:noProof/>
                      </w:rPr>
                    </w:pPr>
                    <w:r>
                      <w:rPr>
                        <w:noProof/>
                      </w:rPr>
                      <w:t xml:space="preserve">[4] </w:t>
                    </w:r>
                  </w:p>
                </w:tc>
                <w:tc>
                  <w:tcPr>
                    <w:tcW w:w="0" w:type="auto"/>
                    <w:hideMark/>
                  </w:tcPr>
                  <w:p w14:paraId="088C1B6F" w14:textId="77777777" w:rsidR="00BE3499" w:rsidRDefault="00BE3499">
                    <w:pPr>
                      <w:pStyle w:val="Literaturverzeichnis"/>
                      <w:rPr>
                        <w:noProof/>
                      </w:rPr>
                    </w:pPr>
                    <w:r>
                      <w:rPr>
                        <w:noProof/>
                      </w:rPr>
                      <w:t>K. GMBH, „KUNBUS,“ , 01 2016. [Online]. Available: https://www.kunbus.de/canopen-grundlagen.html. [Zugriff am 01 03 2018].</w:t>
                    </w:r>
                  </w:p>
                </w:tc>
              </w:tr>
              <w:tr w:rsidR="00BE3499" w14:paraId="21392F5D" w14:textId="77777777">
                <w:trPr>
                  <w:divId w:val="1793596693"/>
                  <w:tblCellSpacing w:w="15" w:type="dxa"/>
                </w:trPr>
                <w:tc>
                  <w:tcPr>
                    <w:tcW w:w="50" w:type="pct"/>
                    <w:hideMark/>
                  </w:tcPr>
                  <w:p w14:paraId="1A33A037" w14:textId="77777777" w:rsidR="00BE3499" w:rsidRDefault="00BE3499">
                    <w:pPr>
                      <w:pStyle w:val="Literaturverzeichnis"/>
                      <w:rPr>
                        <w:noProof/>
                      </w:rPr>
                    </w:pPr>
                    <w:r>
                      <w:rPr>
                        <w:noProof/>
                      </w:rPr>
                      <w:t xml:space="preserve">[5] </w:t>
                    </w:r>
                  </w:p>
                </w:tc>
                <w:tc>
                  <w:tcPr>
                    <w:tcW w:w="0" w:type="auto"/>
                    <w:hideMark/>
                  </w:tcPr>
                  <w:p w14:paraId="49962C95" w14:textId="77777777" w:rsidR="00BE3499" w:rsidRDefault="00BE3499">
                    <w:pPr>
                      <w:pStyle w:val="Literaturverzeichnis"/>
                      <w:rPr>
                        <w:noProof/>
                      </w:rPr>
                    </w:pPr>
                    <w:r>
                      <w:rPr>
                        <w:noProof/>
                      </w:rPr>
                      <w:t>S. AG, „SIEMENS,“ 01 2018. [Online]. Available: http://w3.siemens.com/mcms/automation/de/industrielle-kommunikation/profibus/Seiten/Default.aspx. [Zugriff am 01 03 2018].</w:t>
                    </w:r>
                  </w:p>
                </w:tc>
              </w:tr>
              <w:tr w:rsidR="00BE3499" w14:paraId="49F35C0B" w14:textId="77777777">
                <w:trPr>
                  <w:divId w:val="1793596693"/>
                  <w:tblCellSpacing w:w="15" w:type="dxa"/>
                </w:trPr>
                <w:tc>
                  <w:tcPr>
                    <w:tcW w:w="50" w:type="pct"/>
                    <w:hideMark/>
                  </w:tcPr>
                  <w:p w14:paraId="29DAD775" w14:textId="77777777" w:rsidR="00BE3499" w:rsidRDefault="00BE3499">
                    <w:pPr>
                      <w:pStyle w:val="Literaturverzeichnis"/>
                      <w:rPr>
                        <w:noProof/>
                      </w:rPr>
                    </w:pPr>
                    <w:r>
                      <w:rPr>
                        <w:noProof/>
                      </w:rPr>
                      <w:t xml:space="preserve">[6] </w:t>
                    </w:r>
                  </w:p>
                </w:tc>
                <w:tc>
                  <w:tcPr>
                    <w:tcW w:w="0" w:type="auto"/>
                    <w:hideMark/>
                  </w:tcPr>
                  <w:p w14:paraId="4B8860B8" w14:textId="77777777" w:rsidR="00BE3499" w:rsidRDefault="00BE3499">
                    <w:pPr>
                      <w:pStyle w:val="Literaturverzeichnis"/>
                      <w:rPr>
                        <w:noProof/>
                      </w:rPr>
                    </w:pPr>
                    <w:r>
                      <w:rPr>
                        <w:noProof/>
                      </w:rPr>
                      <w:t>HMS, HMS Industrial Networks, 2015. [Online]. Available: http://www.feldbusse.de/Profinet/profinet.shtml. [Zugriff am 05 05 2018].</w:t>
                    </w:r>
                  </w:p>
                </w:tc>
              </w:tr>
              <w:tr w:rsidR="00BE3499" w14:paraId="682FAC95" w14:textId="77777777">
                <w:trPr>
                  <w:divId w:val="1793596693"/>
                  <w:tblCellSpacing w:w="15" w:type="dxa"/>
                </w:trPr>
                <w:tc>
                  <w:tcPr>
                    <w:tcW w:w="50" w:type="pct"/>
                    <w:hideMark/>
                  </w:tcPr>
                  <w:p w14:paraId="181EECBD" w14:textId="77777777" w:rsidR="00BE3499" w:rsidRDefault="00BE3499">
                    <w:pPr>
                      <w:pStyle w:val="Literaturverzeichnis"/>
                      <w:rPr>
                        <w:noProof/>
                      </w:rPr>
                    </w:pPr>
                    <w:r>
                      <w:rPr>
                        <w:noProof/>
                      </w:rPr>
                      <w:t xml:space="preserve">[7] </w:t>
                    </w:r>
                  </w:p>
                </w:tc>
                <w:tc>
                  <w:tcPr>
                    <w:tcW w:w="0" w:type="auto"/>
                    <w:hideMark/>
                  </w:tcPr>
                  <w:p w14:paraId="756CC0DC" w14:textId="77777777" w:rsidR="00BE3499" w:rsidRDefault="00BE3499">
                    <w:pPr>
                      <w:pStyle w:val="Literaturverzeichnis"/>
                      <w:rPr>
                        <w:noProof/>
                      </w:rPr>
                    </w:pPr>
                    <w:r>
                      <w:rPr>
                        <w:noProof/>
                      </w:rPr>
                      <w:t xml:space="preserve">T. M. Heinrich Hippenmeyer, Automatische Identifikation für Industrie 4.0, Berlin, Heidelberg: Springer Vieweg, 2016. </w:t>
                    </w:r>
                  </w:p>
                </w:tc>
              </w:tr>
              <w:tr w:rsidR="00BE3499" w14:paraId="5BB2FEE3" w14:textId="77777777">
                <w:trPr>
                  <w:divId w:val="1793596693"/>
                  <w:tblCellSpacing w:w="15" w:type="dxa"/>
                </w:trPr>
                <w:tc>
                  <w:tcPr>
                    <w:tcW w:w="50" w:type="pct"/>
                    <w:hideMark/>
                  </w:tcPr>
                  <w:p w14:paraId="07FCC94B" w14:textId="77777777" w:rsidR="00BE3499" w:rsidRDefault="00BE3499">
                    <w:pPr>
                      <w:pStyle w:val="Literaturverzeichnis"/>
                      <w:rPr>
                        <w:noProof/>
                      </w:rPr>
                    </w:pPr>
                    <w:r>
                      <w:rPr>
                        <w:noProof/>
                      </w:rPr>
                      <w:t xml:space="preserve">[8] </w:t>
                    </w:r>
                  </w:p>
                </w:tc>
                <w:tc>
                  <w:tcPr>
                    <w:tcW w:w="0" w:type="auto"/>
                    <w:hideMark/>
                  </w:tcPr>
                  <w:p w14:paraId="07C2EAB6" w14:textId="77777777" w:rsidR="00BE3499" w:rsidRDefault="00BE3499">
                    <w:pPr>
                      <w:pStyle w:val="Literaturverzeichnis"/>
                      <w:rPr>
                        <w:noProof/>
                      </w:rPr>
                    </w:pPr>
                    <w:r>
                      <w:rPr>
                        <w:noProof/>
                      </w:rPr>
                      <w:t xml:space="preserve">I. Sommerville, IT Informatik Software Engineering, Pearson, 2007. </w:t>
                    </w:r>
                  </w:p>
                </w:tc>
              </w:tr>
              <w:tr w:rsidR="00BE3499" w14:paraId="04A0AE92" w14:textId="77777777">
                <w:trPr>
                  <w:divId w:val="1793596693"/>
                  <w:tblCellSpacing w:w="15" w:type="dxa"/>
                </w:trPr>
                <w:tc>
                  <w:tcPr>
                    <w:tcW w:w="50" w:type="pct"/>
                    <w:hideMark/>
                  </w:tcPr>
                  <w:p w14:paraId="7CE94232" w14:textId="77777777" w:rsidR="00BE3499" w:rsidRDefault="00BE3499">
                    <w:pPr>
                      <w:pStyle w:val="Literaturverzeichnis"/>
                      <w:rPr>
                        <w:noProof/>
                      </w:rPr>
                    </w:pPr>
                    <w:r>
                      <w:rPr>
                        <w:noProof/>
                      </w:rPr>
                      <w:t xml:space="preserve">[9] </w:t>
                    </w:r>
                  </w:p>
                </w:tc>
                <w:tc>
                  <w:tcPr>
                    <w:tcW w:w="0" w:type="auto"/>
                    <w:hideMark/>
                  </w:tcPr>
                  <w:p w14:paraId="1B9D8269" w14:textId="77777777" w:rsidR="00BE3499" w:rsidRDefault="00BE3499">
                    <w:pPr>
                      <w:pStyle w:val="Literaturverzeichnis"/>
                      <w:rPr>
                        <w:noProof/>
                      </w:rPr>
                    </w:pPr>
                    <w:r>
                      <w:rPr>
                        <w:noProof/>
                      </w:rPr>
                      <w:t>Google, „Angular,“ Google , 2018. [Online]. Available: https://angular.io/guide/architecture-services. [Zugriff am 05 05 2018].</w:t>
                    </w:r>
                  </w:p>
                </w:tc>
              </w:tr>
              <w:tr w:rsidR="00BE3499" w14:paraId="0D8E7117" w14:textId="77777777">
                <w:trPr>
                  <w:divId w:val="1793596693"/>
                  <w:tblCellSpacing w:w="15" w:type="dxa"/>
                </w:trPr>
                <w:tc>
                  <w:tcPr>
                    <w:tcW w:w="50" w:type="pct"/>
                    <w:hideMark/>
                  </w:tcPr>
                  <w:p w14:paraId="2355C1E6" w14:textId="77777777" w:rsidR="00BE3499" w:rsidRDefault="00BE3499">
                    <w:pPr>
                      <w:pStyle w:val="Literaturverzeichnis"/>
                      <w:rPr>
                        <w:noProof/>
                      </w:rPr>
                    </w:pPr>
                    <w:r>
                      <w:rPr>
                        <w:noProof/>
                      </w:rPr>
                      <w:t xml:space="preserve">[10] </w:t>
                    </w:r>
                  </w:p>
                </w:tc>
                <w:tc>
                  <w:tcPr>
                    <w:tcW w:w="0" w:type="auto"/>
                    <w:hideMark/>
                  </w:tcPr>
                  <w:p w14:paraId="2BFC6A80" w14:textId="77777777" w:rsidR="00BE3499" w:rsidRDefault="00BE3499">
                    <w:pPr>
                      <w:pStyle w:val="Literaturverzeichnis"/>
                      <w:rPr>
                        <w:noProof/>
                      </w:rPr>
                    </w:pPr>
                    <w:r>
                      <w:rPr>
                        <w:noProof/>
                      </w:rPr>
                      <w:t>E. You, „VueJS,“ 2018. [Online]. Available: https://vuejs.org. [Zugriff am 05 05 2018].</w:t>
                    </w:r>
                  </w:p>
                </w:tc>
              </w:tr>
              <w:tr w:rsidR="00BE3499" w14:paraId="384952F8" w14:textId="77777777">
                <w:trPr>
                  <w:divId w:val="1793596693"/>
                  <w:tblCellSpacing w:w="15" w:type="dxa"/>
                </w:trPr>
                <w:tc>
                  <w:tcPr>
                    <w:tcW w:w="50" w:type="pct"/>
                    <w:hideMark/>
                  </w:tcPr>
                  <w:p w14:paraId="2C9548DD" w14:textId="77777777" w:rsidR="00BE3499" w:rsidRDefault="00BE3499">
                    <w:pPr>
                      <w:pStyle w:val="Literaturverzeichnis"/>
                      <w:rPr>
                        <w:noProof/>
                      </w:rPr>
                    </w:pPr>
                    <w:r>
                      <w:rPr>
                        <w:noProof/>
                      </w:rPr>
                      <w:t xml:space="preserve">[11] </w:t>
                    </w:r>
                  </w:p>
                </w:tc>
                <w:tc>
                  <w:tcPr>
                    <w:tcW w:w="0" w:type="auto"/>
                    <w:hideMark/>
                  </w:tcPr>
                  <w:p w14:paraId="76190107" w14:textId="77777777" w:rsidR="00BE3499" w:rsidRDefault="00BE3499">
                    <w:pPr>
                      <w:pStyle w:val="Literaturverzeichnis"/>
                      <w:rPr>
                        <w:noProof/>
                      </w:rPr>
                    </w:pPr>
                    <w:r>
                      <w:rPr>
                        <w:noProof/>
                      </w:rPr>
                      <w:t>LinkedIn, „LinkedIn,“ 2018. [Online]. Available: https://www.linkedin.com/in/evanyou/de. [Zugriff am 05 05 2018].</w:t>
                    </w:r>
                  </w:p>
                </w:tc>
              </w:tr>
              <w:tr w:rsidR="00BE3499" w14:paraId="6A4DB0BA" w14:textId="77777777">
                <w:trPr>
                  <w:divId w:val="1793596693"/>
                  <w:tblCellSpacing w:w="15" w:type="dxa"/>
                </w:trPr>
                <w:tc>
                  <w:tcPr>
                    <w:tcW w:w="50" w:type="pct"/>
                    <w:hideMark/>
                  </w:tcPr>
                  <w:p w14:paraId="7000BD72" w14:textId="77777777" w:rsidR="00BE3499" w:rsidRDefault="00BE3499">
                    <w:pPr>
                      <w:pStyle w:val="Literaturverzeichnis"/>
                      <w:rPr>
                        <w:noProof/>
                      </w:rPr>
                    </w:pPr>
                    <w:r>
                      <w:rPr>
                        <w:noProof/>
                      </w:rPr>
                      <w:t xml:space="preserve">[12] </w:t>
                    </w:r>
                  </w:p>
                </w:tc>
                <w:tc>
                  <w:tcPr>
                    <w:tcW w:w="0" w:type="auto"/>
                    <w:hideMark/>
                  </w:tcPr>
                  <w:p w14:paraId="6770B7F2" w14:textId="77777777" w:rsidR="00BE3499" w:rsidRDefault="00BE3499">
                    <w:pPr>
                      <w:pStyle w:val="Literaturverzeichnis"/>
                      <w:rPr>
                        <w:noProof/>
                      </w:rPr>
                    </w:pPr>
                    <w:r>
                      <w:rPr>
                        <w:noProof/>
                      </w:rPr>
                      <w:t>G. Vue.Js, „GitHub,“ 2018. [Online]. Available: https://github.com/vuejs/vue/releases/tag/v2.5.16. [Zugriff am 05 05 2018].</w:t>
                    </w:r>
                  </w:p>
                </w:tc>
              </w:tr>
              <w:tr w:rsidR="00BE3499" w14:paraId="1B7F4042" w14:textId="77777777">
                <w:trPr>
                  <w:divId w:val="1793596693"/>
                  <w:tblCellSpacing w:w="15" w:type="dxa"/>
                </w:trPr>
                <w:tc>
                  <w:tcPr>
                    <w:tcW w:w="50" w:type="pct"/>
                    <w:hideMark/>
                  </w:tcPr>
                  <w:p w14:paraId="4181CC67" w14:textId="77777777" w:rsidR="00BE3499" w:rsidRDefault="00BE3499">
                    <w:pPr>
                      <w:pStyle w:val="Literaturverzeichnis"/>
                      <w:rPr>
                        <w:noProof/>
                      </w:rPr>
                    </w:pPr>
                    <w:r>
                      <w:rPr>
                        <w:noProof/>
                      </w:rPr>
                      <w:t xml:space="preserve">[13] </w:t>
                    </w:r>
                  </w:p>
                </w:tc>
                <w:tc>
                  <w:tcPr>
                    <w:tcW w:w="0" w:type="auto"/>
                    <w:hideMark/>
                  </w:tcPr>
                  <w:p w14:paraId="2B8B566C" w14:textId="77777777" w:rsidR="00BE3499" w:rsidRDefault="00BE3499">
                    <w:pPr>
                      <w:pStyle w:val="Literaturverzeichnis"/>
                      <w:rPr>
                        <w:noProof/>
                      </w:rPr>
                    </w:pPr>
                    <w:r>
                      <w:rPr>
                        <w:noProof/>
                      </w:rPr>
                      <w:t>SAP, „UI5 Demo Kit - UI Development Toolkit for HTML5,“ UI5, 01 2018. [Online]. Available: https://sapui5.hana.ondemand.com. [Zugriff am 03 2018].</w:t>
                    </w:r>
                  </w:p>
                </w:tc>
              </w:tr>
              <w:tr w:rsidR="00BE3499" w14:paraId="1BB8F4AC" w14:textId="77777777">
                <w:trPr>
                  <w:divId w:val="1793596693"/>
                  <w:tblCellSpacing w:w="15" w:type="dxa"/>
                </w:trPr>
                <w:tc>
                  <w:tcPr>
                    <w:tcW w:w="50" w:type="pct"/>
                    <w:hideMark/>
                  </w:tcPr>
                  <w:p w14:paraId="7BD0E157" w14:textId="77777777" w:rsidR="00BE3499" w:rsidRDefault="00BE3499">
                    <w:pPr>
                      <w:pStyle w:val="Literaturverzeichnis"/>
                      <w:rPr>
                        <w:noProof/>
                      </w:rPr>
                    </w:pPr>
                    <w:r>
                      <w:rPr>
                        <w:noProof/>
                      </w:rPr>
                      <w:t xml:space="preserve">[14] </w:t>
                    </w:r>
                  </w:p>
                </w:tc>
                <w:tc>
                  <w:tcPr>
                    <w:tcW w:w="0" w:type="auto"/>
                    <w:hideMark/>
                  </w:tcPr>
                  <w:p w14:paraId="1761BDBF" w14:textId="77777777" w:rsidR="00BE3499" w:rsidRDefault="00BE3499">
                    <w:pPr>
                      <w:pStyle w:val="Literaturverzeichnis"/>
                      <w:rPr>
                        <w:noProof/>
                      </w:rPr>
                    </w:pPr>
                    <w:r>
                      <w:rPr>
                        <w:noProof/>
                      </w:rPr>
                      <w:t>Facebook OpenSource, „React,“ Facebook Inc., 2018. [Online]. Available: https://reactjs.org/docs/introducing-jsx.html. [Zugriff am 01 03 2018].</w:t>
                    </w:r>
                  </w:p>
                </w:tc>
              </w:tr>
              <w:tr w:rsidR="00BE3499" w14:paraId="1C17BB74" w14:textId="77777777">
                <w:trPr>
                  <w:divId w:val="1793596693"/>
                  <w:tblCellSpacing w:w="15" w:type="dxa"/>
                </w:trPr>
                <w:tc>
                  <w:tcPr>
                    <w:tcW w:w="50" w:type="pct"/>
                    <w:hideMark/>
                  </w:tcPr>
                  <w:p w14:paraId="218F2B60" w14:textId="77777777" w:rsidR="00BE3499" w:rsidRDefault="00BE3499">
                    <w:pPr>
                      <w:pStyle w:val="Literaturverzeichnis"/>
                      <w:rPr>
                        <w:noProof/>
                      </w:rPr>
                    </w:pPr>
                    <w:r>
                      <w:rPr>
                        <w:noProof/>
                      </w:rPr>
                      <w:t xml:space="preserve">[15] </w:t>
                    </w:r>
                  </w:p>
                </w:tc>
                <w:tc>
                  <w:tcPr>
                    <w:tcW w:w="0" w:type="auto"/>
                    <w:hideMark/>
                  </w:tcPr>
                  <w:p w14:paraId="0C7FC0E5" w14:textId="77777777" w:rsidR="00BE3499" w:rsidRDefault="00BE3499">
                    <w:pPr>
                      <w:pStyle w:val="Literaturverzeichnis"/>
                      <w:rPr>
                        <w:noProof/>
                      </w:rPr>
                    </w:pPr>
                    <w:r>
                      <w:rPr>
                        <w:noProof/>
                      </w:rPr>
                      <w:t>Facebook/React, „Github,“ 2018. [Online]. Available: https://github.com/facebook/react/releases/tag/v16.3.2. [Zugriff am 05 05 2018].</w:t>
                    </w:r>
                  </w:p>
                </w:tc>
              </w:tr>
              <w:tr w:rsidR="00BE3499" w14:paraId="7B9021FF" w14:textId="77777777">
                <w:trPr>
                  <w:divId w:val="1793596693"/>
                  <w:tblCellSpacing w:w="15" w:type="dxa"/>
                </w:trPr>
                <w:tc>
                  <w:tcPr>
                    <w:tcW w:w="50" w:type="pct"/>
                    <w:hideMark/>
                  </w:tcPr>
                  <w:p w14:paraId="557F15B3" w14:textId="77777777" w:rsidR="00BE3499" w:rsidRDefault="00BE3499">
                    <w:pPr>
                      <w:pStyle w:val="Literaturverzeichnis"/>
                      <w:rPr>
                        <w:noProof/>
                      </w:rPr>
                    </w:pPr>
                    <w:r>
                      <w:rPr>
                        <w:noProof/>
                      </w:rPr>
                      <w:t xml:space="preserve">[16] </w:t>
                    </w:r>
                  </w:p>
                </w:tc>
                <w:tc>
                  <w:tcPr>
                    <w:tcW w:w="0" w:type="auto"/>
                    <w:hideMark/>
                  </w:tcPr>
                  <w:p w14:paraId="07705596" w14:textId="77777777" w:rsidR="00BE3499" w:rsidRDefault="00BE3499">
                    <w:pPr>
                      <w:pStyle w:val="Literaturverzeichnis"/>
                      <w:rPr>
                        <w:noProof/>
                      </w:rPr>
                    </w:pPr>
                    <w:r>
                      <w:rPr>
                        <w:noProof/>
                      </w:rPr>
                      <w:t>Facebook Inc., „React,“ 2018. [Online]. Available: https://reactjs.org/. [Zugriff am 05 05 2018].</w:t>
                    </w:r>
                  </w:p>
                </w:tc>
              </w:tr>
              <w:tr w:rsidR="00BE3499" w14:paraId="07CED9F3" w14:textId="77777777">
                <w:trPr>
                  <w:divId w:val="1793596693"/>
                  <w:tblCellSpacing w:w="15" w:type="dxa"/>
                </w:trPr>
                <w:tc>
                  <w:tcPr>
                    <w:tcW w:w="50" w:type="pct"/>
                    <w:hideMark/>
                  </w:tcPr>
                  <w:p w14:paraId="637530EA" w14:textId="77777777" w:rsidR="00BE3499" w:rsidRDefault="00BE3499">
                    <w:pPr>
                      <w:pStyle w:val="Literaturverzeichnis"/>
                      <w:rPr>
                        <w:noProof/>
                      </w:rPr>
                    </w:pPr>
                    <w:r>
                      <w:rPr>
                        <w:noProof/>
                      </w:rPr>
                      <w:t xml:space="preserve">[17] </w:t>
                    </w:r>
                  </w:p>
                </w:tc>
                <w:tc>
                  <w:tcPr>
                    <w:tcW w:w="0" w:type="auto"/>
                    <w:hideMark/>
                  </w:tcPr>
                  <w:p w14:paraId="21E275D3" w14:textId="77777777" w:rsidR="00BE3499" w:rsidRDefault="00BE3499">
                    <w:pPr>
                      <w:pStyle w:val="Literaturverzeichnis"/>
                      <w:rPr>
                        <w:noProof/>
                      </w:rPr>
                    </w:pPr>
                    <w:r>
                      <w:rPr>
                        <w:noProof/>
                      </w:rPr>
                      <w:t>Facebook Inc., „React Native,“ React, 2018. [Online]. Available: https://facebook.github.io/react-native/. [Zugriff am 05 05 2018].</w:t>
                    </w:r>
                  </w:p>
                </w:tc>
              </w:tr>
              <w:tr w:rsidR="00BE3499" w14:paraId="4E7CA5B2" w14:textId="77777777">
                <w:trPr>
                  <w:divId w:val="1793596693"/>
                  <w:tblCellSpacing w:w="15" w:type="dxa"/>
                </w:trPr>
                <w:tc>
                  <w:tcPr>
                    <w:tcW w:w="50" w:type="pct"/>
                    <w:hideMark/>
                  </w:tcPr>
                  <w:p w14:paraId="258BFEE5" w14:textId="77777777" w:rsidR="00BE3499" w:rsidRDefault="00BE3499">
                    <w:pPr>
                      <w:pStyle w:val="Literaturverzeichnis"/>
                      <w:rPr>
                        <w:noProof/>
                      </w:rPr>
                    </w:pPr>
                    <w:r>
                      <w:rPr>
                        <w:noProof/>
                      </w:rPr>
                      <w:lastRenderedPageBreak/>
                      <w:t xml:space="preserve">[18] </w:t>
                    </w:r>
                  </w:p>
                </w:tc>
                <w:tc>
                  <w:tcPr>
                    <w:tcW w:w="0" w:type="auto"/>
                    <w:hideMark/>
                  </w:tcPr>
                  <w:p w14:paraId="06BE52D7" w14:textId="77777777" w:rsidR="00BE3499" w:rsidRDefault="00BE3499">
                    <w:pPr>
                      <w:pStyle w:val="Literaturverzeichnis"/>
                      <w:rPr>
                        <w:noProof/>
                      </w:rPr>
                    </w:pPr>
                    <w:r>
                      <w:rPr>
                        <w:noProof/>
                      </w:rPr>
                      <w:t>Progress Software Corporation , „www.progress.com,“ Progress Software Corporation , 2018. [Online]. Available: https://www.progress.com/kendo-ui. [Zugriff am 05 05 2018].</w:t>
                    </w:r>
                  </w:p>
                </w:tc>
              </w:tr>
              <w:tr w:rsidR="00BE3499" w14:paraId="3715C486" w14:textId="77777777">
                <w:trPr>
                  <w:divId w:val="1793596693"/>
                  <w:tblCellSpacing w:w="15" w:type="dxa"/>
                </w:trPr>
                <w:tc>
                  <w:tcPr>
                    <w:tcW w:w="50" w:type="pct"/>
                    <w:hideMark/>
                  </w:tcPr>
                  <w:p w14:paraId="1EED8238" w14:textId="77777777" w:rsidR="00BE3499" w:rsidRDefault="00BE3499">
                    <w:pPr>
                      <w:pStyle w:val="Literaturverzeichnis"/>
                      <w:rPr>
                        <w:noProof/>
                      </w:rPr>
                    </w:pPr>
                    <w:r>
                      <w:rPr>
                        <w:noProof/>
                      </w:rPr>
                      <w:t xml:space="preserve">[19] </w:t>
                    </w:r>
                  </w:p>
                </w:tc>
                <w:tc>
                  <w:tcPr>
                    <w:tcW w:w="0" w:type="auto"/>
                    <w:hideMark/>
                  </w:tcPr>
                  <w:p w14:paraId="18A96F0B" w14:textId="77777777" w:rsidR="00BE3499" w:rsidRDefault="00BE3499">
                    <w:pPr>
                      <w:pStyle w:val="Literaturverzeichnis"/>
                      <w:rPr>
                        <w:noProof/>
                      </w:rPr>
                    </w:pPr>
                    <w:r>
                      <w:rPr>
                        <w:noProof/>
                      </w:rPr>
                      <w:t>Northwoods Software, „GoJS,“ 01 01 1998. [Online]. Available: https://gojs.net/latest/index.html. [Zugriff am 04 04 2018].</w:t>
                    </w:r>
                  </w:p>
                </w:tc>
              </w:tr>
              <w:tr w:rsidR="00BE3499" w14:paraId="4EC3B30D" w14:textId="77777777">
                <w:trPr>
                  <w:divId w:val="1793596693"/>
                  <w:tblCellSpacing w:w="15" w:type="dxa"/>
                </w:trPr>
                <w:tc>
                  <w:tcPr>
                    <w:tcW w:w="50" w:type="pct"/>
                    <w:hideMark/>
                  </w:tcPr>
                  <w:p w14:paraId="5921261D" w14:textId="77777777" w:rsidR="00BE3499" w:rsidRDefault="00BE3499">
                    <w:pPr>
                      <w:pStyle w:val="Literaturverzeichnis"/>
                      <w:rPr>
                        <w:noProof/>
                      </w:rPr>
                    </w:pPr>
                    <w:r>
                      <w:rPr>
                        <w:noProof/>
                      </w:rPr>
                      <w:t xml:space="preserve">[20] </w:t>
                    </w:r>
                  </w:p>
                </w:tc>
                <w:tc>
                  <w:tcPr>
                    <w:tcW w:w="0" w:type="auto"/>
                    <w:hideMark/>
                  </w:tcPr>
                  <w:p w14:paraId="67C013C7" w14:textId="77777777" w:rsidR="00BE3499" w:rsidRDefault="00BE3499">
                    <w:pPr>
                      <w:pStyle w:val="Literaturverzeichnis"/>
                      <w:rPr>
                        <w:noProof/>
                      </w:rPr>
                    </w:pPr>
                    <w:r>
                      <w:rPr>
                        <w:noProof/>
                      </w:rPr>
                      <w:t>„Northwoods Software,“ GOJS, 01 01 1998. [Online]. Available: https://www.nwoods.com/store/p-82-gojs-oem.aspx. [Zugriff am 05 04 2018].</w:t>
                    </w:r>
                  </w:p>
                </w:tc>
              </w:tr>
              <w:tr w:rsidR="00BE3499" w14:paraId="04F521A6" w14:textId="77777777">
                <w:trPr>
                  <w:divId w:val="1793596693"/>
                  <w:tblCellSpacing w:w="15" w:type="dxa"/>
                </w:trPr>
                <w:tc>
                  <w:tcPr>
                    <w:tcW w:w="50" w:type="pct"/>
                    <w:hideMark/>
                  </w:tcPr>
                  <w:p w14:paraId="44B8D9EE" w14:textId="77777777" w:rsidR="00BE3499" w:rsidRDefault="00BE3499">
                    <w:pPr>
                      <w:pStyle w:val="Literaturverzeichnis"/>
                      <w:rPr>
                        <w:noProof/>
                      </w:rPr>
                    </w:pPr>
                    <w:r>
                      <w:rPr>
                        <w:noProof/>
                      </w:rPr>
                      <w:t xml:space="preserve">[21] </w:t>
                    </w:r>
                  </w:p>
                </w:tc>
                <w:tc>
                  <w:tcPr>
                    <w:tcW w:w="0" w:type="auto"/>
                    <w:hideMark/>
                  </w:tcPr>
                  <w:p w14:paraId="028D61FF" w14:textId="77777777" w:rsidR="00BE3499" w:rsidRDefault="00BE3499">
                    <w:pPr>
                      <w:pStyle w:val="Literaturverzeichnis"/>
                      <w:rPr>
                        <w:noProof/>
                      </w:rPr>
                    </w:pPr>
                    <w:r>
                      <w:rPr>
                        <w:noProof/>
                      </w:rPr>
                      <w:t>Hilscher GmbH, „Portal Hilscher,“ 01 10 2017. [Online]. Available: https://kb.hilscher.com/display/COMSTUDIO/2017-06-02+Topology+in+Communication+Studio.</w:t>
                    </w:r>
                  </w:p>
                </w:tc>
              </w:tr>
            </w:tbl>
            <w:p w14:paraId="4B187EA6" w14:textId="77777777" w:rsidR="00BE3499" w:rsidRDefault="00BE3499">
              <w:pPr>
                <w:divId w:val="1793596693"/>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headerReference w:type="default" r:id="rId30"/>
          <w:footerReference w:type="default" r:id="rId31"/>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783" w:name="_Toc514837050"/>
      <w:r w:rsidRPr="00147862">
        <w:lastRenderedPageBreak/>
        <w:t>Index</w:t>
      </w:r>
      <w:bookmarkEnd w:id="783"/>
    </w:p>
    <w:p w14:paraId="6D80CB91" w14:textId="77777777" w:rsidR="00F703B1" w:rsidRDefault="00367D86">
      <w:pPr>
        <w:pStyle w:val="Textkrper"/>
        <w:rPr>
          <w:noProof/>
        </w:rPr>
        <w:sectPr w:rsidR="00F703B1" w:rsidSect="00F703B1">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010E7610"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E</w:t>
      </w:r>
    </w:p>
    <w:p w14:paraId="22D3E502" w14:textId="77777777" w:rsidR="00F703B1" w:rsidRDefault="00F703B1">
      <w:pPr>
        <w:pStyle w:val="Index1"/>
        <w:tabs>
          <w:tab w:val="right" w:leader="dot" w:pos="4165"/>
        </w:tabs>
        <w:rPr>
          <w:noProof/>
        </w:rPr>
      </w:pPr>
      <w:r w:rsidRPr="00632B14">
        <w:rPr>
          <w:noProof/>
        </w:rPr>
        <w:t>Echtzeitverhalten</w:t>
      </w:r>
      <w:r>
        <w:rPr>
          <w:noProof/>
        </w:rPr>
        <w:tab/>
        <w:t>8</w:t>
      </w:r>
    </w:p>
    <w:p w14:paraId="3605431D"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G</w:t>
      </w:r>
    </w:p>
    <w:p w14:paraId="02EC7629" w14:textId="77777777" w:rsidR="00F703B1" w:rsidRDefault="00F703B1">
      <w:pPr>
        <w:pStyle w:val="Index1"/>
        <w:tabs>
          <w:tab w:val="right" w:leader="dot" w:pos="4165"/>
        </w:tabs>
        <w:rPr>
          <w:noProof/>
        </w:rPr>
      </w:pPr>
      <w:r>
        <w:rPr>
          <w:noProof/>
        </w:rPr>
        <w:t>GET</w:t>
      </w:r>
      <w:r>
        <w:rPr>
          <w:noProof/>
        </w:rPr>
        <w:tab/>
        <w:t>36</w:t>
      </w:r>
    </w:p>
    <w:p w14:paraId="447DAAC2" w14:textId="77777777" w:rsidR="00F703B1" w:rsidRDefault="00F703B1">
      <w:pPr>
        <w:pStyle w:val="Index1"/>
        <w:tabs>
          <w:tab w:val="right" w:leader="dot" w:pos="4165"/>
        </w:tabs>
        <w:rPr>
          <w:noProof/>
        </w:rPr>
      </w:pPr>
      <w:r>
        <w:rPr>
          <w:noProof/>
        </w:rPr>
        <w:t>grafisch</w:t>
      </w:r>
      <w:r>
        <w:rPr>
          <w:noProof/>
        </w:rPr>
        <w:tab/>
        <w:t>8</w:t>
      </w:r>
    </w:p>
    <w:p w14:paraId="240CA03C"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N</w:t>
      </w:r>
    </w:p>
    <w:p w14:paraId="136BDA6B" w14:textId="77777777" w:rsidR="00F703B1" w:rsidRDefault="00F703B1">
      <w:pPr>
        <w:pStyle w:val="Index1"/>
        <w:tabs>
          <w:tab w:val="right" w:leader="dot" w:pos="4165"/>
        </w:tabs>
        <w:rPr>
          <w:noProof/>
        </w:rPr>
      </w:pPr>
      <w:r>
        <w:rPr>
          <w:noProof/>
        </w:rPr>
        <w:t>Netzwerktopologie</w:t>
      </w:r>
      <w:r>
        <w:rPr>
          <w:noProof/>
        </w:rPr>
        <w:tab/>
        <w:t>9</w:t>
      </w:r>
    </w:p>
    <w:p w14:paraId="2BA6EC53"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P</w:t>
      </w:r>
    </w:p>
    <w:p w14:paraId="3DC5017F" w14:textId="77777777" w:rsidR="00F703B1" w:rsidRDefault="00F703B1">
      <w:pPr>
        <w:pStyle w:val="Index1"/>
        <w:tabs>
          <w:tab w:val="right" w:leader="dot" w:pos="4165"/>
        </w:tabs>
        <w:rPr>
          <w:noProof/>
        </w:rPr>
      </w:pPr>
      <w:r>
        <w:rPr>
          <w:noProof/>
        </w:rPr>
        <w:t>Plug-In</w:t>
      </w:r>
      <w:r>
        <w:rPr>
          <w:noProof/>
        </w:rPr>
        <w:tab/>
        <w:t>9</w:t>
      </w:r>
    </w:p>
    <w:p w14:paraId="49D73AB4" w14:textId="77777777" w:rsidR="00F703B1" w:rsidRDefault="00F703B1">
      <w:pPr>
        <w:pStyle w:val="Index1"/>
        <w:tabs>
          <w:tab w:val="right" w:leader="dot" w:pos="4165"/>
        </w:tabs>
        <w:rPr>
          <w:noProof/>
        </w:rPr>
      </w:pPr>
      <w:r>
        <w:rPr>
          <w:noProof/>
        </w:rPr>
        <w:t>POST</w:t>
      </w:r>
      <w:r>
        <w:rPr>
          <w:noProof/>
        </w:rPr>
        <w:tab/>
        <w:t>36</w:t>
      </w:r>
    </w:p>
    <w:p w14:paraId="60F3F5DD"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A2BFD66" w14:textId="77777777" w:rsidR="00F703B1" w:rsidRDefault="00F703B1">
      <w:pPr>
        <w:pStyle w:val="Index1"/>
        <w:tabs>
          <w:tab w:val="right" w:leader="dot" w:pos="4165"/>
        </w:tabs>
        <w:rPr>
          <w:noProof/>
        </w:rPr>
      </w:pPr>
      <w:r>
        <w:rPr>
          <w:noProof/>
        </w:rPr>
        <w:t>REST</w:t>
      </w:r>
      <w:r>
        <w:rPr>
          <w:noProof/>
        </w:rPr>
        <w:tab/>
        <w:t>36</w:t>
      </w:r>
    </w:p>
    <w:p w14:paraId="54A4EAED"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S</w:t>
      </w:r>
    </w:p>
    <w:p w14:paraId="55D55AC4" w14:textId="77777777" w:rsidR="00F703B1" w:rsidRDefault="00F703B1">
      <w:pPr>
        <w:pStyle w:val="Index1"/>
        <w:tabs>
          <w:tab w:val="right" w:leader="dot" w:pos="4165"/>
        </w:tabs>
        <w:rPr>
          <w:noProof/>
        </w:rPr>
      </w:pPr>
      <w:r>
        <w:rPr>
          <w:noProof/>
        </w:rPr>
        <w:t>Software</w:t>
      </w:r>
      <w:r>
        <w:rPr>
          <w:noProof/>
        </w:rPr>
        <w:tab/>
        <w:t>9</w:t>
      </w:r>
    </w:p>
    <w:p w14:paraId="7507F4C8"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U</w:t>
      </w:r>
    </w:p>
    <w:p w14:paraId="4D4685DB" w14:textId="77777777" w:rsidR="00F703B1" w:rsidRDefault="00F703B1">
      <w:pPr>
        <w:pStyle w:val="Index1"/>
        <w:tabs>
          <w:tab w:val="right" w:leader="dot" w:pos="4165"/>
        </w:tabs>
        <w:rPr>
          <w:noProof/>
        </w:rPr>
      </w:pPr>
      <w:r w:rsidRPr="00632B14">
        <w:rPr>
          <w:noProof/>
        </w:rPr>
        <w:t>Übertragungssicherheit</w:t>
      </w:r>
      <w:r>
        <w:rPr>
          <w:noProof/>
        </w:rPr>
        <w:tab/>
        <w:t>8</w:t>
      </w:r>
    </w:p>
    <w:p w14:paraId="2589FD4C" w14:textId="77777777" w:rsidR="00F703B1" w:rsidRDefault="00F703B1">
      <w:pPr>
        <w:pStyle w:val="Index1"/>
        <w:tabs>
          <w:tab w:val="right" w:leader="dot" w:pos="4165"/>
        </w:tabs>
        <w:rPr>
          <w:noProof/>
        </w:rPr>
      </w:pPr>
      <w:r>
        <w:rPr>
          <w:noProof/>
        </w:rPr>
        <w:t>URL</w:t>
      </w:r>
      <w:r>
        <w:rPr>
          <w:noProof/>
        </w:rPr>
        <w:tab/>
        <w:t>36</w:t>
      </w:r>
    </w:p>
    <w:p w14:paraId="7B91413B" w14:textId="0E805D1D" w:rsidR="00F703B1" w:rsidRDefault="00F703B1">
      <w:pPr>
        <w:pStyle w:val="Textkrper"/>
        <w:rPr>
          <w:noProof/>
        </w:rPr>
        <w:sectPr w:rsidR="00F703B1" w:rsidSect="00F703B1">
          <w:type w:val="continuous"/>
          <w:pgSz w:w="11906" w:h="16838" w:code="9"/>
          <w:pgMar w:top="1701" w:right="1418" w:bottom="1134" w:left="1418" w:header="709" w:footer="709" w:gutter="0"/>
          <w:cols w:num="2" w:space="720"/>
          <w:docGrid w:linePitch="360"/>
        </w:sectPr>
      </w:pPr>
    </w:p>
    <w:p w14:paraId="6DE98101" w14:textId="7EFE445B"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F703B1">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784" w:name="_Toc514837051"/>
      <w:r w:rsidRPr="0058185B">
        <w:lastRenderedPageBreak/>
        <w:t>Glossar</w:t>
      </w:r>
      <w:bookmarkEnd w:id="784"/>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proofErr w:type="spellStart"/>
            <w:r>
              <w:t>DisASTer</w:t>
            </w:r>
            <w:proofErr w:type="spellEnd"/>
          </w:p>
        </w:tc>
        <w:tc>
          <w:tcPr>
            <w:tcW w:w="0" w:type="auto"/>
          </w:tcPr>
          <w:p w14:paraId="2F979CFD" w14:textId="77777777" w:rsidR="00367D86" w:rsidRDefault="00367D86" w:rsidP="00D446C3">
            <w:pPr>
              <w:pStyle w:val="TextkrperGlossar"/>
              <w:spacing w:line="360" w:lineRule="auto"/>
            </w:pPr>
            <w:proofErr w:type="spellStart"/>
            <w:r>
              <w:t>DisASTer</w:t>
            </w:r>
            <w:proofErr w:type="spellEnd"/>
            <w:r>
              <w:t xml:space="preserve">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proofErr w:type="spellStart"/>
            <w:r>
              <w:t>Linearisierbarkeit</w:t>
            </w:r>
            <w:proofErr w:type="spellEnd"/>
            <w:r>
              <w:t xml:space="preserve">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proofErr w:type="spellStart"/>
            <w:r>
              <w:t>Sequentielle</w:t>
            </w:r>
            <w:proofErr w:type="spellEnd"/>
            <w:r>
              <w:t xml:space="preserve"> </w:t>
            </w:r>
            <w:proofErr w:type="spellStart"/>
            <w:r>
              <w:t>Konsistenz</w:t>
            </w:r>
            <w:proofErr w:type="spellEnd"/>
            <w:r>
              <w:t xml:space="preserve">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proofErr w:type="spellStart"/>
            <w:r>
              <w:t>Schwache</w:t>
            </w:r>
            <w:proofErr w:type="spellEnd"/>
            <w:r>
              <w:t xml:space="preserve"> </w:t>
            </w:r>
            <w:proofErr w:type="spellStart"/>
            <w:r>
              <w:t>Konsistenz</w:t>
            </w:r>
            <w:proofErr w:type="spellEnd"/>
            <w:r>
              <w:t xml:space="preserve">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proofErr w:type="spellStart"/>
            <w:r>
              <w:t>Freigabekonsistenz</w:t>
            </w:r>
            <w:proofErr w:type="spellEnd"/>
            <w:r>
              <w:t xml:space="preserve">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4115C7A3" w:rsidR="00473AE1" w:rsidRPr="00147862" w:rsidRDefault="00473AE1" w:rsidP="00147862">
      <w:pPr>
        <w:pStyle w:val="berschriftmitEintraginsInhaltsverzeichnis"/>
      </w:pPr>
      <w:bookmarkStart w:id="785" w:name="_Toc514837052"/>
      <w:r w:rsidRPr="00147862">
        <w:lastRenderedPageBreak/>
        <w:t>Erklärung der Kandidatin / des Kandidaten</w:t>
      </w:r>
      <w:bookmarkEnd w:id="785"/>
    </w:p>
    <w:p w14:paraId="325B1925" w14:textId="77777777" w:rsidR="00473AE1" w:rsidRDefault="00473AE1" w:rsidP="00A914F6">
      <w:pPr>
        <w:pStyle w:val="Textkrper"/>
      </w:pPr>
    </w:p>
    <w:p w14:paraId="6BE07A0E" w14:textId="77777777" w:rsidR="00A914F6" w:rsidRDefault="00A914F6" w:rsidP="003F1886">
      <w:pPr>
        <w:pStyle w:val="Textkrper"/>
        <w:numPr>
          <w:ilvl w:val="0"/>
          <w:numId w:val="3"/>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3F1886">
      <w:pPr>
        <w:pStyle w:val="TextkrperEinzug"/>
        <w:numPr>
          <w:ilvl w:val="0"/>
          <w:numId w:val="3"/>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2"/>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David Tsaava [2]" w:date="2018-05-23T13:30:00Z" w:initials="DT">
    <w:p w14:paraId="2CD33264" w14:textId="7F1771E0" w:rsidR="00B13F9C" w:rsidRDefault="00B13F9C">
      <w:pPr>
        <w:pStyle w:val="Kommentartext"/>
      </w:pPr>
      <w:r>
        <w:rPr>
          <w:rStyle w:val="Kommentarzeichen"/>
        </w:rPr>
        <w:annotationRef/>
      </w:r>
      <w:r>
        <w:t>Was genau ist damit gemeint?</w:t>
      </w:r>
    </w:p>
  </w:comment>
  <w:comment w:id="64" w:author="David Tsaava [2]" w:date="2018-05-23T14:06:00Z" w:initials="DT">
    <w:p w14:paraId="7691D100" w14:textId="45DF637E" w:rsidR="00B13F9C" w:rsidRDefault="00B13F9C">
      <w:pPr>
        <w:pStyle w:val="Kommentartext"/>
      </w:pPr>
      <w:r>
        <w:rPr>
          <w:rStyle w:val="Kommentarzeichen"/>
        </w:rPr>
        <w:annotationRef/>
      </w:r>
      <w:r>
        <w:t>Was ist damit gemeint?</w:t>
      </w:r>
    </w:p>
  </w:comment>
  <w:comment w:id="267" w:author="David Tsaava [2]" w:date="2018-05-24T11:57:00Z" w:initials="DT">
    <w:p w14:paraId="217B39C8" w14:textId="68EE1B6E" w:rsidR="00B13F9C" w:rsidRDefault="00B13F9C">
      <w:pPr>
        <w:pStyle w:val="Kommentartext"/>
      </w:pPr>
      <w:r>
        <w:rPr>
          <w:rStyle w:val="Kommentarzeichen"/>
        </w:rPr>
        <w:annotationRef/>
      </w:r>
      <w:r>
        <w:t>Die Software wird immer wieder, mehrmals im Text ‚eingeführt‘…</w:t>
      </w:r>
    </w:p>
  </w:comment>
  <w:comment w:id="397" w:author="David Tsaava [2]" w:date="2018-05-24T13:51:00Z" w:initials="DT">
    <w:p w14:paraId="0D32DABB" w14:textId="69C40A7D" w:rsidR="00B13F9C" w:rsidRDefault="00B13F9C">
      <w:pPr>
        <w:pStyle w:val="Kommentartext"/>
      </w:pPr>
      <w:r>
        <w:rPr>
          <w:rStyle w:val="Kommentarzeichen"/>
        </w:rPr>
        <w:annotationRef/>
      </w:r>
      <w:r>
        <w:t>Sollte man nicht irgendwo SPA Definition angeben/referenzieren?</w:t>
      </w:r>
    </w:p>
  </w:comment>
  <w:comment w:id="443" w:author="David Tsaava [2]" w:date="2018-05-24T14:05:00Z" w:initials="DT">
    <w:p w14:paraId="13D5B57E" w14:textId="73107BCA" w:rsidR="00B13F9C" w:rsidRDefault="00B13F9C">
      <w:pPr>
        <w:pStyle w:val="Kommentartext"/>
      </w:pPr>
      <w:r>
        <w:rPr>
          <w:rStyle w:val="Kommentarzeichen"/>
        </w:rPr>
        <w:annotationRef/>
      </w:r>
      <w:r>
        <w:t>Meinst Du „stehen“?</w:t>
      </w:r>
    </w:p>
  </w:comment>
  <w:comment w:id="481" w:author="David Tsaava [2]" w:date="2018-05-24T14:18:00Z" w:initials="DT">
    <w:p w14:paraId="08298E2F" w14:textId="596E6313" w:rsidR="00B13F9C" w:rsidRDefault="00B13F9C">
      <w:pPr>
        <w:pStyle w:val="Kommentartext"/>
      </w:pPr>
      <w:r>
        <w:rPr>
          <w:rStyle w:val="Kommentarzeichen"/>
        </w:rPr>
        <w:annotationRef/>
      </w:r>
      <w:r>
        <w:t>In Gruppen zusammengefasst oder einfach gruppiert sein könnten</w:t>
      </w:r>
    </w:p>
  </w:comment>
  <w:comment w:id="495" w:author="David Tsaava [2]" w:date="2018-05-24T14:23:00Z" w:initials="DT">
    <w:p w14:paraId="373BE1E1" w14:textId="404D5B4A" w:rsidR="00B13F9C" w:rsidRDefault="00B13F9C">
      <w:pPr>
        <w:pStyle w:val="Kommentartext"/>
      </w:pPr>
      <w:r>
        <w:rPr>
          <w:rStyle w:val="Kommentarzeichen"/>
        </w:rPr>
        <w:annotationRef/>
      </w:r>
      <w:r>
        <w:t>Viell. Besser „man“…</w:t>
      </w:r>
    </w:p>
  </w:comment>
  <w:comment w:id="507" w:author="David Tsaava [2]" w:date="2018-05-24T14:29:00Z" w:initials="DT">
    <w:p w14:paraId="7D167EC8" w14:textId="1519D76D" w:rsidR="00B13F9C" w:rsidRDefault="00B13F9C">
      <w:pPr>
        <w:pStyle w:val="Kommentartext"/>
      </w:pPr>
      <w:r>
        <w:rPr>
          <w:rStyle w:val="Kommentarzeichen"/>
        </w:rPr>
        <w:annotationRef/>
      </w:r>
      <w:r>
        <w:t xml:space="preserve">Eventuell durch „sogenannten </w:t>
      </w:r>
      <w:proofErr w:type="spellStart"/>
      <w:r>
        <w:t>citizen</w:t>
      </w:r>
      <w:proofErr w:type="spellEnd"/>
      <w:r>
        <w:t xml:space="preserve"> </w:t>
      </w:r>
      <w:proofErr w:type="spellStart"/>
      <w:r>
        <w:t>developers</w:t>
      </w:r>
      <w:proofErr w:type="spellEnd"/>
      <w:r>
        <w:t xml:space="preserve">“ oder „sogenannten </w:t>
      </w:r>
      <w:proofErr w:type="spellStart"/>
      <w:r>
        <w:t>citized</w:t>
      </w:r>
      <w:proofErr w:type="spellEnd"/>
      <w:r>
        <w:t xml:space="preserve"> </w:t>
      </w:r>
      <w:proofErr w:type="spellStart"/>
      <w:r>
        <w:t>programmers</w:t>
      </w:r>
      <w:proofErr w:type="spellEnd"/>
      <w:r>
        <w:t>“ ersetzen?</w:t>
      </w:r>
    </w:p>
  </w:comment>
  <w:comment w:id="516" w:author="David Tsaava [2]" w:date="2018-05-24T14:34:00Z" w:initials="DT">
    <w:p w14:paraId="4CFD7CA0" w14:textId="3308902D" w:rsidR="00B13F9C" w:rsidRDefault="00B13F9C">
      <w:pPr>
        <w:pStyle w:val="Kommentartext"/>
      </w:pPr>
      <w:r>
        <w:rPr>
          <w:rStyle w:val="Kommentarzeichen"/>
        </w:rPr>
        <w:annotationRef/>
      </w:r>
      <w:r>
        <w:t xml:space="preserve">Eventuell so: Eine </w:t>
      </w:r>
      <w:proofErr w:type="spellStart"/>
      <w:r>
        <w:t>Einzeplatzlizenz</w:t>
      </w:r>
      <w:proofErr w:type="spellEnd"/>
      <w:r>
        <w:t xml:space="preserve"> zu </w:t>
      </w:r>
      <w:proofErr w:type="spellStart"/>
      <w:r>
        <w:t>preis</w:t>
      </w:r>
      <w:proofErr w:type="spellEnd"/>
      <w:r>
        <w:t xml:space="preserve"> von 2500 Euro</w:t>
      </w:r>
      <w:sdt>
        <w:sdtPr>
          <w:id w:val="236440296"/>
          <w:citation/>
        </w:sdtPr>
        <w:sdtContent>
          <w:r>
            <w:fldChar w:fldCharType="begin"/>
          </w:r>
          <w:r>
            <w:instrText xml:space="preserve"> CITATION Nor981 \l 1031 </w:instrText>
          </w:r>
          <w:r>
            <w:fldChar w:fldCharType="separate"/>
          </w:r>
          <w:r>
            <w:rPr>
              <w:noProof/>
            </w:rPr>
            <w:t xml:space="preserve"> </w:t>
          </w:r>
          <w:r w:rsidRPr="00BE3499">
            <w:rPr>
              <w:noProof/>
            </w:rPr>
            <w:t>[20]</w:t>
          </w:r>
          <w:r>
            <w:fldChar w:fldCharType="end"/>
          </w:r>
        </w:sdtContent>
      </w:sdt>
      <w:r>
        <w:t xml:space="preserve"> ist relativ teuer.</w:t>
      </w:r>
    </w:p>
  </w:comment>
  <w:comment w:id="544" w:author="David Tsaava [2]" w:date="2018-05-24T14:40:00Z" w:initials="DT">
    <w:p w14:paraId="18EE154E" w14:textId="043B5ADF" w:rsidR="00B13F9C" w:rsidRDefault="00B13F9C">
      <w:pPr>
        <w:pStyle w:val="Kommentartext"/>
      </w:pPr>
      <w:r>
        <w:rPr>
          <w:rStyle w:val="Kommentarzeichen"/>
        </w:rPr>
        <w:annotationRef/>
      </w:r>
      <w:r>
        <w:t>Was genau meinst Du?</w:t>
      </w:r>
    </w:p>
  </w:comment>
  <w:comment w:id="576" w:author="David Tsaava [2]" w:date="2018-05-24T14:46:00Z" w:initials="DT">
    <w:p w14:paraId="124F8140" w14:textId="043E927E" w:rsidR="00B13F9C" w:rsidRDefault="00B13F9C">
      <w:pPr>
        <w:pStyle w:val="Kommentartext"/>
      </w:pPr>
      <w:r>
        <w:rPr>
          <w:rStyle w:val="Kommentarzeichen"/>
        </w:rPr>
        <w:annotationRef/>
      </w:r>
      <w:r>
        <w:t>Oder Core 2.0?</w:t>
      </w:r>
    </w:p>
  </w:comment>
  <w:comment w:id="672" w:author="David Tsaava [2]" w:date="2018-05-25T10:04:00Z" w:initials="DT">
    <w:p w14:paraId="2E64D668" w14:textId="2196C2EF" w:rsidR="00B13F9C" w:rsidRDefault="00B13F9C">
      <w:pPr>
        <w:pStyle w:val="Kommentartext"/>
      </w:pPr>
      <w:r>
        <w:rPr>
          <w:rStyle w:val="Kommentarzeichen"/>
        </w:rPr>
        <w:annotationRef/>
      </w:r>
      <w:r>
        <w:t>Warum nicht einfach „der Geräte“?</w:t>
      </w:r>
    </w:p>
  </w:comment>
  <w:comment w:id="710" w:author="David Tsaava [2]" w:date="2018-05-25T10:17:00Z" w:initials="DT">
    <w:p w14:paraId="6281F61C" w14:textId="121AF743" w:rsidR="00B13F9C" w:rsidRDefault="00B13F9C">
      <w:pPr>
        <w:pStyle w:val="Kommentartext"/>
      </w:pPr>
      <w:r>
        <w:rPr>
          <w:rStyle w:val="Kommentarzeichen"/>
        </w:rPr>
        <w:annotationRef/>
      </w:r>
      <w:r>
        <w:t>Eventuell ersetzen durch: Erweiterbarkeit</w:t>
      </w:r>
    </w:p>
  </w:comment>
  <w:comment w:id="731" w:author="David Tsaava [2]" w:date="2018-05-25T10:26:00Z" w:initials="DT">
    <w:p w14:paraId="25AE0A24" w14:textId="6284F206" w:rsidR="00B13F9C" w:rsidRDefault="00B13F9C">
      <w:pPr>
        <w:pStyle w:val="Kommentartext"/>
      </w:pPr>
      <w:r>
        <w:rPr>
          <w:rStyle w:val="Kommentarzeichen"/>
        </w:rPr>
        <w:annotationRef/>
      </w:r>
      <w:r>
        <w:t>Sollten wir neu schreiben…</w:t>
      </w:r>
    </w:p>
  </w:comment>
  <w:comment w:id="756" w:author="David Tsaava [2]" w:date="2018-05-25T10:28:00Z" w:initials="DT">
    <w:p w14:paraId="02708312" w14:textId="1C3F3376" w:rsidR="00B13F9C" w:rsidRDefault="00B13F9C">
      <w:pPr>
        <w:pStyle w:val="Kommentartext"/>
      </w:pPr>
      <w:r>
        <w:rPr>
          <w:rStyle w:val="Kommentarzeichen"/>
        </w:rPr>
        <w:annotationRef/>
      </w:r>
      <w:r>
        <w:t>Was genau meinst Du?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D33264" w15:done="0"/>
  <w15:commentEx w15:paraId="7691D100" w15:done="0"/>
  <w15:commentEx w15:paraId="217B39C8" w15:done="0"/>
  <w15:commentEx w15:paraId="0D32DABB" w15:done="0"/>
  <w15:commentEx w15:paraId="13D5B57E" w15:done="0"/>
  <w15:commentEx w15:paraId="08298E2F" w15:done="0"/>
  <w15:commentEx w15:paraId="373BE1E1" w15:done="0"/>
  <w15:commentEx w15:paraId="7D167EC8" w15:done="0"/>
  <w15:commentEx w15:paraId="4CFD7CA0" w15:done="0"/>
  <w15:commentEx w15:paraId="18EE154E" w15:done="0"/>
  <w15:commentEx w15:paraId="124F8140" w15:done="0"/>
  <w15:commentEx w15:paraId="2E64D668" w15:done="0"/>
  <w15:commentEx w15:paraId="6281F61C" w15:done="0"/>
  <w15:commentEx w15:paraId="25AE0A24" w15:done="0"/>
  <w15:commentEx w15:paraId="027083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1CB14" w14:textId="77777777" w:rsidR="00936C47" w:rsidRDefault="00936C47">
      <w:r>
        <w:separator/>
      </w:r>
    </w:p>
  </w:endnote>
  <w:endnote w:type="continuationSeparator" w:id="0">
    <w:p w14:paraId="2A3E8B8A" w14:textId="77777777" w:rsidR="00936C47" w:rsidRDefault="0093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29A36E2A" w:rsidR="00B13F9C" w:rsidRDefault="00B13F9C">
        <w:pPr>
          <w:pStyle w:val="Fuzeile"/>
          <w:jc w:val="right"/>
        </w:pPr>
        <w:r>
          <w:fldChar w:fldCharType="begin"/>
        </w:r>
        <w:r>
          <w:instrText>PAGE   \* MERGEFORMAT</w:instrText>
        </w:r>
        <w:r>
          <w:fldChar w:fldCharType="separate"/>
        </w:r>
        <w:r w:rsidR="002B3508">
          <w:rPr>
            <w:noProof/>
          </w:rPr>
          <w:t>23</w:t>
        </w:r>
        <w:r>
          <w:fldChar w:fldCharType="end"/>
        </w:r>
      </w:p>
    </w:sdtContent>
  </w:sdt>
  <w:p w14:paraId="6A752F46" w14:textId="77777777" w:rsidR="00B13F9C" w:rsidRDefault="00B13F9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5C7D1E" w14:textId="77777777" w:rsidR="00936C47" w:rsidRDefault="00936C47">
      <w:r>
        <w:separator/>
      </w:r>
    </w:p>
  </w:footnote>
  <w:footnote w:type="continuationSeparator" w:id="0">
    <w:p w14:paraId="3D5C021C" w14:textId="77777777" w:rsidR="00936C47" w:rsidRDefault="00936C47">
      <w:r>
        <w:continuationSeparator/>
      </w:r>
    </w:p>
  </w:footnote>
  <w:footnote w:id="1">
    <w:p w14:paraId="34E21B3D" w14:textId="1B1E3D14" w:rsidR="00B13F9C" w:rsidRPr="00F80614" w:rsidRDefault="00B13F9C">
      <w:pPr>
        <w:pStyle w:val="Funotentext"/>
      </w:pPr>
      <w:r>
        <w:rPr>
          <w:rStyle w:val="Funotenzeichen"/>
        </w:rPr>
        <w:footnoteRef/>
      </w:r>
      <w:r>
        <w:t xml:space="preserve"> </w:t>
      </w:r>
      <w:proofErr w:type="spellStart"/>
      <w:r w:rsidRPr="00836C38">
        <w:rPr>
          <w:i/>
        </w:rPr>
        <w:t>Plugin</w:t>
      </w:r>
      <w:proofErr w:type="spellEnd"/>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B13F9C" w:rsidRPr="00DD16D5" w:rsidRDefault="00B13F9C">
      <w:pPr>
        <w:pStyle w:val="Funotentext"/>
      </w:pPr>
      <w:r>
        <w:rPr>
          <w:rStyle w:val="Funotenzeichen"/>
        </w:rPr>
        <w:footnoteRef/>
      </w:r>
      <w:r>
        <w:t xml:space="preserve"> </w:t>
      </w:r>
      <w:r w:rsidRPr="00DD16D5">
        <w:rPr>
          <w:i/>
        </w:rPr>
        <w:t>IRT</w:t>
      </w:r>
      <w:r>
        <w:rPr>
          <w:i/>
        </w:rPr>
        <w:t xml:space="preserve"> </w:t>
      </w:r>
      <w:r>
        <w:t xml:space="preserve">steht für </w:t>
      </w:r>
      <w:proofErr w:type="spellStart"/>
      <w:r w:rsidRPr="00DD16D5">
        <w:t>isochronous</w:t>
      </w:r>
      <w:proofErr w:type="spellEnd"/>
      <w:r w:rsidRPr="00DD16D5">
        <w:t xml:space="preserve"> </w:t>
      </w:r>
      <w:proofErr w:type="spellStart"/>
      <w:r w:rsidRPr="00DD16D5">
        <w:t>realtime</w:t>
      </w:r>
      <w:proofErr w:type="spellEnd"/>
    </w:p>
  </w:footnote>
  <w:footnote w:id="3">
    <w:p w14:paraId="5732F997" w14:textId="67BE9680" w:rsidR="00B13F9C" w:rsidRDefault="00B13F9C">
      <w:pPr>
        <w:pStyle w:val="Funotentext"/>
      </w:pPr>
      <w:r>
        <w:rPr>
          <w:rStyle w:val="Funotenzeichen"/>
        </w:rPr>
        <w:footnoteRef/>
      </w:r>
      <w:r>
        <w:t xml:space="preserve"> </w:t>
      </w:r>
      <w:r w:rsidRPr="00704C0F">
        <w:rPr>
          <w:i/>
        </w:rPr>
        <w:t>Performance</w:t>
      </w:r>
      <w:r>
        <w:t xml:space="preserve"> k</w:t>
      </w:r>
      <w:ins w:id="154" w:author="David Tsaava" w:date="2018-05-25T14:31:00Z">
        <w:r>
          <w:t xml:space="preserve"> </w:t>
        </w:r>
      </w:ins>
      <w:del w:id="155" w:author="Ghislain Zeleu" w:date="2018-05-25T16:07:00Z">
        <w:r w:rsidDel="002B3508">
          <w:delText>ennzeichnet</w:delText>
        </w:r>
      </w:del>
      <w:ins w:id="156" w:author="Ghislain Zeleu" w:date="2018-05-25T16:07:00Z">
        <w:r w:rsidR="002B3508">
          <w:t>kennzeichnet</w:t>
        </w:r>
      </w:ins>
      <w:bookmarkStart w:id="157" w:name="_GoBack"/>
      <w:bookmarkEnd w:id="157"/>
      <w:r>
        <w:t xml:space="preserve"> die Leistungsfähigkeit eines Netzwerkes und dessen Komponenten </w:t>
      </w:r>
    </w:p>
  </w:footnote>
  <w:footnote w:id="4">
    <w:p w14:paraId="6C06DA6F" w14:textId="0F8E9C56" w:rsidR="00B13F9C" w:rsidRDefault="00B13F9C">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B13F9C" w:rsidRDefault="00B13F9C">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B13F9C" w:rsidRDefault="00B13F9C">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B13F9C" w:rsidRDefault="00B13F9C">
      <w:pPr>
        <w:pStyle w:val="Funotentext"/>
      </w:pPr>
      <w:r>
        <w:rPr>
          <w:rStyle w:val="Funotenzeichen"/>
        </w:rPr>
        <w:footnoteRef/>
      </w:r>
      <w:r>
        <w:t xml:space="preserve"> </w:t>
      </w:r>
      <w:r w:rsidRPr="00B10961">
        <w:t>Verstärker für das empfangene Signal</w:t>
      </w:r>
    </w:p>
  </w:footnote>
  <w:footnote w:id="8">
    <w:p w14:paraId="69FE9D13" w14:textId="2E908EF8" w:rsidR="00B13F9C" w:rsidRDefault="00B13F9C">
      <w:pPr>
        <w:pStyle w:val="Funotentext"/>
      </w:pPr>
      <w:r>
        <w:rPr>
          <w:rStyle w:val="Funotenzeichen"/>
        </w:rPr>
        <w:footnoteRef/>
      </w:r>
      <w:r>
        <w:t xml:space="preserve"> </w:t>
      </w:r>
      <w:proofErr w:type="spellStart"/>
      <w:r w:rsidRPr="009E79F6">
        <w:t>Process</w:t>
      </w:r>
      <w:proofErr w:type="spellEnd"/>
      <w:r w:rsidRPr="009E79F6">
        <w:t xml:space="preserve"> Field Bus</w:t>
      </w:r>
    </w:p>
  </w:footnote>
  <w:footnote w:id="9">
    <w:p w14:paraId="70008D5B" w14:textId="1D970C72" w:rsidR="00B13F9C" w:rsidRDefault="00B13F9C">
      <w:pPr>
        <w:pStyle w:val="Funotentext"/>
      </w:pPr>
      <w:r>
        <w:rPr>
          <w:rStyle w:val="Funotenzeichen"/>
        </w:rPr>
        <w:footnoteRef/>
      </w:r>
      <w:r>
        <w:t xml:space="preserve"> </w:t>
      </w:r>
      <w:proofErr w:type="spellStart"/>
      <w:r w:rsidRPr="000B53B9">
        <w:t>Isochronous</w:t>
      </w:r>
      <w:proofErr w:type="spellEnd"/>
      <w:r w:rsidRPr="000B53B9">
        <w:t>-Real-Time</w:t>
      </w:r>
    </w:p>
  </w:footnote>
  <w:footnote w:id="10">
    <w:p w14:paraId="1A2EFFBA" w14:textId="5295AC12" w:rsidR="00B13F9C" w:rsidRDefault="00B13F9C">
      <w:pPr>
        <w:pStyle w:val="Funotentext"/>
      </w:pPr>
      <w:r>
        <w:rPr>
          <w:rStyle w:val="Funotenzeichen"/>
        </w:rPr>
        <w:footnoteRef/>
      </w:r>
      <w:r>
        <w:t xml:space="preserve"> </w:t>
      </w:r>
      <w:r w:rsidRPr="000B53B9">
        <w:t xml:space="preserve">Die </w:t>
      </w:r>
      <w:proofErr w:type="spellStart"/>
      <w:r w:rsidRPr="000B53B9">
        <w:t>Profinet</w:t>
      </w:r>
      <w:proofErr w:type="spellEnd"/>
      <w:r w:rsidRPr="000B53B9">
        <w:t xml:space="preserve">-Technologie wird von Siemens und den Mitgliedsfirmen der Profibus-Nutzerorganisation entwickelt. </w:t>
      </w:r>
      <w:proofErr w:type="spellStart"/>
      <w:r w:rsidRPr="000B53B9">
        <w:t>Profinet</w:t>
      </w:r>
      <w:proofErr w:type="spellEnd"/>
      <w:r w:rsidRPr="000B53B9">
        <w:t xml:space="preserve"> basiert auf Ethernet-TCP/IP und ergänzt die Profibus-Technologie für Anwendungen, bei denen schnelle Datenkommunikation über Ethernet-Netzwerke in Kombination mit industriellen IT-Funktionen gefordert wird.</w:t>
      </w:r>
    </w:p>
  </w:footnote>
  <w:footnote w:id="11">
    <w:p w14:paraId="57F4D506" w14:textId="77052345" w:rsidR="00B13F9C" w:rsidRDefault="00B13F9C">
      <w:pPr>
        <w:pStyle w:val="Funotentext"/>
      </w:pPr>
      <w:r>
        <w:rPr>
          <w:rStyle w:val="Funotenzeichen"/>
        </w:rPr>
        <w:footnoteRef/>
      </w:r>
      <w:r>
        <w:t xml:space="preserve"> FR steht für </w:t>
      </w:r>
      <w:proofErr w:type="spellStart"/>
      <w:r w:rsidRPr="000B48A1">
        <w:t>functional</w:t>
      </w:r>
      <w:proofErr w:type="spellEnd"/>
      <w:r w:rsidRPr="000B48A1">
        <w:t xml:space="preserve"> </w:t>
      </w:r>
      <w:proofErr w:type="spellStart"/>
      <w:r w:rsidRPr="000B48A1">
        <w:t>requirement</w:t>
      </w:r>
      <w:proofErr w:type="spellEnd"/>
    </w:p>
  </w:footnote>
  <w:footnote w:id="12">
    <w:p w14:paraId="1F1FACD6" w14:textId="46483F7C" w:rsidR="00B13F9C" w:rsidRDefault="00B13F9C">
      <w:pPr>
        <w:pStyle w:val="Funotentext"/>
      </w:pPr>
      <w:r>
        <w:rPr>
          <w:rStyle w:val="Funotenzeichen"/>
        </w:rPr>
        <w:footnoteRef/>
      </w:r>
      <w:r>
        <w:t xml:space="preserve"> </w:t>
      </w:r>
      <w:r w:rsidRPr="00DA4C5C">
        <w:rPr>
          <w:i/>
        </w:rPr>
        <w:t>NFR</w:t>
      </w:r>
      <w:r>
        <w:t xml:space="preserve"> steht für </w:t>
      </w:r>
      <w:proofErr w:type="spellStart"/>
      <w:r>
        <w:t>nonfunctional</w:t>
      </w:r>
      <w:proofErr w:type="spellEnd"/>
      <w:r w:rsidRPr="00DA4C5C">
        <w:t xml:space="preserve"> </w:t>
      </w:r>
      <w:proofErr w:type="spellStart"/>
      <w:r w:rsidRPr="00DA4C5C">
        <w:t>requirement</w:t>
      </w:r>
      <w:r>
        <w:t>s</w:t>
      </w:r>
      <w:proofErr w:type="spellEnd"/>
    </w:p>
  </w:footnote>
  <w:footnote w:id="13">
    <w:p w14:paraId="78DFB8FE" w14:textId="1B2E0E2F" w:rsidR="00B13F9C" w:rsidRPr="0084014F" w:rsidRDefault="00B13F9C" w:rsidP="0084014F">
      <w:pPr>
        <w:pStyle w:val="Funotentext"/>
      </w:pPr>
      <w:r>
        <w:rPr>
          <w:rStyle w:val="Funotenzeichen"/>
        </w:rPr>
        <w:footnoteRef/>
      </w:r>
      <w:r>
        <w:t xml:space="preserve"> </w:t>
      </w:r>
      <w:r w:rsidRPr="0084014F">
        <w:t>ist eine Komponente   zur Darstellung von Web-Inhalten, z.B. HTML-Dateien mit JavaScript und CSS</w:t>
      </w:r>
    </w:p>
  </w:footnote>
  <w:footnote w:id="14">
    <w:p w14:paraId="663974F4" w14:textId="054B4569" w:rsidR="00B13F9C" w:rsidRDefault="00B13F9C">
      <w:pPr>
        <w:pStyle w:val="Funotentext"/>
      </w:pPr>
      <w:r>
        <w:rPr>
          <w:rStyle w:val="Funotenzeichen"/>
        </w:rPr>
        <w:footnoteRef/>
      </w:r>
      <w:r>
        <w:t xml:space="preserve"> </w:t>
      </w:r>
      <w:r w:rsidRPr="0073341D">
        <w:t>ist eine Komponente eines grafischen Fenstersystems</w:t>
      </w:r>
      <w:r>
        <w:t>.</w:t>
      </w:r>
    </w:p>
  </w:footnote>
  <w:footnote w:id="15">
    <w:p w14:paraId="0CE53E1D" w14:textId="6B2B8447" w:rsidR="00B13F9C" w:rsidRDefault="00B13F9C">
      <w:pPr>
        <w:pStyle w:val="Funotentext"/>
      </w:pPr>
      <w:r>
        <w:rPr>
          <w:rStyle w:val="Funotenzeichen"/>
        </w:rPr>
        <w:footnoteRef/>
      </w:r>
      <w:r>
        <w:t xml:space="preserve"> Mehr Info unter </w:t>
      </w:r>
      <w:r w:rsidRPr="00022662">
        <w:t>https://github.com/cloudsidekick</w:t>
      </w:r>
    </w:p>
  </w:footnote>
  <w:footnote w:id="16">
    <w:p w14:paraId="2703C25C" w14:textId="6DDAB140" w:rsidR="00B13F9C" w:rsidRDefault="00B13F9C">
      <w:pPr>
        <w:pStyle w:val="Funotentext"/>
      </w:pPr>
      <w:r>
        <w:rPr>
          <w:rStyle w:val="Funotenzeichen"/>
        </w:rPr>
        <w:footnoteRef/>
      </w:r>
      <w:r>
        <w:t xml:space="preserve"> </w:t>
      </w:r>
      <w:r w:rsidRPr="00FC69E1">
        <w:t>Das spezielle Werkzeug ist verantwortlich für die Verwaltung aller diagramlosen Werkzeuge</w:t>
      </w:r>
    </w:p>
  </w:footnote>
  <w:footnote w:id="17">
    <w:p w14:paraId="70D74480" w14:textId="6196359A" w:rsidR="00B13F9C" w:rsidRDefault="00B13F9C">
      <w:pPr>
        <w:pStyle w:val="Funotentext"/>
      </w:pPr>
      <w:r>
        <w:rPr>
          <w:rStyle w:val="Funotenzeichen"/>
        </w:rPr>
        <w:footnoteRef/>
      </w:r>
      <w:r>
        <w:t xml:space="preserve"> Steht für </w:t>
      </w:r>
      <w:proofErr w:type="spellStart"/>
      <w:r>
        <w:t>Representational</w:t>
      </w:r>
      <w:proofErr w:type="spellEnd"/>
      <w:r>
        <w:t xml:space="preserve"> State Transfer</w:t>
      </w:r>
    </w:p>
  </w:footnote>
  <w:footnote w:id="18">
    <w:p w14:paraId="4103B606" w14:textId="1E60F457" w:rsidR="00B13F9C" w:rsidRDefault="00B13F9C">
      <w:pPr>
        <w:pStyle w:val="Funotentext"/>
      </w:pPr>
      <w:r>
        <w:rPr>
          <w:rStyle w:val="Funotenzeichen"/>
        </w:rPr>
        <w:footnoteRef/>
      </w:r>
      <w:r>
        <w:t xml:space="preserve"> Steht für Simple </w:t>
      </w:r>
      <w:proofErr w:type="spellStart"/>
      <w:r>
        <w:t>Object</w:t>
      </w:r>
      <w:proofErr w:type="spellEnd"/>
      <w:r>
        <w:t xml:space="preserve"> Access Protocol: Protokoll zum Austausch strukturierter Informationen</w:t>
      </w:r>
    </w:p>
  </w:footnote>
  <w:footnote w:id="19">
    <w:p w14:paraId="02F4C7D4" w14:textId="7302822D" w:rsidR="00B13F9C" w:rsidRDefault="00B13F9C">
      <w:pPr>
        <w:pStyle w:val="Funotentext"/>
      </w:pPr>
      <w:r>
        <w:rPr>
          <w:rStyle w:val="Funotenzeichen"/>
        </w:rPr>
        <w:footnoteRef/>
      </w:r>
      <w:r>
        <w:t xml:space="preserve"> </w:t>
      </w:r>
      <w:r w:rsidRPr="00D25E01">
        <w:t xml:space="preserve">Uniform </w:t>
      </w:r>
      <w:proofErr w:type="spellStart"/>
      <w:r w:rsidRPr="00D25E01">
        <w:t>Resource</w:t>
      </w:r>
      <w:proofErr w:type="spellEnd"/>
      <w:r w:rsidRPr="00D25E01">
        <w:t xml:space="preserve"> Identifier</w:t>
      </w:r>
    </w:p>
  </w:footnote>
  <w:footnote w:id="20">
    <w:p w14:paraId="674481DC" w14:textId="157CA16F" w:rsidR="00B13F9C" w:rsidRDefault="00B13F9C">
      <w:pPr>
        <w:pStyle w:val="Funotentext"/>
      </w:pPr>
      <w:r>
        <w:rPr>
          <w:rStyle w:val="Funotenzeichen"/>
        </w:rPr>
        <w:footnoteRef/>
      </w:r>
      <w:r>
        <w:t xml:space="preserve"> Single Page </w:t>
      </w:r>
      <w:proofErr w:type="spellStart"/>
      <w:r>
        <w:t>Application</w:t>
      </w:r>
      <w:proofErr w:type="spellEnd"/>
    </w:p>
  </w:footnote>
  <w:footnote w:id="21">
    <w:p w14:paraId="00C0B522" w14:textId="225AE9A2" w:rsidR="00B13F9C" w:rsidRDefault="00B13F9C">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187C4D54" w:rsidR="00B13F9C" w:rsidRPr="00B75D78" w:rsidRDefault="00B13F9C" w:rsidP="00B75D78">
    <w:pPr>
      <w:pStyle w:val="Kopfzeile"/>
    </w:pPr>
    <w:fldSimple w:instr=" STYLEREF  &quot;Überschrift 1&quot;  \* MERGEFORMAT ">
      <w:r w:rsidR="002B3508">
        <w:rPr>
          <w:noProof/>
        </w:rPr>
        <w:t>Ausgangssituation (Istzustand)</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7AC1CE32" w:rsidR="00B13F9C" w:rsidRDefault="00B13F9C">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C00D07">
      <w:rPr>
        <w:noProof/>
      </w:rPr>
      <w:t>60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2A56E0"/>
    <w:multiLevelType w:val="hybridMultilevel"/>
    <w:tmpl w:val="3D72A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2"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942384"/>
    <w:multiLevelType w:val="hybridMultilevel"/>
    <w:tmpl w:val="7496FEB2"/>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4"/>
  </w:num>
  <w:num w:numId="2">
    <w:abstractNumId w:val="15"/>
  </w:num>
  <w:num w:numId="3">
    <w:abstractNumId w:val="25"/>
  </w:num>
  <w:num w:numId="4">
    <w:abstractNumId w:val="13"/>
  </w:num>
  <w:num w:numId="5">
    <w:abstractNumId w:val="18"/>
  </w:num>
  <w:num w:numId="6">
    <w:abstractNumId w:val="0"/>
  </w:num>
  <w:num w:numId="7">
    <w:abstractNumId w:val="28"/>
  </w:num>
  <w:num w:numId="8">
    <w:abstractNumId w:val="3"/>
  </w:num>
  <w:num w:numId="9">
    <w:abstractNumId w:val="24"/>
  </w:num>
  <w:num w:numId="10">
    <w:abstractNumId w:val="9"/>
  </w:num>
  <w:num w:numId="11">
    <w:abstractNumId w:val="11"/>
  </w:num>
  <w:num w:numId="12">
    <w:abstractNumId w:val="1"/>
  </w:num>
  <w:num w:numId="13">
    <w:abstractNumId w:val="22"/>
  </w:num>
  <w:num w:numId="14">
    <w:abstractNumId w:val="17"/>
  </w:num>
  <w:num w:numId="15">
    <w:abstractNumId w:val="20"/>
  </w:num>
  <w:num w:numId="16">
    <w:abstractNumId w:val="10"/>
  </w:num>
  <w:num w:numId="17">
    <w:abstractNumId w:val="31"/>
  </w:num>
  <w:num w:numId="18">
    <w:abstractNumId w:val="23"/>
  </w:num>
  <w:num w:numId="19">
    <w:abstractNumId w:val="26"/>
  </w:num>
  <w:num w:numId="20">
    <w:abstractNumId w:val="8"/>
  </w:num>
  <w:num w:numId="21">
    <w:abstractNumId w:val="5"/>
  </w:num>
  <w:num w:numId="22">
    <w:abstractNumId w:val="19"/>
  </w:num>
  <w:num w:numId="23">
    <w:abstractNumId w:val="21"/>
  </w:num>
  <w:num w:numId="24">
    <w:abstractNumId w:val="14"/>
  </w:num>
  <w:num w:numId="25">
    <w:abstractNumId w:val="2"/>
  </w:num>
  <w:num w:numId="26">
    <w:abstractNumId w:val="32"/>
  </w:num>
  <w:num w:numId="27">
    <w:abstractNumId w:val="30"/>
  </w:num>
  <w:num w:numId="28">
    <w:abstractNumId w:val="12"/>
  </w:num>
  <w:num w:numId="29">
    <w:abstractNumId w:val="7"/>
  </w:num>
  <w:num w:numId="30">
    <w:abstractNumId w:val="29"/>
  </w:num>
  <w:num w:numId="31">
    <w:abstractNumId w:val="27"/>
  </w:num>
  <w:num w:numId="32">
    <w:abstractNumId w:val="6"/>
  </w:num>
  <w:num w:numId="33">
    <w:abstractNumId w:val="33"/>
  </w:num>
  <w:num w:numId="34">
    <w:abstractNumId w:val="16"/>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hislain Zeleu">
    <w15:presenceInfo w15:providerId="AD" w15:userId="S-1-5-21-1451388413-3727164234-794746174-4225"/>
  </w15:person>
  <w15:person w15:author="David Tsaava">
    <w15:presenceInfo w15:providerId="AD" w15:userId="S-1-5-21-1451388413-3727164234-794746174-1132"/>
  </w15:person>
  <w15:person w15:author="David Tsaava [2]">
    <w15:presenceInfo w15:providerId="None" w15:userId="David Tsa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A65"/>
    <w:rsid w:val="00002ABF"/>
    <w:rsid w:val="000037AA"/>
    <w:rsid w:val="0000460B"/>
    <w:rsid w:val="00004C00"/>
    <w:rsid w:val="00004E09"/>
    <w:rsid w:val="000067C0"/>
    <w:rsid w:val="000153FE"/>
    <w:rsid w:val="00016CB0"/>
    <w:rsid w:val="00016EA7"/>
    <w:rsid w:val="000220D1"/>
    <w:rsid w:val="00022662"/>
    <w:rsid w:val="00023668"/>
    <w:rsid w:val="00023E15"/>
    <w:rsid w:val="00024C5A"/>
    <w:rsid w:val="000252AD"/>
    <w:rsid w:val="00025EAB"/>
    <w:rsid w:val="00026D0D"/>
    <w:rsid w:val="00026DC0"/>
    <w:rsid w:val="00026F7A"/>
    <w:rsid w:val="0002756A"/>
    <w:rsid w:val="000316AD"/>
    <w:rsid w:val="000322EF"/>
    <w:rsid w:val="0003284B"/>
    <w:rsid w:val="00034D92"/>
    <w:rsid w:val="00035ABF"/>
    <w:rsid w:val="00040599"/>
    <w:rsid w:val="00041408"/>
    <w:rsid w:val="00046320"/>
    <w:rsid w:val="00050123"/>
    <w:rsid w:val="00053584"/>
    <w:rsid w:val="0005586A"/>
    <w:rsid w:val="000607DE"/>
    <w:rsid w:val="000607E5"/>
    <w:rsid w:val="00065852"/>
    <w:rsid w:val="00065C6B"/>
    <w:rsid w:val="00067AAA"/>
    <w:rsid w:val="0007066B"/>
    <w:rsid w:val="000717A2"/>
    <w:rsid w:val="000730EB"/>
    <w:rsid w:val="00074640"/>
    <w:rsid w:val="000749B5"/>
    <w:rsid w:val="00074BFF"/>
    <w:rsid w:val="0007535A"/>
    <w:rsid w:val="00076C7F"/>
    <w:rsid w:val="00081869"/>
    <w:rsid w:val="00082880"/>
    <w:rsid w:val="000906D6"/>
    <w:rsid w:val="00093AEE"/>
    <w:rsid w:val="00094704"/>
    <w:rsid w:val="00094AD1"/>
    <w:rsid w:val="00094AEA"/>
    <w:rsid w:val="00095A7C"/>
    <w:rsid w:val="00096763"/>
    <w:rsid w:val="000A28AB"/>
    <w:rsid w:val="000A2CD0"/>
    <w:rsid w:val="000A639F"/>
    <w:rsid w:val="000A7EAC"/>
    <w:rsid w:val="000B0401"/>
    <w:rsid w:val="000B067B"/>
    <w:rsid w:val="000B20C4"/>
    <w:rsid w:val="000B430F"/>
    <w:rsid w:val="000B48A1"/>
    <w:rsid w:val="000B53B9"/>
    <w:rsid w:val="000C48D1"/>
    <w:rsid w:val="000C624E"/>
    <w:rsid w:val="000C78C4"/>
    <w:rsid w:val="000D11A3"/>
    <w:rsid w:val="000D3BA6"/>
    <w:rsid w:val="000D66F3"/>
    <w:rsid w:val="000E1147"/>
    <w:rsid w:val="000E191D"/>
    <w:rsid w:val="000E1A37"/>
    <w:rsid w:val="000E1F00"/>
    <w:rsid w:val="000E202F"/>
    <w:rsid w:val="000E2E0C"/>
    <w:rsid w:val="000E4B52"/>
    <w:rsid w:val="000E4B57"/>
    <w:rsid w:val="000E546A"/>
    <w:rsid w:val="000E5904"/>
    <w:rsid w:val="000E5E65"/>
    <w:rsid w:val="000E67EE"/>
    <w:rsid w:val="000F4707"/>
    <w:rsid w:val="000F4C85"/>
    <w:rsid w:val="00100E67"/>
    <w:rsid w:val="0010138F"/>
    <w:rsid w:val="0010267C"/>
    <w:rsid w:val="001054C8"/>
    <w:rsid w:val="00106431"/>
    <w:rsid w:val="00113F0C"/>
    <w:rsid w:val="00115F6E"/>
    <w:rsid w:val="00116771"/>
    <w:rsid w:val="00117AFD"/>
    <w:rsid w:val="001259C2"/>
    <w:rsid w:val="00125E45"/>
    <w:rsid w:val="00125F34"/>
    <w:rsid w:val="0012600F"/>
    <w:rsid w:val="00126DF7"/>
    <w:rsid w:val="00127189"/>
    <w:rsid w:val="0013357D"/>
    <w:rsid w:val="00134E21"/>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73F36"/>
    <w:rsid w:val="001821FD"/>
    <w:rsid w:val="00182222"/>
    <w:rsid w:val="00184BB7"/>
    <w:rsid w:val="001856DE"/>
    <w:rsid w:val="00187FEE"/>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C4919"/>
    <w:rsid w:val="001D234F"/>
    <w:rsid w:val="001D246D"/>
    <w:rsid w:val="001D3C17"/>
    <w:rsid w:val="001D4AC4"/>
    <w:rsid w:val="001E02D3"/>
    <w:rsid w:val="001E44FB"/>
    <w:rsid w:val="001E4540"/>
    <w:rsid w:val="001E53D4"/>
    <w:rsid w:val="001E689F"/>
    <w:rsid w:val="001F13B4"/>
    <w:rsid w:val="001F1F8B"/>
    <w:rsid w:val="001F24E3"/>
    <w:rsid w:val="001F7D68"/>
    <w:rsid w:val="00200B78"/>
    <w:rsid w:val="00204085"/>
    <w:rsid w:val="0020446A"/>
    <w:rsid w:val="00206654"/>
    <w:rsid w:val="002067BE"/>
    <w:rsid w:val="00207CCB"/>
    <w:rsid w:val="00211E7F"/>
    <w:rsid w:val="0021712A"/>
    <w:rsid w:val="002179BA"/>
    <w:rsid w:val="0022035D"/>
    <w:rsid w:val="00222B76"/>
    <w:rsid w:val="00226355"/>
    <w:rsid w:val="00227951"/>
    <w:rsid w:val="00231DB6"/>
    <w:rsid w:val="00236EAC"/>
    <w:rsid w:val="00243295"/>
    <w:rsid w:val="0024419D"/>
    <w:rsid w:val="00244D9F"/>
    <w:rsid w:val="002452E6"/>
    <w:rsid w:val="00251CFC"/>
    <w:rsid w:val="0025636D"/>
    <w:rsid w:val="00256F70"/>
    <w:rsid w:val="00257EEF"/>
    <w:rsid w:val="002623A2"/>
    <w:rsid w:val="00265526"/>
    <w:rsid w:val="00265EF6"/>
    <w:rsid w:val="00270D51"/>
    <w:rsid w:val="0027263E"/>
    <w:rsid w:val="00272E8E"/>
    <w:rsid w:val="002807A0"/>
    <w:rsid w:val="002823BA"/>
    <w:rsid w:val="0028348B"/>
    <w:rsid w:val="00287C35"/>
    <w:rsid w:val="00291EC7"/>
    <w:rsid w:val="0029356E"/>
    <w:rsid w:val="00293AF7"/>
    <w:rsid w:val="002947E5"/>
    <w:rsid w:val="002953B1"/>
    <w:rsid w:val="00296BF4"/>
    <w:rsid w:val="00297553"/>
    <w:rsid w:val="00297B07"/>
    <w:rsid w:val="002A076C"/>
    <w:rsid w:val="002A0FF8"/>
    <w:rsid w:val="002A1E05"/>
    <w:rsid w:val="002A5E04"/>
    <w:rsid w:val="002A7573"/>
    <w:rsid w:val="002B1A37"/>
    <w:rsid w:val="002B3508"/>
    <w:rsid w:val="002B5CD2"/>
    <w:rsid w:val="002B609A"/>
    <w:rsid w:val="002B7997"/>
    <w:rsid w:val="002C41D6"/>
    <w:rsid w:val="002C4287"/>
    <w:rsid w:val="002C4C4A"/>
    <w:rsid w:val="002C730D"/>
    <w:rsid w:val="002C777F"/>
    <w:rsid w:val="002D00AA"/>
    <w:rsid w:val="002D2921"/>
    <w:rsid w:val="002D3AC9"/>
    <w:rsid w:val="002D5728"/>
    <w:rsid w:val="002D5A7B"/>
    <w:rsid w:val="002D6E2F"/>
    <w:rsid w:val="002D6F71"/>
    <w:rsid w:val="002D7A77"/>
    <w:rsid w:val="002E5E12"/>
    <w:rsid w:val="002E617E"/>
    <w:rsid w:val="002E741C"/>
    <w:rsid w:val="002E7C04"/>
    <w:rsid w:val="002F0D49"/>
    <w:rsid w:val="00300267"/>
    <w:rsid w:val="0030214C"/>
    <w:rsid w:val="00306A73"/>
    <w:rsid w:val="003071B3"/>
    <w:rsid w:val="003103A6"/>
    <w:rsid w:val="00311292"/>
    <w:rsid w:val="0031469D"/>
    <w:rsid w:val="003148EF"/>
    <w:rsid w:val="00315F41"/>
    <w:rsid w:val="00316F31"/>
    <w:rsid w:val="003223D8"/>
    <w:rsid w:val="003242FF"/>
    <w:rsid w:val="00324721"/>
    <w:rsid w:val="00324B49"/>
    <w:rsid w:val="00325427"/>
    <w:rsid w:val="00327AE0"/>
    <w:rsid w:val="00337078"/>
    <w:rsid w:val="0033771A"/>
    <w:rsid w:val="0034056E"/>
    <w:rsid w:val="00340813"/>
    <w:rsid w:val="00340BC2"/>
    <w:rsid w:val="00344E13"/>
    <w:rsid w:val="00357385"/>
    <w:rsid w:val="00357506"/>
    <w:rsid w:val="0036268D"/>
    <w:rsid w:val="00363BA5"/>
    <w:rsid w:val="00364F6C"/>
    <w:rsid w:val="00367D86"/>
    <w:rsid w:val="00370013"/>
    <w:rsid w:val="00376109"/>
    <w:rsid w:val="003766DB"/>
    <w:rsid w:val="00377C80"/>
    <w:rsid w:val="00377E3C"/>
    <w:rsid w:val="00381565"/>
    <w:rsid w:val="003835C6"/>
    <w:rsid w:val="0038619B"/>
    <w:rsid w:val="00386257"/>
    <w:rsid w:val="003875F3"/>
    <w:rsid w:val="00387F7B"/>
    <w:rsid w:val="0039029B"/>
    <w:rsid w:val="00394312"/>
    <w:rsid w:val="003A098E"/>
    <w:rsid w:val="003A54B8"/>
    <w:rsid w:val="003A7DE0"/>
    <w:rsid w:val="003B1CA6"/>
    <w:rsid w:val="003B3CA0"/>
    <w:rsid w:val="003B4AAC"/>
    <w:rsid w:val="003B6E0D"/>
    <w:rsid w:val="003C0C09"/>
    <w:rsid w:val="003C217D"/>
    <w:rsid w:val="003C229F"/>
    <w:rsid w:val="003C2833"/>
    <w:rsid w:val="003C37AE"/>
    <w:rsid w:val="003C5C5D"/>
    <w:rsid w:val="003C5F76"/>
    <w:rsid w:val="003D0F2D"/>
    <w:rsid w:val="003E0D04"/>
    <w:rsid w:val="003E48F0"/>
    <w:rsid w:val="003E7D62"/>
    <w:rsid w:val="003F1886"/>
    <w:rsid w:val="003F1C20"/>
    <w:rsid w:val="003F51BF"/>
    <w:rsid w:val="00401DA7"/>
    <w:rsid w:val="0040479E"/>
    <w:rsid w:val="00413120"/>
    <w:rsid w:val="00415268"/>
    <w:rsid w:val="00416117"/>
    <w:rsid w:val="0041662A"/>
    <w:rsid w:val="00416BD5"/>
    <w:rsid w:val="00420C8C"/>
    <w:rsid w:val="004212DE"/>
    <w:rsid w:val="004213F9"/>
    <w:rsid w:val="00424038"/>
    <w:rsid w:val="00424E00"/>
    <w:rsid w:val="0042724B"/>
    <w:rsid w:val="00432443"/>
    <w:rsid w:val="00433CA4"/>
    <w:rsid w:val="00434FE4"/>
    <w:rsid w:val="004418EB"/>
    <w:rsid w:val="004430CB"/>
    <w:rsid w:val="004449A2"/>
    <w:rsid w:val="00446345"/>
    <w:rsid w:val="00446629"/>
    <w:rsid w:val="0044713D"/>
    <w:rsid w:val="004513D8"/>
    <w:rsid w:val="004545EB"/>
    <w:rsid w:val="00454EFA"/>
    <w:rsid w:val="00456CC8"/>
    <w:rsid w:val="0045716A"/>
    <w:rsid w:val="0046001C"/>
    <w:rsid w:val="004625FA"/>
    <w:rsid w:val="00464A7C"/>
    <w:rsid w:val="00466B07"/>
    <w:rsid w:val="00466E90"/>
    <w:rsid w:val="00467CCC"/>
    <w:rsid w:val="004719DD"/>
    <w:rsid w:val="00472E8E"/>
    <w:rsid w:val="00473AE1"/>
    <w:rsid w:val="00474D6B"/>
    <w:rsid w:val="00475642"/>
    <w:rsid w:val="00475E13"/>
    <w:rsid w:val="00475FBA"/>
    <w:rsid w:val="004779BF"/>
    <w:rsid w:val="00477D5F"/>
    <w:rsid w:val="00480073"/>
    <w:rsid w:val="004809AE"/>
    <w:rsid w:val="00480EDF"/>
    <w:rsid w:val="004864B8"/>
    <w:rsid w:val="004879F4"/>
    <w:rsid w:val="00491407"/>
    <w:rsid w:val="004949CE"/>
    <w:rsid w:val="00494BD9"/>
    <w:rsid w:val="004958BE"/>
    <w:rsid w:val="004A206C"/>
    <w:rsid w:val="004A3437"/>
    <w:rsid w:val="004B5124"/>
    <w:rsid w:val="004B5E16"/>
    <w:rsid w:val="004B65DD"/>
    <w:rsid w:val="004C2582"/>
    <w:rsid w:val="004C2800"/>
    <w:rsid w:val="004C5DCD"/>
    <w:rsid w:val="004C77AD"/>
    <w:rsid w:val="004D25FB"/>
    <w:rsid w:val="004D5363"/>
    <w:rsid w:val="004D6314"/>
    <w:rsid w:val="004D7709"/>
    <w:rsid w:val="004E0522"/>
    <w:rsid w:val="004E1F94"/>
    <w:rsid w:val="004E35CB"/>
    <w:rsid w:val="004E5CA9"/>
    <w:rsid w:val="004E5CAF"/>
    <w:rsid w:val="004F07C1"/>
    <w:rsid w:val="004F3BD4"/>
    <w:rsid w:val="004F4786"/>
    <w:rsid w:val="004F6482"/>
    <w:rsid w:val="004F7B1F"/>
    <w:rsid w:val="00500C81"/>
    <w:rsid w:val="005061DB"/>
    <w:rsid w:val="00510828"/>
    <w:rsid w:val="00510A5A"/>
    <w:rsid w:val="00511478"/>
    <w:rsid w:val="00511D14"/>
    <w:rsid w:val="00511F6B"/>
    <w:rsid w:val="0051331E"/>
    <w:rsid w:val="00513834"/>
    <w:rsid w:val="005141E6"/>
    <w:rsid w:val="00514812"/>
    <w:rsid w:val="00515CA6"/>
    <w:rsid w:val="00520614"/>
    <w:rsid w:val="00522350"/>
    <w:rsid w:val="00523FA6"/>
    <w:rsid w:val="00524E76"/>
    <w:rsid w:val="00527FD1"/>
    <w:rsid w:val="00530A44"/>
    <w:rsid w:val="0053211C"/>
    <w:rsid w:val="00536493"/>
    <w:rsid w:val="00541D85"/>
    <w:rsid w:val="00546605"/>
    <w:rsid w:val="005502E7"/>
    <w:rsid w:val="00552317"/>
    <w:rsid w:val="005523CC"/>
    <w:rsid w:val="00552C66"/>
    <w:rsid w:val="00553FFB"/>
    <w:rsid w:val="005557DE"/>
    <w:rsid w:val="005560D2"/>
    <w:rsid w:val="0055768A"/>
    <w:rsid w:val="00557CBC"/>
    <w:rsid w:val="00557CED"/>
    <w:rsid w:val="0056063B"/>
    <w:rsid w:val="00563476"/>
    <w:rsid w:val="00566401"/>
    <w:rsid w:val="00567B7B"/>
    <w:rsid w:val="00572149"/>
    <w:rsid w:val="00572171"/>
    <w:rsid w:val="0057428D"/>
    <w:rsid w:val="0057675C"/>
    <w:rsid w:val="0058185B"/>
    <w:rsid w:val="00584E21"/>
    <w:rsid w:val="00586942"/>
    <w:rsid w:val="00587C2B"/>
    <w:rsid w:val="00594B88"/>
    <w:rsid w:val="005A05DA"/>
    <w:rsid w:val="005A1AE8"/>
    <w:rsid w:val="005A4672"/>
    <w:rsid w:val="005A4D8E"/>
    <w:rsid w:val="005A4E06"/>
    <w:rsid w:val="005A5D22"/>
    <w:rsid w:val="005A68C9"/>
    <w:rsid w:val="005A7A02"/>
    <w:rsid w:val="005B0DA2"/>
    <w:rsid w:val="005B3440"/>
    <w:rsid w:val="005B55B7"/>
    <w:rsid w:val="005B6E8B"/>
    <w:rsid w:val="005B7CCA"/>
    <w:rsid w:val="005C35F4"/>
    <w:rsid w:val="005D0545"/>
    <w:rsid w:val="005D0867"/>
    <w:rsid w:val="005D1B01"/>
    <w:rsid w:val="005D546B"/>
    <w:rsid w:val="005D6E5C"/>
    <w:rsid w:val="005E226F"/>
    <w:rsid w:val="005E45EC"/>
    <w:rsid w:val="005F0518"/>
    <w:rsid w:val="005F23B8"/>
    <w:rsid w:val="005F7DD8"/>
    <w:rsid w:val="00600079"/>
    <w:rsid w:val="006008BF"/>
    <w:rsid w:val="00600958"/>
    <w:rsid w:val="00600B74"/>
    <w:rsid w:val="0060380A"/>
    <w:rsid w:val="00603DA0"/>
    <w:rsid w:val="00603E5D"/>
    <w:rsid w:val="0060468F"/>
    <w:rsid w:val="006101A7"/>
    <w:rsid w:val="0061310C"/>
    <w:rsid w:val="006167C9"/>
    <w:rsid w:val="00616E1D"/>
    <w:rsid w:val="006174F3"/>
    <w:rsid w:val="00617F57"/>
    <w:rsid w:val="00622481"/>
    <w:rsid w:val="00622906"/>
    <w:rsid w:val="00625792"/>
    <w:rsid w:val="006263D9"/>
    <w:rsid w:val="0062737C"/>
    <w:rsid w:val="00627EFB"/>
    <w:rsid w:val="00630551"/>
    <w:rsid w:val="006309E4"/>
    <w:rsid w:val="00636A6E"/>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72176"/>
    <w:rsid w:val="006725B3"/>
    <w:rsid w:val="0067380F"/>
    <w:rsid w:val="0067446B"/>
    <w:rsid w:val="00676749"/>
    <w:rsid w:val="00676CC4"/>
    <w:rsid w:val="00677509"/>
    <w:rsid w:val="0068024A"/>
    <w:rsid w:val="00680402"/>
    <w:rsid w:val="006842E2"/>
    <w:rsid w:val="006859E9"/>
    <w:rsid w:val="0069046B"/>
    <w:rsid w:val="00691962"/>
    <w:rsid w:val="00692188"/>
    <w:rsid w:val="00693F6F"/>
    <w:rsid w:val="0069570F"/>
    <w:rsid w:val="00695C26"/>
    <w:rsid w:val="00696E14"/>
    <w:rsid w:val="00697417"/>
    <w:rsid w:val="00697727"/>
    <w:rsid w:val="006978A9"/>
    <w:rsid w:val="006A003E"/>
    <w:rsid w:val="006A2F37"/>
    <w:rsid w:val="006A3309"/>
    <w:rsid w:val="006A3D23"/>
    <w:rsid w:val="006A5142"/>
    <w:rsid w:val="006B3F8A"/>
    <w:rsid w:val="006B4C16"/>
    <w:rsid w:val="006C2EC2"/>
    <w:rsid w:val="006C4F9E"/>
    <w:rsid w:val="006D0619"/>
    <w:rsid w:val="006D6926"/>
    <w:rsid w:val="006E36F6"/>
    <w:rsid w:val="006E5C1C"/>
    <w:rsid w:val="006E5F4B"/>
    <w:rsid w:val="006E6C51"/>
    <w:rsid w:val="006E6F3D"/>
    <w:rsid w:val="006E7C43"/>
    <w:rsid w:val="006F158D"/>
    <w:rsid w:val="006F1986"/>
    <w:rsid w:val="006F1EFF"/>
    <w:rsid w:val="006F21BD"/>
    <w:rsid w:val="006F27B6"/>
    <w:rsid w:val="006F2E57"/>
    <w:rsid w:val="006F3578"/>
    <w:rsid w:val="006F7C7B"/>
    <w:rsid w:val="0070075C"/>
    <w:rsid w:val="00701140"/>
    <w:rsid w:val="0070465F"/>
    <w:rsid w:val="00704C0F"/>
    <w:rsid w:val="0070563D"/>
    <w:rsid w:val="0071337B"/>
    <w:rsid w:val="00713E0D"/>
    <w:rsid w:val="00716919"/>
    <w:rsid w:val="00717F27"/>
    <w:rsid w:val="007269C1"/>
    <w:rsid w:val="00732985"/>
    <w:rsid w:val="0073341D"/>
    <w:rsid w:val="00734015"/>
    <w:rsid w:val="00736BA2"/>
    <w:rsid w:val="0073759A"/>
    <w:rsid w:val="00737EC6"/>
    <w:rsid w:val="00740839"/>
    <w:rsid w:val="00741D5F"/>
    <w:rsid w:val="00742AEA"/>
    <w:rsid w:val="007457C0"/>
    <w:rsid w:val="00746430"/>
    <w:rsid w:val="00750885"/>
    <w:rsid w:val="00752F1C"/>
    <w:rsid w:val="007560CD"/>
    <w:rsid w:val="0075727E"/>
    <w:rsid w:val="007621D0"/>
    <w:rsid w:val="00762C75"/>
    <w:rsid w:val="0076530D"/>
    <w:rsid w:val="0076570B"/>
    <w:rsid w:val="00765936"/>
    <w:rsid w:val="007675BF"/>
    <w:rsid w:val="007715E6"/>
    <w:rsid w:val="00774BF5"/>
    <w:rsid w:val="007771A0"/>
    <w:rsid w:val="00777EBB"/>
    <w:rsid w:val="007802C9"/>
    <w:rsid w:val="00781E20"/>
    <w:rsid w:val="00782A42"/>
    <w:rsid w:val="00787A2C"/>
    <w:rsid w:val="007909AC"/>
    <w:rsid w:val="007914E6"/>
    <w:rsid w:val="00792746"/>
    <w:rsid w:val="00793D40"/>
    <w:rsid w:val="00793D82"/>
    <w:rsid w:val="00793DDC"/>
    <w:rsid w:val="007A21F6"/>
    <w:rsid w:val="007A28E3"/>
    <w:rsid w:val="007A5CE8"/>
    <w:rsid w:val="007A6D64"/>
    <w:rsid w:val="007B0961"/>
    <w:rsid w:val="007B562C"/>
    <w:rsid w:val="007B71FC"/>
    <w:rsid w:val="007C06B6"/>
    <w:rsid w:val="007C2932"/>
    <w:rsid w:val="007C2A97"/>
    <w:rsid w:val="007C76A5"/>
    <w:rsid w:val="007D2A3B"/>
    <w:rsid w:val="007D3BB4"/>
    <w:rsid w:val="007D4A2C"/>
    <w:rsid w:val="007D5A38"/>
    <w:rsid w:val="007D5F07"/>
    <w:rsid w:val="007E0697"/>
    <w:rsid w:val="007E3072"/>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35CE"/>
    <w:rsid w:val="00824A66"/>
    <w:rsid w:val="008273B0"/>
    <w:rsid w:val="008325F5"/>
    <w:rsid w:val="00836C38"/>
    <w:rsid w:val="0084014F"/>
    <w:rsid w:val="00840234"/>
    <w:rsid w:val="00841D4F"/>
    <w:rsid w:val="0084391B"/>
    <w:rsid w:val="00845833"/>
    <w:rsid w:val="008521DC"/>
    <w:rsid w:val="0085232A"/>
    <w:rsid w:val="0085282D"/>
    <w:rsid w:val="00865539"/>
    <w:rsid w:val="00866367"/>
    <w:rsid w:val="008670F3"/>
    <w:rsid w:val="008721FC"/>
    <w:rsid w:val="008726AB"/>
    <w:rsid w:val="008729E8"/>
    <w:rsid w:val="00890497"/>
    <w:rsid w:val="008906B1"/>
    <w:rsid w:val="0089180B"/>
    <w:rsid w:val="0089262F"/>
    <w:rsid w:val="00892BCB"/>
    <w:rsid w:val="008951CA"/>
    <w:rsid w:val="00895CB9"/>
    <w:rsid w:val="008A3951"/>
    <w:rsid w:val="008A40C7"/>
    <w:rsid w:val="008A6D4C"/>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F0C38"/>
    <w:rsid w:val="008F2A65"/>
    <w:rsid w:val="008F318E"/>
    <w:rsid w:val="008F59B4"/>
    <w:rsid w:val="0090105D"/>
    <w:rsid w:val="009016D9"/>
    <w:rsid w:val="00901AE3"/>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3061"/>
    <w:rsid w:val="00933D6B"/>
    <w:rsid w:val="00933F2F"/>
    <w:rsid w:val="00934A5C"/>
    <w:rsid w:val="0093566D"/>
    <w:rsid w:val="00935FB0"/>
    <w:rsid w:val="0093655C"/>
    <w:rsid w:val="00936C47"/>
    <w:rsid w:val="00937130"/>
    <w:rsid w:val="00937B2D"/>
    <w:rsid w:val="00937C69"/>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6E29"/>
    <w:rsid w:val="00997612"/>
    <w:rsid w:val="00997BF2"/>
    <w:rsid w:val="009A0BA3"/>
    <w:rsid w:val="009A1147"/>
    <w:rsid w:val="009A176E"/>
    <w:rsid w:val="009B0EA5"/>
    <w:rsid w:val="009B22EA"/>
    <w:rsid w:val="009B369A"/>
    <w:rsid w:val="009B622B"/>
    <w:rsid w:val="009C2906"/>
    <w:rsid w:val="009C2DA8"/>
    <w:rsid w:val="009C6940"/>
    <w:rsid w:val="009C6A99"/>
    <w:rsid w:val="009D2616"/>
    <w:rsid w:val="009D2C15"/>
    <w:rsid w:val="009D3F3B"/>
    <w:rsid w:val="009E0EC5"/>
    <w:rsid w:val="009E1568"/>
    <w:rsid w:val="009E2588"/>
    <w:rsid w:val="009E3054"/>
    <w:rsid w:val="009E503F"/>
    <w:rsid w:val="009E5CB4"/>
    <w:rsid w:val="009E711E"/>
    <w:rsid w:val="009E735A"/>
    <w:rsid w:val="009E75E2"/>
    <w:rsid w:val="009E79F6"/>
    <w:rsid w:val="009F0B47"/>
    <w:rsid w:val="009F1F56"/>
    <w:rsid w:val="009F23BA"/>
    <w:rsid w:val="009F725B"/>
    <w:rsid w:val="00A03BB5"/>
    <w:rsid w:val="00A03BBA"/>
    <w:rsid w:val="00A03D95"/>
    <w:rsid w:val="00A11D0C"/>
    <w:rsid w:val="00A15649"/>
    <w:rsid w:val="00A15A98"/>
    <w:rsid w:val="00A170BF"/>
    <w:rsid w:val="00A23055"/>
    <w:rsid w:val="00A302B1"/>
    <w:rsid w:val="00A320A3"/>
    <w:rsid w:val="00A343D5"/>
    <w:rsid w:val="00A35B37"/>
    <w:rsid w:val="00A37439"/>
    <w:rsid w:val="00A41338"/>
    <w:rsid w:val="00A42CF6"/>
    <w:rsid w:val="00A43525"/>
    <w:rsid w:val="00A43D5C"/>
    <w:rsid w:val="00A45304"/>
    <w:rsid w:val="00A455A1"/>
    <w:rsid w:val="00A45CCB"/>
    <w:rsid w:val="00A50B7E"/>
    <w:rsid w:val="00A5110B"/>
    <w:rsid w:val="00A51374"/>
    <w:rsid w:val="00A548B1"/>
    <w:rsid w:val="00A55B80"/>
    <w:rsid w:val="00A6170B"/>
    <w:rsid w:val="00A6256B"/>
    <w:rsid w:val="00A630E6"/>
    <w:rsid w:val="00A63576"/>
    <w:rsid w:val="00A63E6B"/>
    <w:rsid w:val="00A645D5"/>
    <w:rsid w:val="00A71EC3"/>
    <w:rsid w:val="00A729F1"/>
    <w:rsid w:val="00A742A2"/>
    <w:rsid w:val="00A7460A"/>
    <w:rsid w:val="00A75232"/>
    <w:rsid w:val="00A82969"/>
    <w:rsid w:val="00A87036"/>
    <w:rsid w:val="00A87EBE"/>
    <w:rsid w:val="00A90E27"/>
    <w:rsid w:val="00A914F6"/>
    <w:rsid w:val="00A92414"/>
    <w:rsid w:val="00A935AE"/>
    <w:rsid w:val="00A94292"/>
    <w:rsid w:val="00A97490"/>
    <w:rsid w:val="00A9771B"/>
    <w:rsid w:val="00AA053F"/>
    <w:rsid w:val="00AA0FEB"/>
    <w:rsid w:val="00AA23CD"/>
    <w:rsid w:val="00AA2D1F"/>
    <w:rsid w:val="00AA5656"/>
    <w:rsid w:val="00AA68C2"/>
    <w:rsid w:val="00AA6FA9"/>
    <w:rsid w:val="00AA7BAE"/>
    <w:rsid w:val="00AB215E"/>
    <w:rsid w:val="00AB29D2"/>
    <w:rsid w:val="00AB3B24"/>
    <w:rsid w:val="00AB45BA"/>
    <w:rsid w:val="00AB4B47"/>
    <w:rsid w:val="00AB5236"/>
    <w:rsid w:val="00AB53ED"/>
    <w:rsid w:val="00AC00ED"/>
    <w:rsid w:val="00AC0220"/>
    <w:rsid w:val="00AD2755"/>
    <w:rsid w:val="00AE1934"/>
    <w:rsid w:val="00AE5709"/>
    <w:rsid w:val="00AE7F0A"/>
    <w:rsid w:val="00AE7F74"/>
    <w:rsid w:val="00AF02D3"/>
    <w:rsid w:val="00AF18D5"/>
    <w:rsid w:val="00AF42A8"/>
    <w:rsid w:val="00AF5599"/>
    <w:rsid w:val="00B030DA"/>
    <w:rsid w:val="00B034AA"/>
    <w:rsid w:val="00B069B3"/>
    <w:rsid w:val="00B105C5"/>
    <w:rsid w:val="00B10961"/>
    <w:rsid w:val="00B10BF5"/>
    <w:rsid w:val="00B120CB"/>
    <w:rsid w:val="00B13F9C"/>
    <w:rsid w:val="00B154F5"/>
    <w:rsid w:val="00B200BD"/>
    <w:rsid w:val="00B246B2"/>
    <w:rsid w:val="00B24F14"/>
    <w:rsid w:val="00B24FBC"/>
    <w:rsid w:val="00B2581B"/>
    <w:rsid w:val="00B27A63"/>
    <w:rsid w:val="00B27BB1"/>
    <w:rsid w:val="00B3067F"/>
    <w:rsid w:val="00B30AC2"/>
    <w:rsid w:val="00B3131B"/>
    <w:rsid w:val="00B31F07"/>
    <w:rsid w:val="00B32752"/>
    <w:rsid w:val="00B33212"/>
    <w:rsid w:val="00B346D8"/>
    <w:rsid w:val="00B34946"/>
    <w:rsid w:val="00B35CEA"/>
    <w:rsid w:val="00B35E56"/>
    <w:rsid w:val="00B374BE"/>
    <w:rsid w:val="00B40B6B"/>
    <w:rsid w:val="00B41198"/>
    <w:rsid w:val="00B43071"/>
    <w:rsid w:val="00B46DAC"/>
    <w:rsid w:val="00B47911"/>
    <w:rsid w:val="00B47E64"/>
    <w:rsid w:val="00B50E14"/>
    <w:rsid w:val="00B528FB"/>
    <w:rsid w:val="00B55A18"/>
    <w:rsid w:val="00B615A8"/>
    <w:rsid w:val="00B65AB2"/>
    <w:rsid w:val="00B66821"/>
    <w:rsid w:val="00B704EC"/>
    <w:rsid w:val="00B70546"/>
    <w:rsid w:val="00B70A25"/>
    <w:rsid w:val="00B734D1"/>
    <w:rsid w:val="00B74F18"/>
    <w:rsid w:val="00B75714"/>
    <w:rsid w:val="00B75D78"/>
    <w:rsid w:val="00B7790B"/>
    <w:rsid w:val="00B82CEE"/>
    <w:rsid w:val="00B83223"/>
    <w:rsid w:val="00B87AB0"/>
    <w:rsid w:val="00B9048D"/>
    <w:rsid w:val="00B9114F"/>
    <w:rsid w:val="00B927EE"/>
    <w:rsid w:val="00B92BF7"/>
    <w:rsid w:val="00B93B77"/>
    <w:rsid w:val="00B97DA1"/>
    <w:rsid w:val="00BA1DBC"/>
    <w:rsid w:val="00BA23B6"/>
    <w:rsid w:val="00BA5805"/>
    <w:rsid w:val="00BA5FC4"/>
    <w:rsid w:val="00BB03E0"/>
    <w:rsid w:val="00BB12A1"/>
    <w:rsid w:val="00BB13AE"/>
    <w:rsid w:val="00BB1C71"/>
    <w:rsid w:val="00BB22B7"/>
    <w:rsid w:val="00BB3492"/>
    <w:rsid w:val="00BB6F06"/>
    <w:rsid w:val="00BD666C"/>
    <w:rsid w:val="00BE0B78"/>
    <w:rsid w:val="00BE0BAA"/>
    <w:rsid w:val="00BE206E"/>
    <w:rsid w:val="00BE3499"/>
    <w:rsid w:val="00BE3A7E"/>
    <w:rsid w:val="00BE6A60"/>
    <w:rsid w:val="00BF26E0"/>
    <w:rsid w:val="00BF3CAE"/>
    <w:rsid w:val="00BF62ED"/>
    <w:rsid w:val="00C00D07"/>
    <w:rsid w:val="00C00E6E"/>
    <w:rsid w:val="00C02BD3"/>
    <w:rsid w:val="00C12CDC"/>
    <w:rsid w:val="00C17066"/>
    <w:rsid w:val="00C17247"/>
    <w:rsid w:val="00C20169"/>
    <w:rsid w:val="00C228B5"/>
    <w:rsid w:val="00C2389E"/>
    <w:rsid w:val="00C23D89"/>
    <w:rsid w:val="00C26F5B"/>
    <w:rsid w:val="00C329E6"/>
    <w:rsid w:val="00C32E99"/>
    <w:rsid w:val="00C37944"/>
    <w:rsid w:val="00C4221D"/>
    <w:rsid w:val="00C45B0B"/>
    <w:rsid w:val="00C462EF"/>
    <w:rsid w:val="00C4769E"/>
    <w:rsid w:val="00C47B8C"/>
    <w:rsid w:val="00C50304"/>
    <w:rsid w:val="00C51B78"/>
    <w:rsid w:val="00C57F6F"/>
    <w:rsid w:val="00C60362"/>
    <w:rsid w:val="00C62BFE"/>
    <w:rsid w:val="00C62FB7"/>
    <w:rsid w:val="00C63587"/>
    <w:rsid w:val="00C650E1"/>
    <w:rsid w:val="00C668F1"/>
    <w:rsid w:val="00C66B85"/>
    <w:rsid w:val="00C70FA3"/>
    <w:rsid w:val="00C716AF"/>
    <w:rsid w:val="00C74DCF"/>
    <w:rsid w:val="00C75BD5"/>
    <w:rsid w:val="00C808B2"/>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A82"/>
    <w:rsid w:val="00CC5BAB"/>
    <w:rsid w:val="00CC5EF8"/>
    <w:rsid w:val="00CC618B"/>
    <w:rsid w:val="00CC63CC"/>
    <w:rsid w:val="00CD0913"/>
    <w:rsid w:val="00CD30B8"/>
    <w:rsid w:val="00CD3FFD"/>
    <w:rsid w:val="00CE06BB"/>
    <w:rsid w:val="00CE16EA"/>
    <w:rsid w:val="00CE3B5D"/>
    <w:rsid w:val="00CF0ABF"/>
    <w:rsid w:val="00CF1B56"/>
    <w:rsid w:val="00CF2C65"/>
    <w:rsid w:val="00CF5A41"/>
    <w:rsid w:val="00CF61A1"/>
    <w:rsid w:val="00CF6CA4"/>
    <w:rsid w:val="00D01775"/>
    <w:rsid w:val="00D04A8F"/>
    <w:rsid w:val="00D05A39"/>
    <w:rsid w:val="00D1328E"/>
    <w:rsid w:val="00D13330"/>
    <w:rsid w:val="00D13C70"/>
    <w:rsid w:val="00D2113E"/>
    <w:rsid w:val="00D21458"/>
    <w:rsid w:val="00D217BC"/>
    <w:rsid w:val="00D22ABE"/>
    <w:rsid w:val="00D24B02"/>
    <w:rsid w:val="00D25E01"/>
    <w:rsid w:val="00D30E68"/>
    <w:rsid w:val="00D33907"/>
    <w:rsid w:val="00D33CE3"/>
    <w:rsid w:val="00D34866"/>
    <w:rsid w:val="00D35407"/>
    <w:rsid w:val="00D35DB0"/>
    <w:rsid w:val="00D41B57"/>
    <w:rsid w:val="00D41FE1"/>
    <w:rsid w:val="00D434AC"/>
    <w:rsid w:val="00D43E3E"/>
    <w:rsid w:val="00D446C3"/>
    <w:rsid w:val="00D47FD3"/>
    <w:rsid w:val="00D50EAE"/>
    <w:rsid w:val="00D626B1"/>
    <w:rsid w:val="00D63D02"/>
    <w:rsid w:val="00D645B9"/>
    <w:rsid w:val="00D70DA1"/>
    <w:rsid w:val="00D71F0C"/>
    <w:rsid w:val="00D723DE"/>
    <w:rsid w:val="00D746D5"/>
    <w:rsid w:val="00D76A80"/>
    <w:rsid w:val="00D77BA6"/>
    <w:rsid w:val="00D81E60"/>
    <w:rsid w:val="00D81F58"/>
    <w:rsid w:val="00D8290B"/>
    <w:rsid w:val="00D82E96"/>
    <w:rsid w:val="00D869CB"/>
    <w:rsid w:val="00D87359"/>
    <w:rsid w:val="00D9193B"/>
    <w:rsid w:val="00D93419"/>
    <w:rsid w:val="00D94862"/>
    <w:rsid w:val="00D949E6"/>
    <w:rsid w:val="00D95DDC"/>
    <w:rsid w:val="00D971BC"/>
    <w:rsid w:val="00DA12F5"/>
    <w:rsid w:val="00DA1C4D"/>
    <w:rsid w:val="00DA4C5C"/>
    <w:rsid w:val="00DA6953"/>
    <w:rsid w:val="00DA6F58"/>
    <w:rsid w:val="00DB012E"/>
    <w:rsid w:val="00DC4423"/>
    <w:rsid w:val="00DC5E73"/>
    <w:rsid w:val="00DC6A57"/>
    <w:rsid w:val="00DD0D6D"/>
    <w:rsid w:val="00DD16D5"/>
    <w:rsid w:val="00DD1EE8"/>
    <w:rsid w:val="00DD29F0"/>
    <w:rsid w:val="00DD3E1A"/>
    <w:rsid w:val="00DD4AE1"/>
    <w:rsid w:val="00DD53D6"/>
    <w:rsid w:val="00DE1342"/>
    <w:rsid w:val="00DE21AC"/>
    <w:rsid w:val="00DE278E"/>
    <w:rsid w:val="00DF3696"/>
    <w:rsid w:val="00DF7223"/>
    <w:rsid w:val="00E0047C"/>
    <w:rsid w:val="00E02420"/>
    <w:rsid w:val="00E04993"/>
    <w:rsid w:val="00E05871"/>
    <w:rsid w:val="00E05F99"/>
    <w:rsid w:val="00E1064A"/>
    <w:rsid w:val="00E14716"/>
    <w:rsid w:val="00E16882"/>
    <w:rsid w:val="00E16BB8"/>
    <w:rsid w:val="00E22023"/>
    <w:rsid w:val="00E2733B"/>
    <w:rsid w:val="00E317CF"/>
    <w:rsid w:val="00E35F0C"/>
    <w:rsid w:val="00E37573"/>
    <w:rsid w:val="00E407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2E7"/>
    <w:rsid w:val="00E73724"/>
    <w:rsid w:val="00E73FDA"/>
    <w:rsid w:val="00E7705D"/>
    <w:rsid w:val="00E82D10"/>
    <w:rsid w:val="00E8786E"/>
    <w:rsid w:val="00E968A0"/>
    <w:rsid w:val="00EA14BA"/>
    <w:rsid w:val="00EA1AB0"/>
    <w:rsid w:val="00EA1FCC"/>
    <w:rsid w:val="00EA29BE"/>
    <w:rsid w:val="00EB02EA"/>
    <w:rsid w:val="00EB0C0A"/>
    <w:rsid w:val="00EB1F87"/>
    <w:rsid w:val="00EB417B"/>
    <w:rsid w:val="00EB508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2163"/>
    <w:rsid w:val="00F333F4"/>
    <w:rsid w:val="00F35AE8"/>
    <w:rsid w:val="00F371B3"/>
    <w:rsid w:val="00F460DA"/>
    <w:rsid w:val="00F466F6"/>
    <w:rsid w:val="00F46B17"/>
    <w:rsid w:val="00F476A1"/>
    <w:rsid w:val="00F52BFE"/>
    <w:rsid w:val="00F55AF8"/>
    <w:rsid w:val="00F60D6D"/>
    <w:rsid w:val="00F619E8"/>
    <w:rsid w:val="00F62499"/>
    <w:rsid w:val="00F66F6A"/>
    <w:rsid w:val="00F703B1"/>
    <w:rsid w:val="00F7296C"/>
    <w:rsid w:val="00F738DF"/>
    <w:rsid w:val="00F744FC"/>
    <w:rsid w:val="00F76372"/>
    <w:rsid w:val="00F80614"/>
    <w:rsid w:val="00F81A5F"/>
    <w:rsid w:val="00F81F8B"/>
    <w:rsid w:val="00F82AFE"/>
    <w:rsid w:val="00F84780"/>
    <w:rsid w:val="00F8481B"/>
    <w:rsid w:val="00F95F08"/>
    <w:rsid w:val="00F9655C"/>
    <w:rsid w:val="00FA48FA"/>
    <w:rsid w:val="00FB2A46"/>
    <w:rsid w:val="00FB4C83"/>
    <w:rsid w:val="00FB505C"/>
    <w:rsid w:val="00FB70A8"/>
    <w:rsid w:val="00FB7D26"/>
    <w:rsid w:val="00FC12B6"/>
    <w:rsid w:val="00FC292E"/>
    <w:rsid w:val="00FC53C6"/>
    <w:rsid w:val="00FC69E1"/>
    <w:rsid w:val="00FC69FC"/>
    <w:rsid w:val="00FC7BD9"/>
    <w:rsid w:val="00FD773A"/>
    <w:rsid w:val="00FE0BE9"/>
    <w:rsid w:val="00FE23AE"/>
    <w:rsid w:val="00FE3FC7"/>
    <w:rsid w:val="00FE49C7"/>
    <w:rsid w:val="00FE750A"/>
    <w:rsid w:val="00FF2314"/>
    <w:rsid w:val="00FF287E"/>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DEA79F04-A92C-4325-9F47-9F59762B9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ile:///C:\Users\GhislainZeleu\AppData\Roaming\Microsoft\Word\Typische%20zusammengesetzte%20Anwendungsarchitektur%20mit%20dem%20Angular%20Framework.PNG"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21</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19</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20</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18</b:RefOrder>
  </b:Source>
</b:Sources>
</file>

<file path=customXml/itemProps1.xml><?xml version="1.0" encoding="utf-8"?>
<ds:datastoreItem xmlns:ds="http://schemas.openxmlformats.org/officeDocument/2006/customXml" ds:itemID="{EF47E518-2893-4E9D-A5BD-BC42AD0FD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60</Pages>
  <Words>15608</Words>
  <Characters>98335</Characters>
  <Application>Microsoft Office Word</Application>
  <DocSecurity>0</DocSecurity>
  <Lines>819</Lines>
  <Paragraphs>227</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113716</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David Tsaava</dc:creator>
  <cp:keywords/>
  <dc:description/>
  <cp:lastModifiedBy>Ghislain Zeleu</cp:lastModifiedBy>
  <cp:revision>6</cp:revision>
  <cp:lastPrinted>2018-05-24T08:12:00Z</cp:lastPrinted>
  <dcterms:created xsi:type="dcterms:W3CDTF">2018-05-25T13:44:00Z</dcterms:created>
  <dcterms:modified xsi:type="dcterms:W3CDTF">2018-05-25T14:07:00Z</dcterms:modified>
</cp:coreProperties>
</file>