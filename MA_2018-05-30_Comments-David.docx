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518C1B" w14:textId="0997DB12" w:rsidR="00367D86" w:rsidRDefault="00C90FBD" w:rsidP="001A23BB">
      <w:pPr>
        <w:pStyle w:val="Titelseite"/>
      </w:pPr>
      <w:r>
        <w:rPr>
          <w:noProof/>
        </w:rPr>
        <w:drawing>
          <wp:anchor distT="0" distB="0" distL="114300" distR="114300" simplePos="0" relativeHeight="251661312" behindDoc="0" locked="0" layoutInCell="1" allowOverlap="1" wp14:anchorId="04C07DD7" wp14:editId="67A8515B">
            <wp:simplePos x="0" y="0"/>
            <wp:positionH relativeFrom="column">
              <wp:posOffset>1986593</wp:posOffset>
            </wp:positionH>
            <wp:positionV relativeFrom="paragraph">
              <wp:posOffset>-1905</wp:posOffset>
            </wp:positionV>
            <wp:extent cx="3712210" cy="723265"/>
            <wp:effectExtent l="0" t="0" r="2540" b="635"/>
            <wp:wrapNone/>
            <wp:docPr id="5" name="Grafik 5" descr="C:\Users\Manfred Stueber\AppData\Local\Microsoft\Windows\INetCache\Content.Word\Logo_Hauptcampus_Informatik.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3" descr="C:\Users\Manfred Stueber\AppData\Local\Microsoft\Windows\INetCache\Content.Word\Logo_Hauptcampus_Informatik.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2210" cy="723265"/>
                    </a:xfrm>
                    <a:prstGeom prst="rect">
                      <a:avLst/>
                    </a:prstGeom>
                    <a:noFill/>
                    <a:ln>
                      <a:noFill/>
                    </a:ln>
                  </pic:spPr>
                </pic:pic>
              </a:graphicData>
            </a:graphic>
            <wp14:sizeRelH relativeFrom="page">
              <wp14:pctWidth>0</wp14:pctWidth>
            </wp14:sizeRelH>
            <wp14:sizeRelV relativeFrom="page">
              <wp14:pctHeight>0</wp14:pctHeight>
            </wp14:sizeRelV>
          </wp:anchor>
        </w:drawing>
      </w:r>
      <w:r w:rsidR="00B65AB2">
        <w:rPr>
          <w:noProof/>
        </w:rPr>
        <mc:AlternateContent>
          <mc:Choice Requires="wps">
            <w:drawing>
              <wp:anchor distT="0" distB="0" distL="114300" distR="114300" simplePos="0" relativeHeight="251657216" behindDoc="0" locked="0" layoutInCell="1" allowOverlap="1" wp14:anchorId="3F460F5D" wp14:editId="7DC82D8F">
                <wp:simplePos x="0" y="0"/>
                <wp:positionH relativeFrom="column">
                  <wp:posOffset>0</wp:posOffset>
                </wp:positionH>
                <wp:positionV relativeFrom="paragraph">
                  <wp:posOffset>800100</wp:posOffset>
                </wp:positionV>
                <wp:extent cx="5715000" cy="0"/>
                <wp:effectExtent l="0" t="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25400">
                          <a:solidFill>
                            <a:srgbClr val="115E6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37EB08" id="Line 4"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3pt" to="450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" strokecolor="#115e67" strokeweight="2pt"/>
            </w:pict>
          </mc:Fallback>
        </mc:AlternateContent>
      </w:r>
      <w:r w:rsidR="00D746D5">
        <w:t xml:space="preserve"> </w:t>
      </w:r>
    </w:p>
    <w:p w14:paraId="2B78AD7E" w14:textId="77777777" w:rsidR="00367D86" w:rsidRDefault="00367D86" w:rsidP="001A23BB">
      <w:pPr>
        <w:pStyle w:val="Titelseite"/>
      </w:pPr>
    </w:p>
    <w:p w14:paraId="4FA491C4" w14:textId="77777777" w:rsidR="00367D86" w:rsidRDefault="00367D86" w:rsidP="001A23BB">
      <w:pPr>
        <w:pStyle w:val="Titelseite"/>
      </w:pPr>
    </w:p>
    <w:p w14:paraId="5491E309" w14:textId="700B6D9A" w:rsidR="00603E5D" w:rsidRPr="0015313B" w:rsidRDefault="00A87036" w:rsidP="00E458B8">
      <w:pPr>
        <w:pStyle w:val="berschriftTitelseite"/>
      </w:pPr>
      <w:r w:rsidRPr="00A87036">
        <w:t>Darstellung der Topologie eines industriellen Kommunikationsnetzwerks</w:t>
      </w:r>
      <w:r w:rsidRPr="0015313B">
        <w:t xml:space="preserve"> </w:t>
      </w:r>
    </w:p>
    <w:p w14:paraId="056C0D86" w14:textId="77777777" w:rsidR="00367D86" w:rsidRDefault="00367D86">
      <w:pPr>
        <w:pStyle w:val="Titelseite"/>
      </w:pPr>
    </w:p>
    <w:p w14:paraId="1D4F84E7" w14:textId="77777777" w:rsidR="001A23BB" w:rsidRPr="00C85054" w:rsidRDefault="001A23BB">
      <w:pPr>
        <w:pStyle w:val="Titelseite"/>
      </w:pPr>
    </w:p>
    <w:p w14:paraId="0EAA66BD" w14:textId="77777777" w:rsidR="00367D86" w:rsidRDefault="00367D86">
      <w:pPr>
        <w:pStyle w:val="Titelseite"/>
      </w:pPr>
    </w:p>
    <w:p w14:paraId="3A342BD0" w14:textId="77777777" w:rsidR="001A23BB" w:rsidRPr="00C85054" w:rsidRDefault="001A23BB">
      <w:pPr>
        <w:pStyle w:val="Titelseite"/>
      </w:pPr>
    </w:p>
    <w:p w14:paraId="7E81AB84" w14:textId="22A08853" w:rsidR="00367D86" w:rsidRDefault="00C85054" w:rsidP="00E458B8">
      <w:pPr>
        <w:pStyle w:val="Titelseite"/>
      </w:pPr>
      <w:r>
        <w:t>Master-Abschlussarbeit</w:t>
      </w:r>
    </w:p>
    <w:p w14:paraId="4F9DE8CE" w14:textId="357E5383" w:rsidR="00367D86" w:rsidRDefault="00367D86" w:rsidP="00E458B8">
      <w:pPr>
        <w:pStyle w:val="Titelseite"/>
      </w:pPr>
      <w:r>
        <w:t xml:space="preserve">Betreuer: </w:t>
      </w:r>
      <w:r w:rsidR="00316F31" w:rsidRPr="00316F31">
        <w:t>Prof. Dr. Georg Rock</w:t>
      </w:r>
      <w:r w:rsidR="00514812">
        <w:t xml:space="preserve"> und </w:t>
      </w:r>
      <w:r w:rsidR="00514812" w:rsidRPr="00514812">
        <w:t xml:space="preserve">Frank Fährmann </w:t>
      </w:r>
    </w:p>
    <w:p w14:paraId="77F8F86E" w14:textId="77777777" w:rsidR="00367D86" w:rsidRDefault="00367D86" w:rsidP="00995900">
      <w:pPr>
        <w:pStyle w:val="Titelseite"/>
        <w:jc w:val="both"/>
      </w:pPr>
    </w:p>
    <w:p w14:paraId="255F8CBF" w14:textId="143FED38" w:rsidR="00B47911" w:rsidRDefault="00B92BF7" w:rsidP="00095A7C">
      <w:pPr>
        <w:pStyle w:val="Titelseite"/>
        <w:rPr>
          <w:noProof/>
        </w:rPr>
      </w:pPr>
      <w:r>
        <w:t>Hattersheim</w:t>
      </w:r>
      <w:r w:rsidR="00367D86">
        <w:t xml:space="preserve">, </w:t>
      </w:r>
      <w:r w:rsidR="00367D86">
        <w:fldChar w:fldCharType="begin"/>
      </w:r>
      <w:r w:rsidR="00367D86">
        <w:instrText xml:space="preserve"> DATE  \@ "d.M.yyyy"  \* MERGEFORMAT </w:instrText>
      </w:r>
      <w:r w:rsidR="00367D86">
        <w:fldChar w:fldCharType="separate"/>
      </w:r>
      <w:r w:rsidR="001A5BD7">
        <w:rPr>
          <w:noProof/>
        </w:rPr>
        <w:t>30.5.2018</w:t>
      </w:r>
      <w:r w:rsidR="00367D86">
        <w:fldChar w:fldCharType="end"/>
      </w:r>
    </w:p>
    <w:p w14:paraId="5DA74DBB" w14:textId="17DD7A45" w:rsidR="00367D86" w:rsidRDefault="00367D86" w:rsidP="00603E5D">
      <w:pPr>
        <w:pStyle w:val="berschrift1ohneEintraginInhaltsverzeichnis"/>
      </w:pPr>
      <w:r>
        <w:br w:type="page"/>
      </w:r>
      <w:r>
        <w:lastRenderedPageBreak/>
        <w:t>Vorwort</w:t>
      </w:r>
      <w:r w:rsidR="00F27D5B">
        <w:t xml:space="preserve"> und Danksagung</w:t>
      </w:r>
    </w:p>
    <w:p w14:paraId="62D8D1F7" w14:textId="120069A8" w:rsidR="00F12B8B" w:rsidRDefault="00F12B8B" w:rsidP="00F12B8B">
      <w:pPr>
        <w:pStyle w:val="Textkrper"/>
      </w:pPr>
      <w:r>
        <w:t xml:space="preserve">Die vorliegende Masterarbeit ist im Rahmen meiner Tätigkeit als Junior Softwareentwickler in der Firma Hilscher GmbH entstanden. Ich war in der Abteilung „User Interface Group“ beschäftigt. Die Arbeit wurde in Zusammenarbeit mit der Entwicklung der Konfiguration Software „CommunicationStudio“ entwickelt, da das entstehende Software als Plugin </w:t>
      </w:r>
      <w:r w:rsidR="00F80614">
        <w:rPr>
          <w:rStyle w:val="Funotenzeichen"/>
        </w:rPr>
        <w:footnoteReference w:id="1"/>
      </w:r>
      <w:r>
        <w:t>verwendet werden soll.</w:t>
      </w:r>
    </w:p>
    <w:p w14:paraId="754AAF0F" w14:textId="77777777" w:rsidR="00FF2314" w:rsidRPr="00627EFB" w:rsidRDefault="00FF2314" w:rsidP="00627EFB">
      <w:pPr>
        <w:pStyle w:val="TextkrperEinzug"/>
        <w:rPr>
          <w:lang w:val="de-DE"/>
        </w:rPr>
      </w:pPr>
    </w:p>
    <w:p w14:paraId="5E627BE9" w14:textId="0C744070" w:rsidR="00F12B8B" w:rsidRDefault="00F12B8B" w:rsidP="00F12B8B">
      <w:pPr>
        <w:pStyle w:val="Textkrper"/>
      </w:pPr>
      <w:r>
        <w:t>Trotz versuchter Fokussierung auf die wesentlichen Aspekte überschreitet diese Arbeit</w:t>
      </w:r>
    </w:p>
    <w:p w14:paraId="033875CF" w14:textId="77777777" w:rsidR="00F12B8B" w:rsidRDefault="00F12B8B" w:rsidP="00F12B8B">
      <w:pPr>
        <w:pStyle w:val="Textkrper"/>
      </w:pPr>
      <w:r>
        <w:t>die ursprünglich geplante Seitenanzahl. Ein wesentlicher Grund dafür ist, dass ich dem</w:t>
      </w:r>
    </w:p>
    <w:p w14:paraId="280C49B6" w14:textId="77777777" w:rsidR="00F12B8B" w:rsidRDefault="00F12B8B" w:rsidP="00F12B8B">
      <w:pPr>
        <w:pStyle w:val="Textkrper"/>
      </w:pPr>
      <w:r>
        <w:t>Grundsatz der Transparenz des Vorgehens, wie er mir in meinem Fernstudium vermittelt</w:t>
      </w:r>
    </w:p>
    <w:p w14:paraId="7A7497D8" w14:textId="77777777" w:rsidR="00F12B8B" w:rsidRDefault="00F12B8B" w:rsidP="00F12B8B">
      <w:pPr>
        <w:pStyle w:val="Textkrper"/>
      </w:pPr>
      <w:r>
        <w:t>wurde, so gut wie möglich gerecht werden wollte. Sehr viele Schritte meiner</w:t>
      </w:r>
    </w:p>
    <w:p w14:paraId="65F22A4F" w14:textId="77777777" w:rsidR="00F12B8B" w:rsidRDefault="00F12B8B" w:rsidP="00F12B8B">
      <w:pPr>
        <w:pStyle w:val="Textkrper"/>
      </w:pPr>
      <w:r>
        <w:t>theoretischen und praktischen Arbeit habe ich daher versucht, zur intersubjektiven</w:t>
      </w:r>
    </w:p>
    <w:p w14:paraId="164E07D2" w14:textId="77777777" w:rsidR="00F12B8B" w:rsidRDefault="00F12B8B" w:rsidP="00F12B8B">
      <w:pPr>
        <w:pStyle w:val="Textkrper"/>
      </w:pPr>
      <w:r>
        <w:t>Nachvollziehbarkeit für den Leser ausführlich und verständlich zu dokumentieren und</w:t>
      </w:r>
    </w:p>
    <w:p w14:paraId="0FA5FA8A" w14:textId="77777777" w:rsidR="00FF2314" w:rsidRDefault="00F12B8B" w:rsidP="00F12B8B">
      <w:pPr>
        <w:pStyle w:val="Textkrper"/>
      </w:pPr>
      <w:r>
        <w:t xml:space="preserve">hoffe, dass mir dies gelungen ist. </w:t>
      </w:r>
    </w:p>
    <w:p w14:paraId="227E8250" w14:textId="77777777" w:rsidR="00FF2314" w:rsidRDefault="00FF2314" w:rsidP="00F12B8B">
      <w:pPr>
        <w:pStyle w:val="Textkrper"/>
      </w:pPr>
    </w:p>
    <w:p w14:paraId="7AE93F42" w14:textId="27A1CD4F" w:rsidR="00FF2314" w:rsidRDefault="00FF2314" w:rsidP="00FF2314">
      <w:pPr>
        <w:pStyle w:val="Textkrper"/>
      </w:pPr>
      <w:r>
        <w:t xml:space="preserve">Zunächst möchte ich mich an dieser Stelle bei all denjenigen bedanken, die mich während der Masterarbeit unterstützt und motiviert haben. </w:t>
      </w:r>
    </w:p>
    <w:p w14:paraId="1B10EF4B" w14:textId="77777777" w:rsidR="00FF2314" w:rsidRPr="00627EFB" w:rsidRDefault="00FF2314" w:rsidP="00627EFB">
      <w:pPr>
        <w:pStyle w:val="TextkrperEinzug"/>
        <w:rPr>
          <w:lang w:val="de-DE"/>
        </w:rPr>
      </w:pPr>
    </w:p>
    <w:p w14:paraId="612CB498" w14:textId="482F3D01" w:rsidR="00FF2314" w:rsidRDefault="00FF2314" w:rsidP="00FF2314">
      <w:pPr>
        <w:pStyle w:val="Textkrper"/>
      </w:pPr>
      <w:r>
        <w:t xml:space="preserve">Ganz besonders gilt dieser Dank Herrn Frank Fährmann, der mich und meine Arbeit betreut hat. Nicht nur gaben Sie mir immer wieder durch kritisches Hinterfragen wertvolle Hinweise – auch Ihre kontinuierliche Motivation hat einen großen Teil zur Vollendung dieser Arbeit beigetragen. Sie haben mich dazu gebracht, über meine Grenzen hinaus zu denken. Vielen Dank für die Geduld und Mühen. </w:t>
      </w:r>
    </w:p>
    <w:p w14:paraId="57441E1D" w14:textId="77777777" w:rsidR="00FF2314" w:rsidRPr="00627EFB" w:rsidRDefault="00FF2314" w:rsidP="00627EFB">
      <w:pPr>
        <w:pStyle w:val="TextkrperEinzug"/>
        <w:rPr>
          <w:lang w:val="de-DE"/>
        </w:rPr>
      </w:pPr>
    </w:p>
    <w:p w14:paraId="0B192189" w14:textId="25F1D484" w:rsidR="00FF2314" w:rsidRDefault="00FF2314" w:rsidP="00FF2314">
      <w:pPr>
        <w:pStyle w:val="Textkrper"/>
      </w:pPr>
      <w:r>
        <w:t xml:space="preserve">Darüber hinaus gebührt jedem mein Dank, der durch Korrekturen, Verbesserungsvorschläge und hilfreiche Diskussionen zur Qualität dieser Arbeit beigetragen hat. Gleiches gilt für meine neugeborene Tochter und meine Frau, die mir in dieser Zeit eine unersetzbare seelische und moralische Stütze waren. </w:t>
      </w:r>
    </w:p>
    <w:p w14:paraId="4972808D" w14:textId="77777777" w:rsidR="00FF2314" w:rsidRPr="00627EFB" w:rsidRDefault="00FF2314" w:rsidP="00627EFB">
      <w:pPr>
        <w:pStyle w:val="TextkrperEinzug"/>
        <w:rPr>
          <w:lang w:val="de-DE"/>
        </w:rPr>
      </w:pPr>
    </w:p>
    <w:p w14:paraId="765DF0AC" w14:textId="53D20609" w:rsidR="002807A0" w:rsidRPr="002807A0" w:rsidRDefault="00FF2314" w:rsidP="00FF2314">
      <w:pPr>
        <w:pStyle w:val="Textkrper"/>
      </w:pPr>
      <w:r>
        <w:t xml:space="preserve">Auch möchte ich bei allen Kollegen, die ich im Rahmen meines Projektstudiums interviewt habe, danken. Ohne </w:t>
      </w:r>
      <w:r w:rsidR="008B082E">
        <w:t xml:space="preserve">ihre Kooperation hätte ich meine Arbeit </w:t>
      </w:r>
      <w:r>
        <w:t xml:space="preserve">nicht realisieren können. </w:t>
      </w:r>
    </w:p>
    <w:p w14:paraId="0CE6EC5A" w14:textId="77777777" w:rsidR="00367D86" w:rsidRDefault="00367D86">
      <w:pPr>
        <w:pStyle w:val="berschrift1ohneEintraginsInhaltsverzeichnis"/>
      </w:pPr>
      <w:r>
        <w:br w:type="page"/>
      </w:r>
      <w:r>
        <w:lastRenderedPageBreak/>
        <w:t>Kurzfassung</w:t>
      </w:r>
    </w:p>
    <w:p w14:paraId="06A9F806" w14:textId="3472A4E0" w:rsidR="00367D86" w:rsidRDefault="006F1986" w:rsidP="006F1986">
      <w:pPr>
        <w:pStyle w:val="Textkrper"/>
      </w:pPr>
      <w:r>
        <w:t xml:space="preserve">Bei der Konfiguration von Systeme in </w:t>
      </w:r>
      <w:r w:rsidR="00B10BF5">
        <w:t>der industrielleren Kommunikation</w:t>
      </w:r>
      <w:r>
        <w:t xml:space="preserve"> </w:t>
      </w:r>
      <w:r w:rsidR="0071337B">
        <w:t>u</w:t>
      </w:r>
      <w:r>
        <w:t>nterschiedlichen Geräten und Protokollen werden zur Qualitätssicherung und die Produktivität geeignete Modelle benötigt. Der Schwerpunkt liegt hierbei auf die Visualisierung bzw. Überwachung der Systeme und der damit verbundenen Topologien</w:t>
      </w:r>
      <w:r w:rsidR="003B3CA0">
        <w:t xml:space="preserve"> immer wieder abzufahren. Für diese Zwecke hat die Firma Hilscher auf Basis </w:t>
      </w:r>
      <w:r w:rsidR="0071337B">
        <w:t>eines Desktops</w:t>
      </w:r>
      <w:r w:rsidR="003B3CA0">
        <w:t xml:space="preserve"> bzw. Webanwendung einen Konfiguration Software </w:t>
      </w:r>
      <w:r w:rsidR="0071337B">
        <w:t>mit dem Namen „CommunicationStudio“ entwickelt. Die Nutzung dieser Software ist jedoch umständlich in der Bedienung und muss ein Anwender erst in dem Produktionsbereich gehen um die Anordnung bzw. die Topologie des Systems zu beobachten.</w:t>
      </w:r>
    </w:p>
    <w:p w14:paraId="08DC9530" w14:textId="77777777" w:rsidR="0071337B" w:rsidRPr="0071337B" w:rsidRDefault="0071337B" w:rsidP="0071337B">
      <w:pPr>
        <w:pStyle w:val="TextkrperEinzug"/>
        <w:rPr>
          <w:lang w:val="de-DE"/>
        </w:rPr>
      </w:pPr>
    </w:p>
    <w:p w14:paraId="51A1FB6F" w14:textId="396108BB" w:rsidR="0071337B" w:rsidRDefault="0071337B" w:rsidP="0071337B">
      <w:pPr>
        <w:pStyle w:val="TextkrperEinzug"/>
        <w:ind w:firstLine="0"/>
        <w:rPr>
          <w:lang w:val="de-DE"/>
        </w:rPr>
      </w:pPr>
      <w:r>
        <w:rPr>
          <w:lang w:val="de-DE"/>
        </w:rPr>
        <w:t>Im Rahmen dieser A</w:t>
      </w:r>
      <w:r w:rsidR="00067AAA">
        <w:rPr>
          <w:lang w:val="de-DE"/>
        </w:rPr>
        <w:t>rbeit soll für den Anwender eine Web-Komponente</w:t>
      </w:r>
      <w:r>
        <w:rPr>
          <w:lang w:val="de-DE"/>
        </w:rPr>
        <w:t xml:space="preserve"> in HTML5 erstellt werden. Diese dient als Plug-In für CommunicationStudio</w:t>
      </w:r>
      <w:r w:rsidR="00106431">
        <w:rPr>
          <w:lang w:val="de-DE"/>
        </w:rPr>
        <w:t>.</w:t>
      </w:r>
    </w:p>
    <w:p w14:paraId="66CCEC2A" w14:textId="715EDB06" w:rsidR="00106431" w:rsidRDefault="00106431" w:rsidP="0071337B">
      <w:pPr>
        <w:pStyle w:val="TextkrperEinzug"/>
        <w:ind w:firstLine="0"/>
        <w:rPr>
          <w:lang w:val="de-DE"/>
        </w:rPr>
      </w:pPr>
      <w:r>
        <w:rPr>
          <w:lang w:val="de-DE"/>
        </w:rPr>
        <w:t>Die grafische Oberfläche soll es hierbei ermöglichen, die einzelnen Funktionen der Visualisierung abstrakt und intuitiv zu nutzen. Des Weiteren sollen einzelnen Darstellung-Szenarien abgespeichert und geladen werden können</w:t>
      </w:r>
      <w:r w:rsidR="00067AAA">
        <w:rPr>
          <w:lang w:val="de-DE"/>
        </w:rPr>
        <w:t>, die unabhängig vom Protokoll die Topologie industrieller Kommunikationsnetzwerkes ermitteln und darstellen. Eine Automatisierung Anordnung der Geräte und Verbindungen soll ebenfalls zur Verfügung stehen. Besonders Augenmerk sollten hierbei auch eine einfache zukünftige Erweiterbarkeit der Software mit neuen Funktionen gelegt werden.</w:t>
      </w:r>
    </w:p>
    <w:p w14:paraId="5F0568A5" w14:textId="5E2F88F1" w:rsidR="00067AAA" w:rsidRPr="0071337B" w:rsidRDefault="00067AAA" w:rsidP="0071337B">
      <w:pPr>
        <w:pStyle w:val="TextkrperEinzug"/>
        <w:ind w:firstLine="0"/>
        <w:rPr>
          <w:lang w:val="de-DE"/>
        </w:rPr>
      </w:pPr>
      <w:r w:rsidRPr="00067AAA">
        <w:rPr>
          <w:lang w:val="de-DE"/>
        </w:rPr>
        <w:t xml:space="preserve">Im ersten Schritt der Arbeit soll anhand einer Analyse der Protokolle </w:t>
      </w:r>
      <w:r w:rsidR="006652B1">
        <w:rPr>
          <w:lang w:val="de-DE"/>
        </w:rPr>
        <w:t>PROFIBUS</w:t>
      </w:r>
      <w:r w:rsidRPr="00067AAA">
        <w:rPr>
          <w:lang w:val="de-DE"/>
        </w:rPr>
        <w:t xml:space="preserve"> und </w:t>
      </w:r>
      <w:r w:rsidR="006652B1">
        <w:rPr>
          <w:lang w:val="de-DE"/>
        </w:rPr>
        <w:t>PROFINET</w:t>
      </w:r>
      <w:r w:rsidRPr="00067AAA">
        <w:rPr>
          <w:lang w:val="de-DE"/>
        </w:rPr>
        <w:t xml:space="preserve"> </w:t>
      </w:r>
      <w:r w:rsidRPr="00DD16D5">
        <w:rPr>
          <w:i/>
          <w:lang w:val="de-DE"/>
        </w:rPr>
        <w:t>IRT</w:t>
      </w:r>
      <w:r w:rsidRPr="00067AAA">
        <w:rPr>
          <w:lang w:val="de-DE"/>
        </w:rPr>
        <w:t xml:space="preserve"> </w:t>
      </w:r>
      <w:r>
        <w:rPr>
          <w:rStyle w:val="Funotenzeichen"/>
          <w:lang w:val="de-DE"/>
        </w:rPr>
        <w:footnoteReference w:id="2"/>
      </w:r>
      <w:r w:rsidRPr="00067AAA">
        <w:rPr>
          <w:lang w:val="de-DE"/>
        </w:rPr>
        <w:t>mögliche Formen der Topologie ermittelt werden. Auf dieser Basis soll ein Konzept zur Ermi</w:t>
      </w:r>
      <w:r>
        <w:rPr>
          <w:lang w:val="de-DE"/>
        </w:rPr>
        <w:t>tt</w:t>
      </w:r>
      <w:r w:rsidRPr="00067AAA">
        <w:rPr>
          <w:lang w:val="de-DE"/>
        </w:rPr>
        <w:t>lung und Darstellung entwickelt werden. Abschließend wird das Konzept in die Praxis umgesetzt</w:t>
      </w:r>
    </w:p>
    <w:p w14:paraId="0DA8C920" w14:textId="77777777" w:rsidR="0071337B" w:rsidRPr="0071337B" w:rsidRDefault="0071337B" w:rsidP="0071337B">
      <w:pPr>
        <w:pStyle w:val="TextkrperEinzug"/>
        <w:rPr>
          <w:lang w:val="de-DE"/>
        </w:rPr>
      </w:pPr>
    </w:p>
    <w:p w14:paraId="47785C39" w14:textId="77777777" w:rsidR="00A45304" w:rsidRPr="009A176E" w:rsidRDefault="00A45304" w:rsidP="00CE06BB">
      <w:pPr>
        <w:pStyle w:val="Textkrper"/>
      </w:pPr>
      <w:r w:rsidRPr="009A176E">
        <w:br w:type="page"/>
      </w:r>
    </w:p>
    <w:p w14:paraId="6F76CD06" w14:textId="77777777" w:rsidR="00367D86" w:rsidRPr="00A45304" w:rsidRDefault="00367D86" w:rsidP="00A45304">
      <w:pPr>
        <w:pStyle w:val="berschrift1ohneEintraginsInhaltsverzeichnis"/>
      </w:pPr>
      <w:r w:rsidRPr="00A45304">
        <w:lastRenderedPageBreak/>
        <w:t>Inhaltsverzeichnis</w:t>
      </w:r>
    </w:p>
    <w:p w14:paraId="3BB68996" w14:textId="7EDF94A8" w:rsidR="003343B3" w:rsidRDefault="00367D86">
      <w:pPr>
        <w:pStyle w:val="Verzeichnis1"/>
        <w:rPr>
          <w:rFonts w:asciiTheme="minorHAnsi" w:eastAsiaTheme="minorEastAsia" w:hAnsiTheme="minorHAnsi" w:cstheme="minorBidi"/>
          <w:b w:val="0"/>
          <w:bCs w:val="0"/>
          <w:noProof/>
          <w:sz w:val="22"/>
          <w:szCs w:val="22"/>
        </w:rPr>
      </w:pPr>
      <w:r>
        <w:rPr>
          <w:rStyle w:val="Hyperlink"/>
        </w:rPr>
        <w:fldChar w:fldCharType="begin"/>
      </w:r>
      <w:r>
        <w:rPr>
          <w:rStyle w:val="Hyperlink"/>
        </w:rPr>
        <w:instrText xml:space="preserve"> TOC \o "2-3" \h \z \t "Überschrift 1;1;Überschrift mit Eintrag ins Inhaltsverzeichnis;1" </w:instrText>
      </w:r>
      <w:r>
        <w:rPr>
          <w:rStyle w:val="Hyperlink"/>
        </w:rPr>
        <w:fldChar w:fldCharType="separate"/>
      </w:r>
      <w:hyperlink w:anchor="_Toc515437488" w:history="1">
        <w:r w:rsidR="003343B3" w:rsidRPr="00AA12EC">
          <w:rPr>
            <w:rStyle w:val="Hyperlink"/>
            <w:noProof/>
          </w:rPr>
          <w:t>1</w:t>
        </w:r>
        <w:r w:rsidR="003343B3">
          <w:rPr>
            <w:rFonts w:asciiTheme="minorHAnsi" w:eastAsiaTheme="minorEastAsia" w:hAnsiTheme="minorHAnsi" w:cstheme="minorBidi"/>
            <w:b w:val="0"/>
            <w:bCs w:val="0"/>
            <w:noProof/>
            <w:sz w:val="22"/>
            <w:szCs w:val="22"/>
          </w:rPr>
          <w:tab/>
        </w:r>
        <w:r w:rsidR="003343B3" w:rsidRPr="00AA12EC">
          <w:rPr>
            <w:rStyle w:val="Hyperlink"/>
            <w:noProof/>
          </w:rPr>
          <w:t>Einleitung</w:t>
        </w:r>
        <w:r w:rsidR="003343B3">
          <w:rPr>
            <w:noProof/>
            <w:webHidden/>
          </w:rPr>
          <w:tab/>
        </w:r>
        <w:r w:rsidR="003343B3">
          <w:rPr>
            <w:noProof/>
            <w:webHidden/>
          </w:rPr>
          <w:fldChar w:fldCharType="begin"/>
        </w:r>
        <w:r w:rsidR="003343B3">
          <w:rPr>
            <w:noProof/>
            <w:webHidden/>
          </w:rPr>
          <w:instrText xml:space="preserve"> PAGEREF _Toc515437488 \h </w:instrText>
        </w:r>
        <w:r w:rsidR="003343B3">
          <w:rPr>
            <w:noProof/>
            <w:webHidden/>
          </w:rPr>
        </w:r>
        <w:r w:rsidR="003343B3">
          <w:rPr>
            <w:noProof/>
            <w:webHidden/>
          </w:rPr>
          <w:fldChar w:fldCharType="separate"/>
        </w:r>
        <w:r w:rsidR="001A5BD7">
          <w:rPr>
            <w:noProof/>
            <w:webHidden/>
          </w:rPr>
          <w:t>8</w:t>
        </w:r>
        <w:r w:rsidR="003343B3">
          <w:rPr>
            <w:noProof/>
            <w:webHidden/>
          </w:rPr>
          <w:fldChar w:fldCharType="end"/>
        </w:r>
      </w:hyperlink>
    </w:p>
    <w:p w14:paraId="64C910F0" w14:textId="3A0FF7F6" w:rsidR="003343B3" w:rsidRDefault="00B5557A">
      <w:pPr>
        <w:pStyle w:val="Verzeichnis2"/>
        <w:rPr>
          <w:rFonts w:asciiTheme="minorHAnsi" w:eastAsiaTheme="minorEastAsia" w:hAnsiTheme="minorHAnsi" w:cstheme="minorBidi"/>
          <w:bCs w:val="0"/>
          <w:noProof/>
          <w:sz w:val="22"/>
          <w:szCs w:val="22"/>
        </w:rPr>
      </w:pPr>
      <w:hyperlink w:anchor="_Toc515437489" w:history="1">
        <w:r w:rsidR="003343B3" w:rsidRPr="00AA12EC">
          <w:rPr>
            <w:rStyle w:val="Hyperlink"/>
            <w:noProof/>
          </w:rPr>
          <w:t>1.1</w:t>
        </w:r>
        <w:r w:rsidR="003343B3">
          <w:rPr>
            <w:rFonts w:asciiTheme="minorHAnsi" w:eastAsiaTheme="minorEastAsia" w:hAnsiTheme="minorHAnsi" w:cstheme="minorBidi"/>
            <w:bCs w:val="0"/>
            <w:noProof/>
            <w:sz w:val="22"/>
            <w:szCs w:val="22"/>
          </w:rPr>
          <w:tab/>
        </w:r>
        <w:r w:rsidR="003343B3" w:rsidRPr="00AA12EC">
          <w:rPr>
            <w:rStyle w:val="Hyperlink"/>
            <w:noProof/>
          </w:rPr>
          <w:t>Grund</w:t>
        </w:r>
        <w:r w:rsidR="003343B3">
          <w:rPr>
            <w:noProof/>
            <w:webHidden/>
          </w:rPr>
          <w:tab/>
        </w:r>
        <w:r w:rsidR="003343B3">
          <w:rPr>
            <w:noProof/>
            <w:webHidden/>
          </w:rPr>
          <w:fldChar w:fldCharType="begin"/>
        </w:r>
        <w:r w:rsidR="003343B3">
          <w:rPr>
            <w:noProof/>
            <w:webHidden/>
          </w:rPr>
          <w:instrText xml:space="preserve"> PAGEREF _Toc515437489 \h </w:instrText>
        </w:r>
        <w:r w:rsidR="003343B3">
          <w:rPr>
            <w:noProof/>
            <w:webHidden/>
          </w:rPr>
        </w:r>
        <w:r w:rsidR="003343B3">
          <w:rPr>
            <w:noProof/>
            <w:webHidden/>
          </w:rPr>
          <w:fldChar w:fldCharType="separate"/>
        </w:r>
        <w:r w:rsidR="001A5BD7">
          <w:rPr>
            <w:noProof/>
            <w:webHidden/>
          </w:rPr>
          <w:t>8</w:t>
        </w:r>
        <w:r w:rsidR="003343B3">
          <w:rPr>
            <w:noProof/>
            <w:webHidden/>
          </w:rPr>
          <w:fldChar w:fldCharType="end"/>
        </w:r>
      </w:hyperlink>
    </w:p>
    <w:p w14:paraId="109BB20A" w14:textId="05DED0AE" w:rsidR="003343B3" w:rsidRDefault="00B5557A">
      <w:pPr>
        <w:pStyle w:val="Verzeichnis2"/>
        <w:rPr>
          <w:rFonts w:asciiTheme="minorHAnsi" w:eastAsiaTheme="minorEastAsia" w:hAnsiTheme="minorHAnsi" w:cstheme="minorBidi"/>
          <w:bCs w:val="0"/>
          <w:noProof/>
          <w:sz w:val="22"/>
          <w:szCs w:val="22"/>
        </w:rPr>
      </w:pPr>
      <w:hyperlink w:anchor="_Toc515437490" w:history="1">
        <w:r w:rsidR="003343B3" w:rsidRPr="00AA12EC">
          <w:rPr>
            <w:rStyle w:val="Hyperlink"/>
            <w:noProof/>
          </w:rPr>
          <w:t>1.2</w:t>
        </w:r>
        <w:r w:rsidR="003343B3">
          <w:rPr>
            <w:rFonts w:asciiTheme="minorHAnsi" w:eastAsiaTheme="minorEastAsia" w:hAnsiTheme="minorHAnsi" w:cstheme="minorBidi"/>
            <w:bCs w:val="0"/>
            <w:noProof/>
            <w:sz w:val="22"/>
            <w:szCs w:val="22"/>
          </w:rPr>
          <w:tab/>
        </w:r>
        <w:r w:rsidR="003343B3" w:rsidRPr="00AA12EC">
          <w:rPr>
            <w:rStyle w:val="Hyperlink"/>
            <w:noProof/>
          </w:rPr>
          <w:t>Ziele</w:t>
        </w:r>
        <w:r w:rsidR="003343B3">
          <w:rPr>
            <w:noProof/>
            <w:webHidden/>
          </w:rPr>
          <w:tab/>
        </w:r>
        <w:r w:rsidR="003343B3">
          <w:rPr>
            <w:noProof/>
            <w:webHidden/>
          </w:rPr>
          <w:fldChar w:fldCharType="begin"/>
        </w:r>
        <w:r w:rsidR="003343B3">
          <w:rPr>
            <w:noProof/>
            <w:webHidden/>
          </w:rPr>
          <w:instrText xml:space="preserve"> PAGEREF _Toc515437490 \h </w:instrText>
        </w:r>
        <w:r w:rsidR="003343B3">
          <w:rPr>
            <w:noProof/>
            <w:webHidden/>
          </w:rPr>
        </w:r>
        <w:r w:rsidR="003343B3">
          <w:rPr>
            <w:noProof/>
            <w:webHidden/>
          </w:rPr>
          <w:fldChar w:fldCharType="separate"/>
        </w:r>
        <w:r w:rsidR="001A5BD7">
          <w:rPr>
            <w:noProof/>
            <w:webHidden/>
          </w:rPr>
          <w:t>9</w:t>
        </w:r>
        <w:r w:rsidR="003343B3">
          <w:rPr>
            <w:noProof/>
            <w:webHidden/>
          </w:rPr>
          <w:fldChar w:fldCharType="end"/>
        </w:r>
      </w:hyperlink>
    </w:p>
    <w:p w14:paraId="4009DDDC" w14:textId="05BAC8C2" w:rsidR="003343B3" w:rsidRDefault="00B5557A">
      <w:pPr>
        <w:pStyle w:val="Verzeichnis2"/>
        <w:rPr>
          <w:rFonts w:asciiTheme="minorHAnsi" w:eastAsiaTheme="minorEastAsia" w:hAnsiTheme="minorHAnsi" w:cstheme="minorBidi"/>
          <w:bCs w:val="0"/>
          <w:noProof/>
          <w:sz w:val="22"/>
          <w:szCs w:val="22"/>
        </w:rPr>
      </w:pPr>
      <w:hyperlink w:anchor="_Toc515437491" w:history="1">
        <w:r w:rsidR="003343B3" w:rsidRPr="00AA12EC">
          <w:rPr>
            <w:rStyle w:val="Hyperlink"/>
            <w:noProof/>
          </w:rPr>
          <w:t>1.3</w:t>
        </w:r>
        <w:r w:rsidR="003343B3">
          <w:rPr>
            <w:rFonts w:asciiTheme="minorHAnsi" w:eastAsiaTheme="minorEastAsia" w:hAnsiTheme="minorHAnsi" w:cstheme="minorBidi"/>
            <w:bCs w:val="0"/>
            <w:noProof/>
            <w:sz w:val="22"/>
            <w:szCs w:val="22"/>
          </w:rPr>
          <w:tab/>
        </w:r>
        <w:r w:rsidR="003343B3" w:rsidRPr="00AA12EC">
          <w:rPr>
            <w:rStyle w:val="Hyperlink"/>
            <w:noProof/>
          </w:rPr>
          <w:t>Aufgaben</w:t>
        </w:r>
        <w:r w:rsidR="003343B3">
          <w:rPr>
            <w:noProof/>
            <w:webHidden/>
          </w:rPr>
          <w:tab/>
        </w:r>
        <w:r w:rsidR="003343B3">
          <w:rPr>
            <w:noProof/>
            <w:webHidden/>
          </w:rPr>
          <w:fldChar w:fldCharType="begin"/>
        </w:r>
        <w:r w:rsidR="003343B3">
          <w:rPr>
            <w:noProof/>
            <w:webHidden/>
          </w:rPr>
          <w:instrText xml:space="preserve"> PAGEREF _Toc515437491 \h </w:instrText>
        </w:r>
        <w:r w:rsidR="003343B3">
          <w:rPr>
            <w:noProof/>
            <w:webHidden/>
          </w:rPr>
        </w:r>
        <w:r w:rsidR="003343B3">
          <w:rPr>
            <w:noProof/>
            <w:webHidden/>
          </w:rPr>
          <w:fldChar w:fldCharType="separate"/>
        </w:r>
        <w:r w:rsidR="001A5BD7">
          <w:rPr>
            <w:noProof/>
            <w:webHidden/>
          </w:rPr>
          <w:t>9</w:t>
        </w:r>
        <w:r w:rsidR="003343B3">
          <w:rPr>
            <w:noProof/>
            <w:webHidden/>
          </w:rPr>
          <w:fldChar w:fldCharType="end"/>
        </w:r>
      </w:hyperlink>
    </w:p>
    <w:p w14:paraId="55910B8D" w14:textId="4B9D07C9" w:rsidR="003343B3" w:rsidRDefault="00B5557A">
      <w:pPr>
        <w:pStyle w:val="Verzeichnis2"/>
        <w:rPr>
          <w:rFonts w:asciiTheme="minorHAnsi" w:eastAsiaTheme="minorEastAsia" w:hAnsiTheme="minorHAnsi" w:cstheme="minorBidi"/>
          <w:bCs w:val="0"/>
          <w:noProof/>
          <w:sz w:val="22"/>
          <w:szCs w:val="22"/>
        </w:rPr>
      </w:pPr>
      <w:hyperlink w:anchor="_Toc515437492" w:history="1">
        <w:r w:rsidR="003343B3" w:rsidRPr="00AA12EC">
          <w:rPr>
            <w:rStyle w:val="Hyperlink"/>
            <w:noProof/>
          </w:rPr>
          <w:t>1.4</w:t>
        </w:r>
        <w:r w:rsidR="003343B3">
          <w:rPr>
            <w:rFonts w:asciiTheme="minorHAnsi" w:eastAsiaTheme="minorEastAsia" w:hAnsiTheme="minorHAnsi" w:cstheme="minorBidi"/>
            <w:bCs w:val="0"/>
            <w:noProof/>
            <w:sz w:val="22"/>
            <w:szCs w:val="22"/>
          </w:rPr>
          <w:tab/>
        </w:r>
        <w:r w:rsidR="003343B3" w:rsidRPr="00AA12EC">
          <w:rPr>
            <w:rStyle w:val="Hyperlink"/>
            <w:noProof/>
          </w:rPr>
          <w:t>Firmenvorstellung</w:t>
        </w:r>
        <w:r w:rsidR="003343B3">
          <w:rPr>
            <w:noProof/>
            <w:webHidden/>
          </w:rPr>
          <w:tab/>
        </w:r>
        <w:r w:rsidR="003343B3">
          <w:rPr>
            <w:noProof/>
            <w:webHidden/>
          </w:rPr>
          <w:fldChar w:fldCharType="begin"/>
        </w:r>
        <w:r w:rsidR="003343B3">
          <w:rPr>
            <w:noProof/>
            <w:webHidden/>
          </w:rPr>
          <w:instrText xml:space="preserve"> PAGEREF _Toc515437492 \h </w:instrText>
        </w:r>
        <w:r w:rsidR="003343B3">
          <w:rPr>
            <w:noProof/>
            <w:webHidden/>
          </w:rPr>
        </w:r>
        <w:r w:rsidR="003343B3">
          <w:rPr>
            <w:noProof/>
            <w:webHidden/>
          </w:rPr>
          <w:fldChar w:fldCharType="separate"/>
        </w:r>
        <w:r w:rsidR="001A5BD7">
          <w:rPr>
            <w:noProof/>
            <w:webHidden/>
          </w:rPr>
          <w:t>10</w:t>
        </w:r>
        <w:r w:rsidR="003343B3">
          <w:rPr>
            <w:noProof/>
            <w:webHidden/>
          </w:rPr>
          <w:fldChar w:fldCharType="end"/>
        </w:r>
      </w:hyperlink>
    </w:p>
    <w:p w14:paraId="3874F6C4" w14:textId="5EB94FFB" w:rsidR="003343B3" w:rsidRDefault="00B5557A">
      <w:pPr>
        <w:pStyle w:val="Verzeichnis1"/>
        <w:rPr>
          <w:rFonts w:asciiTheme="minorHAnsi" w:eastAsiaTheme="minorEastAsia" w:hAnsiTheme="minorHAnsi" w:cstheme="minorBidi"/>
          <w:b w:val="0"/>
          <w:bCs w:val="0"/>
          <w:noProof/>
          <w:sz w:val="22"/>
          <w:szCs w:val="22"/>
        </w:rPr>
      </w:pPr>
      <w:hyperlink w:anchor="_Toc515437493" w:history="1">
        <w:r w:rsidR="003343B3" w:rsidRPr="00AA12EC">
          <w:rPr>
            <w:rStyle w:val="Hyperlink"/>
            <w:noProof/>
          </w:rPr>
          <w:t>2</w:t>
        </w:r>
        <w:r w:rsidR="003343B3">
          <w:rPr>
            <w:rFonts w:asciiTheme="minorHAnsi" w:eastAsiaTheme="minorEastAsia" w:hAnsiTheme="minorHAnsi" w:cstheme="minorBidi"/>
            <w:b w:val="0"/>
            <w:bCs w:val="0"/>
            <w:noProof/>
            <w:sz w:val="22"/>
            <w:szCs w:val="22"/>
          </w:rPr>
          <w:tab/>
        </w:r>
        <w:r w:rsidR="003343B3" w:rsidRPr="00AA12EC">
          <w:rPr>
            <w:rStyle w:val="Hyperlink"/>
            <w:noProof/>
          </w:rPr>
          <w:t>Grundlagen</w:t>
        </w:r>
        <w:r w:rsidR="003343B3">
          <w:rPr>
            <w:noProof/>
            <w:webHidden/>
          </w:rPr>
          <w:tab/>
        </w:r>
        <w:r w:rsidR="003343B3">
          <w:rPr>
            <w:noProof/>
            <w:webHidden/>
          </w:rPr>
          <w:fldChar w:fldCharType="begin"/>
        </w:r>
        <w:r w:rsidR="003343B3">
          <w:rPr>
            <w:noProof/>
            <w:webHidden/>
          </w:rPr>
          <w:instrText xml:space="preserve"> PAGEREF _Toc515437493 \h </w:instrText>
        </w:r>
        <w:r w:rsidR="003343B3">
          <w:rPr>
            <w:noProof/>
            <w:webHidden/>
          </w:rPr>
        </w:r>
        <w:r w:rsidR="003343B3">
          <w:rPr>
            <w:noProof/>
            <w:webHidden/>
          </w:rPr>
          <w:fldChar w:fldCharType="separate"/>
        </w:r>
        <w:r w:rsidR="001A5BD7">
          <w:rPr>
            <w:noProof/>
            <w:webHidden/>
          </w:rPr>
          <w:t>12</w:t>
        </w:r>
        <w:r w:rsidR="003343B3">
          <w:rPr>
            <w:noProof/>
            <w:webHidden/>
          </w:rPr>
          <w:fldChar w:fldCharType="end"/>
        </w:r>
      </w:hyperlink>
    </w:p>
    <w:p w14:paraId="7A2B8F2C" w14:textId="1E4E66C5" w:rsidR="003343B3" w:rsidRDefault="00B5557A">
      <w:pPr>
        <w:pStyle w:val="Verzeichnis2"/>
        <w:rPr>
          <w:rFonts w:asciiTheme="minorHAnsi" w:eastAsiaTheme="minorEastAsia" w:hAnsiTheme="minorHAnsi" w:cstheme="minorBidi"/>
          <w:bCs w:val="0"/>
          <w:noProof/>
          <w:sz w:val="22"/>
          <w:szCs w:val="22"/>
        </w:rPr>
      </w:pPr>
      <w:hyperlink w:anchor="_Toc515437494" w:history="1">
        <w:r w:rsidR="003343B3" w:rsidRPr="00AA12EC">
          <w:rPr>
            <w:rStyle w:val="Hyperlink"/>
            <w:noProof/>
          </w:rPr>
          <w:t>2.1</w:t>
        </w:r>
        <w:r w:rsidR="003343B3">
          <w:rPr>
            <w:rFonts w:asciiTheme="minorHAnsi" w:eastAsiaTheme="minorEastAsia" w:hAnsiTheme="minorHAnsi" w:cstheme="minorBidi"/>
            <w:bCs w:val="0"/>
            <w:noProof/>
            <w:sz w:val="22"/>
            <w:szCs w:val="22"/>
          </w:rPr>
          <w:tab/>
        </w:r>
        <w:r w:rsidR="003343B3" w:rsidRPr="00AA12EC">
          <w:rPr>
            <w:rStyle w:val="Hyperlink"/>
            <w:noProof/>
          </w:rPr>
          <w:t>Grundlegende Begrifflichkeiten</w:t>
        </w:r>
        <w:r w:rsidR="003343B3">
          <w:rPr>
            <w:noProof/>
            <w:webHidden/>
          </w:rPr>
          <w:tab/>
        </w:r>
        <w:r w:rsidR="003343B3">
          <w:rPr>
            <w:noProof/>
            <w:webHidden/>
          </w:rPr>
          <w:fldChar w:fldCharType="begin"/>
        </w:r>
        <w:r w:rsidR="003343B3">
          <w:rPr>
            <w:noProof/>
            <w:webHidden/>
          </w:rPr>
          <w:instrText xml:space="preserve"> PAGEREF _Toc515437494 \h </w:instrText>
        </w:r>
        <w:r w:rsidR="003343B3">
          <w:rPr>
            <w:noProof/>
            <w:webHidden/>
          </w:rPr>
        </w:r>
        <w:r w:rsidR="003343B3">
          <w:rPr>
            <w:noProof/>
            <w:webHidden/>
          </w:rPr>
          <w:fldChar w:fldCharType="separate"/>
        </w:r>
        <w:r w:rsidR="001A5BD7">
          <w:rPr>
            <w:noProof/>
            <w:webHidden/>
          </w:rPr>
          <w:t>12</w:t>
        </w:r>
        <w:r w:rsidR="003343B3">
          <w:rPr>
            <w:noProof/>
            <w:webHidden/>
          </w:rPr>
          <w:fldChar w:fldCharType="end"/>
        </w:r>
      </w:hyperlink>
    </w:p>
    <w:p w14:paraId="7420803F" w14:textId="07EA7DD0" w:rsidR="003343B3" w:rsidRDefault="00B5557A">
      <w:pPr>
        <w:pStyle w:val="Verzeichnis2"/>
        <w:rPr>
          <w:rFonts w:asciiTheme="minorHAnsi" w:eastAsiaTheme="minorEastAsia" w:hAnsiTheme="minorHAnsi" w:cstheme="minorBidi"/>
          <w:bCs w:val="0"/>
          <w:noProof/>
          <w:sz w:val="22"/>
          <w:szCs w:val="22"/>
        </w:rPr>
      </w:pPr>
      <w:hyperlink w:anchor="_Toc515437495" w:history="1">
        <w:r w:rsidR="003343B3" w:rsidRPr="00AA12EC">
          <w:rPr>
            <w:rStyle w:val="Hyperlink"/>
            <w:noProof/>
          </w:rPr>
          <w:t>2.2</w:t>
        </w:r>
        <w:r w:rsidR="003343B3">
          <w:rPr>
            <w:rFonts w:asciiTheme="minorHAnsi" w:eastAsiaTheme="minorEastAsia" w:hAnsiTheme="minorHAnsi" w:cstheme="minorBidi"/>
            <w:bCs w:val="0"/>
            <w:noProof/>
            <w:sz w:val="22"/>
            <w:szCs w:val="22"/>
          </w:rPr>
          <w:tab/>
        </w:r>
        <w:r w:rsidR="003343B3" w:rsidRPr="00AA12EC">
          <w:rPr>
            <w:rStyle w:val="Hyperlink"/>
            <w:noProof/>
          </w:rPr>
          <w:t>Grundlegende Netzwerktopologien</w:t>
        </w:r>
        <w:r w:rsidR="003343B3">
          <w:rPr>
            <w:noProof/>
            <w:webHidden/>
          </w:rPr>
          <w:tab/>
        </w:r>
        <w:r w:rsidR="003343B3">
          <w:rPr>
            <w:noProof/>
            <w:webHidden/>
          </w:rPr>
          <w:fldChar w:fldCharType="begin"/>
        </w:r>
        <w:r w:rsidR="003343B3">
          <w:rPr>
            <w:noProof/>
            <w:webHidden/>
          </w:rPr>
          <w:instrText xml:space="preserve"> PAGEREF _Toc515437495 \h </w:instrText>
        </w:r>
        <w:r w:rsidR="003343B3">
          <w:rPr>
            <w:noProof/>
            <w:webHidden/>
          </w:rPr>
        </w:r>
        <w:r w:rsidR="003343B3">
          <w:rPr>
            <w:noProof/>
            <w:webHidden/>
          </w:rPr>
          <w:fldChar w:fldCharType="separate"/>
        </w:r>
        <w:r w:rsidR="001A5BD7">
          <w:rPr>
            <w:noProof/>
            <w:webHidden/>
          </w:rPr>
          <w:t>13</w:t>
        </w:r>
        <w:r w:rsidR="003343B3">
          <w:rPr>
            <w:noProof/>
            <w:webHidden/>
          </w:rPr>
          <w:fldChar w:fldCharType="end"/>
        </w:r>
      </w:hyperlink>
    </w:p>
    <w:p w14:paraId="1DE4D511" w14:textId="17A2809B" w:rsidR="003343B3" w:rsidRDefault="00B5557A">
      <w:pPr>
        <w:pStyle w:val="Verzeichnis3"/>
        <w:rPr>
          <w:rFonts w:asciiTheme="minorHAnsi" w:eastAsiaTheme="minorEastAsia" w:hAnsiTheme="minorHAnsi" w:cstheme="minorBidi"/>
          <w:sz w:val="22"/>
          <w:szCs w:val="22"/>
        </w:rPr>
      </w:pPr>
      <w:hyperlink w:anchor="_Toc515437496" w:history="1">
        <w:r w:rsidR="003343B3" w:rsidRPr="00AA12EC">
          <w:rPr>
            <w:rStyle w:val="Hyperlink"/>
          </w:rPr>
          <w:t>2.2.1</w:t>
        </w:r>
        <w:r w:rsidR="003343B3">
          <w:rPr>
            <w:rFonts w:asciiTheme="minorHAnsi" w:eastAsiaTheme="minorEastAsia" w:hAnsiTheme="minorHAnsi" w:cstheme="minorBidi"/>
            <w:sz w:val="22"/>
            <w:szCs w:val="22"/>
          </w:rPr>
          <w:tab/>
        </w:r>
        <w:r w:rsidR="003343B3" w:rsidRPr="00AA12EC">
          <w:rPr>
            <w:rStyle w:val="Hyperlink"/>
          </w:rPr>
          <w:t>Kennwerte einer Netzwerktopologie</w:t>
        </w:r>
        <w:r w:rsidR="003343B3">
          <w:rPr>
            <w:webHidden/>
          </w:rPr>
          <w:tab/>
        </w:r>
        <w:r w:rsidR="003343B3">
          <w:rPr>
            <w:webHidden/>
          </w:rPr>
          <w:fldChar w:fldCharType="begin"/>
        </w:r>
        <w:r w:rsidR="003343B3">
          <w:rPr>
            <w:webHidden/>
          </w:rPr>
          <w:instrText xml:space="preserve"> PAGEREF _Toc515437496 \h </w:instrText>
        </w:r>
        <w:r w:rsidR="003343B3">
          <w:rPr>
            <w:webHidden/>
          </w:rPr>
        </w:r>
        <w:r w:rsidR="003343B3">
          <w:rPr>
            <w:webHidden/>
          </w:rPr>
          <w:fldChar w:fldCharType="separate"/>
        </w:r>
        <w:r w:rsidR="001A5BD7">
          <w:rPr>
            <w:webHidden/>
          </w:rPr>
          <w:t>14</w:t>
        </w:r>
        <w:r w:rsidR="003343B3">
          <w:rPr>
            <w:webHidden/>
          </w:rPr>
          <w:fldChar w:fldCharType="end"/>
        </w:r>
      </w:hyperlink>
    </w:p>
    <w:p w14:paraId="6ECEC178" w14:textId="56314A86" w:rsidR="003343B3" w:rsidRDefault="00B5557A">
      <w:pPr>
        <w:pStyle w:val="Verzeichnis3"/>
        <w:rPr>
          <w:rFonts w:asciiTheme="minorHAnsi" w:eastAsiaTheme="minorEastAsia" w:hAnsiTheme="minorHAnsi" w:cstheme="minorBidi"/>
          <w:sz w:val="22"/>
          <w:szCs w:val="22"/>
        </w:rPr>
      </w:pPr>
      <w:hyperlink w:anchor="_Toc515437497" w:history="1">
        <w:r w:rsidR="003343B3" w:rsidRPr="00AA12EC">
          <w:rPr>
            <w:rStyle w:val="Hyperlink"/>
          </w:rPr>
          <w:t>2.2.2</w:t>
        </w:r>
        <w:r w:rsidR="003343B3">
          <w:rPr>
            <w:rFonts w:asciiTheme="minorHAnsi" w:eastAsiaTheme="minorEastAsia" w:hAnsiTheme="minorHAnsi" w:cstheme="minorBidi"/>
            <w:sz w:val="22"/>
            <w:szCs w:val="22"/>
          </w:rPr>
          <w:tab/>
        </w:r>
        <w:r w:rsidR="003343B3" w:rsidRPr="00AA12EC">
          <w:rPr>
            <w:rStyle w:val="Hyperlink"/>
          </w:rPr>
          <w:t>Linien-Topologie</w:t>
        </w:r>
        <w:r w:rsidR="003343B3">
          <w:rPr>
            <w:webHidden/>
          </w:rPr>
          <w:tab/>
        </w:r>
        <w:r w:rsidR="003343B3">
          <w:rPr>
            <w:webHidden/>
          </w:rPr>
          <w:fldChar w:fldCharType="begin"/>
        </w:r>
        <w:r w:rsidR="003343B3">
          <w:rPr>
            <w:webHidden/>
          </w:rPr>
          <w:instrText xml:space="preserve"> PAGEREF _Toc515437497 \h </w:instrText>
        </w:r>
        <w:r w:rsidR="003343B3">
          <w:rPr>
            <w:webHidden/>
          </w:rPr>
        </w:r>
        <w:r w:rsidR="003343B3">
          <w:rPr>
            <w:webHidden/>
          </w:rPr>
          <w:fldChar w:fldCharType="separate"/>
        </w:r>
        <w:r w:rsidR="001A5BD7">
          <w:rPr>
            <w:webHidden/>
          </w:rPr>
          <w:t>15</w:t>
        </w:r>
        <w:r w:rsidR="003343B3">
          <w:rPr>
            <w:webHidden/>
          </w:rPr>
          <w:fldChar w:fldCharType="end"/>
        </w:r>
      </w:hyperlink>
    </w:p>
    <w:p w14:paraId="0CE0FFB3" w14:textId="2052E965" w:rsidR="003343B3" w:rsidRDefault="00B5557A">
      <w:pPr>
        <w:pStyle w:val="Verzeichnis3"/>
        <w:rPr>
          <w:rFonts w:asciiTheme="minorHAnsi" w:eastAsiaTheme="minorEastAsia" w:hAnsiTheme="minorHAnsi" w:cstheme="minorBidi"/>
          <w:sz w:val="22"/>
          <w:szCs w:val="22"/>
        </w:rPr>
      </w:pPr>
      <w:hyperlink w:anchor="_Toc515437498" w:history="1">
        <w:r w:rsidR="003343B3" w:rsidRPr="00AA12EC">
          <w:rPr>
            <w:rStyle w:val="Hyperlink"/>
          </w:rPr>
          <w:t>2.2.3</w:t>
        </w:r>
        <w:r w:rsidR="003343B3">
          <w:rPr>
            <w:rFonts w:asciiTheme="minorHAnsi" w:eastAsiaTheme="minorEastAsia" w:hAnsiTheme="minorHAnsi" w:cstheme="minorBidi"/>
            <w:sz w:val="22"/>
            <w:szCs w:val="22"/>
          </w:rPr>
          <w:tab/>
        </w:r>
        <w:r w:rsidR="003343B3" w:rsidRPr="00AA12EC">
          <w:rPr>
            <w:rStyle w:val="Hyperlink"/>
          </w:rPr>
          <w:t>Ring-Topologie</w:t>
        </w:r>
        <w:r w:rsidR="003343B3">
          <w:rPr>
            <w:webHidden/>
          </w:rPr>
          <w:tab/>
        </w:r>
        <w:r w:rsidR="003343B3">
          <w:rPr>
            <w:webHidden/>
          </w:rPr>
          <w:fldChar w:fldCharType="begin"/>
        </w:r>
        <w:r w:rsidR="003343B3">
          <w:rPr>
            <w:webHidden/>
          </w:rPr>
          <w:instrText xml:space="preserve"> PAGEREF _Toc515437498 \h </w:instrText>
        </w:r>
        <w:r w:rsidR="003343B3">
          <w:rPr>
            <w:webHidden/>
          </w:rPr>
        </w:r>
        <w:r w:rsidR="003343B3">
          <w:rPr>
            <w:webHidden/>
          </w:rPr>
          <w:fldChar w:fldCharType="separate"/>
        </w:r>
        <w:r w:rsidR="001A5BD7">
          <w:rPr>
            <w:webHidden/>
          </w:rPr>
          <w:t>16</w:t>
        </w:r>
        <w:r w:rsidR="003343B3">
          <w:rPr>
            <w:webHidden/>
          </w:rPr>
          <w:fldChar w:fldCharType="end"/>
        </w:r>
      </w:hyperlink>
    </w:p>
    <w:p w14:paraId="2EBE271B" w14:textId="0700308B" w:rsidR="003343B3" w:rsidRDefault="00B5557A">
      <w:pPr>
        <w:pStyle w:val="Verzeichnis3"/>
        <w:rPr>
          <w:rFonts w:asciiTheme="minorHAnsi" w:eastAsiaTheme="minorEastAsia" w:hAnsiTheme="minorHAnsi" w:cstheme="minorBidi"/>
          <w:sz w:val="22"/>
          <w:szCs w:val="22"/>
        </w:rPr>
      </w:pPr>
      <w:hyperlink w:anchor="_Toc515437499" w:history="1">
        <w:r w:rsidR="003343B3" w:rsidRPr="00AA12EC">
          <w:rPr>
            <w:rStyle w:val="Hyperlink"/>
          </w:rPr>
          <w:t>2.2.4</w:t>
        </w:r>
        <w:r w:rsidR="003343B3">
          <w:rPr>
            <w:rFonts w:asciiTheme="minorHAnsi" w:eastAsiaTheme="minorEastAsia" w:hAnsiTheme="minorHAnsi" w:cstheme="minorBidi"/>
            <w:sz w:val="22"/>
            <w:szCs w:val="22"/>
          </w:rPr>
          <w:tab/>
        </w:r>
        <w:r w:rsidR="003343B3" w:rsidRPr="00AA12EC">
          <w:rPr>
            <w:rStyle w:val="Hyperlink"/>
          </w:rPr>
          <w:t>Stern-Topologie</w:t>
        </w:r>
        <w:r w:rsidR="003343B3">
          <w:rPr>
            <w:webHidden/>
          </w:rPr>
          <w:tab/>
        </w:r>
        <w:r w:rsidR="003343B3">
          <w:rPr>
            <w:webHidden/>
          </w:rPr>
          <w:fldChar w:fldCharType="begin"/>
        </w:r>
        <w:r w:rsidR="003343B3">
          <w:rPr>
            <w:webHidden/>
          </w:rPr>
          <w:instrText xml:space="preserve"> PAGEREF _Toc515437499 \h </w:instrText>
        </w:r>
        <w:r w:rsidR="003343B3">
          <w:rPr>
            <w:webHidden/>
          </w:rPr>
        </w:r>
        <w:r w:rsidR="003343B3">
          <w:rPr>
            <w:webHidden/>
          </w:rPr>
          <w:fldChar w:fldCharType="separate"/>
        </w:r>
        <w:r w:rsidR="001A5BD7">
          <w:rPr>
            <w:webHidden/>
          </w:rPr>
          <w:t>16</w:t>
        </w:r>
        <w:r w:rsidR="003343B3">
          <w:rPr>
            <w:webHidden/>
          </w:rPr>
          <w:fldChar w:fldCharType="end"/>
        </w:r>
      </w:hyperlink>
    </w:p>
    <w:p w14:paraId="4FEF0FAC" w14:textId="62B8005C" w:rsidR="003343B3" w:rsidRDefault="00B5557A">
      <w:pPr>
        <w:pStyle w:val="Verzeichnis3"/>
        <w:rPr>
          <w:rFonts w:asciiTheme="minorHAnsi" w:eastAsiaTheme="minorEastAsia" w:hAnsiTheme="minorHAnsi" w:cstheme="minorBidi"/>
          <w:sz w:val="22"/>
          <w:szCs w:val="22"/>
        </w:rPr>
      </w:pPr>
      <w:hyperlink w:anchor="_Toc515437500" w:history="1">
        <w:r w:rsidR="003343B3" w:rsidRPr="00AA12EC">
          <w:rPr>
            <w:rStyle w:val="Hyperlink"/>
          </w:rPr>
          <w:t>2.2.5</w:t>
        </w:r>
        <w:r w:rsidR="003343B3">
          <w:rPr>
            <w:rFonts w:asciiTheme="minorHAnsi" w:eastAsiaTheme="minorEastAsia" w:hAnsiTheme="minorHAnsi" w:cstheme="minorBidi"/>
            <w:sz w:val="22"/>
            <w:szCs w:val="22"/>
          </w:rPr>
          <w:tab/>
        </w:r>
        <w:r w:rsidR="003343B3" w:rsidRPr="00AA12EC">
          <w:rPr>
            <w:rStyle w:val="Hyperlink"/>
          </w:rPr>
          <w:t>Baum-Topologie</w:t>
        </w:r>
        <w:r w:rsidR="003343B3">
          <w:rPr>
            <w:webHidden/>
          </w:rPr>
          <w:tab/>
        </w:r>
        <w:r w:rsidR="003343B3">
          <w:rPr>
            <w:webHidden/>
          </w:rPr>
          <w:fldChar w:fldCharType="begin"/>
        </w:r>
        <w:r w:rsidR="003343B3">
          <w:rPr>
            <w:webHidden/>
          </w:rPr>
          <w:instrText xml:space="preserve"> PAGEREF _Toc515437500 \h </w:instrText>
        </w:r>
        <w:r w:rsidR="003343B3">
          <w:rPr>
            <w:webHidden/>
          </w:rPr>
        </w:r>
        <w:r w:rsidR="003343B3">
          <w:rPr>
            <w:webHidden/>
          </w:rPr>
          <w:fldChar w:fldCharType="separate"/>
        </w:r>
        <w:r w:rsidR="001A5BD7">
          <w:rPr>
            <w:webHidden/>
          </w:rPr>
          <w:t>17</w:t>
        </w:r>
        <w:r w:rsidR="003343B3">
          <w:rPr>
            <w:webHidden/>
          </w:rPr>
          <w:fldChar w:fldCharType="end"/>
        </w:r>
      </w:hyperlink>
    </w:p>
    <w:p w14:paraId="213923A9" w14:textId="464DC665" w:rsidR="003343B3" w:rsidRDefault="00B5557A">
      <w:pPr>
        <w:pStyle w:val="Verzeichnis3"/>
        <w:rPr>
          <w:rFonts w:asciiTheme="minorHAnsi" w:eastAsiaTheme="minorEastAsia" w:hAnsiTheme="minorHAnsi" w:cstheme="minorBidi"/>
          <w:sz w:val="22"/>
          <w:szCs w:val="22"/>
        </w:rPr>
      </w:pPr>
      <w:hyperlink w:anchor="_Toc515437501" w:history="1">
        <w:r w:rsidR="003343B3" w:rsidRPr="00AA12EC">
          <w:rPr>
            <w:rStyle w:val="Hyperlink"/>
          </w:rPr>
          <w:t>2.2.6</w:t>
        </w:r>
        <w:r w:rsidR="003343B3">
          <w:rPr>
            <w:rFonts w:asciiTheme="minorHAnsi" w:eastAsiaTheme="minorEastAsia" w:hAnsiTheme="minorHAnsi" w:cstheme="minorBidi"/>
            <w:sz w:val="22"/>
            <w:szCs w:val="22"/>
          </w:rPr>
          <w:tab/>
        </w:r>
        <w:r w:rsidR="003343B3" w:rsidRPr="00AA12EC">
          <w:rPr>
            <w:rStyle w:val="Hyperlink"/>
          </w:rPr>
          <w:t>Vermaschtes Netz</w:t>
        </w:r>
        <w:r w:rsidR="003343B3">
          <w:rPr>
            <w:webHidden/>
          </w:rPr>
          <w:tab/>
        </w:r>
        <w:r w:rsidR="003343B3">
          <w:rPr>
            <w:webHidden/>
          </w:rPr>
          <w:fldChar w:fldCharType="begin"/>
        </w:r>
        <w:r w:rsidR="003343B3">
          <w:rPr>
            <w:webHidden/>
          </w:rPr>
          <w:instrText xml:space="preserve"> PAGEREF _Toc515437501 \h </w:instrText>
        </w:r>
        <w:r w:rsidR="003343B3">
          <w:rPr>
            <w:webHidden/>
          </w:rPr>
        </w:r>
        <w:r w:rsidR="003343B3">
          <w:rPr>
            <w:webHidden/>
          </w:rPr>
          <w:fldChar w:fldCharType="separate"/>
        </w:r>
        <w:r w:rsidR="001A5BD7">
          <w:rPr>
            <w:webHidden/>
          </w:rPr>
          <w:t>18</w:t>
        </w:r>
        <w:r w:rsidR="003343B3">
          <w:rPr>
            <w:webHidden/>
          </w:rPr>
          <w:fldChar w:fldCharType="end"/>
        </w:r>
      </w:hyperlink>
    </w:p>
    <w:p w14:paraId="2819CCA2" w14:textId="7387D9DC" w:rsidR="003343B3" w:rsidRDefault="00B5557A">
      <w:pPr>
        <w:pStyle w:val="Verzeichnis2"/>
        <w:rPr>
          <w:rFonts w:asciiTheme="minorHAnsi" w:eastAsiaTheme="minorEastAsia" w:hAnsiTheme="minorHAnsi" w:cstheme="minorBidi"/>
          <w:bCs w:val="0"/>
          <w:noProof/>
          <w:sz w:val="22"/>
          <w:szCs w:val="22"/>
        </w:rPr>
      </w:pPr>
      <w:hyperlink w:anchor="_Toc515437502" w:history="1">
        <w:r w:rsidR="003343B3" w:rsidRPr="00AA12EC">
          <w:rPr>
            <w:rStyle w:val="Hyperlink"/>
            <w:noProof/>
          </w:rPr>
          <w:t>2.3</w:t>
        </w:r>
        <w:r w:rsidR="003343B3">
          <w:rPr>
            <w:rFonts w:asciiTheme="minorHAnsi" w:eastAsiaTheme="minorEastAsia" w:hAnsiTheme="minorHAnsi" w:cstheme="minorBidi"/>
            <w:bCs w:val="0"/>
            <w:noProof/>
            <w:sz w:val="22"/>
            <w:szCs w:val="22"/>
          </w:rPr>
          <w:tab/>
        </w:r>
        <w:r w:rsidR="003343B3" w:rsidRPr="00AA12EC">
          <w:rPr>
            <w:rStyle w:val="Hyperlink"/>
            <w:noProof/>
          </w:rPr>
          <w:t>Netzwerke-Protokolle</w:t>
        </w:r>
        <w:r w:rsidR="003343B3">
          <w:rPr>
            <w:noProof/>
            <w:webHidden/>
          </w:rPr>
          <w:tab/>
        </w:r>
        <w:r w:rsidR="003343B3">
          <w:rPr>
            <w:noProof/>
            <w:webHidden/>
          </w:rPr>
          <w:fldChar w:fldCharType="begin"/>
        </w:r>
        <w:r w:rsidR="003343B3">
          <w:rPr>
            <w:noProof/>
            <w:webHidden/>
          </w:rPr>
          <w:instrText xml:space="preserve"> PAGEREF _Toc515437502 \h </w:instrText>
        </w:r>
        <w:r w:rsidR="003343B3">
          <w:rPr>
            <w:noProof/>
            <w:webHidden/>
          </w:rPr>
        </w:r>
        <w:r w:rsidR="003343B3">
          <w:rPr>
            <w:noProof/>
            <w:webHidden/>
          </w:rPr>
          <w:fldChar w:fldCharType="separate"/>
        </w:r>
        <w:r w:rsidR="001A5BD7">
          <w:rPr>
            <w:noProof/>
            <w:webHidden/>
          </w:rPr>
          <w:t>19</w:t>
        </w:r>
        <w:r w:rsidR="003343B3">
          <w:rPr>
            <w:noProof/>
            <w:webHidden/>
          </w:rPr>
          <w:fldChar w:fldCharType="end"/>
        </w:r>
      </w:hyperlink>
    </w:p>
    <w:p w14:paraId="00CC2C36" w14:textId="353C78C1" w:rsidR="003343B3" w:rsidRDefault="00B5557A">
      <w:pPr>
        <w:pStyle w:val="Verzeichnis3"/>
        <w:rPr>
          <w:rFonts w:asciiTheme="minorHAnsi" w:eastAsiaTheme="minorEastAsia" w:hAnsiTheme="minorHAnsi" w:cstheme="minorBidi"/>
          <w:sz w:val="22"/>
          <w:szCs w:val="22"/>
        </w:rPr>
      </w:pPr>
      <w:hyperlink w:anchor="_Toc515437503" w:history="1">
        <w:r w:rsidR="003343B3" w:rsidRPr="00AA12EC">
          <w:rPr>
            <w:rStyle w:val="Hyperlink"/>
          </w:rPr>
          <w:t>2.3.1</w:t>
        </w:r>
        <w:r w:rsidR="003343B3">
          <w:rPr>
            <w:rFonts w:asciiTheme="minorHAnsi" w:eastAsiaTheme="minorEastAsia" w:hAnsiTheme="minorHAnsi" w:cstheme="minorBidi"/>
            <w:sz w:val="22"/>
            <w:szCs w:val="22"/>
          </w:rPr>
          <w:tab/>
        </w:r>
        <w:r w:rsidR="003343B3" w:rsidRPr="00AA12EC">
          <w:rPr>
            <w:rStyle w:val="Hyperlink"/>
          </w:rPr>
          <w:t>PROFIBUS</w:t>
        </w:r>
        <w:r w:rsidR="003343B3">
          <w:rPr>
            <w:webHidden/>
          </w:rPr>
          <w:tab/>
        </w:r>
        <w:r w:rsidR="003343B3">
          <w:rPr>
            <w:webHidden/>
          </w:rPr>
          <w:fldChar w:fldCharType="begin"/>
        </w:r>
        <w:r w:rsidR="003343B3">
          <w:rPr>
            <w:webHidden/>
          </w:rPr>
          <w:instrText xml:space="preserve"> PAGEREF _Toc515437503 \h </w:instrText>
        </w:r>
        <w:r w:rsidR="003343B3">
          <w:rPr>
            <w:webHidden/>
          </w:rPr>
        </w:r>
        <w:r w:rsidR="003343B3">
          <w:rPr>
            <w:webHidden/>
          </w:rPr>
          <w:fldChar w:fldCharType="separate"/>
        </w:r>
        <w:r w:rsidR="001A5BD7">
          <w:rPr>
            <w:webHidden/>
          </w:rPr>
          <w:t>19</w:t>
        </w:r>
        <w:r w:rsidR="003343B3">
          <w:rPr>
            <w:webHidden/>
          </w:rPr>
          <w:fldChar w:fldCharType="end"/>
        </w:r>
      </w:hyperlink>
    </w:p>
    <w:p w14:paraId="33C8C06D" w14:textId="25D94960" w:rsidR="003343B3" w:rsidRDefault="00B5557A">
      <w:pPr>
        <w:pStyle w:val="Verzeichnis3"/>
        <w:rPr>
          <w:rFonts w:asciiTheme="minorHAnsi" w:eastAsiaTheme="minorEastAsia" w:hAnsiTheme="minorHAnsi" w:cstheme="minorBidi"/>
          <w:sz w:val="22"/>
          <w:szCs w:val="22"/>
        </w:rPr>
      </w:pPr>
      <w:hyperlink w:anchor="_Toc515437504" w:history="1">
        <w:r w:rsidR="003343B3" w:rsidRPr="00AA12EC">
          <w:rPr>
            <w:rStyle w:val="Hyperlink"/>
          </w:rPr>
          <w:t>2.3.2</w:t>
        </w:r>
        <w:r w:rsidR="003343B3">
          <w:rPr>
            <w:rFonts w:asciiTheme="minorHAnsi" w:eastAsiaTheme="minorEastAsia" w:hAnsiTheme="minorHAnsi" w:cstheme="minorBidi"/>
            <w:sz w:val="22"/>
            <w:szCs w:val="22"/>
          </w:rPr>
          <w:tab/>
        </w:r>
        <w:r w:rsidR="003343B3" w:rsidRPr="00AA12EC">
          <w:rPr>
            <w:rStyle w:val="Hyperlink"/>
          </w:rPr>
          <w:t>PROFINET- IRT</w:t>
        </w:r>
        <w:r w:rsidR="003343B3">
          <w:rPr>
            <w:webHidden/>
          </w:rPr>
          <w:tab/>
        </w:r>
        <w:r w:rsidR="003343B3">
          <w:rPr>
            <w:webHidden/>
          </w:rPr>
          <w:fldChar w:fldCharType="begin"/>
        </w:r>
        <w:r w:rsidR="003343B3">
          <w:rPr>
            <w:webHidden/>
          </w:rPr>
          <w:instrText xml:space="preserve"> PAGEREF _Toc515437504 \h </w:instrText>
        </w:r>
        <w:r w:rsidR="003343B3">
          <w:rPr>
            <w:webHidden/>
          </w:rPr>
        </w:r>
        <w:r w:rsidR="003343B3">
          <w:rPr>
            <w:webHidden/>
          </w:rPr>
          <w:fldChar w:fldCharType="separate"/>
        </w:r>
        <w:r w:rsidR="001A5BD7">
          <w:rPr>
            <w:webHidden/>
          </w:rPr>
          <w:t>20</w:t>
        </w:r>
        <w:r w:rsidR="003343B3">
          <w:rPr>
            <w:webHidden/>
          </w:rPr>
          <w:fldChar w:fldCharType="end"/>
        </w:r>
      </w:hyperlink>
    </w:p>
    <w:p w14:paraId="378AE0E7" w14:textId="14E24448" w:rsidR="003343B3" w:rsidRDefault="00B5557A">
      <w:pPr>
        <w:pStyle w:val="Verzeichnis1"/>
        <w:rPr>
          <w:rFonts w:asciiTheme="minorHAnsi" w:eastAsiaTheme="minorEastAsia" w:hAnsiTheme="minorHAnsi" w:cstheme="minorBidi"/>
          <w:b w:val="0"/>
          <w:bCs w:val="0"/>
          <w:noProof/>
          <w:sz w:val="22"/>
          <w:szCs w:val="22"/>
        </w:rPr>
      </w:pPr>
      <w:hyperlink w:anchor="_Toc515437505" w:history="1">
        <w:r w:rsidR="003343B3" w:rsidRPr="00AA12EC">
          <w:rPr>
            <w:rStyle w:val="Hyperlink"/>
            <w:noProof/>
          </w:rPr>
          <w:t>3</w:t>
        </w:r>
        <w:r w:rsidR="003343B3">
          <w:rPr>
            <w:rFonts w:asciiTheme="minorHAnsi" w:eastAsiaTheme="minorEastAsia" w:hAnsiTheme="minorHAnsi" w:cstheme="minorBidi"/>
            <w:b w:val="0"/>
            <w:bCs w:val="0"/>
            <w:noProof/>
            <w:sz w:val="22"/>
            <w:szCs w:val="22"/>
          </w:rPr>
          <w:tab/>
        </w:r>
        <w:r w:rsidR="003343B3" w:rsidRPr="00AA12EC">
          <w:rPr>
            <w:rStyle w:val="Hyperlink"/>
            <w:noProof/>
          </w:rPr>
          <w:t>Ausgangssituation (Istzustand)</w:t>
        </w:r>
        <w:r w:rsidR="003343B3">
          <w:rPr>
            <w:noProof/>
            <w:webHidden/>
          </w:rPr>
          <w:tab/>
        </w:r>
        <w:r w:rsidR="003343B3">
          <w:rPr>
            <w:noProof/>
            <w:webHidden/>
          </w:rPr>
          <w:fldChar w:fldCharType="begin"/>
        </w:r>
        <w:r w:rsidR="003343B3">
          <w:rPr>
            <w:noProof/>
            <w:webHidden/>
          </w:rPr>
          <w:instrText xml:space="preserve"> PAGEREF _Toc515437505 \h </w:instrText>
        </w:r>
        <w:r w:rsidR="003343B3">
          <w:rPr>
            <w:noProof/>
            <w:webHidden/>
          </w:rPr>
        </w:r>
        <w:r w:rsidR="003343B3">
          <w:rPr>
            <w:noProof/>
            <w:webHidden/>
          </w:rPr>
          <w:fldChar w:fldCharType="separate"/>
        </w:r>
        <w:r w:rsidR="001A5BD7">
          <w:rPr>
            <w:noProof/>
            <w:webHidden/>
          </w:rPr>
          <w:t>21</w:t>
        </w:r>
        <w:r w:rsidR="003343B3">
          <w:rPr>
            <w:noProof/>
            <w:webHidden/>
          </w:rPr>
          <w:fldChar w:fldCharType="end"/>
        </w:r>
      </w:hyperlink>
    </w:p>
    <w:p w14:paraId="65E2D1F3" w14:textId="1DF15BB2" w:rsidR="003343B3" w:rsidRDefault="00B5557A">
      <w:pPr>
        <w:pStyle w:val="Verzeichnis2"/>
        <w:rPr>
          <w:rFonts w:asciiTheme="minorHAnsi" w:eastAsiaTheme="minorEastAsia" w:hAnsiTheme="minorHAnsi" w:cstheme="minorBidi"/>
          <w:bCs w:val="0"/>
          <w:noProof/>
          <w:sz w:val="22"/>
          <w:szCs w:val="22"/>
        </w:rPr>
      </w:pPr>
      <w:hyperlink w:anchor="_Toc515437506" w:history="1">
        <w:r w:rsidR="003343B3" w:rsidRPr="00AA12EC">
          <w:rPr>
            <w:rStyle w:val="Hyperlink"/>
            <w:noProof/>
          </w:rPr>
          <w:t>3.1</w:t>
        </w:r>
        <w:r w:rsidR="003343B3">
          <w:rPr>
            <w:rFonts w:asciiTheme="minorHAnsi" w:eastAsiaTheme="minorEastAsia" w:hAnsiTheme="minorHAnsi" w:cstheme="minorBidi"/>
            <w:bCs w:val="0"/>
            <w:noProof/>
            <w:sz w:val="22"/>
            <w:szCs w:val="22"/>
          </w:rPr>
          <w:tab/>
        </w:r>
        <w:r w:rsidR="003343B3" w:rsidRPr="00AA12EC">
          <w:rPr>
            <w:rStyle w:val="Hyperlink"/>
            <w:noProof/>
          </w:rPr>
          <w:t>Was ist „Communication Studio“?</w:t>
        </w:r>
        <w:r w:rsidR="003343B3">
          <w:rPr>
            <w:noProof/>
            <w:webHidden/>
          </w:rPr>
          <w:tab/>
        </w:r>
        <w:r w:rsidR="003343B3">
          <w:rPr>
            <w:noProof/>
            <w:webHidden/>
          </w:rPr>
          <w:fldChar w:fldCharType="begin"/>
        </w:r>
        <w:r w:rsidR="003343B3">
          <w:rPr>
            <w:noProof/>
            <w:webHidden/>
          </w:rPr>
          <w:instrText xml:space="preserve"> PAGEREF _Toc515437506 \h </w:instrText>
        </w:r>
        <w:r w:rsidR="003343B3">
          <w:rPr>
            <w:noProof/>
            <w:webHidden/>
          </w:rPr>
        </w:r>
        <w:r w:rsidR="003343B3">
          <w:rPr>
            <w:noProof/>
            <w:webHidden/>
          </w:rPr>
          <w:fldChar w:fldCharType="separate"/>
        </w:r>
        <w:r w:rsidR="001A5BD7">
          <w:rPr>
            <w:noProof/>
            <w:webHidden/>
          </w:rPr>
          <w:t>21</w:t>
        </w:r>
        <w:r w:rsidR="003343B3">
          <w:rPr>
            <w:noProof/>
            <w:webHidden/>
          </w:rPr>
          <w:fldChar w:fldCharType="end"/>
        </w:r>
      </w:hyperlink>
    </w:p>
    <w:p w14:paraId="499D3922" w14:textId="6D0C932C" w:rsidR="003343B3" w:rsidRDefault="00B5557A">
      <w:pPr>
        <w:pStyle w:val="Verzeichnis2"/>
        <w:rPr>
          <w:rFonts w:asciiTheme="minorHAnsi" w:eastAsiaTheme="minorEastAsia" w:hAnsiTheme="minorHAnsi" w:cstheme="minorBidi"/>
          <w:bCs w:val="0"/>
          <w:noProof/>
          <w:sz w:val="22"/>
          <w:szCs w:val="22"/>
        </w:rPr>
      </w:pPr>
      <w:hyperlink w:anchor="_Toc515437507" w:history="1">
        <w:r w:rsidR="003343B3" w:rsidRPr="00AA12EC">
          <w:rPr>
            <w:rStyle w:val="Hyperlink"/>
            <w:noProof/>
          </w:rPr>
          <w:t>3.2</w:t>
        </w:r>
        <w:r w:rsidR="003343B3">
          <w:rPr>
            <w:rFonts w:asciiTheme="minorHAnsi" w:eastAsiaTheme="minorEastAsia" w:hAnsiTheme="minorHAnsi" w:cstheme="minorBidi"/>
            <w:bCs w:val="0"/>
            <w:noProof/>
            <w:sz w:val="22"/>
            <w:szCs w:val="22"/>
          </w:rPr>
          <w:tab/>
        </w:r>
        <w:r w:rsidR="003343B3" w:rsidRPr="00AA12EC">
          <w:rPr>
            <w:rStyle w:val="Hyperlink"/>
            <w:noProof/>
          </w:rPr>
          <w:t>Befragungsmethoden</w:t>
        </w:r>
        <w:r w:rsidR="003343B3">
          <w:rPr>
            <w:noProof/>
            <w:webHidden/>
          </w:rPr>
          <w:tab/>
        </w:r>
        <w:r w:rsidR="003343B3">
          <w:rPr>
            <w:noProof/>
            <w:webHidden/>
          </w:rPr>
          <w:fldChar w:fldCharType="begin"/>
        </w:r>
        <w:r w:rsidR="003343B3">
          <w:rPr>
            <w:noProof/>
            <w:webHidden/>
          </w:rPr>
          <w:instrText xml:space="preserve"> PAGEREF _Toc515437507 \h </w:instrText>
        </w:r>
        <w:r w:rsidR="003343B3">
          <w:rPr>
            <w:noProof/>
            <w:webHidden/>
          </w:rPr>
        </w:r>
        <w:r w:rsidR="003343B3">
          <w:rPr>
            <w:noProof/>
            <w:webHidden/>
          </w:rPr>
          <w:fldChar w:fldCharType="separate"/>
        </w:r>
        <w:r w:rsidR="001A5BD7">
          <w:rPr>
            <w:noProof/>
            <w:webHidden/>
          </w:rPr>
          <w:t>22</w:t>
        </w:r>
        <w:r w:rsidR="003343B3">
          <w:rPr>
            <w:noProof/>
            <w:webHidden/>
          </w:rPr>
          <w:fldChar w:fldCharType="end"/>
        </w:r>
      </w:hyperlink>
    </w:p>
    <w:p w14:paraId="2FA5AFBC" w14:textId="6C2EBCF1" w:rsidR="003343B3" w:rsidRDefault="00B5557A">
      <w:pPr>
        <w:pStyle w:val="Verzeichnis2"/>
        <w:rPr>
          <w:rFonts w:asciiTheme="minorHAnsi" w:eastAsiaTheme="minorEastAsia" w:hAnsiTheme="minorHAnsi" w:cstheme="minorBidi"/>
          <w:bCs w:val="0"/>
          <w:noProof/>
          <w:sz w:val="22"/>
          <w:szCs w:val="22"/>
        </w:rPr>
      </w:pPr>
      <w:hyperlink w:anchor="_Toc515437508" w:history="1">
        <w:r w:rsidR="003343B3" w:rsidRPr="00AA12EC">
          <w:rPr>
            <w:rStyle w:val="Hyperlink"/>
            <w:noProof/>
          </w:rPr>
          <w:t>3.3</w:t>
        </w:r>
        <w:r w:rsidR="003343B3">
          <w:rPr>
            <w:rFonts w:asciiTheme="minorHAnsi" w:eastAsiaTheme="minorEastAsia" w:hAnsiTheme="minorHAnsi" w:cstheme="minorBidi"/>
            <w:bCs w:val="0"/>
            <w:noProof/>
            <w:sz w:val="22"/>
            <w:szCs w:val="22"/>
          </w:rPr>
          <w:tab/>
        </w:r>
        <w:r w:rsidR="003343B3" w:rsidRPr="00AA12EC">
          <w:rPr>
            <w:rStyle w:val="Hyperlink"/>
            <w:noProof/>
          </w:rPr>
          <w:t>Auswertung</w:t>
        </w:r>
        <w:r w:rsidR="003343B3">
          <w:rPr>
            <w:noProof/>
            <w:webHidden/>
          </w:rPr>
          <w:tab/>
        </w:r>
        <w:r w:rsidR="003343B3">
          <w:rPr>
            <w:noProof/>
            <w:webHidden/>
          </w:rPr>
          <w:fldChar w:fldCharType="begin"/>
        </w:r>
        <w:r w:rsidR="003343B3">
          <w:rPr>
            <w:noProof/>
            <w:webHidden/>
          </w:rPr>
          <w:instrText xml:space="preserve"> PAGEREF _Toc515437508 \h </w:instrText>
        </w:r>
        <w:r w:rsidR="003343B3">
          <w:rPr>
            <w:noProof/>
            <w:webHidden/>
          </w:rPr>
        </w:r>
        <w:r w:rsidR="003343B3">
          <w:rPr>
            <w:noProof/>
            <w:webHidden/>
          </w:rPr>
          <w:fldChar w:fldCharType="separate"/>
        </w:r>
        <w:r w:rsidR="001A5BD7">
          <w:rPr>
            <w:noProof/>
            <w:webHidden/>
          </w:rPr>
          <w:t>23</w:t>
        </w:r>
        <w:r w:rsidR="003343B3">
          <w:rPr>
            <w:noProof/>
            <w:webHidden/>
          </w:rPr>
          <w:fldChar w:fldCharType="end"/>
        </w:r>
      </w:hyperlink>
    </w:p>
    <w:p w14:paraId="025385BC" w14:textId="7C3CFDE3" w:rsidR="003343B3" w:rsidRDefault="00B5557A">
      <w:pPr>
        <w:pStyle w:val="Verzeichnis1"/>
        <w:rPr>
          <w:rFonts w:asciiTheme="minorHAnsi" w:eastAsiaTheme="minorEastAsia" w:hAnsiTheme="minorHAnsi" w:cstheme="minorBidi"/>
          <w:b w:val="0"/>
          <w:bCs w:val="0"/>
          <w:noProof/>
          <w:sz w:val="22"/>
          <w:szCs w:val="22"/>
        </w:rPr>
      </w:pPr>
      <w:hyperlink w:anchor="_Toc515437509" w:history="1">
        <w:r w:rsidR="003343B3" w:rsidRPr="00AA12EC">
          <w:rPr>
            <w:rStyle w:val="Hyperlink"/>
            <w:noProof/>
          </w:rPr>
          <w:t>4</w:t>
        </w:r>
        <w:r w:rsidR="003343B3">
          <w:rPr>
            <w:rFonts w:asciiTheme="minorHAnsi" w:eastAsiaTheme="minorEastAsia" w:hAnsiTheme="minorHAnsi" w:cstheme="minorBidi"/>
            <w:b w:val="0"/>
            <w:bCs w:val="0"/>
            <w:noProof/>
            <w:sz w:val="22"/>
            <w:szCs w:val="22"/>
          </w:rPr>
          <w:tab/>
        </w:r>
        <w:r w:rsidR="003343B3" w:rsidRPr="00AA12EC">
          <w:rPr>
            <w:rStyle w:val="Hyperlink"/>
            <w:noProof/>
          </w:rPr>
          <w:t>Anforderungsanalyse</w:t>
        </w:r>
        <w:r w:rsidR="003343B3">
          <w:rPr>
            <w:noProof/>
            <w:webHidden/>
          </w:rPr>
          <w:tab/>
        </w:r>
        <w:r w:rsidR="003343B3">
          <w:rPr>
            <w:noProof/>
            <w:webHidden/>
          </w:rPr>
          <w:fldChar w:fldCharType="begin"/>
        </w:r>
        <w:r w:rsidR="003343B3">
          <w:rPr>
            <w:noProof/>
            <w:webHidden/>
          </w:rPr>
          <w:instrText xml:space="preserve"> PAGEREF _Toc515437509 \h </w:instrText>
        </w:r>
        <w:r w:rsidR="003343B3">
          <w:rPr>
            <w:noProof/>
            <w:webHidden/>
          </w:rPr>
        </w:r>
        <w:r w:rsidR="003343B3">
          <w:rPr>
            <w:noProof/>
            <w:webHidden/>
          </w:rPr>
          <w:fldChar w:fldCharType="separate"/>
        </w:r>
        <w:r w:rsidR="001A5BD7">
          <w:rPr>
            <w:noProof/>
            <w:webHidden/>
          </w:rPr>
          <w:t>25</w:t>
        </w:r>
        <w:r w:rsidR="003343B3">
          <w:rPr>
            <w:noProof/>
            <w:webHidden/>
          </w:rPr>
          <w:fldChar w:fldCharType="end"/>
        </w:r>
      </w:hyperlink>
    </w:p>
    <w:p w14:paraId="593E26E2" w14:textId="4C6D2035" w:rsidR="003343B3" w:rsidRDefault="00B5557A">
      <w:pPr>
        <w:pStyle w:val="Verzeichnis2"/>
        <w:rPr>
          <w:rFonts w:asciiTheme="minorHAnsi" w:eastAsiaTheme="minorEastAsia" w:hAnsiTheme="minorHAnsi" w:cstheme="minorBidi"/>
          <w:bCs w:val="0"/>
          <w:noProof/>
          <w:sz w:val="22"/>
          <w:szCs w:val="22"/>
        </w:rPr>
      </w:pPr>
      <w:hyperlink w:anchor="_Toc515437510" w:history="1">
        <w:r w:rsidR="003343B3" w:rsidRPr="00AA12EC">
          <w:rPr>
            <w:rStyle w:val="Hyperlink"/>
            <w:noProof/>
          </w:rPr>
          <w:t>4.1</w:t>
        </w:r>
        <w:r w:rsidR="003343B3">
          <w:rPr>
            <w:rFonts w:asciiTheme="minorHAnsi" w:eastAsiaTheme="minorEastAsia" w:hAnsiTheme="minorHAnsi" w:cstheme="minorBidi"/>
            <w:bCs w:val="0"/>
            <w:noProof/>
            <w:sz w:val="22"/>
            <w:szCs w:val="22"/>
          </w:rPr>
          <w:tab/>
        </w:r>
        <w:r w:rsidR="003343B3" w:rsidRPr="00AA12EC">
          <w:rPr>
            <w:rStyle w:val="Hyperlink"/>
            <w:noProof/>
          </w:rPr>
          <w:t>Funktionale Anforderungen</w:t>
        </w:r>
        <w:r w:rsidR="003343B3">
          <w:rPr>
            <w:noProof/>
            <w:webHidden/>
          </w:rPr>
          <w:tab/>
        </w:r>
        <w:r w:rsidR="003343B3">
          <w:rPr>
            <w:noProof/>
            <w:webHidden/>
          </w:rPr>
          <w:fldChar w:fldCharType="begin"/>
        </w:r>
        <w:r w:rsidR="003343B3">
          <w:rPr>
            <w:noProof/>
            <w:webHidden/>
          </w:rPr>
          <w:instrText xml:space="preserve"> PAGEREF _Toc515437510 \h </w:instrText>
        </w:r>
        <w:r w:rsidR="003343B3">
          <w:rPr>
            <w:noProof/>
            <w:webHidden/>
          </w:rPr>
        </w:r>
        <w:r w:rsidR="003343B3">
          <w:rPr>
            <w:noProof/>
            <w:webHidden/>
          </w:rPr>
          <w:fldChar w:fldCharType="separate"/>
        </w:r>
        <w:r w:rsidR="001A5BD7">
          <w:rPr>
            <w:noProof/>
            <w:webHidden/>
          </w:rPr>
          <w:t>25</w:t>
        </w:r>
        <w:r w:rsidR="003343B3">
          <w:rPr>
            <w:noProof/>
            <w:webHidden/>
          </w:rPr>
          <w:fldChar w:fldCharType="end"/>
        </w:r>
      </w:hyperlink>
    </w:p>
    <w:p w14:paraId="40667EAD" w14:textId="7C8F4C8C" w:rsidR="003343B3" w:rsidRDefault="00B5557A">
      <w:pPr>
        <w:pStyle w:val="Verzeichnis3"/>
        <w:rPr>
          <w:rFonts w:asciiTheme="minorHAnsi" w:eastAsiaTheme="minorEastAsia" w:hAnsiTheme="minorHAnsi" w:cstheme="minorBidi"/>
          <w:sz w:val="22"/>
          <w:szCs w:val="22"/>
        </w:rPr>
      </w:pPr>
      <w:hyperlink w:anchor="_Toc515437511" w:history="1">
        <w:r w:rsidR="003343B3" w:rsidRPr="00AA12EC">
          <w:rPr>
            <w:rStyle w:val="Hyperlink"/>
          </w:rPr>
          <w:t>4.1.1</w:t>
        </w:r>
        <w:r w:rsidR="003343B3">
          <w:rPr>
            <w:rFonts w:asciiTheme="minorHAnsi" w:eastAsiaTheme="minorEastAsia" w:hAnsiTheme="minorHAnsi" w:cstheme="minorBidi"/>
            <w:sz w:val="22"/>
            <w:szCs w:val="22"/>
          </w:rPr>
          <w:tab/>
        </w:r>
        <w:r w:rsidR="003343B3" w:rsidRPr="00AA12EC">
          <w:rPr>
            <w:rStyle w:val="Hyperlink"/>
          </w:rPr>
          <w:t>Muss</w:t>
        </w:r>
        <w:r w:rsidR="003343B3" w:rsidRPr="00AA12EC">
          <w:rPr>
            <w:rStyle w:val="Hyperlink"/>
            <w:i/>
          </w:rPr>
          <w:t>-</w:t>
        </w:r>
        <w:r w:rsidR="003343B3" w:rsidRPr="00AA12EC">
          <w:rPr>
            <w:rStyle w:val="Hyperlink"/>
          </w:rPr>
          <w:t>Kriterien</w:t>
        </w:r>
        <w:r w:rsidR="003343B3">
          <w:rPr>
            <w:webHidden/>
          </w:rPr>
          <w:tab/>
        </w:r>
        <w:r w:rsidR="003343B3">
          <w:rPr>
            <w:webHidden/>
          </w:rPr>
          <w:fldChar w:fldCharType="begin"/>
        </w:r>
        <w:r w:rsidR="003343B3">
          <w:rPr>
            <w:webHidden/>
          </w:rPr>
          <w:instrText xml:space="preserve"> PAGEREF _Toc515437511 \h </w:instrText>
        </w:r>
        <w:r w:rsidR="003343B3">
          <w:rPr>
            <w:webHidden/>
          </w:rPr>
        </w:r>
        <w:r w:rsidR="003343B3">
          <w:rPr>
            <w:webHidden/>
          </w:rPr>
          <w:fldChar w:fldCharType="separate"/>
        </w:r>
        <w:r w:rsidR="001A5BD7">
          <w:rPr>
            <w:webHidden/>
          </w:rPr>
          <w:t>25</w:t>
        </w:r>
        <w:r w:rsidR="003343B3">
          <w:rPr>
            <w:webHidden/>
          </w:rPr>
          <w:fldChar w:fldCharType="end"/>
        </w:r>
      </w:hyperlink>
    </w:p>
    <w:p w14:paraId="371683C5" w14:textId="4D78F049" w:rsidR="003343B3" w:rsidRDefault="00B5557A">
      <w:pPr>
        <w:pStyle w:val="Verzeichnis3"/>
        <w:rPr>
          <w:rFonts w:asciiTheme="minorHAnsi" w:eastAsiaTheme="minorEastAsia" w:hAnsiTheme="minorHAnsi" w:cstheme="minorBidi"/>
          <w:sz w:val="22"/>
          <w:szCs w:val="22"/>
        </w:rPr>
      </w:pPr>
      <w:hyperlink w:anchor="_Toc515437512" w:history="1">
        <w:r w:rsidR="003343B3" w:rsidRPr="00AA12EC">
          <w:rPr>
            <w:rStyle w:val="Hyperlink"/>
          </w:rPr>
          <w:t>4.1.2</w:t>
        </w:r>
        <w:r w:rsidR="003343B3">
          <w:rPr>
            <w:rFonts w:asciiTheme="minorHAnsi" w:eastAsiaTheme="minorEastAsia" w:hAnsiTheme="minorHAnsi" w:cstheme="minorBidi"/>
            <w:sz w:val="22"/>
            <w:szCs w:val="22"/>
          </w:rPr>
          <w:tab/>
        </w:r>
        <w:r w:rsidR="003343B3" w:rsidRPr="00AA12EC">
          <w:rPr>
            <w:rStyle w:val="Hyperlink"/>
          </w:rPr>
          <w:t>Kann-Kriterien</w:t>
        </w:r>
        <w:r w:rsidR="003343B3">
          <w:rPr>
            <w:webHidden/>
          </w:rPr>
          <w:tab/>
        </w:r>
        <w:r w:rsidR="003343B3">
          <w:rPr>
            <w:webHidden/>
          </w:rPr>
          <w:fldChar w:fldCharType="begin"/>
        </w:r>
        <w:r w:rsidR="003343B3">
          <w:rPr>
            <w:webHidden/>
          </w:rPr>
          <w:instrText xml:space="preserve"> PAGEREF _Toc515437512 \h </w:instrText>
        </w:r>
        <w:r w:rsidR="003343B3">
          <w:rPr>
            <w:webHidden/>
          </w:rPr>
        </w:r>
        <w:r w:rsidR="003343B3">
          <w:rPr>
            <w:webHidden/>
          </w:rPr>
          <w:fldChar w:fldCharType="separate"/>
        </w:r>
        <w:r w:rsidR="001A5BD7">
          <w:rPr>
            <w:webHidden/>
          </w:rPr>
          <w:t>26</w:t>
        </w:r>
        <w:r w:rsidR="003343B3">
          <w:rPr>
            <w:webHidden/>
          </w:rPr>
          <w:fldChar w:fldCharType="end"/>
        </w:r>
      </w:hyperlink>
    </w:p>
    <w:p w14:paraId="75C9FCFF" w14:textId="28CE025D" w:rsidR="003343B3" w:rsidRDefault="00B5557A">
      <w:pPr>
        <w:pStyle w:val="Verzeichnis2"/>
        <w:rPr>
          <w:rFonts w:asciiTheme="minorHAnsi" w:eastAsiaTheme="minorEastAsia" w:hAnsiTheme="minorHAnsi" w:cstheme="minorBidi"/>
          <w:bCs w:val="0"/>
          <w:noProof/>
          <w:sz w:val="22"/>
          <w:szCs w:val="22"/>
        </w:rPr>
      </w:pPr>
      <w:hyperlink w:anchor="_Toc515437513" w:history="1">
        <w:r w:rsidR="003343B3" w:rsidRPr="00AA12EC">
          <w:rPr>
            <w:rStyle w:val="Hyperlink"/>
            <w:noProof/>
          </w:rPr>
          <w:t>4.2</w:t>
        </w:r>
        <w:r w:rsidR="003343B3">
          <w:rPr>
            <w:rFonts w:asciiTheme="minorHAnsi" w:eastAsiaTheme="minorEastAsia" w:hAnsiTheme="minorHAnsi" w:cstheme="minorBidi"/>
            <w:bCs w:val="0"/>
            <w:noProof/>
            <w:sz w:val="22"/>
            <w:szCs w:val="22"/>
          </w:rPr>
          <w:tab/>
        </w:r>
        <w:r w:rsidR="003343B3" w:rsidRPr="00AA12EC">
          <w:rPr>
            <w:rStyle w:val="Hyperlink"/>
            <w:noProof/>
          </w:rPr>
          <w:t>Nichtfunktionale Anforderungen</w:t>
        </w:r>
        <w:r w:rsidR="003343B3">
          <w:rPr>
            <w:noProof/>
            <w:webHidden/>
          </w:rPr>
          <w:tab/>
        </w:r>
        <w:r w:rsidR="003343B3">
          <w:rPr>
            <w:noProof/>
            <w:webHidden/>
          </w:rPr>
          <w:fldChar w:fldCharType="begin"/>
        </w:r>
        <w:r w:rsidR="003343B3">
          <w:rPr>
            <w:noProof/>
            <w:webHidden/>
          </w:rPr>
          <w:instrText xml:space="preserve"> PAGEREF _Toc515437513 \h </w:instrText>
        </w:r>
        <w:r w:rsidR="003343B3">
          <w:rPr>
            <w:noProof/>
            <w:webHidden/>
          </w:rPr>
        </w:r>
        <w:r w:rsidR="003343B3">
          <w:rPr>
            <w:noProof/>
            <w:webHidden/>
          </w:rPr>
          <w:fldChar w:fldCharType="separate"/>
        </w:r>
        <w:r w:rsidR="001A5BD7">
          <w:rPr>
            <w:noProof/>
            <w:webHidden/>
          </w:rPr>
          <w:t>26</w:t>
        </w:r>
        <w:r w:rsidR="003343B3">
          <w:rPr>
            <w:noProof/>
            <w:webHidden/>
          </w:rPr>
          <w:fldChar w:fldCharType="end"/>
        </w:r>
      </w:hyperlink>
    </w:p>
    <w:p w14:paraId="60FBBA12" w14:textId="079A003B" w:rsidR="003343B3" w:rsidRDefault="00B5557A">
      <w:pPr>
        <w:pStyle w:val="Verzeichnis3"/>
        <w:rPr>
          <w:rFonts w:asciiTheme="minorHAnsi" w:eastAsiaTheme="minorEastAsia" w:hAnsiTheme="minorHAnsi" w:cstheme="minorBidi"/>
          <w:sz w:val="22"/>
          <w:szCs w:val="22"/>
        </w:rPr>
      </w:pPr>
      <w:hyperlink w:anchor="_Toc515437514" w:history="1">
        <w:r w:rsidR="003343B3" w:rsidRPr="00AA12EC">
          <w:rPr>
            <w:rStyle w:val="Hyperlink"/>
          </w:rPr>
          <w:t>4.2.1</w:t>
        </w:r>
        <w:r w:rsidR="003343B3">
          <w:rPr>
            <w:rFonts w:asciiTheme="minorHAnsi" w:eastAsiaTheme="minorEastAsia" w:hAnsiTheme="minorHAnsi" w:cstheme="minorBidi"/>
            <w:sz w:val="22"/>
            <w:szCs w:val="22"/>
          </w:rPr>
          <w:tab/>
        </w:r>
        <w:r w:rsidR="003343B3" w:rsidRPr="00AA12EC">
          <w:rPr>
            <w:rStyle w:val="Hyperlink"/>
          </w:rPr>
          <w:t>Muss-Kriterien</w:t>
        </w:r>
        <w:r w:rsidR="003343B3">
          <w:rPr>
            <w:webHidden/>
          </w:rPr>
          <w:tab/>
        </w:r>
        <w:r w:rsidR="003343B3">
          <w:rPr>
            <w:webHidden/>
          </w:rPr>
          <w:fldChar w:fldCharType="begin"/>
        </w:r>
        <w:r w:rsidR="003343B3">
          <w:rPr>
            <w:webHidden/>
          </w:rPr>
          <w:instrText xml:space="preserve"> PAGEREF _Toc515437514 \h </w:instrText>
        </w:r>
        <w:r w:rsidR="003343B3">
          <w:rPr>
            <w:webHidden/>
          </w:rPr>
        </w:r>
        <w:r w:rsidR="003343B3">
          <w:rPr>
            <w:webHidden/>
          </w:rPr>
          <w:fldChar w:fldCharType="separate"/>
        </w:r>
        <w:r w:rsidR="001A5BD7">
          <w:rPr>
            <w:webHidden/>
          </w:rPr>
          <w:t>27</w:t>
        </w:r>
        <w:r w:rsidR="003343B3">
          <w:rPr>
            <w:webHidden/>
          </w:rPr>
          <w:fldChar w:fldCharType="end"/>
        </w:r>
      </w:hyperlink>
    </w:p>
    <w:p w14:paraId="341E330F" w14:textId="4E7D1467" w:rsidR="003343B3" w:rsidRDefault="00B5557A">
      <w:pPr>
        <w:pStyle w:val="Verzeichnis3"/>
        <w:rPr>
          <w:rFonts w:asciiTheme="minorHAnsi" w:eastAsiaTheme="minorEastAsia" w:hAnsiTheme="minorHAnsi" w:cstheme="minorBidi"/>
          <w:sz w:val="22"/>
          <w:szCs w:val="22"/>
        </w:rPr>
      </w:pPr>
      <w:hyperlink w:anchor="_Toc515437515" w:history="1">
        <w:r w:rsidR="003343B3" w:rsidRPr="00AA12EC">
          <w:rPr>
            <w:rStyle w:val="Hyperlink"/>
          </w:rPr>
          <w:t>4.2.2</w:t>
        </w:r>
        <w:r w:rsidR="003343B3">
          <w:rPr>
            <w:rFonts w:asciiTheme="minorHAnsi" w:eastAsiaTheme="minorEastAsia" w:hAnsiTheme="minorHAnsi" w:cstheme="minorBidi"/>
            <w:sz w:val="22"/>
            <w:szCs w:val="22"/>
          </w:rPr>
          <w:tab/>
        </w:r>
        <w:r w:rsidR="003343B3" w:rsidRPr="00AA12EC">
          <w:rPr>
            <w:rStyle w:val="Hyperlink"/>
          </w:rPr>
          <w:t>Kann-Kriterien</w:t>
        </w:r>
        <w:r w:rsidR="003343B3">
          <w:rPr>
            <w:webHidden/>
          </w:rPr>
          <w:tab/>
        </w:r>
        <w:r w:rsidR="003343B3">
          <w:rPr>
            <w:webHidden/>
          </w:rPr>
          <w:fldChar w:fldCharType="begin"/>
        </w:r>
        <w:r w:rsidR="003343B3">
          <w:rPr>
            <w:webHidden/>
          </w:rPr>
          <w:instrText xml:space="preserve"> PAGEREF _Toc515437515 \h </w:instrText>
        </w:r>
        <w:r w:rsidR="003343B3">
          <w:rPr>
            <w:webHidden/>
          </w:rPr>
        </w:r>
        <w:r w:rsidR="003343B3">
          <w:rPr>
            <w:webHidden/>
          </w:rPr>
          <w:fldChar w:fldCharType="separate"/>
        </w:r>
        <w:r w:rsidR="001A5BD7">
          <w:rPr>
            <w:webHidden/>
          </w:rPr>
          <w:t>27</w:t>
        </w:r>
        <w:r w:rsidR="003343B3">
          <w:rPr>
            <w:webHidden/>
          </w:rPr>
          <w:fldChar w:fldCharType="end"/>
        </w:r>
      </w:hyperlink>
    </w:p>
    <w:p w14:paraId="05999D38" w14:textId="0EA146D2" w:rsidR="003343B3" w:rsidRDefault="00B5557A">
      <w:pPr>
        <w:pStyle w:val="Verzeichnis1"/>
        <w:rPr>
          <w:rFonts w:asciiTheme="minorHAnsi" w:eastAsiaTheme="minorEastAsia" w:hAnsiTheme="minorHAnsi" w:cstheme="minorBidi"/>
          <w:b w:val="0"/>
          <w:bCs w:val="0"/>
          <w:noProof/>
          <w:sz w:val="22"/>
          <w:szCs w:val="22"/>
        </w:rPr>
      </w:pPr>
      <w:hyperlink w:anchor="_Toc515437516" w:history="1">
        <w:r w:rsidR="003343B3" w:rsidRPr="00AA12EC">
          <w:rPr>
            <w:rStyle w:val="Hyperlink"/>
            <w:noProof/>
          </w:rPr>
          <w:t>5</w:t>
        </w:r>
        <w:r w:rsidR="003343B3">
          <w:rPr>
            <w:rFonts w:asciiTheme="minorHAnsi" w:eastAsiaTheme="minorEastAsia" w:hAnsiTheme="minorHAnsi" w:cstheme="minorBidi"/>
            <w:b w:val="0"/>
            <w:bCs w:val="0"/>
            <w:noProof/>
            <w:sz w:val="22"/>
            <w:szCs w:val="22"/>
          </w:rPr>
          <w:tab/>
        </w:r>
        <w:r w:rsidR="003343B3" w:rsidRPr="00AA12EC">
          <w:rPr>
            <w:rStyle w:val="Hyperlink"/>
            <w:noProof/>
          </w:rPr>
          <w:t>Evaluation der Technologien</w:t>
        </w:r>
        <w:r w:rsidR="003343B3">
          <w:rPr>
            <w:noProof/>
            <w:webHidden/>
          </w:rPr>
          <w:tab/>
        </w:r>
        <w:r w:rsidR="003343B3">
          <w:rPr>
            <w:noProof/>
            <w:webHidden/>
          </w:rPr>
          <w:fldChar w:fldCharType="begin"/>
        </w:r>
        <w:r w:rsidR="003343B3">
          <w:rPr>
            <w:noProof/>
            <w:webHidden/>
          </w:rPr>
          <w:instrText xml:space="preserve"> PAGEREF _Toc515437516 \h </w:instrText>
        </w:r>
        <w:r w:rsidR="003343B3">
          <w:rPr>
            <w:noProof/>
            <w:webHidden/>
          </w:rPr>
        </w:r>
        <w:r w:rsidR="003343B3">
          <w:rPr>
            <w:noProof/>
            <w:webHidden/>
          </w:rPr>
          <w:fldChar w:fldCharType="separate"/>
        </w:r>
        <w:r w:rsidR="001A5BD7">
          <w:rPr>
            <w:noProof/>
            <w:webHidden/>
          </w:rPr>
          <w:t>28</w:t>
        </w:r>
        <w:r w:rsidR="003343B3">
          <w:rPr>
            <w:noProof/>
            <w:webHidden/>
          </w:rPr>
          <w:fldChar w:fldCharType="end"/>
        </w:r>
      </w:hyperlink>
    </w:p>
    <w:p w14:paraId="71312DDB" w14:textId="4F560C57" w:rsidR="003343B3" w:rsidRDefault="00B5557A">
      <w:pPr>
        <w:pStyle w:val="Verzeichnis2"/>
        <w:rPr>
          <w:rFonts w:asciiTheme="minorHAnsi" w:eastAsiaTheme="minorEastAsia" w:hAnsiTheme="minorHAnsi" w:cstheme="minorBidi"/>
          <w:bCs w:val="0"/>
          <w:noProof/>
          <w:sz w:val="22"/>
          <w:szCs w:val="22"/>
        </w:rPr>
      </w:pPr>
      <w:hyperlink w:anchor="_Toc515437517" w:history="1">
        <w:r w:rsidR="003343B3" w:rsidRPr="00AA12EC">
          <w:rPr>
            <w:rStyle w:val="Hyperlink"/>
            <w:noProof/>
          </w:rPr>
          <w:t>5.1</w:t>
        </w:r>
        <w:r w:rsidR="003343B3">
          <w:rPr>
            <w:rFonts w:asciiTheme="minorHAnsi" w:eastAsiaTheme="minorEastAsia" w:hAnsiTheme="minorHAnsi" w:cstheme="minorBidi"/>
            <w:bCs w:val="0"/>
            <w:noProof/>
            <w:sz w:val="22"/>
            <w:szCs w:val="22"/>
          </w:rPr>
          <w:tab/>
        </w:r>
        <w:r w:rsidR="003343B3" w:rsidRPr="00AA12EC">
          <w:rPr>
            <w:rStyle w:val="Hyperlink"/>
            <w:noProof/>
          </w:rPr>
          <w:t>Clientseitige relevante Frameworks</w:t>
        </w:r>
        <w:r w:rsidR="003343B3">
          <w:rPr>
            <w:noProof/>
            <w:webHidden/>
          </w:rPr>
          <w:tab/>
        </w:r>
        <w:r w:rsidR="003343B3">
          <w:rPr>
            <w:noProof/>
            <w:webHidden/>
          </w:rPr>
          <w:fldChar w:fldCharType="begin"/>
        </w:r>
        <w:r w:rsidR="003343B3">
          <w:rPr>
            <w:noProof/>
            <w:webHidden/>
          </w:rPr>
          <w:instrText xml:space="preserve"> PAGEREF _Toc515437517 \h </w:instrText>
        </w:r>
        <w:r w:rsidR="003343B3">
          <w:rPr>
            <w:noProof/>
            <w:webHidden/>
          </w:rPr>
        </w:r>
        <w:r w:rsidR="003343B3">
          <w:rPr>
            <w:noProof/>
            <w:webHidden/>
          </w:rPr>
          <w:fldChar w:fldCharType="separate"/>
        </w:r>
        <w:r w:rsidR="001A5BD7">
          <w:rPr>
            <w:noProof/>
            <w:webHidden/>
          </w:rPr>
          <w:t>28</w:t>
        </w:r>
        <w:r w:rsidR="003343B3">
          <w:rPr>
            <w:noProof/>
            <w:webHidden/>
          </w:rPr>
          <w:fldChar w:fldCharType="end"/>
        </w:r>
      </w:hyperlink>
    </w:p>
    <w:p w14:paraId="06B91376" w14:textId="12B3B24B" w:rsidR="003343B3" w:rsidRDefault="00B5557A">
      <w:pPr>
        <w:pStyle w:val="Verzeichnis3"/>
        <w:rPr>
          <w:rFonts w:asciiTheme="minorHAnsi" w:eastAsiaTheme="minorEastAsia" w:hAnsiTheme="minorHAnsi" w:cstheme="minorBidi"/>
          <w:sz w:val="22"/>
          <w:szCs w:val="22"/>
        </w:rPr>
      </w:pPr>
      <w:hyperlink w:anchor="_Toc515437518" w:history="1">
        <w:r w:rsidR="003343B3" w:rsidRPr="00AA12EC">
          <w:rPr>
            <w:rStyle w:val="Hyperlink"/>
          </w:rPr>
          <w:t>5.1.1</w:t>
        </w:r>
        <w:r w:rsidR="003343B3">
          <w:rPr>
            <w:rFonts w:asciiTheme="minorHAnsi" w:eastAsiaTheme="minorEastAsia" w:hAnsiTheme="minorHAnsi" w:cstheme="minorBidi"/>
            <w:sz w:val="22"/>
            <w:szCs w:val="22"/>
          </w:rPr>
          <w:tab/>
        </w:r>
        <w:r w:rsidR="003343B3" w:rsidRPr="00AA12EC">
          <w:rPr>
            <w:rStyle w:val="Hyperlink"/>
          </w:rPr>
          <w:t>Angular 5</w:t>
        </w:r>
        <w:r w:rsidR="003343B3">
          <w:rPr>
            <w:webHidden/>
          </w:rPr>
          <w:tab/>
        </w:r>
        <w:r w:rsidR="003343B3">
          <w:rPr>
            <w:webHidden/>
          </w:rPr>
          <w:fldChar w:fldCharType="begin"/>
        </w:r>
        <w:r w:rsidR="003343B3">
          <w:rPr>
            <w:webHidden/>
          </w:rPr>
          <w:instrText xml:space="preserve"> PAGEREF _Toc515437518 \h </w:instrText>
        </w:r>
        <w:r w:rsidR="003343B3">
          <w:rPr>
            <w:webHidden/>
          </w:rPr>
        </w:r>
        <w:r w:rsidR="003343B3">
          <w:rPr>
            <w:webHidden/>
          </w:rPr>
          <w:fldChar w:fldCharType="separate"/>
        </w:r>
        <w:r w:rsidR="001A5BD7">
          <w:rPr>
            <w:webHidden/>
          </w:rPr>
          <w:t>29</w:t>
        </w:r>
        <w:r w:rsidR="003343B3">
          <w:rPr>
            <w:webHidden/>
          </w:rPr>
          <w:fldChar w:fldCharType="end"/>
        </w:r>
      </w:hyperlink>
    </w:p>
    <w:p w14:paraId="052C54BC" w14:textId="29432E23" w:rsidR="003343B3" w:rsidRDefault="00B5557A">
      <w:pPr>
        <w:pStyle w:val="Verzeichnis3"/>
        <w:rPr>
          <w:rFonts w:asciiTheme="minorHAnsi" w:eastAsiaTheme="minorEastAsia" w:hAnsiTheme="minorHAnsi" w:cstheme="minorBidi"/>
          <w:sz w:val="22"/>
          <w:szCs w:val="22"/>
        </w:rPr>
      </w:pPr>
      <w:hyperlink w:anchor="_Toc515437519" w:history="1">
        <w:r w:rsidR="003343B3" w:rsidRPr="00AA12EC">
          <w:rPr>
            <w:rStyle w:val="Hyperlink"/>
          </w:rPr>
          <w:t>5.1.2</w:t>
        </w:r>
        <w:r w:rsidR="003343B3">
          <w:rPr>
            <w:rFonts w:asciiTheme="minorHAnsi" w:eastAsiaTheme="minorEastAsia" w:hAnsiTheme="minorHAnsi" w:cstheme="minorBidi"/>
            <w:sz w:val="22"/>
            <w:szCs w:val="22"/>
          </w:rPr>
          <w:tab/>
        </w:r>
        <w:r w:rsidR="003343B3" w:rsidRPr="00AA12EC">
          <w:rPr>
            <w:rStyle w:val="Hyperlink"/>
          </w:rPr>
          <w:t>Vue.js</w:t>
        </w:r>
        <w:r w:rsidR="003343B3">
          <w:rPr>
            <w:webHidden/>
          </w:rPr>
          <w:tab/>
        </w:r>
        <w:r w:rsidR="003343B3">
          <w:rPr>
            <w:webHidden/>
          </w:rPr>
          <w:fldChar w:fldCharType="begin"/>
        </w:r>
        <w:r w:rsidR="003343B3">
          <w:rPr>
            <w:webHidden/>
          </w:rPr>
          <w:instrText xml:space="preserve"> PAGEREF _Toc515437519 \h </w:instrText>
        </w:r>
        <w:r w:rsidR="003343B3">
          <w:rPr>
            <w:webHidden/>
          </w:rPr>
        </w:r>
        <w:r w:rsidR="003343B3">
          <w:rPr>
            <w:webHidden/>
          </w:rPr>
          <w:fldChar w:fldCharType="separate"/>
        </w:r>
        <w:r w:rsidR="001A5BD7">
          <w:rPr>
            <w:webHidden/>
          </w:rPr>
          <w:t>30</w:t>
        </w:r>
        <w:r w:rsidR="003343B3">
          <w:rPr>
            <w:webHidden/>
          </w:rPr>
          <w:fldChar w:fldCharType="end"/>
        </w:r>
      </w:hyperlink>
    </w:p>
    <w:p w14:paraId="10BB72FC" w14:textId="6F7E8054" w:rsidR="003343B3" w:rsidRDefault="00B5557A">
      <w:pPr>
        <w:pStyle w:val="Verzeichnis3"/>
        <w:rPr>
          <w:rFonts w:asciiTheme="minorHAnsi" w:eastAsiaTheme="minorEastAsia" w:hAnsiTheme="minorHAnsi" w:cstheme="minorBidi"/>
          <w:sz w:val="22"/>
          <w:szCs w:val="22"/>
        </w:rPr>
      </w:pPr>
      <w:hyperlink w:anchor="_Toc515437520" w:history="1">
        <w:r w:rsidR="003343B3" w:rsidRPr="00AA12EC">
          <w:rPr>
            <w:rStyle w:val="Hyperlink"/>
          </w:rPr>
          <w:t>5.1.3</w:t>
        </w:r>
        <w:r w:rsidR="003343B3">
          <w:rPr>
            <w:rFonts w:asciiTheme="minorHAnsi" w:eastAsiaTheme="minorEastAsia" w:hAnsiTheme="minorHAnsi" w:cstheme="minorBidi"/>
            <w:sz w:val="22"/>
            <w:szCs w:val="22"/>
          </w:rPr>
          <w:tab/>
        </w:r>
        <w:r w:rsidR="003343B3" w:rsidRPr="00AA12EC">
          <w:rPr>
            <w:rStyle w:val="Hyperlink"/>
          </w:rPr>
          <w:t>SAPUI5 [13]</w:t>
        </w:r>
        <w:r w:rsidR="003343B3">
          <w:rPr>
            <w:webHidden/>
          </w:rPr>
          <w:tab/>
        </w:r>
        <w:r w:rsidR="003343B3">
          <w:rPr>
            <w:webHidden/>
          </w:rPr>
          <w:fldChar w:fldCharType="begin"/>
        </w:r>
        <w:r w:rsidR="003343B3">
          <w:rPr>
            <w:webHidden/>
          </w:rPr>
          <w:instrText xml:space="preserve"> PAGEREF _Toc515437520 \h </w:instrText>
        </w:r>
        <w:r w:rsidR="003343B3">
          <w:rPr>
            <w:webHidden/>
          </w:rPr>
        </w:r>
        <w:r w:rsidR="003343B3">
          <w:rPr>
            <w:webHidden/>
          </w:rPr>
          <w:fldChar w:fldCharType="separate"/>
        </w:r>
        <w:r w:rsidR="001A5BD7">
          <w:rPr>
            <w:webHidden/>
          </w:rPr>
          <w:t>31</w:t>
        </w:r>
        <w:r w:rsidR="003343B3">
          <w:rPr>
            <w:webHidden/>
          </w:rPr>
          <w:fldChar w:fldCharType="end"/>
        </w:r>
      </w:hyperlink>
    </w:p>
    <w:p w14:paraId="0236FA5A" w14:textId="29C1D9AF" w:rsidR="003343B3" w:rsidRDefault="00B5557A">
      <w:pPr>
        <w:pStyle w:val="Verzeichnis3"/>
        <w:rPr>
          <w:rFonts w:asciiTheme="minorHAnsi" w:eastAsiaTheme="minorEastAsia" w:hAnsiTheme="minorHAnsi" w:cstheme="minorBidi"/>
          <w:sz w:val="22"/>
          <w:szCs w:val="22"/>
        </w:rPr>
      </w:pPr>
      <w:hyperlink w:anchor="_Toc515437521" w:history="1">
        <w:r w:rsidR="003343B3" w:rsidRPr="00AA12EC">
          <w:rPr>
            <w:rStyle w:val="Hyperlink"/>
          </w:rPr>
          <w:t>5.1.4</w:t>
        </w:r>
        <w:r w:rsidR="003343B3">
          <w:rPr>
            <w:rFonts w:asciiTheme="minorHAnsi" w:eastAsiaTheme="minorEastAsia" w:hAnsiTheme="minorHAnsi" w:cstheme="minorBidi"/>
            <w:sz w:val="22"/>
            <w:szCs w:val="22"/>
          </w:rPr>
          <w:tab/>
        </w:r>
        <w:r w:rsidR="003343B3" w:rsidRPr="00AA12EC">
          <w:rPr>
            <w:rStyle w:val="Hyperlink"/>
          </w:rPr>
          <w:t>React [14]</w:t>
        </w:r>
        <w:r w:rsidR="003343B3">
          <w:rPr>
            <w:webHidden/>
          </w:rPr>
          <w:tab/>
        </w:r>
        <w:r w:rsidR="003343B3">
          <w:rPr>
            <w:webHidden/>
          </w:rPr>
          <w:fldChar w:fldCharType="begin"/>
        </w:r>
        <w:r w:rsidR="003343B3">
          <w:rPr>
            <w:webHidden/>
          </w:rPr>
          <w:instrText xml:space="preserve"> PAGEREF _Toc515437521 \h </w:instrText>
        </w:r>
        <w:r w:rsidR="003343B3">
          <w:rPr>
            <w:webHidden/>
          </w:rPr>
        </w:r>
        <w:r w:rsidR="003343B3">
          <w:rPr>
            <w:webHidden/>
          </w:rPr>
          <w:fldChar w:fldCharType="separate"/>
        </w:r>
        <w:r w:rsidR="001A5BD7">
          <w:rPr>
            <w:webHidden/>
          </w:rPr>
          <w:t>31</w:t>
        </w:r>
        <w:r w:rsidR="003343B3">
          <w:rPr>
            <w:webHidden/>
          </w:rPr>
          <w:fldChar w:fldCharType="end"/>
        </w:r>
      </w:hyperlink>
    </w:p>
    <w:p w14:paraId="122F0924" w14:textId="122460B6" w:rsidR="003343B3" w:rsidRDefault="00B5557A">
      <w:pPr>
        <w:pStyle w:val="Verzeichnis3"/>
        <w:rPr>
          <w:rFonts w:asciiTheme="minorHAnsi" w:eastAsiaTheme="minorEastAsia" w:hAnsiTheme="minorHAnsi" w:cstheme="minorBidi"/>
          <w:sz w:val="22"/>
          <w:szCs w:val="22"/>
        </w:rPr>
      </w:pPr>
      <w:hyperlink w:anchor="_Toc515437522" w:history="1">
        <w:r w:rsidR="003343B3" w:rsidRPr="00AA12EC">
          <w:rPr>
            <w:rStyle w:val="Hyperlink"/>
          </w:rPr>
          <w:t>5.1.5</w:t>
        </w:r>
        <w:r w:rsidR="003343B3">
          <w:rPr>
            <w:rFonts w:asciiTheme="minorHAnsi" w:eastAsiaTheme="minorEastAsia" w:hAnsiTheme="minorHAnsi" w:cstheme="minorBidi"/>
            <w:sz w:val="22"/>
            <w:szCs w:val="22"/>
          </w:rPr>
          <w:tab/>
        </w:r>
        <w:r w:rsidR="003343B3" w:rsidRPr="00AA12EC">
          <w:rPr>
            <w:rStyle w:val="Hyperlink"/>
          </w:rPr>
          <w:t>Kendo UI [18]</w:t>
        </w:r>
        <w:r w:rsidR="003343B3">
          <w:rPr>
            <w:webHidden/>
          </w:rPr>
          <w:tab/>
        </w:r>
        <w:r w:rsidR="003343B3">
          <w:rPr>
            <w:webHidden/>
          </w:rPr>
          <w:fldChar w:fldCharType="begin"/>
        </w:r>
        <w:r w:rsidR="003343B3">
          <w:rPr>
            <w:webHidden/>
          </w:rPr>
          <w:instrText xml:space="preserve"> PAGEREF _Toc515437522 \h </w:instrText>
        </w:r>
        <w:r w:rsidR="003343B3">
          <w:rPr>
            <w:webHidden/>
          </w:rPr>
        </w:r>
        <w:r w:rsidR="003343B3">
          <w:rPr>
            <w:webHidden/>
          </w:rPr>
          <w:fldChar w:fldCharType="separate"/>
        </w:r>
        <w:r w:rsidR="001A5BD7">
          <w:rPr>
            <w:webHidden/>
          </w:rPr>
          <w:t>31</w:t>
        </w:r>
        <w:r w:rsidR="003343B3">
          <w:rPr>
            <w:webHidden/>
          </w:rPr>
          <w:fldChar w:fldCharType="end"/>
        </w:r>
      </w:hyperlink>
    </w:p>
    <w:p w14:paraId="317E77A2" w14:textId="1F9B9E93" w:rsidR="003343B3" w:rsidRDefault="00B5557A">
      <w:pPr>
        <w:pStyle w:val="Verzeichnis3"/>
        <w:rPr>
          <w:rFonts w:asciiTheme="minorHAnsi" w:eastAsiaTheme="minorEastAsia" w:hAnsiTheme="minorHAnsi" w:cstheme="minorBidi"/>
          <w:sz w:val="22"/>
          <w:szCs w:val="22"/>
        </w:rPr>
      </w:pPr>
      <w:hyperlink w:anchor="_Toc515437523" w:history="1">
        <w:r w:rsidR="003343B3" w:rsidRPr="00AA12EC">
          <w:rPr>
            <w:rStyle w:val="Hyperlink"/>
          </w:rPr>
          <w:t>5.1.6</w:t>
        </w:r>
        <w:r w:rsidR="003343B3">
          <w:rPr>
            <w:rFonts w:asciiTheme="minorHAnsi" w:eastAsiaTheme="minorEastAsia" w:hAnsiTheme="minorHAnsi" w:cstheme="minorBidi"/>
            <w:sz w:val="22"/>
            <w:szCs w:val="22"/>
          </w:rPr>
          <w:tab/>
        </w:r>
        <w:r w:rsidR="003343B3" w:rsidRPr="00AA12EC">
          <w:rPr>
            <w:rStyle w:val="Hyperlink"/>
          </w:rPr>
          <w:t>GoJS</w:t>
        </w:r>
        <w:r w:rsidR="003343B3">
          <w:rPr>
            <w:webHidden/>
          </w:rPr>
          <w:tab/>
        </w:r>
        <w:r w:rsidR="003343B3">
          <w:rPr>
            <w:webHidden/>
          </w:rPr>
          <w:fldChar w:fldCharType="begin"/>
        </w:r>
        <w:r w:rsidR="003343B3">
          <w:rPr>
            <w:webHidden/>
          </w:rPr>
          <w:instrText xml:space="preserve"> PAGEREF _Toc515437523 \h </w:instrText>
        </w:r>
        <w:r w:rsidR="003343B3">
          <w:rPr>
            <w:webHidden/>
          </w:rPr>
        </w:r>
        <w:r w:rsidR="003343B3">
          <w:rPr>
            <w:webHidden/>
          </w:rPr>
          <w:fldChar w:fldCharType="separate"/>
        </w:r>
        <w:r w:rsidR="001A5BD7">
          <w:rPr>
            <w:webHidden/>
          </w:rPr>
          <w:t>32</w:t>
        </w:r>
        <w:r w:rsidR="003343B3">
          <w:rPr>
            <w:webHidden/>
          </w:rPr>
          <w:fldChar w:fldCharType="end"/>
        </w:r>
      </w:hyperlink>
    </w:p>
    <w:p w14:paraId="5BC04C41" w14:textId="3A19D16A" w:rsidR="003343B3" w:rsidRDefault="00B5557A">
      <w:pPr>
        <w:pStyle w:val="Verzeichnis2"/>
        <w:rPr>
          <w:rFonts w:asciiTheme="minorHAnsi" w:eastAsiaTheme="minorEastAsia" w:hAnsiTheme="minorHAnsi" w:cstheme="minorBidi"/>
          <w:bCs w:val="0"/>
          <w:noProof/>
          <w:sz w:val="22"/>
          <w:szCs w:val="22"/>
        </w:rPr>
      </w:pPr>
      <w:hyperlink w:anchor="_Toc515437524" w:history="1">
        <w:r w:rsidR="003343B3" w:rsidRPr="00AA12EC">
          <w:rPr>
            <w:rStyle w:val="Hyperlink"/>
            <w:noProof/>
          </w:rPr>
          <w:t>5.2</w:t>
        </w:r>
        <w:r w:rsidR="003343B3">
          <w:rPr>
            <w:rFonts w:asciiTheme="minorHAnsi" w:eastAsiaTheme="minorEastAsia" w:hAnsiTheme="minorHAnsi" w:cstheme="minorBidi"/>
            <w:bCs w:val="0"/>
            <w:noProof/>
            <w:sz w:val="22"/>
            <w:szCs w:val="22"/>
          </w:rPr>
          <w:tab/>
        </w:r>
        <w:r w:rsidR="003343B3" w:rsidRPr="00AA12EC">
          <w:rPr>
            <w:rStyle w:val="Hyperlink"/>
            <w:noProof/>
          </w:rPr>
          <w:t>Vergleichskriterien</w:t>
        </w:r>
        <w:r w:rsidR="003343B3">
          <w:rPr>
            <w:noProof/>
            <w:webHidden/>
          </w:rPr>
          <w:tab/>
        </w:r>
        <w:r w:rsidR="003343B3">
          <w:rPr>
            <w:noProof/>
            <w:webHidden/>
          </w:rPr>
          <w:fldChar w:fldCharType="begin"/>
        </w:r>
        <w:r w:rsidR="003343B3">
          <w:rPr>
            <w:noProof/>
            <w:webHidden/>
          </w:rPr>
          <w:instrText xml:space="preserve"> PAGEREF _Toc515437524 \h </w:instrText>
        </w:r>
        <w:r w:rsidR="003343B3">
          <w:rPr>
            <w:noProof/>
            <w:webHidden/>
          </w:rPr>
        </w:r>
        <w:r w:rsidR="003343B3">
          <w:rPr>
            <w:noProof/>
            <w:webHidden/>
          </w:rPr>
          <w:fldChar w:fldCharType="separate"/>
        </w:r>
        <w:r w:rsidR="001A5BD7">
          <w:rPr>
            <w:noProof/>
            <w:webHidden/>
          </w:rPr>
          <w:t>34</w:t>
        </w:r>
        <w:r w:rsidR="003343B3">
          <w:rPr>
            <w:noProof/>
            <w:webHidden/>
          </w:rPr>
          <w:fldChar w:fldCharType="end"/>
        </w:r>
      </w:hyperlink>
    </w:p>
    <w:p w14:paraId="7B3A419C" w14:textId="51FF4FCB" w:rsidR="003343B3" w:rsidRDefault="00B5557A">
      <w:pPr>
        <w:pStyle w:val="Verzeichnis3"/>
        <w:rPr>
          <w:rFonts w:asciiTheme="minorHAnsi" w:eastAsiaTheme="minorEastAsia" w:hAnsiTheme="minorHAnsi" w:cstheme="minorBidi"/>
          <w:sz w:val="22"/>
          <w:szCs w:val="22"/>
        </w:rPr>
      </w:pPr>
      <w:hyperlink w:anchor="_Toc515437525" w:history="1">
        <w:r w:rsidR="003343B3" w:rsidRPr="00AA12EC">
          <w:rPr>
            <w:rStyle w:val="Hyperlink"/>
          </w:rPr>
          <w:t>5.2.1</w:t>
        </w:r>
        <w:r w:rsidR="003343B3">
          <w:rPr>
            <w:rFonts w:asciiTheme="minorHAnsi" w:eastAsiaTheme="minorEastAsia" w:hAnsiTheme="minorHAnsi" w:cstheme="minorBidi"/>
            <w:sz w:val="22"/>
            <w:szCs w:val="22"/>
          </w:rPr>
          <w:tab/>
        </w:r>
        <w:r w:rsidR="003343B3" w:rsidRPr="00AA12EC">
          <w:rPr>
            <w:rStyle w:val="Hyperlink"/>
          </w:rPr>
          <w:t>Lernkurve und Kosten</w:t>
        </w:r>
        <w:r w:rsidR="003343B3">
          <w:rPr>
            <w:webHidden/>
          </w:rPr>
          <w:tab/>
        </w:r>
        <w:r w:rsidR="003343B3">
          <w:rPr>
            <w:webHidden/>
          </w:rPr>
          <w:fldChar w:fldCharType="begin"/>
        </w:r>
        <w:r w:rsidR="003343B3">
          <w:rPr>
            <w:webHidden/>
          </w:rPr>
          <w:instrText xml:space="preserve"> PAGEREF _Toc515437525 \h </w:instrText>
        </w:r>
        <w:r w:rsidR="003343B3">
          <w:rPr>
            <w:webHidden/>
          </w:rPr>
        </w:r>
        <w:r w:rsidR="003343B3">
          <w:rPr>
            <w:webHidden/>
          </w:rPr>
          <w:fldChar w:fldCharType="separate"/>
        </w:r>
        <w:r w:rsidR="001A5BD7">
          <w:rPr>
            <w:webHidden/>
          </w:rPr>
          <w:t>34</w:t>
        </w:r>
        <w:r w:rsidR="003343B3">
          <w:rPr>
            <w:webHidden/>
          </w:rPr>
          <w:fldChar w:fldCharType="end"/>
        </w:r>
      </w:hyperlink>
    </w:p>
    <w:p w14:paraId="04F40260" w14:textId="3537CBCC" w:rsidR="003343B3" w:rsidRDefault="00B5557A">
      <w:pPr>
        <w:pStyle w:val="Verzeichnis3"/>
        <w:rPr>
          <w:rFonts w:asciiTheme="minorHAnsi" w:eastAsiaTheme="minorEastAsia" w:hAnsiTheme="minorHAnsi" w:cstheme="minorBidi"/>
          <w:sz w:val="22"/>
          <w:szCs w:val="22"/>
        </w:rPr>
      </w:pPr>
      <w:hyperlink w:anchor="_Toc515437526" w:history="1">
        <w:r w:rsidR="003343B3" w:rsidRPr="00AA12EC">
          <w:rPr>
            <w:rStyle w:val="Hyperlink"/>
          </w:rPr>
          <w:t>5.2.2</w:t>
        </w:r>
        <w:r w:rsidR="003343B3">
          <w:rPr>
            <w:rFonts w:asciiTheme="minorHAnsi" w:eastAsiaTheme="minorEastAsia" w:hAnsiTheme="minorHAnsi" w:cstheme="minorBidi"/>
            <w:sz w:val="22"/>
            <w:szCs w:val="22"/>
          </w:rPr>
          <w:tab/>
        </w:r>
        <w:r w:rsidR="003343B3" w:rsidRPr="00AA12EC">
          <w:rPr>
            <w:rStyle w:val="Hyperlink"/>
          </w:rPr>
          <w:t>Kommunikationsmechanismen</w:t>
        </w:r>
        <w:r w:rsidR="003343B3">
          <w:rPr>
            <w:webHidden/>
          </w:rPr>
          <w:tab/>
        </w:r>
        <w:r w:rsidR="003343B3">
          <w:rPr>
            <w:webHidden/>
          </w:rPr>
          <w:fldChar w:fldCharType="begin"/>
        </w:r>
        <w:r w:rsidR="003343B3">
          <w:rPr>
            <w:webHidden/>
          </w:rPr>
          <w:instrText xml:space="preserve"> PAGEREF _Toc515437526 \h </w:instrText>
        </w:r>
        <w:r w:rsidR="003343B3">
          <w:rPr>
            <w:webHidden/>
          </w:rPr>
        </w:r>
        <w:r w:rsidR="003343B3">
          <w:rPr>
            <w:webHidden/>
          </w:rPr>
          <w:fldChar w:fldCharType="separate"/>
        </w:r>
        <w:r w:rsidR="001A5BD7">
          <w:rPr>
            <w:webHidden/>
          </w:rPr>
          <w:t>34</w:t>
        </w:r>
        <w:r w:rsidR="003343B3">
          <w:rPr>
            <w:webHidden/>
          </w:rPr>
          <w:fldChar w:fldCharType="end"/>
        </w:r>
      </w:hyperlink>
    </w:p>
    <w:p w14:paraId="200BC45D" w14:textId="56A6CA91" w:rsidR="003343B3" w:rsidRDefault="00B5557A">
      <w:pPr>
        <w:pStyle w:val="Verzeichnis3"/>
        <w:rPr>
          <w:rFonts w:asciiTheme="minorHAnsi" w:eastAsiaTheme="minorEastAsia" w:hAnsiTheme="minorHAnsi" w:cstheme="minorBidi"/>
          <w:sz w:val="22"/>
          <w:szCs w:val="22"/>
        </w:rPr>
      </w:pPr>
      <w:hyperlink w:anchor="_Toc515437527" w:history="1">
        <w:r w:rsidR="003343B3" w:rsidRPr="00AA12EC">
          <w:rPr>
            <w:rStyle w:val="Hyperlink"/>
          </w:rPr>
          <w:t>5.2.3</w:t>
        </w:r>
        <w:r w:rsidR="003343B3">
          <w:rPr>
            <w:rFonts w:asciiTheme="minorHAnsi" w:eastAsiaTheme="minorEastAsia" w:hAnsiTheme="minorHAnsi" w:cstheme="minorBidi"/>
            <w:sz w:val="22"/>
            <w:szCs w:val="22"/>
          </w:rPr>
          <w:tab/>
        </w:r>
        <w:r w:rsidR="003343B3" w:rsidRPr="00AA12EC">
          <w:rPr>
            <w:rStyle w:val="Hyperlink"/>
          </w:rPr>
          <w:t>Programmierkonzept</w:t>
        </w:r>
        <w:r w:rsidR="003343B3">
          <w:rPr>
            <w:webHidden/>
          </w:rPr>
          <w:tab/>
        </w:r>
        <w:r w:rsidR="003343B3">
          <w:rPr>
            <w:webHidden/>
          </w:rPr>
          <w:fldChar w:fldCharType="begin"/>
        </w:r>
        <w:r w:rsidR="003343B3">
          <w:rPr>
            <w:webHidden/>
          </w:rPr>
          <w:instrText xml:space="preserve"> PAGEREF _Toc515437527 \h </w:instrText>
        </w:r>
        <w:r w:rsidR="003343B3">
          <w:rPr>
            <w:webHidden/>
          </w:rPr>
        </w:r>
        <w:r w:rsidR="003343B3">
          <w:rPr>
            <w:webHidden/>
          </w:rPr>
          <w:fldChar w:fldCharType="separate"/>
        </w:r>
        <w:r w:rsidR="001A5BD7">
          <w:rPr>
            <w:webHidden/>
          </w:rPr>
          <w:t>35</w:t>
        </w:r>
        <w:r w:rsidR="003343B3">
          <w:rPr>
            <w:webHidden/>
          </w:rPr>
          <w:fldChar w:fldCharType="end"/>
        </w:r>
      </w:hyperlink>
    </w:p>
    <w:p w14:paraId="7E78F30E" w14:textId="7B06D463" w:rsidR="003343B3" w:rsidRDefault="00B5557A">
      <w:pPr>
        <w:pStyle w:val="Verzeichnis2"/>
        <w:rPr>
          <w:rFonts w:asciiTheme="minorHAnsi" w:eastAsiaTheme="minorEastAsia" w:hAnsiTheme="minorHAnsi" w:cstheme="minorBidi"/>
          <w:bCs w:val="0"/>
          <w:noProof/>
          <w:sz w:val="22"/>
          <w:szCs w:val="22"/>
        </w:rPr>
      </w:pPr>
      <w:hyperlink w:anchor="_Toc515437528" w:history="1">
        <w:r w:rsidR="003343B3" w:rsidRPr="00AA12EC">
          <w:rPr>
            <w:rStyle w:val="Hyperlink"/>
            <w:noProof/>
          </w:rPr>
          <w:t>5.3</w:t>
        </w:r>
        <w:r w:rsidR="003343B3">
          <w:rPr>
            <w:rFonts w:asciiTheme="minorHAnsi" w:eastAsiaTheme="minorEastAsia" w:hAnsiTheme="minorHAnsi" w:cstheme="minorBidi"/>
            <w:bCs w:val="0"/>
            <w:noProof/>
            <w:sz w:val="22"/>
            <w:szCs w:val="22"/>
          </w:rPr>
          <w:tab/>
        </w:r>
        <w:r w:rsidR="003343B3" w:rsidRPr="00AA12EC">
          <w:rPr>
            <w:rStyle w:val="Hyperlink"/>
            <w:noProof/>
          </w:rPr>
          <w:t>Ergebnisse der Analyse</w:t>
        </w:r>
        <w:r w:rsidR="003343B3">
          <w:rPr>
            <w:noProof/>
            <w:webHidden/>
          </w:rPr>
          <w:tab/>
        </w:r>
        <w:r w:rsidR="003343B3">
          <w:rPr>
            <w:noProof/>
            <w:webHidden/>
          </w:rPr>
          <w:fldChar w:fldCharType="begin"/>
        </w:r>
        <w:r w:rsidR="003343B3">
          <w:rPr>
            <w:noProof/>
            <w:webHidden/>
          </w:rPr>
          <w:instrText xml:space="preserve"> PAGEREF _Toc515437528 \h </w:instrText>
        </w:r>
        <w:r w:rsidR="003343B3">
          <w:rPr>
            <w:noProof/>
            <w:webHidden/>
          </w:rPr>
        </w:r>
        <w:r w:rsidR="003343B3">
          <w:rPr>
            <w:noProof/>
            <w:webHidden/>
          </w:rPr>
          <w:fldChar w:fldCharType="separate"/>
        </w:r>
        <w:r w:rsidR="001A5BD7">
          <w:rPr>
            <w:noProof/>
            <w:webHidden/>
          </w:rPr>
          <w:t>35</w:t>
        </w:r>
        <w:r w:rsidR="003343B3">
          <w:rPr>
            <w:noProof/>
            <w:webHidden/>
          </w:rPr>
          <w:fldChar w:fldCharType="end"/>
        </w:r>
      </w:hyperlink>
    </w:p>
    <w:p w14:paraId="01116709" w14:textId="66920165" w:rsidR="003343B3" w:rsidRDefault="00B5557A">
      <w:pPr>
        <w:pStyle w:val="Verzeichnis2"/>
        <w:rPr>
          <w:rFonts w:asciiTheme="minorHAnsi" w:eastAsiaTheme="minorEastAsia" w:hAnsiTheme="minorHAnsi" w:cstheme="minorBidi"/>
          <w:bCs w:val="0"/>
          <w:noProof/>
          <w:sz w:val="22"/>
          <w:szCs w:val="22"/>
        </w:rPr>
      </w:pPr>
      <w:hyperlink w:anchor="_Toc515437529" w:history="1">
        <w:r w:rsidR="003343B3" w:rsidRPr="00AA12EC">
          <w:rPr>
            <w:rStyle w:val="Hyperlink"/>
            <w:noProof/>
            <w:lang w:val="en-US"/>
          </w:rPr>
          <w:t>5.4</w:t>
        </w:r>
        <w:r w:rsidR="003343B3">
          <w:rPr>
            <w:rFonts w:asciiTheme="minorHAnsi" w:eastAsiaTheme="minorEastAsia" w:hAnsiTheme="minorHAnsi" w:cstheme="minorBidi"/>
            <w:bCs w:val="0"/>
            <w:noProof/>
            <w:sz w:val="22"/>
            <w:szCs w:val="22"/>
          </w:rPr>
          <w:tab/>
        </w:r>
        <w:r w:rsidR="003343B3" w:rsidRPr="00AA12EC">
          <w:rPr>
            <w:rStyle w:val="Hyperlink"/>
            <w:noProof/>
            <w:lang w:val="en-US"/>
          </w:rPr>
          <w:t>Bootstrap</w:t>
        </w:r>
        <w:r w:rsidR="003343B3">
          <w:rPr>
            <w:noProof/>
            <w:webHidden/>
          </w:rPr>
          <w:tab/>
        </w:r>
        <w:r w:rsidR="003343B3">
          <w:rPr>
            <w:noProof/>
            <w:webHidden/>
          </w:rPr>
          <w:fldChar w:fldCharType="begin"/>
        </w:r>
        <w:r w:rsidR="003343B3">
          <w:rPr>
            <w:noProof/>
            <w:webHidden/>
          </w:rPr>
          <w:instrText xml:space="preserve"> PAGEREF _Toc515437529 \h </w:instrText>
        </w:r>
        <w:r w:rsidR="003343B3">
          <w:rPr>
            <w:noProof/>
            <w:webHidden/>
          </w:rPr>
        </w:r>
        <w:r w:rsidR="003343B3">
          <w:rPr>
            <w:noProof/>
            <w:webHidden/>
          </w:rPr>
          <w:fldChar w:fldCharType="separate"/>
        </w:r>
        <w:r w:rsidR="001A5BD7">
          <w:rPr>
            <w:noProof/>
            <w:webHidden/>
          </w:rPr>
          <w:t>36</w:t>
        </w:r>
        <w:r w:rsidR="003343B3">
          <w:rPr>
            <w:noProof/>
            <w:webHidden/>
          </w:rPr>
          <w:fldChar w:fldCharType="end"/>
        </w:r>
      </w:hyperlink>
    </w:p>
    <w:p w14:paraId="13AA7CFE" w14:textId="321B79A7" w:rsidR="003343B3" w:rsidRDefault="00B5557A">
      <w:pPr>
        <w:pStyle w:val="Verzeichnis2"/>
        <w:rPr>
          <w:rFonts w:asciiTheme="minorHAnsi" w:eastAsiaTheme="minorEastAsia" w:hAnsiTheme="minorHAnsi" w:cstheme="minorBidi"/>
          <w:bCs w:val="0"/>
          <w:noProof/>
          <w:sz w:val="22"/>
          <w:szCs w:val="22"/>
        </w:rPr>
      </w:pPr>
      <w:hyperlink w:anchor="_Toc515437530" w:history="1">
        <w:r w:rsidR="003343B3" w:rsidRPr="00AA12EC">
          <w:rPr>
            <w:rStyle w:val="Hyperlink"/>
            <w:noProof/>
            <w:lang w:val="en-US"/>
          </w:rPr>
          <w:t>5.5</w:t>
        </w:r>
        <w:r w:rsidR="003343B3">
          <w:rPr>
            <w:rFonts w:asciiTheme="minorHAnsi" w:eastAsiaTheme="minorEastAsia" w:hAnsiTheme="minorHAnsi" w:cstheme="minorBidi"/>
            <w:bCs w:val="0"/>
            <w:noProof/>
            <w:sz w:val="22"/>
            <w:szCs w:val="22"/>
          </w:rPr>
          <w:tab/>
        </w:r>
        <w:r w:rsidR="003343B3" w:rsidRPr="00AA12EC">
          <w:rPr>
            <w:rStyle w:val="Hyperlink"/>
            <w:noProof/>
            <w:lang w:val="en-US"/>
          </w:rPr>
          <w:t>ASP.NET CORE</w:t>
        </w:r>
        <w:r w:rsidR="003343B3">
          <w:rPr>
            <w:noProof/>
            <w:webHidden/>
          </w:rPr>
          <w:tab/>
        </w:r>
        <w:r w:rsidR="003343B3">
          <w:rPr>
            <w:noProof/>
            <w:webHidden/>
          </w:rPr>
          <w:fldChar w:fldCharType="begin"/>
        </w:r>
        <w:r w:rsidR="003343B3">
          <w:rPr>
            <w:noProof/>
            <w:webHidden/>
          </w:rPr>
          <w:instrText xml:space="preserve"> PAGEREF _Toc515437530 \h </w:instrText>
        </w:r>
        <w:r w:rsidR="003343B3">
          <w:rPr>
            <w:noProof/>
            <w:webHidden/>
          </w:rPr>
        </w:r>
        <w:r w:rsidR="003343B3">
          <w:rPr>
            <w:noProof/>
            <w:webHidden/>
          </w:rPr>
          <w:fldChar w:fldCharType="separate"/>
        </w:r>
        <w:r w:rsidR="001A5BD7">
          <w:rPr>
            <w:noProof/>
            <w:webHidden/>
          </w:rPr>
          <w:t>37</w:t>
        </w:r>
        <w:r w:rsidR="003343B3">
          <w:rPr>
            <w:noProof/>
            <w:webHidden/>
          </w:rPr>
          <w:fldChar w:fldCharType="end"/>
        </w:r>
      </w:hyperlink>
    </w:p>
    <w:p w14:paraId="0E89E303" w14:textId="7AB9B40C" w:rsidR="003343B3" w:rsidRDefault="00B5557A">
      <w:pPr>
        <w:pStyle w:val="Verzeichnis3"/>
        <w:rPr>
          <w:rFonts w:asciiTheme="minorHAnsi" w:eastAsiaTheme="minorEastAsia" w:hAnsiTheme="minorHAnsi" w:cstheme="minorBidi"/>
          <w:sz w:val="22"/>
          <w:szCs w:val="22"/>
        </w:rPr>
      </w:pPr>
      <w:hyperlink w:anchor="_Toc515437531" w:history="1">
        <w:r w:rsidR="003343B3" w:rsidRPr="00AA12EC">
          <w:rPr>
            <w:rStyle w:val="Hyperlink"/>
          </w:rPr>
          <w:t>5.5.1</w:t>
        </w:r>
        <w:r w:rsidR="003343B3">
          <w:rPr>
            <w:rFonts w:asciiTheme="minorHAnsi" w:eastAsiaTheme="minorEastAsia" w:hAnsiTheme="minorHAnsi" w:cstheme="minorBidi"/>
            <w:sz w:val="22"/>
            <w:szCs w:val="22"/>
          </w:rPr>
          <w:tab/>
        </w:r>
        <w:r w:rsidR="003343B3" w:rsidRPr="00AA12EC">
          <w:rPr>
            <w:rStyle w:val="Hyperlink"/>
          </w:rPr>
          <w:t>REST</w:t>
        </w:r>
        <w:r w:rsidR="003343B3">
          <w:rPr>
            <w:webHidden/>
          </w:rPr>
          <w:tab/>
        </w:r>
        <w:r w:rsidR="003343B3">
          <w:rPr>
            <w:webHidden/>
          </w:rPr>
          <w:fldChar w:fldCharType="begin"/>
        </w:r>
        <w:r w:rsidR="003343B3">
          <w:rPr>
            <w:webHidden/>
          </w:rPr>
          <w:instrText xml:space="preserve"> PAGEREF _Toc515437531 \h </w:instrText>
        </w:r>
        <w:r w:rsidR="003343B3">
          <w:rPr>
            <w:webHidden/>
          </w:rPr>
        </w:r>
        <w:r w:rsidR="003343B3">
          <w:rPr>
            <w:webHidden/>
          </w:rPr>
          <w:fldChar w:fldCharType="separate"/>
        </w:r>
        <w:r w:rsidR="001A5BD7">
          <w:rPr>
            <w:webHidden/>
          </w:rPr>
          <w:t>37</w:t>
        </w:r>
        <w:r w:rsidR="003343B3">
          <w:rPr>
            <w:webHidden/>
          </w:rPr>
          <w:fldChar w:fldCharType="end"/>
        </w:r>
      </w:hyperlink>
    </w:p>
    <w:p w14:paraId="5AD694AF" w14:textId="61A28B79" w:rsidR="003343B3" w:rsidRDefault="00B5557A">
      <w:pPr>
        <w:pStyle w:val="Verzeichnis3"/>
        <w:rPr>
          <w:rFonts w:asciiTheme="minorHAnsi" w:eastAsiaTheme="minorEastAsia" w:hAnsiTheme="minorHAnsi" w:cstheme="minorBidi"/>
          <w:sz w:val="22"/>
          <w:szCs w:val="22"/>
        </w:rPr>
      </w:pPr>
      <w:r>
        <w:fldChar w:fldCharType="begin"/>
      </w:r>
      <w:r>
        <w:instrText xml:space="preserve"> HYPERLINK \l "_Toc515437532" </w:instrText>
      </w:r>
      <w:r>
        <w:fldChar w:fldCharType="separate"/>
      </w:r>
      <w:r w:rsidR="003343B3" w:rsidRPr="00AA12EC">
        <w:rPr>
          <w:rStyle w:val="Hyperlink"/>
        </w:rPr>
        <w:t>5.5.2</w:t>
      </w:r>
      <w:r w:rsidR="003343B3">
        <w:rPr>
          <w:rFonts w:asciiTheme="minorHAnsi" w:eastAsiaTheme="minorEastAsia" w:hAnsiTheme="minorHAnsi" w:cstheme="minorBidi"/>
          <w:sz w:val="22"/>
          <w:szCs w:val="22"/>
        </w:rPr>
        <w:tab/>
      </w:r>
      <w:r w:rsidR="003343B3" w:rsidRPr="00AA12EC">
        <w:rPr>
          <w:rStyle w:val="Hyperlink"/>
        </w:rPr>
        <w:t>ASP.NET Core 2.0</w:t>
      </w:r>
      <w:r w:rsidR="003343B3">
        <w:rPr>
          <w:webHidden/>
        </w:rPr>
        <w:tab/>
      </w:r>
      <w:r w:rsidR="003343B3">
        <w:rPr>
          <w:webHidden/>
        </w:rPr>
        <w:fldChar w:fldCharType="begin"/>
      </w:r>
      <w:r w:rsidR="003343B3">
        <w:rPr>
          <w:webHidden/>
        </w:rPr>
        <w:instrText xml:space="preserve"> PAGEREF _Toc515437532 \h </w:instrText>
      </w:r>
      <w:r w:rsidR="003343B3">
        <w:rPr>
          <w:webHidden/>
        </w:rPr>
      </w:r>
      <w:r w:rsidR="003343B3">
        <w:rPr>
          <w:webHidden/>
        </w:rPr>
        <w:fldChar w:fldCharType="separate"/>
      </w:r>
      <w:ins w:id="0" w:author="Ghislain Zeleu" w:date="2018-05-30T16:19:00Z">
        <w:r w:rsidR="001A5BD7">
          <w:rPr>
            <w:webHidden/>
          </w:rPr>
          <w:t>38</w:t>
        </w:r>
      </w:ins>
      <w:del w:id="1" w:author="Ghislain Zeleu" w:date="2018-05-30T16:18:00Z">
        <w:r w:rsidR="003343B3" w:rsidDel="001A5BD7">
          <w:rPr>
            <w:webHidden/>
          </w:rPr>
          <w:delText>37</w:delText>
        </w:r>
      </w:del>
      <w:r w:rsidR="003343B3">
        <w:rPr>
          <w:webHidden/>
        </w:rPr>
        <w:fldChar w:fldCharType="end"/>
      </w:r>
      <w:r>
        <w:fldChar w:fldCharType="end"/>
      </w:r>
    </w:p>
    <w:p w14:paraId="7512F4AB" w14:textId="6D5CD0BC" w:rsidR="003343B3" w:rsidRDefault="00B5557A">
      <w:pPr>
        <w:pStyle w:val="Verzeichnis1"/>
        <w:rPr>
          <w:rFonts w:asciiTheme="minorHAnsi" w:eastAsiaTheme="minorEastAsia" w:hAnsiTheme="minorHAnsi" w:cstheme="minorBidi"/>
          <w:b w:val="0"/>
          <w:bCs w:val="0"/>
          <w:noProof/>
          <w:sz w:val="22"/>
          <w:szCs w:val="22"/>
        </w:rPr>
      </w:pPr>
      <w:hyperlink w:anchor="_Toc515437533" w:history="1">
        <w:r w:rsidR="003343B3" w:rsidRPr="00AA12EC">
          <w:rPr>
            <w:rStyle w:val="Hyperlink"/>
            <w:i/>
            <w:noProof/>
          </w:rPr>
          <w:t>6</w:t>
        </w:r>
        <w:r w:rsidR="003343B3">
          <w:rPr>
            <w:rFonts w:asciiTheme="minorHAnsi" w:eastAsiaTheme="minorEastAsia" w:hAnsiTheme="minorHAnsi" w:cstheme="minorBidi"/>
            <w:b w:val="0"/>
            <w:bCs w:val="0"/>
            <w:noProof/>
            <w:sz w:val="22"/>
            <w:szCs w:val="22"/>
          </w:rPr>
          <w:tab/>
        </w:r>
        <w:r w:rsidR="003343B3" w:rsidRPr="00AA12EC">
          <w:rPr>
            <w:rStyle w:val="Hyperlink"/>
            <w:noProof/>
          </w:rPr>
          <w:t xml:space="preserve">Grundprinzipien von </w:t>
        </w:r>
        <w:r w:rsidR="003343B3" w:rsidRPr="00AA12EC">
          <w:rPr>
            <w:rStyle w:val="Hyperlink"/>
            <w:i/>
            <w:noProof/>
          </w:rPr>
          <w:t>TopologyEditor</w:t>
        </w:r>
        <w:r w:rsidR="003343B3">
          <w:rPr>
            <w:noProof/>
            <w:webHidden/>
          </w:rPr>
          <w:tab/>
        </w:r>
        <w:r w:rsidR="003343B3">
          <w:rPr>
            <w:noProof/>
            <w:webHidden/>
          </w:rPr>
          <w:fldChar w:fldCharType="begin"/>
        </w:r>
        <w:r w:rsidR="003343B3">
          <w:rPr>
            <w:noProof/>
            <w:webHidden/>
          </w:rPr>
          <w:instrText xml:space="preserve"> PAGEREF _Toc515437533 \h </w:instrText>
        </w:r>
        <w:r w:rsidR="003343B3">
          <w:rPr>
            <w:noProof/>
            <w:webHidden/>
          </w:rPr>
        </w:r>
        <w:r w:rsidR="003343B3">
          <w:rPr>
            <w:noProof/>
            <w:webHidden/>
          </w:rPr>
          <w:fldChar w:fldCharType="separate"/>
        </w:r>
        <w:r w:rsidR="001A5BD7">
          <w:rPr>
            <w:noProof/>
            <w:webHidden/>
          </w:rPr>
          <w:t>38</w:t>
        </w:r>
        <w:r w:rsidR="003343B3">
          <w:rPr>
            <w:noProof/>
            <w:webHidden/>
          </w:rPr>
          <w:fldChar w:fldCharType="end"/>
        </w:r>
      </w:hyperlink>
    </w:p>
    <w:p w14:paraId="73414CA3" w14:textId="27E4397F" w:rsidR="003343B3" w:rsidRDefault="00B5557A">
      <w:pPr>
        <w:pStyle w:val="Verzeichnis2"/>
        <w:rPr>
          <w:rFonts w:asciiTheme="minorHAnsi" w:eastAsiaTheme="minorEastAsia" w:hAnsiTheme="minorHAnsi" w:cstheme="minorBidi"/>
          <w:bCs w:val="0"/>
          <w:noProof/>
          <w:sz w:val="22"/>
          <w:szCs w:val="22"/>
        </w:rPr>
      </w:pPr>
      <w:hyperlink w:anchor="_Toc515437534" w:history="1">
        <w:r w:rsidR="003343B3" w:rsidRPr="00AA12EC">
          <w:rPr>
            <w:rStyle w:val="Hyperlink"/>
            <w:noProof/>
          </w:rPr>
          <w:t>6.1</w:t>
        </w:r>
        <w:r w:rsidR="003343B3">
          <w:rPr>
            <w:rFonts w:asciiTheme="minorHAnsi" w:eastAsiaTheme="minorEastAsia" w:hAnsiTheme="minorHAnsi" w:cstheme="minorBidi"/>
            <w:bCs w:val="0"/>
            <w:noProof/>
            <w:sz w:val="22"/>
            <w:szCs w:val="22"/>
          </w:rPr>
          <w:tab/>
        </w:r>
        <w:r w:rsidR="003343B3" w:rsidRPr="00AA12EC">
          <w:rPr>
            <w:rStyle w:val="Hyperlink"/>
            <w:noProof/>
          </w:rPr>
          <w:t>FDT</w:t>
        </w:r>
        <w:r w:rsidR="003343B3">
          <w:rPr>
            <w:noProof/>
            <w:webHidden/>
          </w:rPr>
          <w:tab/>
        </w:r>
        <w:r w:rsidR="003343B3">
          <w:rPr>
            <w:noProof/>
            <w:webHidden/>
          </w:rPr>
          <w:fldChar w:fldCharType="begin"/>
        </w:r>
        <w:r w:rsidR="003343B3">
          <w:rPr>
            <w:noProof/>
            <w:webHidden/>
          </w:rPr>
          <w:instrText xml:space="preserve"> PAGEREF _Toc515437534 \h </w:instrText>
        </w:r>
        <w:r w:rsidR="003343B3">
          <w:rPr>
            <w:noProof/>
            <w:webHidden/>
          </w:rPr>
        </w:r>
        <w:r w:rsidR="003343B3">
          <w:rPr>
            <w:noProof/>
            <w:webHidden/>
          </w:rPr>
          <w:fldChar w:fldCharType="separate"/>
        </w:r>
        <w:r w:rsidR="001A5BD7">
          <w:rPr>
            <w:noProof/>
            <w:webHidden/>
          </w:rPr>
          <w:t>38</w:t>
        </w:r>
        <w:r w:rsidR="003343B3">
          <w:rPr>
            <w:noProof/>
            <w:webHidden/>
          </w:rPr>
          <w:fldChar w:fldCharType="end"/>
        </w:r>
      </w:hyperlink>
    </w:p>
    <w:p w14:paraId="2B26079F" w14:textId="0300A538" w:rsidR="003343B3" w:rsidRDefault="00B5557A">
      <w:pPr>
        <w:pStyle w:val="Verzeichnis2"/>
        <w:rPr>
          <w:rFonts w:asciiTheme="minorHAnsi" w:eastAsiaTheme="minorEastAsia" w:hAnsiTheme="minorHAnsi" w:cstheme="minorBidi"/>
          <w:bCs w:val="0"/>
          <w:noProof/>
          <w:sz w:val="22"/>
          <w:szCs w:val="22"/>
        </w:rPr>
      </w:pPr>
      <w:hyperlink w:anchor="_Toc515437535" w:history="1">
        <w:r w:rsidR="003343B3" w:rsidRPr="00AA12EC">
          <w:rPr>
            <w:rStyle w:val="Hyperlink"/>
            <w:noProof/>
          </w:rPr>
          <w:t>6.2</w:t>
        </w:r>
        <w:r w:rsidR="003343B3">
          <w:rPr>
            <w:rFonts w:asciiTheme="minorHAnsi" w:eastAsiaTheme="minorEastAsia" w:hAnsiTheme="minorHAnsi" w:cstheme="minorBidi"/>
            <w:bCs w:val="0"/>
            <w:noProof/>
            <w:sz w:val="22"/>
            <w:szCs w:val="22"/>
          </w:rPr>
          <w:tab/>
        </w:r>
        <w:r w:rsidR="003343B3" w:rsidRPr="00AA12EC">
          <w:rPr>
            <w:rStyle w:val="Hyperlink"/>
            <w:noProof/>
          </w:rPr>
          <w:t>TopologyEditor grundlegende Konzepte</w:t>
        </w:r>
        <w:r w:rsidR="003343B3">
          <w:rPr>
            <w:noProof/>
            <w:webHidden/>
          </w:rPr>
          <w:tab/>
        </w:r>
        <w:r w:rsidR="003343B3">
          <w:rPr>
            <w:noProof/>
            <w:webHidden/>
          </w:rPr>
          <w:fldChar w:fldCharType="begin"/>
        </w:r>
        <w:r w:rsidR="003343B3">
          <w:rPr>
            <w:noProof/>
            <w:webHidden/>
          </w:rPr>
          <w:instrText xml:space="preserve"> PAGEREF _Toc515437535 \h </w:instrText>
        </w:r>
        <w:r w:rsidR="003343B3">
          <w:rPr>
            <w:noProof/>
            <w:webHidden/>
          </w:rPr>
        </w:r>
        <w:r w:rsidR="003343B3">
          <w:rPr>
            <w:noProof/>
            <w:webHidden/>
          </w:rPr>
          <w:fldChar w:fldCharType="separate"/>
        </w:r>
        <w:r w:rsidR="001A5BD7">
          <w:rPr>
            <w:noProof/>
            <w:webHidden/>
          </w:rPr>
          <w:t>39</w:t>
        </w:r>
        <w:r w:rsidR="003343B3">
          <w:rPr>
            <w:noProof/>
            <w:webHidden/>
          </w:rPr>
          <w:fldChar w:fldCharType="end"/>
        </w:r>
      </w:hyperlink>
    </w:p>
    <w:p w14:paraId="6CFF22B8" w14:textId="04166C05" w:rsidR="003343B3" w:rsidRDefault="00B5557A">
      <w:pPr>
        <w:pStyle w:val="Verzeichnis2"/>
        <w:rPr>
          <w:rFonts w:asciiTheme="minorHAnsi" w:eastAsiaTheme="minorEastAsia" w:hAnsiTheme="minorHAnsi" w:cstheme="minorBidi"/>
          <w:bCs w:val="0"/>
          <w:noProof/>
          <w:sz w:val="22"/>
          <w:szCs w:val="22"/>
        </w:rPr>
      </w:pPr>
      <w:r>
        <w:fldChar w:fldCharType="begin"/>
      </w:r>
      <w:r>
        <w:instrText xml:space="preserve"> HYPERLINK \l "_Toc</w:instrText>
      </w:r>
      <w:r>
        <w:instrText xml:space="preserve">515437536" </w:instrText>
      </w:r>
      <w:r>
        <w:fldChar w:fldCharType="separate"/>
      </w:r>
      <w:r w:rsidR="003343B3" w:rsidRPr="00AA12EC">
        <w:rPr>
          <w:rStyle w:val="Hyperlink"/>
          <w:noProof/>
        </w:rPr>
        <w:t>6.3</w:t>
      </w:r>
      <w:r w:rsidR="003343B3">
        <w:rPr>
          <w:rFonts w:asciiTheme="minorHAnsi" w:eastAsiaTheme="minorEastAsia" w:hAnsiTheme="minorHAnsi" w:cstheme="minorBidi"/>
          <w:bCs w:val="0"/>
          <w:noProof/>
          <w:sz w:val="22"/>
          <w:szCs w:val="22"/>
        </w:rPr>
        <w:tab/>
      </w:r>
      <w:r w:rsidR="003343B3" w:rsidRPr="00AA12EC">
        <w:rPr>
          <w:rStyle w:val="Hyperlink"/>
          <w:noProof/>
        </w:rPr>
        <w:t>Datendarstellung (Prozessdaten, Bedienungsdaten)</w:t>
      </w:r>
      <w:r w:rsidR="003343B3">
        <w:rPr>
          <w:noProof/>
          <w:webHidden/>
        </w:rPr>
        <w:tab/>
      </w:r>
      <w:r w:rsidR="003343B3">
        <w:rPr>
          <w:noProof/>
          <w:webHidden/>
        </w:rPr>
        <w:fldChar w:fldCharType="begin"/>
      </w:r>
      <w:r w:rsidR="003343B3">
        <w:rPr>
          <w:noProof/>
          <w:webHidden/>
        </w:rPr>
        <w:instrText xml:space="preserve"> PAGEREF _Toc515437536 \h </w:instrText>
      </w:r>
      <w:r w:rsidR="003343B3">
        <w:rPr>
          <w:noProof/>
          <w:webHidden/>
        </w:rPr>
      </w:r>
      <w:r w:rsidR="003343B3">
        <w:rPr>
          <w:noProof/>
          <w:webHidden/>
        </w:rPr>
        <w:fldChar w:fldCharType="separate"/>
      </w:r>
      <w:ins w:id="2" w:author="Ghislain Zeleu" w:date="2018-05-30T16:19:00Z">
        <w:r w:rsidR="001A5BD7">
          <w:rPr>
            <w:noProof/>
            <w:webHidden/>
          </w:rPr>
          <w:t>41</w:t>
        </w:r>
      </w:ins>
      <w:del w:id="3" w:author="Ghislain Zeleu" w:date="2018-05-30T16:18:00Z">
        <w:r w:rsidR="003343B3" w:rsidDel="001A5BD7">
          <w:rPr>
            <w:noProof/>
            <w:webHidden/>
          </w:rPr>
          <w:delText>40</w:delText>
        </w:r>
      </w:del>
      <w:r w:rsidR="003343B3">
        <w:rPr>
          <w:noProof/>
          <w:webHidden/>
        </w:rPr>
        <w:fldChar w:fldCharType="end"/>
      </w:r>
      <w:r>
        <w:rPr>
          <w:noProof/>
        </w:rPr>
        <w:fldChar w:fldCharType="end"/>
      </w:r>
    </w:p>
    <w:p w14:paraId="12E3E362" w14:textId="435B5953" w:rsidR="003343B3" w:rsidRDefault="00B5557A">
      <w:pPr>
        <w:pStyle w:val="Verzeichnis2"/>
        <w:rPr>
          <w:rFonts w:asciiTheme="minorHAnsi" w:eastAsiaTheme="minorEastAsia" w:hAnsiTheme="minorHAnsi" w:cstheme="minorBidi"/>
          <w:bCs w:val="0"/>
          <w:noProof/>
          <w:sz w:val="22"/>
          <w:szCs w:val="22"/>
        </w:rPr>
      </w:pPr>
      <w:hyperlink w:anchor="_Toc515437537" w:history="1">
        <w:r w:rsidR="003343B3" w:rsidRPr="00AA12EC">
          <w:rPr>
            <w:rStyle w:val="Hyperlink"/>
            <w:noProof/>
          </w:rPr>
          <w:t>6.4</w:t>
        </w:r>
        <w:r w:rsidR="003343B3">
          <w:rPr>
            <w:rFonts w:asciiTheme="minorHAnsi" w:eastAsiaTheme="minorEastAsia" w:hAnsiTheme="minorHAnsi" w:cstheme="minorBidi"/>
            <w:bCs w:val="0"/>
            <w:noProof/>
            <w:sz w:val="22"/>
            <w:szCs w:val="22"/>
          </w:rPr>
          <w:tab/>
        </w:r>
        <w:r w:rsidR="003343B3" w:rsidRPr="00AA12EC">
          <w:rPr>
            <w:rStyle w:val="Hyperlink"/>
            <w:noProof/>
          </w:rPr>
          <w:t>Zukunftsaspekte (evtl. Erweiterungen)</w:t>
        </w:r>
        <w:r w:rsidR="003343B3">
          <w:rPr>
            <w:noProof/>
            <w:webHidden/>
          </w:rPr>
          <w:tab/>
        </w:r>
        <w:r w:rsidR="003343B3">
          <w:rPr>
            <w:noProof/>
            <w:webHidden/>
          </w:rPr>
          <w:fldChar w:fldCharType="begin"/>
        </w:r>
        <w:r w:rsidR="003343B3">
          <w:rPr>
            <w:noProof/>
            <w:webHidden/>
          </w:rPr>
          <w:instrText xml:space="preserve"> PAGEREF _Toc515437537 \h </w:instrText>
        </w:r>
        <w:r w:rsidR="003343B3">
          <w:rPr>
            <w:noProof/>
            <w:webHidden/>
          </w:rPr>
        </w:r>
        <w:r w:rsidR="003343B3">
          <w:rPr>
            <w:noProof/>
            <w:webHidden/>
          </w:rPr>
          <w:fldChar w:fldCharType="separate"/>
        </w:r>
        <w:r w:rsidR="001A5BD7">
          <w:rPr>
            <w:noProof/>
            <w:webHidden/>
          </w:rPr>
          <w:t>42</w:t>
        </w:r>
        <w:r w:rsidR="003343B3">
          <w:rPr>
            <w:noProof/>
            <w:webHidden/>
          </w:rPr>
          <w:fldChar w:fldCharType="end"/>
        </w:r>
      </w:hyperlink>
    </w:p>
    <w:p w14:paraId="4B96E7DD" w14:textId="71246B3B" w:rsidR="003343B3" w:rsidRDefault="00B5557A">
      <w:pPr>
        <w:pStyle w:val="Verzeichnis1"/>
        <w:rPr>
          <w:rFonts w:asciiTheme="minorHAnsi" w:eastAsiaTheme="minorEastAsia" w:hAnsiTheme="minorHAnsi" w:cstheme="minorBidi"/>
          <w:b w:val="0"/>
          <w:bCs w:val="0"/>
          <w:noProof/>
          <w:sz w:val="22"/>
          <w:szCs w:val="22"/>
        </w:rPr>
      </w:pPr>
      <w:hyperlink w:anchor="_Toc515437538" w:history="1">
        <w:r w:rsidR="003343B3" w:rsidRPr="00AA12EC">
          <w:rPr>
            <w:rStyle w:val="Hyperlink"/>
            <w:noProof/>
          </w:rPr>
          <w:t>7</w:t>
        </w:r>
        <w:r w:rsidR="003343B3">
          <w:rPr>
            <w:rFonts w:asciiTheme="minorHAnsi" w:eastAsiaTheme="minorEastAsia" w:hAnsiTheme="minorHAnsi" w:cstheme="minorBidi"/>
            <w:b w:val="0"/>
            <w:bCs w:val="0"/>
            <w:noProof/>
            <w:sz w:val="22"/>
            <w:szCs w:val="22"/>
          </w:rPr>
          <w:tab/>
        </w:r>
        <w:r w:rsidR="003343B3" w:rsidRPr="00AA12EC">
          <w:rPr>
            <w:rStyle w:val="Hyperlink"/>
            <w:noProof/>
          </w:rPr>
          <w:t>Entwurf</w:t>
        </w:r>
        <w:r w:rsidR="003343B3">
          <w:rPr>
            <w:noProof/>
            <w:webHidden/>
          </w:rPr>
          <w:tab/>
        </w:r>
        <w:r w:rsidR="003343B3">
          <w:rPr>
            <w:noProof/>
            <w:webHidden/>
          </w:rPr>
          <w:fldChar w:fldCharType="begin"/>
        </w:r>
        <w:r w:rsidR="003343B3">
          <w:rPr>
            <w:noProof/>
            <w:webHidden/>
          </w:rPr>
          <w:instrText xml:space="preserve"> PAGEREF _Toc515437538 \h </w:instrText>
        </w:r>
        <w:r w:rsidR="003343B3">
          <w:rPr>
            <w:noProof/>
            <w:webHidden/>
          </w:rPr>
        </w:r>
        <w:r w:rsidR="003343B3">
          <w:rPr>
            <w:noProof/>
            <w:webHidden/>
          </w:rPr>
          <w:fldChar w:fldCharType="separate"/>
        </w:r>
        <w:r w:rsidR="001A5BD7">
          <w:rPr>
            <w:noProof/>
            <w:webHidden/>
          </w:rPr>
          <w:t>43</w:t>
        </w:r>
        <w:r w:rsidR="003343B3">
          <w:rPr>
            <w:noProof/>
            <w:webHidden/>
          </w:rPr>
          <w:fldChar w:fldCharType="end"/>
        </w:r>
      </w:hyperlink>
    </w:p>
    <w:p w14:paraId="7749EB23" w14:textId="3E6453A7" w:rsidR="003343B3" w:rsidRDefault="00B5557A">
      <w:pPr>
        <w:pStyle w:val="Verzeichnis2"/>
        <w:rPr>
          <w:rFonts w:asciiTheme="minorHAnsi" w:eastAsiaTheme="minorEastAsia" w:hAnsiTheme="minorHAnsi" w:cstheme="minorBidi"/>
          <w:bCs w:val="0"/>
          <w:noProof/>
          <w:sz w:val="22"/>
          <w:szCs w:val="22"/>
        </w:rPr>
      </w:pPr>
      <w:hyperlink w:anchor="_Toc515437539" w:history="1">
        <w:r w:rsidR="003343B3" w:rsidRPr="00AA12EC">
          <w:rPr>
            <w:rStyle w:val="Hyperlink"/>
            <w:noProof/>
          </w:rPr>
          <w:t>7.1</w:t>
        </w:r>
        <w:r w:rsidR="003343B3">
          <w:rPr>
            <w:rFonts w:asciiTheme="minorHAnsi" w:eastAsiaTheme="minorEastAsia" w:hAnsiTheme="minorHAnsi" w:cstheme="minorBidi"/>
            <w:bCs w:val="0"/>
            <w:noProof/>
            <w:sz w:val="22"/>
            <w:szCs w:val="22"/>
          </w:rPr>
          <w:tab/>
        </w:r>
        <w:r w:rsidR="003343B3" w:rsidRPr="00AA12EC">
          <w:rPr>
            <w:rStyle w:val="Hyperlink"/>
            <w:noProof/>
          </w:rPr>
          <w:t xml:space="preserve">Architektur der </w:t>
        </w:r>
        <w:r w:rsidR="003343B3" w:rsidRPr="00AA12EC">
          <w:rPr>
            <w:rStyle w:val="Hyperlink"/>
            <w:i/>
            <w:noProof/>
          </w:rPr>
          <w:t>TopologyEditor</w:t>
        </w:r>
        <w:r w:rsidR="003343B3">
          <w:rPr>
            <w:noProof/>
            <w:webHidden/>
          </w:rPr>
          <w:tab/>
        </w:r>
        <w:r w:rsidR="003343B3">
          <w:rPr>
            <w:noProof/>
            <w:webHidden/>
          </w:rPr>
          <w:fldChar w:fldCharType="begin"/>
        </w:r>
        <w:r w:rsidR="003343B3">
          <w:rPr>
            <w:noProof/>
            <w:webHidden/>
          </w:rPr>
          <w:instrText xml:space="preserve"> PAGEREF _Toc515437539 \h </w:instrText>
        </w:r>
        <w:r w:rsidR="003343B3">
          <w:rPr>
            <w:noProof/>
            <w:webHidden/>
          </w:rPr>
        </w:r>
        <w:r w:rsidR="003343B3">
          <w:rPr>
            <w:noProof/>
            <w:webHidden/>
          </w:rPr>
          <w:fldChar w:fldCharType="separate"/>
        </w:r>
        <w:r w:rsidR="001A5BD7">
          <w:rPr>
            <w:noProof/>
            <w:webHidden/>
          </w:rPr>
          <w:t>43</w:t>
        </w:r>
        <w:r w:rsidR="003343B3">
          <w:rPr>
            <w:noProof/>
            <w:webHidden/>
          </w:rPr>
          <w:fldChar w:fldCharType="end"/>
        </w:r>
      </w:hyperlink>
    </w:p>
    <w:p w14:paraId="69CEA675" w14:textId="0EF01D47" w:rsidR="003343B3" w:rsidRDefault="00B5557A">
      <w:pPr>
        <w:pStyle w:val="Verzeichnis2"/>
        <w:rPr>
          <w:rFonts w:asciiTheme="minorHAnsi" w:eastAsiaTheme="minorEastAsia" w:hAnsiTheme="minorHAnsi" w:cstheme="minorBidi"/>
          <w:bCs w:val="0"/>
          <w:noProof/>
          <w:sz w:val="22"/>
          <w:szCs w:val="22"/>
        </w:rPr>
      </w:pPr>
      <w:hyperlink w:anchor="_Toc515437540" w:history="1">
        <w:r w:rsidR="003343B3" w:rsidRPr="00AA12EC">
          <w:rPr>
            <w:rStyle w:val="Hyperlink"/>
            <w:noProof/>
          </w:rPr>
          <w:t>7.2</w:t>
        </w:r>
        <w:r w:rsidR="003343B3">
          <w:rPr>
            <w:rFonts w:asciiTheme="minorHAnsi" w:eastAsiaTheme="minorEastAsia" w:hAnsiTheme="minorHAnsi" w:cstheme="minorBidi"/>
            <w:bCs w:val="0"/>
            <w:noProof/>
            <w:sz w:val="22"/>
            <w:szCs w:val="22"/>
          </w:rPr>
          <w:tab/>
        </w:r>
        <w:r w:rsidR="003343B3" w:rsidRPr="00AA12EC">
          <w:rPr>
            <w:rStyle w:val="Hyperlink"/>
            <w:noProof/>
          </w:rPr>
          <w:t>Datenmodell</w:t>
        </w:r>
        <w:r w:rsidR="003343B3">
          <w:rPr>
            <w:noProof/>
            <w:webHidden/>
          </w:rPr>
          <w:tab/>
        </w:r>
        <w:r w:rsidR="003343B3">
          <w:rPr>
            <w:noProof/>
            <w:webHidden/>
          </w:rPr>
          <w:fldChar w:fldCharType="begin"/>
        </w:r>
        <w:r w:rsidR="003343B3">
          <w:rPr>
            <w:noProof/>
            <w:webHidden/>
          </w:rPr>
          <w:instrText xml:space="preserve"> PAGEREF _Toc515437540 \h </w:instrText>
        </w:r>
        <w:r w:rsidR="003343B3">
          <w:rPr>
            <w:noProof/>
            <w:webHidden/>
          </w:rPr>
        </w:r>
        <w:r w:rsidR="003343B3">
          <w:rPr>
            <w:noProof/>
            <w:webHidden/>
          </w:rPr>
          <w:fldChar w:fldCharType="separate"/>
        </w:r>
        <w:r w:rsidR="001A5BD7">
          <w:rPr>
            <w:noProof/>
            <w:webHidden/>
          </w:rPr>
          <w:t>44</w:t>
        </w:r>
        <w:r w:rsidR="003343B3">
          <w:rPr>
            <w:noProof/>
            <w:webHidden/>
          </w:rPr>
          <w:fldChar w:fldCharType="end"/>
        </w:r>
      </w:hyperlink>
    </w:p>
    <w:p w14:paraId="37D4C360" w14:textId="0C9C668B" w:rsidR="003343B3" w:rsidRDefault="00B5557A">
      <w:pPr>
        <w:pStyle w:val="Verzeichnis2"/>
        <w:rPr>
          <w:rFonts w:asciiTheme="minorHAnsi" w:eastAsiaTheme="minorEastAsia" w:hAnsiTheme="minorHAnsi" w:cstheme="minorBidi"/>
          <w:bCs w:val="0"/>
          <w:noProof/>
          <w:sz w:val="22"/>
          <w:szCs w:val="22"/>
        </w:rPr>
      </w:pPr>
      <w:hyperlink w:anchor="_Toc515437541" w:history="1">
        <w:r w:rsidR="003343B3" w:rsidRPr="00AA12EC">
          <w:rPr>
            <w:rStyle w:val="Hyperlink"/>
            <w:noProof/>
          </w:rPr>
          <w:t>7.3</w:t>
        </w:r>
        <w:r w:rsidR="003343B3">
          <w:rPr>
            <w:rFonts w:asciiTheme="minorHAnsi" w:eastAsiaTheme="minorEastAsia" w:hAnsiTheme="minorHAnsi" w:cstheme="minorBidi"/>
            <w:bCs w:val="0"/>
            <w:noProof/>
            <w:sz w:val="22"/>
            <w:szCs w:val="22"/>
          </w:rPr>
          <w:tab/>
        </w:r>
        <w:r w:rsidR="003343B3" w:rsidRPr="00AA12EC">
          <w:rPr>
            <w:rStyle w:val="Hyperlink"/>
            <w:noProof/>
          </w:rPr>
          <w:t>DtmApi Wrapper</w:t>
        </w:r>
        <w:r w:rsidR="003343B3">
          <w:rPr>
            <w:noProof/>
            <w:webHidden/>
          </w:rPr>
          <w:tab/>
        </w:r>
        <w:r w:rsidR="003343B3">
          <w:rPr>
            <w:noProof/>
            <w:webHidden/>
          </w:rPr>
          <w:fldChar w:fldCharType="begin"/>
        </w:r>
        <w:r w:rsidR="003343B3">
          <w:rPr>
            <w:noProof/>
            <w:webHidden/>
          </w:rPr>
          <w:instrText xml:space="preserve"> PAGEREF _Toc515437541 \h </w:instrText>
        </w:r>
        <w:r w:rsidR="003343B3">
          <w:rPr>
            <w:noProof/>
            <w:webHidden/>
          </w:rPr>
        </w:r>
        <w:r w:rsidR="003343B3">
          <w:rPr>
            <w:noProof/>
            <w:webHidden/>
          </w:rPr>
          <w:fldChar w:fldCharType="separate"/>
        </w:r>
        <w:r w:rsidR="001A5BD7">
          <w:rPr>
            <w:noProof/>
            <w:webHidden/>
          </w:rPr>
          <w:t>45</w:t>
        </w:r>
        <w:r w:rsidR="003343B3">
          <w:rPr>
            <w:noProof/>
            <w:webHidden/>
          </w:rPr>
          <w:fldChar w:fldCharType="end"/>
        </w:r>
      </w:hyperlink>
    </w:p>
    <w:p w14:paraId="785810CA" w14:textId="6972D865" w:rsidR="003343B3" w:rsidRDefault="00B5557A">
      <w:pPr>
        <w:pStyle w:val="Verzeichnis1"/>
        <w:rPr>
          <w:rFonts w:asciiTheme="minorHAnsi" w:eastAsiaTheme="minorEastAsia" w:hAnsiTheme="minorHAnsi" w:cstheme="minorBidi"/>
          <w:b w:val="0"/>
          <w:bCs w:val="0"/>
          <w:noProof/>
          <w:sz w:val="22"/>
          <w:szCs w:val="22"/>
        </w:rPr>
      </w:pPr>
      <w:hyperlink w:anchor="_Toc515437542" w:history="1">
        <w:r w:rsidR="003343B3" w:rsidRPr="00AA12EC">
          <w:rPr>
            <w:rStyle w:val="Hyperlink"/>
            <w:noProof/>
          </w:rPr>
          <w:t>8</w:t>
        </w:r>
        <w:r w:rsidR="003343B3">
          <w:rPr>
            <w:rFonts w:asciiTheme="minorHAnsi" w:eastAsiaTheme="minorEastAsia" w:hAnsiTheme="minorHAnsi" w:cstheme="minorBidi"/>
            <w:b w:val="0"/>
            <w:bCs w:val="0"/>
            <w:noProof/>
            <w:sz w:val="22"/>
            <w:szCs w:val="22"/>
          </w:rPr>
          <w:tab/>
        </w:r>
        <w:r w:rsidR="003343B3" w:rsidRPr="00AA12EC">
          <w:rPr>
            <w:rStyle w:val="Hyperlink"/>
            <w:noProof/>
          </w:rPr>
          <w:t>Realisierung</w:t>
        </w:r>
        <w:r w:rsidR="003343B3">
          <w:rPr>
            <w:noProof/>
            <w:webHidden/>
          </w:rPr>
          <w:tab/>
        </w:r>
        <w:r w:rsidR="003343B3">
          <w:rPr>
            <w:noProof/>
            <w:webHidden/>
          </w:rPr>
          <w:fldChar w:fldCharType="begin"/>
        </w:r>
        <w:r w:rsidR="003343B3">
          <w:rPr>
            <w:noProof/>
            <w:webHidden/>
          </w:rPr>
          <w:instrText xml:space="preserve"> PAGEREF _Toc515437542 \h </w:instrText>
        </w:r>
        <w:r w:rsidR="003343B3">
          <w:rPr>
            <w:noProof/>
            <w:webHidden/>
          </w:rPr>
        </w:r>
        <w:r w:rsidR="003343B3">
          <w:rPr>
            <w:noProof/>
            <w:webHidden/>
          </w:rPr>
          <w:fldChar w:fldCharType="separate"/>
        </w:r>
        <w:r w:rsidR="001A5BD7">
          <w:rPr>
            <w:noProof/>
            <w:webHidden/>
          </w:rPr>
          <w:t>46</w:t>
        </w:r>
        <w:r w:rsidR="003343B3">
          <w:rPr>
            <w:noProof/>
            <w:webHidden/>
          </w:rPr>
          <w:fldChar w:fldCharType="end"/>
        </w:r>
      </w:hyperlink>
    </w:p>
    <w:p w14:paraId="65890A32" w14:textId="58C1B24B" w:rsidR="003343B3" w:rsidRDefault="00B5557A">
      <w:pPr>
        <w:pStyle w:val="Verzeichnis2"/>
        <w:rPr>
          <w:rFonts w:asciiTheme="minorHAnsi" w:eastAsiaTheme="minorEastAsia" w:hAnsiTheme="minorHAnsi" w:cstheme="minorBidi"/>
          <w:bCs w:val="0"/>
          <w:noProof/>
          <w:sz w:val="22"/>
          <w:szCs w:val="22"/>
        </w:rPr>
      </w:pPr>
      <w:hyperlink w:anchor="_Toc515437543" w:history="1">
        <w:r w:rsidR="003343B3" w:rsidRPr="00AA12EC">
          <w:rPr>
            <w:rStyle w:val="Hyperlink"/>
            <w:noProof/>
          </w:rPr>
          <w:t>8.1</w:t>
        </w:r>
        <w:r w:rsidR="003343B3">
          <w:rPr>
            <w:rFonts w:asciiTheme="minorHAnsi" w:eastAsiaTheme="minorEastAsia" w:hAnsiTheme="minorHAnsi" w:cstheme="minorBidi"/>
            <w:bCs w:val="0"/>
            <w:noProof/>
            <w:sz w:val="22"/>
            <w:szCs w:val="22"/>
          </w:rPr>
          <w:tab/>
        </w:r>
        <w:r w:rsidR="003343B3" w:rsidRPr="00AA12EC">
          <w:rPr>
            <w:rStyle w:val="Hyperlink"/>
            <w:noProof/>
          </w:rPr>
          <w:t>Vorgehensweise</w:t>
        </w:r>
        <w:r w:rsidR="003343B3">
          <w:rPr>
            <w:noProof/>
            <w:webHidden/>
          </w:rPr>
          <w:tab/>
        </w:r>
        <w:r w:rsidR="003343B3">
          <w:rPr>
            <w:noProof/>
            <w:webHidden/>
          </w:rPr>
          <w:fldChar w:fldCharType="begin"/>
        </w:r>
        <w:r w:rsidR="003343B3">
          <w:rPr>
            <w:noProof/>
            <w:webHidden/>
          </w:rPr>
          <w:instrText xml:space="preserve"> PAGEREF _Toc515437543 \h </w:instrText>
        </w:r>
        <w:r w:rsidR="003343B3">
          <w:rPr>
            <w:noProof/>
            <w:webHidden/>
          </w:rPr>
        </w:r>
        <w:r w:rsidR="003343B3">
          <w:rPr>
            <w:noProof/>
            <w:webHidden/>
          </w:rPr>
          <w:fldChar w:fldCharType="separate"/>
        </w:r>
        <w:r w:rsidR="001A5BD7">
          <w:rPr>
            <w:noProof/>
            <w:webHidden/>
          </w:rPr>
          <w:t>46</w:t>
        </w:r>
        <w:r w:rsidR="003343B3">
          <w:rPr>
            <w:noProof/>
            <w:webHidden/>
          </w:rPr>
          <w:fldChar w:fldCharType="end"/>
        </w:r>
      </w:hyperlink>
    </w:p>
    <w:p w14:paraId="555900E5" w14:textId="04D039A2" w:rsidR="003343B3" w:rsidRDefault="00B5557A">
      <w:pPr>
        <w:pStyle w:val="Verzeichnis2"/>
        <w:rPr>
          <w:rFonts w:asciiTheme="minorHAnsi" w:eastAsiaTheme="minorEastAsia" w:hAnsiTheme="minorHAnsi" w:cstheme="minorBidi"/>
          <w:bCs w:val="0"/>
          <w:noProof/>
          <w:sz w:val="22"/>
          <w:szCs w:val="22"/>
        </w:rPr>
      </w:pPr>
      <w:hyperlink w:anchor="_Toc515437544" w:history="1">
        <w:r w:rsidR="003343B3" w:rsidRPr="00AA12EC">
          <w:rPr>
            <w:rStyle w:val="Hyperlink"/>
            <w:noProof/>
          </w:rPr>
          <w:t>8.2</w:t>
        </w:r>
        <w:r w:rsidR="003343B3">
          <w:rPr>
            <w:rFonts w:asciiTheme="minorHAnsi" w:eastAsiaTheme="minorEastAsia" w:hAnsiTheme="minorHAnsi" w:cstheme="minorBidi"/>
            <w:bCs w:val="0"/>
            <w:noProof/>
            <w:sz w:val="22"/>
            <w:szCs w:val="22"/>
          </w:rPr>
          <w:tab/>
        </w:r>
        <w:r w:rsidR="003343B3" w:rsidRPr="00AA12EC">
          <w:rPr>
            <w:rStyle w:val="Hyperlink"/>
            <w:noProof/>
          </w:rPr>
          <w:t>Verwendete Werkzeugen</w:t>
        </w:r>
        <w:r w:rsidR="003343B3">
          <w:rPr>
            <w:noProof/>
            <w:webHidden/>
          </w:rPr>
          <w:tab/>
        </w:r>
        <w:r w:rsidR="003343B3">
          <w:rPr>
            <w:noProof/>
            <w:webHidden/>
          </w:rPr>
          <w:fldChar w:fldCharType="begin"/>
        </w:r>
        <w:r w:rsidR="003343B3">
          <w:rPr>
            <w:noProof/>
            <w:webHidden/>
          </w:rPr>
          <w:instrText xml:space="preserve"> PAGEREF _Toc515437544 \h </w:instrText>
        </w:r>
        <w:r w:rsidR="003343B3">
          <w:rPr>
            <w:noProof/>
            <w:webHidden/>
          </w:rPr>
        </w:r>
        <w:r w:rsidR="003343B3">
          <w:rPr>
            <w:noProof/>
            <w:webHidden/>
          </w:rPr>
          <w:fldChar w:fldCharType="separate"/>
        </w:r>
        <w:r w:rsidR="001A5BD7">
          <w:rPr>
            <w:noProof/>
            <w:webHidden/>
          </w:rPr>
          <w:t>46</w:t>
        </w:r>
        <w:r w:rsidR="003343B3">
          <w:rPr>
            <w:noProof/>
            <w:webHidden/>
          </w:rPr>
          <w:fldChar w:fldCharType="end"/>
        </w:r>
      </w:hyperlink>
    </w:p>
    <w:p w14:paraId="52843E23" w14:textId="7DF3B2A6" w:rsidR="003343B3" w:rsidRDefault="00B5557A">
      <w:pPr>
        <w:pStyle w:val="Verzeichnis2"/>
        <w:rPr>
          <w:rFonts w:asciiTheme="minorHAnsi" w:eastAsiaTheme="minorEastAsia" w:hAnsiTheme="minorHAnsi" w:cstheme="minorBidi"/>
          <w:bCs w:val="0"/>
          <w:noProof/>
          <w:sz w:val="22"/>
          <w:szCs w:val="22"/>
        </w:rPr>
      </w:pPr>
      <w:hyperlink w:anchor="_Toc515437545" w:history="1">
        <w:r w:rsidR="003343B3" w:rsidRPr="00AA12EC">
          <w:rPr>
            <w:rStyle w:val="Hyperlink"/>
            <w:noProof/>
          </w:rPr>
          <w:t>8.3</w:t>
        </w:r>
        <w:r w:rsidR="003343B3">
          <w:rPr>
            <w:rFonts w:asciiTheme="minorHAnsi" w:eastAsiaTheme="minorEastAsia" w:hAnsiTheme="minorHAnsi" w:cstheme="minorBidi"/>
            <w:bCs w:val="0"/>
            <w:noProof/>
            <w:sz w:val="22"/>
            <w:szCs w:val="22"/>
          </w:rPr>
          <w:tab/>
        </w:r>
        <w:r w:rsidR="003343B3" w:rsidRPr="00AA12EC">
          <w:rPr>
            <w:rStyle w:val="Hyperlink"/>
            <w:noProof/>
          </w:rPr>
          <w:t>Ausgewählte Implementierungsaspekte</w:t>
        </w:r>
        <w:r w:rsidR="003343B3">
          <w:rPr>
            <w:noProof/>
            <w:webHidden/>
          </w:rPr>
          <w:tab/>
        </w:r>
        <w:r w:rsidR="003343B3">
          <w:rPr>
            <w:noProof/>
            <w:webHidden/>
          </w:rPr>
          <w:fldChar w:fldCharType="begin"/>
        </w:r>
        <w:r w:rsidR="003343B3">
          <w:rPr>
            <w:noProof/>
            <w:webHidden/>
          </w:rPr>
          <w:instrText xml:space="preserve"> PAGEREF _Toc515437545 \h </w:instrText>
        </w:r>
        <w:r w:rsidR="003343B3">
          <w:rPr>
            <w:noProof/>
            <w:webHidden/>
          </w:rPr>
        </w:r>
        <w:r w:rsidR="003343B3">
          <w:rPr>
            <w:noProof/>
            <w:webHidden/>
          </w:rPr>
          <w:fldChar w:fldCharType="separate"/>
        </w:r>
        <w:r w:rsidR="001A5BD7">
          <w:rPr>
            <w:noProof/>
            <w:webHidden/>
          </w:rPr>
          <w:t>46</w:t>
        </w:r>
        <w:r w:rsidR="003343B3">
          <w:rPr>
            <w:noProof/>
            <w:webHidden/>
          </w:rPr>
          <w:fldChar w:fldCharType="end"/>
        </w:r>
      </w:hyperlink>
    </w:p>
    <w:p w14:paraId="3650A29A" w14:textId="334DF5B3" w:rsidR="003343B3" w:rsidRDefault="00B5557A">
      <w:pPr>
        <w:pStyle w:val="Verzeichnis3"/>
        <w:rPr>
          <w:rFonts w:asciiTheme="minorHAnsi" w:eastAsiaTheme="minorEastAsia" w:hAnsiTheme="minorHAnsi" w:cstheme="minorBidi"/>
          <w:sz w:val="22"/>
          <w:szCs w:val="22"/>
        </w:rPr>
      </w:pPr>
      <w:hyperlink w:anchor="_Toc515437546" w:history="1">
        <w:r w:rsidR="003343B3" w:rsidRPr="00AA12EC">
          <w:rPr>
            <w:rStyle w:val="Hyperlink"/>
          </w:rPr>
          <w:t>8.3.1</w:t>
        </w:r>
        <w:r w:rsidR="003343B3">
          <w:rPr>
            <w:rFonts w:asciiTheme="minorHAnsi" w:eastAsiaTheme="minorEastAsia" w:hAnsiTheme="minorHAnsi" w:cstheme="minorBidi"/>
            <w:sz w:val="22"/>
            <w:szCs w:val="22"/>
          </w:rPr>
          <w:tab/>
        </w:r>
        <w:r w:rsidR="003343B3" w:rsidRPr="00AA12EC">
          <w:rPr>
            <w:rStyle w:val="Hyperlink"/>
          </w:rPr>
          <w:t>Realisierung der Server-Applikation</w:t>
        </w:r>
        <w:r w:rsidR="003343B3">
          <w:rPr>
            <w:webHidden/>
          </w:rPr>
          <w:tab/>
        </w:r>
        <w:r w:rsidR="003343B3">
          <w:rPr>
            <w:webHidden/>
          </w:rPr>
          <w:fldChar w:fldCharType="begin"/>
        </w:r>
        <w:r w:rsidR="003343B3">
          <w:rPr>
            <w:webHidden/>
          </w:rPr>
          <w:instrText xml:space="preserve"> PAGEREF _Toc515437546 \h </w:instrText>
        </w:r>
        <w:r w:rsidR="003343B3">
          <w:rPr>
            <w:webHidden/>
          </w:rPr>
        </w:r>
        <w:r w:rsidR="003343B3">
          <w:rPr>
            <w:webHidden/>
          </w:rPr>
          <w:fldChar w:fldCharType="separate"/>
        </w:r>
        <w:r w:rsidR="001A5BD7">
          <w:rPr>
            <w:webHidden/>
          </w:rPr>
          <w:t>47</w:t>
        </w:r>
        <w:r w:rsidR="003343B3">
          <w:rPr>
            <w:webHidden/>
          </w:rPr>
          <w:fldChar w:fldCharType="end"/>
        </w:r>
      </w:hyperlink>
    </w:p>
    <w:p w14:paraId="4E7AB846" w14:textId="7BCE9F7C" w:rsidR="003343B3" w:rsidRDefault="00B5557A">
      <w:pPr>
        <w:pStyle w:val="Verzeichnis3"/>
        <w:rPr>
          <w:rFonts w:asciiTheme="minorHAnsi" w:eastAsiaTheme="minorEastAsia" w:hAnsiTheme="minorHAnsi" w:cstheme="minorBidi"/>
          <w:sz w:val="22"/>
          <w:szCs w:val="22"/>
        </w:rPr>
      </w:pPr>
      <w:hyperlink w:anchor="_Toc515437547" w:history="1">
        <w:r w:rsidR="003343B3" w:rsidRPr="00AA12EC">
          <w:rPr>
            <w:rStyle w:val="Hyperlink"/>
          </w:rPr>
          <w:t>8.3.2</w:t>
        </w:r>
        <w:r w:rsidR="003343B3">
          <w:rPr>
            <w:rFonts w:asciiTheme="minorHAnsi" w:eastAsiaTheme="minorEastAsia" w:hAnsiTheme="minorHAnsi" w:cstheme="minorBidi"/>
            <w:sz w:val="22"/>
            <w:szCs w:val="22"/>
          </w:rPr>
          <w:tab/>
        </w:r>
        <w:r w:rsidR="003343B3" w:rsidRPr="00AA12EC">
          <w:rPr>
            <w:rStyle w:val="Hyperlink"/>
          </w:rPr>
          <w:t>Realisierung der Client-Applikation</w:t>
        </w:r>
        <w:r w:rsidR="003343B3">
          <w:rPr>
            <w:webHidden/>
          </w:rPr>
          <w:tab/>
        </w:r>
        <w:r w:rsidR="003343B3">
          <w:rPr>
            <w:webHidden/>
          </w:rPr>
          <w:fldChar w:fldCharType="begin"/>
        </w:r>
        <w:r w:rsidR="003343B3">
          <w:rPr>
            <w:webHidden/>
          </w:rPr>
          <w:instrText xml:space="preserve"> PAGEREF _Toc515437547 \h </w:instrText>
        </w:r>
        <w:r w:rsidR="003343B3">
          <w:rPr>
            <w:webHidden/>
          </w:rPr>
        </w:r>
        <w:r w:rsidR="003343B3">
          <w:rPr>
            <w:webHidden/>
          </w:rPr>
          <w:fldChar w:fldCharType="separate"/>
        </w:r>
        <w:r w:rsidR="001A5BD7">
          <w:rPr>
            <w:webHidden/>
          </w:rPr>
          <w:t>48</w:t>
        </w:r>
        <w:r w:rsidR="003343B3">
          <w:rPr>
            <w:webHidden/>
          </w:rPr>
          <w:fldChar w:fldCharType="end"/>
        </w:r>
      </w:hyperlink>
    </w:p>
    <w:p w14:paraId="54FC3676" w14:textId="03EFE798" w:rsidR="003343B3" w:rsidRDefault="00B5557A">
      <w:pPr>
        <w:pStyle w:val="Verzeichnis3"/>
        <w:rPr>
          <w:rFonts w:asciiTheme="minorHAnsi" w:eastAsiaTheme="minorEastAsia" w:hAnsiTheme="minorHAnsi" w:cstheme="minorBidi"/>
          <w:sz w:val="22"/>
          <w:szCs w:val="22"/>
        </w:rPr>
      </w:pPr>
      <w:hyperlink w:anchor="_Toc515437548" w:history="1">
        <w:r w:rsidR="003343B3" w:rsidRPr="00AA12EC">
          <w:rPr>
            <w:rStyle w:val="Hyperlink"/>
          </w:rPr>
          <w:t>8.3.3</w:t>
        </w:r>
        <w:r w:rsidR="003343B3">
          <w:rPr>
            <w:rFonts w:asciiTheme="minorHAnsi" w:eastAsiaTheme="minorEastAsia" w:hAnsiTheme="minorHAnsi" w:cstheme="minorBidi"/>
            <w:sz w:val="22"/>
            <w:szCs w:val="22"/>
          </w:rPr>
          <w:tab/>
        </w:r>
        <w:r w:rsidR="003343B3" w:rsidRPr="00AA12EC">
          <w:rPr>
            <w:rStyle w:val="Hyperlink"/>
          </w:rPr>
          <w:t>System Vorbereitung und Erstellen eines FDT-Projekt</w:t>
        </w:r>
        <w:r w:rsidR="003343B3">
          <w:rPr>
            <w:webHidden/>
          </w:rPr>
          <w:tab/>
        </w:r>
        <w:r w:rsidR="003343B3">
          <w:rPr>
            <w:webHidden/>
          </w:rPr>
          <w:fldChar w:fldCharType="begin"/>
        </w:r>
        <w:r w:rsidR="003343B3">
          <w:rPr>
            <w:webHidden/>
          </w:rPr>
          <w:instrText xml:space="preserve"> PAGEREF _Toc515437548 \h </w:instrText>
        </w:r>
        <w:r w:rsidR="003343B3">
          <w:rPr>
            <w:webHidden/>
          </w:rPr>
        </w:r>
        <w:r w:rsidR="003343B3">
          <w:rPr>
            <w:webHidden/>
          </w:rPr>
          <w:fldChar w:fldCharType="separate"/>
        </w:r>
        <w:r w:rsidR="001A5BD7">
          <w:rPr>
            <w:webHidden/>
          </w:rPr>
          <w:t>49</w:t>
        </w:r>
        <w:r w:rsidR="003343B3">
          <w:rPr>
            <w:webHidden/>
          </w:rPr>
          <w:fldChar w:fldCharType="end"/>
        </w:r>
      </w:hyperlink>
    </w:p>
    <w:p w14:paraId="6AC22F52" w14:textId="49AC4839" w:rsidR="003343B3" w:rsidRDefault="00B5557A">
      <w:pPr>
        <w:pStyle w:val="Verzeichnis3"/>
        <w:rPr>
          <w:rFonts w:asciiTheme="minorHAnsi" w:eastAsiaTheme="minorEastAsia" w:hAnsiTheme="minorHAnsi" w:cstheme="minorBidi"/>
          <w:sz w:val="22"/>
          <w:szCs w:val="22"/>
        </w:rPr>
      </w:pPr>
      <w:hyperlink w:anchor="_Toc515437549" w:history="1">
        <w:r w:rsidR="003343B3" w:rsidRPr="00AA12EC">
          <w:rPr>
            <w:rStyle w:val="Hyperlink"/>
          </w:rPr>
          <w:t>8.3.4</w:t>
        </w:r>
        <w:r w:rsidR="003343B3">
          <w:rPr>
            <w:rFonts w:asciiTheme="minorHAnsi" w:eastAsiaTheme="minorEastAsia" w:hAnsiTheme="minorHAnsi" w:cstheme="minorBidi"/>
            <w:sz w:val="22"/>
            <w:szCs w:val="22"/>
          </w:rPr>
          <w:tab/>
        </w:r>
        <w:r w:rsidR="003343B3" w:rsidRPr="00AA12EC">
          <w:rPr>
            <w:rStyle w:val="Hyperlink"/>
          </w:rPr>
          <w:t>Anzeigen einer Topologie</w:t>
        </w:r>
        <w:r w:rsidR="003343B3">
          <w:rPr>
            <w:webHidden/>
          </w:rPr>
          <w:tab/>
        </w:r>
        <w:r w:rsidR="003343B3">
          <w:rPr>
            <w:webHidden/>
          </w:rPr>
          <w:fldChar w:fldCharType="begin"/>
        </w:r>
        <w:r w:rsidR="003343B3">
          <w:rPr>
            <w:webHidden/>
          </w:rPr>
          <w:instrText xml:space="preserve"> PAGEREF _Toc515437549 \h </w:instrText>
        </w:r>
        <w:r w:rsidR="003343B3">
          <w:rPr>
            <w:webHidden/>
          </w:rPr>
        </w:r>
        <w:r w:rsidR="003343B3">
          <w:rPr>
            <w:webHidden/>
          </w:rPr>
          <w:fldChar w:fldCharType="separate"/>
        </w:r>
        <w:r w:rsidR="001A5BD7">
          <w:rPr>
            <w:webHidden/>
          </w:rPr>
          <w:t>50</w:t>
        </w:r>
        <w:r w:rsidR="003343B3">
          <w:rPr>
            <w:webHidden/>
          </w:rPr>
          <w:fldChar w:fldCharType="end"/>
        </w:r>
      </w:hyperlink>
    </w:p>
    <w:p w14:paraId="369E508E" w14:textId="60A1833A" w:rsidR="003343B3" w:rsidRDefault="00B5557A">
      <w:pPr>
        <w:pStyle w:val="Verzeichnis1"/>
        <w:rPr>
          <w:rFonts w:asciiTheme="minorHAnsi" w:eastAsiaTheme="minorEastAsia" w:hAnsiTheme="minorHAnsi" w:cstheme="minorBidi"/>
          <w:b w:val="0"/>
          <w:bCs w:val="0"/>
          <w:noProof/>
          <w:sz w:val="22"/>
          <w:szCs w:val="22"/>
        </w:rPr>
      </w:pPr>
      <w:hyperlink w:anchor="_Toc515437550" w:history="1">
        <w:r w:rsidR="003343B3" w:rsidRPr="00AA12EC">
          <w:rPr>
            <w:rStyle w:val="Hyperlink"/>
            <w:noProof/>
          </w:rPr>
          <w:t>9</w:t>
        </w:r>
        <w:r w:rsidR="003343B3">
          <w:rPr>
            <w:rFonts w:asciiTheme="minorHAnsi" w:eastAsiaTheme="minorEastAsia" w:hAnsiTheme="minorHAnsi" w:cstheme="minorBidi"/>
            <w:b w:val="0"/>
            <w:bCs w:val="0"/>
            <w:noProof/>
            <w:sz w:val="22"/>
            <w:szCs w:val="22"/>
          </w:rPr>
          <w:tab/>
        </w:r>
        <w:r w:rsidR="003343B3" w:rsidRPr="00AA12EC">
          <w:rPr>
            <w:rStyle w:val="Hyperlink"/>
            <w:noProof/>
          </w:rPr>
          <w:t>Zusammenfassung und Ausblick</w:t>
        </w:r>
        <w:r w:rsidR="003343B3">
          <w:rPr>
            <w:noProof/>
            <w:webHidden/>
          </w:rPr>
          <w:tab/>
        </w:r>
        <w:r w:rsidR="003343B3">
          <w:rPr>
            <w:noProof/>
            <w:webHidden/>
          </w:rPr>
          <w:fldChar w:fldCharType="begin"/>
        </w:r>
        <w:r w:rsidR="003343B3">
          <w:rPr>
            <w:noProof/>
            <w:webHidden/>
          </w:rPr>
          <w:instrText xml:space="preserve"> PAGEREF _Toc515437550 \h </w:instrText>
        </w:r>
        <w:r w:rsidR="003343B3">
          <w:rPr>
            <w:noProof/>
            <w:webHidden/>
          </w:rPr>
        </w:r>
        <w:r w:rsidR="003343B3">
          <w:rPr>
            <w:noProof/>
            <w:webHidden/>
          </w:rPr>
          <w:fldChar w:fldCharType="separate"/>
        </w:r>
        <w:r w:rsidR="001A5BD7">
          <w:rPr>
            <w:noProof/>
            <w:webHidden/>
          </w:rPr>
          <w:t>51</w:t>
        </w:r>
        <w:r w:rsidR="003343B3">
          <w:rPr>
            <w:noProof/>
            <w:webHidden/>
          </w:rPr>
          <w:fldChar w:fldCharType="end"/>
        </w:r>
      </w:hyperlink>
    </w:p>
    <w:p w14:paraId="72852369" w14:textId="01641286" w:rsidR="003343B3" w:rsidRDefault="00B5557A">
      <w:pPr>
        <w:pStyle w:val="Verzeichnis2"/>
        <w:rPr>
          <w:rFonts w:asciiTheme="minorHAnsi" w:eastAsiaTheme="minorEastAsia" w:hAnsiTheme="minorHAnsi" w:cstheme="minorBidi"/>
          <w:bCs w:val="0"/>
          <w:noProof/>
          <w:sz w:val="22"/>
          <w:szCs w:val="22"/>
        </w:rPr>
      </w:pPr>
      <w:hyperlink w:anchor="_Toc515437551" w:history="1">
        <w:r w:rsidR="003343B3" w:rsidRPr="00AA12EC">
          <w:rPr>
            <w:rStyle w:val="Hyperlink"/>
            <w:noProof/>
          </w:rPr>
          <w:t>9.1</w:t>
        </w:r>
        <w:r w:rsidR="003343B3">
          <w:rPr>
            <w:rFonts w:asciiTheme="minorHAnsi" w:eastAsiaTheme="minorEastAsia" w:hAnsiTheme="minorHAnsi" w:cstheme="minorBidi"/>
            <w:bCs w:val="0"/>
            <w:noProof/>
            <w:sz w:val="22"/>
            <w:szCs w:val="22"/>
          </w:rPr>
          <w:tab/>
        </w:r>
        <w:r w:rsidR="003343B3" w:rsidRPr="00AA12EC">
          <w:rPr>
            <w:rStyle w:val="Hyperlink"/>
            <w:noProof/>
          </w:rPr>
          <w:t>Zusammenfassung</w:t>
        </w:r>
        <w:r w:rsidR="003343B3">
          <w:rPr>
            <w:noProof/>
            <w:webHidden/>
          </w:rPr>
          <w:tab/>
        </w:r>
        <w:r w:rsidR="003343B3">
          <w:rPr>
            <w:noProof/>
            <w:webHidden/>
          </w:rPr>
          <w:fldChar w:fldCharType="begin"/>
        </w:r>
        <w:r w:rsidR="003343B3">
          <w:rPr>
            <w:noProof/>
            <w:webHidden/>
          </w:rPr>
          <w:instrText xml:space="preserve"> PAGEREF _Toc515437551 \h </w:instrText>
        </w:r>
        <w:r w:rsidR="003343B3">
          <w:rPr>
            <w:noProof/>
            <w:webHidden/>
          </w:rPr>
        </w:r>
        <w:r w:rsidR="003343B3">
          <w:rPr>
            <w:noProof/>
            <w:webHidden/>
          </w:rPr>
          <w:fldChar w:fldCharType="separate"/>
        </w:r>
        <w:r w:rsidR="001A5BD7">
          <w:rPr>
            <w:noProof/>
            <w:webHidden/>
          </w:rPr>
          <w:t>51</w:t>
        </w:r>
        <w:r w:rsidR="003343B3">
          <w:rPr>
            <w:noProof/>
            <w:webHidden/>
          </w:rPr>
          <w:fldChar w:fldCharType="end"/>
        </w:r>
      </w:hyperlink>
    </w:p>
    <w:p w14:paraId="78AC6C73" w14:textId="3928E9FC" w:rsidR="003343B3" w:rsidRDefault="00B5557A">
      <w:pPr>
        <w:pStyle w:val="Verzeichnis2"/>
        <w:rPr>
          <w:rFonts w:asciiTheme="minorHAnsi" w:eastAsiaTheme="minorEastAsia" w:hAnsiTheme="minorHAnsi" w:cstheme="minorBidi"/>
          <w:bCs w:val="0"/>
          <w:noProof/>
          <w:sz w:val="22"/>
          <w:szCs w:val="22"/>
        </w:rPr>
      </w:pPr>
      <w:hyperlink w:anchor="_Toc515437552" w:history="1">
        <w:r w:rsidR="003343B3" w:rsidRPr="00AA12EC">
          <w:rPr>
            <w:rStyle w:val="Hyperlink"/>
            <w:noProof/>
          </w:rPr>
          <w:t>9.2</w:t>
        </w:r>
        <w:r w:rsidR="003343B3">
          <w:rPr>
            <w:rFonts w:asciiTheme="minorHAnsi" w:eastAsiaTheme="minorEastAsia" w:hAnsiTheme="minorHAnsi" w:cstheme="minorBidi"/>
            <w:bCs w:val="0"/>
            <w:noProof/>
            <w:sz w:val="22"/>
            <w:szCs w:val="22"/>
          </w:rPr>
          <w:tab/>
        </w:r>
        <w:r w:rsidR="003343B3" w:rsidRPr="00AA12EC">
          <w:rPr>
            <w:rStyle w:val="Hyperlink"/>
            <w:noProof/>
          </w:rPr>
          <w:t>Ausblick</w:t>
        </w:r>
        <w:r w:rsidR="003343B3">
          <w:rPr>
            <w:noProof/>
            <w:webHidden/>
          </w:rPr>
          <w:tab/>
        </w:r>
        <w:r w:rsidR="003343B3">
          <w:rPr>
            <w:noProof/>
            <w:webHidden/>
          </w:rPr>
          <w:fldChar w:fldCharType="begin"/>
        </w:r>
        <w:r w:rsidR="003343B3">
          <w:rPr>
            <w:noProof/>
            <w:webHidden/>
          </w:rPr>
          <w:instrText xml:space="preserve"> PAGEREF _Toc515437552 \h </w:instrText>
        </w:r>
        <w:r w:rsidR="003343B3">
          <w:rPr>
            <w:noProof/>
            <w:webHidden/>
          </w:rPr>
        </w:r>
        <w:r w:rsidR="003343B3">
          <w:rPr>
            <w:noProof/>
            <w:webHidden/>
          </w:rPr>
          <w:fldChar w:fldCharType="separate"/>
        </w:r>
        <w:r w:rsidR="001A5BD7">
          <w:rPr>
            <w:noProof/>
            <w:webHidden/>
          </w:rPr>
          <w:t>52</w:t>
        </w:r>
        <w:r w:rsidR="003343B3">
          <w:rPr>
            <w:noProof/>
            <w:webHidden/>
          </w:rPr>
          <w:fldChar w:fldCharType="end"/>
        </w:r>
      </w:hyperlink>
    </w:p>
    <w:p w14:paraId="09C97AFB" w14:textId="687589BA" w:rsidR="003343B3" w:rsidRDefault="00B5557A">
      <w:pPr>
        <w:pStyle w:val="Verzeichnis1"/>
        <w:rPr>
          <w:rFonts w:asciiTheme="minorHAnsi" w:eastAsiaTheme="minorEastAsia" w:hAnsiTheme="minorHAnsi" w:cstheme="minorBidi"/>
          <w:b w:val="0"/>
          <w:bCs w:val="0"/>
          <w:noProof/>
          <w:sz w:val="22"/>
          <w:szCs w:val="22"/>
        </w:rPr>
      </w:pPr>
      <w:hyperlink w:anchor="_Toc515437553" w:history="1">
        <w:r w:rsidR="003343B3" w:rsidRPr="00AA12EC">
          <w:rPr>
            <w:rStyle w:val="Hyperlink"/>
            <w:noProof/>
          </w:rPr>
          <w:t>Literatur</w:t>
        </w:r>
        <w:r w:rsidR="003343B3">
          <w:rPr>
            <w:noProof/>
            <w:webHidden/>
          </w:rPr>
          <w:tab/>
        </w:r>
        <w:r w:rsidR="003343B3">
          <w:rPr>
            <w:noProof/>
            <w:webHidden/>
          </w:rPr>
          <w:fldChar w:fldCharType="begin"/>
        </w:r>
        <w:r w:rsidR="003343B3">
          <w:rPr>
            <w:noProof/>
            <w:webHidden/>
          </w:rPr>
          <w:instrText xml:space="preserve"> PAGEREF _Toc515437553 \h </w:instrText>
        </w:r>
        <w:r w:rsidR="003343B3">
          <w:rPr>
            <w:noProof/>
            <w:webHidden/>
          </w:rPr>
        </w:r>
        <w:r w:rsidR="003343B3">
          <w:rPr>
            <w:noProof/>
            <w:webHidden/>
          </w:rPr>
          <w:fldChar w:fldCharType="separate"/>
        </w:r>
        <w:r w:rsidR="001A5BD7">
          <w:rPr>
            <w:noProof/>
            <w:webHidden/>
          </w:rPr>
          <w:t>57</w:t>
        </w:r>
        <w:r w:rsidR="003343B3">
          <w:rPr>
            <w:noProof/>
            <w:webHidden/>
          </w:rPr>
          <w:fldChar w:fldCharType="end"/>
        </w:r>
      </w:hyperlink>
    </w:p>
    <w:p w14:paraId="117FA4C3" w14:textId="0774C0AE" w:rsidR="003343B3" w:rsidRDefault="00B5557A">
      <w:pPr>
        <w:pStyle w:val="Verzeichnis1"/>
        <w:rPr>
          <w:rFonts w:asciiTheme="minorHAnsi" w:eastAsiaTheme="minorEastAsia" w:hAnsiTheme="minorHAnsi" w:cstheme="minorBidi"/>
          <w:b w:val="0"/>
          <w:bCs w:val="0"/>
          <w:noProof/>
          <w:sz w:val="22"/>
          <w:szCs w:val="22"/>
        </w:rPr>
      </w:pPr>
      <w:hyperlink w:anchor="_Toc515437554" w:history="1">
        <w:r w:rsidR="003343B3" w:rsidRPr="00AA12EC">
          <w:rPr>
            <w:rStyle w:val="Hyperlink"/>
            <w:noProof/>
          </w:rPr>
          <w:t>Index</w:t>
        </w:r>
        <w:r w:rsidR="003343B3">
          <w:rPr>
            <w:noProof/>
            <w:webHidden/>
          </w:rPr>
          <w:tab/>
        </w:r>
        <w:r w:rsidR="003343B3">
          <w:rPr>
            <w:noProof/>
            <w:webHidden/>
          </w:rPr>
          <w:fldChar w:fldCharType="begin"/>
        </w:r>
        <w:r w:rsidR="003343B3">
          <w:rPr>
            <w:noProof/>
            <w:webHidden/>
          </w:rPr>
          <w:instrText xml:space="preserve"> PAGEREF _Toc515437554 \h </w:instrText>
        </w:r>
        <w:r w:rsidR="003343B3">
          <w:rPr>
            <w:noProof/>
            <w:webHidden/>
          </w:rPr>
        </w:r>
        <w:r w:rsidR="003343B3">
          <w:rPr>
            <w:noProof/>
            <w:webHidden/>
          </w:rPr>
          <w:fldChar w:fldCharType="separate"/>
        </w:r>
        <w:r w:rsidR="001A5BD7">
          <w:rPr>
            <w:noProof/>
            <w:webHidden/>
          </w:rPr>
          <w:t>59</w:t>
        </w:r>
        <w:r w:rsidR="003343B3">
          <w:rPr>
            <w:noProof/>
            <w:webHidden/>
          </w:rPr>
          <w:fldChar w:fldCharType="end"/>
        </w:r>
      </w:hyperlink>
    </w:p>
    <w:p w14:paraId="68E07B71" w14:textId="0690280B" w:rsidR="003343B3" w:rsidRDefault="00B5557A">
      <w:pPr>
        <w:pStyle w:val="Verzeichnis1"/>
        <w:rPr>
          <w:rFonts w:asciiTheme="minorHAnsi" w:eastAsiaTheme="minorEastAsia" w:hAnsiTheme="minorHAnsi" w:cstheme="minorBidi"/>
          <w:b w:val="0"/>
          <w:bCs w:val="0"/>
          <w:noProof/>
          <w:sz w:val="22"/>
          <w:szCs w:val="22"/>
        </w:rPr>
      </w:pPr>
      <w:hyperlink w:anchor="_Toc515437555" w:history="1">
        <w:r w:rsidR="003343B3" w:rsidRPr="00AA12EC">
          <w:rPr>
            <w:rStyle w:val="Hyperlink"/>
            <w:noProof/>
          </w:rPr>
          <w:t>Glossar</w:t>
        </w:r>
        <w:r w:rsidR="003343B3">
          <w:rPr>
            <w:noProof/>
            <w:webHidden/>
          </w:rPr>
          <w:tab/>
        </w:r>
        <w:r w:rsidR="003343B3">
          <w:rPr>
            <w:noProof/>
            <w:webHidden/>
          </w:rPr>
          <w:fldChar w:fldCharType="begin"/>
        </w:r>
        <w:r w:rsidR="003343B3">
          <w:rPr>
            <w:noProof/>
            <w:webHidden/>
          </w:rPr>
          <w:instrText xml:space="preserve"> PAGEREF _Toc515437555 \h </w:instrText>
        </w:r>
        <w:r w:rsidR="003343B3">
          <w:rPr>
            <w:noProof/>
            <w:webHidden/>
          </w:rPr>
        </w:r>
        <w:r w:rsidR="003343B3">
          <w:rPr>
            <w:noProof/>
            <w:webHidden/>
          </w:rPr>
          <w:fldChar w:fldCharType="separate"/>
        </w:r>
        <w:r w:rsidR="001A5BD7">
          <w:rPr>
            <w:noProof/>
            <w:webHidden/>
          </w:rPr>
          <w:t>60</w:t>
        </w:r>
        <w:r w:rsidR="003343B3">
          <w:rPr>
            <w:noProof/>
            <w:webHidden/>
          </w:rPr>
          <w:fldChar w:fldCharType="end"/>
        </w:r>
      </w:hyperlink>
    </w:p>
    <w:p w14:paraId="06EC9D82" w14:textId="7A86C01E" w:rsidR="003343B3" w:rsidRDefault="00B5557A">
      <w:pPr>
        <w:pStyle w:val="Verzeichnis1"/>
        <w:rPr>
          <w:rFonts w:asciiTheme="minorHAnsi" w:eastAsiaTheme="minorEastAsia" w:hAnsiTheme="minorHAnsi" w:cstheme="minorBidi"/>
          <w:b w:val="0"/>
          <w:bCs w:val="0"/>
          <w:noProof/>
          <w:sz w:val="22"/>
          <w:szCs w:val="22"/>
        </w:rPr>
      </w:pPr>
      <w:hyperlink w:anchor="_Toc515437556" w:history="1">
        <w:r w:rsidR="003343B3" w:rsidRPr="00AA12EC">
          <w:rPr>
            <w:rStyle w:val="Hyperlink"/>
            <w:noProof/>
          </w:rPr>
          <w:t>Erklärung der Kandidatin / des Kandidaten</w:t>
        </w:r>
        <w:r w:rsidR="003343B3">
          <w:rPr>
            <w:noProof/>
            <w:webHidden/>
          </w:rPr>
          <w:tab/>
        </w:r>
        <w:r w:rsidR="003343B3">
          <w:rPr>
            <w:noProof/>
            <w:webHidden/>
          </w:rPr>
          <w:fldChar w:fldCharType="begin"/>
        </w:r>
        <w:r w:rsidR="003343B3">
          <w:rPr>
            <w:noProof/>
            <w:webHidden/>
          </w:rPr>
          <w:instrText xml:space="preserve"> PAGEREF _Toc515437556 \h </w:instrText>
        </w:r>
        <w:r w:rsidR="003343B3">
          <w:rPr>
            <w:noProof/>
            <w:webHidden/>
          </w:rPr>
        </w:r>
        <w:r w:rsidR="003343B3">
          <w:rPr>
            <w:noProof/>
            <w:webHidden/>
          </w:rPr>
          <w:fldChar w:fldCharType="separate"/>
        </w:r>
        <w:r w:rsidR="001A5BD7">
          <w:rPr>
            <w:noProof/>
            <w:webHidden/>
          </w:rPr>
          <w:t>61</w:t>
        </w:r>
        <w:r w:rsidR="003343B3">
          <w:rPr>
            <w:noProof/>
            <w:webHidden/>
          </w:rPr>
          <w:fldChar w:fldCharType="end"/>
        </w:r>
      </w:hyperlink>
    </w:p>
    <w:p w14:paraId="63236D42" w14:textId="732A601F" w:rsidR="00367D86" w:rsidRDefault="00367D86">
      <w:r>
        <w:rPr>
          <w:rStyle w:val="Hyperlink"/>
        </w:rPr>
        <w:fldChar w:fldCharType="end"/>
      </w:r>
    </w:p>
    <w:p w14:paraId="61236606" w14:textId="77777777" w:rsidR="00367D86" w:rsidRDefault="00367D86">
      <w:pPr>
        <w:pStyle w:val="berschrift1ohneEintraginsInhaltsverzeichnis"/>
      </w:pPr>
      <w:r>
        <w:br w:type="page"/>
      </w:r>
      <w:r>
        <w:lastRenderedPageBreak/>
        <w:t>Abbildungsverzeichnis</w:t>
      </w:r>
    </w:p>
    <w:p w14:paraId="2F24673D" w14:textId="76CA51AC" w:rsidR="00912462" w:rsidRDefault="00BB1C71">
      <w:pPr>
        <w:pStyle w:val="Abbildungsverzeichnis"/>
        <w:rPr>
          <w:rFonts w:asciiTheme="minorHAnsi" w:eastAsiaTheme="minorEastAsia" w:hAnsiTheme="minorHAnsi" w:cstheme="minorBidi"/>
          <w:bCs w:val="0"/>
          <w:sz w:val="22"/>
          <w:szCs w:val="22"/>
        </w:rPr>
      </w:pPr>
      <w:r>
        <w:fldChar w:fldCharType="begin"/>
      </w:r>
      <w:r>
        <w:instrText xml:space="preserve"> TOC \h \z \c "Abbildung" </w:instrText>
      </w:r>
      <w:r>
        <w:fldChar w:fldCharType="separate"/>
      </w:r>
      <w:hyperlink w:anchor="_Toc511225559" w:history="1">
        <w:r w:rsidR="00912462" w:rsidRPr="00433FAB">
          <w:rPr>
            <w:rStyle w:val="Hyperlink"/>
          </w:rPr>
          <w:t>Abbildung 1: Haupteingang Hilscher Gesellschaft für Systemautomation mbH</w:t>
        </w:r>
        <w:r w:rsidR="00912462">
          <w:rPr>
            <w:webHidden/>
          </w:rPr>
          <w:tab/>
        </w:r>
        <w:r w:rsidR="00912462">
          <w:rPr>
            <w:webHidden/>
          </w:rPr>
          <w:fldChar w:fldCharType="begin"/>
        </w:r>
        <w:r w:rsidR="00912462">
          <w:rPr>
            <w:webHidden/>
          </w:rPr>
          <w:instrText xml:space="preserve"> PAGEREF _Toc511225559 \h </w:instrText>
        </w:r>
        <w:r w:rsidR="00912462">
          <w:rPr>
            <w:webHidden/>
          </w:rPr>
        </w:r>
        <w:r w:rsidR="00912462">
          <w:rPr>
            <w:webHidden/>
          </w:rPr>
          <w:fldChar w:fldCharType="separate"/>
        </w:r>
        <w:r w:rsidR="001A5BD7">
          <w:rPr>
            <w:webHidden/>
          </w:rPr>
          <w:t>11</w:t>
        </w:r>
        <w:r w:rsidR="00912462">
          <w:rPr>
            <w:webHidden/>
          </w:rPr>
          <w:fldChar w:fldCharType="end"/>
        </w:r>
      </w:hyperlink>
    </w:p>
    <w:p w14:paraId="22996315" w14:textId="4A19E657" w:rsidR="00912462" w:rsidRDefault="00B5557A">
      <w:pPr>
        <w:pStyle w:val="Abbildungsverzeichnis"/>
        <w:rPr>
          <w:rFonts w:asciiTheme="minorHAnsi" w:eastAsiaTheme="minorEastAsia" w:hAnsiTheme="minorHAnsi" w:cstheme="minorBidi"/>
          <w:bCs w:val="0"/>
          <w:sz w:val="22"/>
          <w:szCs w:val="22"/>
        </w:rPr>
      </w:pPr>
      <w:hyperlink w:anchor="_Toc511225560" w:history="1">
        <w:r w:rsidR="00912462" w:rsidRPr="00433FAB">
          <w:rPr>
            <w:rStyle w:val="Hyperlink"/>
          </w:rPr>
          <w:t>Abbildung 2: Linien-Topologie</w:t>
        </w:r>
        <w:r w:rsidR="00912462">
          <w:rPr>
            <w:webHidden/>
          </w:rPr>
          <w:tab/>
        </w:r>
        <w:r w:rsidR="00912462">
          <w:rPr>
            <w:webHidden/>
          </w:rPr>
          <w:fldChar w:fldCharType="begin"/>
        </w:r>
        <w:r w:rsidR="00912462">
          <w:rPr>
            <w:webHidden/>
          </w:rPr>
          <w:instrText xml:space="preserve"> PAGEREF _Toc511225560 \h </w:instrText>
        </w:r>
        <w:r w:rsidR="00912462">
          <w:rPr>
            <w:webHidden/>
          </w:rPr>
        </w:r>
        <w:r w:rsidR="00912462">
          <w:rPr>
            <w:webHidden/>
          </w:rPr>
          <w:fldChar w:fldCharType="separate"/>
        </w:r>
        <w:r w:rsidR="001A5BD7">
          <w:rPr>
            <w:webHidden/>
          </w:rPr>
          <w:t>15</w:t>
        </w:r>
        <w:r w:rsidR="00912462">
          <w:rPr>
            <w:webHidden/>
          </w:rPr>
          <w:fldChar w:fldCharType="end"/>
        </w:r>
      </w:hyperlink>
    </w:p>
    <w:p w14:paraId="717AE0E3" w14:textId="303BAC88" w:rsidR="00912462" w:rsidRDefault="00B5557A">
      <w:pPr>
        <w:pStyle w:val="Abbildungsverzeichnis"/>
        <w:rPr>
          <w:rFonts w:asciiTheme="minorHAnsi" w:eastAsiaTheme="minorEastAsia" w:hAnsiTheme="minorHAnsi" w:cstheme="minorBidi"/>
          <w:bCs w:val="0"/>
          <w:sz w:val="22"/>
          <w:szCs w:val="22"/>
        </w:rPr>
      </w:pPr>
      <w:hyperlink w:anchor="_Toc511225561" w:history="1">
        <w:r w:rsidR="00912462" w:rsidRPr="00433FAB">
          <w:rPr>
            <w:rStyle w:val="Hyperlink"/>
          </w:rPr>
          <w:t>Abbildung 3: Ring-Topologie</w:t>
        </w:r>
        <w:r w:rsidR="00912462">
          <w:rPr>
            <w:webHidden/>
          </w:rPr>
          <w:tab/>
        </w:r>
        <w:r w:rsidR="00912462">
          <w:rPr>
            <w:webHidden/>
          </w:rPr>
          <w:fldChar w:fldCharType="begin"/>
        </w:r>
        <w:r w:rsidR="00912462">
          <w:rPr>
            <w:webHidden/>
          </w:rPr>
          <w:instrText xml:space="preserve"> PAGEREF _Toc511225561 \h </w:instrText>
        </w:r>
        <w:r w:rsidR="00912462">
          <w:rPr>
            <w:webHidden/>
          </w:rPr>
        </w:r>
        <w:r w:rsidR="00912462">
          <w:rPr>
            <w:webHidden/>
          </w:rPr>
          <w:fldChar w:fldCharType="separate"/>
        </w:r>
        <w:r w:rsidR="001A5BD7">
          <w:rPr>
            <w:webHidden/>
          </w:rPr>
          <w:t>16</w:t>
        </w:r>
        <w:r w:rsidR="00912462">
          <w:rPr>
            <w:webHidden/>
          </w:rPr>
          <w:fldChar w:fldCharType="end"/>
        </w:r>
      </w:hyperlink>
    </w:p>
    <w:p w14:paraId="12125084" w14:textId="21AD4C82" w:rsidR="00912462" w:rsidRDefault="00B5557A">
      <w:pPr>
        <w:pStyle w:val="Abbildungsverzeichnis"/>
        <w:rPr>
          <w:rFonts w:asciiTheme="minorHAnsi" w:eastAsiaTheme="minorEastAsia" w:hAnsiTheme="minorHAnsi" w:cstheme="minorBidi"/>
          <w:bCs w:val="0"/>
          <w:sz w:val="22"/>
          <w:szCs w:val="22"/>
        </w:rPr>
      </w:pPr>
      <w:hyperlink w:anchor="_Toc511225562" w:history="1">
        <w:r w:rsidR="00912462" w:rsidRPr="00433FAB">
          <w:rPr>
            <w:rStyle w:val="Hyperlink"/>
          </w:rPr>
          <w:t>Abbildung 4: Stern-Topologie</w:t>
        </w:r>
        <w:r w:rsidR="00912462">
          <w:rPr>
            <w:webHidden/>
          </w:rPr>
          <w:tab/>
        </w:r>
        <w:r w:rsidR="00912462">
          <w:rPr>
            <w:webHidden/>
          </w:rPr>
          <w:fldChar w:fldCharType="begin"/>
        </w:r>
        <w:r w:rsidR="00912462">
          <w:rPr>
            <w:webHidden/>
          </w:rPr>
          <w:instrText xml:space="preserve"> PAGEREF _Toc511225562 \h </w:instrText>
        </w:r>
        <w:r w:rsidR="00912462">
          <w:rPr>
            <w:webHidden/>
          </w:rPr>
        </w:r>
        <w:r w:rsidR="00912462">
          <w:rPr>
            <w:webHidden/>
          </w:rPr>
          <w:fldChar w:fldCharType="separate"/>
        </w:r>
        <w:r w:rsidR="001A5BD7">
          <w:rPr>
            <w:webHidden/>
          </w:rPr>
          <w:t>17</w:t>
        </w:r>
        <w:r w:rsidR="00912462">
          <w:rPr>
            <w:webHidden/>
          </w:rPr>
          <w:fldChar w:fldCharType="end"/>
        </w:r>
      </w:hyperlink>
    </w:p>
    <w:p w14:paraId="63A788BB" w14:textId="52C22E19" w:rsidR="00912462" w:rsidRDefault="00B5557A">
      <w:pPr>
        <w:pStyle w:val="Abbildungsverzeichnis"/>
        <w:rPr>
          <w:rFonts w:asciiTheme="minorHAnsi" w:eastAsiaTheme="minorEastAsia" w:hAnsiTheme="minorHAnsi" w:cstheme="minorBidi"/>
          <w:bCs w:val="0"/>
          <w:sz w:val="22"/>
          <w:szCs w:val="22"/>
        </w:rPr>
      </w:pPr>
      <w:hyperlink w:anchor="_Toc511225563" w:history="1">
        <w:r w:rsidR="00912462" w:rsidRPr="00433FAB">
          <w:rPr>
            <w:rStyle w:val="Hyperlink"/>
          </w:rPr>
          <w:t>Abbildung 5: Baum-Topologie</w:t>
        </w:r>
        <w:r w:rsidR="00912462">
          <w:rPr>
            <w:webHidden/>
          </w:rPr>
          <w:tab/>
        </w:r>
        <w:r w:rsidR="00912462">
          <w:rPr>
            <w:webHidden/>
          </w:rPr>
          <w:fldChar w:fldCharType="begin"/>
        </w:r>
        <w:r w:rsidR="00912462">
          <w:rPr>
            <w:webHidden/>
          </w:rPr>
          <w:instrText xml:space="preserve"> PAGEREF _Toc511225563 \h </w:instrText>
        </w:r>
        <w:r w:rsidR="00912462">
          <w:rPr>
            <w:webHidden/>
          </w:rPr>
        </w:r>
        <w:r w:rsidR="00912462">
          <w:rPr>
            <w:webHidden/>
          </w:rPr>
          <w:fldChar w:fldCharType="separate"/>
        </w:r>
        <w:r w:rsidR="001A5BD7">
          <w:rPr>
            <w:webHidden/>
          </w:rPr>
          <w:t>18</w:t>
        </w:r>
        <w:r w:rsidR="00912462">
          <w:rPr>
            <w:webHidden/>
          </w:rPr>
          <w:fldChar w:fldCharType="end"/>
        </w:r>
      </w:hyperlink>
    </w:p>
    <w:p w14:paraId="2D35514A" w14:textId="0E534F7F" w:rsidR="00912462" w:rsidRDefault="00B5557A">
      <w:pPr>
        <w:pStyle w:val="Abbildungsverzeichnis"/>
        <w:rPr>
          <w:rFonts w:asciiTheme="minorHAnsi" w:eastAsiaTheme="minorEastAsia" w:hAnsiTheme="minorHAnsi" w:cstheme="minorBidi"/>
          <w:bCs w:val="0"/>
          <w:sz w:val="22"/>
          <w:szCs w:val="22"/>
        </w:rPr>
      </w:pPr>
      <w:hyperlink w:anchor="_Toc511225564" w:history="1">
        <w:r w:rsidR="00912462" w:rsidRPr="00433FAB">
          <w:rPr>
            <w:rStyle w:val="Hyperlink"/>
          </w:rPr>
          <w:t>Abbildung 6: das vermaschte Netz zwischen den einzelnen Netzgerät</w:t>
        </w:r>
        <w:r w:rsidR="00912462">
          <w:rPr>
            <w:webHidden/>
          </w:rPr>
          <w:tab/>
        </w:r>
        <w:r w:rsidR="00912462">
          <w:rPr>
            <w:webHidden/>
          </w:rPr>
          <w:fldChar w:fldCharType="begin"/>
        </w:r>
        <w:r w:rsidR="00912462">
          <w:rPr>
            <w:webHidden/>
          </w:rPr>
          <w:instrText xml:space="preserve"> PAGEREF _Toc511225564 \h </w:instrText>
        </w:r>
        <w:r w:rsidR="00912462">
          <w:rPr>
            <w:webHidden/>
          </w:rPr>
        </w:r>
        <w:r w:rsidR="00912462">
          <w:rPr>
            <w:webHidden/>
          </w:rPr>
          <w:fldChar w:fldCharType="separate"/>
        </w:r>
        <w:r w:rsidR="001A5BD7">
          <w:rPr>
            <w:webHidden/>
          </w:rPr>
          <w:t>18</w:t>
        </w:r>
        <w:r w:rsidR="00912462">
          <w:rPr>
            <w:webHidden/>
          </w:rPr>
          <w:fldChar w:fldCharType="end"/>
        </w:r>
      </w:hyperlink>
    </w:p>
    <w:p w14:paraId="717C582D" w14:textId="5F45B664" w:rsidR="00912462" w:rsidRDefault="00B5557A">
      <w:pPr>
        <w:pStyle w:val="Abbildungsverzeichnis"/>
        <w:rPr>
          <w:rFonts w:asciiTheme="minorHAnsi" w:eastAsiaTheme="minorEastAsia" w:hAnsiTheme="minorHAnsi" w:cstheme="minorBidi"/>
          <w:bCs w:val="0"/>
          <w:sz w:val="22"/>
          <w:szCs w:val="22"/>
        </w:rPr>
      </w:pPr>
      <w:hyperlink w:anchor="_Toc511225565" w:history="1">
        <w:r w:rsidR="00912462" w:rsidRPr="00433FAB">
          <w:rPr>
            <w:rStyle w:val="Hyperlink"/>
          </w:rPr>
          <w:t>Abbildung 7: Beispielhafte Topologie zur Verdeutlichung der PROFIBUS-System  in der industriellen Kommunikation mit einem Master-Slave-Verfahren</w:t>
        </w:r>
        <w:r w:rsidR="00912462">
          <w:rPr>
            <w:webHidden/>
          </w:rPr>
          <w:tab/>
        </w:r>
        <w:r w:rsidR="00912462">
          <w:rPr>
            <w:webHidden/>
          </w:rPr>
          <w:fldChar w:fldCharType="begin"/>
        </w:r>
        <w:r w:rsidR="00912462">
          <w:rPr>
            <w:webHidden/>
          </w:rPr>
          <w:instrText xml:space="preserve"> PAGEREF _Toc511225565 \h </w:instrText>
        </w:r>
        <w:r w:rsidR="00912462">
          <w:rPr>
            <w:webHidden/>
          </w:rPr>
        </w:r>
        <w:r w:rsidR="00912462">
          <w:rPr>
            <w:webHidden/>
          </w:rPr>
          <w:fldChar w:fldCharType="separate"/>
        </w:r>
        <w:r w:rsidR="001A5BD7">
          <w:rPr>
            <w:webHidden/>
          </w:rPr>
          <w:t>20</w:t>
        </w:r>
        <w:r w:rsidR="00912462">
          <w:rPr>
            <w:webHidden/>
          </w:rPr>
          <w:fldChar w:fldCharType="end"/>
        </w:r>
      </w:hyperlink>
    </w:p>
    <w:p w14:paraId="4A4F9D73" w14:textId="051AF140" w:rsidR="00912462" w:rsidRDefault="00B5557A">
      <w:pPr>
        <w:pStyle w:val="Abbildungsverzeichnis"/>
        <w:rPr>
          <w:rFonts w:asciiTheme="minorHAnsi" w:eastAsiaTheme="minorEastAsia" w:hAnsiTheme="minorHAnsi" w:cstheme="minorBidi"/>
          <w:bCs w:val="0"/>
          <w:sz w:val="22"/>
          <w:szCs w:val="22"/>
        </w:rPr>
      </w:pPr>
      <w:hyperlink w:anchor="_Toc511225566" w:history="1">
        <w:r w:rsidR="00912462" w:rsidRPr="00433FAB">
          <w:rPr>
            <w:rStyle w:val="Hyperlink"/>
          </w:rPr>
          <w:t xml:space="preserve">Abbildung 8: Übersichtschema </w:t>
        </w:r>
        <w:r w:rsidR="00912462" w:rsidRPr="00433FAB">
          <w:rPr>
            <w:rStyle w:val="Hyperlink"/>
            <w:i/>
          </w:rPr>
          <w:t>CStudio</w:t>
        </w:r>
        <w:r w:rsidR="00912462" w:rsidRPr="00433FAB">
          <w:rPr>
            <w:rStyle w:val="Hyperlink"/>
          </w:rPr>
          <w:t xml:space="preserve"> mit zukünftiger </w:t>
        </w:r>
        <w:r w:rsidR="00912462" w:rsidRPr="00433FAB">
          <w:rPr>
            <w:rStyle w:val="Hyperlink"/>
            <w:i/>
          </w:rPr>
          <w:t>Web-Topology Editor</w:t>
        </w:r>
        <w:r w:rsidR="00912462">
          <w:rPr>
            <w:webHidden/>
          </w:rPr>
          <w:tab/>
        </w:r>
        <w:r w:rsidR="00912462">
          <w:rPr>
            <w:webHidden/>
          </w:rPr>
          <w:fldChar w:fldCharType="begin"/>
        </w:r>
        <w:r w:rsidR="00912462">
          <w:rPr>
            <w:webHidden/>
          </w:rPr>
          <w:instrText xml:space="preserve"> PAGEREF _Toc511225566 \h </w:instrText>
        </w:r>
        <w:r w:rsidR="00912462">
          <w:rPr>
            <w:webHidden/>
          </w:rPr>
          <w:fldChar w:fldCharType="separate"/>
        </w:r>
        <w:r w:rsidR="001A5BD7">
          <w:rPr>
            <w:b/>
            <w:bCs w:val="0"/>
            <w:webHidden/>
          </w:rPr>
          <w:t>Fehler! Textmarke nicht definiert.</w:t>
        </w:r>
        <w:r w:rsidR="00912462">
          <w:rPr>
            <w:webHidden/>
          </w:rPr>
          <w:fldChar w:fldCharType="end"/>
        </w:r>
      </w:hyperlink>
    </w:p>
    <w:p w14:paraId="6B581C37" w14:textId="7460829D" w:rsidR="00912462" w:rsidRDefault="00B5557A">
      <w:pPr>
        <w:pStyle w:val="Abbildungsverzeichnis"/>
        <w:rPr>
          <w:rFonts w:asciiTheme="minorHAnsi" w:eastAsiaTheme="minorEastAsia" w:hAnsiTheme="minorHAnsi" w:cstheme="minorBidi"/>
          <w:bCs w:val="0"/>
          <w:sz w:val="22"/>
          <w:szCs w:val="22"/>
        </w:rPr>
      </w:pPr>
      <w:r>
        <w:fldChar w:fldCharType="begin"/>
      </w:r>
      <w:r>
        <w:instrText xml:space="preserve"> HYPERLINK \l "_Toc511225567" </w:instrText>
      </w:r>
      <w:r>
        <w:fldChar w:fldCharType="separate"/>
      </w:r>
      <w:r w:rsidR="00912462" w:rsidRPr="00433FAB">
        <w:rPr>
          <w:rStyle w:val="Hyperlink"/>
        </w:rPr>
        <w:t>Abbildung 10: Die Output JSON-Dateien für die Mini-Topologie</w:t>
      </w:r>
      <w:r w:rsidR="00912462">
        <w:rPr>
          <w:webHidden/>
        </w:rPr>
        <w:tab/>
      </w:r>
      <w:r w:rsidR="00912462">
        <w:rPr>
          <w:webHidden/>
        </w:rPr>
        <w:fldChar w:fldCharType="begin"/>
      </w:r>
      <w:r w:rsidR="00912462">
        <w:rPr>
          <w:webHidden/>
        </w:rPr>
        <w:instrText xml:space="preserve"> PAGEREF _Toc511225567 \h </w:instrText>
      </w:r>
      <w:r w:rsidR="00912462">
        <w:rPr>
          <w:webHidden/>
        </w:rPr>
      </w:r>
      <w:r w:rsidR="00912462">
        <w:rPr>
          <w:webHidden/>
        </w:rPr>
        <w:fldChar w:fldCharType="separate"/>
      </w:r>
      <w:ins w:id="4" w:author="Ghislain Zeleu" w:date="2018-05-30T16:19:00Z">
        <w:r w:rsidR="001A5BD7">
          <w:rPr>
            <w:webHidden/>
          </w:rPr>
          <w:t>41</w:t>
        </w:r>
      </w:ins>
      <w:del w:id="5" w:author="Ghislain Zeleu" w:date="2018-05-30T16:18:00Z">
        <w:r w:rsidR="00B346D8" w:rsidDel="001A5BD7">
          <w:rPr>
            <w:webHidden/>
          </w:rPr>
          <w:delText>40</w:delText>
        </w:r>
      </w:del>
      <w:r w:rsidR="00912462">
        <w:rPr>
          <w:webHidden/>
        </w:rPr>
        <w:fldChar w:fldCharType="end"/>
      </w:r>
      <w:r>
        <w:fldChar w:fldCharType="end"/>
      </w:r>
    </w:p>
    <w:p w14:paraId="2E3F6936" w14:textId="7EB26F19" w:rsidR="00912462" w:rsidRDefault="00B5557A">
      <w:pPr>
        <w:pStyle w:val="Abbildungsverzeichnis"/>
        <w:rPr>
          <w:rFonts w:asciiTheme="minorHAnsi" w:eastAsiaTheme="minorEastAsia" w:hAnsiTheme="minorHAnsi" w:cstheme="minorBidi"/>
          <w:bCs w:val="0"/>
          <w:sz w:val="22"/>
          <w:szCs w:val="22"/>
        </w:rPr>
      </w:pPr>
      <w:r>
        <w:fldChar w:fldCharType="begin"/>
      </w:r>
      <w:r>
        <w:instrText xml:space="preserve"> HYPERLINK \l "_Toc511225568" </w:instrText>
      </w:r>
      <w:r>
        <w:fldChar w:fldCharType="separate"/>
      </w:r>
      <w:r w:rsidR="00912462" w:rsidRPr="00433FAB">
        <w:rPr>
          <w:rStyle w:val="Hyperlink"/>
        </w:rPr>
        <w:t>Abbildung 11: Typische zusammengesetzte Anwendungsarchitektur mit dem Angular Framework</w:t>
      </w:r>
      <w:r w:rsidR="00912462">
        <w:rPr>
          <w:webHidden/>
        </w:rPr>
        <w:tab/>
      </w:r>
      <w:r w:rsidR="00912462">
        <w:rPr>
          <w:webHidden/>
        </w:rPr>
        <w:fldChar w:fldCharType="begin"/>
      </w:r>
      <w:r w:rsidR="00912462">
        <w:rPr>
          <w:webHidden/>
        </w:rPr>
        <w:instrText xml:space="preserve"> PAGEREF _Toc511225568 \h </w:instrText>
      </w:r>
      <w:r w:rsidR="00912462">
        <w:rPr>
          <w:webHidden/>
        </w:rPr>
      </w:r>
      <w:r w:rsidR="00912462">
        <w:rPr>
          <w:webHidden/>
        </w:rPr>
        <w:fldChar w:fldCharType="separate"/>
      </w:r>
      <w:ins w:id="6" w:author="Ghislain Zeleu" w:date="2018-05-30T16:19:00Z">
        <w:r w:rsidR="001A5BD7">
          <w:rPr>
            <w:webHidden/>
          </w:rPr>
          <w:t>29</w:t>
        </w:r>
      </w:ins>
      <w:del w:id="7" w:author="Ghislain Zeleu" w:date="2018-05-30T16:18:00Z">
        <w:r w:rsidR="00B346D8" w:rsidDel="001A5BD7">
          <w:rPr>
            <w:webHidden/>
          </w:rPr>
          <w:delText>28</w:delText>
        </w:r>
      </w:del>
      <w:r w:rsidR="00912462">
        <w:rPr>
          <w:webHidden/>
        </w:rPr>
        <w:fldChar w:fldCharType="end"/>
      </w:r>
      <w:r>
        <w:fldChar w:fldCharType="end"/>
      </w:r>
    </w:p>
    <w:p w14:paraId="51B40094" w14:textId="7134C77A" w:rsidR="00912462" w:rsidRDefault="00B5557A">
      <w:pPr>
        <w:pStyle w:val="Abbildungsverzeichnis"/>
        <w:rPr>
          <w:rFonts w:asciiTheme="minorHAnsi" w:eastAsiaTheme="minorEastAsia" w:hAnsiTheme="minorHAnsi" w:cstheme="minorBidi"/>
          <w:bCs w:val="0"/>
          <w:sz w:val="22"/>
          <w:szCs w:val="22"/>
        </w:rPr>
      </w:pPr>
      <w:r>
        <w:fldChar w:fldCharType="begin"/>
      </w:r>
      <w:r>
        <w:instrText xml:space="preserve"> HYPERLINK \l "_Toc511225569" </w:instrText>
      </w:r>
      <w:r>
        <w:fldChar w:fldCharType="separate"/>
      </w:r>
      <w:r w:rsidR="00912462" w:rsidRPr="00433FAB">
        <w:rPr>
          <w:rStyle w:val="Hyperlink"/>
        </w:rPr>
        <w:t>Abbildung 12: Die wichtigsten Eigenschaften des Diagramms und ihre Interaktion</w:t>
      </w:r>
      <w:r w:rsidR="00912462">
        <w:rPr>
          <w:webHidden/>
        </w:rPr>
        <w:tab/>
      </w:r>
      <w:r w:rsidR="00912462">
        <w:rPr>
          <w:webHidden/>
        </w:rPr>
        <w:fldChar w:fldCharType="begin"/>
      </w:r>
      <w:r w:rsidR="00912462">
        <w:rPr>
          <w:webHidden/>
        </w:rPr>
        <w:instrText xml:space="preserve"> PAGEREF _Toc511225569 \h </w:instrText>
      </w:r>
      <w:r w:rsidR="00912462">
        <w:rPr>
          <w:webHidden/>
        </w:rPr>
      </w:r>
      <w:r w:rsidR="00912462">
        <w:rPr>
          <w:webHidden/>
        </w:rPr>
        <w:fldChar w:fldCharType="separate"/>
      </w:r>
      <w:ins w:id="8" w:author="Ghislain Zeleu" w:date="2018-05-30T16:19:00Z">
        <w:r w:rsidR="001A5BD7">
          <w:rPr>
            <w:webHidden/>
          </w:rPr>
          <w:t>32</w:t>
        </w:r>
      </w:ins>
      <w:del w:id="9" w:author="Ghislain Zeleu" w:date="2018-05-30T16:18:00Z">
        <w:r w:rsidR="00B346D8" w:rsidDel="001A5BD7">
          <w:rPr>
            <w:webHidden/>
          </w:rPr>
          <w:delText>33</w:delText>
        </w:r>
      </w:del>
      <w:r w:rsidR="00912462">
        <w:rPr>
          <w:webHidden/>
        </w:rPr>
        <w:fldChar w:fldCharType="end"/>
      </w:r>
      <w:r>
        <w:fldChar w:fldCharType="end"/>
      </w:r>
    </w:p>
    <w:p w14:paraId="0186FDF1" w14:textId="6A8C8464" w:rsidR="00912462" w:rsidRDefault="00B5557A">
      <w:pPr>
        <w:pStyle w:val="Abbildungsverzeichnis"/>
        <w:rPr>
          <w:rFonts w:asciiTheme="minorHAnsi" w:eastAsiaTheme="minorEastAsia" w:hAnsiTheme="minorHAnsi" w:cstheme="minorBidi"/>
          <w:bCs w:val="0"/>
          <w:sz w:val="22"/>
          <w:szCs w:val="22"/>
        </w:rPr>
      </w:pPr>
      <w:r>
        <w:fldChar w:fldCharType="begin"/>
      </w:r>
      <w:r>
        <w:instrText xml:space="preserve"> HYPERLINK \l "_Toc511225570" </w:instrText>
      </w:r>
      <w:r>
        <w:fldChar w:fldCharType="separate"/>
      </w:r>
      <w:r w:rsidR="00912462" w:rsidRPr="00433FAB">
        <w:rPr>
          <w:rStyle w:val="Hyperlink"/>
        </w:rPr>
        <w:t xml:space="preserve">Abbildung 13: Diagramm zeigt den Grundlegenden Entwurf der </w:t>
      </w:r>
      <w:r w:rsidR="00E73724">
        <w:rPr>
          <w:rStyle w:val="Hyperlink"/>
        </w:rPr>
        <w:t>TopologyEditor</w:t>
      </w:r>
      <w:r w:rsidR="00912462">
        <w:rPr>
          <w:webHidden/>
        </w:rPr>
        <w:tab/>
      </w:r>
      <w:r w:rsidR="00912462">
        <w:rPr>
          <w:webHidden/>
        </w:rPr>
        <w:fldChar w:fldCharType="begin"/>
      </w:r>
      <w:r w:rsidR="00912462">
        <w:rPr>
          <w:webHidden/>
        </w:rPr>
        <w:instrText xml:space="preserve"> PAGEREF _Toc511225570 \h </w:instrText>
      </w:r>
      <w:r w:rsidR="00912462">
        <w:rPr>
          <w:webHidden/>
        </w:rPr>
      </w:r>
      <w:r w:rsidR="00912462">
        <w:rPr>
          <w:webHidden/>
        </w:rPr>
        <w:fldChar w:fldCharType="separate"/>
      </w:r>
      <w:ins w:id="10" w:author="Ghislain Zeleu" w:date="2018-05-30T16:19:00Z">
        <w:r w:rsidR="001A5BD7">
          <w:rPr>
            <w:webHidden/>
          </w:rPr>
          <w:t>43</w:t>
        </w:r>
      </w:ins>
      <w:del w:id="11" w:author="Ghislain Zeleu" w:date="2018-05-30T16:18:00Z">
        <w:r w:rsidR="00B346D8" w:rsidDel="001A5BD7">
          <w:rPr>
            <w:webHidden/>
          </w:rPr>
          <w:delText>42</w:delText>
        </w:r>
      </w:del>
      <w:r w:rsidR="00912462">
        <w:rPr>
          <w:webHidden/>
        </w:rPr>
        <w:fldChar w:fldCharType="end"/>
      </w:r>
      <w:r>
        <w:fldChar w:fldCharType="end"/>
      </w:r>
    </w:p>
    <w:p w14:paraId="32C8C7AA" w14:textId="79D52D1B" w:rsidR="00912462" w:rsidRDefault="00B5557A">
      <w:pPr>
        <w:pStyle w:val="Abbildungsverzeichnis"/>
        <w:rPr>
          <w:rFonts w:asciiTheme="minorHAnsi" w:eastAsiaTheme="minorEastAsia" w:hAnsiTheme="minorHAnsi" w:cstheme="minorBidi"/>
          <w:bCs w:val="0"/>
          <w:sz w:val="22"/>
          <w:szCs w:val="22"/>
        </w:rPr>
      </w:pPr>
      <w:r>
        <w:fldChar w:fldCharType="begin"/>
      </w:r>
      <w:r>
        <w:instrText xml:space="preserve"> HYPERLINK \l "_Toc511225571" </w:instrText>
      </w:r>
      <w:r>
        <w:fldChar w:fldCharType="separate"/>
      </w:r>
      <w:r w:rsidR="00912462" w:rsidRPr="00433FAB">
        <w:rPr>
          <w:rStyle w:val="Hyperlink"/>
        </w:rPr>
        <w:t xml:space="preserve">Abbildung 14: Domänenmodell der Elemente des </w:t>
      </w:r>
      <w:r w:rsidR="00E73724">
        <w:rPr>
          <w:rStyle w:val="Hyperlink"/>
        </w:rPr>
        <w:t>TopologyEditor</w:t>
      </w:r>
      <w:r w:rsidR="00912462">
        <w:rPr>
          <w:webHidden/>
        </w:rPr>
        <w:tab/>
      </w:r>
      <w:r w:rsidR="00912462">
        <w:rPr>
          <w:webHidden/>
        </w:rPr>
        <w:fldChar w:fldCharType="begin"/>
      </w:r>
      <w:r w:rsidR="00912462">
        <w:rPr>
          <w:webHidden/>
        </w:rPr>
        <w:instrText xml:space="preserve"> PAGEREF _Toc511225571 \h </w:instrText>
      </w:r>
      <w:r w:rsidR="00912462">
        <w:rPr>
          <w:webHidden/>
        </w:rPr>
      </w:r>
      <w:r w:rsidR="00912462">
        <w:rPr>
          <w:webHidden/>
        </w:rPr>
        <w:fldChar w:fldCharType="separate"/>
      </w:r>
      <w:ins w:id="12" w:author="Ghislain Zeleu" w:date="2018-05-30T16:19:00Z">
        <w:r w:rsidR="001A5BD7">
          <w:rPr>
            <w:webHidden/>
          </w:rPr>
          <w:t>44</w:t>
        </w:r>
      </w:ins>
      <w:del w:id="13" w:author="Ghislain Zeleu" w:date="2018-05-30T16:18:00Z">
        <w:r w:rsidR="00B346D8" w:rsidDel="001A5BD7">
          <w:rPr>
            <w:webHidden/>
          </w:rPr>
          <w:delText>43</w:delText>
        </w:r>
      </w:del>
      <w:r w:rsidR="00912462">
        <w:rPr>
          <w:webHidden/>
        </w:rPr>
        <w:fldChar w:fldCharType="end"/>
      </w:r>
      <w:r>
        <w:fldChar w:fldCharType="end"/>
      </w:r>
    </w:p>
    <w:p w14:paraId="5BA098AD" w14:textId="150D5C5C" w:rsidR="00912462" w:rsidRDefault="00B5557A">
      <w:pPr>
        <w:pStyle w:val="Abbildungsverzeichnis"/>
        <w:rPr>
          <w:rStyle w:val="Hyperlink"/>
        </w:rPr>
      </w:pPr>
      <w:r>
        <w:fldChar w:fldCharType="begin"/>
      </w:r>
      <w:r>
        <w:instrText xml:space="preserve"> HYPERLINK \l "_Toc511225572" </w:instrText>
      </w:r>
      <w:r>
        <w:fldChar w:fldCharType="separate"/>
      </w:r>
      <w:r w:rsidR="00912462" w:rsidRPr="00433FAB">
        <w:rPr>
          <w:rStyle w:val="Hyperlink"/>
        </w:rPr>
        <w:t>Abbildung 15: Klassendiagramm eines Beispiel für Fassaden mit feldbusabhängigen Protokollen</w:t>
      </w:r>
      <w:r w:rsidR="00912462">
        <w:rPr>
          <w:webHidden/>
        </w:rPr>
        <w:tab/>
      </w:r>
      <w:r w:rsidR="00912462">
        <w:rPr>
          <w:webHidden/>
        </w:rPr>
        <w:fldChar w:fldCharType="begin"/>
      </w:r>
      <w:r w:rsidR="00912462">
        <w:rPr>
          <w:webHidden/>
        </w:rPr>
        <w:instrText xml:space="preserve"> PAGEREF _Toc511225572 \h </w:instrText>
      </w:r>
      <w:r w:rsidR="00912462">
        <w:rPr>
          <w:webHidden/>
        </w:rPr>
      </w:r>
      <w:r w:rsidR="00912462">
        <w:rPr>
          <w:webHidden/>
        </w:rPr>
        <w:fldChar w:fldCharType="separate"/>
      </w:r>
      <w:ins w:id="14" w:author="Ghislain Zeleu" w:date="2018-05-30T16:19:00Z">
        <w:r w:rsidR="001A5BD7">
          <w:rPr>
            <w:webHidden/>
          </w:rPr>
          <w:t>45</w:t>
        </w:r>
      </w:ins>
      <w:del w:id="15" w:author="Ghislain Zeleu" w:date="2018-05-30T16:18:00Z">
        <w:r w:rsidR="00B346D8" w:rsidDel="001A5BD7">
          <w:rPr>
            <w:webHidden/>
          </w:rPr>
          <w:delText>44</w:delText>
        </w:r>
      </w:del>
      <w:r w:rsidR="00912462">
        <w:rPr>
          <w:webHidden/>
        </w:rPr>
        <w:fldChar w:fldCharType="end"/>
      </w:r>
      <w:r>
        <w:fldChar w:fldCharType="end"/>
      </w:r>
    </w:p>
    <w:p w14:paraId="38E62B95" w14:textId="7DD687F3" w:rsidR="00D41FE1" w:rsidRDefault="00D41FE1">
      <w:pPr>
        <w:rPr>
          <w:rFonts w:eastAsiaTheme="minorEastAsia"/>
        </w:rPr>
      </w:pPr>
      <w:r>
        <w:rPr>
          <w:rFonts w:eastAsiaTheme="minorEastAsia"/>
        </w:rPr>
        <w:br w:type="page"/>
      </w:r>
    </w:p>
    <w:p w14:paraId="2A2A6AD7" w14:textId="77777777" w:rsidR="00D41FE1" w:rsidRPr="00D41FE1" w:rsidRDefault="00D41FE1" w:rsidP="00D41FE1">
      <w:pPr>
        <w:rPr>
          <w:rFonts w:eastAsiaTheme="minorEastAsia"/>
        </w:rPr>
      </w:pPr>
    </w:p>
    <w:p w14:paraId="4F77CED8" w14:textId="072B9CA0" w:rsidR="00367D86" w:rsidRDefault="00BB1C71" w:rsidP="007715E6">
      <w:pPr>
        <w:pStyle w:val="Textkrper"/>
      </w:pPr>
      <w:r>
        <w:rPr>
          <w:b/>
          <w:bCs w:val="0"/>
          <w:noProof/>
        </w:rPr>
        <w:fldChar w:fldCharType="end"/>
      </w:r>
      <w:r w:rsidR="00367D86">
        <w:t>Tabellenverzeichnis</w:t>
      </w:r>
    </w:p>
    <w:p w14:paraId="5772923D" w14:textId="7DC28B9F" w:rsidR="0051331E" w:rsidRDefault="00367D86">
      <w:pPr>
        <w:pStyle w:val="Abbildungsverzeichnis"/>
        <w:rPr>
          <w:rFonts w:asciiTheme="minorHAnsi" w:eastAsiaTheme="minorEastAsia" w:hAnsiTheme="minorHAnsi" w:cstheme="minorBidi"/>
          <w:bCs w:val="0"/>
          <w:sz w:val="22"/>
          <w:szCs w:val="22"/>
        </w:rPr>
      </w:pPr>
      <w:r>
        <w:fldChar w:fldCharType="begin"/>
      </w:r>
      <w:r>
        <w:instrText xml:space="preserve"> TOC \h \z \c "Tabelle" </w:instrText>
      </w:r>
      <w:r>
        <w:fldChar w:fldCharType="separate"/>
      </w:r>
      <w:hyperlink w:anchor="_Toc510696010" w:history="1">
        <w:r w:rsidR="0051331E" w:rsidRPr="00454E21">
          <w:rPr>
            <w:rStyle w:val="Hyperlink"/>
          </w:rPr>
          <w:t>Tabelle 1: Termin- und Meilensteinplanung für die Projektarbeit</w:t>
        </w:r>
        <w:r w:rsidR="0051331E">
          <w:rPr>
            <w:webHidden/>
          </w:rPr>
          <w:tab/>
        </w:r>
        <w:r w:rsidR="0051331E">
          <w:rPr>
            <w:webHidden/>
          </w:rPr>
          <w:fldChar w:fldCharType="begin"/>
        </w:r>
        <w:r w:rsidR="0051331E">
          <w:rPr>
            <w:webHidden/>
          </w:rPr>
          <w:instrText xml:space="preserve"> PAGEREF _Toc510696010 \h </w:instrText>
        </w:r>
        <w:r w:rsidR="0051331E">
          <w:rPr>
            <w:webHidden/>
          </w:rPr>
          <w:fldChar w:fldCharType="separate"/>
        </w:r>
        <w:r w:rsidR="001A5BD7">
          <w:rPr>
            <w:b/>
            <w:bCs w:val="0"/>
            <w:webHidden/>
          </w:rPr>
          <w:t>Fehler! Textmarke nicht definiert.</w:t>
        </w:r>
        <w:r w:rsidR="0051331E">
          <w:rPr>
            <w:webHidden/>
          </w:rPr>
          <w:fldChar w:fldCharType="end"/>
        </w:r>
      </w:hyperlink>
    </w:p>
    <w:p w14:paraId="518ED99F" w14:textId="3293213F" w:rsidR="00D41FE1" w:rsidRDefault="00367D86" w:rsidP="00D41FE1">
      <w:pPr>
        <w:pStyle w:val="berschrift1ohneEintraginsInhaltsverzeichnis"/>
      </w:pPr>
      <w:r>
        <w:fldChar w:fldCharType="end"/>
      </w:r>
    </w:p>
    <w:p w14:paraId="516F3D29" w14:textId="77777777" w:rsidR="00D41FE1" w:rsidRDefault="00D41FE1">
      <w:pPr>
        <w:rPr>
          <w:sz w:val="32"/>
        </w:rPr>
      </w:pPr>
      <w:r>
        <w:br w:type="page"/>
      </w:r>
    </w:p>
    <w:p w14:paraId="045100AA" w14:textId="77777777" w:rsidR="007715E6" w:rsidRPr="007715E6" w:rsidRDefault="007715E6" w:rsidP="00D41FE1">
      <w:pPr>
        <w:pStyle w:val="berschrift1ohneEintraginsInhaltsverzeichnis"/>
      </w:pPr>
    </w:p>
    <w:p w14:paraId="2BD831E9" w14:textId="2E46E359" w:rsidR="00367D86" w:rsidRDefault="00FA48FA">
      <w:pPr>
        <w:pStyle w:val="berschrift1"/>
      </w:pPr>
      <w:bookmarkStart w:id="16" w:name="_Toc151354255"/>
      <w:bookmarkStart w:id="17" w:name="_Toc515437488"/>
      <w:r>
        <w:t>Einleitung</w:t>
      </w:r>
      <w:bookmarkEnd w:id="16"/>
      <w:bookmarkEnd w:id="17"/>
      <w:r w:rsidR="00515CA6">
        <w:t xml:space="preserve"> </w:t>
      </w:r>
    </w:p>
    <w:p w14:paraId="326B1720" w14:textId="10D9CE37" w:rsidR="00793DDC" w:rsidRPr="009E3054" w:rsidRDefault="007715E6" w:rsidP="009E3054">
      <w:pPr>
        <w:pStyle w:val="TextkrperEinzug"/>
        <w:ind w:firstLine="0"/>
        <w:rPr>
          <w:lang w:val="de-DE"/>
        </w:rPr>
      </w:pPr>
      <w:r w:rsidRPr="007715E6">
        <w:rPr>
          <w:rFonts w:cs="Times New Roman"/>
          <w:lang w:val="de-DE"/>
        </w:rPr>
        <w:t xml:space="preserve">Unter Kommunikation versteht man den Austausch von Daten zweier Einheiten. Diese </w:t>
      </w:r>
      <w:r w:rsidR="00511D14" w:rsidRPr="007715E6">
        <w:rPr>
          <w:rFonts w:cs="Times New Roman"/>
          <w:lang w:val="de-DE"/>
        </w:rPr>
        <w:t>Einheiten</w:t>
      </w:r>
      <w:r w:rsidRPr="007715E6">
        <w:rPr>
          <w:rFonts w:cs="Times New Roman"/>
          <w:lang w:val="de-DE"/>
        </w:rPr>
        <w:t xml:space="preserve"> können zwei Softwaremodule sein, die sich auf einem Gerät oder auch auf </w:t>
      </w:r>
      <w:r w:rsidR="00511D14" w:rsidRPr="007715E6">
        <w:rPr>
          <w:rFonts w:cs="Times New Roman"/>
          <w:lang w:val="de-DE"/>
        </w:rPr>
        <w:t>unterschiedlichen</w:t>
      </w:r>
      <w:r w:rsidRPr="007715E6">
        <w:rPr>
          <w:rFonts w:cs="Times New Roman"/>
          <w:lang w:val="de-DE"/>
        </w:rPr>
        <w:t xml:space="preserve"> Geräten befinden. In einem Netzwerk können sich mehrere Module oder Gerät</w:t>
      </w:r>
      <w:r w:rsidR="00511D14">
        <w:rPr>
          <w:rFonts w:cs="Times New Roman"/>
          <w:lang w:val="de-DE"/>
        </w:rPr>
        <w:t>e befin</w:t>
      </w:r>
      <w:r w:rsidRPr="007715E6">
        <w:rPr>
          <w:rFonts w:cs="Times New Roman"/>
          <w:lang w:val="de-DE"/>
        </w:rPr>
        <w:t xml:space="preserve">den, die Daten miteinander austauschen. Neben der logischen Darstellung des Datenflusses gibt aus auch eine physikalische Darstellung der Geräte ohne Berücksichtigung des </w:t>
      </w:r>
      <w:r w:rsidR="00511D14" w:rsidRPr="007715E6">
        <w:rPr>
          <w:rFonts w:cs="Times New Roman"/>
          <w:lang w:val="de-DE"/>
        </w:rPr>
        <w:t>Datenflusses</w:t>
      </w:r>
      <w:r w:rsidRPr="007715E6">
        <w:rPr>
          <w:rFonts w:cs="Times New Roman"/>
          <w:lang w:val="de-DE"/>
        </w:rPr>
        <w:t>. In dieser Arbeit soll nur die physikalische Darstellung, d. h. die Verknüpfung der Geräte eines industriellen Netzwerks betrachtet werden. Die logi</w:t>
      </w:r>
      <w:r w:rsidR="00511D14">
        <w:rPr>
          <w:rFonts w:cs="Times New Roman"/>
          <w:lang w:val="de-DE"/>
        </w:rPr>
        <w:t>schen Verbindungen sollen in Zu</w:t>
      </w:r>
      <w:r w:rsidRPr="007715E6">
        <w:rPr>
          <w:rFonts w:cs="Times New Roman"/>
          <w:lang w:val="de-DE"/>
        </w:rPr>
        <w:t>kunft nur eine weitere Sicht auf das Netzwerk sein. In der industriellen Kommunikation kommen nun noch verschiedene Anforderung hinzu wie z.B. Echtzeitverhalten</w:t>
      </w:r>
      <w:r w:rsidR="00EA1FCC">
        <w:rPr>
          <w:rFonts w:cs="Times New Roman"/>
          <w:lang w:val="de-DE"/>
        </w:rPr>
        <w:fldChar w:fldCharType="begin"/>
      </w:r>
      <w:r w:rsidR="00EA1FCC">
        <w:instrText xml:space="preserve"> XE "</w:instrText>
      </w:r>
      <w:r w:rsidR="00EA1FCC" w:rsidRPr="00B158E6">
        <w:rPr>
          <w:rFonts w:cs="Times New Roman"/>
          <w:lang w:val="de-DE"/>
        </w:rPr>
        <w:instrText>Echtzeitverhalten</w:instrText>
      </w:r>
      <w:r w:rsidR="00EA1FCC">
        <w:instrText xml:space="preserve">" </w:instrText>
      </w:r>
      <w:r w:rsidR="00EA1FCC">
        <w:rPr>
          <w:rFonts w:cs="Times New Roman"/>
          <w:lang w:val="de-DE"/>
        </w:rPr>
        <w:fldChar w:fldCharType="end"/>
      </w:r>
      <w:r w:rsidRPr="007715E6">
        <w:rPr>
          <w:rFonts w:cs="Times New Roman"/>
          <w:lang w:val="de-DE"/>
        </w:rPr>
        <w:t xml:space="preserve"> und Übertragungssicherheit</w:t>
      </w:r>
      <w:r w:rsidR="00EA1FCC">
        <w:rPr>
          <w:rFonts w:cs="Times New Roman"/>
          <w:lang w:val="de-DE"/>
        </w:rPr>
        <w:fldChar w:fldCharType="begin"/>
      </w:r>
      <w:r w:rsidR="00EA1FCC">
        <w:instrText xml:space="preserve"> XE "</w:instrText>
      </w:r>
      <w:r w:rsidR="00EA1FCC" w:rsidRPr="007D0726">
        <w:rPr>
          <w:rFonts w:cs="Times New Roman"/>
          <w:lang w:val="de-DE"/>
        </w:rPr>
        <w:instrText>Übertragungssicherheit</w:instrText>
      </w:r>
      <w:r w:rsidR="00EA1FCC">
        <w:instrText xml:space="preserve">" </w:instrText>
      </w:r>
      <w:r w:rsidR="00EA1FCC">
        <w:rPr>
          <w:rFonts w:cs="Times New Roman"/>
          <w:lang w:val="de-DE"/>
        </w:rPr>
        <w:fldChar w:fldCharType="end"/>
      </w:r>
      <w:r w:rsidRPr="007715E6">
        <w:rPr>
          <w:rFonts w:cs="Times New Roman"/>
          <w:lang w:val="de-DE"/>
        </w:rPr>
        <w:t xml:space="preserve">. Grundsätzlich unterstützt die Firma </w:t>
      </w:r>
      <w:r w:rsidRPr="00511D14">
        <w:rPr>
          <w:rFonts w:cs="Times New Roman"/>
          <w:i/>
          <w:lang w:val="de-DE"/>
        </w:rPr>
        <w:t>Hilscher</w:t>
      </w:r>
      <w:r w:rsidR="00511D14">
        <w:rPr>
          <w:rFonts w:cs="Times New Roman"/>
          <w:lang w:val="de-DE"/>
        </w:rPr>
        <w:t xml:space="preserve"> alle gängigen Netzwerkproto</w:t>
      </w:r>
      <w:r w:rsidRPr="007715E6">
        <w:rPr>
          <w:rFonts w:cs="Times New Roman"/>
          <w:lang w:val="de-DE"/>
        </w:rPr>
        <w:t>kolle. In den vergangenen Jahren ist eine Vielzahl neuer und Protokolle hinzugekommen. Die Anforderungen an Netzwerke, die aus der Industrie kommen</w:t>
      </w:r>
      <w:r w:rsidR="00511D14">
        <w:rPr>
          <w:rFonts w:cs="Times New Roman"/>
          <w:lang w:val="de-DE"/>
        </w:rPr>
        <w:t>, steigen stetig. Durch die per</w:t>
      </w:r>
      <w:r w:rsidRPr="007715E6">
        <w:rPr>
          <w:rFonts w:cs="Times New Roman"/>
          <w:lang w:val="de-DE"/>
        </w:rPr>
        <w:t>manent steigenden Anforderungen steigt auch der Aufwand in der Konfiguration, der neu entstehenden Netzwerkeprotokolle. Durch die geringe Anza</w:t>
      </w:r>
      <w:r w:rsidR="00511D14">
        <w:rPr>
          <w:rFonts w:cs="Times New Roman"/>
          <w:lang w:val="de-DE"/>
        </w:rPr>
        <w:t>hl an Netzwerkprotokollen, konn</w:t>
      </w:r>
      <w:r w:rsidRPr="007715E6">
        <w:rPr>
          <w:rFonts w:cs="Times New Roman"/>
          <w:lang w:val="de-DE"/>
        </w:rPr>
        <w:t>te man früher davon ausgehen, dass sich der Inbetriebnehm</w:t>
      </w:r>
      <w:r w:rsidR="00511D14">
        <w:rPr>
          <w:rFonts w:cs="Times New Roman"/>
          <w:lang w:val="de-DE"/>
        </w:rPr>
        <w:t>er eines Netzwerkes mit der Kon</w:t>
      </w:r>
      <w:r w:rsidRPr="007715E6">
        <w:rPr>
          <w:rFonts w:cs="Times New Roman"/>
          <w:lang w:val="de-DE"/>
        </w:rPr>
        <w:t xml:space="preserve">figuration auskannte. Heute muss man davon ausgehen, dass der Anwender kein detailliertes Wissen über die Konfiguration des Netzwerkes besitzt. Aus </w:t>
      </w:r>
      <w:r w:rsidR="00511D14">
        <w:rPr>
          <w:rFonts w:cs="Times New Roman"/>
          <w:lang w:val="de-DE"/>
        </w:rPr>
        <w:t>diesem Grund ist es umso wichti</w:t>
      </w:r>
      <w:r w:rsidRPr="007715E6">
        <w:rPr>
          <w:rFonts w:cs="Times New Roman"/>
          <w:lang w:val="de-DE"/>
        </w:rPr>
        <w:t>ger die Konfiguration für den Anwender einfach und intuitiv zu gestalten. Ein weiterer aber nicht unwichtiger Grund ist die Reduzierung des Support-Aufkommens, der sich aus einer selbsterklärenden Software ergibt. Zur Konfiguration eines Netzwerkes gehören noch weitere feldbusprotokollabhängige Parameter und Einstellungen, die</w:t>
      </w:r>
      <w:r w:rsidR="00511D14">
        <w:rPr>
          <w:rFonts w:cs="Times New Roman"/>
          <w:lang w:val="de-DE"/>
        </w:rPr>
        <w:t xml:space="preserve"> hier an dieser Stelle nicht be</w:t>
      </w:r>
      <w:r w:rsidRPr="007715E6">
        <w:rPr>
          <w:rFonts w:cs="Times New Roman"/>
          <w:lang w:val="de-DE"/>
        </w:rPr>
        <w:t>trachtet werden und als gegeben vorausgesetzt werden wi</w:t>
      </w:r>
      <w:r w:rsidR="00511D14">
        <w:rPr>
          <w:rFonts w:cs="Times New Roman"/>
          <w:lang w:val="de-DE"/>
        </w:rPr>
        <w:t>e z.B. die Übertragungsgeschwin</w:t>
      </w:r>
      <w:r w:rsidRPr="007715E6">
        <w:rPr>
          <w:rFonts w:cs="Times New Roman"/>
          <w:lang w:val="de-DE"/>
        </w:rPr>
        <w:t>digkeit der Daten. Die grafischen Darstellungen sind ein ideales Mittel für die Visualisierung von komplexeren Topologien. Durch die Visualisierung der Topologie des Netzwerkes kann dem Anwender ein schnellerer und leichterer Überblick sowi</w:t>
      </w:r>
      <w:r w:rsidR="00511D14">
        <w:rPr>
          <w:rFonts w:cs="Times New Roman"/>
          <w:lang w:val="de-DE"/>
        </w:rPr>
        <w:t>e Einstieg in das Netzwerk gege</w:t>
      </w:r>
      <w:r w:rsidRPr="007715E6">
        <w:rPr>
          <w:rFonts w:cs="Times New Roman"/>
          <w:lang w:val="de-DE"/>
        </w:rPr>
        <w:t>ben werden. Mit dieser Arbeit sollen die Grundlagen für einen vereinheitlichten Topologie-Editor geschaffen werden, damit nicht für jedes entstehende industrielle Netzwerkprotokoll ein neuer Topologie-Editor programmiert werden muss. Ziel dabei ist, in einem Topologie-Editor verschiedene Netzwerke darzustellen. Für die Firma Hilscher sind, neben dem Vorteil der Kostenreduzierung und der Wiederverwendbarkeit der Software, das einheitliche „</w:t>
      </w:r>
      <w:r w:rsidRPr="00511D14">
        <w:rPr>
          <w:rFonts w:cs="Times New Roman"/>
          <w:i/>
          <w:lang w:val="de-DE"/>
        </w:rPr>
        <w:t>Look and Feel</w:t>
      </w:r>
      <w:r w:rsidRPr="007715E6">
        <w:rPr>
          <w:rFonts w:cs="Times New Roman"/>
          <w:lang w:val="de-DE"/>
        </w:rPr>
        <w:t>“ sowie das gleiche Bedienkonzept der Software für den Kunden weitere Vorteile.</w:t>
      </w:r>
    </w:p>
    <w:p w14:paraId="5EDCE0A1" w14:textId="1B9618F9" w:rsidR="00125E45" w:rsidRDefault="00511D14" w:rsidP="00DB012E">
      <w:pPr>
        <w:pStyle w:val="berschrift2"/>
        <w:rPr>
          <w:bCs/>
        </w:rPr>
      </w:pPr>
      <w:bookmarkStart w:id="18" w:name="_Toc515437489"/>
      <w:r>
        <w:rPr>
          <w:bCs/>
        </w:rPr>
        <w:t>Grund</w:t>
      </w:r>
      <w:bookmarkEnd w:id="18"/>
    </w:p>
    <w:p w14:paraId="59EB406D" w14:textId="147AD10A" w:rsidR="006F7C7B" w:rsidRDefault="006F7C7B" w:rsidP="006F7C7B">
      <w:pPr>
        <w:pStyle w:val="TextkrperEinzug"/>
        <w:ind w:firstLine="0"/>
        <w:rPr>
          <w:lang w:val="de-DE"/>
        </w:rPr>
      </w:pPr>
      <w:r>
        <w:rPr>
          <w:lang w:val="de-DE"/>
        </w:rPr>
        <w:t xml:space="preserve">Der Grund für diese Arbeit ist, das die Hilscher Gesellschaft für Systemautomation eine Möglichkeit </w:t>
      </w:r>
      <w:r w:rsidRPr="004476AE">
        <w:rPr>
          <w:lang w:val="de-DE"/>
        </w:rPr>
        <w:t>sucht,</w:t>
      </w:r>
      <w:r>
        <w:rPr>
          <w:lang w:val="de-DE"/>
        </w:rPr>
        <w:t xml:space="preserve"> komplexe industrielle Netzwerke </w:t>
      </w:r>
      <w:r w:rsidRPr="004476AE">
        <w:rPr>
          <w:lang w:val="de-DE"/>
        </w:rPr>
        <w:t>grafisch</w:t>
      </w:r>
      <w:r w:rsidR="00B346D8">
        <w:rPr>
          <w:lang w:val="de-DE"/>
        </w:rPr>
        <w:fldChar w:fldCharType="begin"/>
      </w:r>
      <w:r w:rsidR="00B346D8">
        <w:instrText xml:space="preserve"> XE "</w:instrText>
      </w:r>
      <w:r w:rsidR="00B346D8" w:rsidRPr="00CE7AD6">
        <w:rPr>
          <w:lang w:val="de-DE"/>
        </w:rPr>
        <w:instrText>grafisch</w:instrText>
      </w:r>
      <w:r w:rsidR="00B346D8">
        <w:instrText xml:space="preserve">" </w:instrText>
      </w:r>
      <w:r w:rsidR="00B346D8">
        <w:rPr>
          <w:lang w:val="de-DE"/>
        </w:rPr>
        <w:fldChar w:fldCharType="end"/>
      </w:r>
      <w:r w:rsidRPr="004476AE">
        <w:rPr>
          <w:lang w:val="de-DE"/>
        </w:rPr>
        <w:t xml:space="preserve"> darzustellen</w:t>
      </w:r>
      <w:r>
        <w:rPr>
          <w:lang w:val="de-DE"/>
        </w:rPr>
        <w:t xml:space="preserve"> und zu </w:t>
      </w:r>
      <w:r>
        <w:rPr>
          <w:lang w:val="de-DE"/>
        </w:rPr>
        <w:lastRenderedPageBreak/>
        <w:t xml:space="preserve">konfigurieren. Die Ausgangssituation ist, dass es momentan keine Möglichkeit </w:t>
      </w:r>
      <w:r w:rsidRPr="004476AE">
        <w:rPr>
          <w:lang w:val="de-DE"/>
        </w:rPr>
        <w:t>gibt,</w:t>
      </w:r>
      <w:r>
        <w:rPr>
          <w:lang w:val="de-DE"/>
        </w:rPr>
        <w:t xml:space="preserve"> eine physikalische Topologie eines Netzwerkes unabhängig vom Netzwerkprotokoll zu erstellen. Die entstehende Komponente soll später als Plug-In</w:t>
      </w:r>
      <w:r w:rsidR="00713E0D">
        <w:rPr>
          <w:lang w:val="de-DE"/>
        </w:rPr>
        <w:fldChar w:fldCharType="begin"/>
      </w:r>
      <w:r w:rsidR="00713E0D">
        <w:instrText xml:space="preserve"> XE "</w:instrText>
      </w:r>
      <w:r w:rsidR="00713E0D" w:rsidRPr="0010301A">
        <w:rPr>
          <w:lang w:val="de-DE"/>
        </w:rPr>
        <w:instrText>Plug-In</w:instrText>
      </w:r>
      <w:r w:rsidR="00713E0D">
        <w:instrText xml:space="preserve">" </w:instrText>
      </w:r>
      <w:r w:rsidR="00713E0D">
        <w:rPr>
          <w:lang w:val="de-DE"/>
        </w:rPr>
        <w:fldChar w:fldCharType="end"/>
      </w:r>
      <w:r>
        <w:rPr>
          <w:lang w:val="de-DE"/>
        </w:rPr>
        <w:t xml:space="preserve"> </w:t>
      </w:r>
      <w:r w:rsidRPr="004476AE">
        <w:rPr>
          <w:lang w:val="de-DE"/>
        </w:rPr>
        <w:t>für</w:t>
      </w:r>
      <w:r>
        <w:rPr>
          <w:lang w:val="de-DE"/>
        </w:rPr>
        <w:t xml:space="preserve"> die bereits bestehende Software</w:t>
      </w:r>
      <w:r w:rsidR="00713E0D">
        <w:rPr>
          <w:lang w:val="de-DE"/>
        </w:rPr>
        <w:fldChar w:fldCharType="begin"/>
      </w:r>
      <w:r w:rsidR="00713E0D">
        <w:instrText xml:space="preserve"> XE "</w:instrText>
      </w:r>
      <w:r w:rsidR="00713E0D" w:rsidRPr="00F6427D">
        <w:rPr>
          <w:lang w:val="de-DE"/>
        </w:rPr>
        <w:instrText>Software</w:instrText>
      </w:r>
      <w:r w:rsidR="00713E0D">
        <w:instrText xml:space="preserve">" </w:instrText>
      </w:r>
      <w:r w:rsidR="00713E0D">
        <w:rPr>
          <w:lang w:val="de-DE"/>
        </w:rPr>
        <w:fldChar w:fldCharType="end"/>
      </w:r>
      <w:r>
        <w:rPr>
          <w:lang w:val="de-DE"/>
        </w:rPr>
        <w:t xml:space="preserve"> Communication Studio der Firma Hilscher integriert werden. Wie in der Einleitung erwähnt, gibt es verschiedene Gründe eine unabhängige Topologie-Komponente zu erstellen. Neben der Wiederverwendbarkeit und auch der Kostenreduktion ist meiner Meinung nach einer der wichtigsten Gründe diese Komponente </w:t>
      </w:r>
      <w:r w:rsidRPr="006F7C7B">
        <w:rPr>
          <w:lang w:val="de-DE"/>
        </w:rPr>
        <w:t>als grafische Oberfläche zu entwerfen. Der Grund ist, dass der Mensch diese Art der visuellen Informationen am schnellsten Erfassen und Verstehen kann. Da ich auch selbst großes Interesse grafische Oberflächen zu entwerfen und zu entwickeln</w:t>
      </w:r>
      <w:r>
        <w:rPr>
          <w:lang w:val="de-DE"/>
        </w:rPr>
        <w:t xml:space="preserve"> </w:t>
      </w:r>
      <w:r w:rsidRPr="006F7C7B">
        <w:rPr>
          <w:lang w:val="de-DE"/>
        </w:rPr>
        <w:t xml:space="preserve">und </w:t>
      </w:r>
      <w:r>
        <w:rPr>
          <w:lang w:val="de-DE"/>
        </w:rPr>
        <w:t xml:space="preserve">darüber hinaus </w:t>
      </w:r>
      <w:r w:rsidRPr="006F7C7B">
        <w:rPr>
          <w:lang w:val="de-DE"/>
        </w:rPr>
        <w:t>faszinieren mich zunehmend Entwicklung von Software</w:t>
      </w:r>
      <w:r w:rsidR="00713E0D">
        <w:rPr>
          <w:lang w:val="de-DE"/>
        </w:rPr>
        <w:fldChar w:fldCharType="begin"/>
      </w:r>
      <w:r w:rsidR="00713E0D">
        <w:instrText xml:space="preserve"> XE "</w:instrText>
      </w:r>
      <w:r w:rsidR="00713E0D" w:rsidRPr="0055624E">
        <w:rPr>
          <w:lang w:val="de-DE"/>
        </w:rPr>
        <w:instrText>Software</w:instrText>
      </w:r>
      <w:r w:rsidR="00713E0D">
        <w:instrText xml:space="preserve">" </w:instrText>
      </w:r>
      <w:r w:rsidR="00713E0D">
        <w:rPr>
          <w:lang w:val="de-DE"/>
        </w:rPr>
        <w:fldChar w:fldCharType="end"/>
      </w:r>
      <w:r w:rsidRPr="006F7C7B">
        <w:rPr>
          <w:lang w:val="de-DE"/>
        </w:rPr>
        <w:t>, habe ich mich für diese Masterarbeit entschieden.</w:t>
      </w:r>
      <w:r>
        <w:rPr>
          <w:lang w:val="de-DE"/>
        </w:rPr>
        <w:t xml:space="preserve"> </w:t>
      </w:r>
    </w:p>
    <w:p w14:paraId="445C8437" w14:textId="60481F02" w:rsidR="008729E8" w:rsidRDefault="00515CA6" w:rsidP="008729E8">
      <w:pPr>
        <w:pStyle w:val="berschrift2"/>
      </w:pPr>
      <w:bookmarkStart w:id="19" w:name="_Ref511283667"/>
      <w:bookmarkStart w:id="20" w:name="_Toc515437490"/>
      <w:r>
        <w:t>Ziel</w:t>
      </w:r>
      <w:r w:rsidR="006F7C7B">
        <w:t>e</w:t>
      </w:r>
      <w:bookmarkEnd w:id="19"/>
      <w:bookmarkEnd w:id="20"/>
      <w:r>
        <w:t xml:space="preserve"> </w:t>
      </w:r>
    </w:p>
    <w:p w14:paraId="684573AD" w14:textId="1858107A" w:rsidR="006F7C7B" w:rsidRDefault="006F7C7B" w:rsidP="006F7C7B">
      <w:pPr>
        <w:pStyle w:val="Textkrper"/>
      </w:pPr>
      <w:r>
        <w:t>Eines der Ziele, die mit dieser Masterarbeit erreicht werden sollen, ist, dass die Kunde der Firma Hilscher einfach und mit wenig Aufwand seine Aufgaben, das Netzwerk zu konfigurieren, erfüllen kann. Hierzu soll sich der Anwender nicht erst das entsprechende Fachwissen aneignen müssen. Wie auch schon in der Einleitung erwähnt, sollte es das Ziel sein, das Support-Aufkommen zu reduzieren. Andere Ziele wie Wiederverwendbarkeit oder Integration in eine bestehende Software spielen natürlich auch eine wichtige Rolle.</w:t>
      </w:r>
    </w:p>
    <w:p w14:paraId="4B7390AF" w14:textId="4D57F511" w:rsidR="006F7C7B" w:rsidRDefault="006F7C7B" w:rsidP="006F7C7B">
      <w:pPr>
        <w:pStyle w:val="Textkrper"/>
      </w:pPr>
      <w:r>
        <w:t>Im bisherigen Entwicklungsfokus der Firma Hilscher standen zunächst nur die Kernfunktion zur Konfiguration eines industriellen Netzwerkes der neuen Software „Communication Studio“ im Vordergrund. Durch die gezielte Integration eines Software Plug-In-Moduls „To</w:t>
      </w:r>
      <w:r w:rsidR="0015387F">
        <w:t>pology Editor“ in die Software Communication Studio</w:t>
      </w:r>
      <w:r>
        <w:t xml:space="preserve"> können positive auf Modellierung eines Netzwerkes einwirken. Dabei stellt sich die Frage, wie das Plug-In für die bestehende Software entwickelt werden soll, insbesondere unter der Voraussetzung der oben genannten Ziele sowie auch geringer struktureller Veränderungen der bestehenden Software.</w:t>
      </w:r>
    </w:p>
    <w:p w14:paraId="2B826570" w14:textId="4D2522EA" w:rsidR="006F7C7B" w:rsidRDefault="006F7C7B" w:rsidP="006F7C7B">
      <w:pPr>
        <w:pStyle w:val="Textkrper"/>
      </w:pPr>
      <w:r>
        <w:t>Meine persönlichen Ziele, die ich mit dieser Masterarbeit erreichen möchte, sollen ein tieferes und umfassendes Wissen über die Netzwerktopologie</w:t>
      </w:r>
      <w:r w:rsidR="002D6E2F">
        <w:fldChar w:fldCharType="begin"/>
      </w:r>
      <w:r w:rsidR="002D6E2F">
        <w:instrText xml:space="preserve"> XE "</w:instrText>
      </w:r>
      <w:r w:rsidR="002D6E2F" w:rsidRPr="00F902FC">
        <w:instrText>Netzwerktopologie</w:instrText>
      </w:r>
      <w:r w:rsidR="002D6E2F">
        <w:instrText xml:space="preserve">" </w:instrText>
      </w:r>
      <w:r w:rsidR="002D6E2F">
        <w:fldChar w:fldCharType="end"/>
      </w:r>
      <w:r>
        <w:t xml:space="preserve"> in der industrielleren Kommunikation sein. Weiterhin soll mir die Implementierung dieser Software die Aufgaben und Pflichten der Rolle eines Senior Softwareentwickler in einem Unternehmen aufzeigen. Im Rahmen dieser Arbeit möchte ich mir fundierte Fachkenntnisse aneignen und so die Fähigkeit erlangen, komplexe Vorhaben zu planen und umzusetzen. </w:t>
      </w:r>
    </w:p>
    <w:p w14:paraId="0F196399" w14:textId="29B94216" w:rsidR="006F7C7B" w:rsidRDefault="006F7C7B" w:rsidP="00D13330">
      <w:pPr>
        <w:pStyle w:val="Textkrper"/>
      </w:pPr>
      <w:r>
        <w:t>Aus diesem Grund soll im Rahmen der vorliegenden Masterarbeit eine Möglichkeit zur Integration des Plug-In</w:t>
      </w:r>
      <w:r w:rsidR="002D6E2F">
        <w:fldChar w:fldCharType="begin"/>
      </w:r>
      <w:r w:rsidR="002D6E2F">
        <w:instrText xml:space="preserve"> XE "</w:instrText>
      </w:r>
      <w:r w:rsidR="002D6E2F" w:rsidRPr="00705575">
        <w:instrText>Plug-In</w:instrText>
      </w:r>
      <w:r w:rsidR="002D6E2F">
        <w:instrText xml:space="preserve">" </w:instrText>
      </w:r>
      <w:r w:rsidR="002D6E2F">
        <w:fldChar w:fldCharType="end"/>
      </w:r>
      <w:r>
        <w:t xml:space="preserve"> in die Konfigurations-Software „Communication Studio“ entstehen.</w:t>
      </w:r>
    </w:p>
    <w:p w14:paraId="6C7C6B94" w14:textId="456D95B6" w:rsidR="00125E45" w:rsidRDefault="00515CA6" w:rsidP="00515CA6">
      <w:pPr>
        <w:pStyle w:val="berschrift2"/>
        <w:rPr>
          <w:bCs/>
        </w:rPr>
      </w:pPr>
      <w:bookmarkStart w:id="21" w:name="_Toc515437491"/>
      <w:r w:rsidRPr="00515CA6">
        <w:rPr>
          <w:bCs/>
        </w:rPr>
        <w:t>Aufgaben</w:t>
      </w:r>
      <w:bookmarkEnd w:id="21"/>
    </w:p>
    <w:p w14:paraId="2CC78E9D" w14:textId="02931BDC" w:rsidR="00912462" w:rsidRDefault="00912462" w:rsidP="00912462">
      <w:pPr>
        <w:pStyle w:val="Textkrper"/>
      </w:pPr>
      <w:r>
        <w:t xml:space="preserve">Durch </w:t>
      </w:r>
      <w:r w:rsidR="006008BF">
        <w:t xml:space="preserve">in Abschnitt </w:t>
      </w:r>
      <w:r w:rsidR="006008BF">
        <w:fldChar w:fldCharType="begin"/>
      </w:r>
      <w:r w:rsidR="006008BF">
        <w:instrText xml:space="preserve"> REF _Ref511283667 \r \h </w:instrText>
      </w:r>
      <w:r w:rsidR="006008BF">
        <w:fldChar w:fldCharType="separate"/>
      </w:r>
      <w:r w:rsidR="001A5BD7">
        <w:t>1.2</w:t>
      </w:r>
      <w:r w:rsidR="006008BF">
        <w:fldChar w:fldCharType="end"/>
      </w:r>
      <w:r w:rsidR="006008BF">
        <w:t xml:space="preserve"> vordefinierte</w:t>
      </w:r>
      <w:r>
        <w:t xml:space="preserve"> Ziele ergeben sich nun folgende Aufgaben i</w:t>
      </w:r>
      <w:r w:rsidRPr="00B7790B">
        <w:t xml:space="preserve">m Rahmen dieser </w:t>
      </w:r>
      <w:r>
        <w:t>Mastera</w:t>
      </w:r>
      <w:r w:rsidRPr="00B7790B">
        <w:t>rbeit</w:t>
      </w:r>
      <w:r>
        <w:t>.</w:t>
      </w:r>
      <w:r w:rsidRPr="00B7790B">
        <w:t xml:space="preserve"> </w:t>
      </w:r>
      <w:r>
        <w:t xml:space="preserve">Zum einen </w:t>
      </w:r>
      <w:r w:rsidRPr="00B7790B">
        <w:t xml:space="preserve">sollen </w:t>
      </w:r>
      <w:r>
        <w:t xml:space="preserve">verschiedenen </w:t>
      </w:r>
      <w:r w:rsidRPr="00B7790B">
        <w:t>Software</w:t>
      </w:r>
      <w:r>
        <w:t>-</w:t>
      </w:r>
      <w:r w:rsidRPr="00B7790B">
        <w:t xml:space="preserve">Komponenten entstehen, die unabhängig vom </w:t>
      </w:r>
      <w:r>
        <w:t>Netzwerkp</w:t>
      </w:r>
      <w:r w:rsidRPr="00B7790B">
        <w:t xml:space="preserve">rotokoll die Topologie </w:t>
      </w:r>
      <w:r>
        <w:t xml:space="preserve">des </w:t>
      </w:r>
      <w:r w:rsidRPr="00B7790B">
        <w:t>industrielle</w:t>
      </w:r>
      <w:r>
        <w:t>n</w:t>
      </w:r>
      <w:r w:rsidRPr="00B7790B">
        <w:t xml:space="preserve"> Kommunikationsnetzwerke</w:t>
      </w:r>
      <w:r>
        <w:t>s</w:t>
      </w:r>
      <w:r w:rsidRPr="00B7790B">
        <w:t xml:space="preserve"> </w:t>
      </w:r>
      <w:r>
        <w:t>darstellen und zum anderen auch die Bearbeitung in einem gewissen Rahmen zulassen</w:t>
      </w:r>
      <w:r w:rsidRPr="00B7790B">
        <w:t xml:space="preserve">. </w:t>
      </w:r>
    </w:p>
    <w:p w14:paraId="7EB6DEF8" w14:textId="6E6D61F7" w:rsidR="00912462" w:rsidRDefault="00912462" w:rsidP="00912462">
      <w:pPr>
        <w:pStyle w:val="Textkrper"/>
      </w:pPr>
      <w:r>
        <w:t>Da dieses Themengebiet sehr komplex</w:t>
      </w:r>
      <w:r w:rsidR="006008BF">
        <w:t xml:space="preserve"> und umfangreich</w:t>
      </w:r>
      <w:r>
        <w:t xml:space="preserve"> ist und </w:t>
      </w:r>
      <w:r w:rsidRPr="00251452">
        <w:t>über</w:t>
      </w:r>
      <w:r>
        <w:t xml:space="preserve"> viel Fachwissen voraussetz</w:t>
      </w:r>
      <w:r w:rsidRPr="00251452">
        <w:t>t,</w:t>
      </w:r>
      <w:r>
        <w:t xml:space="preserve"> erfolgt im</w:t>
      </w:r>
      <w:r w:rsidRPr="00B7790B">
        <w:t xml:space="preserve"> ersten Schritt </w:t>
      </w:r>
      <w:r>
        <w:t xml:space="preserve">eine Einführung und Einarbeitung in das Thema </w:t>
      </w:r>
      <w:r w:rsidRPr="00B7790B">
        <w:t>der Arbe</w:t>
      </w:r>
      <w:r w:rsidRPr="00251452">
        <w:t>it,</w:t>
      </w:r>
      <w:r w:rsidRPr="00B7790B">
        <w:t xml:space="preserve"> </w:t>
      </w:r>
      <w:r>
        <w:t xml:space="preserve">bevor </w:t>
      </w:r>
      <w:r w:rsidRPr="00B7790B">
        <w:t>anhand einer Analyse der Protokolle P</w:t>
      </w:r>
      <w:r>
        <w:t>ROFIBUS</w:t>
      </w:r>
      <w:r w:rsidRPr="00B7790B">
        <w:t xml:space="preserve"> und </w:t>
      </w:r>
      <w:r>
        <w:t>PROFINET</w:t>
      </w:r>
      <w:r w:rsidRPr="00B7790B">
        <w:t xml:space="preserve"> IRT Formen der Topologie </w:t>
      </w:r>
      <w:r>
        <w:t>und verschiedene Darstellungsarten analysiert</w:t>
      </w:r>
      <w:r w:rsidRPr="00B7790B">
        <w:t xml:space="preserve"> werden. </w:t>
      </w:r>
      <w:r>
        <w:t>A</w:t>
      </w:r>
      <w:r w:rsidRPr="00B7790B">
        <w:t xml:space="preserve">uf Basis </w:t>
      </w:r>
      <w:r>
        <w:t xml:space="preserve">der </w:t>
      </w:r>
      <w:r w:rsidRPr="00251452">
        <w:t>durch die Evaluierung</w:t>
      </w:r>
      <w:r>
        <w:t xml:space="preserve"> gewonnene</w:t>
      </w:r>
      <w:r w:rsidRPr="00251452">
        <w:t>n</w:t>
      </w:r>
      <w:r>
        <w:t xml:space="preserve"> Erkenntnisse wird im zweiten Schritt ein </w:t>
      </w:r>
      <w:r w:rsidRPr="00B7790B">
        <w:t xml:space="preserve">Konzept zur Darstellung entwickelt. </w:t>
      </w:r>
      <w:r>
        <w:lastRenderedPageBreak/>
        <w:t xml:space="preserve">Nach der Erstellung des Konzeptes erfolgt dann die Implementierung. Die Implementierung erfolgt dann in mehreren Iterationsstufen. </w:t>
      </w:r>
    </w:p>
    <w:p w14:paraId="4894CA4D" w14:textId="77777777" w:rsidR="00912462" w:rsidRDefault="00912462" w:rsidP="00912462">
      <w:pPr>
        <w:pStyle w:val="Textkrper"/>
      </w:pPr>
      <w:r>
        <w:t xml:space="preserve">Da die Arbeit </w:t>
      </w:r>
      <w:r w:rsidRPr="00251452">
        <w:t>nur</w:t>
      </w:r>
      <w:r>
        <w:t xml:space="preserve"> über einen bestimmten zeitlichen Rahmen verfügt und in dieser Zeit prototypenhaft entwickelt werden soll, habe ich mir im Vorfeld Gedanken über eine zeitliche Einteilung gemacht, u</w:t>
      </w:r>
      <w:r w:rsidRPr="00A63E6B">
        <w:t>m nicht die Übersicht und das Ziel der Fertigstellung des Projektes zu verlieren</w:t>
      </w:r>
      <w:r>
        <w:t>. Ich habe die Masterarbeit in verschieden Phasen eingeteilt und mit einem Start und Ende versehen.</w:t>
      </w:r>
    </w:p>
    <w:p w14:paraId="6DE2F6A6" w14:textId="77777777" w:rsidR="00912462" w:rsidRDefault="00912462" w:rsidP="00EF1177">
      <w:pPr>
        <w:pStyle w:val="Textkrper"/>
      </w:pPr>
    </w:p>
    <w:p w14:paraId="6844A2BA" w14:textId="77777777" w:rsidR="00E05F99" w:rsidRDefault="00E05F99" w:rsidP="00E05F99">
      <w:pPr>
        <w:pStyle w:val="TextkrperEinzug"/>
        <w:keepNext/>
        <w:ind w:firstLine="0"/>
      </w:pPr>
      <w:r>
        <w:rPr>
          <w:noProof/>
          <w:lang w:val="de-DE"/>
        </w:rPr>
        <w:drawing>
          <wp:inline distT="0" distB="0" distL="0" distR="0" wp14:anchorId="7171EE11" wp14:editId="64A1AA29">
            <wp:extent cx="5743575" cy="204787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3575" cy="2047875"/>
                    </a:xfrm>
                    <a:prstGeom prst="rect">
                      <a:avLst/>
                    </a:prstGeom>
                  </pic:spPr>
                </pic:pic>
              </a:graphicData>
            </a:graphic>
          </wp:inline>
        </w:drawing>
      </w:r>
    </w:p>
    <w:p w14:paraId="2A480A62" w14:textId="5831C8B8" w:rsidR="00E05F99" w:rsidRDefault="00B5557A" w:rsidP="00912462">
      <w:pPr>
        <w:pStyle w:val="Beschriftung"/>
        <w:rPr>
          <w:i/>
          <w:noProof/>
        </w:rPr>
      </w:pPr>
      <w:hyperlink w:anchor="Eins_Abbildung" w:history="1">
        <w:r w:rsidR="00E05F99" w:rsidRPr="004809AE">
          <w:rPr>
            <w:rStyle w:val="Hyperlink"/>
            <w:sz w:val="20"/>
          </w:rPr>
          <w:t xml:space="preserve">Abbildung </w:t>
        </w:r>
        <w:r w:rsidR="00E05F99" w:rsidRPr="004809AE">
          <w:rPr>
            <w:rStyle w:val="Hyperlink"/>
            <w:sz w:val="20"/>
          </w:rPr>
          <w:fldChar w:fldCharType="begin"/>
        </w:r>
        <w:r w:rsidR="00E05F99" w:rsidRPr="004809AE">
          <w:rPr>
            <w:rStyle w:val="Hyperlink"/>
            <w:sz w:val="20"/>
          </w:rPr>
          <w:instrText xml:space="preserve"> SEQ Abbildung_ \* ARABIC </w:instrText>
        </w:r>
        <w:r w:rsidR="00E05F99" w:rsidRPr="004809AE">
          <w:rPr>
            <w:rStyle w:val="Hyperlink"/>
            <w:sz w:val="20"/>
          </w:rPr>
          <w:fldChar w:fldCharType="separate"/>
        </w:r>
        <w:r w:rsidR="001A5BD7">
          <w:rPr>
            <w:rStyle w:val="Hyperlink"/>
            <w:noProof/>
            <w:sz w:val="20"/>
          </w:rPr>
          <w:t>1</w:t>
        </w:r>
        <w:r w:rsidR="00E05F99" w:rsidRPr="004809AE">
          <w:rPr>
            <w:rStyle w:val="Hyperlink"/>
            <w:sz w:val="20"/>
          </w:rPr>
          <w:fldChar w:fldCharType="end"/>
        </w:r>
        <w:r w:rsidR="00E05F99" w:rsidRPr="004809AE">
          <w:rPr>
            <w:rStyle w:val="Hyperlink"/>
            <w:noProof/>
            <w:sz w:val="20"/>
          </w:rPr>
          <w:t>:</w:t>
        </w:r>
      </w:hyperlink>
      <w:r w:rsidR="00E05F99">
        <w:rPr>
          <w:noProof/>
        </w:rPr>
        <w:t xml:space="preserve"> Arbeit </w:t>
      </w:r>
      <w:r w:rsidR="00E05F99" w:rsidRPr="00F54F12">
        <w:rPr>
          <w:noProof/>
        </w:rPr>
        <w:t xml:space="preserve">Zeitplan für die Entwicklung von Plug-In </w:t>
      </w:r>
      <w:r w:rsidR="00E05F99">
        <w:rPr>
          <w:noProof/>
        </w:rPr>
        <w:t>„</w:t>
      </w:r>
      <w:r w:rsidR="00E05F99" w:rsidRPr="00E05F99">
        <w:rPr>
          <w:i/>
          <w:noProof/>
        </w:rPr>
        <w:t>Topology</w:t>
      </w:r>
      <w:r w:rsidR="006F7C7B">
        <w:rPr>
          <w:i/>
          <w:noProof/>
        </w:rPr>
        <w:t>-</w:t>
      </w:r>
      <w:r w:rsidR="00E05F99" w:rsidRPr="00E05F99">
        <w:rPr>
          <w:i/>
          <w:noProof/>
        </w:rPr>
        <w:t>Editor</w:t>
      </w:r>
      <w:r w:rsidR="00E05F99">
        <w:rPr>
          <w:i/>
          <w:noProof/>
        </w:rPr>
        <w:t>“</w:t>
      </w:r>
    </w:p>
    <w:p w14:paraId="4F357053" w14:textId="0EB42263" w:rsidR="00572149" w:rsidRDefault="00912462" w:rsidP="004809AE">
      <w:pPr>
        <w:pStyle w:val="TextkrperEinzug"/>
        <w:ind w:firstLine="0"/>
        <w:rPr>
          <w:lang w:val="de-DE"/>
        </w:rPr>
      </w:pPr>
      <w:r w:rsidRPr="00912462">
        <w:rPr>
          <w:lang w:val="de-DE"/>
        </w:rPr>
        <w:t>Abbildung 1 zeigt Beginn und Ende der einzelnen festgelegten Projektphasen. Die Festlegung erfolgt aufgrund des festgelegten Fertigstellungstermin. Neben den Projektterminen wurden zu diesem Zeitpunkt auch die wichtigen Meilensteine festgelegt. Tabelle 1 zeigt beides: die Termin- und Meilensteinplanung.</w:t>
      </w:r>
    </w:p>
    <w:p w14:paraId="2F97F37A" w14:textId="77777777" w:rsidR="003E7D62" w:rsidRDefault="003E7D62" w:rsidP="004809AE">
      <w:pPr>
        <w:pStyle w:val="TextkrperEinzug"/>
        <w:ind w:firstLine="0"/>
        <w:rPr>
          <w:lang w:val="de-DE"/>
        </w:rPr>
      </w:pPr>
    </w:p>
    <w:tbl>
      <w:tblPr>
        <w:tblStyle w:val="Tabellenraster"/>
        <w:tblW w:w="9209" w:type="dxa"/>
        <w:tblLook w:val="04A0" w:firstRow="1" w:lastRow="0" w:firstColumn="1" w:lastColumn="0" w:noHBand="0" w:noVBand="1"/>
      </w:tblPr>
      <w:tblGrid>
        <w:gridCol w:w="1190"/>
        <w:gridCol w:w="2633"/>
        <w:gridCol w:w="2126"/>
        <w:gridCol w:w="3260"/>
      </w:tblGrid>
      <w:tr w:rsidR="003E7D62" w14:paraId="0F8C041D" w14:textId="77777777" w:rsidTr="003E7D62">
        <w:tc>
          <w:tcPr>
            <w:tcW w:w="1190" w:type="dxa"/>
          </w:tcPr>
          <w:p w14:paraId="6EB6FCCB" w14:textId="77777777" w:rsidR="003E7D62" w:rsidRPr="00E479E1" w:rsidRDefault="003E7D62" w:rsidP="00AA0FEB">
            <w:pPr>
              <w:pStyle w:val="TextkrperEinzug"/>
              <w:ind w:firstLine="0"/>
              <w:rPr>
                <w:b/>
                <w:lang w:val="de-DE"/>
              </w:rPr>
            </w:pPr>
            <w:r w:rsidRPr="00E479E1">
              <w:rPr>
                <w:b/>
                <w:lang w:val="de-DE"/>
              </w:rPr>
              <w:t>Phase</w:t>
            </w:r>
          </w:p>
        </w:tc>
        <w:tc>
          <w:tcPr>
            <w:tcW w:w="2633" w:type="dxa"/>
          </w:tcPr>
          <w:p w14:paraId="7D0CEA15" w14:textId="77777777" w:rsidR="003E7D62" w:rsidRPr="00E479E1" w:rsidRDefault="003E7D62" w:rsidP="00AA0FEB">
            <w:pPr>
              <w:pStyle w:val="TextkrperEinzug"/>
              <w:ind w:firstLine="0"/>
              <w:rPr>
                <w:b/>
                <w:lang w:val="de-DE"/>
              </w:rPr>
            </w:pPr>
            <w:r w:rsidRPr="00E479E1">
              <w:rPr>
                <w:b/>
                <w:lang w:val="de-DE"/>
              </w:rPr>
              <w:t>Beschreibung</w:t>
            </w:r>
          </w:p>
        </w:tc>
        <w:tc>
          <w:tcPr>
            <w:tcW w:w="2126" w:type="dxa"/>
          </w:tcPr>
          <w:p w14:paraId="737D2F06" w14:textId="77777777" w:rsidR="003E7D62" w:rsidRPr="00E479E1" w:rsidRDefault="003E7D62" w:rsidP="00AA0FEB">
            <w:pPr>
              <w:pStyle w:val="TextkrperEinzug"/>
              <w:ind w:firstLine="0"/>
              <w:rPr>
                <w:b/>
                <w:lang w:val="de-DE"/>
              </w:rPr>
            </w:pPr>
            <w:r w:rsidRPr="00E479E1">
              <w:rPr>
                <w:b/>
                <w:lang w:val="de-DE"/>
              </w:rPr>
              <w:t>Ressource</w:t>
            </w:r>
          </w:p>
        </w:tc>
        <w:tc>
          <w:tcPr>
            <w:tcW w:w="3260" w:type="dxa"/>
          </w:tcPr>
          <w:p w14:paraId="5A33C7FC" w14:textId="77777777" w:rsidR="003E7D62" w:rsidRPr="00E479E1" w:rsidRDefault="003E7D62" w:rsidP="00AA0FEB">
            <w:pPr>
              <w:pStyle w:val="TextkrperEinzug"/>
              <w:ind w:firstLine="0"/>
              <w:rPr>
                <w:b/>
                <w:lang w:val="de-DE"/>
              </w:rPr>
            </w:pPr>
            <w:r w:rsidRPr="00E479E1">
              <w:rPr>
                <w:b/>
                <w:lang w:val="de-DE"/>
              </w:rPr>
              <w:t>Meilenstein</w:t>
            </w:r>
          </w:p>
        </w:tc>
      </w:tr>
      <w:tr w:rsidR="003E7D62" w14:paraId="5648B813" w14:textId="77777777" w:rsidTr="003E7D62">
        <w:tc>
          <w:tcPr>
            <w:tcW w:w="1190" w:type="dxa"/>
          </w:tcPr>
          <w:p w14:paraId="09867FCA" w14:textId="77777777" w:rsidR="003E7D62" w:rsidRDefault="003E7D62" w:rsidP="00AA0FEB">
            <w:pPr>
              <w:pStyle w:val="TextkrperEinzug"/>
              <w:ind w:firstLine="0"/>
              <w:rPr>
                <w:lang w:val="de-DE"/>
              </w:rPr>
            </w:pPr>
            <w:r>
              <w:rPr>
                <w:lang w:val="de-DE"/>
              </w:rPr>
              <w:t>Einführung</w:t>
            </w:r>
          </w:p>
        </w:tc>
        <w:tc>
          <w:tcPr>
            <w:tcW w:w="2633" w:type="dxa"/>
          </w:tcPr>
          <w:p w14:paraId="07E12527" w14:textId="77777777" w:rsidR="003E7D62" w:rsidRDefault="003E7D62" w:rsidP="00AA0FEB">
            <w:pPr>
              <w:pStyle w:val="TextkrperEinzug"/>
              <w:ind w:firstLine="0"/>
              <w:rPr>
                <w:lang w:val="de-DE"/>
              </w:rPr>
            </w:pPr>
            <w:r>
              <w:rPr>
                <w:lang w:val="de-DE"/>
              </w:rPr>
              <w:t>Erklärungen und Erläuterungen der Aufgaben</w:t>
            </w:r>
          </w:p>
        </w:tc>
        <w:tc>
          <w:tcPr>
            <w:tcW w:w="2126" w:type="dxa"/>
          </w:tcPr>
          <w:p w14:paraId="635B088E" w14:textId="77777777" w:rsidR="003E7D62" w:rsidRDefault="003E7D62" w:rsidP="00AA0FEB">
            <w:pPr>
              <w:pStyle w:val="TextkrperEinzug"/>
              <w:ind w:firstLine="0"/>
              <w:rPr>
                <w:lang w:val="de-DE"/>
              </w:rPr>
            </w:pPr>
            <w:r>
              <w:rPr>
                <w:lang w:val="de-DE"/>
              </w:rPr>
              <w:t>Projektleiter gemeinsam mit allen Beteiligten</w:t>
            </w:r>
          </w:p>
        </w:tc>
        <w:tc>
          <w:tcPr>
            <w:tcW w:w="3260" w:type="dxa"/>
          </w:tcPr>
          <w:p w14:paraId="60B9E310" w14:textId="77777777" w:rsidR="003E7D62" w:rsidRDefault="003E7D62" w:rsidP="00AA0FEB">
            <w:pPr>
              <w:pStyle w:val="TextkrperEinzug"/>
              <w:ind w:firstLine="0"/>
              <w:rPr>
                <w:lang w:val="de-DE"/>
              </w:rPr>
            </w:pPr>
            <w:r>
              <w:rPr>
                <w:lang w:val="de-DE"/>
              </w:rPr>
              <w:t>Ziele der Arbeit verstehen</w:t>
            </w:r>
          </w:p>
        </w:tc>
      </w:tr>
      <w:tr w:rsidR="003E7D62" w14:paraId="79D6F386" w14:textId="77777777" w:rsidTr="003E7D62">
        <w:tc>
          <w:tcPr>
            <w:tcW w:w="1190" w:type="dxa"/>
          </w:tcPr>
          <w:p w14:paraId="3ECA93E2" w14:textId="77777777" w:rsidR="003E7D62" w:rsidRDefault="003E7D62" w:rsidP="00AA0FEB">
            <w:pPr>
              <w:pStyle w:val="TextkrperEinzug"/>
              <w:ind w:firstLine="0"/>
              <w:rPr>
                <w:lang w:val="de-DE"/>
              </w:rPr>
            </w:pPr>
            <w:r>
              <w:rPr>
                <w:lang w:val="de-DE"/>
              </w:rPr>
              <w:t>Einarbeitung</w:t>
            </w:r>
          </w:p>
        </w:tc>
        <w:tc>
          <w:tcPr>
            <w:tcW w:w="2633" w:type="dxa"/>
          </w:tcPr>
          <w:p w14:paraId="7C981CEA" w14:textId="77777777" w:rsidR="003E7D62" w:rsidRDefault="003E7D62" w:rsidP="00AA0FEB">
            <w:pPr>
              <w:pStyle w:val="TextkrperEinzug"/>
              <w:ind w:firstLine="0"/>
              <w:rPr>
                <w:lang w:val="de-DE"/>
              </w:rPr>
            </w:pPr>
            <w:r>
              <w:rPr>
                <w:lang w:val="de-DE"/>
              </w:rPr>
              <w:t>Erarbeitung der Grundlagen und Theorie für den Fachbereich</w:t>
            </w:r>
          </w:p>
        </w:tc>
        <w:tc>
          <w:tcPr>
            <w:tcW w:w="2126" w:type="dxa"/>
          </w:tcPr>
          <w:p w14:paraId="729A38B6" w14:textId="77777777" w:rsidR="003E7D62" w:rsidRDefault="003E7D62" w:rsidP="00AA0FEB">
            <w:pPr>
              <w:pStyle w:val="TextkrperEinzug"/>
              <w:ind w:firstLine="0"/>
              <w:rPr>
                <w:lang w:val="de-DE"/>
              </w:rPr>
            </w:pPr>
            <w:r>
              <w:rPr>
                <w:lang w:val="de-DE"/>
              </w:rPr>
              <w:t>Student (ich)</w:t>
            </w:r>
          </w:p>
        </w:tc>
        <w:tc>
          <w:tcPr>
            <w:tcW w:w="3260" w:type="dxa"/>
          </w:tcPr>
          <w:p w14:paraId="36EB1B40" w14:textId="77777777" w:rsidR="003E7D62" w:rsidRDefault="003E7D62" w:rsidP="00AA0FEB">
            <w:pPr>
              <w:pStyle w:val="TextkrperEinzug"/>
              <w:ind w:firstLine="0"/>
              <w:rPr>
                <w:lang w:val="de-DE"/>
              </w:rPr>
            </w:pPr>
            <w:r>
              <w:rPr>
                <w:lang w:val="de-DE"/>
              </w:rPr>
              <w:t>Topologien kennenlernen,</w:t>
            </w:r>
          </w:p>
          <w:p w14:paraId="748141BC" w14:textId="77777777" w:rsidR="003E7D62" w:rsidRDefault="003E7D62" w:rsidP="00AA0FEB">
            <w:pPr>
              <w:pStyle w:val="TextkrperEinzug"/>
              <w:ind w:firstLine="0"/>
              <w:rPr>
                <w:lang w:val="de-DE"/>
              </w:rPr>
            </w:pPr>
            <w:r>
              <w:rPr>
                <w:lang w:val="de-DE"/>
              </w:rPr>
              <w:t>Protokolle einarbeiten</w:t>
            </w:r>
          </w:p>
          <w:p w14:paraId="1DC3C12F" w14:textId="77777777" w:rsidR="003E7D62" w:rsidRDefault="003E7D62" w:rsidP="00AA0FEB">
            <w:pPr>
              <w:pStyle w:val="TextkrperEinzug"/>
              <w:ind w:firstLine="0"/>
              <w:rPr>
                <w:lang w:val="de-DE"/>
              </w:rPr>
            </w:pPr>
          </w:p>
        </w:tc>
      </w:tr>
      <w:tr w:rsidR="003E7D62" w14:paraId="66356040" w14:textId="77777777" w:rsidTr="003E7D62">
        <w:tc>
          <w:tcPr>
            <w:tcW w:w="1190" w:type="dxa"/>
          </w:tcPr>
          <w:p w14:paraId="46495883" w14:textId="77777777" w:rsidR="003E7D62" w:rsidRDefault="003E7D62" w:rsidP="00AA0FEB">
            <w:pPr>
              <w:pStyle w:val="TextkrperEinzug"/>
              <w:ind w:firstLine="0"/>
              <w:rPr>
                <w:lang w:val="de-DE"/>
              </w:rPr>
            </w:pPr>
            <w:r>
              <w:rPr>
                <w:lang w:val="de-DE"/>
              </w:rPr>
              <w:t>Evaluation</w:t>
            </w:r>
          </w:p>
        </w:tc>
        <w:tc>
          <w:tcPr>
            <w:tcW w:w="2633" w:type="dxa"/>
          </w:tcPr>
          <w:p w14:paraId="06D564BF" w14:textId="77777777" w:rsidR="003E7D62" w:rsidRDefault="003E7D62" w:rsidP="00AA0FEB">
            <w:pPr>
              <w:pStyle w:val="TextkrperEinzug"/>
              <w:ind w:firstLine="0"/>
              <w:rPr>
                <w:lang w:val="de-DE"/>
              </w:rPr>
            </w:pPr>
            <w:r>
              <w:rPr>
                <w:lang w:val="de-DE"/>
              </w:rPr>
              <w:t xml:space="preserve">Erstellung einer Konzeption </w:t>
            </w:r>
          </w:p>
        </w:tc>
        <w:tc>
          <w:tcPr>
            <w:tcW w:w="2126" w:type="dxa"/>
          </w:tcPr>
          <w:p w14:paraId="4386ADFB" w14:textId="77777777" w:rsidR="003E7D62" w:rsidRDefault="003E7D62" w:rsidP="00AA0FEB">
            <w:pPr>
              <w:pStyle w:val="TextkrperEinzug"/>
              <w:ind w:firstLine="0"/>
              <w:rPr>
                <w:lang w:val="de-DE"/>
              </w:rPr>
            </w:pPr>
            <w:r>
              <w:rPr>
                <w:lang w:val="de-DE"/>
              </w:rPr>
              <w:t>Student mit Gruppenleiter</w:t>
            </w:r>
          </w:p>
        </w:tc>
        <w:tc>
          <w:tcPr>
            <w:tcW w:w="3260" w:type="dxa"/>
          </w:tcPr>
          <w:p w14:paraId="77A3E92D" w14:textId="77777777" w:rsidR="003E7D62" w:rsidRDefault="003E7D62" w:rsidP="00AA0FEB">
            <w:pPr>
              <w:pStyle w:val="TextkrperEinzug"/>
              <w:ind w:firstLine="0"/>
              <w:rPr>
                <w:lang w:val="de-DE"/>
              </w:rPr>
            </w:pPr>
            <w:r>
              <w:rPr>
                <w:lang w:val="de-DE"/>
              </w:rPr>
              <w:t>Konzept erstellen</w:t>
            </w:r>
          </w:p>
        </w:tc>
      </w:tr>
      <w:tr w:rsidR="003E7D62" w14:paraId="25ECE283" w14:textId="77777777" w:rsidTr="003E7D62">
        <w:tc>
          <w:tcPr>
            <w:tcW w:w="1190" w:type="dxa"/>
          </w:tcPr>
          <w:p w14:paraId="28BA6FA9" w14:textId="77777777" w:rsidR="003E7D62" w:rsidRDefault="003E7D62" w:rsidP="00AA0FEB">
            <w:pPr>
              <w:pStyle w:val="TextkrperEinzug"/>
              <w:ind w:firstLine="0"/>
              <w:rPr>
                <w:lang w:val="de-DE"/>
              </w:rPr>
            </w:pPr>
            <w:r>
              <w:rPr>
                <w:lang w:val="de-DE"/>
              </w:rPr>
              <w:t>Realisierung</w:t>
            </w:r>
          </w:p>
        </w:tc>
        <w:tc>
          <w:tcPr>
            <w:tcW w:w="2633" w:type="dxa"/>
          </w:tcPr>
          <w:p w14:paraId="135A7C44" w14:textId="77777777" w:rsidR="003E7D62" w:rsidRDefault="003E7D62" w:rsidP="00AA0FEB">
            <w:pPr>
              <w:pStyle w:val="TextkrperEinzug"/>
              <w:ind w:firstLine="0"/>
              <w:rPr>
                <w:lang w:val="de-DE"/>
              </w:rPr>
            </w:pPr>
            <w:r>
              <w:rPr>
                <w:lang w:val="de-DE"/>
              </w:rPr>
              <w:t xml:space="preserve">Erstellung des Prototyp </w:t>
            </w:r>
          </w:p>
        </w:tc>
        <w:tc>
          <w:tcPr>
            <w:tcW w:w="2126" w:type="dxa"/>
          </w:tcPr>
          <w:p w14:paraId="115DF653" w14:textId="77777777" w:rsidR="003E7D62" w:rsidRDefault="003E7D62" w:rsidP="00AA0FEB">
            <w:pPr>
              <w:pStyle w:val="TextkrperEinzug"/>
              <w:ind w:firstLine="0"/>
              <w:rPr>
                <w:lang w:val="de-DE"/>
              </w:rPr>
            </w:pPr>
            <w:r>
              <w:rPr>
                <w:lang w:val="de-DE"/>
              </w:rPr>
              <w:t>Student</w:t>
            </w:r>
            <w:r w:rsidRPr="002A5E04">
              <w:rPr>
                <w:lang w:val="de-DE"/>
              </w:rPr>
              <w:t xml:space="preserve"> </w:t>
            </w:r>
            <w:r>
              <w:rPr>
                <w:lang w:val="de-DE"/>
              </w:rPr>
              <w:br/>
            </w:r>
            <w:r w:rsidRPr="002A5E04">
              <w:rPr>
                <w:lang w:val="de-DE"/>
              </w:rPr>
              <w:t>Entwicklungsumgebung</w:t>
            </w:r>
            <w:r>
              <w:rPr>
                <w:lang w:val="de-DE"/>
              </w:rPr>
              <w:t xml:space="preserve"> VS 2017</w:t>
            </w:r>
          </w:p>
        </w:tc>
        <w:tc>
          <w:tcPr>
            <w:tcW w:w="3260" w:type="dxa"/>
          </w:tcPr>
          <w:p w14:paraId="3D028D20" w14:textId="77777777" w:rsidR="003E7D62" w:rsidRDefault="003E7D62" w:rsidP="00AA0FEB">
            <w:pPr>
              <w:pStyle w:val="TextkrperEinzug"/>
              <w:ind w:firstLine="0"/>
              <w:rPr>
                <w:lang w:val="de-DE"/>
              </w:rPr>
            </w:pPr>
            <w:r>
              <w:rPr>
                <w:lang w:val="de-DE"/>
              </w:rPr>
              <w:t>Prototype erstellen</w:t>
            </w:r>
          </w:p>
        </w:tc>
      </w:tr>
      <w:tr w:rsidR="003E7D62" w14:paraId="2ED3A004" w14:textId="77777777" w:rsidTr="003E7D62">
        <w:tc>
          <w:tcPr>
            <w:tcW w:w="1190" w:type="dxa"/>
          </w:tcPr>
          <w:p w14:paraId="0BBA85EC" w14:textId="77777777" w:rsidR="003E7D62" w:rsidRDefault="003E7D62" w:rsidP="00AA0FEB">
            <w:pPr>
              <w:pStyle w:val="TextkrperEinzug"/>
              <w:ind w:firstLine="0"/>
              <w:rPr>
                <w:lang w:val="de-DE"/>
              </w:rPr>
            </w:pPr>
            <w:r>
              <w:rPr>
                <w:lang w:val="de-DE"/>
              </w:rPr>
              <w:t>Dokumentation</w:t>
            </w:r>
          </w:p>
        </w:tc>
        <w:tc>
          <w:tcPr>
            <w:tcW w:w="2633" w:type="dxa"/>
          </w:tcPr>
          <w:p w14:paraId="0DB06968" w14:textId="77777777" w:rsidR="003E7D62" w:rsidRDefault="003E7D62" w:rsidP="00AA0FEB">
            <w:pPr>
              <w:pStyle w:val="TextkrperEinzug"/>
              <w:ind w:firstLine="0"/>
              <w:rPr>
                <w:lang w:val="de-DE"/>
              </w:rPr>
            </w:pPr>
            <w:r>
              <w:rPr>
                <w:lang w:val="de-DE"/>
              </w:rPr>
              <w:t>Erstellen von Text und Grafiken</w:t>
            </w:r>
          </w:p>
        </w:tc>
        <w:tc>
          <w:tcPr>
            <w:tcW w:w="2126" w:type="dxa"/>
          </w:tcPr>
          <w:p w14:paraId="43C876E0" w14:textId="77777777" w:rsidR="003E7D62" w:rsidRDefault="003E7D62" w:rsidP="00AA0FEB">
            <w:pPr>
              <w:pStyle w:val="TextkrperEinzug"/>
              <w:ind w:firstLine="0"/>
              <w:rPr>
                <w:lang w:val="de-DE"/>
              </w:rPr>
            </w:pPr>
            <w:r>
              <w:rPr>
                <w:lang w:val="de-DE"/>
              </w:rPr>
              <w:t>Student</w:t>
            </w:r>
            <w:r>
              <w:rPr>
                <w:lang w:val="de-DE"/>
              </w:rPr>
              <w:br/>
              <w:t>Word, Drucker</w:t>
            </w:r>
          </w:p>
        </w:tc>
        <w:tc>
          <w:tcPr>
            <w:tcW w:w="3260" w:type="dxa"/>
          </w:tcPr>
          <w:p w14:paraId="32E8FA35" w14:textId="77777777" w:rsidR="003E7D62" w:rsidRDefault="003E7D62" w:rsidP="00FC292E">
            <w:pPr>
              <w:pStyle w:val="TextkrperEinzug"/>
              <w:keepNext/>
              <w:ind w:firstLine="0"/>
              <w:rPr>
                <w:lang w:val="de-DE"/>
              </w:rPr>
            </w:pPr>
            <w:r>
              <w:rPr>
                <w:lang w:val="de-DE"/>
              </w:rPr>
              <w:t>Schriftlichen Teil Masterarbeit erstellen</w:t>
            </w:r>
          </w:p>
        </w:tc>
      </w:tr>
    </w:tbl>
    <w:p w14:paraId="7F40968A" w14:textId="7E96FEAA" w:rsidR="000D66F3" w:rsidRDefault="00FC292E" w:rsidP="00FC292E">
      <w:pPr>
        <w:pStyle w:val="Beschriftung"/>
      </w:pPr>
      <w:r>
        <w:t xml:space="preserve">Tabelle </w:t>
      </w:r>
      <w:r w:rsidR="00B5557A">
        <w:fldChar w:fldCharType="begin"/>
      </w:r>
      <w:r w:rsidR="00B5557A">
        <w:instrText xml:space="preserve"> SEQ Tabelle \* ARABIC </w:instrText>
      </w:r>
      <w:r w:rsidR="00B5557A">
        <w:fldChar w:fldCharType="separate"/>
      </w:r>
      <w:r w:rsidR="001A5BD7">
        <w:rPr>
          <w:noProof/>
        </w:rPr>
        <w:t>1</w:t>
      </w:r>
      <w:r w:rsidR="00B5557A">
        <w:rPr>
          <w:noProof/>
        </w:rPr>
        <w:fldChar w:fldCharType="end"/>
      </w:r>
      <w:r>
        <w:t xml:space="preserve">: </w:t>
      </w:r>
      <w:r w:rsidRPr="00FE09E5">
        <w:t>Termin- und M</w:t>
      </w:r>
      <w:r>
        <w:t>eilensteinplanung für die Master</w:t>
      </w:r>
      <w:r w:rsidRPr="00FE09E5">
        <w:t>arbeit</w:t>
      </w:r>
    </w:p>
    <w:p w14:paraId="5444A60C" w14:textId="6D034246" w:rsidR="00515CA6" w:rsidRDefault="00515CA6" w:rsidP="00515CA6">
      <w:pPr>
        <w:pStyle w:val="berschrift2"/>
      </w:pPr>
      <w:bookmarkStart w:id="22" w:name="_Toc515437492"/>
      <w:r>
        <w:t>Firmenvorstellung</w:t>
      </w:r>
      <w:bookmarkEnd w:id="22"/>
      <w:r>
        <w:t xml:space="preserve"> </w:t>
      </w:r>
    </w:p>
    <w:p w14:paraId="280B2373" w14:textId="45EBC089" w:rsidR="00572149" w:rsidRDefault="00572149" w:rsidP="00572149">
      <w:pPr>
        <w:pStyle w:val="Textkrper"/>
      </w:pPr>
      <w:r w:rsidRPr="00DC5E73">
        <w:t>Die</w:t>
      </w:r>
      <w:r>
        <w:t xml:space="preserve"> Firma</w:t>
      </w:r>
      <w:r w:rsidRPr="00DC5E73">
        <w:t xml:space="preserve"> Hilscher Gesellschaft für Systemautomation mbH besteht seit 1986 und beschäftigt heute über 260 Mitarbeiter an 10 Standorten weltweit. Mit der Philosophie des kontinuierlichen </w:t>
      </w:r>
      <w:r w:rsidRPr="00DC5E73">
        <w:lastRenderedPageBreak/>
        <w:t>Wachstums aus eigener Kraft</w:t>
      </w:r>
      <w:r>
        <w:t>,</w:t>
      </w:r>
      <w:r w:rsidRPr="00DC5E73">
        <w:t xml:space="preserve"> ist das Unternehmen ein verlässlicher Partner</w:t>
      </w:r>
      <w:r>
        <w:t xml:space="preserve"> für</w:t>
      </w:r>
      <w:r w:rsidRPr="00DC5E73">
        <w:t xml:space="preserve"> seine Kunden. Alle Prozesse sind nach ISO 9001 und 14001 zertifiziert.</w:t>
      </w:r>
    </w:p>
    <w:p w14:paraId="4E5BA8A6" w14:textId="77777777" w:rsidR="00572149" w:rsidRPr="00515CA6" w:rsidRDefault="00572149" w:rsidP="00572149">
      <w:pPr>
        <w:pStyle w:val="Textkrper"/>
      </w:pPr>
      <w:r w:rsidRPr="00DC5E73">
        <w:t>Die Kernkompetenz von</w:t>
      </w:r>
      <w:r>
        <w:t xml:space="preserve"> der Firma</w:t>
      </w:r>
      <w:r w:rsidRPr="00DC5E73">
        <w:t xml:space="preserve"> Hilscher ist die Technologie, En</w:t>
      </w:r>
      <w:r>
        <w:t>twicklung und Produktion von in</w:t>
      </w:r>
      <w:r w:rsidRPr="00DC5E73">
        <w:t xml:space="preserve">dustriellen Kommunikationslösungen für die moderne Fabrikautomation. Die Produkte reichen von PC-Karten und Gateways über OEM-Aufsteckmodule bis hin zu leistungsfähigen ASICs mit den dazugehörigen Protokoll-Stacks. Diese werden weltweit zur Kommunikation zwischen Automatisierungsgeräten und Steuerungen eingesetzt. </w:t>
      </w:r>
      <w:r>
        <w:t>Im Bereich</w:t>
      </w:r>
      <w:r w:rsidRPr="00DC5E73">
        <w:t xml:space="preserve"> PC-Karten ist </w:t>
      </w:r>
      <w:r>
        <w:t>die Firma</w:t>
      </w:r>
      <w:r w:rsidRPr="00DC5E73">
        <w:t xml:space="preserve"> Marktführer. Ein derart umfassendes Lösungs-Portfolio für Feldbusse und Real-Time-Ethernet ist das Alleinstellungsmerkmal </w:t>
      </w:r>
      <w:r>
        <w:t>der Firma</w:t>
      </w:r>
      <w:r w:rsidRPr="00DC5E73">
        <w:t xml:space="preserve"> Hilscher. Hilscher bietet auch ASICs </w:t>
      </w:r>
      <w:r>
        <w:t xml:space="preserve">basierte </w:t>
      </w:r>
      <w:r w:rsidRPr="00DC5E73">
        <w:t>die netX-Technologie für Gerätehersteller an, inklusive Entwicklungs-Dienstleistungen und kundenspezifischer Baugruppen-Ferti</w:t>
      </w:r>
      <w:r>
        <w:t>gung. In diesem Bereich ist die Firma</w:t>
      </w:r>
      <w:r w:rsidRPr="00DC5E73">
        <w:t xml:space="preserve"> nicht nur anerkannter Systempartner der großen Herstelle</w:t>
      </w:r>
      <w:r>
        <w:t>r, sondern zählt auch eine Viel</w:t>
      </w:r>
      <w:r w:rsidRPr="00DC5E73">
        <w:t>zahl von Ingenieurbüros und Systemintegratoren zu seinen Kunden.</w:t>
      </w:r>
      <w:r>
        <w:t xml:space="preserve"> Au</w:t>
      </w:r>
      <w:r w:rsidRPr="00DC5E73">
        <w:t>ßerdem ist Hilscher in allen Feldbus- und Real-Time-Ethernet-Organisationen vertreten</w:t>
      </w:r>
    </w:p>
    <w:p w14:paraId="33C8B97C" w14:textId="77777777" w:rsidR="00572149" w:rsidRDefault="00572149" w:rsidP="00567B7B">
      <w:pPr>
        <w:pStyle w:val="Textkrper"/>
      </w:pPr>
    </w:p>
    <w:p w14:paraId="4ADBEC80" w14:textId="0E70A773" w:rsidR="0010138F" w:rsidRDefault="00DC5E73" w:rsidP="00572149">
      <w:pPr>
        <w:pStyle w:val="Textkrper"/>
      </w:pPr>
      <w:r w:rsidRPr="00BA033A">
        <w:rPr>
          <w:noProof/>
        </w:rPr>
        <w:drawing>
          <wp:inline distT="0" distB="0" distL="0" distR="0" wp14:anchorId="74912BD0" wp14:editId="004AC047">
            <wp:extent cx="5372100" cy="37719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72100" cy="3771900"/>
                    </a:xfrm>
                    <a:prstGeom prst="rect">
                      <a:avLst/>
                    </a:prstGeom>
                    <a:noFill/>
                    <a:ln>
                      <a:noFill/>
                    </a:ln>
                  </pic:spPr>
                </pic:pic>
              </a:graphicData>
            </a:graphic>
          </wp:inline>
        </w:drawing>
      </w:r>
    </w:p>
    <w:p w14:paraId="720CBA5F" w14:textId="21BA8A46" w:rsidR="0010138F" w:rsidRDefault="0010138F" w:rsidP="00912462">
      <w:pPr>
        <w:pStyle w:val="Beschriftung"/>
      </w:pPr>
      <w:bookmarkStart w:id="23" w:name="_Toc511225559"/>
      <w:r>
        <w:t xml:space="preserve">Abbildung </w:t>
      </w:r>
      <w:r w:rsidR="00B5557A">
        <w:fldChar w:fldCharType="begin"/>
      </w:r>
      <w:r w:rsidR="00B5557A">
        <w:instrText xml:space="preserve"> SEQ Abbildung \* ARABIC </w:instrText>
      </w:r>
      <w:r w:rsidR="00B5557A">
        <w:fldChar w:fldCharType="separate"/>
      </w:r>
      <w:r w:rsidR="001A5BD7">
        <w:rPr>
          <w:noProof/>
        </w:rPr>
        <w:t>1</w:t>
      </w:r>
      <w:r w:rsidR="00B5557A">
        <w:rPr>
          <w:noProof/>
        </w:rPr>
        <w:fldChar w:fldCharType="end"/>
      </w:r>
      <w:r>
        <w:t xml:space="preserve">: </w:t>
      </w:r>
      <w:r w:rsidRPr="005B6FD4">
        <w:t>Haupteingang Hilscher Gesellschaft für Systemautomation mbH</w:t>
      </w:r>
      <w:bookmarkEnd w:id="23"/>
    </w:p>
    <w:p w14:paraId="1C72258E" w14:textId="69E32A55" w:rsidR="00A645D5" w:rsidRDefault="00A645D5"/>
    <w:p w14:paraId="6C2FFCBA" w14:textId="2A4E029D" w:rsidR="00DC5E73" w:rsidRDefault="0010138F">
      <w:pPr>
        <w:rPr>
          <w:rFonts w:cs="CMR12"/>
          <w:b w:val="0"/>
          <w:sz w:val="24"/>
        </w:rPr>
      </w:pPr>
      <w:r>
        <w:rPr>
          <w:rFonts w:cs="CMR12"/>
          <w:b w:val="0"/>
          <w:sz w:val="24"/>
        </w:rPr>
        <w:t xml:space="preserve"> </w:t>
      </w:r>
    </w:p>
    <w:p w14:paraId="17101D08" w14:textId="05BA15F8" w:rsidR="00394312" w:rsidRDefault="00394312">
      <w:pPr>
        <w:rPr>
          <w:rFonts w:cs="CMR12"/>
          <w:b w:val="0"/>
          <w:sz w:val="24"/>
        </w:rPr>
      </w:pPr>
      <w:r>
        <w:rPr>
          <w:rFonts w:cs="CMR12"/>
          <w:b w:val="0"/>
          <w:sz w:val="24"/>
        </w:rPr>
        <w:br w:type="page"/>
      </w:r>
    </w:p>
    <w:p w14:paraId="4EE989E2" w14:textId="77777777" w:rsidR="00394312" w:rsidRDefault="00394312">
      <w:pPr>
        <w:rPr>
          <w:rFonts w:cs="CMR12"/>
          <w:b w:val="0"/>
          <w:sz w:val="24"/>
        </w:rPr>
      </w:pPr>
    </w:p>
    <w:p w14:paraId="04F3C730" w14:textId="1074B828" w:rsidR="000D11A3" w:rsidRDefault="00094704" w:rsidP="00A645D5">
      <w:pPr>
        <w:pStyle w:val="berschrift1"/>
      </w:pPr>
      <w:r>
        <w:t xml:space="preserve"> </w:t>
      </w:r>
      <w:r w:rsidR="007A21F6">
        <w:t xml:space="preserve"> </w:t>
      </w:r>
      <w:bookmarkStart w:id="24" w:name="_Toc515437493"/>
      <w:r w:rsidR="00A645D5">
        <w:t>Grundlagen</w:t>
      </w:r>
      <w:bookmarkEnd w:id="24"/>
    </w:p>
    <w:p w14:paraId="6FA45FA2" w14:textId="193A3C8F" w:rsidR="003C37AE" w:rsidRPr="003C37AE" w:rsidRDefault="008C2A2D" w:rsidP="00136BB2">
      <w:pPr>
        <w:pStyle w:val="Textkrper"/>
      </w:pPr>
      <w:r>
        <w:t>In diesem Kapitel werden für das Verständnis der Arbeit wichtige Grundlagen eingeführt. Zunächst wird eine allgemeine Definition der Fachbegriffe in der industrielleren Kommunikation vorgenommen. Des Weiteren folgt eine Darstellung der Anordnung</w:t>
      </w:r>
      <w:r w:rsidR="001B09B5">
        <w:t>sa</w:t>
      </w:r>
      <w:r>
        <w:t>rt</w:t>
      </w:r>
      <w:r w:rsidR="001B09B5">
        <w:t>en</w:t>
      </w:r>
      <w:r>
        <w:t xml:space="preserve"> an Netzwerke und eine kurze Einführung in die Netzwerk-Protokolle bei Automation Besonders die PROFINET</w:t>
      </w:r>
      <w:r w:rsidR="002A7B10">
        <w:t>-</w:t>
      </w:r>
      <w:r>
        <w:t xml:space="preserve"> und </w:t>
      </w:r>
      <w:r w:rsidR="002A7B10">
        <w:t>PROFIBUS</w:t>
      </w:r>
      <w:r>
        <w:t xml:space="preserve">. Daran schließt sich eine Übersicht über die Funktionsweise </w:t>
      </w:r>
      <w:r w:rsidR="002A7B10">
        <w:t>d</w:t>
      </w:r>
      <w:r>
        <w:t xml:space="preserve">von PROFINET und </w:t>
      </w:r>
      <w:r w:rsidR="002A7B10">
        <w:t>PROFIBUS</w:t>
      </w:r>
      <w:r>
        <w:t xml:space="preserve"> </w:t>
      </w:r>
      <w:r w:rsidR="00FC7BD9">
        <w:t>und eine</w:t>
      </w:r>
      <w:r>
        <w:t xml:space="preserve"> Diskussion der Gründe für e</w:t>
      </w:r>
      <w:r w:rsidR="00FC7BD9">
        <w:t>inen Einsatz dieser Technologie für Feldbusse in der Industrie. Dieser Abschnitt endet mit einer Darstellung verschiedener Ansätze, um Echtzeitfähigkeit mit PROFINET zu erreichen.</w:t>
      </w:r>
    </w:p>
    <w:p w14:paraId="744DE729" w14:textId="501CECDB" w:rsidR="00A645D5" w:rsidRDefault="00AA5656" w:rsidP="00A645D5">
      <w:pPr>
        <w:pStyle w:val="berschrift2"/>
      </w:pPr>
      <w:bookmarkStart w:id="25" w:name="_Toc515437494"/>
      <w:r>
        <w:t xml:space="preserve">Grundlegende </w:t>
      </w:r>
      <w:r w:rsidR="00A645D5">
        <w:t>Begrifflichkeiten</w:t>
      </w:r>
      <w:bookmarkEnd w:id="25"/>
    </w:p>
    <w:p w14:paraId="44350994" w14:textId="27544F02" w:rsidR="007E3B29" w:rsidRDefault="00C23D89" w:rsidP="00C23D89">
      <w:pPr>
        <w:pStyle w:val="Textkrper"/>
      </w:pPr>
      <w:r>
        <w:t xml:space="preserve">Bevor wir über das Thema starten, </w:t>
      </w:r>
      <w:r w:rsidR="00FC7BD9">
        <w:t>erklären wir meisten genutzte Terminologien in der Industrieller Kommunikation.</w:t>
      </w:r>
    </w:p>
    <w:p w14:paraId="6867B466" w14:textId="77777777" w:rsidR="00AB53ED" w:rsidRPr="00AB53ED" w:rsidRDefault="00AB53ED" w:rsidP="00AB53ED">
      <w:pPr>
        <w:pStyle w:val="TextkrperEinzug"/>
        <w:rPr>
          <w:lang w:val="de-DE"/>
        </w:rPr>
      </w:pPr>
    </w:p>
    <w:p w14:paraId="0AC242D6" w14:textId="307AB0FA" w:rsidR="0055768A" w:rsidRPr="0055768A" w:rsidRDefault="0055768A" w:rsidP="003F1886">
      <w:pPr>
        <w:pStyle w:val="TextkrperEinzug"/>
        <w:numPr>
          <w:ilvl w:val="0"/>
          <w:numId w:val="5"/>
        </w:numPr>
        <w:rPr>
          <w:lang w:val="de-DE"/>
        </w:rPr>
      </w:pPr>
      <w:r>
        <w:rPr>
          <w:b/>
          <w:lang w:val="de-DE"/>
        </w:rPr>
        <w:t>Netzwerk</w:t>
      </w:r>
      <w:r w:rsidRPr="0055768A">
        <w:rPr>
          <w:lang w:val="de-DE"/>
        </w:rPr>
        <w:t xml:space="preserve">. Als </w:t>
      </w:r>
      <w:r w:rsidRPr="0055768A">
        <w:rPr>
          <w:i/>
          <w:lang w:val="de-DE"/>
        </w:rPr>
        <w:t>Netzwerk</w:t>
      </w:r>
      <w:r w:rsidRPr="0055768A">
        <w:rPr>
          <w:lang w:val="de-DE"/>
        </w:rPr>
        <w:t xml:space="preserve"> bezeichnet man den Verbund mehrere Rechner oder Rechnergruppen zum Zweck der Datenkommunikation</w:t>
      </w:r>
      <w:r w:rsidR="00DA6F58">
        <w:rPr>
          <w:lang w:val="de-DE"/>
        </w:rPr>
        <w:t>.</w:t>
      </w:r>
      <w:r>
        <w:rPr>
          <w:lang w:val="de-DE"/>
        </w:rPr>
        <w:t xml:space="preserve"> Sie können nach der räumlichen Ausdehnung</w:t>
      </w:r>
      <w:r w:rsidR="00DA6F58">
        <w:rPr>
          <w:lang w:val="de-DE"/>
        </w:rPr>
        <w:t xml:space="preserve"> </w:t>
      </w:r>
      <w:r>
        <w:rPr>
          <w:lang w:val="de-DE"/>
        </w:rPr>
        <w:t xml:space="preserve">(Größe) bzw. durch die Art der Leitungsführung oder nach </w:t>
      </w:r>
      <w:r w:rsidRPr="0055768A">
        <w:rPr>
          <w:lang w:val="de-DE"/>
        </w:rPr>
        <w:t xml:space="preserve">Übertragungsgeschwindigkeit </w:t>
      </w:r>
      <w:r>
        <w:rPr>
          <w:lang w:val="de-DE"/>
        </w:rPr>
        <w:t>unterschieden werden.</w:t>
      </w:r>
    </w:p>
    <w:p w14:paraId="56AECA0C" w14:textId="1A84E838" w:rsidR="00FC7BD9" w:rsidRPr="00FC7BD9" w:rsidRDefault="00AB53ED" w:rsidP="003F1886">
      <w:pPr>
        <w:pStyle w:val="TextkrperEinzug"/>
        <w:numPr>
          <w:ilvl w:val="0"/>
          <w:numId w:val="5"/>
        </w:numPr>
        <w:rPr>
          <w:lang w:val="de-DE"/>
        </w:rPr>
      </w:pPr>
      <w:r>
        <w:rPr>
          <w:b/>
          <w:lang w:val="de-DE"/>
        </w:rPr>
        <w:t>Ethernet</w:t>
      </w:r>
      <w:r w:rsidR="00FC7BD9" w:rsidRPr="00AB53ED">
        <w:rPr>
          <w:b/>
          <w:lang w:val="de-DE"/>
        </w:rPr>
        <w:t>–</w:t>
      </w:r>
      <w:r w:rsidRPr="00AB53ED">
        <w:rPr>
          <w:b/>
          <w:lang w:val="de-DE"/>
        </w:rPr>
        <w:t>Techni</w:t>
      </w:r>
      <w:r w:rsidR="005F23B8">
        <w:rPr>
          <w:b/>
          <w:lang w:val="de-DE"/>
        </w:rPr>
        <w:t>k:</w:t>
      </w:r>
      <w:r w:rsidR="00FC7BD9">
        <w:rPr>
          <w:lang w:val="de-DE"/>
        </w:rPr>
        <w:t xml:space="preserve"> Unter </w:t>
      </w:r>
      <w:r w:rsidR="00FC7BD9" w:rsidRPr="00C51B78">
        <w:rPr>
          <w:i/>
          <w:lang w:val="de-DE"/>
        </w:rPr>
        <w:t>Ethernet</w:t>
      </w:r>
      <w:r w:rsidR="00FC7BD9">
        <w:rPr>
          <w:lang w:val="de-DE"/>
        </w:rPr>
        <w:t xml:space="preserve"> </w:t>
      </w:r>
      <w:r>
        <w:rPr>
          <w:lang w:val="de-DE"/>
        </w:rPr>
        <w:t xml:space="preserve">versteht man eine Datenübertragungstechnik, die es ermöglicht Daten innerhalb geschlossener Netzwerke zwischen verschiedenen Geräte zu Übertragen. Es umfasst die Festlegung für spezielle genormte Kabel und Steckverbindungen sowie für Paketformat und Protokolle. Ethernet ist in der Norm </w:t>
      </w:r>
      <w:r w:rsidR="005A7A79">
        <w:rPr>
          <w:lang w:val="de-DE"/>
        </w:rPr>
        <w:tab/>
      </w:r>
      <w:r>
        <w:rPr>
          <w:lang w:val="de-DE"/>
        </w:rPr>
        <w:t xml:space="preserve"> standarisiert worden, und ist zur weitverbreitetsten LAN-Technologie geworden. Ethernet bildet die Basis für Übertragungsprotokolle wie </w:t>
      </w:r>
      <w:r w:rsidR="00DA6F58">
        <w:rPr>
          <w:lang w:val="de-DE"/>
        </w:rPr>
        <w:t>z.B.</w:t>
      </w:r>
      <w:r>
        <w:rPr>
          <w:lang w:val="de-DE"/>
        </w:rPr>
        <w:t xml:space="preserve"> TCP IP, PROFINET oder EtherCat um nur die bekanntesten zu nennen.</w:t>
      </w:r>
    </w:p>
    <w:p w14:paraId="62FAB024" w14:textId="6A682BB8" w:rsidR="007E3B29" w:rsidRDefault="005F23B8" w:rsidP="003F1886">
      <w:pPr>
        <w:pStyle w:val="TextkrperEinzug"/>
        <w:numPr>
          <w:ilvl w:val="0"/>
          <w:numId w:val="5"/>
        </w:numPr>
        <w:rPr>
          <w:lang w:val="de-DE"/>
        </w:rPr>
      </w:pPr>
      <w:r w:rsidRPr="00C51B78">
        <w:rPr>
          <w:b/>
          <w:lang w:val="de-DE"/>
        </w:rPr>
        <w:t>Netzwerkprotokol</w:t>
      </w:r>
      <w:r>
        <w:rPr>
          <w:b/>
          <w:lang w:val="de-DE"/>
        </w:rPr>
        <w:t>l:</w:t>
      </w:r>
      <w:r w:rsidR="00C51B78">
        <w:rPr>
          <w:lang w:val="de-DE"/>
        </w:rPr>
        <w:t xml:space="preserve"> Damit Kommunikationspartner in einem Netzwerk überhaupt miteinander kommunizieren können, müssen sie bestimmte Vereinbarungen und Regeln einhalten. Diese Regeln sind die </w:t>
      </w:r>
      <w:r w:rsidR="00C51B78" w:rsidRPr="00C51B78">
        <w:rPr>
          <w:i/>
          <w:lang w:val="de-DE"/>
        </w:rPr>
        <w:t>Protokolle</w:t>
      </w:r>
      <w:r w:rsidR="00C51B78">
        <w:rPr>
          <w:lang w:val="de-DE"/>
        </w:rPr>
        <w:t>. Ein einzelnes Protokoll arbeitet immer einen bestimmten Funktionsbereich ab, der bei der</w:t>
      </w:r>
      <w:r w:rsidR="00093AEE">
        <w:rPr>
          <w:lang w:val="de-DE"/>
        </w:rPr>
        <w:t xml:space="preserve"> Datenkommunikation der Funktionalität einer Schicht des OSI-R</w:t>
      </w:r>
      <w:r w:rsidR="00093AEE" w:rsidRPr="00093AEE">
        <w:rPr>
          <w:lang w:val="de-DE"/>
        </w:rPr>
        <w:t>eferenzmodell</w:t>
      </w:r>
      <w:r w:rsidR="00093AEE">
        <w:rPr>
          <w:lang w:val="de-DE"/>
        </w:rPr>
        <w:t xml:space="preserve"> entsprechen kann. </w:t>
      </w:r>
    </w:p>
    <w:p w14:paraId="4ECA99C2" w14:textId="3D939BC4" w:rsidR="007E3B29" w:rsidRDefault="00FC12B6" w:rsidP="003F1886">
      <w:pPr>
        <w:pStyle w:val="TextkrperEinzug"/>
        <w:numPr>
          <w:ilvl w:val="0"/>
          <w:numId w:val="5"/>
        </w:numPr>
        <w:rPr>
          <w:lang w:val="de-DE"/>
        </w:rPr>
      </w:pPr>
      <w:r w:rsidRPr="00FC12B6">
        <w:rPr>
          <w:b/>
          <w:lang w:val="de-DE"/>
        </w:rPr>
        <w:t>OSI-Referenzmodell:</w:t>
      </w:r>
      <w:r>
        <w:rPr>
          <w:lang w:val="de-DE"/>
        </w:rPr>
        <w:t xml:space="preserve"> </w:t>
      </w:r>
      <w:r w:rsidR="00093AEE" w:rsidRPr="00093AEE">
        <w:rPr>
          <w:lang w:val="de-DE"/>
        </w:rPr>
        <w:t xml:space="preserve">Das </w:t>
      </w:r>
      <w:r w:rsidR="00093AEE" w:rsidRPr="00FC12B6">
        <w:rPr>
          <w:i/>
          <w:lang w:val="de-DE"/>
        </w:rPr>
        <w:t>OSI-Referenzmodell</w:t>
      </w:r>
      <w:sdt>
        <w:sdtPr>
          <w:rPr>
            <w:i/>
            <w:lang w:val="de-DE"/>
          </w:rPr>
          <w:id w:val="2051404730"/>
          <w:citation/>
        </w:sdtPr>
        <w:sdtEndPr/>
        <w:sdtContent>
          <w:r w:rsidR="002E617E">
            <w:rPr>
              <w:i/>
              <w:lang w:val="de-DE"/>
            </w:rPr>
            <w:fldChar w:fldCharType="begin"/>
          </w:r>
          <w:r w:rsidR="002E617E">
            <w:rPr>
              <w:i/>
              <w:lang w:val="de-DE"/>
            </w:rPr>
            <w:instrText xml:space="preserve"> CITATION Ker13 \l 1031 </w:instrText>
          </w:r>
          <w:r w:rsidR="002E617E">
            <w:rPr>
              <w:i/>
              <w:lang w:val="de-DE"/>
            </w:rPr>
            <w:fldChar w:fldCharType="separate"/>
          </w:r>
          <w:r w:rsidR="00BE3499">
            <w:rPr>
              <w:i/>
              <w:noProof/>
              <w:lang w:val="de-DE"/>
            </w:rPr>
            <w:t xml:space="preserve"> </w:t>
          </w:r>
          <w:r w:rsidR="00BE3499" w:rsidRPr="00BE3499">
            <w:rPr>
              <w:noProof/>
              <w:lang w:val="de-DE"/>
            </w:rPr>
            <w:t>[1]</w:t>
          </w:r>
          <w:r w:rsidR="002E617E">
            <w:rPr>
              <w:i/>
              <w:lang w:val="de-DE"/>
            </w:rPr>
            <w:fldChar w:fldCharType="end"/>
          </w:r>
        </w:sdtContent>
      </w:sdt>
      <w:r w:rsidR="00093AEE" w:rsidRPr="00093AEE">
        <w:rPr>
          <w:lang w:val="de-DE"/>
        </w:rPr>
        <w:t xml:space="preserve"> der Internationalen Standardisierungs-Organisation (ISO) wurde ab 1977 als Grundlage für die Bildung von Kommunikationsstandards entworfen. Ziel von der Open Systems Interconnection (OSI) ist die Kommunikation in heterogene</w:t>
      </w:r>
      <w:r>
        <w:rPr>
          <w:lang w:val="de-DE"/>
        </w:rPr>
        <w:t>n Netzen.</w:t>
      </w:r>
    </w:p>
    <w:p w14:paraId="4A1E6F4D" w14:textId="3AA27C0E" w:rsidR="00D35DB0" w:rsidRDefault="00D35DB0" w:rsidP="003F1886">
      <w:pPr>
        <w:pStyle w:val="TextkrperEinzug"/>
        <w:numPr>
          <w:ilvl w:val="0"/>
          <w:numId w:val="5"/>
        </w:numPr>
        <w:rPr>
          <w:lang w:val="de-DE"/>
        </w:rPr>
      </w:pPr>
      <w:r w:rsidRPr="00D35DB0">
        <w:rPr>
          <w:b/>
          <w:lang w:val="de-DE"/>
        </w:rPr>
        <w:lastRenderedPageBreak/>
        <w:t>F</w:t>
      </w:r>
      <w:r w:rsidR="00026D0D">
        <w:rPr>
          <w:b/>
          <w:lang w:val="de-DE"/>
        </w:rPr>
        <w:t>i</w:t>
      </w:r>
      <w:r w:rsidRPr="00D35DB0">
        <w:rPr>
          <w:b/>
          <w:lang w:val="de-DE"/>
        </w:rPr>
        <w:t>eldbus</w:t>
      </w:r>
      <w:r w:rsidRPr="00D35DB0">
        <w:rPr>
          <w:lang w:val="de-DE"/>
        </w:rPr>
        <w:t xml:space="preserve">: Ein </w:t>
      </w:r>
      <w:r w:rsidRPr="00D35DB0">
        <w:rPr>
          <w:i/>
          <w:lang w:val="de-DE"/>
        </w:rPr>
        <w:t>Feldbus</w:t>
      </w:r>
      <w:r w:rsidRPr="00D35DB0">
        <w:rPr>
          <w:lang w:val="de-DE"/>
        </w:rPr>
        <w:t xml:space="preserve"> verbindet in einer Anlage verschiedene Sensoren (Messfühler) und Aktoren (Stellglieder) zwecks Kommunikation mit einem übergeordneten Steuerungsgerät (SPS). Dabei senden und empfangen in der Regel mehrere Teilnehmer nahezu gleichzeitig über ein und dieselbe Leitung. Damit es zu keinen Datenkollisionen kommt, muss also festgelegt werden wer (Kennung) was (Messwert, Befehl) wann (Initiative) sagt</w:t>
      </w:r>
      <w:r>
        <w:rPr>
          <w:lang w:val="de-DE"/>
        </w:rPr>
        <w:t>.</w:t>
      </w:r>
    </w:p>
    <w:p w14:paraId="1DCD6C0F" w14:textId="342866B7" w:rsidR="00AA7BAE" w:rsidRDefault="00AA7BAE" w:rsidP="003F1886">
      <w:pPr>
        <w:pStyle w:val="TextkrperEinzug"/>
        <w:numPr>
          <w:ilvl w:val="0"/>
          <w:numId w:val="5"/>
        </w:numPr>
        <w:rPr>
          <w:lang w:val="de-DE"/>
        </w:rPr>
      </w:pPr>
      <w:r>
        <w:rPr>
          <w:b/>
          <w:lang w:val="de-DE"/>
        </w:rPr>
        <w:t>Knoten &amp; Kanten</w:t>
      </w:r>
      <w:r w:rsidRPr="00AA7BAE">
        <w:rPr>
          <w:lang w:val="de-DE"/>
        </w:rPr>
        <w:t>:</w:t>
      </w:r>
      <w:r>
        <w:rPr>
          <w:lang w:val="de-DE"/>
        </w:rPr>
        <w:t xml:space="preserve"> </w:t>
      </w:r>
      <w:r w:rsidR="001F1F8B">
        <w:rPr>
          <w:lang w:val="de-DE"/>
        </w:rPr>
        <w:t xml:space="preserve">Knoten repräsentieren die Kommunikationspartner und die Kante die Verbindung in der Graph Theorie </w:t>
      </w:r>
    </w:p>
    <w:p w14:paraId="234E8B53" w14:textId="6964582E" w:rsidR="001F1F8B" w:rsidRDefault="001F1F8B" w:rsidP="003F1886">
      <w:pPr>
        <w:pStyle w:val="Textkrper"/>
        <w:numPr>
          <w:ilvl w:val="0"/>
          <w:numId w:val="5"/>
        </w:numPr>
      </w:pPr>
      <w:r w:rsidRPr="001F1F8B">
        <w:rPr>
          <w:b/>
        </w:rPr>
        <w:t>Kennwerte</w:t>
      </w:r>
      <w:r>
        <w:t>: Sind die Eigenschaften einer Topologie</w:t>
      </w:r>
    </w:p>
    <w:p w14:paraId="4997DEDC" w14:textId="712D31E6" w:rsidR="00BB1C71" w:rsidRDefault="00BB1C71" w:rsidP="003F1886">
      <w:pPr>
        <w:pStyle w:val="TextkrperEinzug"/>
        <w:numPr>
          <w:ilvl w:val="0"/>
          <w:numId w:val="5"/>
        </w:numPr>
        <w:rPr>
          <w:lang w:val="de-DE"/>
        </w:rPr>
      </w:pPr>
      <w:r w:rsidRPr="00BB1C71">
        <w:rPr>
          <w:b/>
          <w:lang w:val="de-DE"/>
        </w:rPr>
        <w:t>Topologie</w:t>
      </w:r>
      <w:r>
        <w:rPr>
          <w:lang w:val="de-DE"/>
        </w:rPr>
        <w:t>: Teil</w:t>
      </w:r>
      <w:r w:rsidR="004545EB">
        <w:rPr>
          <w:lang w:val="de-DE"/>
        </w:rPr>
        <w:t>gebiet der Mathematik, welches ursprünglich diejenigen Eigenschaften geometrischer Gebilde behandelt, die bei umkehrbar eindeutigen, stetigen und totalen Abbildungen erhalten bleiben, das sogenannte Homomorphismus</w:t>
      </w:r>
      <w:sdt>
        <w:sdtPr>
          <w:rPr>
            <w:lang w:val="de-DE"/>
          </w:rPr>
          <w:id w:val="179710751"/>
          <w:citation/>
        </w:sdtPr>
        <w:sdtEndPr/>
        <w:sdtContent>
          <w:r w:rsidR="004545EB">
            <w:rPr>
              <w:lang w:val="de-DE"/>
            </w:rPr>
            <w:fldChar w:fldCharType="begin"/>
          </w:r>
          <w:r w:rsidR="004545EB">
            <w:rPr>
              <w:lang w:val="de-DE"/>
            </w:rPr>
            <w:instrText xml:space="preserve"> CITATION Got16 \l 1031 </w:instrText>
          </w:r>
          <w:r w:rsidR="004545EB">
            <w:rPr>
              <w:lang w:val="de-DE"/>
            </w:rPr>
            <w:fldChar w:fldCharType="separate"/>
          </w:r>
          <w:r w:rsidR="00BE3499">
            <w:rPr>
              <w:noProof/>
              <w:lang w:val="de-DE"/>
            </w:rPr>
            <w:t xml:space="preserve"> </w:t>
          </w:r>
          <w:r w:rsidR="00BE3499" w:rsidRPr="00BE3499">
            <w:rPr>
              <w:noProof/>
              <w:lang w:val="de-DE"/>
            </w:rPr>
            <w:t>[2]</w:t>
          </w:r>
          <w:r w:rsidR="004545EB">
            <w:rPr>
              <w:lang w:val="de-DE"/>
            </w:rPr>
            <w:fldChar w:fldCharType="end"/>
          </w:r>
        </w:sdtContent>
      </w:sdt>
      <w:r w:rsidR="004545EB">
        <w:rPr>
          <w:lang w:val="de-DE"/>
        </w:rPr>
        <w:t xml:space="preserve"> . In </w:t>
      </w:r>
      <w:r w:rsidR="00704C0F">
        <w:rPr>
          <w:lang w:val="de-DE"/>
        </w:rPr>
        <w:t>der industrielleren Kommunikation</w:t>
      </w:r>
      <w:r w:rsidR="004545EB">
        <w:rPr>
          <w:lang w:val="de-DE"/>
        </w:rPr>
        <w:t xml:space="preserve"> beschreibt man die Topologie die Verbindungen </w:t>
      </w:r>
      <w:r w:rsidR="00704C0F">
        <w:rPr>
          <w:lang w:val="de-DE"/>
        </w:rPr>
        <w:t>der teilnehmenden Geräte untereinander, die den Datenverkehr ermöglichen.</w:t>
      </w:r>
    </w:p>
    <w:p w14:paraId="17F3B764" w14:textId="46124199" w:rsidR="00115F6E" w:rsidRDefault="00115F6E" w:rsidP="003F1886">
      <w:pPr>
        <w:pStyle w:val="TextkrperEinzug"/>
        <w:numPr>
          <w:ilvl w:val="0"/>
          <w:numId w:val="5"/>
        </w:numPr>
        <w:rPr>
          <w:lang w:val="de-DE"/>
        </w:rPr>
      </w:pPr>
      <w:r>
        <w:rPr>
          <w:b/>
          <w:lang w:val="de-DE"/>
        </w:rPr>
        <w:t>Controller</w:t>
      </w:r>
      <w:r w:rsidRPr="00115F6E">
        <w:rPr>
          <w:lang w:val="de-DE"/>
        </w:rPr>
        <w:t>:</w:t>
      </w:r>
      <w:r>
        <w:rPr>
          <w:lang w:val="de-DE"/>
        </w:rPr>
        <w:t xml:space="preserve"> Ein Controller ist die übergeordnete Steuerung, die typischerweise das Prozessabbild und das Anwenderprogramm enthält. Er ist der aktive Teil bei der der Kommunikation und parametriert und konfiguriert die angeschlossenen Devices. Er führt den zyklischen/azyklischen Datenaustausch, sowie die Alarmbearbeitung mit den prozessnahen Devices durch.</w:t>
      </w:r>
      <w:sdt>
        <w:sdtPr>
          <w:rPr>
            <w:lang w:val="de-DE"/>
          </w:rPr>
          <w:id w:val="1344272448"/>
          <w:citation/>
        </w:sdtPr>
        <w:sdtEndPr/>
        <w:sdtContent>
          <w:r>
            <w:rPr>
              <w:lang w:val="de-DE"/>
            </w:rPr>
            <w:fldChar w:fldCharType="begin"/>
          </w:r>
          <w:r>
            <w:rPr>
              <w:lang w:val="de-DE"/>
            </w:rPr>
            <w:instrText xml:space="preserve"> CITATION Man16 \l 1031 </w:instrText>
          </w:r>
          <w:r>
            <w:rPr>
              <w:lang w:val="de-DE"/>
            </w:rPr>
            <w:fldChar w:fldCharType="separate"/>
          </w:r>
          <w:r w:rsidR="00BE3499">
            <w:rPr>
              <w:noProof/>
              <w:lang w:val="de-DE"/>
            </w:rPr>
            <w:t xml:space="preserve"> </w:t>
          </w:r>
          <w:r w:rsidR="00BE3499" w:rsidRPr="00BE3499">
            <w:rPr>
              <w:noProof/>
              <w:lang w:val="de-DE"/>
            </w:rPr>
            <w:t>[3]</w:t>
          </w:r>
          <w:r>
            <w:rPr>
              <w:lang w:val="de-DE"/>
            </w:rPr>
            <w:fldChar w:fldCharType="end"/>
          </w:r>
        </w:sdtContent>
      </w:sdt>
    </w:p>
    <w:p w14:paraId="49989CD7" w14:textId="4C6E91E0" w:rsidR="00115F6E" w:rsidRDefault="00115F6E" w:rsidP="003F1886">
      <w:pPr>
        <w:pStyle w:val="TextkrperEinzug"/>
        <w:numPr>
          <w:ilvl w:val="0"/>
          <w:numId w:val="5"/>
        </w:numPr>
        <w:rPr>
          <w:lang w:val="de-DE"/>
        </w:rPr>
      </w:pPr>
      <w:r>
        <w:rPr>
          <w:b/>
          <w:lang w:val="de-DE"/>
        </w:rPr>
        <w:t>Supervisor</w:t>
      </w:r>
      <w:r w:rsidRPr="00115F6E">
        <w:rPr>
          <w:lang w:val="de-DE"/>
        </w:rPr>
        <w:t>:</w:t>
      </w:r>
      <w:r>
        <w:rPr>
          <w:lang w:val="de-DE"/>
        </w:rPr>
        <w:t xml:space="preserve"> Dies kann ei</w:t>
      </w:r>
      <w:r w:rsidR="00990239">
        <w:rPr>
          <w:lang w:val="de-DE"/>
        </w:rPr>
        <w:t>n Programmiergerät, Personal Com</w:t>
      </w:r>
      <w:r>
        <w:rPr>
          <w:lang w:val="de-DE"/>
        </w:rPr>
        <w:t>puter</w:t>
      </w:r>
      <w:r w:rsidR="00990239">
        <w:rPr>
          <w:lang w:val="de-DE"/>
        </w:rPr>
        <w:t xml:space="preserve"> oder Human Man Interface-Gerät zu Inbetriebsetzungs- oder Diagnosezwecken sein. Um beispielsweise den Prozess für Testwecke zu steuern oder die Diagnoseauswertung zu übernehmen, kann ein Supervisor temporär die Funktionsweise eines Controllers übernehmen.</w:t>
      </w:r>
    </w:p>
    <w:p w14:paraId="48DF0A5A" w14:textId="575D47DB" w:rsidR="00990239" w:rsidRDefault="00990239" w:rsidP="003F1886">
      <w:pPr>
        <w:pStyle w:val="TextkrperEinzug"/>
        <w:numPr>
          <w:ilvl w:val="0"/>
          <w:numId w:val="5"/>
        </w:numPr>
        <w:rPr>
          <w:lang w:val="de-DE"/>
        </w:rPr>
      </w:pPr>
      <w:r>
        <w:rPr>
          <w:b/>
          <w:lang w:val="de-DE"/>
        </w:rPr>
        <w:t>Device</w:t>
      </w:r>
      <w:r w:rsidRPr="00990239">
        <w:rPr>
          <w:lang w:val="de-DE"/>
        </w:rPr>
        <w:t>:</w:t>
      </w:r>
      <w:r>
        <w:rPr>
          <w:lang w:val="de-DE"/>
        </w:rPr>
        <w:t xml:space="preserve"> Ein Device ist der passive Station bei der Kommunikation, der gemäß Protokoll die Prozessdaten an die übergeordnete Steuerung überträgt und kritische Anlagenzustände beispielerweise Diagnose und Alarme meldet.</w:t>
      </w:r>
    </w:p>
    <w:p w14:paraId="32857C66" w14:textId="77777777" w:rsidR="00BB1C71" w:rsidRPr="00BB1C71" w:rsidRDefault="00BB1C71" w:rsidP="00BB1C71">
      <w:pPr>
        <w:pStyle w:val="TextkrperEinzug"/>
        <w:rPr>
          <w:lang w:val="de-DE"/>
        </w:rPr>
      </w:pPr>
    </w:p>
    <w:p w14:paraId="197FEE6B" w14:textId="220605C7" w:rsidR="00740839" w:rsidRDefault="00EA1AB0" w:rsidP="00424E00">
      <w:pPr>
        <w:pStyle w:val="berschrift2"/>
      </w:pPr>
      <w:bookmarkStart w:id="26" w:name="_Ref506810601"/>
      <w:bookmarkStart w:id="27" w:name="_Toc515437495"/>
      <w:r>
        <w:t xml:space="preserve">Grundlegende </w:t>
      </w:r>
      <w:r w:rsidR="00740839" w:rsidRPr="00740839">
        <w:t>Netzwerktopologien</w:t>
      </w:r>
      <w:bookmarkEnd w:id="26"/>
      <w:bookmarkEnd w:id="27"/>
    </w:p>
    <w:p w14:paraId="6731B394" w14:textId="77777777" w:rsidR="001F1F8B" w:rsidRDefault="001F1F8B" w:rsidP="001F1F8B">
      <w:pPr>
        <w:pStyle w:val="Textkrper"/>
      </w:pPr>
      <w:r>
        <w:t>Die Topologie eines Netzwerkes ist entscheidend für seine Ausfallsicherheit: Nur, wenn alternative Wege zwischen den Knoten existieren, bleibt bei Ausfällen einzelner Verbindungen die Funktionsfähigkeit erhalten. Es gibt dann neben dem Arbeitsweg einen oder mehrere Ersatzwege (oder auch Umleitungen).</w:t>
      </w:r>
    </w:p>
    <w:p w14:paraId="78C32EBF" w14:textId="094D2F11" w:rsidR="001F1F8B" w:rsidRDefault="00704C0F" w:rsidP="001F1F8B">
      <w:pPr>
        <w:pStyle w:val="Textkrper"/>
      </w:pPr>
      <w:r>
        <w:t xml:space="preserve">Die richtige Wahl der Topologie und deren Pflege kann die Performance </w:t>
      </w:r>
      <w:r>
        <w:rPr>
          <w:rStyle w:val="Funotenzeichen"/>
        </w:rPr>
        <w:footnoteReference w:id="3"/>
      </w:r>
      <w:r>
        <w:t>des Netzes beeinflussen, dies Bedeutetet, d</w:t>
      </w:r>
      <w:r w:rsidR="001F1F8B">
        <w:t>ie Kenntnis der Topologie eines Netzes ist außerdem nützlich zur Bewertung seiner Performance, sowie der Investitionen und für die Auswahl geeigneter Hardware.</w:t>
      </w:r>
    </w:p>
    <w:p w14:paraId="72E54A7F" w14:textId="77777777" w:rsidR="001F1F8B" w:rsidRDefault="001F1F8B" w:rsidP="001F1F8B">
      <w:pPr>
        <w:pStyle w:val="Textkrper"/>
      </w:pPr>
      <w:r>
        <w:t>Es wird zwischen physikalischer und logischer Topologie unterschieden. Die physikalische Topologie beschreibt den Aufbau der Netzverkabelung; die logische Topologie den Datenfluss zwischen den Endgeräten.</w:t>
      </w:r>
    </w:p>
    <w:p w14:paraId="6167E6BE" w14:textId="77777777" w:rsidR="001F1F8B" w:rsidRDefault="001F1F8B" w:rsidP="001F1F8B">
      <w:pPr>
        <w:pStyle w:val="Textkrper"/>
      </w:pPr>
      <w:r>
        <w:t>Topologien werden grafisch (nach der Graphentheorie) mit Knoten und Kanten dargestellt.</w:t>
      </w:r>
    </w:p>
    <w:p w14:paraId="6A0BE38F" w14:textId="77777777" w:rsidR="001F1F8B" w:rsidRDefault="001F1F8B" w:rsidP="001F1F8B">
      <w:pPr>
        <w:pStyle w:val="Textkrper"/>
      </w:pPr>
      <w:r>
        <w:t>In großen Netzen findet man oftmals eine Struktur, die sich aus mehreren verschiedenen Topologien zusammensetzt.</w:t>
      </w:r>
    </w:p>
    <w:p w14:paraId="6525CB4D" w14:textId="53715554" w:rsidR="001F1F8B" w:rsidRDefault="001F1F8B" w:rsidP="001F1F8B">
      <w:pPr>
        <w:pStyle w:val="Textkrper"/>
      </w:pPr>
      <w:r>
        <w:t>Wir werden die logische Topologie nicht eingehen da kein Teil der Arbeit ist. Dieser Abschnitt endet mit der Liste der bekanntesten physikalischen Topologien in der Industrie.</w:t>
      </w:r>
    </w:p>
    <w:p w14:paraId="75F52774" w14:textId="77777777" w:rsidR="001F1F8B" w:rsidRDefault="001F1F8B" w:rsidP="001F1F8B">
      <w:pPr>
        <w:pStyle w:val="Textkrper"/>
      </w:pPr>
    </w:p>
    <w:p w14:paraId="58F78F37" w14:textId="232373BD" w:rsidR="001F1F8B" w:rsidRDefault="001F1F8B" w:rsidP="001F1F8B">
      <w:pPr>
        <w:pStyle w:val="berschrift3"/>
      </w:pPr>
      <w:bookmarkStart w:id="28" w:name="_Toc515437496"/>
      <w:r>
        <w:t>Kennwerte</w:t>
      </w:r>
      <w:r w:rsidR="00B83223">
        <w:t xml:space="preserve"> einer Netzwerktopologie</w:t>
      </w:r>
      <w:bookmarkEnd w:id="28"/>
    </w:p>
    <w:p w14:paraId="2C3E1769" w14:textId="77777777" w:rsidR="001F1F8B" w:rsidRDefault="001F1F8B" w:rsidP="001F1F8B">
      <w:pPr>
        <w:pStyle w:val="Textkrper"/>
      </w:pPr>
    </w:p>
    <w:p w14:paraId="6514D63B" w14:textId="77777777" w:rsidR="001F1F8B" w:rsidRPr="001F1F8B" w:rsidRDefault="001F1F8B" w:rsidP="001F1F8B">
      <w:pPr>
        <w:pStyle w:val="Textkrper"/>
        <w:rPr>
          <w:b/>
        </w:rPr>
      </w:pPr>
      <w:r w:rsidRPr="001F1F8B">
        <w:rPr>
          <w:b/>
        </w:rPr>
        <w:t>Durchmesser</w:t>
      </w:r>
    </w:p>
    <w:p w14:paraId="190223C5" w14:textId="6DD3A8FD" w:rsidR="001F1F8B" w:rsidRDefault="001F1F8B" w:rsidP="001F1F8B">
      <w:pPr>
        <w:pStyle w:val="Textkrper"/>
      </w:pPr>
      <w:r>
        <w:t>Der Durchmesser einer Topologie beschreibt die maximale direkte Entfernung zwischen zwei Knoten in Hops</w:t>
      </w:r>
      <w:r w:rsidR="00697417">
        <w:rPr>
          <w:rStyle w:val="Funotenzeichen"/>
        </w:rPr>
        <w:footnoteReference w:id="4"/>
      </w:r>
      <w:r>
        <w:t>. Damit ist er ein direktes Maß für die zu erwartenden maximalen Transferzeiten, d.h. je größer der Durchmesser, desto größer die Transferzeit im ungünstigsten Fall.</w:t>
      </w:r>
    </w:p>
    <w:p w14:paraId="28821B3A" w14:textId="77777777" w:rsidR="00A935AE" w:rsidRPr="00A935AE" w:rsidRDefault="00A935AE" w:rsidP="00B33212">
      <w:pPr>
        <w:pStyle w:val="TextkrperEinzug"/>
        <w:ind w:firstLine="0"/>
        <w:rPr>
          <w:lang w:val="de-DE"/>
        </w:rPr>
      </w:pPr>
    </w:p>
    <w:p w14:paraId="129619B4" w14:textId="77777777" w:rsidR="001F1F8B" w:rsidRPr="001F1F8B" w:rsidRDefault="001F1F8B" w:rsidP="001F1F8B">
      <w:pPr>
        <w:pStyle w:val="Textkrper"/>
        <w:rPr>
          <w:b/>
        </w:rPr>
      </w:pPr>
      <w:r w:rsidRPr="001F1F8B">
        <w:rPr>
          <w:b/>
        </w:rPr>
        <w:t>Grad</w:t>
      </w:r>
    </w:p>
    <w:p w14:paraId="6DA770B7" w14:textId="4803B663" w:rsidR="001F1F8B" w:rsidRDefault="001F1F8B" w:rsidP="001F1F8B">
      <w:pPr>
        <w:pStyle w:val="Textkrper"/>
      </w:pPr>
      <w:r>
        <w:t>Der Grad einer Topologie gibt die Anzahl der Links pro Knoten an. Diese kann für jeden Knoten gleich oder verschieden sein. Haben alle Knoten einer Topologie den gleichen Grad, so ist die Topologie regulär, was sich vorteilhaft auf das Netzwerk auswirkt. Außerdem beschreibt der Grad indirekt, welche Kosten man zum Aufbau der Topologie aufbringen muss. Je höher der Grad, desto höher die Kosten.</w:t>
      </w:r>
    </w:p>
    <w:p w14:paraId="4B9C08D4" w14:textId="77777777" w:rsidR="001F1F8B" w:rsidRDefault="001F1F8B" w:rsidP="001F1F8B">
      <w:pPr>
        <w:pStyle w:val="Textkrper"/>
      </w:pPr>
    </w:p>
    <w:p w14:paraId="3C0B79AB" w14:textId="77777777" w:rsidR="001F1F8B" w:rsidRPr="004418EB" w:rsidRDefault="001F1F8B" w:rsidP="001F1F8B">
      <w:pPr>
        <w:pStyle w:val="Textkrper"/>
        <w:rPr>
          <w:b/>
        </w:rPr>
      </w:pPr>
      <w:r w:rsidRPr="004418EB">
        <w:rPr>
          <w:b/>
        </w:rPr>
        <w:t>Bisektionsweite</w:t>
      </w:r>
    </w:p>
    <w:p w14:paraId="116D5112" w14:textId="3A7D700A" w:rsidR="001F1F8B" w:rsidRDefault="001F1F8B" w:rsidP="001F1F8B">
      <w:pPr>
        <w:pStyle w:val="Textkrper"/>
      </w:pPr>
      <w:r>
        <w:t>Die Bisektionsweite gibt die minimale Anzahl von Links an, die durchsch</w:t>
      </w:r>
      <w:r w:rsidR="00B83223">
        <w:t>r</w:t>
      </w:r>
      <w:r>
        <w:t>itten werden müssen, um ein Netz mit N Knoten in zwei Netze mit jeweils N/2 Knoten zu teilen. Damit ist sie ein Maß für die Leistungsfähigkeit eines Netzes, da in vielen Algorithmen die Knoten der einen Netzhälfte mit den Knoten der anderen Hälfte kommunizieren. Je niedriger also die Bisektionsweite, desto ungünstiger wirkt sich dies auf den Zeitbedarf für den Datenaustausch zwischen beiden Netzhälften aus.</w:t>
      </w:r>
    </w:p>
    <w:p w14:paraId="29CBD231" w14:textId="77777777" w:rsidR="001F1F8B" w:rsidRDefault="001F1F8B" w:rsidP="001F1F8B">
      <w:pPr>
        <w:pStyle w:val="Textkrper"/>
      </w:pPr>
    </w:p>
    <w:p w14:paraId="0B4B738D" w14:textId="77777777" w:rsidR="001F1F8B" w:rsidRPr="001F1F8B" w:rsidRDefault="001F1F8B" w:rsidP="001F1F8B">
      <w:pPr>
        <w:pStyle w:val="Textkrper"/>
        <w:rPr>
          <w:b/>
        </w:rPr>
      </w:pPr>
      <w:r w:rsidRPr="001F1F8B">
        <w:rPr>
          <w:b/>
        </w:rPr>
        <w:t>Symmetrie</w:t>
      </w:r>
    </w:p>
    <w:p w14:paraId="5C080872" w14:textId="4D28BBBE" w:rsidR="001F1F8B" w:rsidRDefault="001F1F8B" w:rsidP="001F1F8B">
      <w:pPr>
        <w:pStyle w:val="Textkrper"/>
      </w:pPr>
      <w:r>
        <w:t>Bei einer symmetrischen Topologie sieht das Netz von jedem Betrachtungspunkt (Knoten/Links) gleich aus, d.h. es existieren für Knoten und/oder Kanten sogenannte Automorphismen. Einfach gesprochen heißt dies, dass sich Knoten und/oder Links in einem symmetrischen Netz gleich verhalten, egal welchen Knoten oder welchen Link man betrachtet. Dies hat äußerst positive Auswirkungen (Vereinfachung) auf die Programmierung, die Lastverteilung und das Routing, da es keine Spezialfälle zu betrachten gibt.</w:t>
      </w:r>
    </w:p>
    <w:p w14:paraId="3B38EFE8" w14:textId="77777777" w:rsidR="001F1F8B" w:rsidRDefault="001F1F8B" w:rsidP="001F1F8B">
      <w:pPr>
        <w:pStyle w:val="Textkrper"/>
      </w:pPr>
    </w:p>
    <w:p w14:paraId="12585FBD" w14:textId="77777777" w:rsidR="001F1F8B" w:rsidRPr="001F1F8B" w:rsidRDefault="001F1F8B" w:rsidP="001F1F8B">
      <w:pPr>
        <w:pStyle w:val="Textkrper"/>
        <w:rPr>
          <w:b/>
        </w:rPr>
      </w:pPr>
      <w:r w:rsidRPr="001F1F8B">
        <w:rPr>
          <w:b/>
        </w:rPr>
        <w:t>Skalierbarkeit</w:t>
      </w:r>
    </w:p>
    <w:p w14:paraId="1A1A4A95" w14:textId="5506C4D5" w:rsidR="001F1F8B" w:rsidRDefault="001F1F8B" w:rsidP="001F1F8B">
      <w:pPr>
        <w:pStyle w:val="Textkrper"/>
      </w:pPr>
      <w:r>
        <w:t xml:space="preserve">Die Skalierbarkeit gibt das kleinste Netzinkrement (Anzahl von Knoten und Links) an, um </w:t>
      </w:r>
      <w:r w:rsidR="00AB45BA">
        <w:t>das</w:t>
      </w:r>
      <w:r>
        <w:t xml:space="preserve"> man eine Topologie erweitern muss, um vertretbaren Aufwand, keine Leistungseinbußen und die Beibehaltung topologietypischer Eigenschaften nach der Erweiterung zu garantieren.</w:t>
      </w:r>
    </w:p>
    <w:p w14:paraId="7DABFA29" w14:textId="77777777" w:rsidR="001F1F8B" w:rsidRDefault="001F1F8B" w:rsidP="001F1F8B">
      <w:pPr>
        <w:pStyle w:val="Textkrper"/>
      </w:pPr>
    </w:p>
    <w:p w14:paraId="49A8F466" w14:textId="77777777" w:rsidR="001F1F8B" w:rsidRPr="00035ABF" w:rsidRDefault="001F1F8B" w:rsidP="001F1F8B">
      <w:pPr>
        <w:pStyle w:val="Textkrper"/>
        <w:rPr>
          <w:b/>
          <w:szCs w:val="24"/>
        </w:rPr>
      </w:pPr>
      <w:r w:rsidRPr="00035ABF">
        <w:rPr>
          <w:b/>
          <w:szCs w:val="24"/>
        </w:rPr>
        <w:t>Konnektivität</w:t>
      </w:r>
    </w:p>
    <w:p w14:paraId="5C1862AE" w14:textId="794DA21F" w:rsidR="001F1F8B" w:rsidRDefault="001F1F8B" w:rsidP="001F1F8B">
      <w:pPr>
        <w:pStyle w:val="Textkrper"/>
      </w:pPr>
      <w:r>
        <w:t>Die Konnektivität gibt die minimale Anzahl von Knoten oder Links (Kanten- bzw. Knotenkonnektivität) an, die durchtrennt werden müssen, damit das Netz als solches nicht mehr funktionstüchtig ist. Sie ist ein Maß für die Anzahl der unabhängigen Wege, die es zwischen zwei verschiedenen Knoten geben kann. Damit beschreibt sie auch die Ausfallsicherheit des Netzes, d.h. je höher die Konnektivität, desto ausfallsicherer ist das Netz.</w:t>
      </w:r>
    </w:p>
    <w:p w14:paraId="32517FB1" w14:textId="7214F9E0" w:rsidR="003223D8" w:rsidRDefault="003223D8" w:rsidP="003223D8">
      <w:pPr>
        <w:pStyle w:val="TextkrperEinzug"/>
        <w:ind w:firstLine="0"/>
        <w:rPr>
          <w:lang w:val="de-DE"/>
        </w:rPr>
      </w:pPr>
    </w:p>
    <w:p w14:paraId="29C2EA8E" w14:textId="0F60221B" w:rsidR="003223D8" w:rsidRDefault="003223D8" w:rsidP="003223D8">
      <w:pPr>
        <w:pStyle w:val="TextkrperEinzug"/>
        <w:ind w:firstLine="0"/>
        <w:rPr>
          <w:lang w:val="de-DE"/>
        </w:rPr>
      </w:pPr>
      <w:r w:rsidRPr="003223D8">
        <w:rPr>
          <w:b/>
          <w:lang w:val="de-DE"/>
        </w:rPr>
        <w:t>Physische Topologie</w:t>
      </w:r>
      <w:r>
        <w:rPr>
          <w:lang w:val="de-DE"/>
        </w:rPr>
        <w:t>: beschreibt den Aufbau der Netzverkabelung</w:t>
      </w:r>
    </w:p>
    <w:p w14:paraId="76091802" w14:textId="77777777" w:rsidR="003223D8" w:rsidRDefault="003223D8" w:rsidP="003223D8">
      <w:pPr>
        <w:pStyle w:val="TextkrperEinzug"/>
        <w:ind w:firstLine="0"/>
        <w:rPr>
          <w:lang w:val="de-DE"/>
        </w:rPr>
      </w:pPr>
    </w:p>
    <w:p w14:paraId="497F130C" w14:textId="25504EF6" w:rsidR="003223D8" w:rsidRDefault="003223D8" w:rsidP="003223D8">
      <w:pPr>
        <w:pStyle w:val="TextkrperEinzug"/>
        <w:ind w:firstLine="0"/>
        <w:rPr>
          <w:lang w:val="de-DE"/>
        </w:rPr>
      </w:pPr>
      <w:r w:rsidRPr="003223D8">
        <w:rPr>
          <w:b/>
          <w:lang w:val="de-DE"/>
        </w:rPr>
        <w:t>Logische Topologie</w:t>
      </w:r>
      <w:r>
        <w:rPr>
          <w:lang w:val="de-DE"/>
        </w:rPr>
        <w:t>: beschreibt den Datenfluss zwischen den Endgeräten d.h. in welcher logischen Beziehung die Geräte beim Datenaustausch zueinanderstehen.</w:t>
      </w:r>
    </w:p>
    <w:p w14:paraId="1DD05E64" w14:textId="2BB14A08" w:rsidR="003223D8" w:rsidRDefault="003223D8" w:rsidP="003223D8">
      <w:pPr>
        <w:pStyle w:val="TextkrperEinzug"/>
        <w:ind w:firstLine="0"/>
        <w:rPr>
          <w:lang w:val="de-DE"/>
        </w:rPr>
      </w:pPr>
    </w:p>
    <w:p w14:paraId="4B71EAC6" w14:textId="75D88CF2" w:rsidR="003223D8" w:rsidRPr="003223D8" w:rsidRDefault="003223D8" w:rsidP="003223D8">
      <w:pPr>
        <w:pStyle w:val="TextkrperEinzug"/>
        <w:ind w:firstLine="0"/>
        <w:rPr>
          <w:lang w:val="de-DE"/>
        </w:rPr>
      </w:pPr>
      <w:r>
        <w:rPr>
          <w:lang w:val="de-DE"/>
        </w:rPr>
        <w:t>Aus den bis jetzt behandelten Kapitel wissen wir, dass es verschiedene Verbindungsarten zwischen dem Teilnehmen gibt, um Daten zu transportieren. Bei der räumlichen An</w:t>
      </w:r>
      <w:r w:rsidR="00D34866">
        <w:rPr>
          <w:lang w:val="de-DE"/>
        </w:rPr>
        <w:t xml:space="preserve">ordnung eines Netzwerkes unterscheidet. </w:t>
      </w:r>
    </w:p>
    <w:p w14:paraId="662CC46C" w14:textId="486B0DE5" w:rsidR="004F6482" w:rsidRDefault="0063714C" w:rsidP="005E45EC">
      <w:pPr>
        <w:pStyle w:val="berschrift3"/>
      </w:pPr>
      <w:bookmarkStart w:id="29" w:name="_Toc515437497"/>
      <w:r>
        <w:t>Linien</w:t>
      </w:r>
      <w:r w:rsidR="004F6482" w:rsidRPr="00740839">
        <w:t>-Topologie</w:t>
      </w:r>
      <w:bookmarkEnd w:id="29"/>
      <w:r w:rsidR="004F6482">
        <w:t xml:space="preserve"> </w:t>
      </w:r>
    </w:p>
    <w:p w14:paraId="4E00E12F" w14:textId="0782A0F3" w:rsidR="000607E5" w:rsidRDefault="000607E5" w:rsidP="000607E5">
      <w:pPr>
        <w:pStyle w:val="Textkrper"/>
      </w:pPr>
      <w:r>
        <w:t>Die</w:t>
      </w:r>
      <w:r w:rsidR="00F81F8B">
        <w:t xml:space="preserve"> Linientopologie</w:t>
      </w:r>
      <w:r>
        <w:t xml:space="preserve"> war </w:t>
      </w:r>
      <w:r w:rsidR="00676CC4">
        <w:t>einer der</w:t>
      </w:r>
      <w:r>
        <w:t xml:space="preserve"> erste</w:t>
      </w:r>
      <w:r w:rsidR="00676CC4">
        <w:t>n</w:t>
      </w:r>
      <w:r>
        <w:t xml:space="preserve"> Art der Netze, die in kleineren Firmen und privaten Haushalten zu finden war. Ein Koaxialkabel </w:t>
      </w:r>
      <w:r w:rsidR="00EC7252">
        <w:rPr>
          <w:rStyle w:val="Funotenzeichen"/>
        </w:rPr>
        <w:footnoteReference w:id="5"/>
      </w:r>
      <w:r>
        <w:t xml:space="preserve">bildet die Basis, die Linie, welches beliebig, bis zu einen gewissen Grad, verlängert werden kann. </w:t>
      </w:r>
      <w:r w:rsidR="00EC7252">
        <w:t xml:space="preserve">Die Stationen werden über T-Stücke an das Kabel angeschlossen. Am Anfang und Ende des Kabels sind Widerständeangebracht um Reflexionen </w:t>
      </w:r>
      <w:r w:rsidR="00EC7252">
        <w:rPr>
          <w:rStyle w:val="Funotenzeichen"/>
        </w:rPr>
        <w:footnoteReference w:id="6"/>
      </w:r>
      <w:r w:rsidR="00EC7252">
        <w:t>zu verhindern.</w:t>
      </w:r>
    </w:p>
    <w:p w14:paraId="1D487B98" w14:textId="7B650965" w:rsidR="0010138F" w:rsidRDefault="0076530D" w:rsidP="0010138F">
      <w:pPr>
        <w:pStyle w:val="TextkrperEinzug"/>
        <w:keepNext/>
      </w:pPr>
      <w:r>
        <w:rPr>
          <w:noProof/>
          <w:lang w:val="de-DE"/>
        </w:rPr>
        <w:drawing>
          <wp:inline distT="0" distB="0" distL="0" distR="0" wp14:anchorId="6468ACAC" wp14:editId="1EB532F4">
            <wp:extent cx="5438775" cy="2047875"/>
            <wp:effectExtent l="0" t="0" r="9525"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8775" cy="2047875"/>
                    </a:xfrm>
                    <a:prstGeom prst="rect">
                      <a:avLst/>
                    </a:prstGeom>
                  </pic:spPr>
                </pic:pic>
              </a:graphicData>
            </a:graphic>
          </wp:inline>
        </w:drawing>
      </w:r>
    </w:p>
    <w:p w14:paraId="348757C6" w14:textId="4CE67662" w:rsidR="00EC7252" w:rsidRDefault="0010138F" w:rsidP="0010138F">
      <w:pPr>
        <w:pStyle w:val="Beschriftung"/>
        <w:jc w:val="both"/>
      </w:pPr>
      <w:bookmarkStart w:id="30" w:name="_Ref503957016"/>
      <w:bookmarkStart w:id="31" w:name="_Toc511225560"/>
      <w:r>
        <w:t xml:space="preserve">Abbildung </w:t>
      </w:r>
      <w:r w:rsidR="00B5557A">
        <w:fldChar w:fldCharType="begin"/>
      </w:r>
      <w:r w:rsidR="00B5557A">
        <w:instrText xml:space="preserve"> SEQ Abbildung \* ARABIC </w:instrText>
      </w:r>
      <w:r w:rsidR="00B5557A">
        <w:fldChar w:fldCharType="separate"/>
      </w:r>
      <w:r w:rsidR="001A5BD7">
        <w:rPr>
          <w:noProof/>
        </w:rPr>
        <w:t>2</w:t>
      </w:r>
      <w:r w:rsidR="00B5557A">
        <w:rPr>
          <w:noProof/>
        </w:rPr>
        <w:fldChar w:fldCharType="end"/>
      </w:r>
      <w:bookmarkEnd w:id="30"/>
      <w:r>
        <w:t>: Linien-Topologie</w:t>
      </w:r>
      <w:bookmarkEnd w:id="31"/>
    </w:p>
    <w:p w14:paraId="4E69C686" w14:textId="0BFECAD8" w:rsidR="000B0401" w:rsidRDefault="005A4E06" w:rsidP="000B0401">
      <w:pPr>
        <w:pStyle w:val="TextkrperEinzug"/>
        <w:ind w:firstLine="0"/>
        <w:rPr>
          <w:lang w:val="de-DE"/>
        </w:rPr>
      </w:pPr>
      <w:r>
        <w:rPr>
          <w:lang w:val="de-DE"/>
        </w:rPr>
        <w:fldChar w:fldCharType="begin"/>
      </w:r>
      <w:r>
        <w:rPr>
          <w:lang w:val="de-DE"/>
        </w:rPr>
        <w:instrText xml:space="preserve"> REF _Ref503957016 \h </w:instrText>
      </w:r>
      <w:r>
        <w:rPr>
          <w:lang w:val="de-DE"/>
        </w:rPr>
      </w:r>
      <w:r>
        <w:rPr>
          <w:lang w:val="de-DE"/>
        </w:rPr>
        <w:fldChar w:fldCharType="separate"/>
      </w:r>
      <w:r w:rsidR="001A5BD7">
        <w:t xml:space="preserve">Abbildung </w:t>
      </w:r>
      <w:r w:rsidR="001A5BD7">
        <w:rPr>
          <w:noProof/>
        </w:rPr>
        <w:t>2</w:t>
      </w:r>
      <w:r>
        <w:rPr>
          <w:lang w:val="de-DE"/>
        </w:rPr>
        <w:fldChar w:fldCharType="end"/>
      </w:r>
      <w:r>
        <w:rPr>
          <w:lang w:val="de-DE"/>
        </w:rPr>
        <w:t xml:space="preserve"> </w:t>
      </w:r>
      <w:r w:rsidR="000B0401">
        <w:rPr>
          <w:lang w:val="de-DE"/>
        </w:rPr>
        <w:t>zeigt eine Linien-Topologie</w:t>
      </w:r>
      <w:r w:rsidR="0076530D">
        <w:rPr>
          <w:lang w:val="de-DE"/>
        </w:rPr>
        <w:t xml:space="preserve"> mit sieben</w:t>
      </w:r>
      <w:r w:rsidR="0031469D">
        <w:rPr>
          <w:lang w:val="de-DE"/>
        </w:rPr>
        <w:t xml:space="preserve"> Geräten. Falls ein Gerät kaputtgeht, wird er Rest des Netzwerkes nicht negativ beeinflusst. Durch Verwendung der Ethernet-Technologie mit der CSMA/CD-Methode hat diese Topologie große Problemen mit Kollisionen. Er kann nur eine Geräte senden. </w:t>
      </w:r>
    </w:p>
    <w:p w14:paraId="2F3DD2E3" w14:textId="77777777" w:rsidR="00B10961" w:rsidRPr="000B0401" w:rsidRDefault="00B10961" w:rsidP="000B0401">
      <w:pPr>
        <w:pStyle w:val="TextkrperEinzug"/>
        <w:ind w:firstLine="0"/>
        <w:rPr>
          <w:lang w:val="de-DE"/>
        </w:rPr>
      </w:pPr>
    </w:p>
    <w:p w14:paraId="6B2BF2C3" w14:textId="77777777" w:rsidR="000B0401" w:rsidRPr="000B0401" w:rsidRDefault="000B0401" w:rsidP="000B0401">
      <w:pPr>
        <w:pStyle w:val="TextkrperEinzug"/>
        <w:ind w:firstLine="0"/>
        <w:rPr>
          <w:b/>
          <w:lang w:val="de-DE"/>
        </w:rPr>
      </w:pPr>
      <w:r w:rsidRPr="000B0401">
        <w:rPr>
          <w:b/>
          <w:lang w:val="de-DE"/>
        </w:rPr>
        <w:t>Vorteile</w:t>
      </w:r>
    </w:p>
    <w:p w14:paraId="100D0F1D" w14:textId="0F2CAE02" w:rsidR="000B0401" w:rsidRPr="000B0401" w:rsidRDefault="000B0401" w:rsidP="003F1886">
      <w:pPr>
        <w:pStyle w:val="TextkrperEinzug"/>
        <w:numPr>
          <w:ilvl w:val="0"/>
          <w:numId w:val="7"/>
        </w:numPr>
        <w:rPr>
          <w:lang w:val="de-DE"/>
        </w:rPr>
      </w:pPr>
      <w:r w:rsidRPr="000B0401">
        <w:rPr>
          <w:lang w:val="de-DE"/>
        </w:rPr>
        <w:t xml:space="preserve">Der Ausfall eines </w:t>
      </w:r>
      <w:r w:rsidR="0031469D">
        <w:rPr>
          <w:lang w:val="de-DE"/>
        </w:rPr>
        <w:t xml:space="preserve">Teilnehmender </w:t>
      </w:r>
      <w:r w:rsidR="0031469D" w:rsidRPr="000B0401">
        <w:rPr>
          <w:lang w:val="de-DE"/>
        </w:rPr>
        <w:t>hat</w:t>
      </w:r>
      <w:r w:rsidRPr="000B0401">
        <w:rPr>
          <w:lang w:val="de-DE"/>
        </w:rPr>
        <w:t xml:space="preserve"> keine Konsequenzen</w:t>
      </w:r>
    </w:p>
    <w:p w14:paraId="60099124" w14:textId="77777777" w:rsidR="000B0401" w:rsidRPr="000B0401" w:rsidRDefault="000B0401" w:rsidP="003F1886">
      <w:pPr>
        <w:pStyle w:val="TextkrperEinzug"/>
        <w:numPr>
          <w:ilvl w:val="0"/>
          <w:numId w:val="7"/>
        </w:numPr>
        <w:rPr>
          <w:lang w:val="de-DE"/>
        </w:rPr>
      </w:pPr>
      <w:r w:rsidRPr="000B0401">
        <w:rPr>
          <w:lang w:val="de-DE"/>
        </w:rPr>
        <w:t>Nur geringe Kosten, da nur geringe Kabelmengen erforderlich sind</w:t>
      </w:r>
    </w:p>
    <w:p w14:paraId="6A120876" w14:textId="77777777" w:rsidR="000B0401" w:rsidRPr="000B0401" w:rsidRDefault="000B0401" w:rsidP="003F1886">
      <w:pPr>
        <w:pStyle w:val="TextkrperEinzug"/>
        <w:numPr>
          <w:ilvl w:val="0"/>
          <w:numId w:val="7"/>
        </w:numPr>
        <w:rPr>
          <w:lang w:val="de-DE"/>
        </w:rPr>
      </w:pPr>
      <w:r w:rsidRPr="000B0401">
        <w:rPr>
          <w:lang w:val="de-DE"/>
        </w:rPr>
        <w:t>Einfache Verkabelung und Netzerweiterung</w:t>
      </w:r>
    </w:p>
    <w:p w14:paraId="50DB96C5" w14:textId="56EC5B6A" w:rsidR="000B0401" w:rsidRPr="000B0401" w:rsidRDefault="000B0401" w:rsidP="003F1886">
      <w:pPr>
        <w:pStyle w:val="TextkrperEinzug"/>
        <w:numPr>
          <w:ilvl w:val="0"/>
          <w:numId w:val="7"/>
        </w:numPr>
        <w:rPr>
          <w:lang w:val="de-DE"/>
        </w:rPr>
      </w:pPr>
      <w:r w:rsidRPr="000B0401">
        <w:rPr>
          <w:lang w:val="de-DE"/>
        </w:rPr>
        <w:t xml:space="preserve">Es werden </w:t>
      </w:r>
      <w:r w:rsidR="0031469D" w:rsidRPr="000B0401">
        <w:rPr>
          <w:lang w:val="de-DE"/>
        </w:rPr>
        <w:t xml:space="preserve">keine weiteren </w:t>
      </w:r>
      <w:r w:rsidR="0031469D">
        <w:rPr>
          <w:lang w:val="de-DE"/>
        </w:rPr>
        <w:t xml:space="preserve">Geräte </w:t>
      </w:r>
      <w:r w:rsidR="0031469D" w:rsidRPr="000B0401">
        <w:rPr>
          <w:lang w:val="de-DE"/>
        </w:rPr>
        <w:t>zur</w:t>
      </w:r>
      <w:r w:rsidRPr="000B0401">
        <w:rPr>
          <w:lang w:val="de-DE"/>
        </w:rPr>
        <w:t xml:space="preserve"> Übermittlung der Daten benötigt</w:t>
      </w:r>
    </w:p>
    <w:p w14:paraId="1333DFBB" w14:textId="77777777" w:rsidR="000B0401" w:rsidRPr="000B0401" w:rsidRDefault="000B0401" w:rsidP="000B0401">
      <w:pPr>
        <w:pStyle w:val="TextkrperEinzug"/>
        <w:rPr>
          <w:lang w:val="de-DE"/>
        </w:rPr>
      </w:pPr>
    </w:p>
    <w:p w14:paraId="481ACC72" w14:textId="77777777" w:rsidR="000B0401" w:rsidRPr="000B0401" w:rsidRDefault="000B0401" w:rsidP="000B0401">
      <w:pPr>
        <w:pStyle w:val="TextkrperEinzug"/>
        <w:ind w:firstLine="0"/>
        <w:rPr>
          <w:b/>
          <w:lang w:val="de-DE"/>
        </w:rPr>
      </w:pPr>
      <w:r w:rsidRPr="000B0401">
        <w:rPr>
          <w:b/>
          <w:lang w:val="de-DE"/>
        </w:rPr>
        <w:t>Nachteile</w:t>
      </w:r>
    </w:p>
    <w:p w14:paraId="4721FE24" w14:textId="77777777" w:rsidR="000B0401" w:rsidRPr="000B0401" w:rsidRDefault="000B0401" w:rsidP="003F1886">
      <w:pPr>
        <w:pStyle w:val="TextkrperEinzug"/>
        <w:numPr>
          <w:ilvl w:val="0"/>
          <w:numId w:val="6"/>
        </w:numPr>
        <w:rPr>
          <w:lang w:val="de-DE"/>
        </w:rPr>
      </w:pPr>
      <w:r w:rsidRPr="000B0401">
        <w:rPr>
          <w:lang w:val="de-DE"/>
        </w:rPr>
        <w:t>Alle Daten werden über ein einziges Kabel übertragen</w:t>
      </w:r>
    </w:p>
    <w:p w14:paraId="7E1F84EA" w14:textId="0F54D1A3" w:rsidR="000B0401" w:rsidRPr="000B0401" w:rsidRDefault="000B0401" w:rsidP="003F1886">
      <w:pPr>
        <w:pStyle w:val="TextkrperEinzug"/>
        <w:numPr>
          <w:ilvl w:val="0"/>
          <w:numId w:val="6"/>
        </w:numPr>
        <w:rPr>
          <w:lang w:val="de-DE"/>
        </w:rPr>
      </w:pPr>
      <w:r w:rsidRPr="000B0401">
        <w:rPr>
          <w:lang w:val="de-DE"/>
        </w:rPr>
        <w:t>Datenübertragungen können leicht abgehört werden</w:t>
      </w:r>
      <w:r w:rsidR="0031469D">
        <w:rPr>
          <w:lang w:val="de-DE"/>
        </w:rPr>
        <w:t>(Sicherheit-Problem)</w:t>
      </w:r>
    </w:p>
    <w:p w14:paraId="1A3AFD0C" w14:textId="77777777" w:rsidR="000B0401" w:rsidRPr="000B0401" w:rsidRDefault="000B0401" w:rsidP="003F1886">
      <w:pPr>
        <w:pStyle w:val="TextkrperEinzug"/>
        <w:numPr>
          <w:ilvl w:val="0"/>
          <w:numId w:val="6"/>
        </w:numPr>
        <w:rPr>
          <w:lang w:val="de-DE"/>
        </w:rPr>
      </w:pPr>
      <w:r w:rsidRPr="000B0401">
        <w:rPr>
          <w:lang w:val="de-DE"/>
        </w:rPr>
        <w:t>Eine Störung des Übertragungsmediums an einer einzigen Stelle im Bus (defektes Kabel) blockiert den gesamten Netzstrang</w:t>
      </w:r>
    </w:p>
    <w:p w14:paraId="640A6889" w14:textId="77777777" w:rsidR="000B0401" w:rsidRPr="000B0401" w:rsidRDefault="000B0401" w:rsidP="003F1886">
      <w:pPr>
        <w:pStyle w:val="TextkrperEinzug"/>
        <w:numPr>
          <w:ilvl w:val="0"/>
          <w:numId w:val="6"/>
        </w:numPr>
        <w:rPr>
          <w:lang w:val="de-DE"/>
        </w:rPr>
      </w:pPr>
      <w:r w:rsidRPr="000B0401">
        <w:rPr>
          <w:lang w:val="de-DE"/>
        </w:rPr>
        <w:t>Es kann immer nur eine Station Daten senden. Während der Sendung sind alle anderen blockiert (Datenstau)</w:t>
      </w:r>
    </w:p>
    <w:p w14:paraId="1E67CB66" w14:textId="7E592BEE" w:rsidR="000B0401" w:rsidRPr="000B0401" w:rsidRDefault="000B0401" w:rsidP="003F1886">
      <w:pPr>
        <w:pStyle w:val="TextkrperEinzug"/>
        <w:numPr>
          <w:ilvl w:val="0"/>
          <w:numId w:val="6"/>
        </w:numPr>
        <w:rPr>
          <w:lang w:val="de-DE"/>
        </w:rPr>
      </w:pPr>
      <w:r w:rsidRPr="000B0401">
        <w:rPr>
          <w:lang w:val="de-DE"/>
        </w:rPr>
        <w:t>Aufgrund der Möglichkeit der Kollisionen sollte das Medium nur zu ca. 30% ausgelastet werden</w:t>
      </w:r>
    </w:p>
    <w:p w14:paraId="57DB587B" w14:textId="77777777" w:rsidR="000B0401" w:rsidRPr="000B0401" w:rsidRDefault="000B0401" w:rsidP="000B0401">
      <w:pPr>
        <w:pStyle w:val="TextkrperEinzug"/>
        <w:rPr>
          <w:lang w:val="de-DE"/>
        </w:rPr>
      </w:pPr>
    </w:p>
    <w:p w14:paraId="3CD98C48" w14:textId="671BDADD" w:rsidR="0010138F" w:rsidRPr="00EC7252" w:rsidRDefault="0010138F" w:rsidP="0010138F">
      <w:pPr>
        <w:pStyle w:val="TextkrperEinzug"/>
        <w:rPr>
          <w:lang w:val="de-DE"/>
        </w:rPr>
      </w:pPr>
    </w:p>
    <w:p w14:paraId="68F92279" w14:textId="44884F3B" w:rsidR="004F6482" w:rsidRDefault="004F6482" w:rsidP="005E45EC">
      <w:pPr>
        <w:pStyle w:val="berschrift3"/>
      </w:pPr>
      <w:bookmarkStart w:id="32" w:name="_Toc515437498"/>
      <w:r>
        <w:t>Ring-Topologie</w:t>
      </w:r>
      <w:bookmarkEnd w:id="32"/>
    </w:p>
    <w:p w14:paraId="17EDA426" w14:textId="5D378D26" w:rsidR="00EC3276" w:rsidRDefault="00B10961" w:rsidP="0031469D">
      <w:pPr>
        <w:pStyle w:val="Textkrper"/>
      </w:pPr>
      <w:r>
        <w:t xml:space="preserve">Ein Ring-Topologie ist eigentlich eine Erweiterung der Linien-Topologie, </w:t>
      </w:r>
      <w:r w:rsidR="00EC3276">
        <w:t xml:space="preserve">d.h. der erste und die letzten Geräte sind miteinander verbunden. </w:t>
      </w:r>
      <w:r w:rsidR="005A4E06">
        <w:fldChar w:fldCharType="begin"/>
      </w:r>
      <w:r w:rsidR="005A4E06">
        <w:instrText xml:space="preserve"> REF _Ref503956882 \h </w:instrText>
      </w:r>
      <w:r w:rsidR="005A4E06">
        <w:fldChar w:fldCharType="separate"/>
      </w:r>
      <w:r w:rsidR="001A5BD7">
        <w:t xml:space="preserve">Abbildung </w:t>
      </w:r>
      <w:r w:rsidR="001A5BD7">
        <w:rPr>
          <w:noProof/>
        </w:rPr>
        <w:t>3</w:t>
      </w:r>
      <w:r w:rsidR="001A5BD7">
        <w:t>: Ring-Topologie</w:t>
      </w:r>
      <w:r w:rsidR="005A4E06">
        <w:fldChar w:fldCharType="end"/>
      </w:r>
      <w:r w:rsidR="005A4E06">
        <w:t xml:space="preserve"> </w:t>
      </w:r>
      <w:r w:rsidR="00EC3276">
        <w:t>zeigt ein Ring-Topologie im Einsatz, dieses System ist sehr einfach aufzubauen, aber auch sehr anfällig da der Ausfall eines Gerätes die gesamte weitere Datenübertragung unmöglich macht.</w:t>
      </w:r>
    </w:p>
    <w:p w14:paraId="3C546E8A" w14:textId="2A0F8855" w:rsidR="0031469D" w:rsidRDefault="00EC3276" w:rsidP="0031469D">
      <w:pPr>
        <w:pStyle w:val="Textkrper"/>
      </w:pPr>
      <w:r>
        <w:t>Jede Geräte</w:t>
      </w:r>
      <w:r w:rsidR="00B10961">
        <w:t xml:space="preserve"> arbeiten als Repeater </w:t>
      </w:r>
      <w:r w:rsidR="00B10961">
        <w:rPr>
          <w:rStyle w:val="Funotenzeichen"/>
        </w:rPr>
        <w:footnoteReference w:id="7"/>
      </w:r>
      <w:r w:rsidR="00B10961">
        <w:t xml:space="preserve"> , wodurch Netze über große Strecken erzeugt werden können.</w:t>
      </w:r>
    </w:p>
    <w:p w14:paraId="6EF99542" w14:textId="6EF84211" w:rsidR="004B5124" w:rsidRDefault="00F66F6A" w:rsidP="004B5124">
      <w:pPr>
        <w:pStyle w:val="TextkrperEinzug"/>
        <w:keepNext/>
      </w:pPr>
      <w:r>
        <w:rPr>
          <w:noProof/>
          <w:lang w:val="de-DE"/>
        </w:rPr>
        <w:drawing>
          <wp:inline distT="0" distB="0" distL="0" distR="0" wp14:anchorId="580DE272" wp14:editId="27B505BC">
            <wp:extent cx="5467350" cy="19812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67350" cy="1981200"/>
                    </a:xfrm>
                    <a:prstGeom prst="rect">
                      <a:avLst/>
                    </a:prstGeom>
                  </pic:spPr>
                </pic:pic>
              </a:graphicData>
            </a:graphic>
          </wp:inline>
        </w:drawing>
      </w:r>
    </w:p>
    <w:p w14:paraId="30EDFE6B" w14:textId="0ECD1C45" w:rsidR="004B5124" w:rsidRDefault="004B5124" w:rsidP="004B5124">
      <w:pPr>
        <w:pStyle w:val="Beschriftung"/>
        <w:jc w:val="both"/>
      </w:pPr>
      <w:bookmarkStart w:id="33" w:name="_Ref503957089"/>
      <w:bookmarkStart w:id="34" w:name="_Ref503956882"/>
      <w:bookmarkStart w:id="35" w:name="_Toc511225561"/>
      <w:r>
        <w:t xml:space="preserve">Abbildung </w:t>
      </w:r>
      <w:r w:rsidR="00B5557A">
        <w:fldChar w:fldCharType="begin"/>
      </w:r>
      <w:r w:rsidR="00B5557A">
        <w:instrText xml:space="preserve"> SEQ Abbildung \* ARABIC </w:instrText>
      </w:r>
      <w:r w:rsidR="00B5557A">
        <w:fldChar w:fldCharType="separate"/>
      </w:r>
      <w:r w:rsidR="001A5BD7">
        <w:rPr>
          <w:noProof/>
        </w:rPr>
        <w:t>3</w:t>
      </w:r>
      <w:r w:rsidR="00B5557A">
        <w:rPr>
          <w:noProof/>
        </w:rPr>
        <w:fldChar w:fldCharType="end"/>
      </w:r>
      <w:bookmarkEnd w:id="33"/>
      <w:r>
        <w:t>: Ring-Topologie</w:t>
      </w:r>
      <w:bookmarkEnd w:id="34"/>
      <w:bookmarkEnd w:id="35"/>
    </w:p>
    <w:p w14:paraId="58F154D6" w14:textId="77777777" w:rsidR="004B5124" w:rsidRPr="004B5124" w:rsidRDefault="004B5124" w:rsidP="004B5124">
      <w:pPr>
        <w:pStyle w:val="TextkrperEinzug"/>
        <w:rPr>
          <w:lang w:val="de-DE"/>
        </w:rPr>
      </w:pPr>
    </w:p>
    <w:p w14:paraId="5BA1550A" w14:textId="77777777" w:rsidR="00EC3276" w:rsidRPr="00EC3276" w:rsidRDefault="00EC3276" w:rsidP="00EC3276">
      <w:pPr>
        <w:pStyle w:val="TextkrperEinzug"/>
        <w:ind w:firstLine="0"/>
        <w:rPr>
          <w:b/>
          <w:lang w:val="de-DE"/>
        </w:rPr>
      </w:pPr>
      <w:r w:rsidRPr="00EC3276">
        <w:rPr>
          <w:b/>
          <w:lang w:val="de-DE"/>
        </w:rPr>
        <w:t>Vorteile</w:t>
      </w:r>
    </w:p>
    <w:p w14:paraId="574856DE" w14:textId="77777777" w:rsidR="00EC3276" w:rsidRPr="00EC3276" w:rsidRDefault="00EC3276" w:rsidP="003F1886">
      <w:pPr>
        <w:pStyle w:val="TextkrperEinzug"/>
        <w:numPr>
          <w:ilvl w:val="0"/>
          <w:numId w:val="8"/>
        </w:numPr>
        <w:rPr>
          <w:lang w:val="de-DE"/>
        </w:rPr>
      </w:pPr>
      <w:r w:rsidRPr="00EC3276">
        <w:rPr>
          <w:lang w:val="de-DE"/>
        </w:rPr>
        <w:t>Deterministische Rechnernetzkommunikation - Vorgänger und Nachfolger sind definiert</w:t>
      </w:r>
    </w:p>
    <w:p w14:paraId="0D39749E" w14:textId="77777777" w:rsidR="00EC3276" w:rsidRPr="00EC3276" w:rsidRDefault="00EC3276" w:rsidP="003F1886">
      <w:pPr>
        <w:pStyle w:val="TextkrperEinzug"/>
        <w:numPr>
          <w:ilvl w:val="0"/>
          <w:numId w:val="8"/>
        </w:numPr>
        <w:rPr>
          <w:lang w:val="de-DE"/>
        </w:rPr>
      </w:pPr>
      <w:r w:rsidRPr="00EC3276">
        <w:rPr>
          <w:lang w:val="de-DE"/>
        </w:rPr>
        <w:t>Alle Stationen arbeiten als Verstärker</w:t>
      </w:r>
    </w:p>
    <w:p w14:paraId="703B8F70" w14:textId="77777777" w:rsidR="00EC3276" w:rsidRPr="00EC3276" w:rsidRDefault="00EC3276" w:rsidP="003F1886">
      <w:pPr>
        <w:pStyle w:val="TextkrperEinzug"/>
        <w:numPr>
          <w:ilvl w:val="0"/>
          <w:numId w:val="8"/>
        </w:numPr>
        <w:rPr>
          <w:lang w:val="de-DE"/>
        </w:rPr>
      </w:pPr>
      <w:r w:rsidRPr="00EC3276">
        <w:rPr>
          <w:lang w:val="de-DE"/>
        </w:rPr>
        <w:t>Keine Kollisionen</w:t>
      </w:r>
    </w:p>
    <w:p w14:paraId="37FAA4D0" w14:textId="77777777" w:rsidR="00EC3276" w:rsidRPr="00EC3276" w:rsidRDefault="00EC3276" w:rsidP="003F1886">
      <w:pPr>
        <w:pStyle w:val="TextkrperEinzug"/>
        <w:numPr>
          <w:ilvl w:val="0"/>
          <w:numId w:val="8"/>
        </w:numPr>
        <w:rPr>
          <w:lang w:val="de-DE"/>
        </w:rPr>
      </w:pPr>
      <w:r w:rsidRPr="00EC3276">
        <w:rPr>
          <w:lang w:val="de-DE"/>
        </w:rPr>
        <w:t>Alle Rechner haben gleiche Zugriffsmöglichkeiten</w:t>
      </w:r>
    </w:p>
    <w:p w14:paraId="25919369" w14:textId="77777777" w:rsidR="00EC3276" w:rsidRPr="00EC3276" w:rsidRDefault="00EC3276" w:rsidP="003F1886">
      <w:pPr>
        <w:pStyle w:val="TextkrperEinzug"/>
        <w:numPr>
          <w:ilvl w:val="0"/>
          <w:numId w:val="8"/>
        </w:numPr>
        <w:rPr>
          <w:lang w:val="de-DE"/>
        </w:rPr>
      </w:pPr>
      <w:r w:rsidRPr="00EC3276">
        <w:rPr>
          <w:lang w:val="de-DE"/>
        </w:rPr>
        <w:t>Garantierte Übertragungsbandbreite</w:t>
      </w:r>
    </w:p>
    <w:p w14:paraId="5CD0E06F" w14:textId="77777777" w:rsidR="00EC3276" w:rsidRPr="00EC3276" w:rsidRDefault="00EC3276" w:rsidP="003F1886">
      <w:pPr>
        <w:pStyle w:val="TextkrperEinzug"/>
        <w:numPr>
          <w:ilvl w:val="0"/>
          <w:numId w:val="8"/>
        </w:numPr>
        <w:rPr>
          <w:lang w:val="de-DE"/>
        </w:rPr>
      </w:pPr>
      <w:r w:rsidRPr="00EC3276">
        <w:rPr>
          <w:lang w:val="de-DE"/>
        </w:rPr>
        <w:t>Skaliert sehr gut, Grad bleibt bei Erweiterung konstant</w:t>
      </w:r>
    </w:p>
    <w:p w14:paraId="543EF27E" w14:textId="77777777" w:rsidR="00EC3276" w:rsidRPr="00EC3276" w:rsidRDefault="00EC3276" w:rsidP="003F1886">
      <w:pPr>
        <w:pStyle w:val="TextkrperEinzug"/>
        <w:numPr>
          <w:ilvl w:val="0"/>
          <w:numId w:val="8"/>
        </w:numPr>
        <w:rPr>
          <w:lang w:val="de-DE"/>
        </w:rPr>
      </w:pPr>
      <w:r w:rsidRPr="00EC3276">
        <w:rPr>
          <w:lang w:val="de-DE"/>
        </w:rPr>
        <w:t>Reguläre Topologie, daher leicht programmierbar</w:t>
      </w:r>
    </w:p>
    <w:p w14:paraId="0DE9A265" w14:textId="77777777" w:rsidR="00EC3276" w:rsidRPr="00EC3276" w:rsidRDefault="00EC3276" w:rsidP="00EC3276">
      <w:pPr>
        <w:pStyle w:val="TextkrperEinzug"/>
        <w:rPr>
          <w:lang w:val="de-DE"/>
        </w:rPr>
      </w:pPr>
    </w:p>
    <w:p w14:paraId="5707AF44" w14:textId="77777777" w:rsidR="00EC3276" w:rsidRPr="00EC3276" w:rsidRDefault="00EC3276" w:rsidP="00EC3276">
      <w:pPr>
        <w:pStyle w:val="TextkrperEinzug"/>
        <w:ind w:firstLine="0"/>
        <w:rPr>
          <w:b/>
          <w:lang w:val="de-DE"/>
        </w:rPr>
      </w:pPr>
      <w:r w:rsidRPr="00EC3276">
        <w:rPr>
          <w:b/>
          <w:lang w:val="de-DE"/>
        </w:rPr>
        <w:t>Nachteile</w:t>
      </w:r>
    </w:p>
    <w:p w14:paraId="73B5A6F2" w14:textId="77777777" w:rsidR="00EC3276" w:rsidRPr="00EC3276" w:rsidRDefault="00EC3276" w:rsidP="003F1886">
      <w:pPr>
        <w:pStyle w:val="TextkrperEinzug"/>
        <w:numPr>
          <w:ilvl w:val="0"/>
          <w:numId w:val="9"/>
        </w:numPr>
        <w:rPr>
          <w:lang w:val="de-DE"/>
        </w:rPr>
      </w:pPr>
      <w:r w:rsidRPr="00EC3276">
        <w:rPr>
          <w:lang w:val="de-DE"/>
        </w:rPr>
        <w:t>Teure Komponenten</w:t>
      </w:r>
    </w:p>
    <w:p w14:paraId="18D25661" w14:textId="27F9A5CB" w:rsidR="00EC3276" w:rsidRPr="00EC3276" w:rsidRDefault="00EC3276" w:rsidP="003F1886">
      <w:pPr>
        <w:pStyle w:val="TextkrperEinzug"/>
        <w:numPr>
          <w:ilvl w:val="0"/>
          <w:numId w:val="9"/>
        </w:numPr>
        <w:rPr>
          <w:lang w:val="de-DE"/>
        </w:rPr>
      </w:pPr>
      <w:r>
        <w:rPr>
          <w:lang w:val="de-DE"/>
        </w:rPr>
        <w:t>Relativ hoher Durchmesser</w:t>
      </w:r>
    </w:p>
    <w:p w14:paraId="568DCD99" w14:textId="1729BF48" w:rsidR="00EC3276" w:rsidRDefault="00EC3276" w:rsidP="003F1886">
      <w:pPr>
        <w:pStyle w:val="TextkrperEinzug"/>
        <w:numPr>
          <w:ilvl w:val="0"/>
          <w:numId w:val="9"/>
        </w:numPr>
        <w:rPr>
          <w:lang w:val="de-DE"/>
        </w:rPr>
      </w:pPr>
      <w:r w:rsidRPr="00EC3276">
        <w:rPr>
          <w:lang w:val="de-DE"/>
        </w:rPr>
        <w:t>Hoher Verkabelungsaufwand</w:t>
      </w:r>
    </w:p>
    <w:p w14:paraId="379BEC2C" w14:textId="77777777" w:rsidR="00EC3276" w:rsidRPr="00EC3276" w:rsidRDefault="00EC3276" w:rsidP="00EC3276">
      <w:pPr>
        <w:pStyle w:val="TextkrperEinzug"/>
        <w:rPr>
          <w:lang w:val="de-DE"/>
        </w:rPr>
      </w:pPr>
    </w:p>
    <w:p w14:paraId="6ED8D018" w14:textId="070C58B8" w:rsidR="00740839" w:rsidRDefault="00740839" w:rsidP="005E45EC">
      <w:pPr>
        <w:pStyle w:val="berschrift3"/>
      </w:pPr>
      <w:bookmarkStart w:id="36" w:name="_Toc515437499"/>
      <w:r w:rsidRPr="00740839">
        <w:t>Stern-Topologi</w:t>
      </w:r>
      <w:r w:rsidR="00782A42">
        <w:t>e</w:t>
      </w:r>
      <w:bookmarkEnd w:id="36"/>
    </w:p>
    <w:p w14:paraId="7FB4523F" w14:textId="606A30CB" w:rsidR="00782A42" w:rsidRDefault="000F4C85" w:rsidP="00782A42">
      <w:pPr>
        <w:pStyle w:val="Textkrper"/>
      </w:pPr>
      <w:r>
        <w:t>Charakteristisches Merkmal der Sterntopologie sind kurze Wege, das bedeutet, dass zwischen Sender und Empfänger nur wenige Vermillungsstationen pas</w:t>
      </w:r>
      <w:r w:rsidR="0065061F">
        <w:t xml:space="preserve">siert werden müssen. </w:t>
      </w:r>
      <w:r w:rsidR="0065061F">
        <w:fldChar w:fldCharType="begin"/>
      </w:r>
      <w:r w:rsidR="0065061F">
        <w:instrText xml:space="preserve"> REF _Ref503960032 \h </w:instrText>
      </w:r>
      <w:r w:rsidR="0065061F">
        <w:fldChar w:fldCharType="separate"/>
      </w:r>
      <w:r w:rsidR="001A5BD7">
        <w:t xml:space="preserve">Abbildung </w:t>
      </w:r>
      <w:r w:rsidR="001A5BD7">
        <w:rPr>
          <w:noProof/>
        </w:rPr>
        <w:t>4</w:t>
      </w:r>
      <w:r w:rsidR="0065061F">
        <w:fldChar w:fldCharType="end"/>
      </w:r>
      <w:r>
        <w:t xml:space="preserve"> zeigt eine klassische Sterntopologie, </w:t>
      </w:r>
      <w:r w:rsidR="005061DB">
        <w:t xml:space="preserve">diese besteht aus einem zentralen Element (e.g. Switch) und 4 Geräte, die mit </w:t>
      </w:r>
      <w:r w:rsidR="004D25FB">
        <w:t>einem Ende-zu-Ende</w:t>
      </w:r>
      <w:r w:rsidR="005061DB">
        <w:t xml:space="preserve"> Verbindung angeschlossen sind. Fällt ein Gerät aus, stört es die Kommunikation die übrigen Geräte nicht, solange diese nicht mit der Ausgefallenen </w:t>
      </w:r>
      <w:r w:rsidR="005061DB">
        <w:lastRenderedPageBreak/>
        <w:t>kommunizieren. Fäll das Switch aus, so können alle Geräte keine Daten mehr austauschen. Dies ist die einzige Schwachstelle dieser Topologie.</w:t>
      </w:r>
    </w:p>
    <w:p w14:paraId="639477ED" w14:textId="77777777" w:rsidR="00F66F6A" w:rsidRPr="00F66F6A" w:rsidRDefault="00F66F6A" w:rsidP="00F66F6A">
      <w:pPr>
        <w:pStyle w:val="TextkrperEinzug"/>
        <w:rPr>
          <w:lang w:val="de-DE"/>
        </w:rPr>
      </w:pPr>
    </w:p>
    <w:p w14:paraId="4CF3FE2D" w14:textId="3D2D8FA4" w:rsidR="0065061F" w:rsidRDefault="00F66F6A" w:rsidP="0065061F">
      <w:pPr>
        <w:pStyle w:val="TextkrperEinzug"/>
        <w:keepNext/>
      </w:pPr>
      <w:r>
        <w:rPr>
          <w:noProof/>
          <w:lang w:val="de-DE"/>
        </w:rPr>
        <w:drawing>
          <wp:inline distT="0" distB="0" distL="0" distR="0" wp14:anchorId="651BC0BF" wp14:editId="74BE5A7E">
            <wp:extent cx="4267200" cy="19050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7200" cy="1905000"/>
                    </a:xfrm>
                    <a:prstGeom prst="rect">
                      <a:avLst/>
                    </a:prstGeom>
                  </pic:spPr>
                </pic:pic>
              </a:graphicData>
            </a:graphic>
          </wp:inline>
        </w:drawing>
      </w:r>
    </w:p>
    <w:p w14:paraId="715CEAC1" w14:textId="3FF625B4" w:rsidR="005061DB" w:rsidRDefault="0065061F" w:rsidP="0065061F">
      <w:pPr>
        <w:pStyle w:val="Beschriftung"/>
        <w:jc w:val="both"/>
      </w:pPr>
      <w:bookmarkStart w:id="37" w:name="_Ref503960032"/>
      <w:bookmarkStart w:id="38" w:name="_Toc511225562"/>
      <w:r>
        <w:t xml:space="preserve">Abbildung </w:t>
      </w:r>
      <w:r w:rsidR="00B5557A">
        <w:fldChar w:fldCharType="begin"/>
      </w:r>
      <w:r w:rsidR="00B5557A">
        <w:instrText xml:space="preserve"> SEQ Abbildung \* ARABIC </w:instrText>
      </w:r>
      <w:r w:rsidR="00B5557A">
        <w:fldChar w:fldCharType="separate"/>
      </w:r>
      <w:r w:rsidR="001A5BD7">
        <w:rPr>
          <w:noProof/>
        </w:rPr>
        <w:t>4</w:t>
      </w:r>
      <w:r w:rsidR="00B5557A">
        <w:rPr>
          <w:noProof/>
        </w:rPr>
        <w:fldChar w:fldCharType="end"/>
      </w:r>
      <w:bookmarkEnd w:id="37"/>
      <w:r>
        <w:t xml:space="preserve">: </w:t>
      </w:r>
      <w:r w:rsidRPr="004A69AC">
        <w:t>Stern-Topologie</w:t>
      </w:r>
      <w:bookmarkEnd w:id="38"/>
    </w:p>
    <w:p w14:paraId="181F2A13" w14:textId="77777777" w:rsidR="0065061F" w:rsidRPr="0065061F" w:rsidRDefault="0065061F" w:rsidP="0065061F">
      <w:pPr>
        <w:pStyle w:val="TextkrperEinzug"/>
        <w:ind w:firstLine="0"/>
        <w:rPr>
          <w:b/>
          <w:lang w:val="de-DE"/>
        </w:rPr>
      </w:pPr>
      <w:r w:rsidRPr="0065061F">
        <w:rPr>
          <w:b/>
          <w:lang w:val="de-DE"/>
        </w:rPr>
        <w:t>Vorteile</w:t>
      </w:r>
    </w:p>
    <w:p w14:paraId="7E9DD857" w14:textId="77777777" w:rsidR="0065061F" w:rsidRPr="0065061F" w:rsidRDefault="0065061F" w:rsidP="003F1886">
      <w:pPr>
        <w:pStyle w:val="TextkrperEinzug"/>
        <w:numPr>
          <w:ilvl w:val="0"/>
          <w:numId w:val="10"/>
        </w:numPr>
        <w:rPr>
          <w:lang w:val="de-DE"/>
        </w:rPr>
      </w:pPr>
      <w:r w:rsidRPr="0065061F">
        <w:rPr>
          <w:lang w:val="de-DE"/>
        </w:rPr>
        <w:t>Der Ausfall eines Endgerätes hat keine Auswirkung auf den Rest des Netzes.</w:t>
      </w:r>
    </w:p>
    <w:p w14:paraId="08817FB7" w14:textId="77777777" w:rsidR="0065061F" w:rsidRPr="0065061F" w:rsidRDefault="0065061F" w:rsidP="003F1886">
      <w:pPr>
        <w:pStyle w:val="TextkrperEinzug"/>
        <w:numPr>
          <w:ilvl w:val="0"/>
          <w:numId w:val="10"/>
        </w:numPr>
        <w:rPr>
          <w:lang w:val="de-DE"/>
        </w:rPr>
      </w:pPr>
      <w:r w:rsidRPr="0065061F">
        <w:rPr>
          <w:lang w:val="de-DE"/>
        </w:rPr>
        <w:t>Dieses Netz bietet hohe Übertragungsraten, wenn der Netzknoten ein Switch ist.</w:t>
      </w:r>
    </w:p>
    <w:p w14:paraId="6B0D3791" w14:textId="77777777" w:rsidR="0065061F" w:rsidRPr="0065061F" w:rsidRDefault="0065061F" w:rsidP="003F1886">
      <w:pPr>
        <w:pStyle w:val="TextkrperEinzug"/>
        <w:numPr>
          <w:ilvl w:val="0"/>
          <w:numId w:val="10"/>
        </w:numPr>
        <w:rPr>
          <w:lang w:val="de-DE"/>
        </w:rPr>
      </w:pPr>
      <w:r w:rsidRPr="0065061F">
        <w:rPr>
          <w:lang w:val="de-DE"/>
        </w:rPr>
        <w:t>Leicht erweiterbar</w:t>
      </w:r>
    </w:p>
    <w:p w14:paraId="75199655" w14:textId="77777777" w:rsidR="0065061F" w:rsidRPr="0065061F" w:rsidRDefault="0065061F" w:rsidP="003F1886">
      <w:pPr>
        <w:pStyle w:val="TextkrperEinzug"/>
        <w:numPr>
          <w:ilvl w:val="0"/>
          <w:numId w:val="10"/>
        </w:numPr>
        <w:rPr>
          <w:lang w:val="de-DE"/>
        </w:rPr>
      </w:pPr>
      <w:r w:rsidRPr="0065061F">
        <w:rPr>
          <w:lang w:val="de-DE"/>
        </w:rPr>
        <w:t>Leicht verständlich</w:t>
      </w:r>
    </w:p>
    <w:p w14:paraId="71A92101" w14:textId="77777777" w:rsidR="0065061F" w:rsidRPr="0065061F" w:rsidRDefault="0065061F" w:rsidP="003F1886">
      <w:pPr>
        <w:pStyle w:val="TextkrperEinzug"/>
        <w:numPr>
          <w:ilvl w:val="0"/>
          <w:numId w:val="10"/>
        </w:numPr>
        <w:rPr>
          <w:lang w:val="de-DE"/>
        </w:rPr>
      </w:pPr>
      <w:r w:rsidRPr="0065061F">
        <w:rPr>
          <w:lang w:val="de-DE"/>
        </w:rPr>
        <w:t>Leichte Fehlersuche</w:t>
      </w:r>
    </w:p>
    <w:p w14:paraId="00641363" w14:textId="77777777" w:rsidR="0065061F" w:rsidRPr="0065061F" w:rsidRDefault="0065061F" w:rsidP="003F1886">
      <w:pPr>
        <w:pStyle w:val="TextkrperEinzug"/>
        <w:numPr>
          <w:ilvl w:val="0"/>
          <w:numId w:val="10"/>
        </w:numPr>
        <w:rPr>
          <w:lang w:val="de-DE"/>
        </w:rPr>
      </w:pPr>
      <w:r w:rsidRPr="0065061F">
        <w:rPr>
          <w:lang w:val="de-DE"/>
        </w:rPr>
        <w:t>Kombinierte Telefon- / Rechnernetzverkabelung möglich</w:t>
      </w:r>
    </w:p>
    <w:p w14:paraId="1A485F5C" w14:textId="77777777" w:rsidR="0065061F" w:rsidRPr="0065061F" w:rsidRDefault="0065061F" w:rsidP="003F1886">
      <w:pPr>
        <w:pStyle w:val="TextkrperEinzug"/>
        <w:numPr>
          <w:ilvl w:val="0"/>
          <w:numId w:val="10"/>
        </w:numPr>
        <w:rPr>
          <w:lang w:val="de-DE"/>
        </w:rPr>
      </w:pPr>
      <w:r w:rsidRPr="0065061F">
        <w:rPr>
          <w:lang w:val="de-DE"/>
        </w:rPr>
        <w:t>Sehr gute Eignung für Multicast-/Broadcastanwendungen</w:t>
      </w:r>
    </w:p>
    <w:p w14:paraId="657F0E35" w14:textId="77777777" w:rsidR="0065061F" w:rsidRPr="0065061F" w:rsidRDefault="0065061F" w:rsidP="003F1886">
      <w:pPr>
        <w:pStyle w:val="TextkrperEinzug"/>
        <w:numPr>
          <w:ilvl w:val="0"/>
          <w:numId w:val="10"/>
        </w:numPr>
        <w:rPr>
          <w:lang w:val="de-DE"/>
        </w:rPr>
      </w:pPr>
      <w:r w:rsidRPr="0065061F">
        <w:rPr>
          <w:lang w:val="de-DE"/>
        </w:rPr>
        <w:t>Kein Routing benötigt</w:t>
      </w:r>
    </w:p>
    <w:p w14:paraId="565101E4" w14:textId="77777777" w:rsidR="0065061F" w:rsidRPr="0065061F" w:rsidRDefault="0065061F" w:rsidP="0065061F">
      <w:pPr>
        <w:pStyle w:val="TextkrperEinzug"/>
        <w:rPr>
          <w:lang w:val="de-DE"/>
        </w:rPr>
      </w:pPr>
    </w:p>
    <w:p w14:paraId="7CC276CB" w14:textId="77777777" w:rsidR="0065061F" w:rsidRPr="0065061F" w:rsidRDefault="0065061F" w:rsidP="0065061F">
      <w:pPr>
        <w:pStyle w:val="TextkrperEinzug"/>
        <w:ind w:firstLine="0"/>
        <w:rPr>
          <w:b/>
          <w:lang w:val="de-DE"/>
        </w:rPr>
      </w:pPr>
      <w:r w:rsidRPr="0065061F">
        <w:rPr>
          <w:b/>
          <w:lang w:val="de-DE"/>
        </w:rPr>
        <w:t>Nachteile</w:t>
      </w:r>
    </w:p>
    <w:p w14:paraId="4B544A53" w14:textId="77777777" w:rsidR="0065061F" w:rsidRPr="0065061F" w:rsidRDefault="0065061F" w:rsidP="003F1886">
      <w:pPr>
        <w:pStyle w:val="TextkrperEinzug"/>
        <w:numPr>
          <w:ilvl w:val="0"/>
          <w:numId w:val="11"/>
        </w:numPr>
        <w:rPr>
          <w:lang w:val="de-DE"/>
        </w:rPr>
      </w:pPr>
      <w:r w:rsidRPr="0065061F">
        <w:rPr>
          <w:lang w:val="de-DE"/>
        </w:rPr>
        <w:t>Durch Ausfall des Verteilers wird Netzverkehr unmöglich</w:t>
      </w:r>
    </w:p>
    <w:p w14:paraId="2ABC810E" w14:textId="197B78E9" w:rsidR="0065061F" w:rsidRPr="0065061F" w:rsidRDefault="0065061F" w:rsidP="003F1886">
      <w:pPr>
        <w:pStyle w:val="TextkrperEinzug"/>
        <w:numPr>
          <w:ilvl w:val="0"/>
          <w:numId w:val="11"/>
        </w:numPr>
        <w:rPr>
          <w:lang w:val="de-DE"/>
        </w:rPr>
      </w:pPr>
      <w:r w:rsidRPr="0065061F">
        <w:rPr>
          <w:lang w:val="de-DE"/>
        </w:rPr>
        <w:t xml:space="preserve">Niedrige Übertragungsrate bei vielen </w:t>
      </w:r>
      <w:r>
        <w:rPr>
          <w:lang w:val="de-DE"/>
        </w:rPr>
        <w:t>Geräte,</w:t>
      </w:r>
      <w:r w:rsidRPr="0065061F">
        <w:rPr>
          <w:lang w:val="de-DE"/>
        </w:rPr>
        <w:t xml:space="preserve"> wenn ein Hub benutzt.</w:t>
      </w:r>
    </w:p>
    <w:p w14:paraId="7D75914B" w14:textId="5E0A7F3A" w:rsidR="004F6482" w:rsidRDefault="004F6482" w:rsidP="005E45EC">
      <w:pPr>
        <w:pStyle w:val="berschrift3"/>
      </w:pPr>
      <w:bookmarkStart w:id="39" w:name="_Toc515437500"/>
      <w:r w:rsidRPr="00740839">
        <w:t>Baum-Topologie</w:t>
      </w:r>
      <w:bookmarkEnd w:id="39"/>
    </w:p>
    <w:p w14:paraId="53BFBB78" w14:textId="210B03A9" w:rsidR="00FF287E" w:rsidRDefault="00FF287E" w:rsidP="00FF287E">
      <w:pPr>
        <w:pStyle w:val="Textkrper"/>
      </w:pPr>
      <w:r>
        <w:t>Eine Erweiterung zum Stern stellt</w:t>
      </w:r>
      <w:r w:rsidR="00272E8E">
        <w:t xml:space="preserve"> der Baum dar (siehe </w:t>
      </w:r>
      <w:r w:rsidR="00272E8E">
        <w:fldChar w:fldCharType="begin"/>
      </w:r>
      <w:r w:rsidR="00272E8E">
        <w:instrText xml:space="preserve"> REF _Ref503962385 \h </w:instrText>
      </w:r>
      <w:r w:rsidR="00272E8E">
        <w:fldChar w:fldCharType="separate"/>
      </w:r>
      <w:r w:rsidR="001A5BD7">
        <w:t xml:space="preserve">Abbildung </w:t>
      </w:r>
      <w:r w:rsidR="001A5BD7">
        <w:rPr>
          <w:noProof/>
        </w:rPr>
        <w:t>5</w:t>
      </w:r>
      <w:r w:rsidR="00272E8E">
        <w:fldChar w:fldCharType="end"/>
      </w:r>
      <w:r>
        <w:t>). Derzeit ist dies meinst genutzte Netzwerktopologie. Prinzipiell wäre eine Verkabelung von jedem Switch zu jedem andern Switch möglich. Man sollte meinen, dass so die kürzesten Strecken erreicht werden.</w:t>
      </w:r>
    </w:p>
    <w:p w14:paraId="6B053BF0" w14:textId="77777777" w:rsidR="00125F34" w:rsidRPr="00125F34" w:rsidRDefault="00125F34" w:rsidP="00125F34">
      <w:pPr>
        <w:pStyle w:val="TextkrperEinzug"/>
        <w:ind w:firstLine="0"/>
        <w:rPr>
          <w:b/>
          <w:lang w:val="de-DE"/>
        </w:rPr>
      </w:pPr>
      <w:r w:rsidRPr="00125F34">
        <w:rPr>
          <w:b/>
          <w:lang w:val="de-DE"/>
        </w:rPr>
        <w:t>Vorteile</w:t>
      </w:r>
    </w:p>
    <w:p w14:paraId="42D94619" w14:textId="77777777" w:rsidR="00125F34" w:rsidRPr="00125F34" w:rsidRDefault="00125F34" w:rsidP="003F1886">
      <w:pPr>
        <w:pStyle w:val="TextkrperEinzug"/>
        <w:numPr>
          <w:ilvl w:val="0"/>
          <w:numId w:val="12"/>
        </w:numPr>
        <w:rPr>
          <w:lang w:val="de-DE"/>
        </w:rPr>
      </w:pPr>
      <w:r w:rsidRPr="00125F34">
        <w:rPr>
          <w:lang w:val="de-DE"/>
        </w:rPr>
        <w:t>Der Ausfall eines Endgeräts hat keine Konsequenzen</w:t>
      </w:r>
    </w:p>
    <w:p w14:paraId="2462F3BE" w14:textId="77777777" w:rsidR="00125F34" w:rsidRPr="00125F34" w:rsidRDefault="00125F34" w:rsidP="003F1886">
      <w:pPr>
        <w:pStyle w:val="TextkrperEinzug"/>
        <w:numPr>
          <w:ilvl w:val="0"/>
          <w:numId w:val="12"/>
        </w:numPr>
        <w:rPr>
          <w:lang w:val="de-DE"/>
        </w:rPr>
      </w:pPr>
      <w:r w:rsidRPr="00125F34">
        <w:rPr>
          <w:lang w:val="de-DE"/>
        </w:rPr>
        <w:t>Strukturelle Erweiterbarkeit</w:t>
      </w:r>
    </w:p>
    <w:p w14:paraId="032D7E85" w14:textId="77777777" w:rsidR="00125F34" w:rsidRPr="00125F34" w:rsidRDefault="00125F34" w:rsidP="003F1886">
      <w:pPr>
        <w:pStyle w:val="TextkrperEinzug"/>
        <w:numPr>
          <w:ilvl w:val="0"/>
          <w:numId w:val="12"/>
        </w:numPr>
        <w:rPr>
          <w:lang w:val="de-DE"/>
        </w:rPr>
      </w:pPr>
      <w:r w:rsidRPr="00125F34">
        <w:rPr>
          <w:lang w:val="de-DE"/>
        </w:rPr>
        <w:t>Große Entfernungen realisierbar (Kombination)</w:t>
      </w:r>
    </w:p>
    <w:p w14:paraId="035B542A" w14:textId="77777777" w:rsidR="00125F34" w:rsidRPr="00125F34" w:rsidRDefault="00125F34" w:rsidP="003F1886">
      <w:pPr>
        <w:pStyle w:val="TextkrperEinzug"/>
        <w:numPr>
          <w:ilvl w:val="0"/>
          <w:numId w:val="12"/>
        </w:numPr>
        <w:rPr>
          <w:lang w:val="de-DE"/>
        </w:rPr>
      </w:pPr>
      <w:r w:rsidRPr="00125F34">
        <w:rPr>
          <w:lang w:val="de-DE"/>
        </w:rPr>
        <w:t>Gute Eignung für Such- und Sortieralgorithmen</w:t>
      </w:r>
    </w:p>
    <w:p w14:paraId="61B88A4D" w14:textId="77777777" w:rsidR="00125F34" w:rsidRPr="00125F34" w:rsidRDefault="00125F34" w:rsidP="00125F34">
      <w:pPr>
        <w:pStyle w:val="TextkrperEinzug"/>
        <w:rPr>
          <w:lang w:val="de-DE"/>
        </w:rPr>
      </w:pPr>
    </w:p>
    <w:p w14:paraId="7F9EA1E6" w14:textId="77777777" w:rsidR="00125F34" w:rsidRPr="00125F34" w:rsidRDefault="00125F34" w:rsidP="00125F34">
      <w:pPr>
        <w:pStyle w:val="TextkrperEinzug"/>
        <w:ind w:firstLine="0"/>
        <w:rPr>
          <w:b/>
          <w:lang w:val="de-DE"/>
        </w:rPr>
      </w:pPr>
      <w:r w:rsidRPr="00125F34">
        <w:rPr>
          <w:b/>
          <w:lang w:val="de-DE"/>
        </w:rPr>
        <w:t>Nachteile</w:t>
      </w:r>
    </w:p>
    <w:p w14:paraId="03B5E1BB" w14:textId="57A1A119" w:rsidR="00125F34" w:rsidRPr="00125F34" w:rsidRDefault="00125F34" w:rsidP="003F1886">
      <w:pPr>
        <w:pStyle w:val="TextkrperEinzug"/>
        <w:numPr>
          <w:ilvl w:val="0"/>
          <w:numId w:val="13"/>
        </w:numPr>
        <w:rPr>
          <w:lang w:val="de-DE"/>
        </w:rPr>
      </w:pPr>
      <w:r w:rsidRPr="00125F34">
        <w:rPr>
          <w:lang w:val="de-DE"/>
        </w:rPr>
        <w:t>Bei Ausfall eines Verteilers (Wurzel) ist der ganze davon ausgehende (Unter)Baum des Verteilers "tot"</w:t>
      </w:r>
      <w:r>
        <w:rPr>
          <w:lang w:val="de-DE"/>
        </w:rPr>
        <w:t>.</w:t>
      </w:r>
    </w:p>
    <w:p w14:paraId="73A16912" w14:textId="77777777" w:rsidR="00125F34" w:rsidRPr="00125F34" w:rsidRDefault="00125F34" w:rsidP="003F1886">
      <w:pPr>
        <w:pStyle w:val="TextkrperEinzug"/>
        <w:numPr>
          <w:ilvl w:val="0"/>
          <w:numId w:val="13"/>
        </w:numPr>
        <w:rPr>
          <w:lang w:val="de-DE"/>
        </w:rPr>
      </w:pPr>
      <w:r w:rsidRPr="00125F34">
        <w:rPr>
          <w:lang w:val="de-DE"/>
        </w:rPr>
        <w:t>Zur Wurzel hin kann es bedingt durch die für Bäume definierte Bisektionsweite von 1 zu Engpässen kommen, da zur Kommunikation von der einen unteren Baumhälfte in die andere Hälfte immer über die Wurzel gegangen werden muss</w:t>
      </w:r>
    </w:p>
    <w:p w14:paraId="0C2D0DDB" w14:textId="5E1214C2" w:rsidR="00272E8E" w:rsidRDefault="00125F34" w:rsidP="003F1886">
      <w:pPr>
        <w:pStyle w:val="TextkrperEinzug"/>
        <w:numPr>
          <w:ilvl w:val="0"/>
          <w:numId w:val="13"/>
        </w:numPr>
        <w:rPr>
          <w:lang w:val="de-DE"/>
        </w:rPr>
      </w:pPr>
      <w:r w:rsidRPr="00F66F6A">
        <w:rPr>
          <w:lang w:val="de-DE"/>
        </w:rPr>
        <w:t>Bäume haben mit zunehmender Tiefe (=Anzahl der zu gehenden Links von der Wurzel bis zu einem Blatt) einen sehr hohen Durchmesser. Dies führt in Verbindung mit der Bisektionsweite zu schlechten Latenzeigenschaften bei klassischen Bäumen</w:t>
      </w:r>
    </w:p>
    <w:p w14:paraId="76B342AC" w14:textId="12AED58D" w:rsidR="00F66F6A" w:rsidRDefault="00F66F6A" w:rsidP="00F66F6A">
      <w:pPr>
        <w:pStyle w:val="TextkrperEinzug"/>
        <w:ind w:left="720" w:firstLine="0"/>
        <w:rPr>
          <w:lang w:val="de-DE"/>
        </w:rPr>
      </w:pPr>
    </w:p>
    <w:p w14:paraId="7DF1158F" w14:textId="4F68A111" w:rsidR="00272E8E" w:rsidRDefault="0066492F" w:rsidP="00F66F6A">
      <w:pPr>
        <w:pStyle w:val="TextkrperEinzug"/>
        <w:keepNext/>
      </w:pPr>
      <w:r>
        <w:rPr>
          <w:noProof/>
          <w:lang w:val="de-DE"/>
        </w:rPr>
        <w:drawing>
          <wp:inline distT="0" distB="0" distL="0" distR="0" wp14:anchorId="364392C7" wp14:editId="5962A75F">
            <wp:extent cx="4619625" cy="1895475"/>
            <wp:effectExtent l="0" t="0" r="9525"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9625" cy="1895475"/>
                    </a:xfrm>
                    <a:prstGeom prst="rect">
                      <a:avLst/>
                    </a:prstGeom>
                  </pic:spPr>
                </pic:pic>
              </a:graphicData>
            </a:graphic>
          </wp:inline>
        </w:drawing>
      </w:r>
    </w:p>
    <w:p w14:paraId="398824AC" w14:textId="7FCA0DC1" w:rsidR="00272E8E" w:rsidRPr="00125F34" w:rsidRDefault="00272E8E" w:rsidP="00272E8E">
      <w:pPr>
        <w:pStyle w:val="Beschriftung"/>
        <w:jc w:val="both"/>
      </w:pPr>
      <w:bookmarkStart w:id="40" w:name="_Ref503962385"/>
      <w:bookmarkStart w:id="41" w:name="_Toc511225563"/>
      <w:r>
        <w:t xml:space="preserve">Abbildung </w:t>
      </w:r>
      <w:r w:rsidR="00B5557A">
        <w:fldChar w:fldCharType="begin"/>
      </w:r>
      <w:r w:rsidR="00B5557A">
        <w:instrText xml:space="preserve"> SEQ Abbildung \* ARABIC </w:instrText>
      </w:r>
      <w:r w:rsidR="00B5557A">
        <w:fldChar w:fldCharType="separate"/>
      </w:r>
      <w:r w:rsidR="001A5BD7">
        <w:rPr>
          <w:noProof/>
        </w:rPr>
        <w:t>5</w:t>
      </w:r>
      <w:r w:rsidR="00B5557A">
        <w:rPr>
          <w:noProof/>
        </w:rPr>
        <w:fldChar w:fldCharType="end"/>
      </w:r>
      <w:bookmarkEnd w:id="40"/>
      <w:r w:rsidR="00762C75">
        <w:t xml:space="preserve">: </w:t>
      </w:r>
      <w:r w:rsidRPr="00AD748C">
        <w:t>Baum-Topologie</w:t>
      </w:r>
      <w:bookmarkEnd w:id="41"/>
    </w:p>
    <w:p w14:paraId="3D33B673" w14:textId="1538A17E" w:rsidR="00125F34" w:rsidRPr="00125F34" w:rsidRDefault="00125F34" w:rsidP="00125F34">
      <w:pPr>
        <w:pStyle w:val="TextkrperEinzug"/>
        <w:rPr>
          <w:lang w:val="de-DE"/>
        </w:rPr>
      </w:pPr>
      <w:r>
        <w:rPr>
          <w:lang w:val="de-DE"/>
        </w:rPr>
        <w:t xml:space="preserve"> </w:t>
      </w:r>
    </w:p>
    <w:p w14:paraId="2E58DCBA" w14:textId="709B0D73" w:rsidR="00740839" w:rsidRDefault="00740839" w:rsidP="005E45EC">
      <w:pPr>
        <w:pStyle w:val="berschrift3"/>
      </w:pPr>
      <w:bookmarkStart w:id="42" w:name="_Toc515437501"/>
      <w:r w:rsidRPr="00740839">
        <w:t>Vermaschtes Netz</w:t>
      </w:r>
      <w:bookmarkEnd w:id="42"/>
    </w:p>
    <w:p w14:paraId="3E0FC2CD" w14:textId="4403922F" w:rsidR="00446345" w:rsidRDefault="00446345" w:rsidP="00446345">
      <w:pPr>
        <w:pStyle w:val="Textkrper"/>
      </w:pPr>
      <w:r w:rsidRPr="00446345">
        <w:t>Es gibt zwei Arten von vermaschten Topologien. In der ersten, der sogenannten vollständig vermaschten Topologie, weist jeder Knoten eine direkte Verbindung zu jedem anderen Knoten auf.</w:t>
      </w:r>
      <w:r>
        <w:t xml:space="preserve"> </w:t>
      </w:r>
      <w:r w:rsidRPr="00446345">
        <w:t>In einer teilweise vermaschten Topologie sind Knoten jeweils nur mit den Knoten verbunden, mit denen sie am meisten interagieren.</w:t>
      </w:r>
    </w:p>
    <w:p w14:paraId="580BEA91" w14:textId="6CF74ED1" w:rsidR="0076530D" w:rsidRDefault="0076530D" w:rsidP="0076530D">
      <w:pPr>
        <w:pStyle w:val="TextkrperEinzug"/>
        <w:rPr>
          <w:lang w:val="de-DE"/>
        </w:rPr>
      </w:pPr>
    </w:p>
    <w:p w14:paraId="276F8E4E" w14:textId="77777777" w:rsidR="0076530D" w:rsidRDefault="0076530D" w:rsidP="0076530D">
      <w:pPr>
        <w:pStyle w:val="TextkrperEinzug"/>
        <w:keepNext/>
      </w:pPr>
      <w:r>
        <w:rPr>
          <w:noProof/>
          <w:lang w:val="de-DE"/>
        </w:rPr>
        <w:drawing>
          <wp:inline distT="0" distB="0" distL="0" distR="0" wp14:anchorId="79BA1A18" wp14:editId="73881662">
            <wp:extent cx="5410200" cy="196215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0200" cy="1962150"/>
                    </a:xfrm>
                    <a:prstGeom prst="rect">
                      <a:avLst/>
                    </a:prstGeom>
                  </pic:spPr>
                </pic:pic>
              </a:graphicData>
            </a:graphic>
          </wp:inline>
        </w:drawing>
      </w:r>
    </w:p>
    <w:p w14:paraId="66979013" w14:textId="30BB41B5" w:rsidR="0076530D" w:rsidRPr="0076530D" w:rsidRDefault="0076530D" w:rsidP="0076530D">
      <w:pPr>
        <w:pStyle w:val="Beschriftung"/>
        <w:jc w:val="both"/>
      </w:pPr>
      <w:bookmarkStart w:id="43" w:name="_Toc511225564"/>
      <w:r>
        <w:t xml:space="preserve">Abbildung </w:t>
      </w:r>
      <w:r w:rsidR="00B5557A">
        <w:fldChar w:fldCharType="begin"/>
      </w:r>
      <w:r w:rsidR="00B5557A">
        <w:instrText xml:space="preserve"> SEQ Abbildung \* ARABIC </w:instrText>
      </w:r>
      <w:r w:rsidR="00B5557A">
        <w:fldChar w:fldCharType="separate"/>
      </w:r>
      <w:r w:rsidR="001A5BD7">
        <w:rPr>
          <w:noProof/>
        </w:rPr>
        <w:t>6</w:t>
      </w:r>
      <w:r w:rsidR="00B5557A">
        <w:rPr>
          <w:noProof/>
        </w:rPr>
        <w:fldChar w:fldCharType="end"/>
      </w:r>
      <w:r>
        <w:t xml:space="preserve">: </w:t>
      </w:r>
      <w:r w:rsidRPr="00195BC6">
        <w:t>das vermaschte Netz zwischen den einzelnen Netzgerät</w:t>
      </w:r>
      <w:bookmarkEnd w:id="43"/>
    </w:p>
    <w:p w14:paraId="126CB646" w14:textId="51D0D02B" w:rsidR="005D0545" w:rsidRDefault="005D0545" w:rsidP="005D0545">
      <w:pPr>
        <w:pStyle w:val="TextkrperEinzug"/>
        <w:ind w:firstLine="0"/>
        <w:rPr>
          <w:lang w:val="de-DE"/>
        </w:rPr>
      </w:pPr>
    </w:p>
    <w:p w14:paraId="52CEDF0E" w14:textId="38C48EF0" w:rsidR="005D0545" w:rsidRDefault="005D0545" w:rsidP="005D0545">
      <w:pPr>
        <w:pStyle w:val="TextkrperEinzug"/>
        <w:ind w:firstLine="0"/>
        <w:rPr>
          <w:lang w:val="de-DE"/>
        </w:rPr>
      </w:pPr>
      <w:r>
        <w:rPr>
          <w:lang w:val="de-DE"/>
        </w:rPr>
        <w:t>Nachteile:</w:t>
      </w:r>
    </w:p>
    <w:p w14:paraId="223FB18E" w14:textId="77777777" w:rsidR="005D0545" w:rsidRPr="005D0545" w:rsidRDefault="005D0545" w:rsidP="003F1886">
      <w:pPr>
        <w:pStyle w:val="TextkrperEinzug"/>
        <w:numPr>
          <w:ilvl w:val="0"/>
          <w:numId w:val="17"/>
        </w:numPr>
        <w:rPr>
          <w:lang w:val="de-DE"/>
        </w:rPr>
      </w:pPr>
      <w:r w:rsidRPr="005D0545">
        <w:rPr>
          <w:lang w:val="de-DE"/>
        </w:rPr>
        <w:t>Viele Kabel notwendig</w:t>
      </w:r>
    </w:p>
    <w:p w14:paraId="008B47B1" w14:textId="77777777" w:rsidR="005D0545" w:rsidRPr="005D0545" w:rsidRDefault="005D0545" w:rsidP="003F1886">
      <w:pPr>
        <w:pStyle w:val="TextkrperEinzug"/>
        <w:numPr>
          <w:ilvl w:val="0"/>
          <w:numId w:val="17"/>
        </w:numPr>
        <w:rPr>
          <w:lang w:val="de-DE"/>
        </w:rPr>
      </w:pPr>
      <w:r w:rsidRPr="005D0545">
        <w:rPr>
          <w:lang w:val="de-DE"/>
        </w:rPr>
        <w:t>Sehr hoher Energieverbrauch</w:t>
      </w:r>
    </w:p>
    <w:p w14:paraId="26926A0B" w14:textId="2446DC84" w:rsidR="005D0545" w:rsidRDefault="005D0545" w:rsidP="003F1886">
      <w:pPr>
        <w:pStyle w:val="TextkrperEinzug"/>
        <w:numPr>
          <w:ilvl w:val="0"/>
          <w:numId w:val="17"/>
        </w:numPr>
        <w:rPr>
          <w:lang w:val="de-DE"/>
        </w:rPr>
      </w:pPr>
      <w:r>
        <w:rPr>
          <w:lang w:val="de-DE"/>
        </w:rPr>
        <w:t>V</w:t>
      </w:r>
      <w:r w:rsidRPr="005D0545">
        <w:rPr>
          <w:lang w:val="de-DE"/>
        </w:rPr>
        <w:t>ergleichsweise</w:t>
      </w:r>
      <w:r>
        <w:rPr>
          <w:lang w:val="de-DE"/>
        </w:rPr>
        <w:t xml:space="preserve"> komplexes Routing nötig</w:t>
      </w:r>
    </w:p>
    <w:p w14:paraId="5DBDC1E9" w14:textId="0A967FEC" w:rsidR="005D0545" w:rsidRDefault="005D0545" w:rsidP="005D0545">
      <w:pPr>
        <w:pStyle w:val="TextkrperEinzug"/>
        <w:ind w:firstLine="0"/>
        <w:rPr>
          <w:lang w:val="de-DE"/>
        </w:rPr>
      </w:pPr>
      <w:r>
        <w:rPr>
          <w:lang w:val="de-DE"/>
        </w:rPr>
        <w:t>Vorteile:</w:t>
      </w:r>
    </w:p>
    <w:p w14:paraId="2B738DDF" w14:textId="77777777" w:rsidR="005D0545" w:rsidRPr="005D0545" w:rsidRDefault="005D0545" w:rsidP="003F1886">
      <w:pPr>
        <w:pStyle w:val="TextkrperEinzug"/>
        <w:numPr>
          <w:ilvl w:val="0"/>
          <w:numId w:val="18"/>
        </w:numPr>
        <w:rPr>
          <w:lang w:val="de-DE"/>
        </w:rPr>
      </w:pPr>
      <w:r w:rsidRPr="005D0545">
        <w:rPr>
          <w:lang w:val="de-DE"/>
        </w:rPr>
        <w:t>Sicherste Variante eines Netzwerkes</w:t>
      </w:r>
    </w:p>
    <w:p w14:paraId="0B167011" w14:textId="77777777" w:rsidR="005D0545" w:rsidRPr="005D0545" w:rsidRDefault="005D0545" w:rsidP="003F1886">
      <w:pPr>
        <w:pStyle w:val="TextkrperEinzug"/>
        <w:numPr>
          <w:ilvl w:val="0"/>
          <w:numId w:val="18"/>
        </w:numPr>
        <w:rPr>
          <w:lang w:val="de-DE"/>
        </w:rPr>
      </w:pPr>
      <w:r w:rsidRPr="005D0545">
        <w:rPr>
          <w:lang w:val="de-DE"/>
        </w:rPr>
        <w:t>Bei Ausfall eins Endgerätes ist durch Umleitung die Datenkommunikation weiterhin möglich</w:t>
      </w:r>
    </w:p>
    <w:p w14:paraId="4AB63FF9" w14:textId="76D5FDA9" w:rsidR="005D0545" w:rsidRPr="005D0545" w:rsidRDefault="005D0545" w:rsidP="003F1886">
      <w:pPr>
        <w:pStyle w:val="TextkrperEinzug"/>
        <w:numPr>
          <w:ilvl w:val="0"/>
          <w:numId w:val="18"/>
        </w:numPr>
        <w:rPr>
          <w:lang w:val="de-DE"/>
        </w:rPr>
      </w:pPr>
      <w:r w:rsidRPr="005D0545">
        <w:rPr>
          <w:lang w:val="de-DE"/>
        </w:rPr>
        <w:t>Sehr leistungsfähig</w:t>
      </w:r>
    </w:p>
    <w:p w14:paraId="12CA9263" w14:textId="702A1CC9" w:rsidR="004F6482" w:rsidRDefault="004F6482" w:rsidP="00C850E3">
      <w:pPr>
        <w:pStyle w:val="berschrift2"/>
      </w:pPr>
      <w:bookmarkStart w:id="44" w:name="_Toc515437502"/>
      <w:r>
        <w:lastRenderedPageBreak/>
        <w:t>Netzwerke-Protokoll</w:t>
      </w:r>
      <w:r w:rsidR="00E968A0">
        <w:t>e</w:t>
      </w:r>
      <w:bookmarkEnd w:id="44"/>
    </w:p>
    <w:p w14:paraId="27718CD7" w14:textId="147F5EC8" w:rsidR="00762C75" w:rsidRDefault="00E968A0" w:rsidP="00762C75">
      <w:pPr>
        <w:pStyle w:val="Textkrper"/>
      </w:pPr>
      <w:r>
        <w:t>In diesem Abschnitt lernen wir die wichtigsten Netzwerke-Protokolle in der industriellen Kommunikation wie beispielsweise PROFIBUS</w:t>
      </w:r>
      <w:r w:rsidR="009E79F6">
        <w:rPr>
          <w:rStyle w:val="Funotenzeichen"/>
        </w:rPr>
        <w:footnoteReference w:id="8"/>
      </w:r>
      <w:r>
        <w:t xml:space="preserve">, </w:t>
      </w:r>
      <w:r w:rsidR="00866367">
        <w:t>CANOPEN</w:t>
      </w:r>
      <w:sdt>
        <w:sdtPr>
          <w:id w:val="877205636"/>
          <w:citation/>
        </w:sdtPr>
        <w:sdtEndPr/>
        <w:sdtContent>
          <w:r w:rsidR="004D7709">
            <w:fldChar w:fldCharType="begin"/>
          </w:r>
          <w:r w:rsidR="004D7709">
            <w:instrText xml:space="preserve"> CITATION KUN16 \l 1031 </w:instrText>
          </w:r>
          <w:r w:rsidR="004D7709">
            <w:fldChar w:fldCharType="separate"/>
          </w:r>
          <w:r w:rsidR="00BE3499">
            <w:rPr>
              <w:noProof/>
            </w:rPr>
            <w:t xml:space="preserve"> [4]</w:t>
          </w:r>
          <w:r w:rsidR="004D7709">
            <w:fldChar w:fldCharType="end"/>
          </w:r>
        </w:sdtContent>
      </w:sdt>
      <w:r>
        <w:t>, DEVICENET, SERCOS, PROFINET IRT und mehr. Hierbei werden wir hauptsächlich die Protokolle PROFUS und PROFINET IRT betrachten da es des Fokus der Arbeit ist und die entstehende Software ihre Daten nützen soll.</w:t>
      </w:r>
    </w:p>
    <w:p w14:paraId="656749B1" w14:textId="48F42CA2" w:rsidR="00E968A0" w:rsidRPr="00E968A0" w:rsidRDefault="00E968A0" w:rsidP="00E968A0">
      <w:pPr>
        <w:pStyle w:val="TextkrperEinzug"/>
        <w:ind w:firstLine="0"/>
        <w:rPr>
          <w:lang w:val="de-DE"/>
        </w:rPr>
      </w:pPr>
      <w:r>
        <w:rPr>
          <w:lang w:val="de-DE"/>
        </w:rPr>
        <w:t>In dem Abschnitt</w:t>
      </w:r>
      <w:r w:rsidR="009E79F6">
        <w:rPr>
          <w:lang w:val="de-DE"/>
        </w:rPr>
        <w:t xml:space="preserve"> </w:t>
      </w:r>
      <w:r w:rsidR="009E79F6">
        <w:rPr>
          <w:lang w:val="de-DE"/>
        </w:rPr>
        <w:fldChar w:fldCharType="begin"/>
      </w:r>
      <w:r w:rsidR="009E79F6">
        <w:rPr>
          <w:lang w:val="de-DE"/>
        </w:rPr>
        <w:instrText xml:space="preserve"> REF _Ref506889223 \r \h </w:instrText>
      </w:r>
      <w:r w:rsidR="009E79F6">
        <w:rPr>
          <w:lang w:val="de-DE"/>
        </w:rPr>
      </w:r>
      <w:r w:rsidR="009E79F6">
        <w:rPr>
          <w:lang w:val="de-DE"/>
        </w:rPr>
        <w:fldChar w:fldCharType="separate"/>
      </w:r>
      <w:r w:rsidR="001A5BD7">
        <w:rPr>
          <w:lang w:val="de-DE"/>
        </w:rPr>
        <w:t>2.3.1</w:t>
      </w:r>
      <w:r w:rsidR="009E79F6">
        <w:rPr>
          <w:lang w:val="de-DE"/>
        </w:rPr>
        <w:fldChar w:fldCharType="end"/>
      </w:r>
      <w:r>
        <w:rPr>
          <w:lang w:val="de-DE"/>
        </w:rPr>
        <w:t xml:space="preserve"> werden wir untersuchen ganz groß was man unter PROFIBUS versteht und die charakteristische Merkmale einer PROFIBUS-</w:t>
      </w:r>
      <w:r w:rsidR="003A7DE0">
        <w:rPr>
          <w:lang w:val="de-DE"/>
        </w:rPr>
        <w:t>Geräts</w:t>
      </w:r>
      <w:r>
        <w:rPr>
          <w:lang w:val="de-DE"/>
        </w:rPr>
        <w:t xml:space="preserve"> aussieht</w:t>
      </w:r>
      <w:r w:rsidR="009E79F6">
        <w:rPr>
          <w:lang w:val="de-DE"/>
        </w:rPr>
        <w:t xml:space="preserve"> und zum Schluss in Abschnitt </w:t>
      </w:r>
      <w:r w:rsidR="009E79F6">
        <w:rPr>
          <w:lang w:val="de-DE"/>
        </w:rPr>
        <w:fldChar w:fldCharType="begin"/>
      </w:r>
      <w:r w:rsidR="009E79F6">
        <w:rPr>
          <w:lang w:val="de-DE"/>
        </w:rPr>
        <w:instrText xml:space="preserve"> REF _Ref506889366 \r \h </w:instrText>
      </w:r>
      <w:r w:rsidR="009E79F6">
        <w:rPr>
          <w:lang w:val="de-DE"/>
        </w:rPr>
      </w:r>
      <w:r w:rsidR="009E79F6">
        <w:rPr>
          <w:lang w:val="de-DE"/>
        </w:rPr>
        <w:fldChar w:fldCharType="separate"/>
      </w:r>
      <w:r w:rsidR="001A5BD7">
        <w:rPr>
          <w:lang w:val="de-DE"/>
        </w:rPr>
        <w:t>2.3.2</w:t>
      </w:r>
      <w:r w:rsidR="009E79F6">
        <w:rPr>
          <w:lang w:val="de-DE"/>
        </w:rPr>
        <w:fldChar w:fldCharType="end"/>
      </w:r>
      <w:r w:rsidR="009E79F6">
        <w:rPr>
          <w:lang w:val="de-DE"/>
        </w:rPr>
        <w:t xml:space="preserve"> werden wir die Grundtheorie der PROFINET IRT untersuchen. </w:t>
      </w:r>
    </w:p>
    <w:p w14:paraId="547CF8F7" w14:textId="37981794" w:rsidR="00A645D5" w:rsidRPr="008A3951" w:rsidRDefault="00A50B7E" w:rsidP="00A645D5">
      <w:pPr>
        <w:pStyle w:val="berschrift3"/>
      </w:pPr>
      <w:bookmarkStart w:id="45" w:name="_Ref506889223"/>
      <w:bookmarkStart w:id="46" w:name="_Toc515437503"/>
      <w:r w:rsidRPr="008A3951">
        <w:t>PROFIBUS</w:t>
      </w:r>
      <w:bookmarkEnd w:id="45"/>
      <w:bookmarkEnd w:id="46"/>
    </w:p>
    <w:p w14:paraId="16281C02" w14:textId="74572792" w:rsidR="009E79F6" w:rsidRDefault="009E79F6" w:rsidP="009E79F6">
      <w:pPr>
        <w:pStyle w:val="Textkrper"/>
      </w:pPr>
      <w:r w:rsidRPr="009E79F6">
        <w:t>PROFIBUS war einst ein von</w:t>
      </w:r>
      <w:r w:rsidR="00866367">
        <w:t xml:space="preserve"> SIEMENS</w:t>
      </w:r>
      <w:r w:rsidRPr="009E79F6">
        <w:t xml:space="preserve"> </w:t>
      </w:r>
      <w:sdt>
        <w:sdtPr>
          <w:id w:val="947664962"/>
          <w:citation/>
        </w:sdtPr>
        <w:sdtEndPr/>
        <w:sdtContent>
          <w:r w:rsidR="00866367">
            <w:fldChar w:fldCharType="begin"/>
          </w:r>
          <w:r w:rsidR="00866367">
            <w:instrText xml:space="preserve"> CITATION Sie18 \l 1031 </w:instrText>
          </w:r>
          <w:r w:rsidR="00866367">
            <w:fldChar w:fldCharType="separate"/>
          </w:r>
          <w:r w:rsidR="00BE3499">
            <w:rPr>
              <w:noProof/>
            </w:rPr>
            <w:t>[5]</w:t>
          </w:r>
          <w:r w:rsidR="00866367">
            <w:fldChar w:fldCharType="end"/>
          </w:r>
        </w:sdtContent>
      </w:sdt>
      <w:r w:rsidR="00866367">
        <w:t xml:space="preserve"> </w:t>
      </w:r>
      <w:r w:rsidRPr="009E79F6">
        <w:t>entwickelter Standard für die Feldbus-Kommunikation in der Automatisierungstechnik.</w:t>
      </w:r>
      <w:r w:rsidR="00472E8E">
        <w:t xml:space="preserve"> Es ist heute der universelle Feldbus, der breite Anwendung in der industriellen Kommunikation und Gebäudeautomatisierung finden. Es ermöglicht die Verkopplung von Geräte verschiedenen Hersteller ohne besonderes Schnittellenanpassung. </w:t>
      </w:r>
    </w:p>
    <w:p w14:paraId="27F8E17E" w14:textId="04593590" w:rsidR="00472E8E" w:rsidRDefault="00472E8E" w:rsidP="00472E8E">
      <w:pPr>
        <w:pStyle w:val="TextkrperEinzug"/>
        <w:ind w:firstLine="0"/>
        <w:rPr>
          <w:lang w:val="de-DE"/>
        </w:rPr>
      </w:pPr>
    </w:p>
    <w:p w14:paraId="6D688078" w14:textId="04C071E1" w:rsidR="00472E8E" w:rsidRDefault="00472E8E" w:rsidP="00472E8E">
      <w:pPr>
        <w:pStyle w:val="TextkrperEinzug"/>
        <w:ind w:firstLine="0"/>
        <w:rPr>
          <w:lang w:val="de-DE"/>
        </w:rPr>
      </w:pPr>
      <w:r>
        <w:rPr>
          <w:lang w:val="de-DE"/>
        </w:rPr>
        <w:t>PR</w:t>
      </w:r>
      <w:r w:rsidR="00137E18">
        <w:rPr>
          <w:lang w:val="de-DE"/>
        </w:rPr>
        <w:t>OFIBUS unterscheidet zwei</w:t>
      </w:r>
      <w:r>
        <w:rPr>
          <w:lang w:val="de-DE"/>
        </w:rPr>
        <w:t xml:space="preserve"> Gerätetype nämlich:</w:t>
      </w:r>
    </w:p>
    <w:p w14:paraId="20B79B81" w14:textId="1A40ED5A" w:rsidR="00472E8E" w:rsidRDefault="00472E8E" w:rsidP="003F1886">
      <w:pPr>
        <w:pStyle w:val="TextkrperEinzug"/>
        <w:numPr>
          <w:ilvl w:val="0"/>
          <w:numId w:val="14"/>
        </w:numPr>
        <w:rPr>
          <w:lang w:val="de-DE"/>
        </w:rPr>
      </w:pPr>
      <w:r w:rsidRPr="00472E8E">
        <w:rPr>
          <w:b/>
          <w:lang w:val="de-DE"/>
        </w:rPr>
        <w:t>Master-Gerät</w:t>
      </w:r>
      <w:r>
        <w:rPr>
          <w:lang w:val="de-DE"/>
        </w:rPr>
        <w:t>:</w:t>
      </w:r>
      <w:r w:rsidRPr="00472E8E">
        <w:t xml:space="preserve"> </w:t>
      </w:r>
      <w:r>
        <w:rPr>
          <w:lang w:val="de-DE"/>
        </w:rPr>
        <w:t>Er</w:t>
      </w:r>
      <w:r w:rsidRPr="00472E8E">
        <w:rPr>
          <w:lang w:val="de-DE"/>
        </w:rPr>
        <w:t xml:space="preserve"> ist ein sogenannter „aktiver Teilnehmer“, der den gesamten Datenverkehr auf dem Bus bestimmt. Er ist als einziger befugt, unaufgefordert auf eine Ressource zuzugreifen und Nachrichten ohne externe Aufforderung zu versenden.</w:t>
      </w:r>
    </w:p>
    <w:p w14:paraId="27D48440" w14:textId="55B00935" w:rsidR="00472E8E" w:rsidRDefault="00472E8E" w:rsidP="003F1886">
      <w:pPr>
        <w:pStyle w:val="TextkrperEinzug"/>
        <w:numPr>
          <w:ilvl w:val="0"/>
          <w:numId w:val="14"/>
        </w:numPr>
        <w:rPr>
          <w:lang w:val="de-DE"/>
        </w:rPr>
      </w:pPr>
      <w:r w:rsidRPr="00472E8E">
        <w:rPr>
          <w:b/>
          <w:lang w:val="de-DE"/>
        </w:rPr>
        <w:t>Slave</w:t>
      </w:r>
      <w:r>
        <w:rPr>
          <w:b/>
          <w:lang w:val="de-DE"/>
        </w:rPr>
        <w:t xml:space="preserve">-Gerät: </w:t>
      </w:r>
      <w:r>
        <w:rPr>
          <w:lang w:val="de-DE"/>
        </w:rPr>
        <w:t>Der</w:t>
      </w:r>
      <w:r w:rsidRPr="00472E8E">
        <w:rPr>
          <w:lang w:val="de-DE"/>
        </w:rPr>
        <w:t xml:space="preserve"> </w:t>
      </w:r>
      <w:r>
        <w:rPr>
          <w:lang w:val="de-DE"/>
        </w:rPr>
        <w:t>Slasve ist</w:t>
      </w:r>
      <w:r w:rsidRPr="00472E8E">
        <w:rPr>
          <w:lang w:val="de-DE"/>
        </w:rPr>
        <w:t xml:space="preserve"> im Gegenzug „passive Teilnehmer“, welche keine eigenständige Zugriffsberechtigung auf die Res</w:t>
      </w:r>
      <w:r>
        <w:rPr>
          <w:lang w:val="de-DE"/>
        </w:rPr>
        <w:t>source habt</w:t>
      </w:r>
      <w:r w:rsidRPr="00472E8E">
        <w:rPr>
          <w:lang w:val="de-DE"/>
        </w:rPr>
        <w:t>. Er muss für einen Buszugriff direkt von dem Master aufgefordert werden.</w:t>
      </w:r>
    </w:p>
    <w:p w14:paraId="1515A025" w14:textId="066CD20B" w:rsidR="00472E8E" w:rsidRDefault="00472E8E" w:rsidP="00472E8E">
      <w:pPr>
        <w:pStyle w:val="TextkrperEinzug"/>
        <w:rPr>
          <w:lang w:val="de-DE"/>
        </w:rPr>
      </w:pPr>
    </w:p>
    <w:p w14:paraId="3C121342" w14:textId="0037AC01" w:rsidR="00472E8E" w:rsidRDefault="00137E18" w:rsidP="00472E8E">
      <w:pPr>
        <w:pStyle w:val="TextkrperEinzug"/>
        <w:ind w:firstLine="0"/>
        <w:rPr>
          <w:lang w:val="de-DE"/>
        </w:rPr>
      </w:pPr>
      <w:r>
        <w:rPr>
          <w:lang w:val="de-DE"/>
        </w:rPr>
        <w:t>PROFIBUS besitzt drei Protokollvarianten nämlich:</w:t>
      </w:r>
    </w:p>
    <w:p w14:paraId="776D999E" w14:textId="70F511A9" w:rsidR="00137E18" w:rsidRDefault="00137E18" w:rsidP="003F1886">
      <w:pPr>
        <w:pStyle w:val="TextkrperEinzug"/>
        <w:numPr>
          <w:ilvl w:val="0"/>
          <w:numId w:val="15"/>
        </w:numPr>
        <w:rPr>
          <w:lang w:val="de-DE"/>
        </w:rPr>
      </w:pPr>
      <w:r w:rsidRPr="00137E18">
        <w:rPr>
          <w:b/>
          <w:lang w:val="de-DE"/>
        </w:rPr>
        <w:t>PROFIBUS DP</w:t>
      </w:r>
      <w:r>
        <w:rPr>
          <w:lang w:val="de-DE"/>
        </w:rPr>
        <w:t xml:space="preserve"> (Dezentrale Peripherie): dient z</w:t>
      </w:r>
      <w:r w:rsidRPr="00137E18">
        <w:rPr>
          <w:lang w:val="de-DE"/>
        </w:rPr>
        <w:t>ur Kommunikation zwischen zentralen Automatisierungsgeräten und dezentralen Feldgeräten, durch eine serielle Verbindung. Technische Weiterentwicklungen sind der PROFIBUS-DP/V1 und der PROFIBUS-DP/V2.</w:t>
      </w:r>
    </w:p>
    <w:p w14:paraId="04B362DB" w14:textId="39752AC5" w:rsidR="00137E18" w:rsidRDefault="00137E18" w:rsidP="003F1886">
      <w:pPr>
        <w:pStyle w:val="TextkrperEinzug"/>
        <w:numPr>
          <w:ilvl w:val="0"/>
          <w:numId w:val="15"/>
        </w:numPr>
        <w:rPr>
          <w:lang w:val="de-DE"/>
        </w:rPr>
      </w:pPr>
      <w:r w:rsidRPr="00137E18">
        <w:rPr>
          <w:b/>
          <w:lang w:val="de-DE"/>
        </w:rPr>
        <w:t>PROFIBUS PA</w:t>
      </w:r>
      <w:r w:rsidRPr="00137E18">
        <w:rPr>
          <w:lang w:val="de-DE"/>
        </w:rPr>
        <w:t xml:space="preserve"> (Prozess-Automation)</w:t>
      </w:r>
      <w:r>
        <w:rPr>
          <w:lang w:val="de-DE"/>
        </w:rPr>
        <w:t>:</w:t>
      </w:r>
      <w:r w:rsidRPr="00137E18">
        <w:rPr>
          <w:lang w:val="de-DE"/>
        </w:rPr>
        <w:t xml:space="preserve"> welcher vorrangig im Gebiet der Verfahrenstechnik eingesetzt wird, ist für die Kommunikation zwischen Mess- und Prozessgeräten oder zwischen Aktoren und Prozessleitsystemen zuständig.</w:t>
      </w:r>
    </w:p>
    <w:p w14:paraId="5EF6AA9F" w14:textId="68DAC173" w:rsidR="00137E18" w:rsidRPr="00137E18" w:rsidRDefault="00137E18" w:rsidP="003F1886">
      <w:pPr>
        <w:pStyle w:val="TextkrperEinzug"/>
        <w:numPr>
          <w:ilvl w:val="0"/>
          <w:numId w:val="15"/>
        </w:numPr>
        <w:rPr>
          <w:lang w:val="de-DE"/>
        </w:rPr>
      </w:pPr>
      <w:r w:rsidRPr="00137E18">
        <w:rPr>
          <w:b/>
          <w:lang w:val="de-DE"/>
        </w:rPr>
        <w:t>PROFIBUS FMS</w:t>
      </w:r>
      <w:r w:rsidRPr="00137E18">
        <w:rPr>
          <w:lang w:val="de-DE"/>
        </w:rPr>
        <w:t xml:space="preserve"> (Fieldbus Message Specification)</w:t>
      </w:r>
      <w:r>
        <w:rPr>
          <w:lang w:val="de-DE"/>
        </w:rPr>
        <w:t>: h</w:t>
      </w:r>
      <w:r w:rsidRPr="00137E18">
        <w:rPr>
          <w:lang w:val="de-DE"/>
        </w:rPr>
        <w:t xml:space="preserve">eute wird diese Variante nach und </w:t>
      </w:r>
      <w:r>
        <w:rPr>
          <w:lang w:val="de-DE"/>
        </w:rPr>
        <w:t xml:space="preserve">nach von PROFIBUS DP übernommen und </w:t>
      </w:r>
      <w:r w:rsidRPr="00137E18">
        <w:rPr>
          <w:lang w:val="de-DE"/>
        </w:rPr>
        <w:t>war in der Automatisierungstechnik für komplexe Maschinen und Anlagen vorgesehen</w:t>
      </w:r>
      <w:r>
        <w:rPr>
          <w:lang w:val="de-DE"/>
        </w:rPr>
        <w:t>.</w:t>
      </w:r>
    </w:p>
    <w:p w14:paraId="2F325BC7" w14:textId="77777777" w:rsidR="00137E18" w:rsidRDefault="00137E18" w:rsidP="00472E8E">
      <w:pPr>
        <w:pStyle w:val="TextkrperEinzug"/>
        <w:ind w:firstLine="0"/>
        <w:rPr>
          <w:lang w:val="de-DE"/>
        </w:rPr>
      </w:pPr>
    </w:p>
    <w:p w14:paraId="7A40B9FD" w14:textId="480C72E7" w:rsidR="00137E18" w:rsidRDefault="00137E18" w:rsidP="00472E8E">
      <w:pPr>
        <w:pStyle w:val="TextkrperEinzug"/>
        <w:ind w:firstLine="0"/>
        <w:rPr>
          <w:lang w:val="de-DE"/>
        </w:rPr>
      </w:pPr>
      <w:r>
        <w:rPr>
          <w:lang w:val="de-DE"/>
        </w:rPr>
        <w:t>Die charakteristischen Merkmale eine PROFIBUS-Geräts werden in Form eines elektronischen Gerätedatenblatts</w:t>
      </w:r>
      <w:r w:rsidR="00553FFB">
        <w:rPr>
          <w:lang w:val="de-DE"/>
        </w:rPr>
        <w:t xml:space="preserve"> die sogenannte GSD-Dateien</w:t>
      </w:r>
      <w:r>
        <w:rPr>
          <w:lang w:val="de-DE"/>
        </w:rPr>
        <w:t xml:space="preserve"> festgelegt. </w:t>
      </w:r>
      <w:r w:rsidR="00553FFB">
        <w:rPr>
          <w:lang w:val="de-DE"/>
        </w:rPr>
        <w:t>Anhang dieser Datei werden wir in der Implementierung benötigt, um die Information darzustellen.</w:t>
      </w:r>
    </w:p>
    <w:p w14:paraId="2DD401AF" w14:textId="031F5D8F" w:rsidR="00137E18" w:rsidRDefault="00137E18" w:rsidP="00472E8E">
      <w:pPr>
        <w:pStyle w:val="TextkrperEinzug"/>
        <w:ind w:firstLine="0"/>
        <w:rPr>
          <w:lang w:val="de-DE"/>
        </w:rPr>
      </w:pPr>
    </w:p>
    <w:p w14:paraId="6554D704" w14:textId="5E631A0D" w:rsidR="00137E18" w:rsidRDefault="00553FFB" w:rsidP="00472E8E">
      <w:pPr>
        <w:pStyle w:val="TextkrperEinzug"/>
        <w:ind w:firstLine="0"/>
        <w:rPr>
          <w:lang w:val="de-DE"/>
        </w:rPr>
      </w:pPr>
      <w:r>
        <w:rPr>
          <w:lang w:val="de-DE"/>
        </w:rPr>
        <w:t xml:space="preserve">Mit dem PROFIBUS kann ein System mit folgende </w:t>
      </w:r>
      <w:r w:rsidR="008172EF">
        <w:rPr>
          <w:lang w:val="de-DE"/>
        </w:rPr>
        <w:t>Verfahren</w:t>
      </w:r>
      <w:r>
        <w:rPr>
          <w:lang w:val="de-DE"/>
        </w:rPr>
        <w:t xml:space="preserve"> realisiert werden</w:t>
      </w:r>
      <w:r w:rsidR="008172EF">
        <w:rPr>
          <w:lang w:val="de-DE"/>
        </w:rPr>
        <w:t>:</w:t>
      </w:r>
    </w:p>
    <w:p w14:paraId="027849AD" w14:textId="4DA3E58D" w:rsidR="008172EF" w:rsidRDefault="008172EF" w:rsidP="003F1886">
      <w:pPr>
        <w:pStyle w:val="TextkrperEinzug"/>
        <w:numPr>
          <w:ilvl w:val="0"/>
          <w:numId w:val="16"/>
        </w:numPr>
        <w:rPr>
          <w:lang w:val="de-DE"/>
        </w:rPr>
      </w:pPr>
      <w:r>
        <w:rPr>
          <w:lang w:val="de-DE"/>
        </w:rPr>
        <w:t>reine Master-Slave-System</w:t>
      </w:r>
    </w:p>
    <w:p w14:paraId="179812CD" w14:textId="538592FC" w:rsidR="008172EF" w:rsidRDefault="008172EF" w:rsidP="003F1886">
      <w:pPr>
        <w:pStyle w:val="TextkrperEinzug"/>
        <w:numPr>
          <w:ilvl w:val="0"/>
          <w:numId w:val="16"/>
        </w:numPr>
        <w:rPr>
          <w:lang w:val="de-DE"/>
        </w:rPr>
      </w:pPr>
      <w:r>
        <w:rPr>
          <w:lang w:val="de-DE"/>
        </w:rPr>
        <w:t>reine Master-Master System</w:t>
      </w:r>
    </w:p>
    <w:p w14:paraId="49A61F8D" w14:textId="2A74C3D8" w:rsidR="008172EF" w:rsidRDefault="008172EF" w:rsidP="003F1886">
      <w:pPr>
        <w:pStyle w:val="TextkrperEinzug"/>
        <w:numPr>
          <w:ilvl w:val="0"/>
          <w:numId w:val="16"/>
        </w:numPr>
        <w:rPr>
          <w:lang w:val="de-DE"/>
        </w:rPr>
      </w:pPr>
      <w:r>
        <w:rPr>
          <w:lang w:val="de-DE"/>
        </w:rPr>
        <w:t>Eine Kombination von beiden Verfahren</w:t>
      </w:r>
    </w:p>
    <w:p w14:paraId="5C89EC3D" w14:textId="595E4CEF" w:rsidR="008172EF" w:rsidRDefault="008172EF" w:rsidP="008172EF">
      <w:pPr>
        <w:pStyle w:val="TextkrperEinzug"/>
        <w:rPr>
          <w:lang w:val="de-DE"/>
        </w:rPr>
      </w:pPr>
    </w:p>
    <w:p w14:paraId="11BA59B3" w14:textId="05F727A7" w:rsidR="008172EF" w:rsidRDefault="008172EF" w:rsidP="008172EF">
      <w:pPr>
        <w:pStyle w:val="TextkrperEinzug"/>
        <w:rPr>
          <w:lang w:val="de-DE"/>
        </w:rPr>
      </w:pPr>
    </w:p>
    <w:p w14:paraId="75B8F314" w14:textId="484B5292" w:rsidR="008172EF" w:rsidRDefault="008172EF" w:rsidP="008172EF">
      <w:pPr>
        <w:pStyle w:val="TextkrperEinzug"/>
        <w:rPr>
          <w:lang w:val="de-DE"/>
        </w:rPr>
      </w:pPr>
    </w:p>
    <w:p w14:paraId="003E19F4" w14:textId="77777777" w:rsidR="00AC0220" w:rsidRDefault="00AC0220" w:rsidP="00AC0220">
      <w:pPr>
        <w:pStyle w:val="TextkrperEinzug"/>
        <w:keepNext/>
      </w:pPr>
      <w:r>
        <w:rPr>
          <w:noProof/>
          <w:lang w:val="de-DE"/>
        </w:rPr>
        <w:lastRenderedPageBreak/>
        <w:drawing>
          <wp:inline distT="0" distB="0" distL="0" distR="0" wp14:anchorId="393BD821" wp14:editId="522DF07A">
            <wp:extent cx="5140325" cy="2619375"/>
            <wp:effectExtent l="0" t="0" r="317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40325" cy="2619375"/>
                    </a:xfrm>
                    <a:prstGeom prst="rect">
                      <a:avLst/>
                    </a:prstGeom>
                    <a:effectLst>
                      <a:innerShdw blurRad="63500" dist="50800" dir="8100000">
                        <a:prstClr val="black">
                          <a:alpha val="50000"/>
                        </a:prstClr>
                      </a:innerShdw>
                    </a:effectLst>
                  </pic:spPr>
                </pic:pic>
              </a:graphicData>
            </a:graphic>
          </wp:inline>
        </w:drawing>
      </w:r>
    </w:p>
    <w:p w14:paraId="69765CB6" w14:textId="2D9A7DCA" w:rsidR="00AC0220" w:rsidRDefault="00AC0220" w:rsidP="00AC0220">
      <w:pPr>
        <w:pStyle w:val="Beschriftung"/>
        <w:jc w:val="both"/>
      </w:pPr>
      <w:bookmarkStart w:id="47" w:name="_Toc511225565"/>
      <w:r>
        <w:t xml:space="preserve">Abbildung </w:t>
      </w:r>
      <w:r w:rsidR="00B5557A">
        <w:fldChar w:fldCharType="begin"/>
      </w:r>
      <w:r w:rsidR="00B5557A">
        <w:instrText xml:space="preserve"> SEQ Abbildung \* ARABIC </w:instrText>
      </w:r>
      <w:r w:rsidR="00B5557A">
        <w:fldChar w:fldCharType="separate"/>
      </w:r>
      <w:r w:rsidR="001A5BD7">
        <w:rPr>
          <w:noProof/>
        </w:rPr>
        <w:t>7</w:t>
      </w:r>
      <w:r w:rsidR="00B5557A">
        <w:rPr>
          <w:noProof/>
        </w:rPr>
        <w:fldChar w:fldCharType="end"/>
      </w:r>
      <w:r>
        <w:t xml:space="preserve">: </w:t>
      </w:r>
      <w:r w:rsidRPr="0048378F">
        <w:t>Beispielhafte Topologie zur Verdeutlichung der PROFIBUS-System  in der industriellen Kommunikation mit einem Master-Slave-Verfahren</w:t>
      </w:r>
      <w:bookmarkEnd w:id="47"/>
    </w:p>
    <w:p w14:paraId="03267C1A" w14:textId="27B69037" w:rsidR="00DE1342" w:rsidRPr="00DE1342" w:rsidRDefault="00DE1342" w:rsidP="00DE1342">
      <w:pPr>
        <w:pStyle w:val="TextkrperEinzug"/>
        <w:ind w:firstLine="0"/>
        <w:rPr>
          <w:lang w:val="de-DE"/>
        </w:rPr>
      </w:pPr>
      <w:r>
        <w:rPr>
          <w:lang w:val="de-DE"/>
        </w:rPr>
        <w:t xml:space="preserve">Abbildung 6 zeigt eine PROBUS-System im Einsatz mit Master-Salve </w:t>
      </w:r>
      <w:r w:rsidR="00F466F6">
        <w:rPr>
          <w:lang w:val="de-DE"/>
        </w:rPr>
        <w:t>Verfahren. Hierbei sind</w:t>
      </w:r>
      <w:r>
        <w:rPr>
          <w:lang w:val="de-DE"/>
        </w:rPr>
        <w:t xml:space="preserve"> 2 POFIBUS-</w:t>
      </w:r>
      <w:r w:rsidR="00F466F6">
        <w:rPr>
          <w:lang w:val="de-DE"/>
        </w:rPr>
        <w:t xml:space="preserve">Geräte (PLC und PC) und den Rest </w:t>
      </w:r>
      <w:r>
        <w:rPr>
          <w:lang w:val="de-DE"/>
        </w:rPr>
        <w:t xml:space="preserve">sind </w:t>
      </w:r>
      <w:r w:rsidR="00F466F6">
        <w:rPr>
          <w:lang w:val="de-DE"/>
        </w:rPr>
        <w:t>PROFIBUS</w:t>
      </w:r>
      <w:r>
        <w:rPr>
          <w:lang w:val="de-DE"/>
        </w:rPr>
        <w:t>-Slave.</w:t>
      </w:r>
      <w:r w:rsidR="00F466F6">
        <w:rPr>
          <w:lang w:val="de-DE"/>
        </w:rPr>
        <w:t xml:space="preserve"> Die Daten sind sowohl zyklisch als auch azyklisch </w:t>
      </w:r>
      <w:r w:rsidR="00C12CDC">
        <w:rPr>
          <w:lang w:val="de-DE"/>
        </w:rPr>
        <w:t xml:space="preserve">Prozessdaten </w:t>
      </w:r>
      <w:r w:rsidR="00F466F6">
        <w:rPr>
          <w:lang w:val="de-DE"/>
        </w:rPr>
        <w:t xml:space="preserve">von einer Station zu andere Station gesendet. In der Praxis dient die PC zur Konfiguration des Systems und die PLC zur Steuerung </w:t>
      </w:r>
      <w:r w:rsidR="00C12CDC">
        <w:rPr>
          <w:lang w:val="de-DE"/>
        </w:rPr>
        <w:t>des</w:t>
      </w:r>
      <w:r w:rsidR="00F466F6">
        <w:rPr>
          <w:lang w:val="de-DE"/>
        </w:rPr>
        <w:t xml:space="preserve"> </w:t>
      </w:r>
      <w:r w:rsidR="006E5C1C">
        <w:rPr>
          <w:lang w:val="de-DE"/>
        </w:rPr>
        <w:t>gesamten Systems</w:t>
      </w:r>
      <w:r w:rsidR="00C12CDC">
        <w:rPr>
          <w:lang w:val="de-DE"/>
        </w:rPr>
        <w:t>.</w:t>
      </w:r>
    </w:p>
    <w:p w14:paraId="11EF384A" w14:textId="59CF495B" w:rsidR="008172EF" w:rsidRDefault="00AC0220" w:rsidP="008172EF">
      <w:pPr>
        <w:pStyle w:val="TextkrperEinzug"/>
        <w:rPr>
          <w:lang w:val="de-DE"/>
        </w:rPr>
      </w:pPr>
      <w:r>
        <w:rPr>
          <w:noProof/>
        </w:rPr>
        <w:t xml:space="preserve"> </w:t>
      </w:r>
    </w:p>
    <w:p w14:paraId="64140775" w14:textId="77777777" w:rsidR="008172EF" w:rsidRPr="00472E8E" w:rsidRDefault="008172EF" w:rsidP="008172EF">
      <w:pPr>
        <w:pStyle w:val="TextkrperEinzug"/>
        <w:rPr>
          <w:lang w:val="de-DE"/>
        </w:rPr>
      </w:pPr>
    </w:p>
    <w:p w14:paraId="569B3BCA" w14:textId="03B86205" w:rsidR="00A645D5" w:rsidRDefault="00A645D5" w:rsidP="00137E18">
      <w:pPr>
        <w:pStyle w:val="berschrift3"/>
      </w:pPr>
      <w:bookmarkStart w:id="48" w:name="_Ref506889366"/>
      <w:bookmarkStart w:id="49" w:name="_Toc515437504"/>
      <w:r w:rsidRPr="008A3951">
        <w:t>PROFINET-</w:t>
      </w:r>
      <w:r w:rsidR="00622906" w:rsidRPr="008A3951">
        <w:t xml:space="preserve"> I</w:t>
      </w:r>
      <w:bookmarkEnd w:id="48"/>
      <w:r w:rsidR="008A3951" w:rsidRPr="008A3951">
        <w:t>RT</w:t>
      </w:r>
      <w:bookmarkEnd w:id="49"/>
    </w:p>
    <w:p w14:paraId="22D4CF50" w14:textId="7128CADA" w:rsidR="00A03BBA" w:rsidRPr="00A03BBA" w:rsidRDefault="00A03BBA" w:rsidP="00A03BBA">
      <w:pPr>
        <w:pStyle w:val="Textkrper"/>
      </w:pPr>
      <w:r>
        <w:t>PROFINET IRT</w:t>
      </w:r>
      <w:r>
        <w:rPr>
          <w:rStyle w:val="Funotenzeichen"/>
        </w:rPr>
        <w:footnoteReference w:id="9"/>
      </w:r>
      <w:r>
        <w:t xml:space="preserve"> ist eine Erweiterung von Protokoll PROFINET</w:t>
      </w:r>
      <w:r w:rsidR="000B53B9">
        <w:rPr>
          <w:rStyle w:val="Funotenzeichen"/>
        </w:rPr>
        <w:footnoteReference w:id="10"/>
      </w:r>
      <w:r>
        <w:t xml:space="preserve"> (</w:t>
      </w:r>
      <w:r w:rsidR="000B53B9" w:rsidRPr="000B53B9">
        <w:t>Process Field Network</w:t>
      </w:r>
      <w:r>
        <w:t xml:space="preserve">). Im </w:t>
      </w:r>
      <w:r w:rsidRPr="00A03BBA">
        <w:t>Isochronous-Real-Time</w:t>
      </w:r>
      <w:r>
        <w:t xml:space="preserve"> (IRT)</w:t>
      </w:r>
      <w:r w:rsidR="000B53B9">
        <w:t xml:space="preserve"> </w:t>
      </w:r>
      <w:r>
        <w:t>Konzept ist der taktsynchrone Datenaustausch mit PROFINET definiert. Die Datenaustausch-Zyklen liegen normalerweise im Bereich von wenigen hundert Mikrosekunden bis zu einer Millisekunde. Der Unterschied zur Real-Time-Kommunikation liegt im Wesentlichen in Determinismus, so dass der Beginn eines Buszyklus mit höchster Präzision eingehalten wird</w:t>
      </w:r>
      <w:sdt>
        <w:sdtPr>
          <w:id w:val="2061518064"/>
          <w:citation/>
        </w:sdtPr>
        <w:sdtEndPr/>
        <w:sdtContent>
          <w:r>
            <w:fldChar w:fldCharType="begin"/>
          </w:r>
          <w:r>
            <w:instrText xml:space="preserve"> CITATION HMS15 \l 1031 </w:instrText>
          </w:r>
          <w:r>
            <w:fldChar w:fldCharType="separate"/>
          </w:r>
          <w:r w:rsidR="00BE3499">
            <w:rPr>
              <w:noProof/>
            </w:rPr>
            <w:t xml:space="preserve"> [6]</w:t>
          </w:r>
          <w:r>
            <w:fldChar w:fldCharType="end"/>
          </w:r>
        </w:sdtContent>
      </w:sdt>
      <w:r>
        <w:t xml:space="preserve">. </w:t>
      </w:r>
      <w:r w:rsidR="000B53B9">
        <w:t xml:space="preserve">IRT benötigt man beispielweise bei Motion-Control-Anwendungen (Positioniervorgänge). </w:t>
      </w:r>
    </w:p>
    <w:p w14:paraId="3BF28F68" w14:textId="6056F916" w:rsidR="009439BF" w:rsidRPr="00762C75" w:rsidRDefault="009439BF" w:rsidP="00866367">
      <w:pPr>
        <w:pStyle w:val="TextkrperEinzug"/>
        <w:rPr>
          <w:i/>
          <w:lang w:val="de-DE"/>
        </w:rPr>
      </w:pPr>
    </w:p>
    <w:p w14:paraId="19D339A4" w14:textId="7BA14234" w:rsidR="00AF42A8" w:rsidRPr="00762C75" w:rsidRDefault="00AF42A8" w:rsidP="00192D95">
      <w:pPr>
        <w:rPr>
          <w:rFonts w:cs="CMR12"/>
          <w:b w:val="0"/>
          <w:i/>
          <w:sz w:val="24"/>
        </w:rPr>
      </w:pPr>
      <w:r w:rsidRPr="00762C75">
        <w:rPr>
          <w:i/>
        </w:rPr>
        <w:br w:type="page"/>
      </w:r>
    </w:p>
    <w:p w14:paraId="2F1CB4DA" w14:textId="3EB10CEE" w:rsidR="006C2EC2" w:rsidRPr="009E75E2" w:rsidRDefault="00C62BFE" w:rsidP="009E75E2">
      <w:pPr>
        <w:pStyle w:val="berschrift1"/>
      </w:pPr>
      <w:bookmarkStart w:id="50" w:name="_Toc515437505"/>
      <w:r w:rsidRPr="0070563D">
        <w:lastRenderedPageBreak/>
        <w:t>Ausgangssituation</w:t>
      </w:r>
      <w:r w:rsidR="001F24E3">
        <w:t xml:space="preserve"> </w:t>
      </w:r>
      <w:r w:rsidR="00134E21">
        <w:t>(Istzustand)</w:t>
      </w:r>
      <w:bookmarkEnd w:id="50"/>
    </w:p>
    <w:p w14:paraId="39C1F81B" w14:textId="3847DB77" w:rsidR="00134E21" w:rsidRPr="00134E21" w:rsidRDefault="00134E21" w:rsidP="00134E21">
      <w:pPr>
        <w:pStyle w:val="TextkrperEinzug"/>
        <w:ind w:firstLine="0"/>
        <w:rPr>
          <w:lang w:val="de-DE"/>
        </w:rPr>
      </w:pPr>
      <w:r w:rsidRPr="00134E21">
        <w:rPr>
          <w:lang w:val="de-DE"/>
        </w:rPr>
        <w:t>Die Hilscher Gesellschaft für Systemautomation mbH hat die Fachkompetenz für die Entwicklung und Produktion industrieller Kommunikationslösungen für die moderne Fabrikautomation. Mit der Tendenz „Industrie 4</w:t>
      </w:r>
      <w:r>
        <w:t>.0</w:t>
      </w:r>
      <w:r w:rsidR="0044713D">
        <w:rPr>
          <w:lang w:val="de-DE"/>
        </w:rPr>
        <w:t>“</w:t>
      </w:r>
      <w:sdt>
        <w:sdtPr>
          <w:rPr>
            <w:lang w:val="de-DE"/>
          </w:rPr>
          <w:id w:val="-1027326646"/>
          <w:citation/>
        </w:sdtPr>
        <w:sdtEndPr/>
        <w:sdtContent>
          <w:r w:rsidR="0044713D">
            <w:rPr>
              <w:lang w:val="de-DE"/>
            </w:rPr>
            <w:fldChar w:fldCharType="begin"/>
          </w:r>
          <w:r w:rsidR="0044713D">
            <w:rPr>
              <w:lang w:val="de-DE"/>
            </w:rPr>
            <w:instrText xml:space="preserve"> CITATION Hei16 \l 1031 </w:instrText>
          </w:r>
          <w:r w:rsidR="0044713D">
            <w:rPr>
              <w:lang w:val="de-DE"/>
            </w:rPr>
            <w:fldChar w:fldCharType="separate"/>
          </w:r>
          <w:r w:rsidR="00BE3499">
            <w:rPr>
              <w:noProof/>
              <w:lang w:val="de-DE"/>
            </w:rPr>
            <w:t xml:space="preserve"> </w:t>
          </w:r>
          <w:r w:rsidR="00BE3499" w:rsidRPr="00BE3499">
            <w:rPr>
              <w:noProof/>
              <w:lang w:val="de-DE"/>
            </w:rPr>
            <w:t>[7]</w:t>
          </w:r>
          <w:r w:rsidR="0044713D">
            <w:rPr>
              <w:lang w:val="de-DE"/>
            </w:rPr>
            <w:fldChar w:fldCharType="end"/>
          </w:r>
        </w:sdtContent>
      </w:sdt>
      <w:r w:rsidR="0044713D">
        <w:rPr>
          <w:lang w:val="de-DE"/>
        </w:rPr>
        <w:t xml:space="preserve"> </w:t>
      </w:r>
      <w:r w:rsidRPr="00134E21">
        <w:rPr>
          <w:lang w:val="de-DE"/>
        </w:rPr>
        <w:t xml:space="preserve">und den steigenden Anforderungen wurde bei der Firma Hilscher eine neue Software für die Gerätekonfiguration und der Konfiguration industrieller Netzwerke konzipiert. Mit dieser Software „Communication Studio“ soll in Zukunft auch eine web-basierte Konfiguration möglich sein. Durch den modularen Aufbau der Software ist es möglich, den „Topology-Editor“ als „web-Topology-Editor“ zu konzipieren. </w:t>
      </w:r>
    </w:p>
    <w:p w14:paraId="6157F507" w14:textId="77777777" w:rsidR="00134E21" w:rsidRPr="00134E21" w:rsidRDefault="00134E21" w:rsidP="00134E21">
      <w:pPr>
        <w:pStyle w:val="TextkrperEinzug"/>
        <w:rPr>
          <w:lang w:val="de-DE"/>
        </w:rPr>
      </w:pPr>
    </w:p>
    <w:p w14:paraId="19B17792" w14:textId="066009DA" w:rsidR="0044713D" w:rsidRDefault="00134E21" w:rsidP="00134E21">
      <w:pPr>
        <w:pStyle w:val="TextkrperEinzug"/>
        <w:ind w:firstLine="0"/>
        <w:rPr>
          <w:lang w:val="de-DE"/>
        </w:rPr>
      </w:pPr>
      <w:r w:rsidRPr="00134E21">
        <w:rPr>
          <w:lang w:val="de-DE"/>
        </w:rPr>
        <w:t>Die Ist-Aufnahme von „Communication Studio“ wurde nach den im Grundlagenkapitel vorgestellten Techniken erarbeitet. Für die Erfassung der Topologie-Informationen hat sich eine Vielzahl von Methoden herausgebildet. Hierbei werden zunächst die verwendeten Befragungsmethoden für die Ist-Zustand-Analyse kurz vorgestellt</w:t>
      </w:r>
    </w:p>
    <w:p w14:paraId="6D1906DA" w14:textId="1A5D0922" w:rsidR="00B43071" w:rsidRDefault="00B43071" w:rsidP="00B43071">
      <w:pPr>
        <w:pStyle w:val="berschrift2"/>
      </w:pPr>
      <w:bookmarkStart w:id="51" w:name="_Toc515437506"/>
      <w:r>
        <w:t>Was ist „</w:t>
      </w:r>
      <w:r w:rsidRPr="0021712A">
        <w:t>Communication Studio</w:t>
      </w:r>
      <w:r>
        <w:t>“?</w:t>
      </w:r>
      <w:bookmarkEnd w:id="51"/>
    </w:p>
    <w:p w14:paraId="6D820BD6" w14:textId="77777777" w:rsidR="00134E21" w:rsidRDefault="00134E21" w:rsidP="00134E21">
      <w:pPr>
        <w:pStyle w:val="Textkrper"/>
      </w:pPr>
      <w:r>
        <w:t>„</w:t>
      </w:r>
      <w:r>
        <w:rPr>
          <w:i/>
        </w:rPr>
        <w:t>Communication Studio</w:t>
      </w:r>
      <w:r>
        <w:t xml:space="preserve">“, in dieser Arbeit abgekürzt auch </w:t>
      </w:r>
      <w:r>
        <w:rPr>
          <w:i/>
        </w:rPr>
        <w:t>ComStudio</w:t>
      </w:r>
      <w:r>
        <w:t xml:space="preserve"> genannt, ist der Name für das neue Softwareprodukt der Firma Hilscher. Diese Software soll zukünftig die bisherige Software SYCON.net ablösen. Grund für die Ablösung der Software durch das „Communication Studio“ sind unter anderem die schlechte Erweiterbarkeit und dadurch in Zukunft fehlende Funktionalität. </w:t>
      </w:r>
    </w:p>
    <w:p w14:paraId="310D0110" w14:textId="77777777" w:rsidR="00134E21" w:rsidRDefault="00134E21" w:rsidP="00134E21">
      <w:pPr>
        <w:pStyle w:val="TextkrperEinzug"/>
        <w:ind w:firstLine="0"/>
        <w:rPr>
          <w:lang w:val="de-DE"/>
        </w:rPr>
      </w:pPr>
      <w:r>
        <w:rPr>
          <w:lang w:val="de-DE"/>
        </w:rPr>
        <w:t xml:space="preserve">Das ComStudio ist modular aufgebaut und besitzt die Möglichkeit, Softwaremodule über eine Plug-in Schnittstelle zu integrieren. Vorrangig wurde für die Programmierung C# verwendet und die Oberflächen wurden mit WPF erstellt. </w:t>
      </w:r>
    </w:p>
    <w:p w14:paraId="5AEE8114" w14:textId="77777777" w:rsidR="00134E21" w:rsidRDefault="00134E21" w:rsidP="00134E21">
      <w:pPr>
        <w:pStyle w:val="TextkrperEinzug"/>
        <w:ind w:firstLine="0"/>
        <w:rPr>
          <w:lang w:val="de-DE"/>
        </w:rPr>
      </w:pPr>
      <w:r>
        <w:rPr>
          <w:lang w:val="de-DE"/>
        </w:rPr>
        <w:t>Durch geringfügige Anpassungen konnten einige bestehenden Konfigurationsmodule aus der Software SYCON.net im ComStudio wiederverwendet werden. Andere Teile, wie z.B. die Diagnose der Baugruppen wurden neu entwickelt. Dieser Programmteil wurde als „</w:t>
      </w:r>
      <w:r>
        <w:rPr>
          <w:i/>
          <w:lang w:val="de-DE"/>
        </w:rPr>
        <w:t>Web-Diagnoses“</w:t>
      </w:r>
      <w:r>
        <w:rPr>
          <w:lang w:val="de-DE"/>
        </w:rPr>
        <w:t xml:space="preserve"> als Client für browserbasierte Anwendungen auf HTML-, Angular- oder TypeScript-Basis erstellt. Ein Grund hierfür ist die häufigere Nutzung ohne Änderung der Konfiguration und somit ist ein Start der gesamten Software nicht nötig.</w:t>
      </w:r>
    </w:p>
    <w:p w14:paraId="0ADAB3EF" w14:textId="0810F2AE" w:rsidR="00134E21" w:rsidRDefault="00134E21" w:rsidP="00134E21">
      <w:pPr>
        <w:pStyle w:val="TextkrperEinzug"/>
        <w:ind w:firstLine="0"/>
        <w:rPr>
          <w:lang w:val="de-DE"/>
        </w:rPr>
      </w:pPr>
      <w:r>
        <w:rPr>
          <w:lang w:val="de-DE"/>
        </w:rPr>
        <w:fldChar w:fldCharType="begin"/>
      </w:r>
      <w:r>
        <w:rPr>
          <w:lang w:val="de-DE"/>
        </w:rPr>
        <w:instrText xml:space="preserve"> REF _Ref511050888 \h  \* MERGEFORMAT </w:instrText>
      </w:r>
      <w:r>
        <w:rPr>
          <w:lang w:val="de-DE"/>
        </w:rPr>
        <w:fldChar w:fldCharType="separate"/>
      </w:r>
      <w:ins w:id="52" w:author="Ghislain Zeleu" w:date="2018-05-30T16:19:00Z">
        <w:r w:rsidR="001A5BD7">
          <w:rPr>
            <w:b/>
            <w:bCs w:val="0"/>
            <w:lang w:val="de-DE"/>
          </w:rPr>
          <w:t>Fehler! Verweisquelle konnte nicht gefunden werden.</w:t>
        </w:r>
      </w:ins>
      <w:del w:id="53" w:author="Ghislain Zeleu" w:date="2018-05-30T16:18:00Z">
        <w:r w:rsidDel="001A5BD7">
          <w:rPr>
            <w:lang w:val="de-DE"/>
          </w:rPr>
          <w:delText xml:space="preserve">Abbildung </w:delText>
        </w:r>
        <w:r w:rsidDel="001A5BD7">
          <w:rPr>
            <w:noProof/>
            <w:lang w:val="de-DE"/>
          </w:rPr>
          <w:delText>8</w:delText>
        </w:r>
      </w:del>
      <w:r>
        <w:rPr>
          <w:lang w:val="de-DE"/>
        </w:rPr>
        <w:fldChar w:fldCharType="end"/>
      </w:r>
      <w:r>
        <w:rPr>
          <w:lang w:val="de-DE"/>
        </w:rPr>
        <w:t xml:space="preserve"> zeigt die wichtigsten Module des „Communication Studios“. Diese Module bieten den Vorteil, das die Software mit den steigenden Anforderungen mitwachsen kann. </w:t>
      </w:r>
    </w:p>
    <w:p w14:paraId="1CFA7D00" w14:textId="77777777" w:rsidR="00563476" w:rsidRDefault="00563476" w:rsidP="00B43071">
      <w:pPr>
        <w:pStyle w:val="Textkrper"/>
      </w:pPr>
    </w:p>
    <w:p w14:paraId="0C4DDC6D" w14:textId="77777777" w:rsidR="00563476" w:rsidRDefault="00563476" w:rsidP="00B43071">
      <w:pPr>
        <w:pStyle w:val="Textkrper"/>
      </w:pPr>
    </w:p>
    <w:p w14:paraId="075A003C" w14:textId="77777777" w:rsidR="00AC00ED" w:rsidRDefault="00563476" w:rsidP="00AC00ED">
      <w:pPr>
        <w:pStyle w:val="TextkrperEinzug"/>
        <w:keepNext/>
      </w:pPr>
      <w:r>
        <w:rPr>
          <w:noProof/>
          <w:lang w:val="de-DE"/>
        </w:rPr>
        <w:lastRenderedPageBreak/>
        <w:drawing>
          <wp:inline distT="0" distB="0" distL="0" distR="0" wp14:anchorId="5D6FC1DA" wp14:editId="236C9DD7">
            <wp:extent cx="4314825" cy="4486275"/>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4825" cy="4486275"/>
                    </a:xfrm>
                    <a:prstGeom prst="rect">
                      <a:avLst/>
                    </a:prstGeom>
                  </pic:spPr>
                </pic:pic>
              </a:graphicData>
            </a:graphic>
          </wp:inline>
        </w:drawing>
      </w:r>
    </w:p>
    <w:p w14:paraId="22C7C4D5" w14:textId="1DDBBB39" w:rsidR="00AC00ED" w:rsidRDefault="00AC00ED" w:rsidP="00AC00ED">
      <w:pPr>
        <w:pStyle w:val="Beschriftung"/>
        <w:jc w:val="both"/>
      </w:pPr>
      <w:r>
        <w:t xml:space="preserve">Abbildung </w:t>
      </w:r>
      <w:r w:rsidR="00B5557A">
        <w:fldChar w:fldCharType="begin"/>
      </w:r>
      <w:r w:rsidR="00B5557A">
        <w:instrText xml:space="preserve"> SEQ Abbildung \* ARABIC </w:instrText>
      </w:r>
      <w:r w:rsidR="00B5557A">
        <w:fldChar w:fldCharType="separate"/>
      </w:r>
      <w:r w:rsidR="001A5BD7">
        <w:rPr>
          <w:noProof/>
        </w:rPr>
        <w:t>8</w:t>
      </w:r>
      <w:r w:rsidR="00B5557A">
        <w:rPr>
          <w:noProof/>
        </w:rPr>
        <w:fldChar w:fldCharType="end"/>
      </w:r>
      <w:r>
        <w:t xml:space="preserve">: </w:t>
      </w:r>
      <w:r w:rsidR="006978A9">
        <w:t xml:space="preserve">Vereinfachtes </w:t>
      </w:r>
      <w:r>
        <w:t xml:space="preserve">Übersichtschema </w:t>
      </w:r>
      <w:r w:rsidRPr="006978A9">
        <w:rPr>
          <w:i/>
        </w:rPr>
        <w:t>ComStudio</w:t>
      </w:r>
      <w:r>
        <w:t xml:space="preserve"> mit t  zukünftiger  TopologyEditor</w:t>
      </w:r>
    </w:p>
    <w:p w14:paraId="6138736C" w14:textId="532AEF5E" w:rsidR="00C50304" w:rsidRDefault="00D33CE3" w:rsidP="00C50304">
      <w:pPr>
        <w:pStyle w:val="berschrift2"/>
      </w:pPr>
      <w:bookmarkStart w:id="54" w:name="_Toc515437507"/>
      <w:r>
        <w:t>Befragungsmethoden</w:t>
      </w:r>
      <w:bookmarkEnd w:id="54"/>
      <w:r>
        <w:t xml:space="preserve"> </w:t>
      </w:r>
    </w:p>
    <w:p w14:paraId="50A4BAF6" w14:textId="77777777" w:rsidR="00CC5EF8" w:rsidRDefault="00D43E3E" w:rsidP="00C50304">
      <w:pPr>
        <w:pStyle w:val="Textkrper"/>
      </w:pPr>
      <w:r>
        <w:t xml:space="preserve">Damit eine umfassende Darstellung des Ist-Zustandes hinsichtlich der </w:t>
      </w:r>
      <w:r w:rsidR="00357506">
        <w:t>Visualisierung der Geräte</w:t>
      </w:r>
      <w:r>
        <w:t xml:space="preserve"> gewährleistet werden kann, ist es von entscheidenden Bedeutung zuerst eine gute Informationsgrundlage zu schaffen. Eine der wichtigen Informationsquellen sind hierbei die Mittarbeit</w:t>
      </w:r>
      <w:r w:rsidR="00357506">
        <w:t xml:space="preserve"> </w:t>
      </w:r>
      <w:r w:rsidR="00CC5EF8">
        <w:t>der Firma Hilscher</w:t>
      </w:r>
      <w:r w:rsidR="00357506">
        <w:t xml:space="preserve">, da </w:t>
      </w:r>
      <w:r w:rsidR="00AC00ED">
        <w:t>sie</w:t>
      </w:r>
      <w:r w:rsidR="00357506">
        <w:t xml:space="preserve"> die Arbeitsabläufe </w:t>
      </w:r>
      <w:r w:rsidR="00CC5EF8">
        <w:t xml:space="preserve">bei der Inbetriebnahme </w:t>
      </w:r>
      <w:r w:rsidR="00357506">
        <w:t xml:space="preserve">kennen und über Erfahrungen mit </w:t>
      </w:r>
      <w:r w:rsidR="00CC5EF8">
        <w:t xml:space="preserve">den Spezifikationen </w:t>
      </w:r>
      <w:r w:rsidR="00357506">
        <w:t>verfügen.</w:t>
      </w:r>
    </w:p>
    <w:p w14:paraId="10539E6B" w14:textId="77777777" w:rsidR="00CC5EF8" w:rsidRDefault="00CC5EF8" w:rsidP="00C50304">
      <w:pPr>
        <w:pStyle w:val="Textkrper"/>
      </w:pPr>
    </w:p>
    <w:p w14:paraId="61F5C2A2" w14:textId="4C631619" w:rsidR="00D43E3E" w:rsidRDefault="00357506" w:rsidP="00C50304">
      <w:pPr>
        <w:pStyle w:val="Textkrper"/>
      </w:pPr>
      <w:r>
        <w:t>Des Weiteren sind die Dokumente der bestehenden Software, da dort sind die Spezifikationen textuell und graphisch beschrieben.</w:t>
      </w:r>
    </w:p>
    <w:p w14:paraId="1BE6D07A" w14:textId="4A02A08D" w:rsidR="00C57F6F" w:rsidRDefault="00C57F6F" w:rsidP="00C57F6F">
      <w:pPr>
        <w:pStyle w:val="TextkrperEinzug"/>
        <w:ind w:firstLine="0"/>
        <w:rPr>
          <w:lang w:val="de-DE"/>
        </w:rPr>
      </w:pPr>
      <w:r>
        <w:rPr>
          <w:lang w:val="de-DE"/>
        </w:rPr>
        <w:t>Die folgenden Methoden werden genutzt, um die Informationen zu erfassen:</w:t>
      </w:r>
    </w:p>
    <w:p w14:paraId="2DF7A995" w14:textId="1CF89B8F" w:rsidR="00C57F6F" w:rsidRDefault="00C57F6F" w:rsidP="00C57F6F">
      <w:pPr>
        <w:pStyle w:val="TextkrperEinzug"/>
        <w:ind w:firstLine="0"/>
        <w:rPr>
          <w:lang w:val="de-DE"/>
        </w:rPr>
      </w:pPr>
    </w:p>
    <w:p w14:paraId="087488C8" w14:textId="3E813D65" w:rsidR="00C57F6F" w:rsidRPr="002D7A77" w:rsidRDefault="00C57F6F" w:rsidP="00C57F6F">
      <w:pPr>
        <w:pStyle w:val="TextkrperEinzug"/>
        <w:ind w:firstLine="0"/>
        <w:rPr>
          <w:b/>
          <w:lang w:val="de-DE"/>
        </w:rPr>
      </w:pPr>
      <w:r w:rsidRPr="002D7A77">
        <w:rPr>
          <w:b/>
          <w:lang w:val="de-DE"/>
        </w:rPr>
        <w:t>Regelmäßig Meeting</w:t>
      </w:r>
    </w:p>
    <w:p w14:paraId="7F1D338A" w14:textId="3906464E" w:rsidR="00C57F6F" w:rsidRPr="00C57F6F" w:rsidRDefault="00C57F6F" w:rsidP="00C57F6F">
      <w:pPr>
        <w:pStyle w:val="TextkrperEinzug"/>
        <w:ind w:firstLine="0"/>
        <w:rPr>
          <w:lang w:val="de-DE"/>
        </w:rPr>
      </w:pPr>
      <w:r>
        <w:rPr>
          <w:lang w:val="de-DE"/>
        </w:rPr>
        <w:t xml:space="preserve">Bei dieser Methode </w:t>
      </w:r>
      <w:r w:rsidR="00CC5EF8">
        <w:rPr>
          <w:lang w:val="de-DE"/>
        </w:rPr>
        <w:t>werden</w:t>
      </w:r>
      <w:r>
        <w:rPr>
          <w:lang w:val="de-DE"/>
        </w:rPr>
        <w:t xml:space="preserve"> </w:t>
      </w:r>
      <w:r w:rsidR="001B2D1A">
        <w:rPr>
          <w:lang w:val="de-DE"/>
        </w:rPr>
        <w:t>die direkten mündlichen Fragen</w:t>
      </w:r>
      <w:r>
        <w:rPr>
          <w:lang w:val="de-DE"/>
        </w:rPr>
        <w:t xml:space="preserve"> gestellt. Die Befragung wird entweder auf Basis einen Fragenkatalog durchgeführt oder Fragen, die </w:t>
      </w:r>
      <w:r w:rsidR="00CC5EF8">
        <w:rPr>
          <w:lang w:val="de-DE"/>
        </w:rPr>
        <w:t xml:space="preserve">sich </w:t>
      </w:r>
      <w:r>
        <w:rPr>
          <w:lang w:val="de-DE"/>
        </w:rPr>
        <w:t xml:space="preserve">im Verlauf des Meetings </w:t>
      </w:r>
      <w:r w:rsidR="00CC5EF8">
        <w:rPr>
          <w:lang w:val="de-DE"/>
        </w:rPr>
        <w:t>ergeben</w:t>
      </w:r>
      <w:r>
        <w:rPr>
          <w:lang w:val="de-DE"/>
        </w:rPr>
        <w:t xml:space="preserve">. Darüber hinaus </w:t>
      </w:r>
      <w:r w:rsidR="002D7A77">
        <w:rPr>
          <w:lang w:val="de-DE"/>
        </w:rPr>
        <w:t>wird</w:t>
      </w:r>
      <w:r>
        <w:rPr>
          <w:lang w:val="de-DE"/>
        </w:rPr>
        <w:t xml:space="preserve"> das Meeting nicht nur mit dem Projektleiter in Form von </w:t>
      </w:r>
      <w:r w:rsidR="002D7A77">
        <w:rPr>
          <w:lang w:val="de-DE"/>
        </w:rPr>
        <w:t>Einzel Gesprächen</w:t>
      </w:r>
      <w:r>
        <w:rPr>
          <w:lang w:val="de-DE"/>
        </w:rPr>
        <w:t xml:space="preserve">, </w:t>
      </w:r>
      <w:r w:rsidR="002D7A77">
        <w:rPr>
          <w:lang w:val="de-DE"/>
        </w:rPr>
        <w:t>sondern</w:t>
      </w:r>
      <w:r>
        <w:rPr>
          <w:lang w:val="de-DE"/>
        </w:rPr>
        <w:t xml:space="preserve"> </w:t>
      </w:r>
      <w:r w:rsidR="002D7A77">
        <w:rPr>
          <w:lang w:val="de-DE"/>
        </w:rPr>
        <w:t>als Gruppenmeeting durchgeführt.</w:t>
      </w:r>
    </w:p>
    <w:p w14:paraId="0AECA2F3" w14:textId="77777777" w:rsidR="00D43E3E" w:rsidRDefault="00D43E3E" w:rsidP="00C50304">
      <w:pPr>
        <w:pStyle w:val="Textkrper"/>
      </w:pPr>
    </w:p>
    <w:p w14:paraId="28D15B88" w14:textId="2B017300" w:rsidR="00D43E3E" w:rsidRPr="000E1A37" w:rsidRDefault="000E1A37" w:rsidP="00C50304">
      <w:pPr>
        <w:pStyle w:val="Textkrper"/>
        <w:rPr>
          <w:b/>
        </w:rPr>
      </w:pPr>
      <w:r w:rsidRPr="000E1A37">
        <w:rPr>
          <w:b/>
        </w:rPr>
        <w:t>Dokumentenanalyse</w:t>
      </w:r>
    </w:p>
    <w:p w14:paraId="71A59659" w14:textId="45DA5240" w:rsidR="000E1A37" w:rsidRPr="000E1A37" w:rsidRDefault="000E1A37" w:rsidP="000E1A37">
      <w:pPr>
        <w:pStyle w:val="TextkrperEinzug"/>
        <w:ind w:firstLine="0"/>
        <w:rPr>
          <w:lang w:val="de-DE"/>
        </w:rPr>
      </w:pPr>
      <w:r>
        <w:rPr>
          <w:lang w:val="de-DE"/>
        </w:rPr>
        <w:t xml:space="preserve">Bei dieser Analyse werden Informationen aus Spezifikationen </w:t>
      </w:r>
      <w:r w:rsidR="00CC5EF8">
        <w:rPr>
          <w:lang w:val="de-DE"/>
        </w:rPr>
        <w:t xml:space="preserve">ermitteln </w:t>
      </w:r>
      <w:r>
        <w:rPr>
          <w:lang w:val="de-DE"/>
        </w:rPr>
        <w:t>und die Anforderungen der bisherigeren Softwareanwendung „</w:t>
      </w:r>
      <w:r w:rsidRPr="0021712A">
        <w:rPr>
          <w:i/>
        </w:rPr>
        <w:t>Communication Studio</w:t>
      </w:r>
      <w:r>
        <w:rPr>
          <w:lang w:val="de-DE"/>
        </w:rPr>
        <w:t>“ extrahiert, insbesondere   aus</w:t>
      </w:r>
      <w:r w:rsidR="007A28E3">
        <w:rPr>
          <w:lang w:val="de-DE"/>
        </w:rPr>
        <w:t xml:space="preserve"> </w:t>
      </w:r>
      <w:r w:rsidR="007A28E3">
        <w:rPr>
          <w:lang w:val="de-DE"/>
        </w:rPr>
        <w:lastRenderedPageBreak/>
        <w:t>der Visualisierung von Gerätemo</w:t>
      </w:r>
      <w:r>
        <w:rPr>
          <w:lang w:val="de-DE"/>
        </w:rPr>
        <w:t>delle bei Konfiguration und Überwachung</w:t>
      </w:r>
      <w:r w:rsidR="007A28E3">
        <w:rPr>
          <w:lang w:val="de-DE"/>
        </w:rPr>
        <w:t>(Diagnose)</w:t>
      </w:r>
      <w:r>
        <w:rPr>
          <w:lang w:val="de-DE"/>
        </w:rPr>
        <w:t xml:space="preserve"> von System.</w:t>
      </w:r>
    </w:p>
    <w:p w14:paraId="3CAD53A9" w14:textId="48413357" w:rsidR="002D7A77" w:rsidRDefault="002D7A77" w:rsidP="002D7A77">
      <w:pPr>
        <w:pStyle w:val="TextkrperEinzug"/>
        <w:ind w:firstLine="0"/>
        <w:rPr>
          <w:lang w:val="de-DE"/>
        </w:rPr>
      </w:pPr>
    </w:p>
    <w:p w14:paraId="085B5F95" w14:textId="5EC68111" w:rsidR="000E1A37" w:rsidRPr="00494BD9" w:rsidRDefault="000E1A37" w:rsidP="000E1A37">
      <w:pPr>
        <w:pStyle w:val="TextkrperEinzug"/>
        <w:ind w:firstLine="0"/>
        <w:rPr>
          <w:b/>
          <w:lang w:val="de-DE"/>
        </w:rPr>
      </w:pPr>
      <w:r w:rsidRPr="00494BD9">
        <w:rPr>
          <w:b/>
          <w:lang w:val="de-DE"/>
        </w:rPr>
        <w:t>Beobachtungen</w:t>
      </w:r>
    </w:p>
    <w:p w14:paraId="3B91C4B5" w14:textId="77777777" w:rsidR="007A28E3" w:rsidRPr="007F0F4A" w:rsidRDefault="007A28E3" w:rsidP="007A28E3">
      <w:pPr>
        <w:pStyle w:val="TextkrperEinzug"/>
        <w:ind w:firstLine="0"/>
        <w:rPr>
          <w:lang w:val="de-DE"/>
        </w:rPr>
      </w:pPr>
      <w:r>
        <w:rPr>
          <w:lang w:val="de-DE"/>
        </w:rPr>
        <w:t xml:space="preserve">Bei Beobachtung werden die Sachverhalte durch sinnliche Wahrnehmung aufgenommen. Ich habe den Mitarbeitern bei der Arbeit und beim Umgang mit dem </w:t>
      </w:r>
      <w:r w:rsidRPr="007A28E3">
        <w:rPr>
          <w:i/>
          <w:lang w:val="de-DE"/>
        </w:rPr>
        <w:t>ComStudio</w:t>
      </w:r>
      <w:r>
        <w:rPr>
          <w:lang w:val="de-DE"/>
        </w:rPr>
        <w:t xml:space="preserve"> zugesehen. Aus diesem Beobachtungen habe ich viele Information gewonnen.</w:t>
      </w:r>
    </w:p>
    <w:p w14:paraId="4BA97BBA" w14:textId="058F01ED" w:rsidR="00E61E9A" w:rsidRDefault="007A28E3" w:rsidP="00E563A7">
      <w:pPr>
        <w:pStyle w:val="berschrift2"/>
      </w:pPr>
      <w:bookmarkStart w:id="55" w:name="_Toc515437508"/>
      <w:r>
        <w:t>Auswertung</w:t>
      </w:r>
      <w:bookmarkEnd w:id="55"/>
    </w:p>
    <w:p w14:paraId="22E7F170" w14:textId="77777777" w:rsidR="00A92768" w:rsidRDefault="006978A9" w:rsidP="006978A9">
      <w:pPr>
        <w:pStyle w:val="TextkrperEinzug"/>
        <w:ind w:firstLine="0"/>
        <w:rPr>
          <w:lang w:val="de-DE"/>
        </w:rPr>
      </w:pPr>
      <w:r>
        <w:rPr>
          <w:lang w:val="de-DE"/>
        </w:rPr>
        <w:t>Diese Auswertung des Ist-Zustandes und die Befragung der Mitarbeiter dienen als Grundlage für den Soll-Zustand.</w:t>
      </w:r>
    </w:p>
    <w:p w14:paraId="3FC4BF51" w14:textId="77777777" w:rsidR="00A92768" w:rsidRDefault="00A92768" w:rsidP="006978A9">
      <w:pPr>
        <w:pStyle w:val="TextkrperEinzug"/>
        <w:ind w:firstLine="0"/>
        <w:rPr>
          <w:lang w:val="de-DE"/>
        </w:rPr>
      </w:pPr>
    </w:p>
    <w:p w14:paraId="7784E751" w14:textId="77777777" w:rsidR="00D635AB" w:rsidRDefault="00D635AB" w:rsidP="00D635AB">
      <w:pPr>
        <w:pStyle w:val="TextkrperEinzug"/>
        <w:keepNext/>
        <w:ind w:firstLine="0"/>
      </w:pPr>
      <w:r>
        <w:rPr>
          <w:noProof/>
          <w:lang w:val="de-DE"/>
        </w:rPr>
        <w:drawing>
          <wp:inline distT="0" distB="0" distL="0" distR="0" wp14:anchorId="5E3C1CC7" wp14:editId="5533F41E">
            <wp:extent cx="5759450" cy="3079115"/>
            <wp:effectExtent l="0" t="0" r="0"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3079115"/>
                    </a:xfrm>
                    <a:prstGeom prst="rect">
                      <a:avLst/>
                    </a:prstGeom>
                  </pic:spPr>
                </pic:pic>
              </a:graphicData>
            </a:graphic>
          </wp:inline>
        </w:drawing>
      </w:r>
    </w:p>
    <w:p w14:paraId="70BE1E6F" w14:textId="55C9E027" w:rsidR="00A92768" w:rsidRDefault="00D635AB" w:rsidP="00D635AB">
      <w:pPr>
        <w:pStyle w:val="Beschriftung"/>
        <w:jc w:val="both"/>
      </w:pPr>
      <w:bookmarkStart w:id="56" w:name="_Ref515345421"/>
      <w:r>
        <w:t xml:space="preserve">Abbildung </w:t>
      </w:r>
      <w:r w:rsidR="00B5557A">
        <w:fldChar w:fldCharType="begin"/>
      </w:r>
      <w:r w:rsidR="00B5557A">
        <w:instrText xml:space="preserve"> SEQ Abbildung \* ARABIC </w:instrText>
      </w:r>
      <w:r w:rsidR="00B5557A">
        <w:fldChar w:fldCharType="separate"/>
      </w:r>
      <w:r w:rsidR="001A5BD7">
        <w:rPr>
          <w:noProof/>
        </w:rPr>
        <w:t>9</w:t>
      </w:r>
      <w:r w:rsidR="00B5557A">
        <w:rPr>
          <w:noProof/>
        </w:rPr>
        <w:fldChar w:fldCharType="end"/>
      </w:r>
      <w:bookmarkEnd w:id="56"/>
      <w:r>
        <w:t xml:space="preserve">: </w:t>
      </w:r>
      <w:r w:rsidRPr="00816F84">
        <w:t>Benu</w:t>
      </w:r>
      <w:r>
        <w:t>t</w:t>
      </w:r>
      <w:r w:rsidRPr="00816F84">
        <w:t xml:space="preserve">zeroberfläche von Communication Studio mit spezifische Ansichten: Der Nutzer sieht die Liste der FDT-Projekte welche in eine Solution zusammengefasst sind, </w:t>
      </w:r>
      <w:r w:rsidR="00684E7D" w:rsidRPr="00816F84">
        <w:t>detailliert</w:t>
      </w:r>
      <w:r w:rsidR="00684E7D">
        <w:t>e</w:t>
      </w:r>
      <w:r w:rsidRPr="00816F84">
        <w:t xml:space="preserve"> Informati</w:t>
      </w:r>
      <w:r w:rsidR="00684E7D">
        <w:t>on spezifische Gerätetype bzw. V</w:t>
      </w:r>
      <w:r w:rsidRPr="00816F84">
        <w:t>er</w:t>
      </w:r>
      <w:r w:rsidR="00684E7D">
        <w:t>b</w:t>
      </w:r>
      <w:r w:rsidRPr="00816F84">
        <w:t>in</w:t>
      </w:r>
      <w:r w:rsidR="00684E7D">
        <w:t>d</w:t>
      </w:r>
      <w:r w:rsidRPr="00816F84">
        <w:t>ungstypen,</w:t>
      </w:r>
      <w:r w:rsidR="00684E7D">
        <w:t xml:space="preserve"> </w:t>
      </w:r>
      <w:r w:rsidRPr="00816F84">
        <w:t>Ergebnisse in bereits gesc</w:t>
      </w:r>
      <w:r w:rsidR="00684E7D">
        <w:t>hlossen Prozesse und kann in Workspace  eine neue GUI öffnen(z.B. DTM-GUI)</w:t>
      </w:r>
    </w:p>
    <w:p w14:paraId="1D8DB4FC" w14:textId="77777777" w:rsidR="00A92768" w:rsidRDefault="00A92768" w:rsidP="006978A9">
      <w:pPr>
        <w:pStyle w:val="TextkrperEinzug"/>
        <w:ind w:firstLine="0"/>
        <w:rPr>
          <w:lang w:val="de-DE"/>
        </w:rPr>
      </w:pPr>
    </w:p>
    <w:p w14:paraId="6CB08519" w14:textId="05295425" w:rsidR="006978A9" w:rsidRDefault="006978A9" w:rsidP="006978A9">
      <w:pPr>
        <w:pStyle w:val="TextkrperEinzug"/>
        <w:ind w:firstLine="0"/>
        <w:rPr>
          <w:lang w:val="de-DE"/>
        </w:rPr>
      </w:pPr>
      <w:r>
        <w:rPr>
          <w:lang w:val="de-DE"/>
        </w:rPr>
        <w:t>Im Folgenden werden nur die wichtigsten Punkte, die im Zusammenhang mit der Topologie stehen, gelistet:</w:t>
      </w:r>
    </w:p>
    <w:p w14:paraId="4AEEF4DC" w14:textId="77777777" w:rsidR="006978A9" w:rsidRDefault="006978A9" w:rsidP="006978A9">
      <w:pPr>
        <w:pStyle w:val="TextkrperEinzug"/>
        <w:ind w:firstLine="0"/>
        <w:rPr>
          <w:lang w:val="de-DE"/>
        </w:rPr>
      </w:pPr>
    </w:p>
    <w:p w14:paraId="4C348199" w14:textId="1002D7B3" w:rsidR="006978A9" w:rsidRDefault="006978A9" w:rsidP="003F1886">
      <w:pPr>
        <w:pStyle w:val="TextkrperEinzug"/>
        <w:numPr>
          <w:ilvl w:val="0"/>
          <w:numId w:val="34"/>
        </w:numPr>
        <w:rPr>
          <w:lang w:val="de-DE"/>
        </w:rPr>
      </w:pPr>
      <w:r>
        <w:rPr>
          <w:lang w:val="de-DE"/>
        </w:rPr>
        <w:t xml:space="preserve">Das bisherige System bietet nur eine hierarchische Darstellung der Geräte im </w:t>
      </w:r>
      <w:r>
        <w:rPr>
          <w:strike/>
          <w:lang w:val="de-DE"/>
        </w:rPr>
        <w:t xml:space="preserve">in </w:t>
      </w:r>
      <w:r>
        <w:rPr>
          <w:lang w:val="de-DE"/>
        </w:rPr>
        <w:t>sogenannten „</w:t>
      </w:r>
      <w:r>
        <w:rPr>
          <w:i/>
          <w:lang w:val="de-DE"/>
        </w:rPr>
        <w:t>Solution Explorer</w:t>
      </w:r>
      <w:r>
        <w:rPr>
          <w:lang w:val="de-DE"/>
        </w:rPr>
        <w:t xml:space="preserve">“ </w:t>
      </w:r>
      <w:r w:rsidRPr="00684E7D">
        <w:rPr>
          <w:lang w:val="de-DE"/>
        </w:rPr>
        <w:t>(</w:t>
      </w:r>
      <w:r w:rsidR="00684E7D" w:rsidRPr="00684E7D">
        <w:rPr>
          <w:lang w:val="de-DE"/>
        </w:rPr>
        <w:t xml:space="preserve"> </w:t>
      </w:r>
      <w:r w:rsidR="00684E7D" w:rsidRPr="00684E7D">
        <w:rPr>
          <w:lang w:val="de-DE"/>
        </w:rPr>
        <w:fldChar w:fldCharType="begin"/>
      </w:r>
      <w:r w:rsidR="00684E7D" w:rsidRPr="00684E7D">
        <w:rPr>
          <w:lang w:val="de-DE"/>
        </w:rPr>
        <w:instrText xml:space="preserve"> REF _Ref515345421 \h </w:instrText>
      </w:r>
      <w:r w:rsidR="00684E7D" w:rsidRPr="00684E7D">
        <w:rPr>
          <w:lang w:val="de-DE"/>
        </w:rPr>
      </w:r>
      <w:r w:rsidR="00684E7D" w:rsidRPr="00684E7D">
        <w:rPr>
          <w:lang w:val="de-DE"/>
        </w:rPr>
        <w:fldChar w:fldCharType="separate"/>
      </w:r>
      <w:ins w:id="57" w:author="Ghislain Zeleu" w:date="2018-05-30T16:19:00Z">
        <w:r w:rsidR="001A5BD7">
          <w:t xml:space="preserve">Abbildung </w:t>
        </w:r>
        <w:r w:rsidR="001A5BD7">
          <w:rPr>
            <w:noProof/>
          </w:rPr>
          <w:t>9</w:t>
        </w:r>
      </w:ins>
      <w:del w:id="58" w:author="Ghislain Zeleu" w:date="2018-05-30T16:18:00Z">
        <w:r w:rsidR="00684E7D" w:rsidRPr="00684E7D" w:rsidDel="001A5BD7">
          <w:rPr>
            <w:lang w:val="de-DE"/>
          </w:rPr>
          <w:delText xml:space="preserve">Abbildung </w:delText>
        </w:r>
        <w:r w:rsidR="00684E7D" w:rsidRPr="00684E7D" w:rsidDel="001A5BD7">
          <w:rPr>
            <w:noProof/>
            <w:lang w:val="de-DE"/>
          </w:rPr>
          <w:delText>9</w:delText>
        </w:r>
      </w:del>
      <w:r w:rsidR="00684E7D" w:rsidRPr="00684E7D">
        <w:rPr>
          <w:lang w:val="de-DE"/>
        </w:rPr>
        <w:fldChar w:fldCharType="end"/>
      </w:r>
      <w:r>
        <w:rPr>
          <w:lang w:val="de-DE"/>
        </w:rPr>
        <w:t xml:space="preserve">) an. Allerdings ist diese Art der Darstellung kein Ersatz für eine topologische Darstellung eines Netzwerkes. </w:t>
      </w:r>
    </w:p>
    <w:p w14:paraId="155CB715" w14:textId="77777777" w:rsidR="006978A9" w:rsidRDefault="006978A9" w:rsidP="003F1886">
      <w:pPr>
        <w:pStyle w:val="TextkrperEinzug"/>
        <w:numPr>
          <w:ilvl w:val="0"/>
          <w:numId w:val="34"/>
        </w:numPr>
        <w:rPr>
          <w:lang w:val="de-DE"/>
        </w:rPr>
      </w:pPr>
      <w:r>
        <w:rPr>
          <w:lang w:val="de-DE"/>
        </w:rPr>
        <w:t>Die Darstellung, Bearbeitung und das Handling der Topologie soll einheitlich für alle Netzwerke sein.</w:t>
      </w:r>
    </w:p>
    <w:p w14:paraId="20E854B5" w14:textId="77777777" w:rsidR="006978A9" w:rsidRDefault="006978A9" w:rsidP="003F1886">
      <w:pPr>
        <w:pStyle w:val="TextkrperEinzug"/>
        <w:numPr>
          <w:ilvl w:val="0"/>
          <w:numId w:val="34"/>
        </w:numPr>
        <w:rPr>
          <w:lang w:val="de-DE"/>
        </w:rPr>
      </w:pPr>
      <w:r>
        <w:rPr>
          <w:lang w:val="de-DE"/>
        </w:rPr>
        <w:t xml:space="preserve">„Communication Studio“ ist nicht cloud-fähig. Die Firma Hilscher sieht zukünftig die Möglichkeit des Einsatzes von Cloud-Konfiguratoren und setzt daher auf neue Technologie. </w:t>
      </w:r>
    </w:p>
    <w:p w14:paraId="0C066073" w14:textId="77777777" w:rsidR="006978A9" w:rsidRDefault="006978A9" w:rsidP="003F1886">
      <w:pPr>
        <w:pStyle w:val="TextkrperEinzug"/>
        <w:numPr>
          <w:ilvl w:val="0"/>
          <w:numId w:val="34"/>
        </w:numPr>
        <w:rPr>
          <w:lang w:val="de-DE"/>
        </w:rPr>
      </w:pPr>
      <w:r>
        <w:rPr>
          <w:lang w:val="de-DE"/>
        </w:rPr>
        <w:t>Modularer Aufbau mit Plug-In Schnittstelle</w:t>
      </w:r>
    </w:p>
    <w:p w14:paraId="6BAED432" w14:textId="3812CD65" w:rsidR="006978A9" w:rsidRDefault="006978A9" w:rsidP="003F1886">
      <w:pPr>
        <w:pStyle w:val="TextkrperEinzug"/>
        <w:numPr>
          <w:ilvl w:val="0"/>
          <w:numId w:val="34"/>
        </w:numPr>
        <w:rPr>
          <w:lang w:val="de-DE"/>
        </w:rPr>
      </w:pPr>
      <w:r>
        <w:rPr>
          <w:lang w:val="de-DE"/>
        </w:rPr>
        <w:lastRenderedPageBreak/>
        <w:t xml:space="preserve">Topologie wird zur Konfigurations- und Diagnosezeit benötigt. </w:t>
      </w:r>
    </w:p>
    <w:p w14:paraId="2C05CF92" w14:textId="486D2290" w:rsidR="005468F7" w:rsidRDefault="00B37BCD" w:rsidP="003F1886">
      <w:pPr>
        <w:pStyle w:val="TextkrperEinzug"/>
        <w:numPr>
          <w:ilvl w:val="0"/>
          <w:numId w:val="34"/>
        </w:numPr>
        <w:rPr>
          <w:lang w:val="de-DE"/>
        </w:rPr>
      </w:pPr>
      <w:r>
        <w:rPr>
          <w:lang w:val="de-DE"/>
        </w:rPr>
        <w:t xml:space="preserve">Das System bietet schon eine Möglichkeit die detaillierte Information über die Kommunikationsgeräte, </w:t>
      </w:r>
      <w:r w:rsidR="005468F7">
        <w:rPr>
          <w:lang w:val="de-DE"/>
        </w:rPr>
        <w:t>die Kommunikationsinfrastrukturgeräte und Verbindungen.in einer sogenannte „</w:t>
      </w:r>
      <w:r w:rsidR="005468F7" w:rsidRPr="005468F7">
        <w:rPr>
          <w:i/>
          <w:lang w:val="de-DE"/>
        </w:rPr>
        <w:t>Properties</w:t>
      </w:r>
      <w:r w:rsidR="005468F7">
        <w:rPr>
          <w:lang w:val="de-DE"/>
        </w:rPr>
        <w:t>“-Fernster.</w:t>
      </w:r>
      <w:r w:rsidR="00684E7D">
        <w:rPr>
          <w:lang w:val="de-DE"/>
        </w:rPr>
        <w:t xml:space="preserve"> </w:t>
      </w:r>
      <w:r w:rsidR="00684E7D" w:rsidRPr="00684E7D">
        <w:rPr>
          <w:lang w:val="de-DE"/>
        </w:rPr>
        <w:t>(</w:t>
      </w:r>
      <w:r w:rsidR="00684E7D" w:rsidRPr="00684E7D">
        <w:rPr>
          <w:lang w:val="de-DE"/>
        </w:rPr>
        <w:fldChar w:fldCharType="begin"/>
      </w:r>
      <w:r w:rsidR="00684E7D" w:rsidRPr="00684E7D">
        <w:rPr>
          <w:lang w:val="de-DE"/>
        </w:rPr>
        <w:instrText xml:space="preserve"> REF _Ref515345421 \h </w:instrText>
      </w:r>
      <w:r w:rsidR="00684E7D" w:rsidRPr="00684E7D">
        <w:rPr>
          <w:lang w:val="de-DE"/>
        </w:rPr>
      </w:r>
      <w:r w:rsidR="00684E7D" w:rsidRPr="00684E7D">
        <w:rPr>
          <w:lang w:val="de-DE"/>
        </w:rPr>
        <w:fldChar w:fldCharType="separate"/>
      </w:r>
      <w:ins w:id="59" w:author="Ghislain Zeleu" w:date="2018-05-30T16:19:00Z">
        <w:r w:rsidR="001A5BD7">
          <w:t xml:space="preserve">Abbildung </w:t>
        </w:r>
        <w:r w:rsidR="001A5BD7">
          <w:rPr>
            <w:noProof/>
          </w:rPr>
          <w:t>9</w:t>
        </w:r>
      </w:ins>
      <w:del w:id="60" w:author="Ghislain Zeleu" w:date="2018-05-30T16:18:00Z">
        <w:r w:rsidR="00684E7D" w:rsidRPr="00684E7D" w:rsidDel="001A5BD7">
          <w:rPr>
            <w:lang w:val="de-DE"/>
          </w:rPr>
          <w:delText xml:space="preserve">Abbildung </w:delText>
        </w:r>
        <w:r w:rsidR="00684E7D" w:rsidRPr="00684E7D" w:rsidDel="001A5BD7">
          <w:rPr>
            <w:noProof/>
            <w:lang w:val="de-DE"/>
          </w:rPr>
          <w:delText>9</w:delText>
        </w:r>
      </w:del>
      <w:r w:rsidR="00684E7D" w:rsidRPr="00684E7D">
        <w:rPr>
          <w:lang w:val="de-DE"/>
        </w:rPr>
        <w:fldChar w:fldCharType="end"/>
      </w:r>
      <w:r w:rsidR="00684E7D">
        <w:rPr>
          <w:lang w:val="de-DE"/>
        </w:rPr>
        <w:t>)</w:t>
      </w:r>
    </w:p>
    <w:p w14:paraId="445E64F9" w14:textId="4B0CE138" w:rsidR="00B37BCD" w:rsidRDefault="005468F7" w:rsidP="005468F7">
      <w:pPr>
        <w:pStyle w:val="TextkrperEinzug"/>
        <w:numPr>
          <w:ilvl w:val="0"/>
          <w:numId w:val="34"/>
        </w:numPr>
        <w:rPr>
          <w:lang w:val="de-DE"/>
        </w:rPr>
      </w:pPr>
      <w:r w:rsidRPr="005468F7">
        <w:rPr>
          <w:lang w:val="de-DE"/>
        </w:rPr>
        <w:t xml:space="preserve">Das </w:t>
      </w:r>
      <w:r w:rsidR="00A92768">
        <w:rPr>
          <w:lang w:val="de-DE"/>
        </w:rPr>
        <w:t>S</w:t>
      </w:r>
      <w:r w:rsidRPr="005468F7">
        <w:rPr>
          <w:lang w:val="de-DE"/>
        </w:rPr>
        <w:t>ystem bietet eine Multifunktionsleiste(</w:t>
      </w:r>
      <w:r w:rsidR="00A92768">
        <w:rPr>
          <w:lang w:val="de-DE"/>
        </w:rPr>
        <w:t>„</w:t>
      </w:r>
      <w:r w:rsidRPr="00A92768">
        <w:rPr>
          <w:i/>
          <w:lang w:val="de-DE"/>
        </w:rPr>
        <w:t>Ribbon</w:t>
      </w:r>
      <w:r w:rsidR="00A92768">
        <w:rPr>
          <w:i/>
          <w:lang w:val="de-DE"/>
        </w:rPr>
        <w:t>“</w:t>
      </w:r>
      <w:r w:rsidRPr="005468F7">
        <w:rPr>
          <w:lang w:val="de-DE"/>
        </w:rPr>
        <w:t xml:space="preserve">), die Elemente Menüsteuerung, Symbolleisten und Dialoge miteinander verbindet, sie </w:t>
      </w:r>
      <w:r w:rsidR="00A92768" w:rsidRPr="005468F7">
        <w:rPr>
          <w:lang w:val="de-DE"/>
        </w:rPr>
        <w:t>wiederspiegelt ein</w:t>
      </w:r>
      <w:r w:rsidRPr="005468F7">
        <w:rPr>
          <w:lang w:val="de-DE"/>
        </w:rPr>
        <w:t xml:space="preserve"> grafisches Bedienkonzept </w:t>
      </w:r>
      <w:r w:rsidR="00A92768" w:rsidRPr="005468F7">
        <w:rPr>
          <w:lang w:val="de-DE"/>
        </w:rPr>
        <w:t>für das</w:t>
      </w:r>
      <w:r w:rsidR="00A92768">
        <w:rPr>
          <w:lang w:val="de-DE"/>
        </w:rPr>
        <w:t xml:space="preserve"> Anwendungsprogramm.</w:t>
      </w:r>
    </w:p>
    <w:p w14:paraId="33FA9B54" w14:textId="2A8EE482" w:rsidR="007A28E3" w:rsidRDefault="007A28E3">
      <w:pPr>
        <w:rPr>
          <w:b w:val="0"/>
          <w:i/>
          <w:sz w:val="24"/>
        </w:rPr>
      </w:pPr>
      <w:r>
        <w:rPr>
          <w:i/>
        </w:rPr>
        <w:br w:type="page"/>
      </w:r>
    </w:p>
    <w:p w14:paraId="46E121DF" w14:textId="77777777" w:rsidR="008D66FB" w:rsidRDefault="008D66FB" w:rsidP="00C62BFE">
      <w:pPr>
        <w:pStyle w:val="Textkrper"/>
        <w:rPr>
          <w:i/>
        </w:rPr>
      </w:pPr>
    </w:p>
    <w:p w14:paraId="7475C311" w14:textId="17DE69FC" w:rsidR="00AF42A8" w:rsidRDefault="000C78C4" w:rsidP="000C78C4">
      <w:pPr>
        <w:pStyle w:val="berschrift1"/>
      </w:pPr>
      <w:bookmarkStart w:id="61" w:name="_Toc515437509"/>
      <w:r w:rsidRPr="000C78C4">
        <w:t>Anforderungsanalyse</w:t>
      </w:r>
      <w:bookmarkEnd w:id="61"/>
    </w:p>
    <w:p w14:paraId="7A6E0F06" w14:textId="77777777" w:rsidR="00B70A25" w:rsidRDefault="00B70A25" w:rsidP="00B70A25">
      <w:pPr>
        <w:pStyle w:val="Textkrper"/>
      </w:pPr>
      <w:r>
        <w:t>Um den Aufwand für Planung und Implementierung einschätzen zu können, ist eine genaue Analyse der verschiedenen Anforderungen an das System notwendig. Die Analyse muss umfassend und detailliert genug sein, sodass es keine Missverständnisse oder Interpretationsmöglichkeiten während der Entwicklung gibt.</w:t>
      </w:r>
    </w:p>
    <w:p w14:paraId="6B435C14" w14:textId="67BB4D16" w:rsidR="00B70A25" w:rsidRDefault="00B70A25" w:rsidP="00B70A25">
      <w:pPr>
        <w:pStyle w:val="Textkrper"/>
      </w:pPr>
      <w:r>
        <w:t>Eine gute Analyse ist der Grundstein für ein realistisches Zeitmanagement und in Projekten für eine realistische Kosteneinschätzun</w:t>
      </w:r>
      <w:r>
        <w:rPr>
          <w:highlight w:val="yellow"/>
        </w:rPr>
        <w:t xml:space="preserve">g </w:t>
      </w:r>
      <w:sdt>
        <w:sdtPr>
          <w:rPr>
            <w:highlight w:val="yellow"/>
          </w:rPr>
          <w:id w:val="636844398"/>
          <w:citation/>
        </w:sdtPr>
        <w:sdtEndPr/>
        <w:sdtContent>
          <w:r>
            <w:rPr>
              <w:highlight w:val="yellow"/>
            </w:rPr>
            <w:fldChar w:fldCharType="begin"/>
          </w:r>
          <w:r>
            <w:rPr>
              <w:highlight w:val="yellow"/>
            </w:rPr>
            <w:instrText xml:space="preserve"> CITATION Ian07 \l 1031 </w:instrText>
          </w:r>
          <w:r>
            <w:rPr>
              <w:highlight w:val="yellow"/>
            </w:rPr>
            <w:fldChar w:fldCharType="separate"/>
          </w:r>
          <w:r w:rsidR="00BE3499" w:rsidRPr="00BE3499">
            <w:rPr>
              <w:noProof/>
              <w:highlight w:val="yellow"/>
            </w:rPr>
            <w:t>[8]</w:t>
          </w:r>
          <w:r>
            <w:rPr>
              <w:highlight w:val="yellow"/>
            </w:rPr>
            <w:fldChar w:fldCharType="end"/>
          </w:r>
        </w:sdtContent>
      </w:sdt>
      <w:r>
        <w:rPr>
          <w:highlight w:val="yellow"/>
        </w:rPr>
        <w:t>.</w:t>
      </w:r>
    </w:p>
    <w:p w14:paraId="123051B2" w14:textId="77777777" w:rsidR="00B70A25" w:rsidRDefault="00B70A25" w:rsidP="00B70A25">
      <w:pPr>
        <w:pStyle w:val="Textkrper"/>
      </w:pPr>
      <w:r>
        <w:t>Die folgenden Punkte listen einige Vortei</w:t>
      </w:r>
      <w:r>
        <w:rPr>
          <w:highlight w:val="yellow"/>
        </w:rPr>
        <w:t>le,</w:t>
      </w:r>
      <w:r>
        <w:t xml:space="preserve"> warum wir überhaupt diese Analyse grundsätzlich durchgeführt haben:</w:t>
      </w:r>
    </w:p>
    <w:p w14:paraId="62BAD8D4" w14:textId="77777777" w:rsidR="00B70A25" w:rsidRDefault="00B70A25" w:rsidP="003F1886">
      <w:pPr>
        <w:pStyle w:val="TextkrperEinzug"/>
        <w:numPr>
          <w:ilvl w:val="0"/>
          <w:numId w:val="33"/>
        </w:numPr>
        <w:rPr>
          <w:lang w:val="de-DE"/>
        </w:rPr>
      </w:pPr>
      <w:r>
        <w:rPr>
          <w:lang w:val="de-DE"/>
        </w:rPr>
        <w:t>Kosten einschätzen / senken</w:t>
      </w:r>
    </w:p>
    <w:p w14:paraId="351D1B93" w14:textId="77777777" w:rsidR="00B70A25" w:rsidRDefault="00B70A25" w:rsidP="003F1886">
      <w:pPr>
        <w:pStyle w:val="TextkrperEinzug"/>
        <w:numPr>
          <w:ilvl w:val="0"/>
          <w:numId w:val="33"/>
        </w:numPr>
        <w:rPr>
          <w:lang w:val="de-DE"/>
        </w:rPr>
      </w:pPr>
      <w:r>
        <w:rPr>
          <w:lang w:val="de-DE"/>
        </w:rPr>
        <w:t>Risiken verkleinern</w:t>
      </w:r>
    </w:p>
    <w:p w14:paraId="38B7B915" w14:textId="77777777" w:rsidR="00B70A25" w:rsidRDefault="00B70A25" w:rsidP="003F1886">
      <w:pPr>
        <w:pStyle w:val="TextkrperEinzug"/>
        <w:numPr>
          <w:ilvl w:val="0"/>
          <w:numId w:val="33"/>
        </w:numPr>
        <w:rPr>
          <w:lang w:val="de-DE"/>
        </w:rPr>
      </w:pPr>
      <w:r>
        <w:rPr>
          <w:lang w:val="de-DE"/>
        </w:rPr>
        <w:t xml:space="preserve">Erleichterung beim Erstellen von Testfällen und Testszenarien </w:t>
      </w:r>
    </w:p>
    <w:p w14:paraId="7B443CEE" w14:textId="77777777" w:rsidR="00B70A25" w:rsidRDefault="00B70A25" w:rsidP="003F1886">
      <w:pPr>
        <w:pStyle w:val="TextkrperEinzug"/>
        <w:numPr>
          <w:ilvl w:val="0"/>
          <w:numId w:val="33"/>
        </w:numPr>
        <w:rPr>
          <w:lang w:val="de-DE"/>
        </w:rPr>
      </w:pPr>
      <w:r>
        <w:rPr>
          <w:lang w:val="de-DE"/>
        </w:rPr>
        <w:t xml:space="preserve">Gute Produkte erleichtern den Verkauf </w:t>
      </w:r>
      <w:r>
        <w:rPr>
          <w:highlight w:val="yellow"/>
          <w:lang w:val="de-DE"/>
        </w:rPr>
        <w:t>und Kundenzufriedenheit</w:t>
      </w:r>
    </w:p>
    <w:p w14:paraId="03E282A8" w14:textId="77777777" w:rsidR="00B70A25" w:rsidRDefault="00B70A25" w:rsidP="00B70A25">
      <w:pPr>
        <w:pStyle w:val="TextkrperEinzug"/>
        <w:ind w:left="1429" w:firstLine="0"/>
        <w:rPr>
          <w:lang w:val="de-DE"/>
        </w:rPr>
      </w:pPr>
    </w:p>
    <w:p w14:paraId="23BB14D1" w14:textId="77777777" w:rsidR="00B70A25" w:rsidRDefault="00B70A25" w:rsidP="00B70A25">
      <w:pPr>
        <w:pStyle w:val="TextkrperEinzug"/>
        <w:ind w:firstLine="0"/>
        <w:rPr>
          <w:lang w:val="de-DE"/>
        </w:rPr>
      </w:pPr>
      <w:r>
        <w:rPr>
          <w:lang w:val="de-DE"/>
        </w:rPr>
        <w:t>Dieser Abschnitt beschreit deshalb alle Anforderungen an den „Topolog</w:t>
      </w:r>
      <w:r>
        <w:rPr>
          <w:highlight w:val="yellow"/>
          <w:lang w:val="de-DE"/>
        </w:rPr>
        <w:t>y-</w:t>
      </w:r>
      <w:r>
        <w:rPr>
          <w:lang w:val="de-DE"/>
        </w:rPr>
        <w:t xml:space="preserve">Editor“ und das gesamte System. Hierbei wird zwischen funktionalen und nicht-funktionalen Anforderungen unterschieden. Des Weiteren werden die Aufgaben beispielhaft an einigen </w:t>
      </w:r>
      <w:r>
        <w:rPr>
          <w:highlight w:val="yellow"/>
          <w:lang w:val="de-DE"/>
        </w:rPr>
        <w:t>Anwendungsfällen</w:t>
      </w:r>
      <w:r>
        <w:rPr>
          <w:lang w:val="de-DE"/>
        </w:rPr>
        <w:t xml:space="preserve"> in einem Diagramm erläutert.</w:t>
      </w:r>
    </w:p>
    <w:p w14:paraId="5FBF1C11" w14:textId="6CC1AC04" w:rsidR="00B3067F" w:rsidRPr="00B24FBC" w:rsidRDefault="00B24FBC" w:rsidP="00B24FBC">
      <w:pPr>
        <w:pStyle w:val="berschrift2"/>
      </w:pPr>
      <w:bookmarkStart w:id="62" w:name="_Toc515437510"/>
      <w:r>
        <w:t xml:space="preserve">Funktionale </w:t>
      </w:r>
      <w:r w:rsidRPr="00B24FBC">
        <w:t>Anforderungen</w:t>
      </w:r>
      <w:bookmarkEnd w:id="62"/>
      <w:r w:rsidRPr="00B24FBC">
        <w:t xml:space="preserve"> </w:t>
      </w:r>
    </w:p>
    <w:p w14:paraId="32ECEB56" w14:textId="77777777" w:rsidR="00B70A25" w:rsidRDefault="00B70A25" w:rsidP="00B70A25">
      <w:pPr>
        <w:pStyle w:val="Textkrper"/>
      </w:pPr>
      <w:r>
        <w:t xml:space="preserve">Die funktionalen Anforderungen </w:t>
      </w:r>
      <w:r w:rsidR="00945BE9">
        <w:t>(</w:t>
      </w:r>
      <w:r w:rsidR="008E69B0">
        <w:t>FR</w:t>
      </w:r>
      <w:r w:rsidR="000B48A1">
        <w:rPr>
          <w:rStyle w:val="Funotenzeichen"/>
        </w:rPr>
        <w:footnoteReference w:id="11"/>
      </w:r>
      <w:r w:rsidR="00BB6F06">
        <w:t xml:space="preserve">) </w:t>
      </w:r>
      <w:r>
        <w:t>spezifizieren die Funktionalität oder das Verhalten des Softwareproduktes unter festgelegten Bedingungen oder als Frage „Was soll das Softwareprodukt tun?“.</w:t>
      </w:r>
    </w:p>
    <w:p w14:paraId="0964BEFB" w14:textId="7DAB8F21" w:rsidR="00B70A25" w:rsidRDefault="00B70A25" w:rsidP="00B70A25">
      <w:pPr>
        <w:pStyle w:val="Textkrper"/>
      </w:pPr>
      <w:r>
        <w:t xml:space="preserve">Hierbei gibt es die Muss-Kriterien, das heißt die Kriterien, die auf jeden Fall umgesetzt werden müssen. Sie beschreiben vor allem den Einsatz essentieller Funktionen des „Topology-Editor“. Weiterhin formuliert man die Kann-Kriterien, die umgesetzt werden, wenn es die Ressourcen und die Planung des Projektes zulassen und </w:t>
      </w:r>
      <w:r>
        <w:rPr>
          <w:strike/>
        </w:rPr>
        <w:t>die</w:t>
      </w:r>
      <w:r>
        <w:t xml:space="preserve"> nicht die Einsatzfähigkeiten des Systems beeinträchtigen.</w:t>
      </w:r>
    </w:p>
    <w:p w14:paraId="6EDE7647" w14:textId="64617F77" w:rsidR="000B067B" w:rsidRPr="000B067B" w:rsidRDefault="000B067B" w:rsidP="000B067B">
      <w:pPr>
        <w:pStyle w:val="berschrift3"/>
        <w:rPr>
          <w:i/>
        </w:rPr>
      </w:pPr>
      <w:bookmarkStart w:id="63" w:name="_Toc515437511"/>
      <w:r w:rsidRPr="00324B49">
        <w:t>Muss</w:t>
      </w:r>
      <w:r w:rsidRPr="000B067B">
        <w:rPr>
          <w:i/>
        </w:rPr>
        <w:t>-</w:t>
      </w:r>
      <w:r w:rsidRPr="00324B49">
        <w:t>Kriterien</w:t>
      </w:r>
      <w:bookmarkEnd w:id="63"/>
    </w:p>
    <w:p w14:paraId="6BF09E32" w14:textId="77777777" w:rsidR="00B70A25" w:rsidRDefault="00B70A25" w:rsidP="00B70A25">
      <w:pPr>
        <w:pStyle w:val="Textkrper"/>
      </w:pPr>
      <w:r>
        <w:rPr>
          <w:i/>
        </w:rPr>
        <w:t>FR010</w:t>
      </w:r>
      <w:r>
        <w:t>:</w:t>
      </w:r>
      <w:r>
        <w:tab/>
        <w:t>Die Topologie ist in einer Ansicht darzustellen.</w:t>
      </w:r>
    </w:p>
    <w:p w14:paraId="08F1E75E" w14:textId="77777777" w:rsidR="00B70A25" w:rsidRDefault="00B70A25" w:rsidP="00B70A25">
      <w:pPr>
        <w:pStyle w:val="TextkrperEinzug"/>
        <w:rPr>
          <w:lang w:val="de-DE"/>
        </w:rPr>
      </w:pPr>
    </w:p>
    <w:p w14:paraId="4345B6B9" w14:textId="77777777" w:rsidR="00B70A25" w:rsidRDefault="00B70A25" w:rsidP="00B70A25">
      <w:pPr>
        <w:pStyle w:val="Textkrper"/>
        <w:ind w:left="1418" w:hanging="1418"/>
      </w:pPr>
      <w:r>
        <w:rPr>
          <w:i/>
        </w:rPr>
        <w:t>FR020</w:t>
      </w:r>
      <w:r>
        <w:t>:</w:t>
      </w:r>
      <w:r>
        <w:tab/>
        <w:t>Die Topologie-Darstellung kann separat geschlossen werden.</w:t>
      </w:r>
    </w:p>
    <w:p w14:paraId="647FAC2C" w14:textId="77777777" w:rsidR="00B70A25" w:rsidRDefault="00B70A25" w:rsidP="00B70A25">
      <w:pPr>
        <w:pStyle w:val="TextkrperEinzug"/>
        <w:rPr>
          <w:lang w:val="de-DE"/>
        </w:rPr>
      </w:pPr>
    </w:p>
    <w:p w14:paraId="10FD1371" w14:textId="77777777" w:rsidR="00B70A25" w:rsidRDefault="00B70A25" w:rsidP="00B70A25">
      <w:pPr>
        <w:pStyle w:val="TextkrperEinzug"/>
        <w:ind w:left="1410" w:hanging="1410"/>
        <w:rPr>
          <w:lang w:val="de-DE"/>
        </w:rPr>
      </w:pPr>
      <w:r w:rsidRPr="00B70A25">
        <w:rPr>
          <w:i/>
          <w:lang w:val="de-DE"/>
        </w:rPr>
        <w:t>FR030</w:t>
      </w:r>
      <w:r>
        <w:rPr>
          <w:lang w:val="de-DE"/>
        </w:rPr>
        <w:t>:</w:t>
      </w:r>
      <w:r>
        <w:rPr>
          <w:lang w:val="de-DE"/>
        </w:rPr>
        <w:tab/>
        <w:t>Die Topologie-Darstellung eines Projekts kann durch den Anwender separat geschlossen werden.</w:t>
      </w:r>
    </w:p>
    <w:p w14:paraId="57DF8867" w14:textId="77777777" w:rsidR="00B70A25" w:rsidRDefault="00B70A25" w:rsidP="00B70A25">
      <w:pPr>
        <w:pStyle w:val="TextkrperEinzug"/>
        <w:ind w:firstLine="0"/>
        <w:rPr>
          <w:lang w:val="de-DE"/>
        </w:rPr>
      </w:pPr>
    </w:p>
    <w:p w14:paraId="3580B3A8" w14:textId="77777777" w:rsidR="00B70A25" w:rsidRDefault="00B70A25" w:rsidP="00B70A25">
      <w:pPr>
        <w:pStyle w:val="TextkrperEinzug"/>
        <w:ind w:left="1418" w:hanging="1418"/>
        <w:rPr>
          <w:lang w:val="de-DE"/>
        </w:rPr>
      </w:pPr>
      <w:r w:rsidRPr="00B70A25">
        <w:rPr>
          <w:i/>
          <w:lang w:val="de-DE"/>
        </w:rPr>
        <w:t>FR040</w:t>
      </w:r>
      <w:r>
        <w:rPr>
          <w:lang w:val="de-DE"/>
        </w:rPr>
        <w:t>:</w:t>
      </w:r>
      <w:r>
        <w:rPr>
          <w:lang w:val="de-DE"/>
        </w:rPr>
        <w:tab/>
        <w:t>Das Editieren von Informationen einer Topologie durch den Nutzer muss möglich sein.</w:t>
      </w:r>
    </w:p>
    <w:p w14:paraId="2578FE83" w14:textId="77777777" w:rsidR="00B70A25" w:rsidRDefault="00B70A25" w:rsidP="00B70A25">
      <w:pPr>
        <w:pStyle w:val="TextkrperEinzug"/>
        <w:ind w:left="1418" w:hanging="1418"/>
        <w:rPr>
          <w:lang w:val="de-DE"/>
        </w:rPr>
      </w:pPr>
    </w:p>
    <w:p w14:paraId="2DC8B032" w14:textId="77777777" w:rsidR="00B70A25" w:rsidRDefault="00B70A25" w:rsidP="00B70A25">
      <w:pPr>
        <w:pStyle w:val="TextkrperEinzug"/>
        <w:ind w:left="1418" w:hanging="1418"/>
        <w:rPr>
          <w:lang w:val="de-DE"/>
        </w:rPr>
      </w:pPr>
      <w:r w:rsidRPr="00B70A25">
        <w:rPr>
          <w:i/>
          <w:lang w:val="de-DE"/>
        </w:rPr>
        <w:t>FR050</w:t>
      </w:r>
      <w:r>
        <w:rPr>
          <w:lang w:val="de-DE"/>
        </w:rPr>
        <w:t>:</w:t>
      </w:r>
      <w:r>
        <w:rPr>
          <w:lang w:val="de-DE"/>
        </w:rPr>
        <w:tab/>
        <w:t>Dem Nutzer muss die Möglichkeiten geboten werden die Topologie wiederzuverwenden.</w:t>
      </w:r>
    </w:p>
    <w:p w14:paraId="071C4862" w14:textId="77777777" w:rsidR="00B70A25" w:rsidRDefault="00B70A25" w:rsidP="00B70A25">
      <w:pPr>
        <w:pStyle w:val="TextkrperEinzug"/>
        <w:ind w:left="1418" w:hanging="1418"/>
        <w:rPr>
          <w:lang w:val="de-DE"/>
        </w:rPr>
      </w:pPr>
    </w:p>
    <w:p w14:paraId="63117F63" w14:textId="77777777" w:rsidR="00B70A25" w:rsidRDefault="00B70A25" w:rsidP="00B70A25">
      <w:pPr>
        <w:pStyle w:val="TextkrperEinzug"/>
        <w:ind w:left="1418" w:hanging="1418"/>
        <w:rPr>
          <w:lang w:val="de-DE"/>
        </w:rPr>
      </w:pPr>
      <w:r w:rsidRPr="00B70A25">
        <w:rPr>
          <w:i/>
          <w:lang w:val="de-DE"/>
        </w:rPr>
        <w:t>FR060</w:t>
      </w:r>
      <w:r>
        <w:rPr>
          <w:lang w:val="de-DE"/>
        </w:rPr>
        <w:t>:</w:t>
      </w:r>
      <w:r>
        <w:rPr>
          <w:lang w:val="de-DE"/>
        </w:rPr>
        <w:tab/>
        <w:t>Nach dem Öffnen sind die wichtigsten Informationen in einer Ansicht bereitzustellen.</w:t>
      </w:r>
    </w:p>
    <w:p w14:paraId="3150E41D" w14:textId="77777777" w:rsidR="00B70A25" w:rsidRDefault="00B70A25" w:rsidP="00B70A25">
      <w:pPr>
        <w:pStyle w:val="TextkrperEinzug"/>
        <w:ind w:left="1418" w:hanging="1418"/>
        <w:rPr>
          <w:lang w:val="de-DE"/>
        </w:rPr>
      </w:pPr>
    </w:p>
    <w:p w14:paraId="074BFCA3" w14:textId="77777777" w:rsidR="00B70A25" w:rsidRDefault="00B70A25" w:rsidP="00B70A25">
      <w:pPr>
        <w:pStyle w:val="TextkrperEinzug"/>
        <w:ind w:left="1418" w:hanging="1418"/>
        <w:rPr>
          <w:lang w:val="de-DE"/>
        </w:rPr>
      </w:pPr>
      <w:r w:rsidRPr="00B70A25">
        <w:rPr>
          <w:i/>
          <w:lang w:val="de-DE"/>
        </w:rPr>
        <w:t>FR070</w:t>
      </w:r>
      <w:r>
        <w:rPr>
          <w:lang w:val="de-DE"/>
        </w:rPr>
        <w:t>:</w:t>
      </w:r>
      <w:r>
        <w:rPr>
          <w:lang w:val="de-DE"/>
        </w:rPr>
        <w:tab/>
        <w:t>Die topologischen Informationen müssen grafisch dargestellt werden.</w:t>
      </w:r>
    </w:p>
    <w:p w14:paraId="0927B35D" w14:textId="77777777" w:rsidR="00B70A25" w:rsidRDefault="00B70A25" w:rsidP="00B70A25">
      <w:pPr>
        <w:pStyle w:val="TextkrperEinzug"/>
        <w:ind w:left="1418" w:hanging="1418"/>
        <w:rPr>
          <w:lang w:val="de-DE"/>
        </w:rPr>
      </w:pPr>
    </w:p>
    <w:p w14:paraId="5318A876" w14:textId="77777777" w:rsidR="00B70A25" w:rsidRDefault="00B70A25" w:rsidP="00B70A25">
      <w:pPr>
        <w:pStyle w:val="TextkrperEinzug"/>
        <w:ind w:left="1418" w:hanging="1418"/>
        <w:rPr>
          <w:lang w:val="de-DE"/>
        </w:rPr>
      </w:pPr>
      <w:r w:rsidRPr="00B70A25">
        <w:rPr>
          <w:i/>
          <w:lang w:val="de-DE"/>
        </w:rPr>
        <w:t>FR080</w:t>
      </w:r>
      <w:r>
        <w:rPr>
          <w:lang w:val="de-DE"/>
        </w:rPr>
        <w:t>:</w:t>
      </w:r>
      <w:r>
        <w:rPr>
          <w:lang w:val="de-DE"/>
        </w:rPr>
        <w:tab/>
        <w:t>Den Nutzer beim Editieren einer Verbindung optisch unterstützen.</w:t>
      </w:r>
    </w:p>
    <w:p w14:paraId="7403A11D" w14:textId="77777777" w:rsidR="00B70A25" w:rsidRDefault="00B70A25" w:rsidP="00B70A25">
      <w:pPr>
        <w:pStyle w:val="TextkrperEinzug"/>
        <w:ind w:left="1418" w:hanging="1418"/>
        <w:rPr>
          <w:lang w:val="de-DE"/>
        </w:rPr>
      </w:pPr>
    </w:p>
    <w:p w14:paraId="4A48C51A" w14:textId="77777777" w:rsidR="00B70A25" w:rsidRDefault="00B70A25" w:rsidP="00B70A25">
      <w:pPr>
        <w:pStyle w:val="TextkrperEinzug"/>
        <w:ind w:left="1418" w:hanging="1418"/>
        <w:rPr>
          <w:lang w:val="de-DE"/>
        </w:rPr>
      </w:pPr>
      <w:r w:rsidRPr="00B70A25">
        <w:rPr>
          <w:i/>
          <w:lang w:val="de-DE"/>
        </w:rPr>
        <w:t>FR090</w:t>
      </w:r>
      <w:r>
        <w:rPr>
          <w:lang w:val="de-DE"/>
        </w:rPr>
        <w:tab/>
        <w:t>Die Basisfunktionen wie Laden, Speichern, Importieren und Exportieren müssen bereitgestellt werden.</w:t>
      </w:r>
    </w:p>
    <w:p w14:paraId="64BE621E" w14:textId="77777777" w:rsidR="00B70A25" w:rsidRDefault="00B70A25" w:rsidP="00B70A25">
      <w:pPr>
        <w:pStyle w:val="TextkrperEinzug"/>
        <w:ind w:left="1418" w:hanging="1418"/>
        <w:rPr>
          <w:lang w:val="de-DE"/>
        </w:rPr>
      </w:pPr>
    </w:p>
    <w:p w14:paraId="76C6F369" w14:textId="77777777" w:rsidR="00B70A25" w:rsidRDefault="00B70A25" w:rsidP="00B70A25">
      <w:pPr>
        <w:pStyle w:val="TextkrperEinzug"/>
        <w:ind w:left="1418" w:hanging="1418"/>
        <w:rPr>
          <w:lang w:val="de-DE"/>
        </w:rPr>
      </w:pPr>
      <w:r w:rsidRPr="00B70A25">
        <w:rPr>
          <w:i/>
          <w:lang w:val="de-DE"/>
        </w:rPr>
        <w:t>FR100</w:t>
      </w:r>
      <w:r>
        <w:rPr>
          <w:lang w:val="de-DE"/>
        </w:rPr>
        <w:tab/>
        <w:t>Darstellung verschiedener Topologien.</w:t>
      </w:r>
    </w:p>
    <w:p w14:paraId="4974ED2B" w14:textId="77777777" w:rsidR="00B70A25" w:rsidRDefault="00B70A25" w:rsidP="00B70A25">
      <w:pPr>
        <w:pStyle w:val="TextkrperEinzug"/>
        <w:ind w:left="1418" w:hanging="1418"/>
        <w:rPr>
          <w:lang w:val="de-DE"/>
        </w:rPr>
      </w:pPr>
    </w:p>
    <w:p w14:paraId="25BB655C" w14:textId="77777777" w:rsidR="00B70A25" w:rsidRDefault="00B70A25" w:rsidP="00B70A25">
      <w:pPr>
        <w:pStyle w:val="TextkrperEinzug"/>
        <w:ind w:left="1418" w:hanging="1418"/>
        <w:rPr>
          <w:lang w:val="de-DE"/>
        </w:rPr>
      </w:pPr>
      <w:r w:rsidRPr="00B70A25">
        <w:rPr>
          <w:i/>
          <w:lang w:val="de-DE"/>
        </w:rPr>
        <w:t>FR110</w:t>
      </w:r>
      <w:r>
        <w:rPr>
          <w:lang w:val="de-DE"/>
        </w:rPr>
        <w:tab/>
        <w:t xml:space="preserve">Die Topologie-Ansicht zoomen. </w:t>
      </w:r>
    </w:p>
    <w:p w14:paraId="212C52FD" w14:textId="77777777" w:rsidR="00B70A25" w:rsidRDefault="00B70A25" w:rsidP="00B70A25">
      <w:pPr>
        <w:pStyle w:val="TextkrperEinzug"/>
        <w:ind w:left="1418" w:hanging="1418"/>
        <w:rPr>
          <w:lang w:val="de-DE"/>
        </w:rPr>
      </w:pPr>
    </w:p>
    <w:p w14:paraId="312B5494" w14:textId="77777777" w:rsidR="008A7C2E" w:rsidRDefault="008A7C2E" w:rsidP="00B70A25">
      <w:pPr>
        <w:pStyle w:val="TextkrperEinzug"/>
        <w:rPr>
          <w:lang w:val="de-DE"/>
        </w:rPr>
      </w:pPr>
    </w:p>
    <w:p w14:paraId="745FBEE9" w14:textId="0A640A0A" w:rsidR="00954C61" w:rsidRDefault="00954C61" w:rsidP="00954C61">
      <w:pPr>
        <w:pStyle w:val="berschrift3"/>
      </w:pPr>
      <w:bookmarkStart w:id="64" w:name="_Toc515437512"/>
      <w:r>
        <w:t>Kann-Kriterien</w:t>
      </w:r>
      <w:bookmarkEnd w:id="64"/>
    </w:p>
    <w:p w14:paraId="20E6E115" w14:textId="77777777" w:rsidR="00BB6F06" w:rsidRDefault="00BB6F06" w:rsidP="00BB6F06">
      <w:pPr>
        <w:pStyle w:val="Textkrper"/>
      </w:pPr>
      <w:r w:rsidRPr="00B70A25">
        <w:rPr>
          <w:i/>
        </w:rPr>
        <w:t>FR200</w:t>
      </w:r>
      <w:r>
        <w:t>:</w:t>
      </w:r>
      <w:r>
        <w:tab/>
        <w:t>Bereitstellen einer „Über Uns“-Ansicht.</w:t>
      </w:r>
    </w:p>
    <w:p w14:paraId="5455974D" w14:textId="77777777" w:rsidR="00BB6F06" w:rsidRDefault="00BB6F06" w:rsidP="00BB6F06">
      <w:pPr>
        <w:pStyle w:val="TextkrperEinzug"/>
        <w:ind w:firstLine="0"/>
        <w:rPr>
          <w:lang w:val="de-DE"/>
        </w:rPr>
      </w:pPr>
    </w:p>
    <w:p w14:paraId="729A5969" w14:textId="77777777" w:rsidR="00BB6F06" w:rsidRDefault="00BB6F06" w:rsidP="00BB6F06">
      <w:pPr>
        <w:pStyle w:val="TextkrperEinzug"/>
        <w:ind w:left="1418" w:hanging="1418"/>
        <w:rPr>
          <w:lang w:val="de-DE"/>
        </w:rPr>
      </w:pPr>
      <w:r w:rsidRPr="00B70A25">
        <w:rPr>
          <w:i/>
          <w:lang w:val="de-DE"/>
        </w:rPr>
        <w:t>FR210</w:t>
      </w:r>
      <w:r>
        <w:rPr>
          <w:lang w:val="de-DE"/>
        </w:rPr>
        <w:t>:</w:t>
      </w:r>
      <w:r>
        <w:rPr>
          <w:lang w:val="de-DE"/>
        </w:rPr>
        <w:tab/>
        <w:t>Funktion zum Umstellen der Sprache.</w:t>
      </w:r>
    </w:p>
    <w:p w14:paraId="2664F553" w14:textId="77777777" w:rsidR="00BB6F06" w:rsidRDefault="00BB6F06" w:rsidP="00BB6F06">
      <w:pPr>
        <w:pStyle w:val="TextkrperEinzug"/>
        <w:ind w:left="1418" w:hanging="1418"/>
        <w:rPr>
          <w:lang w:val="de-DE"/>
        </w:rPr>
      </w:pPr>
    </w:p>
    <w:p w14:paraId="0A244573" w14:textId="4A4DDEC2" w:rsidR="00BB6F06" w:rsidRDefault="00BB6F06" w:rsidP="00BB6F06">
      <w:pPr>
        <w:pStyle w:val="TextkrperEinzug"/>
        <w:ind w:left="1418" w:hanging="1418"/>
        <w:rPr>
          <w:lang w:val="de-DE"/>
        </w:rPr>
      </w:pPr>
      <w:r w:rsidRPr="00B70A25">
        <w:rPr>
          <w:i/>
          <w:lang w:val="de-DE"/>
        </w:rPr>
        <w:t>FR220</w:t>
      </w:r>
      <w:r>
        <w:rPr>
          <w:lang w:val="de-DE"/>
        </w:rPr>
        <w:t>:</w:t>
      </w:r>
      <w:r>
        <w:rPr>
          <w:lang w:val="de-DE"/>
        </w:rPr>
        <w:tab/>
        <w:t xml:space="preserve">Funktion zur Umschaltung der Topologie-Art (siehe Abschnitt </w:t>
      </w:r>
      <w:r>
        <w:rPr>
          <w:lang w:val="de-DE"/>
        </w:rPr>
        <w:fldChar w:fldCharType="begin"/>
      </w:r>
      <w:r>
        <w:rPr>
          <w:lang w:val="de-DE"/>
        </w:rPr>
        <w:instrText xml:space="preserve"> REF _Ref506810601 \r \h </w:instrText>
      </w:r>
      <w:r>
        <w:rPr>
          <w:lang w:val="de-DE"/>
        </w:rPr>
      </w:r>
      <w:r>
        <w:rPr>
          <w:lang w:val="de-DE"/>
        </w:rPr>
        <w:fldChar w:fldCharType="separate"/>
      </w:r>
      <w:r w:rsidR="001A5BD7">
        <w:rPr>
          <w:lang w:val="de-DE"/>
        </w:rPr>
        <w:t>2.2</w:t>
      </w:r>
      <w:r>
        <w:rPr>
          <w:lang w:val="de-DE"/>
        </w:rPr>
        <w:fldChar w:fldCharType="end"/>
      </w:r>
      <w:r>
        <w:rPr>
          <w:lang w:val="de-DE"/>
        </w:rPr>
        <w:t>)</w:t>
      </w:r>
    </w:p>
    <w:p w14:paraId="2C890D84" w14:textId="77777777" w:rsidR="00BB6F06" w:rsidRDefault="00BB6F06" w:rsidP="00BB6F06">
      <w:pPr>
        <w:pStyle w:val="TextkrperEinzug"/>
        <w:ind w:left="1418" w:hanging="1418"/>
        <w:rPr>
          <w:lang w:val="de-DE"/>
        </w:rPr>
      </w:pPr>
    </w:p>
    <w:p w14:paraId="20D85866" w14:textId="77777777" w:rsidR="00BB6F06" w:rsidRDefault="00BB6F06" w:rsidP="00BB6F06">
      <w:pPr>
        <w:pStyle w:val="TextkrperEinzug"/>
        <w:ind w:left="1418" w:hanging="1418"/>
        <w:rPr>
          <w:lang w:val="de-DE"/>
        </w:rPr>
      </w:pPr>
      <w:r w:rsidRPr="00B70A25">
        <w:rPr>
          <w:i/>
          <w:lang w:val="de-DE"/>
        </w:rPr>
        <w:t>FR230</w:t>
      </w:r>
      <w:r>
        <w:rPr>
          <w:lang w:val="de-DE"/>
        </w:rPr>
        <w:tab/>
        <w:t>Funktion zum Suchen und Ersetzen von Informationen.</w:t>
      </w:r>
    </w:p>
    <w:p w14:paraId="26C3F38F" w14:textId="77777777" w:rsidR="00BB6F06" w:rsidRDefault="00BB6F06" w:rsidP="00BB6F06">
      <w:pPr>
        <w:pStyle w:val="TextkrperEinzug"/>
        <w:ind w:left="1418" w:hanging="1418"/>
        <w:rPr>
          <w:lang w:val="de-DE"/>
        </w:rPr>
      </w:pPr>
    </w:p>
    <w:p w14:paraId="466378C2" w14:textId="77777777" w:rsidR="00BB6F06" w:rsidRDefault="00BB6F06" w:rsidP="00BB6F06">
      <w:pPr>
        <w:pStyle w:val="TextkrperEinzug"/>
        <w:ind w:left="1418" w:hanging="1418"/>
        <w:rPr>
          <w:lang w:val="de-DE"/>
        </w:rPr>
      </w:pPr>
      <w:r w:rsidRPr="00B70A25">
        <w:rPr>
          <w:i/>
          <w:lang w:val="de-DE"/>
        </w:rPr>
        <w:t>FR240</w:t>
      </w:r>
      <w:r>
        <w:rPr>
          <w:lang w:val="de-DE"/>
        </w:rPr>
        <w:tab/>
        <w:t>Funktion zur Filterung von Informationen und der Darstellung.</w:t>
      </w:r>
    </w:p>
    <w:p w14:paraId="711C9313" w14:textId="77777777" w:rsidR="00BB6F06" w:rsidRDefault="00BB6F06" w:rsidP="00BB6F06">
      <w:pPr>
        <w:pStyle w:val="TextkrperEinzug"/>
        <w:ind w:left="1418" w:hanging="1418"/>
        <w:rPr>
          <w:lang w:val="de-DE"/>
        </w:rPr>
      </w:pPr>
    </w:p>
    <w:p w14:paraId="70432F9E" w14:textId="77777777" w:rsidR="00BB6F06" w:rsidRPr="00793D82" w:rsidRDefault="00BB6F06" w:rsidP="00BB6F06">
      <w:pPr>
        <w:pStyle w:val="TextkrperEinzug"/>
        <w:ind w:left="1418" w:hanging="1418"/>
        <w:rPr>
          <w:lang w:val="de-DE"/>
        </w:rPr>
      </w:pPr>
      <w:r w:rsidRPr="00B70A25">
        <w:rPr>
          <w:i/>
          <w:lang w:val="de-DE"/>
        </w:rPr>
        <w:t>FR250</w:t>
      </w:r>
      <w:r>
        <w:rPr>
          <w:lang w:val="de-DE"/>
        </w:rPr>
        <w:tab/>
        <w:t>Bereitstellen der Topologie unabhängig vom Protokoll</w:t>
      </w:r>
    </w:p>
    <w:p w14:paraId="5C86BA01" w14:textId="77777777" w:rsidR="00BB6F06" w:rsidRDefault="00BB6F06" w:rsidP="00BB6F06">
      <w:pPr>
        <w:pStyle w:val="Textkrper"/>
      </w:pPr>
    </w:p>
    <w:p w14:paraId="379AB113" w14:textId="36F1CE0A" w:rsidR="00BB6F06" w:rsidRDefault="00BB6F06" w:rsidP="00BB6F06">
      <w:pPr>
        <w:pStyle w:val="Textkrper"/>
      </w:pPr>
      <w:r w:rsidRPr="00B70A25">
        <w:rPr>
          <w:i/>
        </w:rPr>
        <w:t>FR260</w:t>
      </w:r>
      <w:r>
        <w:tab/>
      </w:r>
      <w:r>
        <w:tab/>
        <w:t xml:space="preserve">Darstellen von Fehlern in einer eigenen Ausgabe </w:t>
      </w:r>
    </w:p>
    <w:p w14:paraId="4487F148" w14:textId="77777777" w:rsidR="00BB6F06" w:rsidRPr="008D2048" w:rsidRDefault="00BB6F06" w:rsidP="00BB6F06">
      <w:pPr>
        <w:pStyle w:val="TextkrperEinzug"/>
        <w:rPr>
          <w:lang w:val="de-DE"/>
        </w:rPr>
      </w:pPr>
    </w:p>
    <w:p w14:paraId="2E4026A8" w14:textId="77777777" w:rsidR="00BB6F06" w:rsidRPr="00237EA6" w:rsidRDefault="00BB6F06" w:rsidP="00BB6F06">
      <w:pPr>
        <w:pStyle w:val="TextkrperEinzug"/>
        <w:ind w:firstLine="0"/>
        <w:rPr>
          <w:lang w:val="de-DE"/>
        </w:rPr>
      </w:pPr>
      <w:r w:rsidRPr="00B70A25">
        <w:rPr>
          <w:i/>
          <w:lang w:val="de-DE"/>
        </w:rPr>
        <w:t>FR270</w:t>
      </w:r>
      <w:r>
        <w:rPr>
          <w:lang w:val="de-DE"/>
        </w:rPr>
        <w:tab/>
      </w:r>
      <w:r>
        <w:rPr>
          <w:lang w:val="de-DE"/>
        </w:rPr>
        <w:tab/>
        <w:t>Bereitstellen einer Auto-Sortierungs-Funktion für die Darstellung</w:t>
      </w:r>
      <w:r w:rsidRPr="00237EA6">
        <w:rPr>
          <w:lang w:val="de-DE"/>
        </w:rPr>
        <w:t xml:space="preserve">. </w:t>
      </w:r>
    </w:p>
    <w:p w14:paraId="3EEE8722" w14:textId="77777777" w:rsidR="00B3067F" w:rsidRPr="008F318E" w:rsidRDefault="00B3067F" w:rsidP="00B3067F">
      <w:pPr>
        <w:pStyle w:val="TextkrperEinzug"/>
        <w:ind w:firstLine="0"/>
        <w:rPr>
          <w:lang w:val="en-US"/>
        </w:rPr>
      </w:pPr>
    </w:p>
    <w:p w14:paraId="0C40AA13" w14:textId="77777777" w:rsidR="00074640" w:rsidRDefault="00074640" w:rsidP="00074640">
      <w:pPr>
        <w:pStyle w:val="berschrift2"/>
      </w:pPr>
      <w:bookmarkStart w:id="65" w:name="_Toc515437513"/>
      <w:r w:rsidRPr="001C249B">
        <w:t>Nichtfunktionale Anforderungen</w:t>
      </w:r>
      <w:bookmarkEnd w:id="65"/>
    </w:p>
    <w:p w14:paraId="24513AB6" w14:textId="7EE91C48" w:rsidR="00CF6CA4" w:rsidRDefault="008E69B0" w:rsidP="00B70A25">
      <w:pPr>
        <w:pStyle w:val="Textkrper"/>
      </w:pPr>
      <w:r>
        <w:t>Nichtfunktionale Anforderungen (NFRs</w:t>
      </w:r>
      <w:r w:rsidR="00DA4C5C">
        <w:rPr>
          <w:rStyle w:val="Funotenzeichen"/>
        </w:rPr>
        <w:footnoteReference w:id="12"/>
      </w:r>
      <w:r w:rsidR="00693F6F">
        <w:t xml:space="preserve">), </w:t>
      </w:r>
      <w:r w:rsidR="00B70A25">
        <w:t xml:space="preserve">auch technische Anforderungen genannt, beschreiben Aspekte, die typischerweise mehrere oder alle funktionalen Anforderungen betreffen bzw. </w:t>
      </w:r>
      <w:r w:rsidR="00B70A25">
        <w:lastRenderedPageBreak/>
        <w:t>überschneiden (cross-cut). Sie haben in der Regel einen Einfluss auf die gesamte Softwarearchitektur. Außerdem beeinflussen sich nichtfunktionale Anforderungen gegenseitig. Auch hier werden die Anforderungen in Muss-und in Kann-Kriterien aufgeteilt</w:t>
      </w:r>
    </w:p>
    <w:p w14:paraId="1190F009" w14:textId="4070ED68" w:rsidR="00CF6CA4" w:rsidRPr="00CF6CA4" w:rsidRDefault="00CF6CA4" w:rsidP="00CF6CA4">
      <w:pPr>
        <w:pStyle w:val="berschrift3"/>
      </w:pPr>
      <w:bookmarkStart w:id="66" w:name="_Toc515437514"/>
      <w:r>
        <w:t>Muss-Kriterien</w:t>
      </w:r>
      <w:bookmarkEnd w:id="66"/>
    </w:p>
    <w:p w14:paraId="44B546C2" w14:textId="77777777" w:rsidR="00B70A25" w:rsidRDefault="00B70A25" w:rsidP="00B70A25">
      <w:pPr>
        <w:pStyle w:val="Textkrper"/>
        <w:ind w:left="1418" w:hanging="1418"/>
      </w:pPr>
      <w:r w:rsidRPr="00B70A25">
        <w:rPr>
          <w:i/>
        </w:rPr>
        <w:t>NF010</w:t>
      </w:r>
      <w:r>
        <w:t>:</w:t>
      </w:r>
      <w:r>
        <w:tab/>
        <w:t>Es muss möglich sein, die Software zu erweitern oder Fehlerkorrekturen durchzuführen (Wartbarkeit).</w:t>
      </w:r>
    </w:p>
    <w:p w14:paraId="79685BA9" w14:textId="77777777" w:rsidR="00B70A25" w:rsidRDefault="00B70A25" w:rsidP="00B70A25">
      <w:pPr>
        <w:pStyle w:val="TextkrperEinzug"/>
        <w:rPr>
          <w:lang w:val="de-DE"/>
        </w:rPr>
      </w:pPr>
    </w:p>
    <w:p w14:paraId="339164C5" w14:textId="77777777" w:rsidR="00B70A25" w:rsidRDefault="00B70A25" w:rsidP="00B70A25">
      <w:pPr>
        <w:pStyle w:val="TextkrperEinzug"/>
        <w:ind w:left="1418" w:hanging="1418"/>
        <w:rPr>
          <w:lang w:val="de-DE"/>
        </w:rPr>
      </w:pPr>
      <w:r w:rsidRPr="00B70A25">
        <w:rPr>
          <w:i/>
          <w:lang w:val="de-DE"/>
        </w:rPr>
        <w:t>NF020</w:t>
      </w:r>
      <w:r>
        <w:rPr>
          <w:lang w:val="de-DE"/>
        </w:rPr>
        <w:t>:</w:t>
      </w:r>
      <w:r>
        <w:rPr>
          <w:lang w:val="de-DE"/>
        </w:rPr>
        <w:tab/>
        <w:t>Die Software muss in der Lage sein, Mängel oder Ursachen von Fehlverhalten zu diagnostizieren oder änderungsbedürftige Teile zu identifiziere</w:t>
      </w:r>
      <w:r>
        <w:rPr>
          <w:highlight w:val="yellow"/>
          <w:lang w:val="de-DE"/>
        </w:rPr>
        <w:t>n</w:t>
      </w:r>
      <w:r>
        <w:rPr>
          <w:lang w:val="de-DE"/>
        </w:rPr>
        <w:t xml:space="preserve"> (Analysierbarkeit).</w:t>
      </w:r>
    </w:p>
    <w:p w14:paraId="6BD3B580" w14:textId="77777777" w:rsidR="00B70A25" w:rsidRDefault="00B70A25" w:rsidP="00B70A25">
      <w:pPr>
        <w:pStyle w:val="TextkrperEinzug"/>
        <w:ind w:left="1418" w:hanging="1418"/>
        <w:rPr>
          <w:lang w:val="de-DE"/>
        </w:rPr>
      </w:pPr>
    </w:p>
    <w:p w14:paraId="33E6EAD5" w14:textId="77777777" w:rsidR="00B70A25" w:rsidRDefault="00B70A25" w:rsidP="00B70A25">
      <w:pPr>
        <w:pStyle w:val="TextkrperEinzug"/>
        <w:ind w:left="1418" w:hanging="1418"/>
        <w:rPr>
          <w:lang w:val="de-DE"/>
        </w:rPr>
      </w:pPr>
      <w:r w:rsidRPr="00B70A25">
        <w:rPr>
          <w:i/>
          <w:lang w:val="de-DE"/>
        </w:rPr>
        <w:t>NF030</w:t>
      </w:r>
      <w:r>
        <w:rPr>
          <w:lang w:val="de-DE"/>
        </w:rPr>
        <w:t>:</w:t>
      </w:r>
      <w:r>
        <w:rPr>
          <w:lang w:val="de-DE"/>
        </w:rPr>
        <w:tab/>
        <w:t>Die Software muss die Änderung der Implementierungen einer Spezifikation zulassen (Änderbarkeit).</w:t>
      </w:r>
    </w:p>
    <w:p w14:paraId="3CCBC69E" w14:textId="77777777" w:rsidR="00B70A25" w:rsidRDefault="00B70A25" w:rsidP="00B70A25">
      <w:pPr>
        <w:pStyle w:val="TextkrperEinzug"/>
        <w:ind w:left="1418" w:hanging="1418"/>
        <w:rPr>
          <w:lang w:val="de-DE"/>
        </w:rPr>
      </w:pPr>
    </w:p>
    <w:p w14:paraId="708F820C" w14:textId="77777777" w:rsidR="00B70A25" w:rsidRDefault="00B70A25" w:rsidP="00B70A25">
      <w:pPr>
        <w:pStyle w:val="TextkrperEinzug"/>
        <w:ind w:left="1418" w:hanging="1418"/>
        <w:rPr>
          <w:lang w:val="de-DE"/>
        </w:rPr>
      </w:pPr>
      <w:r w:rsidRPr="00B70A25">
        <w:rPr>
          <w:i/>
          <w:lang w:val="de-DE"/>
        </w:rPr>
        <w:t>NF040</w:t>
      </w:r>
      <w:r>
        <w:rPr>
          <w:lang w:val="de-DE"/>
        </w:rPr>
        <w:tab/>
        <w:t>Die Software soll fehlertolerant sein (Stabilität).</w:t>
      </w:r>
    </w:p>
    <w:p w14:paraId="4C7D00B8" w14:textId="77777777" w:rsidR="00B70A25" w:rsidRDefault="00B70A25" w:rsidP="00B70A25">
      <w:pPr>
        <w:pStyle w:val="TextkrperEinzug"/>
        <w:ind w:left="1418" w:hanging="1418"/>
        <w:rPr>
          <w:lang w:val="de-DE"/>
        </w:rPr>
      </w:pPr>
    </w:p>
    <w:p w14:paraId="72915E25" w14:textId="77777777" w:rsidR="00B70A25" w:rsidRDefault="00B70A25" w:rsidP="00B70A25">
      <w:pPr>
        <w:pStyle w:val="TextkrperEinzug"/>
        <w:ind w:left="1418" w:hanging="1418"/>
        <w:rPr>
          <w:lang w:val="de-DE"/>
        </w:rPr>
      </w:pPr>
      <w:r w:rsidRPr="00B70A25">
        <w:rPr>
          <w:i/>
          <w:lang w:val="de-DE"/>
        </w:rPr>
        <w:t>NF050</w:t>
      </w:r>
      <w:r>
        <w:rPr>
          <w:lang w:val="de-DE"/>
        </w:rPr>
        <w:t>:</w:t>
      </w:r>
      <w:r>
        <w:rPr>
          <w:lang w:val="de-DE"/>
        </w:rPr>
        <w:tab/>
        <w:t>Die Software soll validierbar sein (Testbarkeit).</w:t>
      </w:r>
    </w:p>
    <w:p w14:paraId="4DD5A056" w14:textId="77777777" w:rsidR="00B70A25" w:rsidRDefault="00B70A25" w:rsidP="00B70A25">
      <w:pPr>
        <w:pStyle w:val="TextkrperEinzug"/>
        <w:ind w:left="1418" w:hanging="1418"/>
        <w:rPr>
          <w:lang w:val="de-DE"/>
        </w:rPr>
      </w:pPr>
    </w:p>
    <w:p w14:paraId="1774D67E" w14:textId="77777777" w:rsidR="00B70A25" w:rsidRDefault="00B70A25" w:rsidP="00B70A25">
      <w:pPr>
        <w:pStyle w:val="TextkrperEinzug"/>
        <w:ind w:left="1418" w:hanging="1418"/>
        <w:rPr>
          <w:lang w:val="de-DE"/>
        </w:rPr>
      </w:pPr>
      <w:r w:rsidRPr="00B70A25">
        <w:rPr>
          <w:i/>
          <w:lang w:val="de-DE"/>
        </w:rPr>
        <w:t>NF060</w:t>
      </w:r>
      <w:r>
        <w:rPr>
          <w:lang w:val="de-DE"/>
        </w:rPr>
        <w:t xml:space="preserve">: </w:t>
      </w:r>
      <w:r>
        <w:rPr>
          <w:lang w:val="de-DE"/>
        </w:rPr>
        <w:tab/>
        <w:t>Die Software ist ein Bestandteil des „Communication Studio“.</w:t>
      </w:r>
    </w:p>
    <w:p w14:paraId="78554BAE" w14:textId="77777777" w:rsidR="00B70A25" w:rsidRDefault="00B70A25" w:rsidP="00B70A25">
      <w:pPr>
        <w:pStyle w:val="TextkrperEinzug"/>
        <w:ind w:left="1418" w:hanging="1418"/>
        <w:rPr>
          <w:lang w:val="de-DE"/>
        </w:rPr>
      </w:pPr>
    </w:p>
    <w:p w14:paraId="7B453CFB" w14:textId="77777777" w:rsidR="00B70A25" w:rsidRDefault="00B70A25" w:rsidP="00B70A25">
      <w:pPr>
        <w:pStyle w:val="TextkrperEinzug"/>
        <w:ind w:left="1418" w:hanging="1418"/>
        <w:rPr>
          <w:lang w:val="de-DE"/>
        </w:rPr>
      </w:pPr>
      <w:r w:rsidRPr="00B70A25">
        <w:rPr>
          <w:i/>
          <w:lang w:val="de-DE"/>
        </w:rPr>
        <w:t>NF070</w:t>
      </w:r>
      <w:r>
        <w:rPr>
          <w:lang w:val="de-DE"/>
        </w:rPr>
        <w:t>:</w:t>
      </w:r>
      <w:r>
        <w:rPr>
          <w:lang w:val="de-DE"/>
        </w:rPr>
        <w:tab/>
        <w:t>Der Datenaustausch erfolgt im XML-Format.</w:t>
      </w:r>
    </w:p>
    <w:p w14:paraId="2A41633E" w14:textId="77777777" w:rsidR="00B70A25" w:rsidRDefault="00B70A25" w:rsidP="00B70A25">
      <w:pPr>
        <w:pStyle w:val="TextkrperEinzug"/>
        <w:ind w:left="1418" w:hanging="1418"/>
        <w:rPr>
          <w:lang w:val="de-DE"/>
        </w:rPr>
      </w:pPr>
    </w:p>
    <w:p w14:paraId="29891751" w14:textId="77777777" w:rsidR="00B70A25" w:rsidRDefault="00B70A25" w:rsidP="00B70A25">
      <w:pPr>
        <w:pStyle w:val="TextkrperEinzug"/>
        <w:ind w:left="1418" w:hanging="1418"/>
        <w:rPr>
          <w:lang w:val="de-DE"/>
        </w:rPr>
      </w:pPr>
      <w:r w:rsidRPr="00B70A25">
        <w:rPr>
          <w:i/>
          <w:lang w:val="de-DE"/>
        </w:rPr>
        <w:t>NF080</w:t>
      </w:r>
      <w:r>
        <w:rPr>
          <w:lang w:val="de-DE"/>
        </w:rPr>
        <w:t>:</w:t>
      </w:r>
      <w:r>
        <w:rPr>
          <w:lang w:val="de-DE"/>
        </w:rPr>
        <w:tab/>
        <w:t>Die Software muss unter Webbrowsern Google Chrome, Mozilla Firefox und Internet Explorer benutzbar sein.</w:t>
      </w:r>
    </w:p>
    <w:p w14:paraId="50734731" w14:textId="7E66B185" w:rsidR="00693F6F" w:rsidRDefault="00693F6F" w:rsidP="00693F6F">
      <w:pPr>
        <w:pStyle w:val="TextkrperEinzug"/>
        <w:ind w:left="1418" w:hanging="1418"/>
        <w:rPr>
          <w:lang w:val="de-DE"/>
        </w:rPr>
      </w:pPr>
      <w:r>
        <w:rPr>
          <w:lang w:val="de-DE"/>
        </w:rPr>
        <w:t>.</w:t>
      </w:r>
    </w:p>
    <w:p w14:paraId="0C8899F7" w14:textId="17694BC1" w:rsidR="00194FB0" w:rsidRDefault="00194FB0" w:rsidP="00194FB0">
      <w:pPr>
        <w:pStyle w:val="berschrift3"/>
      </w:pPr>
      <w:bookmarkStart w:id="67" w:name="_Toc515437515"/>
      <w:r>
        <w:t>Kann-Kriterien</w:t>
      </w:r>
      <w:bookmarkEnd w:id="67"/>
    </w:p>
    <w:p w14:paraId="463FAAAF" w14:textId="77777777" w:rsidR="00693F6F" w:rsidRDefault="00693F6F" w:rsidP="00693F6F">
      <w:pPr>
        <w:pStyle w:val="Textkrper"/>
      </w:pPr>
      <w:r w:rsidRPr="00B70A25">
        <w:rPr>
          <w:i/>
        </w:rPr>
        <w:t>NF110</w:t>
      </w:r>
      <w:r>
        <w:t>:</w:t>
      </w:r>
      <w:r>
        <w:tab/>
        <w:t>Die Software soll zukünftig in einer Cloud zur Verfügung gestellt werden.</w:t>
      </w:r>
    </w:p>
    <w:p w14:paraId="1383E227" w14:textId="77777777" w:rsidR="00693F6F" w:rsidRDefault="00693F6F" w:rsidP="00693F6F">
      <w:pPr>
        <w:pStyle w:val="TextkrperEinzug"/>
        <w:ind w:firstLine="0"/>
        <w:rPr>
          <w:lang w:val="de-DE"/>
        </w:rPr>
      </w:pPr>
    </w:p>
    <w:p w14:paraId="4587BF32" w14:textId="77777777" w:rsidR="00693F6F" w:rsidRPr="00194FB0" w:rsidRDefault="00693F6F" w:rsidP="00693F6F">
      <w:pPr>
        <w:pStyle w:val="TextkrperEinzug"/>
        <w:ind w:firstLine="0"/>
        <w:rPr>
          <w:lang w:val="de-DE"/>
        </w:rPr>
      </w:pPr>
      <w:r w:rsidRPr="00B70A25">
        <w:rPr>
          <w:i/>
          <w:lang w:val="de-DE"/>
        </w:rPr>
        <w:t>NF120</w:t>
      </w:r>
      <w:r>
        <w:rPr>
          <w:lang w:val="de-DE"/>
        </w:rPr>
        <w:t>:</w:t>
      </w:r>
      <w:r>
        <w:rPr>
          <w:lang w:val="de-DE"/>
        </w:rPr>
        <w:tab/>
        <w:t>Die Software soll mit Angular 5 umgesetzt werden.</w:t>
      </w:r>
    </w:p>
    <w:p w14:paraId="0C97C8AB" w14:textId="77777777" w:rsidR="00194FB0" w:rsidRPr="00194FB0" w:rsidRDefault="00194FB0" w:rsidP="00194FB0">
      <w:pPr>
        <w:pStyle w:val="TextkrperEinzug"/>
        <w:rPr>
          <w:lang w:val="de-DE"/>
        </w:rPr>
      </w:pPr>
    </w:p>
    <w:p w14:paraId="6B37AA2A" w14:textId="77777777" w:rsidR="00B74F18" w:rsidRDefault="00B74F18" w:rsidP="008E1D5A">
      <w:pPr>
        <w:pStyle w:val="TextkrperEinzug"/>
        <w:ind w:firstLine="0"/>
        <w:rPr>
          <w:lang w:val="de-DE"/>
        </w:rPr>
      </w:pPr>
    </w:p>
    <w:p w14:paraId="4751BD3B" w14:textId="479772E9" w:rsidR="00041408" w:rsidRDefault="00041408" w:rsidP="00041408">
      <w:pPr>
        <w:pStyle w:val="TextkrperEinzug"/>
        <w:ind w:firstLine="0"/>
        <w:rPr>
          <w:rFonts w:cs="Times New Roman"/>
          <w:lang w:val="de-DE"/>
        </w:rPr>
      </w:pPr>
    </w:p>
    <w:p w14:paraId="7C6DB5B1" w14:textId="177A08D4" w:rsidR="00127189" w:rsidRDefault="005F0518" w:rsidP="00127189">
      <w:r>
        <w:br w:type="page"/>
      </w:r>
      <w:bookmarkStart w:id="68" w:name="_Konzept"/>
      <w:bookmarkEnd w:id="68"/>
    </w:p>
    <w:p w14:paraId="3FB15C5F" w14:textId="77777777" w:rsidR="00127189" w:rsidRDefault="00127189" w:rsidP="00127189"/>
    <w:p w14:paraId="6A9AA436" w14:textId="6D0A0BF1" w:rsidR="00CC63CC" w:rsidRDefault="00C938CA" w:rsidP="00A15649">
      <w:pPr>
        <w:pStyle w:val="berschrift1"/>
      </w:pPr>
      <w:bookmarkStart w:id="69" w:name="_Toc515437516"/>
      <w:r>
        <w:t xml:space="preserve">Evaluation </w:t>
      </w:r>
      <w:r w:rsidR="00536493">
        <w:t xml:space="preserve">der </w:t>
      </w:r>
      <w:r w:rsidR="00CC63CC">
        <w:t>Technologie</w:t>
      </w:r>
      <w:r w:rsidR="00536493">
        <w:t>n</w:t>
      </w:r>
      <w:bookmarkEnd w:id="69"/>
      <w:r w:rsidR="00CC63CC">
        <w:t xml:space="preserve"> </w:t>
      </w:r>
    </w:p>
    <w:p w14:paraId="18D698D2" w14:textId="2FC18B9C" w:rsidR="004430CB" w:rsidRDefault="004430CB" w:rsidP="00536493">
      <w:pPr>
        <w:pStyle w:val="Textkrper"/>
      </w:pPr>
      <w:r w:rsidRPr="004430CB">
        <w:rPr>
          <w:i/>
        </w:rPr>
        <w:t>TopologyEditor</w:t>
      </w:r>
      <w:r>
        <w:rPr>
          <w:i/>
        </w:rPr>
        <w:t xml:space="preserve"> </w:t>
      </w:r>
      <w:r>
        <w:t xml:space="preserve">basiert auf einem verteilten System, das Module zur Umgebungserfassung mit Datenverarbeitungsknoten und Schnittstellen zu andere Programme kombiniert. Der Entwicklungsprozess der Software für ein solches System umfasst neben der eigentlichen Anwendungsentwicklung zwei periphere Aufgaben: Zum einen muss die Kommunikation zwischen Komponenten des Systems sichergestellt und zum andere die Interfaces zur Hardware oder andere externe Programme bereitgestellt werden. </w:t>
      </w:r>
    </w:p>
    <w:p w14:paraId="7D063D23" w14:textId="77777777" w:rsidR="00F35AE8" w:rsidRDefault="004430CB" w:rsidP="004430CB">
      <w:pPr>
        <w:pStyle w:val="TextkrperEinzug"/>
        <w:ind w:firstLine="0"/>
        <w:rPr>
          <w:lang w:val="de-DE"/>
        </w:rPr>
      </w:pPr>
      <w:r>
        <w:rPr>
          <w:lang w:val="de-DE"/>
        </w:rPr>
        <w:t xml:space="preserve">Um die Entwicklungsaufwand an dieser Stelle zu reduzieren </w:t>
      </w:r>
      <w:r w:rsidR="00F35AE8">
        <w:rPr>
          <w:lang w:val="de-DE"/>
        </w:rPr>
        <w:t>muss die beschriebene Vielfältigkeit gekapselt und der Zugriff auf eine uniforme Schnittstelle abgebildet werden. Erst damit ist eine Austauschbarkeit und Wiederverwendbarkeit von Komponenten umsetzbar. Dadurch kann ein der wichtigste Muss-Kriterien aus der Anforderungen abgedeckt werden.</w:t>
      </w:r>
    </w:p>
    <w:p w14:paraId="2F15B731" w14:textId="16DF4083" w:rsidR="004430CB" w:rsidRDefault="00F35AE8" w:rsidP="004430CB">
      <w:pPr>
        <w:pStyle w:val="TextkrperEinzug"/>
        <w:ind w:firstLine="0"/>
        <w:rPr>
          <w:lang w:val="de-DE"/>
        </w:rPr>
      </w:pPr>
      <w:r>
        <w:rPr>
          <w:lang w:val="de-DE"/>
        </w:rPr>
        <w:t>Nach monatelang wurde eine Fülle von verschiedenen Frameworks für die Entwicklung solcher Plug-In gefunden. Nunmehr stehe ich aber vor den Aufgaben aus der Vielzahl an der verfügbaren Implementierung das für meine konkrete Anwendung geeignetste zu finden. Entsprechend muss ich als Entwickler nach dem Abstecken das Szenarienkontexts, wie zum Beispiel der</w:t>
      </w:r>
      <w:r w:rsidR="00EC3593">
        <w:rPr>
          <w:lang w:val="de-DE"/>
        </w:rPr>
        <w:t xml:space="preserve"> </w:t>
      </w:r>
      <w:r>
        <w:rPr>
          <w:lang w:val="de-DE"/>
        </w:rPr>
        <w:t xml:space="preserve">beteiligten </w:t>
      </w:r>
      <w:r w:rsidR="00EC3593">
        <w:rPr>
          <w:lang w:val="de-DE"/>
        </w:rPr>
        <w:t xml:space="preserve">Komponente, den nötigen Algorithmen den erforderlichen Kommunikationseigenschaften usw., aufwendige Recherche betrieben, um eine weitegehende Übereinstimmung sicherzustellen. Diese Kapitel dient insbesondere im Clientseitige Umsetzung mit vergleichbare Aufstellung als überblick über den gefundenen Rahmenwerken. Für die serverseitige Umsetzung wird </w:t>
      </w:r>
      <w:r w:rsidR="009F1F56">
        <w:rPr>
          <w:lang w:val="de-DE"/>
        </w:rPr>
        <w:t xml:space="preserve">die ASP.NET.Core 2.0 eingesetzt. Anschließend führen wir das Tools bzw. die externen Bibliotheken zur Vereinfachung und Beschleunigung der Entwicklung, zum beispeil für die Visualisierung von Information Daten wir die Bibliothek GoJs genutzt und für das Styling und Strukturierung von Benutzeroberfläche wird das Bootstrap verwendet </w:t>
      </w:r>
    </w:p>
    <w:p w14:paraId="0DBAABB3" w14:textId="424ED180" w:rsidR="0097509B" w:rsidRDefault="0097509B" w:rsidP="004430CB">
      <w:pPr>
        <w:pStyle w:val="TextkrperEinzug"/>
        <w:ind w:firstLine="0"/>
        <w:rPr>
          <w:lang w:val="de-DE"/>
        </w:rPr>
      </w:pPr>
    </w:p>
    <w:p w14:paraId="3B8FD4A3" w14:textId="5595C6C3" w:rsidR="0097509B" w:rsidRDefault="0097509B" w:rsidP="0097509B">
      <w:pPr>
        <w:pStyle w:val="berschrift2"/>
      </w:pPr>
      <w:bookmarkStart w:id="70" w:name="_Toc515437517"/>
      <w:r>
        <w:t>Clientseitige relevante Frameworks</w:t>
      </w:r>
      <w:bookmarkEnd w:id="70"/>
    </w:p>
    <w:p w14:paraId="6DF702ED" w14:textId="01624AE2" w:rsidR="0097509B" w:rsidRPr="0097509B" w:rsidRDefault="0097509B" w:rsidP="0097509B">
      <w:pPr>
        <w:pStyle w:val="Textkrper"/>
      </w:pPr>
      <w:r>
        <w:t>Im den letzten Jahren hat sich im Bereich der Web</w:t>
      </w:r>
      <w:r w:rsidR="00EB417B">
        <w:t>technologie eine Entwicklung von browserfähige Anwendungen die für die Erfüllung spezifischer Aufgabe als eine kompakte Einheit entworfen wurden, hinzu autonomen modulare Systeme vollzogen. Kennzeichnend für diese „neue“ Webtechnologie-Generation ist die Kooperation und Interaktion zwischen Software-Modulen. Um die Integration diese Komponente in einem Gesamtsystem zu ermöglichen und dabei den Software-Entwicklungsprozess zu vereinfachen und zu beschleunigen, sind viele Frameworks mit unterschiedlichen Schwerpunkte entwickelt worden. Diese gehen zum Beispiel Kommunikation und Konfiguration die mit einem modularen System einhergehen, an. In diesem Abschnitt werden nur 3 ausgewählte Konzepte vorstellt.</w:t>
      </w:r>
      <w:r w:rsidR="008000A5">
        <w:t xml:space="preserve"> Im Folgende stützt sich dieser Abschnitt auf die wichtigsten Frameworks, die zum einen eine Erfüllung des in Abschb33 beschriebenen Aspekte bieten und zum anderen eine Verbreitung gefunden haben. </w:t>
      </w:r>
    </w:p>
    <w:p w14:paraId="2283D819" w14:textId="77777777" w:rsidR="004430CB" w:rsidRPr="004430CB" w:rsidRDefault="004430CB" w:rsidP="004430CB">
      <w:pPr>
        <w:pStyle w:val="TextkrperEinzug"/>
        <w:rPr>
          <w:lang w:val="de-DE"/>
        </w:rPr>
      </w:pPr>
    </w:p>
    <w:p w14:paraId="709CF459" w14:textId="770056F9" w:rsidR="00CC63CC" w:rsidRDefault="00D1328E" w:rsidP="008000A5">
      <w:pPr>
        <w:pStyle w:val="berschrift3"/>
      </w:pPr>
      <w:bookmarkStart w:id="71" w:name="_Toc515437518"/>
      <w:r>
        <w:lastRenderedPageBreak/>
        <w:t xml:space="preserve">Angular </w:t>
      </w:r>
      <w:r w:rsidR="001547AA">
        <w:t>5</w:t>
      </w:r>
      <w:bookmarkEnd w:id="71"/>
    </w:p>
    <w:p w14:paraId="2E21896F" w14:textId="25AA3D13" w:rsidR="00D1328E" w:rsidRDefault="00D1328E" w:rsidP="00D1328E">
      <w:pPr>
        <w:pStyle w:val="Textkrper"/>
      </w:pPr>
      <w:r>
        <w:t xml:space="preserve">Das Entwickeln und Erstellen von HTML-Seite, die flexibel und einfach zu warten sind, kann eine Herausforderung darstellen. In diesem Abschnitt werden einige der häufigsten Probleme beschrieben, wie bei der Erstellung von HTML auftreten können, und </w:t>
      </w:r>
      <w:r w:rsidR="005A5D22">
        <w:t>es wird beschrieben, wie</w:t>
      </w:r>
      <w:r>
        <w:t xml:space="preserve"> Angular-Technologie dies</w:t>
      </w:r>
      <w:r w:rsidR="005A5D22">
        <w:t>e</w:t>
      </w:r>
      <w:r>
        <w:t xml:space="preserve"> Herausforderungen meisten </w:t>
      </w:r>
      <w:r w:rsidR="005A5D22">
        <w:t>kann</w:t>
      </w:r>
      <w:r>
        <w:t>.</w:t>
      </w:r>
    </w:p>
    <w:p w14:paraId="5518DECA" w14:textId="21717582" w:rsidR="00D1328E" w:rsidRDefault="00D1328E" w:rsidP="00D1328E">
      <w:pPr>
        <w:pStyle w:val="TextkrperEinzug"/>
        <w:ind w:firstLine="0"/>
        <w:rPr>
          <w:lang w:val="de-DE"/>
        </w:rPr>
      </w:pPr>
    </w:p>
    <w:p w14:paraId="18B5C74F" w14:textId="21C1CCF9" w:rsidR="00D1328E" w:rsidRDefault="00D1328E" w:rsidP="00D1328E">
      <w:pPr>
        <w:pStyle w:val="TextkrperEinzug"/>
        <w:ind w:firstLine="0"/>
        <w:rPr>
          <w:lang w:val="de-DE"/>
        </w:rPr>
      </w:pPr>
      <w:r>
        <w:rPr>
          <w:lang w:val="de-DE"/>
        </w:rPr>
        <w:t xml:space="preserve">In der Regel stehen Entwickler </w:t>
      </w:r>
      <w:r w:rsidR="00EE64EF">
        <w:rPr>
          <w:lang w:val="de-DE"/>
        </w:rPr>
        <w:t>von HTML-Seite vor einigen Herausforderungen. Anwendungsanforderungen können sich im Laufe der Zeit ändern.</w:t>
      </w:r>
    </w:p>
    <w:p w14:paraId="58974C8E" w14:textId="46660571" w:rsidR="00EE64EF" w:rsidRDefault="00EE64EF" w:rsidP="00D1328E">
      <w:pPr>
        <w:pStyle w:val="TextkrperEinzug"/>
        <w:ind w:firstLine="0"/>
        <w:rPr>
          <w:lang w:val="de-DE"/>
        </w:rPr>
      </w:pPr>
      <w:r>
        <w:rPr>
          <w:lang w:val="de-DE"/>
        </w:rPr>
        <w:t xml:space="preserve">Neue Geschäftschancen und –Herausforderungen können sich ergeben, neue Technologie werden möglicherweise verfügbar, oder sogar das kontinuierliche Kundenfeedback während des Entwicklungszyklus kann die Anforderungen der Anwendung erheblich beeinflussen. Daher ist es wichtig, die Anwendung so zu erstellen, dass sie flexibel ist und in Laufe der Zeit leicht geändert oder erweitert werden kann. Entwerfen für dies Art von Flexibilität kann schwer sein zu erreichen denn es erfordert eine </w:t>
      </w:r>
      <w:r w:rsidR="005A5D22">
        <w:rPr>
          <w:lang w:val="de-DE"/>
        </w:rPr>
        <w:t>Architektur,</w:t>
      </w:r>
      <w:r>
        <w:rPr>
          <w:lang w:val="de-DE"/>
        </w:rPr>
        <w:t xml:space="preserve"> die es </w:t>
      </w:r>
      <w:r w:rsidR="005A5D22">
        <w:rPr>
          <w:lang w:val="de-DE"/>
        </w:rPr>
        <w:t>ermöglicht,</w:t>
      </w:r>
      <w:r>
        <w:rPr>
          <w:lang w:val="de-DE"/>
        </w:rPr>
        <w:t xml:space="preserve"> einzelne Teile der Anwendung unabhängig voneinander zu entwickeln und zu testen,</w:t>
      </w:r>
      <w:r w:rsidR="005A5D22">
        <w:rPr>
          <w:lang w:val="de-DE"/>
        </w:rPr>
        <w:t xml:space="preserve"> die später isoliert oder aktualisiert werden können, ohne den Rest der Anwendungen zu beinträchtigen</w:t>
      </w:r>
      <w:r>
        <w:rPr>
          <w:lang w:val="de-DE"/>
        </w:rPr>
        <w:t xml:space="preserve"> </w:t>
      </w:r>
    </w:p>
    <w:p w14:paraId="52EBA461" w14:textId="3996F31F" w:rsidR="00957CB3" w:rsidRDefault="00957CB3" w:rsidP="00D1328E">
      <w:pPr>
        <w:pStyle w:val="TextkrperEinzug"/>
        <w:ind w:firstLine="0"/>
        <w:rPr>
          <w:lang w:val="de-DE"/>
        </w:rPr>
      </w:pPr>
    </w:p>
    <w:p w14:paraId="68777B5A" w14:textId="77777777" w:rsidR="00957CB3" w:rsidRDefault="00957CB3" w:rsidP="00957CB3">
      <w:pPr>
        <w:pStyle w:val="TextkrperEinzug"/>
        <w:keepNext/>
        <w:ind w:firstLine="0"/>
      </w:pPr>
      <w:r>
        <w:rPr>
          <w:noProof/>
          <w:lang w:val="de-DE"/>
        </w:rPr>
        <w:drawing>
          <wp:inline distT="0" distB="0" distL="0" distR="0" wp14:anchorId="20B8B2FE" wp14:editId="07FFB047">
            <wp:extent cx="5759450" cy="4602480"/>
            <wp:effectExtent l="0" t="0" r="0" b="7620"/>
            <wp:docPr id="11" name="Grafik 11">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ypische zusammengesetzte Anwendungsarchitektur mit dem Angular Framework.PNG"/>
                    <pic:cNvPicPr/>
                  </pic:nvPicPr>
                  <pic:blipFill>
                    <a:blip r:embed="rId20">
                      <a:extLst>
                        <a:ext uri="{28A0092B-C50C-407E-A947-70E740481C1C}">
                          <a14:useLocalDpi xmlns:a14="http://schemas.microsoft.com/office/drawing/2010/main" val="0"/>
                        </a:ext>
                      </a:extLst>
                    </a:blip>
                    <a:stretch>
                      <a:fillRect/>
                    </a:stretch>
                  </pic:blipFill>
                  <pic:spPr>
                    <a:xfrm>
                      <a:off x="0" y="0"/>
                      <a:ext cx="5759450" cy="4602480"/>
                    </a:xfrm>
                    <a:prstGeom prst="rect">
                      <a:avLst/>
                    </a:prstGeom>
                  </pic:spPr>
                </pic:pic>
              </a:graphicData>
            </a:graphic>
          </wp:inline>
        </w:drawing>
      </w:r>
    </w:p>
    <w:p w14:paraId="6EF9C62C" w14:textId="2AA302D5" w:rsidR="00957CB3" w:rsidRPr="00D1328E" w:rsidRDefault="00957CB3" w:rsidP="00957CB3">
      <w:pPr>
        <w:pStyle w:val="Beschriftung"/>
        <w:jc w:val="both"/>
      </w:pPr>
      <w:bookmarkStart w:id="72" w:name="_Toc511225568"/>
      <w:r>
        <w:t xml:space="preserve">Abbildung </w:t>
      </w:r>
      <w:r w:rsidR="00B5557A">
        <w:fldChar w:fldCharType="begin"/>
      </w:r>
      <w:r w:rsidR="00B5557A">
        <w:instrText xml:space="preserve"> SEQ Abbildung \* ARABIC </w:instrText>
      </w:r>
      <w:r w:rsidR="00B5557A">
        <w:fldChar w:fldCharType="separate"/>
      </w:r>
      <w:r w:rsidR="001A5BD7">
        <w:rPr>
          <w:noProof/>
        </w:rPr>
        <w:t>10</w:t>
      </w:r>
      <w:r w:rsidR="00B5557A">
        <w:rPr>
          <w:noProof/>
        </w:rPr>
        <w:fldChar w:fldCharType="end"/>
      </w:r>
      <w:r>
        <w:t xml:space="preserve">: </w:t>
      </w:r>
      <w:r w:rsidRPr="00B73C22">
        <w:t>Typische zusammengesetzte Anwendungsarchitektur mit dem Angular Framework</w:t>
      </w:r>
      <w:bookmarkEnd w:id="72"/>
    </w:p>
    <w:p w14:paraId="5674DAE5" w14:textId="466D786A" w:rsidR="008A7BDA" w:rsidRPr="00BB12A1" w:rsidRDefault="008A7BDA" w:rsidP="00BB12A1">
      <w:pPr>
        <w:pStyle w:val="Textkrper"/>
        <w:rPr>
          <w:b/>
        </w:rPr>
      </w:pPr>
      <w:r w:rsidRPr="00BB12A1">
        <w:rPr>
          <w:b/>
        </w:rPr>
        <w:t xml:space="preserve">Die Wichtigste Konzept von Angular </w:t>
      </w:r>
    </w:p>
    <w:p w14:paraId="0DAFAF91" w14:textId="745D6DD3" w:rsidR="001D4AC4" w:rsidRDefault="001D4AC4" w:rsidP="008A7BDA">
      <w:pPr>
        <w:pStyle w:val="Textkrper"/>
      </w:pPr>
      <w:r>
        <w:t xml:space="preserve">Dieser Abschnitt bietet eine kurze Übersicht über den wichtigsten Konzepten von Angular und definiert einige Begriffe, die in der Dokumentation und in </w:t>
      </w:r>
      <w:r w:rsidR="00A43D5C">
        <w:t>Quellec</w:t>
      </w:r>
      <w:r>
        <w:t xml:space="preserve">ode verwendet werden </w:t>
      </w:r>
    </w:p>
    <w:p w14:paraId="2485CDA7" w14:textId="68F6607B" w:rsidR="006309E4" w:rsidRDefault="006309E4" w:rsidP="008A7BDA">
      <w:pPr>
        <w:pStyle w:val="Textkrper"/>
      </w:pPr>
    </w:p>
    <w:p w14:paraId="70B1431C" w14:textId="37DFE83A" w:rsidR="008A7BDA" w:rsidRDefault="006309E4" w:rsidP="003F1886">
      <w:pPr>
        <w:pStyle w:val="Textkrper"/>
        <w:numPr>
          <w:ilvl w:val="0"/>
          <w:numId w:val="19"/>
        </w:numPr>
      </w:pPr>
      <w:r w:rsidRPr="001B2BD7">
        <w:rPr>
          <w:b/>
        </w:rPr>
        <w:lastRenderedPageBreak/>
        <w:t>Module</w:t>
      </w:r>
      <w:r>
        <w:t xml:space="preserve">: Module sind Pakete mit </w:t>
      </w:r>
      <w:r w:rsidR="001259C2">
        <w:t>Services, Components, Direktives und Templates</w:t>
      </w:r>
      <w:r>
        <w:t xml:space="preserve">, die unabhängig voneinander entwickelt, getestet, und optional bereitgestellt werden können. In vielen Situationen werden Module von separaten Teams entwickelt und gewartet. Eine typische Angular-Projekt besteht aus mehrere Modulen. Sie können verwendet werden, um bestimmte Geschäftsbezogene Funktionen (z.B. Editieren von Topology, </w:t>
      </w:r>
      <w:r w:rsidR="001259C2">
        <w:t>Startseite</w:t>
      </w:r>
      <w:r>
        <w:t xml:space="preserve"> verwalten) darzustellen und alle An</w:t>
      </w:r>
      <w:r w:rsidR="001259C2">
        <w:t>sichten, Dienste und Datenmodelle zu kapseln, die zum Implementieren dieser Funktionalität erforderlich sind.</w:t>
      </w:r>
    </w:p>
    <w:p w14:paraId="2840691D" w14:textId="4DF4B695" w:rsidR="001259C2" w:rsidRDefault="001259C2" w:rsidP="003F1886">
      <w:pPr>
        <w:pStyle w:val="TextkrperEinzug"/>
        <w:numPr>
          <w:ilvl w:val="0"/>
          <w:numId w:val="19"/>
        </w:numPr>
        <w:rPr>
          <w:lang w:val="de-DE"/>
        </w:rPr>
      </w:pPr>
      <w:r w:rsidRPr="001B2BD7">
        <w:rPr>
          <w:b/>
          <w:lang w:val="de-DE"/>
        </w:rPr>
        <w:t>AppModule</w:t>
      </w:r>
      <w:r>
        <w:rPr>
          <w:lang w:val="de-DE"/>
        </w:rPr>
        <w:t xml:space="preserve">: In einer Modulare Applikation müssen Module zur Laufzeit von der Hostanwendung erkannt und geladen bzw. importiert werden. In Angular wird ein AppModul verwendet, um anzugeben, welche Module importiert werden sollen und in </w:t>
      </w:r>
      <w:r w:rsidR="00566401">
        <w:rPr>
          <w:lang w:val="de-DE"/>
        </w:rPr>
        <w:t>welcher Reihenfolge</w:t>
      </w:r>
      <w:r>
        <w:rPr>
          <w:lang w:val="de-DE"/>
        </w:rPr>
        <w:t>.</w:t>
      </w:r>
    </w:p>
    <w:p w14:paraId="400D5FC0" w14:textId="39F99436" w:rsidR="00D41B57" w:rsidRDefault="00D41B57" w:rsidP="003F1886">
      <w:pPr>
        <w:pStyle w:val="TextkrperEinzug"/>
        <w:numPr>
          <w:ilvl w:val="0"/>
          <w:numId w:val="19"/>
        </w:numPr>
        <w:rPr>
          <w:lang w:val="de-DE"/>
        </w:rPr>
      </w:pPr>
      <w:r w:rsidRPr="001B2BD7">
        <w:rPr>
          <w:b/>
          <w:lang w:val="de-DE"/>
        </w:rPr>
        <w:t>Component</w:t>
      </w:r>
      <w:r>
        <w:rPr>
          <w:lang w:val="de-DE"/>
        </w:rPr>
        <w:t>:</w:t>
      </w:r>
      <w:r w:rsidR="009C6A99">
        <w:rPr>
          <w:lang w:val="de-DE"/>
        </w:rPr>
        <w:t xml:space="preserve"> Bei Angular ist keine direkte Manipulation des HTML-DOM vorgesehen, sonders eine Trennung nach MVC-Muster. Der Entwickler definiert dafür ein Tag in einer Seite, der durch eine mit </w:t>
      </w:r>
      <w:r w:rsidR="009C6A99" w:rsidRPr="009C6A99">
        <w:rPr>
          <w:i/>
          <w:lang w:val="de-DE"/>
        </w:rPr>
        <w:t>@</w:t>
      </w:r>
      <w:r w:rsidR="00B034AA" w:rsidRPr="009C6A99">
        <w:rPr>
          <w:i/>
          <w:lang w:val="de-DE"/>
        </w:rPr>
        <w:t>Component</w:t>
      </w:r>
      <w:r w:rsidR="00B034AA">
        <w:rPr>
          <w:lang w:val="de-DE"/>
        </w:rPr>
        <w:t xml:space="preserve"> dekorierte</w:t>
      </w:r>
      <w:r w:rsidR="009C6A99">
        <w:rPr>
          <w:lang w:val="de-DE"/>
        </w:rPr>
        <w:t xml:space="preserve"> Komponenten</w:t>
      </w:r>
      <w:r w:rsidR="00B034AA">
        <w:rPr>
          <w:lang w:val="de-DE"/>
        </w:rPr>
        <w:t xml:space="preserve">klassen repräsentiert. Der </w:t>
      </w:r>
      <w:r w:rsidR="00B034AA" w:rsidRPr="00B034AA">
        <w:rPr>
          <w:i/>
          <w:lang w:val="de-DE"/>
        </w:rPr>
        <w:t>Selec</w:t>
      </w:r>
      <w:r w:rsidR="009C6A99" w:rsidRPr="00B034AA">
        <w:rPr>
          <w:i/>
          <w:lang w:val="de-DE"/>
        </w:rPr>
        <w:t>tor</w:t>
      </w:r>
      <w:r w:rsidR="00A43D5C">
        <w:rPr>
          <w:lang w:val="de-DE"/>
        </w:rPr>
        <w:t xml:space="preserve"> </w:t>
      </w:r>
      <w:r w:rsidR="009C6A99">
        <w:rPr>
          <w:lang w:val="de-DE"/>
        </w:rPr>
        <w:t>legt den Tagnamen fest. Die mit der Komponent verbunden</w:t>
      </w:r>
      <w:r w:rsidR="00B034AA">
        <w:rPr>
          <w:lang w:val="de-DE"/>
        </w:rPr>
        <w:t xml:space="preserve"> Vorlage (</w:t>
      </w:r>
      <w:r w:rsidR="00B034AA" w:rsidRPr="00B034AA">
        <w:rPr>
          <w:i/>
          <w:lang w:val="de-DE"/>
        </w:rPr>
        <w:t>Template</w:t>
      </w:r>
      <w:r w:rsidR="00B034AA">
        <w:rPr>
          <w:lang w:val="de-DE"/>
        </w:rPr>
        <w:t xml:space="preserve">) kann der Webentwickler direkt als Zeichenkette in der Eigenschaft </w:t>
      </w:r>
      <w:r w:rsidR="00B034AA" w:rsidRPr="00B034AA">
        <w:rPr>
          <w:i/>
          <w:lang w:val="de-DE"/>
        </w:rPr>
        <w:t>template</w:t>
      </w:r>
      <w:r w:rsidR="00B034AA">
        <w:rPr>
          <w:i/>
          <w:lang w:val="de-DE"/>
        </w:rPr>
        <w:t xml:space="preserve"> </w:t>
      </w:r>
      <w:r w:rsidR="00B034AA">
        <w:rPr>
          <w:lang w:val="de-DE"/>
        </w:rPr>
        <w:t xml:space="preserve">angeben, was sich aber nur bei sehr kurzen HTML-Blöcke anbietet. Eine Komponent kann auch eigene CSS-Vorlagen (Inline oder als eigenständige Datei) besitzen, die allein für die </w:t>
      </w:r>
      <w:r w:rsidR="00A43D5C">
        <w:rPr>
          <w:lang w:val="de-DE"/>
        </w:rPr>
        <w:t>Darstellung dieser Komponente gelten</w:t>
      </w:r>
      <w:r w:rsidR="00B034AA">
        <w:rPr>
          <w:lang w:val="de-DE"/>
        </w:rPr>
        <w:t xml:space="preserve">. Einer der wichtige Verhalten </w:t>
      </w:r>
      <w:r w:rsidR="000037AA">
        <w:rPr>
          <w:lang w:val="de-DE"/>
        </w:rPr>
        <w:t>der Komponente</w:t>
      </w:r>
      <w:r w:rsidR="00B034AA">
        <w:rPr>
          <w:lang w:val="de-DE"/>
        </w:rPr>
        <w:t xml:space="preserve"> </w:t>
      </w:r>
      <w:r w:rsidR="000037AA">
        <w:rPr>
          <w:lang w:val="de-DE"/>
        </w:rPr>
        <w:t>ist</w:t>
      </w:r>
      <w:r w:rsidR="00B034AA">
        <w:rPr>
          <w:lang w:val="de-DE"/>
        </w:rPr>
        <w:t>, dass Komponenten in Laufe Ihre Lebenzuklus</w:t>
      </w:r>
      <w:r w:rsidR="000037AA">
        <w:rPr>
          <w:lang w:val="de-DE"/>
        </w:rPr>
        <w:t xml:space="preserve"> diverse Ereignisse auslösen, in die der Entwickler sich einhängen kann.</w:t>
      </w:r>
      <w:r w:rsidR="00B034AA">
        <w:rPr>
          <w:lang w:val="de-DE"/>
        </w:rPr>
        <w:t xml:space="preserve"> </w:t>
      </w:r>
    </w:p>
    <w:p w14:paraId="6996F1CF" w14:textId="657C888D" w:rsidR="00D41B57" w:rsidRDefault="00D41B57" w:rsidP="003F1886">
      <w:pPr>
        <w:pStyle w:val="TextkrperEinzug"/>
        <w:numPr>
          <w:ilvl w:val="0"/>
          <w:numId w:val="19"/>
        </w:numPr>
        <w:rPr>
          <w:lang w:val="de-DE"/>
        </w:rPr>
      </w:pPr>
      <w:r w:rsidRPr="001B2BD7">
        <w:rPr>
          <w:b/>
          <w:lang w:val="de-DE"/>
        </w:rPr>
        <w:t>Template</w:t>
      </w:r>
      <w:r>
        <w:rPr>
          <w:lang w:val="de-DE"/>
        </w:rPr>
        <w:t>:</w:t>
      </w:r>
      <w:r w:rsidR="001B2BD7">
        <w:rPr>
          <w:lang w:val="de-DE"/>
        </w:rPr>
        <w:t xml:space="preserve"> Angular Template ist die benutzerorientierte Vorlage, die beschreibt was der Benutzer sehen und tun kann. Die Verwendung von solchem Template zur Erstellung einer Ansicht biete den Vorteil, dass man nicht jedes Details der Ansicht erstellen muss. Angular Template erlauben unterschiedliche Syntax wie Interpolation, Template Statement usw. Als eigenständige Datei lässt sich die Angular Template in einer Applikation durch die Dateienden </w:t>
      </w:r>
      <w:r w:rsidR="001B2BD7" w:rsidRPr="001B2BD7">
        <w:rPr>
          <w:i/>
          <w:lang w:val="de-DE"/>
        </w:rPr>
        <w:t>.html</w:t>
      </w:r>
      <w:r w:rsidR="001B2BD7">
        <w:rPr>
          <w:lang w:val="de-DE"/>
        </w:rPr>
        <w:t xml:space="preserve"> erkennen.</w:t>
      </w:r>
    </w:p>
    <w:p w14:paraId="61F45185" w14:textId="43C58223" w:rsidR="008000A5" w:rsidRDefault="00D41B57" w:rsidP="003F1886">
      <w:pPr>
        <w:pStyle w:val="TextkrperEinzug"/>
        <w:numPr>
          <w:ilvl w:val="0"/>
          <w:numId w:val="19"/>
        </w:numPr>
        <w:rPr>
          <w:lang w:val="de-DE"/>
        </w:rPr>
      </w:pPr>
      <w:r w:rsidRPr="001B2BD7">
        <w:rPr>
          <w:b/>
          <w:lang w:val="de-DE"/>
        </w:rPr>
        <w:t>Services</w:t>
      </w:r>
      <w:r>
        <w:rPr>
          <w:lang w:val="de-DE"/>
        </w:rPr>
        <w:t>:</w:t>
      </w:r>
      <w:r w:rsidR="00D87359">
        <w:rPr>
          <w:lang w:val="de-DE"/>
        </w:rPr>
        <w:t xml:space="preserve"> Angular Services werden häufig Zum Speichern von Daten und zum Ausführen von http-Anfragen verwendet. Er </w:t>
      </w:r>
      <w:r w:rsidR="00D87359" w:rsidRPr="00D87359">
        <w:rPr>
          <w:lang w:val="de-DE"/>
        </w:rPr>
        <w:t xml:space="preserve">ist eine breite Kategorie, die jeden Wert, jede Funktion oder jede Funktion umfasst, die eine </w:t>
      </w:r>
      <w:r w:rsidR="00D87359">
        <w:rPr>
          <w:lang w:val="de-DE"/>
        </w:rPr>
        <w:t>Komponente</w:t>
      </w:r>
      <w:r w:rsidR="00D87359" w:rsidRPr="00D87359">
        <w:rPr>
          <w:lang w:val="de-DE"/>
        </w:rPr>
        <w:t xml:space="preserve"> benötigt. Ein Service ist typischerweise eine Klasse mit einem engen, genau definierten Zweck. Es sollte etwas Bestimmtes tun und es gut machen.</w:t>
      </w:r>
      <w:r w:rsidR="00D87359">
        <w:rPr>
          <w:lang w:val="de-DE"/>
        </w:rPr>
        <w:t xml:space="preserve"> Angular bietet Solche Service um die Modularität und Wiederverwendbarkeit zu erhöhen.</w:t>
      </w:r>
      <w:r w:rsidR="00D87359" w:rsidRPr="00D87359">
        <w:t xml:space="preserve"> </w:t>
      </w:r>
      <w:r w:rsidR="00D87359" w:rsidRPr="00D87359">
        <w:rPr>
          <w:lang w:val="de-DE"/>
        </w:rPr>
        <w:t>Eine Komponente sollte beispielsweise nicht definieren müssen, wie Daten vom Server abgerufen, Benutzereingaben validiert oder direkt in der Konsole protokolliert werden. Stattdessen kann es solche Aufgaben an Dienste delegieren</w:t>
      </w:r>
      <w:r w:rsidR="00D87359">
        <w:rPr>
          <w:lang w:val="de-DE"/>
        </w:rPr>
        <w:t xml:space="preserve"> </w:t>
      </w:r>
      <w:sdt>
        <w:sdtPr>
          <w:rPr>
            <w:lang w:val="de-DE"/>
          </w:rPr>
          <w:id w:val="-1048147236"/>
          <w:citation/>
        </w:sdtPr>
        <w:sdtEndPr/>
        <w:sdtContent>
          <w:r w:rsidR="00D87359">
            <w:rPr>
              <w:lang w:val="de-DE"/>
            </w:rPr>
            <w:fldChar w:fldCharType="begin"/>
          </w:r>
          <w:r w:rsidR="00D87359">
            <w:rPr>
              <w:lang w:val="de-DE"/>
            </w:rPr>
            <w:instrText xml:space="preserve"> CITATION Goo18 \l 1031 </w:instrText>
          </w:r>
          <w:r w:rsidR="00D87359">
            <w:rPr>
              <w:lang w:val="de-DE"/>
            </w:rPr>
            <w:fldChar w:fldCharType="separate"/>
          </w:r>
          <w:r w:rsidR="00BE3499" w:rsidRPr="00BE3499">
            <w:rPr>
              <w:noProof/>
              <w:lang w:val="de-DE"/>
            </w:rPr>
            <w:t>[9]</w:t>
          </w:r>
          <w:r w:rsidR="00D87359">
            <w:rPr>
              <w:lang w:val="de-DE"/>
            </w:rPr>
            <w:fldChar w:fldCharType="end"/>
          </w:r>
        </w:sdtContent>
      </w:sdt>
    </w:p>
    <w:p w14:paraId="7C136FEA" w14:textId="6F7E0E8E" w:rsidR="008000A5" w:rsidRDefault="008000A5" w:rsidP="008000A5">
      <w:pPr>
        <w:pStyle w:val="TextkrperEinzug"/>
        <w:ind w:firstLine="0"/>
        <w:rPr>
          <w:lang w:val="de-DE"/>
        </w:rPr>
      </w:pPr>
    </w:p>
    <w:p w14:paraId="52013ED8" w14:textId="3D6DCC44" w:rsidR="008000A5" w:rsidRDefault="008000A5" w:rsidP="008000A5">
      <w:pPr>
        <w:pStyle w:val="berschrift3"/>
      </w:pPr>
      <w:bookmarkStart w:id="73" w:name="_Toc515437519"/>
      <w:r>
        <w:t>Vue.js</w:t>
      </w:r>
      <w:bookmarkEnd w:id="73"/>
    </w:p>
    <w:p w14:paraId="68B1A55C" w14:textId="689A82BB" w:rsidR="008000A5" w:rsidRDefault="009032ED" w:rsidP="0042724B">
      <w:pPr>
        <w:pStyle w:val="TextkrperEinzug"/>
        <w:ind w:firstLine="0"/>
        <w:rPr>
          <w:rFonts w:cs="Times New Roman"/>
          <w:lang w:val="de-DE"/>
        </w:rPr>
      </w:pPr>
      <w:r w:rsidRPr="009032ED">
        <w:rPr>
          <w:rFonts w:cs="Times New Roman"/>
          <w:i/>
          <w:lang w:val="de-DE"/>
        </w:rPr>
        <w:t>Vue</w:t>
      </w:r>
      <w:r>
        <w:rPr>
          <w:rFonts w:cs="Times New Roman"/>
          <w:i/>
          <w:lang w:val="de-DE"/>
        </w:rPr>
        <w:t xml:space="preserve"> </w:t>
      </w:r>
      <w:sdt>
        <w:sdtPr>
          <w:rPr>
            <w:rFonts w:cs="Times New Roman"/>
            <w:i/>
            <w:lang w:val="de-DE"/>
          </w:rPr>
          <w:id w:val="-1548136463"/>
          <w:citation/>
        </w:sdtPr>
        <w:sdtEndPr/>
        <w:sdtContent>
          <w:r>
            <w:rPr>
              <w:rFonts w:cs="Times New Roman"/>
              <w:i/>
              <w:lang w:val="de-DE"/>
            </w:rPr>
            <w:fldChar w:fldCharType="begin"/>
          </w:r>
          <w:r>
            <w:rPr>
              <w:rFonts w:cs="Times New Roman"/>
              <w:i/>
              <w:lang w:val="de-DE"/>
            </w:rPr>
            <w:instrText xml:space="preserve"> CITATION Eva18 \l 1031 </w:instrText>
          </w:r>
          <w:r>
            <w:rPr>
              <w:rFonts w:cs="Times New Roman"/>
              <w:i/>
              <w:lang w:val="de-DE"/>
            </w:rPr>
            <w:fldChar w:fldCharType="separate"/>
          </w:r>
          <w:r w:rsidR="00BE3499" w:rsidRPr="00BE3499">
            <w:rPr>
              <w:rFonts w:cs="Times New Roman"/>
              <w:noProof/>
              <w:lang w:val="de-DE"/>
            </w:rPr>
            <w:t>[10]</w:t>
          </w:r>
          <w:r>
            <w:rPr>
              <w:rFonts w:cs="Times New Roman"/>
              <w:i/>
              <w:lang w:val="de-DE"/>
            </w:rPr>
            <w:fldChar w:fldCharType="end"/>
          </w:r>
        </w:sdtContent>
      </w:sdt>
      <w:r w:rsidRPr="009032ED">
        <w:rPr>
          <w:rFonts w:cs="Times New Roman"/>
          <w:lang w:val="de-DE"/>
        </w:rPr>
        <w:t xml:space="preserve"> ist ein fortschrittliches Framework für den</w:t>
      </w:r>
      <w:r w:rsidR="0042724B">
        <w:rPr>
          <w:rFonts w:cs="Times New Roman"/>
          <w:lang w:val="de-DE"/>
        </w:rPr>
        <w:t xml:space="preserve"> Aufbau von Benutzeroberflächen, das von Evan You</w:t>
      </w:r>
      <w:sdt>
        <w:sdtPr>
          <w:rPr>
            <w:rFonts w:cs="Times New Roman"/>
            <w:lang w:val="de-DE"/>
          </w:rPr>
          <w:id w:val="76254098"/>
          <w:citation/>
        </w:sdtPr>
        <w:sdtEndPr/>
        <w:sdtContent>
          <w:r w:rsidR="00BF3CAE">
            <w:rPr>
              <w:rFonts w:cs="Times New Roman"/>
              <w:lang w:val="de-DE"/>
            </w:rPr>
            <w:fldChar w:fldCharType="begin"/>
          </w:r>
          <w:r w:rsidR="00BF3CAE">
            <w:rPr>
              <w:rFonts w:cs="Times New Roman"/>
              <w:lang w:val="de-DE"/>
            </w:rPr>
            <w:instrText xml:space="preserve"> CITATION Lin18 \l 1031 </w:instrText>
          </w:r>
          <w:r w:rsidR="00BF3CAE">
            <w:rPr>
              <w:rFonts w:cs="Times New Roman"/>
              <w:lang w:val="de-DE"/>
            </w:rPr>
            <w:fldChar w:fldCharType="separate"/>
          </w:r>
          <w:r w:rsidR="00BE3499">
            <w:rPr>
              <w:rFonts w:cs="Times New Roman"/>
              <w:noProof/>
              <w:lang w:val="de-DE"/>
            </w:rPr>
            <w:t xml:space="preserve"> </w:t>
          </w:r>
          <w:r w:rsidR="00BE3499" w:rsidRPr="00BE3499">
            <w:rPr>
              <w:rFonts w:cs="Times New Roman"/>
              <w:noProof/>
              <w:lang w:val="de-DE"/>
            </w:rPr>
            <w:t>[11]</w:t>
          </w:r>
          <w:r w:rsidR="00BF3CAE">
            <w:rPr>
              <w:rFonts w:cs="Times New Roman"/>
              <w:lang w:val="de-DE"/>
            </w:rPr>
            <w:fldChar w:fldCharType="end"/>
          </w:r>
        </w:sdtContent>
      </w:sdt>
      <w:r w:rsidR="00BE3499">
        <w:rPr>
          <w:rFonts w:cs="Times New Roman"/>
          <w:lang w:val="de-DE"/>
        </w:rPr>
        <w:t xml:space="preserve"> </w:t>
      </w:r>
      <w:r w:rsidR="0042724B">
        <w:rPr>
          <w:rFonts w:cs="Times New Roman"/>
          <w:lang w:val="de-DE"/>
        </w:rPr>
        <w:t>im Jahr 2013 entwickelt wurde. Das Aktuelle Version ist 2.5.16</w:t>
      </w:r>
      <w:sdt>
        <w:sdtPr>
          <w:rPr>
            <w:rFonts w:cs="Times New Roman"/>
            <w:lang w:val="de-DE"/>
          </w:rPr>
          <w:id w:val="-1940124164"/>
          <w:citation/>
        </w:sdtPr>
        <w:sdtEndPr/>
        <w:sdtContent>
          <w:r w:rsidR="0042724B">
            <w:rPr>
              <w:rFonts w:cs="Times New Roman"/>
              <w:lang w:val="de-DE"/>
            </w:rPr>
            <w:fldChar w:fldCharType="begin"/>
          </w:r>
          <w:r w:rsidR="0042724B">
            <w:rPr>
              <w:rFonts w:cs="Times New Roman"/>
              <w:lang w:val="de-DE"/>
            </w:rPr>
            <w:instrText xml:space="preserve"> CITATION Git18 \l 1031 </w:instrText>
          </w:r>
          <w:r w:rsidR="0042724B">
            <w:rPr>
              <w:rFonts w:cs="Times New Roman"/>
              <w:lang w:val="de-DE"/>
            </w:rPr>
            <w:fldChar w:fldCharType="separate"/>
          </w:r>
          <w:r w:rsidR="00BE3499">
            <w:rPr>
              <w:rFonts w:cs="Times New Roman"/>
              <w:noProof/>
              <w:lang w:val="de-DE"/>
            </w:rPr>
            <w:t xml:space="preserve"> </w:t>
          </w:r>
          <w:r w:rsidR="00BE3499" w:rsidRPr="00BE3499">
            <w:rPr>
              <w:rFonts w:cs="Times New Roman"/>
              <w:noProof/>
              <w:lang w:val="de-DE"/>
            </w:rPr>
            <w:t>[12]</w:t>
          </w:r>
          <w:r w:rsidR="0042724B">
            <w:rPr>
              <w:rFonts w:cs="Times New Roman"/>
              <w:lang w:val="de-DE"/>
            </w:rPr>
            <w:fldChar w:fldCharType="end"/>
          </w:r>
        </w:sdtContent>
      </w:sdt>
      <w:r w:rsidR="0042724B">
        <w:rPr>
          <w:rFonts w:cs="Times New Roman"/>
          <w:lang w:val="de-DE"/>
        </w:rPr>
        <w:t xml:space="preserve">. </w:t>
      </w:r>
      <w:r w:rsidRPr="009032ED">
        <w:rPr>
          <w:rFonts w:cs="Times New Roman"/>
          <w:lang w:val="de-DE"/>
        </w:rPr>
        <w:t>Es ist von Grund auf so konzipiert, dass es stufenweise adoptierbar ist, und kann je nach Anwendungsfall leicht zwischen einer Bibliothek und einem Framework skalieren. Es besteht aus einer zugänglichen Kernbibliothek, die sich nur auf die Ansichtsebene konzentriert, und einem Ökosystem von unterstützenden Bibliotheken, das Sie bei der Bewältigung der Komplexität großer Einseitenanwendungen unterstützt.</w:t>
      </w:r>
      <w:r w:rsidR="0042724B">
        <w:rPr>
          <w:rFonts w:cs="Times New Roman"/>
          <w:lang w:val="de-DE"/>
        </w:rPr>
        <w:t xml:space="preserve"> </w:t>
      </w:r>
      <w:r w:rsidR="0042724B" w:rsidRPr="0042724B">
        <w:rPr>
          <w:rFonts w:cs="Times New Roman"/>
          <w:lang w:val="de-DE"/>
        </w:rPr>
        <w:t xml:space="preserve">Dieses Framework arbeitet nach dem Entwurfsmuster </w:t>
      </w:r>
      <w:r w:rsidR="0042724B">
        <w:rPr>
          <w:rFonts w:cs="Times New Roman"/>
          <w:lang w:val="de-DE"/>
        </w:rPr>
        <w:t xml:space="preserve">MVVM und ist stark von Angular </w:t>
      </w:r>
      <w:r w:rsidR="0042724B" w:rsidRPr="0042724B">
        <w:rPr>
          <w:rFonts w:cs="Times New Roman"/>
          <w:lang w:val="de-DE"/>
        </w:rPr>
        <w:t>inspiriert.</w:t>
      </w:r>
    </w:p>
    <w:p w14:paraId="07C36293" w14:textId="28E137E4" w:rsidR="00E71848" w:rsidRDefault="005557DE" w:rsidP="00E71848">
      <w:pPr>
        <w:pStyle w:val="berschrift3"/>
      </w:pPr>
      <w:bookmarkStart w:id="74" w:name="_Toc515437520"/>
      <w:r>
        <w:lastRenderedPageBreak/>
        <w:t xml:space="preserve">SAPUI5 </w:t>
      </w:r>
      <w:sdt>
        <w:sdtPr>
          <w:id w:val="-1066793900"/>
          <w:citation/>
        </w:sdtPr>
        <w:sdtEndPr/>
        <w:sdtContent>
          <w:r w:rsidR="00A5110B">
            <w:fldChar w:fldCharType="begin"/>
          </w:r>
          <w:r w:rsidR="00A5110B">
            <w:instrText xml:space="preserve"> CITATION SAP18 \l 1031 </w:instrText>
          </w:r>
          <w:r w:rsidR="00A5110B">
            <w:fldChar w:fldCharType="separate"/>
          </w:r>
          <w:r w:rsidR="00BE3499">
            <w:rPr>
              <w:noProof/>
            </w:rPr>
            <w:t>[13]</w:t>
          </w:r>
          <w:r w:rsidR="00A5110B">
            <w:fldChar w:fldCharType="end"/>
          </w:r>
        </w:sdtContent>
      </w:sdt>
      <w:bookmarkEnd w:id="74"/>
    </w:p>
    <w:p w14:paraId="4F25FA22" w14:textId="05CEAD22" w:rsidR="00E71848" w:rsidRDefault="00E71848" w:rsidP="00E71848">
      <w:pPr>
        <w:pStyle w:val="Textkrper"/>
      </w:pPr>
      <w:r>
        <w:t>SAPUI5 ist eine Javascript-Framework, die von der Firma SAP entwickelt wurde. Es besteht aus einem funktionsreichen Kern und einer sehr großen Anzahl von UI-Steuerelementen, die in einer Handvoll Bibliotheken organisiert sind.</w:t>
      </w:r>
    </w:p>
    <w:p w14:paraId="5826E635" w14:textId="478A145F" w:rsidR="00E71848" w:rsidRDefault="00E71848" w:rsidP="00E71848">
      <w:pPr>
        <w:pStyle w:val="TextkrperEinzug"/>
        <w:ind w:firstLine="0"/>
        <w:rPr>
          <w:lang w:val="de-DE"/>
        </w:rPr>
      </w:pPr>
      <w:r>
        <w:rPr>
          <w:lang w:val="de-DE"/>
        </w:rPr>
        <w:t>Diese Bibliotheken besitzen vor allen eine effiziente Engine zum Erstellen und Aktualisieren des HTML-Steuerelemente, darüber hinaus unterstützen die MVC-Konzept und die deklarative UI-Konstruktion.</w:t>
      </w:r>
    </w:p>
    <w:p w14:paraId="1945BA8A" w14:textId="678DAC59" w:rsidR="00E71848" w:rsidRDefault="00E71848" w:rsidP="00E71848">
      <w:pPr>
        <w:pStyle w:val="TextkrperEinzug"/>
        <w:ind w:firstLine="0"/>
        <w:rPr>
          <w:lang w:val="de-DE"/>
        </w:rPr>
      </w:pPr>
      <w:r>
        <w:rPr>
          <w:lang w:val="de-DE"/>
        </w:rPr>
        <w:t>Die Steuerelemente reichen von einfachen Button-Steuerelemente bis zu komplexen Steuerelemente beispielsweise Grid-System und Diagram-Steuerelemente.</w:t>
      </w:r>
    </w:p>
    <w:p w14:paraId="48A262CB" w14:textId="05419959" w:rsidR="00E71848" w:rsidRDefault="00E16882" w:rsidP="00E71848">
      <w:pPr>
        <w:pStyle w:val="TextkrperEinzug"/>
        <w:ind w:firstLine="0"/>
        <w:rPr>
          <w:lang w:val="de-DE"/>
        </w:rPr>
      </w:pPr>
      <w:r>
        <w:rPr>
          <w:lang w:val="de-DE"/>
        </w:rPr>
        <w:t>Für Entwickler biete SAPUI5 eine leistungsstarke Konzepte:</w:t>
      </w:r>
    </w:p>
    <w:p w14:paraId="5BA49084" w14:textId="17D7F520" w:rsidR="00E16882" w:rsidRDefault="00E16882" w:rsidP="003F1886">
      <w:pPr>
        <w:pStyle w:val="TextkrperEinzug"/>
        <w:numPr>
          <w:ilvl w:val="0"/>
          <w:numId w:val="30"/>
        </w:numPr>
        <w:rPr>
          <w:lang w:val="de-DE"/>
        </w:rPr>
      </w:pPr>
      <w:r>
        <w:rPr>
          <w:lang w:val="de-DE"/>
        </w:rPr>
        <w:t>Der SAPUI5 bietet eine solide Grundlage, die die Entwicklungsprozesse vereinfacht, indem viele Aspekte der modernen Entwicklung hinter den Kulissen verwalten werden.</w:t>
      </w:r>
    </w:p>
    <w:p w14:paraId="52E38EA3" w14:textId="0E31740B" w:rsidR="00E16882" w:rsidRDefault="00E16882" w:rsidP="003F1886">
      <w:pPr>
        <w:pStyle w:val="TextkrperEinzug"/>
        <w:numPr>
          <w:ilvl w:val="0"/>
          <w:numId w:val="30"/>
        </w:numPr>
        <w:rPr>
          <w:lang w:val="de-DE"/>
        </w:rPr>
      </w:pPr>
      <w:r>
        <w:rPr>
          <w:lang w:val="de-DE"/>
        </w:rPr>
        <w:t xml:space="preserve">Es biete integrierte Unterstützung für Architekturkonzept wie Zwei-Wege-Datenbindung und Routing </w:t>
      </w:r>
    </w:p>
    <w:p w14:paraId="1A3D875D" w14:textId="2F96D760" w:rsidR="00E37573" w:rsidRDefault="00A5110B" w:rsidP="003F1886">
      <w:pPr>
        <w:pStyle w:val="TextkrperEinzug"/>
        <w:numPr>
          <w:ilvl w:val="0"/>
          <w:numId w:val="30"/>
        </w:numPr>
        <w:rPr>
          <w:lang w:val="de-DE"/>
        </w:rPr>
      </w:pPr>
      <w:r>
        <w:rPr>
          <w:lang w:val="de-DE"/>
        </w:rPr>
        <w:t>Es biete die Bindung mit JSON, XML und andere Datenformaten</w:t>
      </w:r>
    </w:p>
    <w:p w14:paraId="21FBFBB6" w14:textId="77777777" w:rsidR="00E16882" w:rsidRPr="00E71848" w:rsidRDefault="00E16882" w:rsidP="00E71848">
      <w:pPr>
        <w:pStyle w:val="TextkrperEinzug"/>
        <w:ind w:firstLine="0"/>
        <w:rPr>
          <w:lang w:val="de-DE"/>
        </w:rPr>
      </w:pPr>
    </w:p>
    <w:p w14:paraId="076356DC" w14:textId="47F06E7F" w:rsidR="008000A5" w:rsidRDefault="008000A5" w:rsidP="008000A5">
      <w:pPr>
        <w:pStyle w:val="berschrift3"/>
      </w:pPr>
      <w:bookmarkStart w:id="75" w:name="_Toc515437521"/>
      <w:r>
        <w:t>React</w:t>
      </w:r>
      <w:sdt>
        <w:sdtPr>
          <w:id w:val="1805976075"/>
          <w:citation/>
        </w:sdtPr>
        <w:sdtEndPr/>
        <w:sdtContent>
          <w:r>
            <w:fldChar w:fldCharType="begin"/>
          </w:r>
          <w:r>
            <w:instrText xml:space="preserve"> CITATION Fac18 \l 1031 </w:instrText>
          </w:r>
          <w:r>
            <w:fldChar w:fldCharType="separate"/>
          </w:r>
          <w:r w:rsidR="00BE3499">
            <w:rPr>
              <w:noProof/>
            </w:rPr>
            <w:t xml:space="preserve"> [14]</w:t>
          </w:r>
          <w:r>
            <w:fldChar w:fldCharType="end"/>
          </w:r>
        </w:sdtContent>
      </w:sdt>
      <w:bookmarkEnd w:id="75"/>
    </w:p>
    <w:p w14:paraId="4A3FD902" w14:textId="12902B3E" w:rsidR="0045716A" w:rsidRDefault="0045716A" w:rsidP="0045716A">
      <w:pPr>
        <w:pStyle w:val="Textkrper"/>
      </w:pPr>
      <w:r w:rsidRPr="0045716A">
        <w:rPr>
          <w:i/>
        </w:rPr>
        <w:t>React</w:t>
      </w:r>
      <w:r>
        <w:t xml:space="preserve"> ist ein JavaScript-Framework zur Erstellung von Webanwendungen. Es wird es seit 2013 von Facebook unter einer Open Source-Lizenz entwickelt und besitzt eine große Online Community mit vielen helfenden Entwicklern und Unterstutzern. Das Aktuelle  Version 16.3.2</w:t>
      </w:r>
      <w:sdt>
        <w:sdtPr>
          <w:id w:val="-586693094"/>
          <w:citation/>
        </w:sdtPr>
        <w:sdtEndPr/>
        <w:sdtContent>
          <w:r>
            <w:fldChar w:fldCharType="begin"/>
          </w:r>
          <w:r>
            <w:instrText xml:space="preserve"> CITATION Fac181 \l 1031 </w:instrText>
          </w:r>
          <w:r>
            <w:fldChar w:fldCharType="separate"/>
          </w:r>
          <w:r w:rsidR="00BE3499">
            <w:rPr>
              <w:noProof/>
            </w:rPr>
            <w:t xml:space="preserve"> [15]</w:t>
          </w:r>
          <w:r>
            <w:fldChar w:fldCharType="end"/>
          </w:r>
        </w:sdtContent>
      </w:sdt>
      <w:r>
        <w:t xml:space="preserve"> besitzt eine deutliche Verbesserung der Fehlermeldung </w:t>
      </w:r>
    </w:p>
    <w:p w14:paraId="0E74F580" w14:textId="77777777" w:rsidR="0045716A" w:rsidRDefault="0045716A" w:rsidP="0045716A">
      <w:pPr>
        <w:pStyle w:val="Textkrper"/>
      </w:pPr>
    </w:p>
    <w:p w14:paraId="0D9A2AD3" w14:textId="71C758B5" w:rsidR="0045716A" w:rsidRDefault="0045716A" w:rsidP="0045716A">
      <w:pPr>
        <w:pStyle w:val="Textkrper"/>
      </w:pPr>
      <w:r>
        <w:t xml:space="preserve">Es handelt sich um ein clientseitiges Frontend-Framework, das heißt, der Quelltext wird für die Ausführung im Browser geschrieben und dient der Implementierung einer Nutzeroberfläche. Das Hauptprinzip ist dabei die Erweiterung des Vokabulars von HTML, damit dieses um Funktionalitäten erweitert wird, die es ermöglichen, dynamische Webanwendungen zu erstellen  </w:t>
      </w:r>
    </w:p>
    <w:p w14:paraId="6E699CE4" w14:textId="03341886" w:rsidR="0045716A" w:rsidRDefault="0045716A" w:rsidP="0045716A">
      <w:pPr>
        <w:pStyle w:val="Textkrper"/>
      </w:pPr>
      <w:r>
        <w:t>In dynamischen Webseiten und -anwendungen können beispielsweise Quelltext Ausschnitte</w:t>
      </w:r>
    </w:p>
    <w:p w14:paraId="0B422C0E" w14:textId="6D155438" w:rsidR="0045716A" w:rsidRDefault="0045716A" w:rsidP="0045716A">
      <w:pPr>
        <w:pStyle w:val="Textkrper"/>
      </w:pPr>
      <w:r>
        <w:t>in verschiedene Seiten eingebunden werden, um Redundanzen zu vermeiden. Außerdem ermöglicht eine dynamische Seite die Interaktion des Nutzers mit bestimmten Inhalten. Das Gegenteil sind statische Webseiten, die aus unveränderlichen und zusammenhangslosen HTML-Dokumenten bestehen. Die einzige Möglichkeit der Navigation bildet dort die Nutzung von Hyperlinks.</w:t>
      </w:r>
    </w:p>
    <w:p w14:paraId="37EF1927" w14:textId="77777777" w:rsidR="0045716A" w:rsidRDefault="0045716A" w:rsidP="0045716A">
      <w:pPr>
        <w:pStyle w:val="Textkrper"/>
      </w:pPr>
    </w:p>
    <w:p w14:paraId="491BC02A" w14:textId="7CBE8B20" w:rsidR="0045716A" w:rsidRDefault="00EF3D46" w:rsidP="0045716A">
      <w:pPr>
        <w:pStyle w:val="Textkrper"/>
      </w:pPr>
      <w:r>
        <w:t xml:space="preserve">Mit React können interaktive UIs erstellt werden. </w:t>
      </w:r>
      <w:r w:rsidR="00113F0C">
        <w:t xml:space="preserve">Es können für jede </w:t>
      </w:r>
      <w:r>
        <w:t xml:space="preserve">Status in </w:t>
      </w:r>
      <w:r w:rsidR="007621D0">
        <w:t xml:space="preserve">einer </w:t>
      </w:r>
      <w:r>
        <w:t xml:space="preserve"> Anwendung einfache Ansichten</w:t>
      </w:r>
      <w:r w:rsidR="007621D0">
        <w:t xml:space="preserve"> entworfen werden</w:t>
      </w:r>
      <w:r>
        <w:t xml:space="preserve">, und React aktualisiert und rendert genau die richtigen Komponenten, wenn sich </w:t>
      </w:r>
      <w:r w:rsidR="007621D0">
        <w:t xml:space="preserve">die </w:t>
      </w:r>
      <w:r>
        <w:t xml:space="preserve">Daten ändern </w:t>
      </w:r>
      <w:sdt>
        <w:sdtPr>
          <w:id w:val="-1798754330"/>
          <w:citation/>
        </w:sdtPr>
        <w:sdtEndPr/>
        <w:sdtContent>
          <w:r>
            <w:fldChar w:fldCharType="begin"/>
          </w:r>
          <w:r>
            <w:instrText xml:space="preserve"> CITATION Fac183 \l 1031 </w:instrText>
          </w:r>
          <w:r>
            <w:fldChar w:fldCharType="separate"/>
          </w:r>
          <w:r w:rsidR="00BE3499">
            <w:rPr>
              <w:noProof/>
            </w:rPr>
            <w:t>[16]</w:t>
          </w:r>
          <w:r>
            <w:fldChar w:fldCharType="end"/>
          </w:r>
        </w:sdtContent>
      </w:sdt>
      <w:r>
        <w:t xml:space="preserve">. Darüber hinaus kann es auch auf dem Server </w:t>
      </w:r>
      <w:r w:rsidR="00113F0C">
        <w:t>diese UIs erstellen</w:t>
      </w:r>
      <w:r>
        <w:t xml:space="preserve"> und</w:t>
      </w:r>
      <w:r w:rsidR="00113F0C">
        <w:t xml:space="preserve"> in </w:t>
      </w:r>
      <w:r>
        <w:t xml:space="preserve"> mobile Apps mit </w:t>
      </w:r>
      <w:r w:rsidRPr="00EF3D46">
        <w:rPr>
          <w:i/>
        </w:rPr>
        <w:t>React Native</w:t>
      </w:r>
      <w:sdt>
        <w:sdtPr>
          <w:rPr>
            <w:i/>
          </w:rPr>
          <w:id w:val="1695505267"/>
          <w:citation/>
        </w:sdtPr>
        <w:sdtEndPr/>
        <w:sdtContent>
          <w:r>
            <w:rPr>
              <w:i/>
            </w:rPr>
            <w:fldChar w:fldCharType="begin"/>
          </w:r>
          <w:r>
            <w:rPr>
              <w:i/>
            </w:rPr>
            <w:instrText xml:space="preserve"> CITATION Fac182 \l 1031 </w:instrText>
          </w:r>
          <w:r>
            <w:rPr>
              <w:i/>
            </w:rPr>
            <w:fldChar w:fldCharType="separate"/>
          </w:r>
          <w:r w:rsidR="00BE3499">
            <w:rPr>
              <w:i/>
              <w:noProof/>
            </w:rPr>
            <w:t xml:space="preserve"> </w:t>
          </w:r>
          <w:r w:rsidR="00BE3499">
            <w:rPr>
              <w:noProof/>
            </w:rPr>
            <w:t>[17]</w:t>
          </w:r>
          <w:r>
            <w:rPr>
              <w:i/>
            </w:rPr>
            <w:fldChar w:fldCharType="end"/>
          </w:r>
        </w:sdtContent>
      </w:sdt>
      <w:r>
        <w:t xml:space="preserve"> ausführen. </w:t>
      </w:r>
    </w:p>
    <w:p w14:paraId="05CF658A" w14:textId="10239603" w:rsidR="00306A73" w:rsidRDefault="00306A73" w:rsidP="00306A73">
      <w:pPr>
        <w:pStyle w:val="TextkrperEinzug"/>
        <w:ind w:firstLine="0"/>
        <w:rPr>
          <w:lang w:val="de-DE"/>
        </w:rPr>
      </w:pPr>
    </w:p>
    <w:p w14:paraId="403EB4AE" w14:textId="224F84C3" w:rsidR="00306A73" w:rsidRDefault="00306A73" w:rsidP="00306A73">
      <w:pPr>
        <w:pStyle w:val="berschrift3"/>
      </w:pPr>
      <w:bookmarkStart w:id="76" w:name="_Toc515437522"/>
      <w:r>
        <w:t>Kendo UI</w:t>
      </w:r>
      <w:sdt>
        <w:sdtPr>
          <w:id w:val="838505596"/>
          <w:citation/>
        </w:sdtPr>
        <w:sdtEndPr/>
        <w:sdtContent>
          <w:r>
            <w:fldChar w:fldCharType="begin"/>
          </w:r>
          <w:r>
            <w:instrText xml:space="preserve"> CITATION Pro18 \l 1031 </w:instrText>
          </w:r>
          <w:r>
            <w:fldChar w:fldCharType="separate"/>
          </w:r>
          <w:r w:rsidR="00BE3499">
            <w:rPr>
              <w:noProof/>
            </w:rPr>
            <w:t xml:space="preserve"> [18]</w:t>
          </w:r>
          <w:r>
            <w:fldChar w:fldCharType="end"/>
          </w:r>
        </w:sdtContent>
      </w:sdt>
      <w:bookmarkEnd w:id="76"/>
    </w:p>
    <w:p w14:paraId="7B410860" w14:textId="3EA74FFA" w:rsidR="00306A73" w:rsidRDefault="0084014F" w:rsidP="00306A73">
      <w:pPr>
        <w:pStyle w:val="Textkrper"/>
      </w:pPr>
      <w:r>
        <w:t>Das bulgarische Consulting-Unternehmen Telerik bietet die Kendo UI-Framework für das mobile und web Einsatzfeld an. Der Code läuft nicht in  einer WebView</w:t>
      </w:r>
      <w:r>
        <w:rPr>
          <w:rStyle w:val="Funotenzeichen"/>
        </w:rPr>
        <w:footnoteReference w:id="13"/>
      </w:r>
      <w:r>
        <w:t xml:space="preserve">, sonders  in einer Runtime, die von Telerik-Ingenieuren zur Interaktion mit dem zugrundeliegenden Betriebssysteme </w:t>
      </w:r>
      <w:r w:rsidR="00113F0C">
        <w:t>entwickelt</w:t>
      </w:r>
      <w:r>
        <w:t xml:space="preserve"> wurde.</w:t>
      </w:r>
    </w:p>
    <w:p w14:paraId="692A4ADA" w14:textId="123CC20A" w:rsidR="0084014F" w:rsidRDefault="0084014F" w:rsidP="0084014F">
      <w:pPr>
        <w:pStyle w:val="TextkrperEinzug"/>
        <w:ind w:firstLine="0"/>
        <w:rPr>
          <w:lang w:val="de-DE"/>
        </w:rPr>
      </w:pPr>
      <w:r>
        <w:rPr>
          <w:lang w:val="de-DE"/>
        </w:rPr>
        <w:lastRenderedPageBreak/>
        <w:t>Daher können Sie au</w:t>
      </w:r>
      <w:r w:rsidR="0073341D">
        <w:rPr>
          <w:lang w:val="de-DE"/>
        </w:rPr>
        <w:t>f die Steuerelemente des UI-Stack</w:t>
      </w:r>
      <w:r>
        <w:rPr>
          <w:lang w:val="de-DE"/>
        </w:rPr>
        <w:t>s</w:t>
      </w:r>
      <w:r w:rsidR="0073341D">
        <w:rPr>
          <w:lang w:val="de-DE"/>
        </w:rPr>
        <w:t xml:space="preserve"> der jeweils Plattform zurückgreifen. Kendo UI bietet zudem –zur Reduktion des Portierungsaufwands – die Möglichkeiten, die Bedienschnittstelle in einer XML angelehnten Sprache zu beschreiben. Die Laufzeitumgebung erzeugt daraus eine Widget</w:t>
      </w:r>
      <w:r w:rsidR="0073341D">
        <w:rPr>
          <w:rStyle w:val="Funotenzeichen"/>
          <w:lang w:val="de-DE"/>
        </w:rPr>
        <w:footnoteReference w:id="14"/>
      </w:r>
      <w:r w:rsidR="0073341D">
        <w:rPr>
          <w:lang w:val="de-DE"/>
        </w:rPr>
        <w:t>-Struktur.</w:t>
      </w:r>
    </w:p>
    <w:p w14:paraId="0E66A3E8" w14:textId="0ABD05BB" w:rsidR="0073341D" w:rsidRDefault="0073341D" w:rsidP="0084014F">
      <w:pPr>
        <w:pStyle w:val="TextkrperEinzug"/>
        <w:ind w:firstLine="0"/>
        <w:rPr>
          <w:lang w:val="de-DE"/>
        </w:rPr>
      </w:pPr>
      <w:r>
        <w:rPr>
          <w:lang w:val="de-DE"/>
        </w:rPr>
        <w:t>Eine gute gemachte Kendo-UI Applikation unterscheidet sich daher nicht wesentlich von einer komplett nativen und lässt sich zudem automatisch zwischen Betriebssystem portieren.</w:t>
      </w:r>
    </w:p>
    <w:p w14:paraId="7C4A097B" w14:textId="4D05AF88" w:rsidR="0073341D" w:rsidRDefault="0073341D" w:rsidP="0084014F">
      <w:pPr>
        <w:pStyle w:val="TextkrperEinzug"/>
        <w:ind w:firstLine="0"/>
        <w:rPr>
          <w:lang w:val="de-DE"/>
        </w:rPr>
      </w:pPr>
      <w:r>
        <w:rPr>
          <w:lang w:val="de-DE"/>
        </w:rPr>
        <w:t xml:space="preserve">Der Kendo UI ist </w:t>
      </w:r>
      <w:r w:rsidR="007621D0">
        <w:rPr>
          <w:lang w:val="de-DE"/>
        </w:rPr>
        <w:t xml:space="preserve">ein </w:t>
      </w:r>
      <w:r>
        <w:rPr>
          <w:lang w:val="de-DE"/>
        </w:rPr>
        <w:t xml:space="preserve">der </w:t>
      </w:r>
      <w:r w:rsidR="007621D0">
        <w:rPr>
          <w:lang w:val="de-DE"/>
        </w:rPr>
        <w:t>f</w:t>
      </w:r>
      <w:r>
        <w:rPr>
          <w:lang w:val="de-DE"/>
        </w:rPr>
        <w:t xml:space="preserve">inanzstarke </w:t>
      </w:r>
      <w:r w:rsidR="007621D0">
        <w:rPr>
          <w:lang w:val="de-DE"/>
        </w:rPr>
        <w:t>Konzern</w:t>
      </w:r>
      <w:r>
        <w:rPr>
          <w:lang w:val="de-DE"/>
        </w:rPr>
        <w:t>, der – anders als der React-Geldgeber Facebook- im Großem und Ganzen ausschließlich von Dienstleistung für Entwickler lebt.</w:t>
      </w:r>
    </w:p>
    <w:p w14:paraId="03FAEB1C" w14:textId="77777777" w:rsidR="00022662" w:rsidRDefault="00022662" w:rsidP="0084014F">
      <w:pPr>
        <w:pStyle w:val="TextkrperEinzug"/>
        <w:ind w:firstLine="0"/>
        <w:rPr>
          <w:lang w:val="de-DE"/>
        </w:rPr>
      </w:pPr>
    </w:p>
    <w:p w14:paraId="10919B0C" w14:textId="4EAB29CF" w:rsidR="0073341D" w:rsidRPr="0084014F" w:rsidRDefault="0073341D" w:rsidP="0084014F">
      <w:pPr>
        <w:pStyle w:val="TextkrperEinzug"/>
        <w:ind w:firstLine="0"/>
        <w:rPr>
          <w:lang w:val="de-DE"/>
        </w:rPr>
      </w:pPr>
      <w:r>
        <w:rPr>
          <w:lang w:val="de-DE"/>
        </w:rPr>
        <w:t>Es gibt das Desktop-Programm Sidekick</w:t>
      </w:r>
      <w:r>
        <w:rPr>
          <w:rStyle w:val="Funotenzeichen"/>
          <w:lang w:val="de-DE"/>
        </w:rPr>
        <w:footnoteReference w:id="15"/>
      </w:r>
      <w:r>
        <w:rPr>
          <w:lang w:val="de-DE"/>
        </w:rPr>
        <w:t>, das die einst angebotene Cloud-Kompilation abstrahiert</w:t>
      </w:r>
      <w:r w:rsidR="00022662">
        <w:rPr>
          <w:lang w:val="de-DE"/>
        </w:rPr>
        <w:t xml:space="preserve"> und Projektskelette generiert</w:t>
      </w:r>
    </w:p>
    <w:p w14:paraId="6721FEB1" w14:textId="70E9BF49" w:rsidR="004B65DD" w:rsidRPr="004B65DD" w:rsidRDefault="00D41B57" w:rsidP="00075BB7">
      <w:pPr>
        <w:pStyle w:val="berschrift3"/>
      </w:pPr>
      <w:bookmarkStart w:id="77" w:name="_Toc515437523"/>
      <w:r w:rsidRPr="004B65DD">
        <w:t>GoJS</w:t>
      </w:r>
      <w:bookmarkEnd w:id="77"/>
    </w:p>
    <w:p w14:paraId="03805CA2" w14:textId="7DE60D98" w:rsidR="004B65DD" w:rsidRPr="004B65DD" w:rsidRDefault="004B65DD" w:rsidP="004B65DD">
      <w:pPr>
        <w:pStyle w:val="Textkrper"/>
      </w:pPr>
      <w:r w:rsidRPr="004B65DD">
        <w:rPr>
          <w:i/>
        </w:rPr>
        <w:t>GoJS</w:t>
      </w:r>
      <w:r>
        <w:t xml:space="preserve"> </w:t>
      </w:r>
      <w:sdt>
        <w:sdtPr>
          <w:id w:val="-577281739"/>
          <w:citation/>
        </w:sdtPr>
        <w:sdtEndPr/>
        <w:sdtContent>
          <w:r>
            <w:fldChar w:fldCharType="begin"/>
          </w:r>
          <w:r>
            <w:instrText xml:space="preserve"> CITATION Nor98 \l 1031 </w:instrText>
          </w:r>
          <w:r>
            <w:fldChar w:fldCharType="separate"/>
          </w:r>
          <w:r w:rsidR="00BE3499">
            <w:rPr>
              <w:noProof/>
            </w:rPr>
            <w:t>[19]</w:t>
          </w:r>
          <w:r>
            <w:fldChar w:fldCharType="end"/>
          </w:r>
        </w:sdtContent>
      </w:sdt>
      <w:r>
        <w:t xml:space="preserve"> </w:t>
      </w:r>
      <w:r w:rsidRPr="004B65DD">
        <w:t xml:space="preserve">ist eine JavaScript-Bibliothek, mit der auf einfache Weise interaktive Diagramme in modernen Webbrowsern erstellt werden können. Sie unterstützt grafische Vorlagen und Datenbindung von grafischen Objekteigenschaften zum Modellieren von Daten. </w:t>
      </w:r>
    </w:p>
    <w:p w14:paraId="39766FFB" w14:textId="04B35732" w:rsidR="004B65DD" w:rsidRPr="004B65DD" w:rsidRDefault="004B65DD" w:rsidP="004B65DD">
      <w:pPr>
        <w:pStyle w:val="Textkrper"/>
      </w:pPr>
      <w:r w:rsidRPr="004B65DD">
        <w:t>Die Anpassung von Aussehen und Verhalten hängt hauptsächlich von der Einstellung von Eigenschaften ab.</w:t>
      </w:r>
    </w:p>
    <w:p w14:paraId="6F24D0C2" w14:textId="292F47C5" w:rsidR="004B65DD" w:rsidRDefault="004B65DD" w:rsidP="004B65DD">
      <w:pPr>
        <w:pStyle w:val="TextkrperEinzug"/>
        <w:ind w:firstLine="0"/>
        <w:rPr>
          <w:lang w:val="de-DE"/>
        </w:rPr>
      </w:pPr>
      <w:r w:rsidRPr="004B65DD">
        <w:rPr>
          <w:lang w:val="de-DE"/>
        </w:rPr>
        <w:t>Wir werde</w:t>
      </w:r>
      <w:r>
        <w:rPr>
          <w:lang w:val="de-DE"/>
        </w:rPr>
        <w:t>n</w:t>
      </w:r>
      <w:r w:rsidRPr="004B65DD">
        <w:rPr>
          <w:lang w:val="de-DE"/>
        </w:rPr>
        <w:t xml:space="preserve"> in diesem Abschnitt</w:t>
      </w:r>
      <w:r>
        <w:rPr>
          <w:lang w:val="de-DE"/>
        </w:rPr>
        <w:t xml:space="preserve"> </w:t>
      </w:r>
      <w:r w:rsidR="001A7CA8">
        <w:rPr>
          <w:lang w:val="de-DE"/>
        </w:rPr>
        <w:t>eine kleine Einführung über GoJS bezüglich die Diagramm</w:t>
      </w:r>
    </w:p>
    <w:p w14:paraId="6653088C" w14:textId="351FD44B" w:rsidR="001A7CA8" w:rsidRPr="004B65DD" w:rsidRDefault="001A7CA8" w:rsidP="004B65DD">
      <w:pPr>
        <w:pStyle w:val="TextkrperEinzug"/>
        <w:ind w:firstLine="0"/>
        <w:rPr>
          <w:lang w:val="de-DE"/>
        </w:rPr>
      </w:pPr>
      <w:r>
        <w:rPr>
          <w:lang w:val="de-DE"/>
        </w:rPr>
        <w:t xml:space="preserve">Danach die Nachteile Bzw. Vorteile bei Verwendung von dieser externen Bibliothek </w:t>
      </w:r>
    </w:p>
    <w:p w14:paraId="69D14AF6" w14:textId="77777777" w:rsidR="003343B3" w:rsidRDefault="003343B3" w:rsidP="00075BB7">
      <w:pPr>
        <w:pStyle w:val="Textkrper"/>
      </w:pPr>
    </w:p>
    <w:p w14:paraId="1302E1A7" w14:textId="7BEDB8A3" w:rsidR="00167565" w:rsidRPr="003343B3" w:rsidRDefault="00C85E3A" w:rsidP="00075BB7">
      <w:pPr>
        <w:pStyle w:val="Textkrper"/>
        <w:rPr>
          <w:b/>
        </w:rPr>
      </w:pPr>
      <w:r w:rsidRPr="003343B3">
        <w:rPr>
          <w:b/>
        </w:rPr>
        <w:t>Einführung</w:t>
      </w:r>
    </w:p>
    <w:p w14:paraId="4981504C" w14:textId="18EC7477" w:rsidR="00C85E3A" w:rsidRDefault="00C85E3A" w:rsidP="00C85E3A">
      <w:pPr>
        <w:pStyle w:val="Textkrper"/>
      </w:pPr>
      <w:r>
        <w:t>Um ein Netzwerktopologie mit Hilfe von GoJS-Diagramm API bereitzustellen, benötigt GoJs ein Modell, das die spezifischen Anwendungsdaten enthält.</w:t>
      </w:r>
    </w:p>
    <w:p w14:paraId="423CA5D0" w14:textId="7A0A41F7" w:rsidR="00C85E3A" w:rsidRDefault="00C85E3A" w:rsidP="00C85E3A">
      <w:pPr>
        <w:pStyle w:val="TextkrperEinzug"/>
        <w:ind w:firstLine="0"/>
        <w:rPr>
          <w:lang w:val="de-DE"/>
        </w:rPr>
      </w:pPr>
    </w:p>
    <w:p w14:paraId="76919B29" w14:textId="5211A127" w:rsidR="00C85E3A" w:rsidRDefault="00050123" w:rsidP="00C85E3A">
      <w:pPr>
        <w:pStyle w:val="TextkrperEinzug"/>
        <w:ind w:firstLine="0"/>
        <w:rPr>
          <w:lang w:val="de-DE"/>
        </w:rPr>
      </w:pPr>
      <w:r>
        <w:rPr>
          <w:lang w:val="de-DE"/>
        </w:rPr>
        <w:t>Jedes Diagramm besteht aus Knoten, das</w:t>
      </w:r>
      <w:r w:rsidR="00C85E3A">
        <w:rPr>
          <w:lang w:val="de-DE"/>
        </w:rPr>
        <w:t xml:space="preserve"> durch Links verbunden sein könnten und die optional in Gruppen gruppiert sein könnten. Alle </w:t>
      </w:r>
      <w:r>
        <w:rPr>
          <w:lang w:val="de-DE"/>
        </w:rPr>
        <w:t>Diagramme</w:t>
      </w:r>
      <w:r w:rsidR="00C85E3A">
        <w:rPr>
          <w:lang w:val="de-DE"/>
        </w:rPr>
        <w:t xml:space="preserve">-Teile sind in Schichte zusammengefasst und nach gewünschten Layouts (z.B. Baum-Layout, Linienlayout …) angeordnet. </w:t>
      </w:r>
    </w:p>
    <w:p w14:paraId="1F091245" w14:textId="6608F73B" w:rsidR="00C85E3A" w:rsidRDefault="00C85E3A" w:rsidP="00C85E3A">
      <w:pPr>
        <w:pStyle w:val="TextkrperEinzug"/>
        <w:ind w:firstLine="0"/>
        <w:rPr>
          <w:lang w:val="de-DE"/>
        </w:rPr>
      </w:pPr>
    </w:p>
    <w:p w14:paraId="01017C63" w14:textId="3B68E3C1" w:rsidR="00C85E3A" w:rsidRDefault="00050123" w:rsidP="00C85E3A">
      <w:pPr>
        <w:pStyle w:val="TextkrperEinzug"/>
        <w:ind w:firstLine="0"/>
        <w:rPr>
          <w:lang w:val="de-DE"/>
        </w:rPr>
      </w:pPr>
      <w:r>
        <w:rPr>
          <w:lang w:val="de-DE"/>
        </w:rPr>
        <w:t xml:space="preserve">Das Diagramm-Modell besteht aus 2 wichtigste Eigenschaften: </w:t>
      </w:r>
      <w:r w:rsidR="008C38A0">
        <w:rPr>
          <w:i/>
          <w:lang w:val="de-DE"/>
        </w:rPr>
        <w:t>n</w:t>
      </w:r>
      <w:r w:rsidRPr="00050123">
        <w:rPr>
          <w:i/>
          <w:lang w:val="de-DE"/>
        </w:rPr>
        <w:t>odeDataArray</w:t>
      </w:r>
      <w:r>
        <w:rPr>
          <w:i/>
          <w:lang w:val="de-DE"/>
        </w:rPr>
        <w:t xml:space="preserve"> </w:t>
      </w:r>
      <w:r>
        <w:rPr>
          <w:lang w:val="de-DE"/>
        </w:rPr>
        <w:t xml:space="preserve">beinhalten alle Knoten und </w:t>
      </w:r>
      <w:r w:rsidRPr="00050123">
        <w:rPr>
          <w:i/>
          <w:lang w:val="de-DE"/>
        </w:rPr>
        <w:t>linkDataArray</w:t>
      </w:r>
      <w:r>
        <w:rPr>
          <w:lang w:val="de-DE"/>
        </w:rPr>
        <w:t xml:space="preserve"> listet alle Verbindungen die in dem Diagramm darstellt werden sollen.</w:t>
      </w:r>
      <w:r w:rsidR="00622481">
        <w:rPr>
          <w:lang w:val="de-DE"/>
        </w:rPr>
        <w:t xml:space="preserve"> </w:t>
      </w:r>
      <w:r w:rsidR="00622481" w:rsidRPr="00622481">
        <w:rPr>
          <w:lang w:val="de-DE"/>
        </w:rPr>
        <w:t>Abbildung</w:t>
      </w:r>
      <w:r w:rsidR="00622481">
        <w:rPr>
          <w:lang w:val="de-DE"/>
        </w:rPr>
        <w:t xml:space="preserve"> 12</w:t>
      </w:r>
      <w:r w:rsidR="00622481" w:rsidRPr="00622481">
        <w:rPr>
          <w:lang w:val="de-DE"/>
        </w:rPr>
        <w:t xml:space="preserve"> zeigt die Diag</w:t>
      </w:r>
      <w:r w:rsidR="00622481">
        <w:rPr>
          <w:lang w:val="de-DE"/>
        </w:rPr>
        <w:t>rammklasse und ihre Interaktion: d</w:t>
      </w:r>
      <w:r w:rsidR="008C38A0" w:rsidRPr="008C38A0">
        <w:rPr>
          <w:lang w:val="de-DE"/>
        </w:rPr>
        <w:t>as Ansichtsmodell</w:t>
      </w:r>
      <w:r w:rsidR="00622481">
        <w:rPr>
          <w:lang w:val="de-DE"/>
        </w:rPr>
        <w:t>(Model)</w:t>
      </w:r>
      <w:r w:rsidR="008C38A0" w:rsidRPr="008C38A0">
        <w:rPr>
          <w:lang w:val="de-DE"/>
        </w:rPr>
        <w:t xml:space="preserve"> implementiert Eigenschaften, an die die Ansicht gebunden werden kann, und benachrichtigt die Ansicht von Statusänderungen über Änderungsbenachrichtigungsereignisse. In der Regel besteht eine Eins-zu-Eins-Beziehung zwischen einer Ansicht</w:t>
      </w:r>
      <w:r w:rsidR="008C38A0">
        <w:rPr>
          <w:lang w:val="de-DE"/>
        </w:rPr>
        <w:t>(Diagramm)</w:t>
      </w:r>
      <w:r w:rsidR="008C38A0" w:rsidRPr="008C38A0">
        <w:rPr>
          <w:lang w:val="de-DE"/>
        </w:rPr>
        <w:t xml:space="preserve"> und ihrem Ansichtsmodell</w:t>
      </w:r>
      <w:r w:rsidR="008C38A0">
        <w:rPr>
          <w:lang w:val="de-DE"/>
        </w:rPr>
        <w:t>(Model)</w:t>
      </w:r>
    </w:p>
    <w:p w14:paraId="65FC6841" w14:textId="373645B2" w:rsidR="00A97490" w:rsidRDefault="00A97490" w:rsidP="00C85E3A">
      <w:pPr>
        <w:pStyle w:val="TextkrperEinzug"/>
        <w:ind w:firstLine="0"/>
        <w:rPr>
          <w:lang w:val="de-DE"/>
        </w:rPr>
      </w:pPr>
    </w:p>
    <w:p w14:paraId="7C103D1E" w14:textId="0EE4D507" w:rsidR="00A97490" w:rsidRDefault="002E741C" w:rsidP="00A97490">
      <w:pPr>
        <w:pStyle w:val="TextkrperEinzug"/>
        <w:keepNext/>
        <w:ind w:firstLine="0"/>
      </w:pPr>
      <w:r>
        <w:rPr>
          <w:noProof/>
          <w:lang w:val="de-DE"/>
        </w:rPr>
        <w:drawing>
          <wp:inline distT="0" distB="0" distL="0" distR="0" wp14:anchorId="449B64B8" wp14:editId="74D9A2B8">
            <wp:extent cx="5759450" cy="144907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449070"/>
                    </a:xfrm>
                    <a:prstGeom prst="rect">
                      <a:avLst/>
                    </a:prstGeom>
                  </pic:spPr>
                </pic:pic>
              </a:graphicData>
            </a:graphic>
          </wp:inline>
        </w:drawing>
      </w:r>
    </w:p>
    <w:p w14:paraId="77F1E2AD" w14:textId="3258DD18" w:rsidR="00050123" w:rsidRDefault="00A97490" w:rsidP="008C38A0">
      <w:pPr>
        <w:pStyle w:val="Beschriftung"/>
        <w:jc w:val="both"/>
      </w:pPr>
      <w:bookmarkStart w:id="78" w:name="_Ref515439974"/>
      <w:bookmarkStart w:id="79" w:name="_Toc511225569"/>
      <w:bookmarkStart w:id="80" w:name="_Ref515439966"/>
      <w:r>
        <w:t xml:space="preserve">Abbildung </w:t>
      </w:r>
      <w:r w:rsidR="00B5557A">
        <w:fldChar w:fldCharType="begin"/>
      </w:r>
      <w:r w:rsidR="00B5557A">
        <w:instrText xml:space="preserve"> SEQ Abbildung \* ARABIC </w:instrText>
      </w:r>
      <w:r w:rsidR="00B5557A">
        <w:fldChar w:fldCharType="separate"/>
      </w:r>
      <w:r w:rsidR="001A5BD7">
        <w:rPr>
          <w:noProof/>
        </w:rPr>
        <w:t>11</w:t>
      </w:r>
      <w:r w:rsidR="00B5557A">
        <w:rPr>
          <w:noProof/>
        </w:rPr>
        <w:fldChar w:fldCharType="end"/>
      </w:r>
      <w:bookmarkEnd w:id="78"/>
      <w:r>
        <w:t xml:space="preserve">: </w:t>
      </w:r>
      <w:r w:rsidRPr="00F57570">
        <w:t>Die wichtigsten Eigenschaften des Diagramms und ihre Interaktion</w:t>
      </w:r>
      <w:bookmarkEnd w:id="79"/>
      <w:bookmarkEnd w:id="80"/>
    </w:p>
    <w:p w14:paraId="1DF783F4" w14:textId="1300B5CE" w:rsidR="00050123" w:rsidRDefault="00050123" w:rsidP="00C85E3A">
      <w:pPr>
        <w:pStyle w:val="TextkrperEinzug"/>
        <w:ind w:firstLine="0"/>
        <w:rPr>
          <w:lang w:val="de-DE"/>
        </w:rPr>
      </w:pPr>
      <w:r w:rsidRPr="00050123">
        <w:rPr>
          <w:lang w:val="de-DE"/>
        </w:rPr>
        <w:lastRenderedPageBreak/>
        <w:t xml:space="preserve">Jeder Knoten oder Link wird normalerweise durch eine Vorlage definiert, die sein Aussehen und Verhalten deklariert. Jede Vorlage besteht aus Gruppen von GraphObjects wie TextBlocks </w:t>
      </w:r>
      <w:r>
        <w:rPr>
          <w:lang w:val="de-DE"/>
        </w:rPr>
        <w:t xml:space="preserve">(Dient für die Anzeige der Gerätename) Picture (dient für Platzhalter für ein Bild) </w:t>
      </w:r>
      <w:r w:rsidRPr="00050123">
        <w:rPr>
          <w:lang w:val="de-DE"/>
        </w:rPr>
        <w:t>oder Shapes. Es gibt Standardvorlagen für alle Teile, aber fast alle Anwendungen geben benutzerdefinierte Vorlagen an, um das gewünschte Aussehen und Verhalten zu erreichen. Datenbindungen von GraphObject-Eigenschaften zum Modellieren von Dateneigenschaften machen jeden Knoten oder jede Verknüpfung für die Daten eindeutig.</w:t>
      </w:r>
    </w:p>
    <w:p w14:paraId="744461B4" w14:textId="77777777" w:rsidR="00050123" w:rsidRPr="00050123" w:rsidRDefault="00050123" w:rsidP="00FC69E1">
      <w:pPr>
        <w:pStyle w:val="TextkrperEinzug"/>
        <w:ind w:firstLine="0"/>
        <w:rPr>
          <w:lang w:val="de-DE"/>
        </w:rPr>
      </w:pPr>
    </w:p>
    <w:p w14:paraId="2F07F81F" w14:textId="4F79A7B6" w:rsidR="00050123" w:rsidRDefault="00050123" w:rsidP="00050123">
      <w:pPr>
        <w:pStyle w:val="TextkrperEinzug"/>
        <w:ind w:firstLine="0"/>
        <w:rPr>
          <w:lang w:val="de-DE"/>
        </w:rPr>
      </w:pPr>
      <w:r w:rsidRPr="00050123">
        <w:rPr>
          <w:lang w:val="de-DE"/>
        </w:rPr>
        <w:t xml:space="preserve">Die Knoten können manuell (interaktiv oder programmgesteuert) positioniert werden oder können automatisch vom Diagramm.layout angeordnet werden. Knoten </w:t>
      </w:r>
      <w:r w:rsidR="00FC69E1">
        <w:rPr>
          <w:lang w:val="de-DE"/>
        </w:rPr>
        <w:t>besitzen die Möglichkeiten Port als Rechteck darzustellen</w:t>
      </w:r>
      <w:r w:rsidRPr="00050123">
        <w:rPr>
          <w:lang w:val="de-DE"/>
        </w:rPr>
        <w:t>.</w:t>
      </w:r>
    </w:p>
    <w:p w14:paraId="0923D9F2" w14:textId="597809AA" w:rsidR="00FC69E1" w:rsidRDefault="00FC69E1" w:rsidP="00050123">
      <w:pPr>
        <w:pStyle w:val="TextkrperEinzug"/>
        <w:ind w:firstLine="0"/>
        <w:rPr>
          <w:lang w:val="de-DE"/>
        </w:rPr>
      </w:pPr>
    </w:p>
    <w:p w14:paraId="6D17B19F" w14:textId="483A6F8D" w:rsidR="00FC69E1" w:rsidRDefault="00FC69E1" w:rsidP="00050123">
      <w:pPr>
        <w:pStyle w:val="TextkrperEinzug"/>
        <w:ind w:firstLine="0"/>
        <w:rPr>
          <w:lang w:val="de-DE"/>
        </w:rPr>
      </w:pPr>
      <w:r w:rsidRPr="00FC69E1">
        <w:rPr>
          <w:lang w:val="de-DE"/>
        </w:rPr>
        <w:t xml:space="preserve">Jedes Diagramm verfügt über eine Reihe von Werkzeugen, die interaktive Aufgaben ausführen, z. B. das Auswählen von Teilen oder das Ziehen von Elementen oder das Zeichnen einer neuen Verknüpfung zwischen zwei Knoten. Der ToolManager </w:t>
      </w:r>
      <w:r>
        <w:rPr>
          <w:rStyle w:val="Funotenzeichen"/>
          <w:lang w:val="de-DE"/>
        </w:rPr>
        <w:footnoteReference w:id="16"/>
      </w:r>
      <w:r w:rsidRPr="00FC69E1">
        <w:rPr>
          <w:lang w:val="de-DE"/>
        </w:rPr>
        <w:t>bestimmt abhängig von den Mausereignissen und den aktuellen Umständen, welches Werkzeug ausgeführt werden soll.</w:t>
      </w:r>
    </w:p>
    <w:p w14:paraId="04D6545C" w14:textId="0754A6B9" w:rsidR="00FC69E1" w:rsidRDefault="00FC69E1" w:rsidP="00050123">
      <w:pPr>
        <w:pStyle w:val="TextkrperEinzug"/>
        <w:ind w:firstLine="0"/>
        <w:rPr>
          <w:lang w:val="de-DE"/>
        </w:rPr>
      </w:pPr>
    </w:p>
    <w:p w14:paraId="558CA999" w14:textId="4BC46861" w:rsidR="00FC69E1" w:rsidRDefault="00FC69E1" w:rsidP="00050123">
      <w:pPr>
        <w:pStyle w:val="TextkrperEinzug"/>
        <w:ind w:firstLine="0"/>
        <w:rPr>
          <w:lang w:val="de-DE"/>
        </w:rPr>
      </w:pPr>
      <w:r w:rsidRPr="00FC69E1">
        <w:rPr>
          <w:lang w:val="de-DE"/>
        </w:rPr>
        <w:t>Jedes Diagramm verfügt außerdem über einen CommandHandler, der verschiedene Befehle implementiert, z. B. Löschen oder Kopieren. Der CommandHandler interpretiert Tastaturereignisse wie z. B. Steuerelement-Z, wenn der ToolManager ausgeführt wird.</w:t>
      </w:r>
    </w:p>
    <w:p w14:paraId="48E53AF6" w14:textId="77777777" w:rsidR="00FC69E1" w:rsidRDefault="00FC69E1" w:rsidP="00050123">
      <w:pPr>
        <w:pStyle w:val="TextkrperEinzug"/>
        <w:ind w:firstLine="0"/>
        <w:rPr>
          <w:lang w:val="de-DE"/>
        </w:rPr>
      </w:pPr>
    </w:p>
    <w:p w14:paraId="5A58F14C" w14:textId="511B8BAF" w:rsidR="00FC69E1" w:rsidRPr="00C85E3A" w:rsidRDefault="00FC69E1" w:rsidP="00050123">
      <w:pPr>
        <w:pStyle w:val="TextkrperEinzug"/>
        <w:ind w:firstLine="0"/>
        <w:rPr>
          <w:lang w:val="de-DE"/>
        </w:rPr>
      </w:pPr>
      <w:r w:rsidRPr="00FC69E1">
        <w:rPr>
          <w:lang w:val="de-DE"/>
        </w:rPr>
        <w:t>Alle programmatischen Änderungen am Diagramm-, GraphObject-, Modell- oder Modelldatenstatus sollten innerhalb einer einzelnen Transaktion pro Benutzeraktion ausgeführt werden, um sicherzustellen, dass die Aktualisierung korrekt ausgeführt wird und um das Rückgängigmachen / Wiederholen zu unterstützen. Alle vordefinierten Tools und Befehle führen Transaktionen aus, sodass jede Benutzeraktion automatisch rückgängig gemacht werden kann, wenn der UndoManager aktiviert ist. DiagramEvents on Diagrams und Event-Handler auf Diagrams und GraphObjects sind alle dokumentiert, egal ob sie innerhalb einer Transaktion ausgelöst werden oder ob Sie eine Transaktion durchführen müssen, um das Modell oder das Diagramm zu ändern.</w:t>
      </w:r>
    </w:p>
    <w:p w14:paraId="5D9E4BFC" w14:textId="77777777" w:rsidR="003343B3" w:rsidRDefault="003343B3" w:rsidP="003343B3">
      <w:pPr>
        <w:pStyle w:val="Textkrper"/>
      </w:pPr>
    </w:p>
    <w:p w14:paraId="30F16CC8" w14:textId="7F32DEE7" w:rsidR="00167565" w:rsidRPr="003343B3" w:rsidRDefault="00FC69E1" w:rsidP="003343B3">
      <w:pPr>
        <w:pStyle w:val="Textkrper"/>
        <w:rPr>
          <w:b/>
        </w:rPr>
      </w:pPr>
      <w:r w:rsidRPr="003343B3">
        <w:rPr>
          <w:b/>
        </w:rPr>
        <w:t>Vorteile und Nachteile</w:t>
      </w:r>
      <w:r w:rsidR="0075727E" w:rsidRPr="003343B3">
        <w:rPr>
          <w:b/>
        </w:rPr>
        <w:t xml:space="preserve"> von GoJS</w:t>
      </w:r>
    </w:p>
    <w:p w14:paraId="06EA4979" w14:textId="7274B2FF" w:rsidR="0075727E" w:rsidRDefault="00265EF6" w:rsidP="0075727E">
      <w:pPr>
        <w:pStyle w:val="Textkrper"/>
      </w:pPr>
      <w:r w:rsidRPr="00265EF6">
        <w:t>Aus meiner persönlichen Sicht liegen die wesentlichen Vorteile bei dem Einsatz von GoJS-Diagramm in der breiten Unterstützung der Darstellung von Netzwerkstr</w:t>
      </w:r>
      <w:r>
        <w:t>u</w:t>
      </w:r>
      <w:r w:rsidRPr="00265EF6">
        <w:t>ktur</w:t>
      </w:r>
      <w:r w:rsidR="009C2DA8">
        <w:t xml:space="preserve"> in Webbrowser.</w:t>
      </w:r>
    </w:p>
    <w:p w14:paraId="0203D11C" w14:textId="7118D27D" w:rsidR="009C2DA8" w:rsidRDefault="009C2DA8" w:rsidP="009C2DA8">
      <w:pPr>
        <w:pStyle w:val="TextkrperEinzug"/>
        <w:ind w:firstLine="0"/>
        <w:rPr>
          <w:lang w:val="de-DE"/>
        </w:rPr>
      </w:pPr>
      <w:r w:rsidRPr="009C2DA8">
        <w:rPr>
          <w:lang w:val="de-DE"/>
        </w:rPr>
        <w:t>Man kann an vielen Stellen ein und dasselbe Problem auf unterschiedliche Art und Weise lösen, ohne sich dabei durch die Vorgaben der Dateninformation eingeengt zu fühlen.</w:t>
      </w:r>
    </w:p>
    <w:p w14:paraId="60500623" w14:textId="6F89A966" w:rsidR="009C2DA8" w:rsidRDefault="009C2DA8" w:rsidP="009C2DA8">
      <w:pPr>
        <w:pStyle w:val="TextkrperEinzug"/>
        <w:ind w:firstLine="0"/>
        <w:rPr>
          <w:lang w:val="de-DE"/>
        </w:rPr>
      </w:pPr>
      <w:r w:rsidRPr="009C2DA8">
        <w:rPr>
          <w:lang w:val="de-DE"/>
        </w:rPr>
        <w:t xml:space="preserve">Die Dateiinformation lässt also den Softwareentwicklern den Freiraum, nach eigenen Vorstellungen zu modellieren. Besonders Vorteilhaft erscheint die Tatsache, dass </w:t>
      </w:r>
      <w:r>
        <w:rPr>
          <w:lang w:val="de-DE"/>
        </w:rPr>
        <w:t>GoJs</w:t>
      </w:r>
      <w:r w:rsidRPr="009C2DA8">
        <w:rPr>
          <w:lang w:val="de-DE"/>
        </w:rPr>
        <w:t xml:space="preserve"> auch die Erweite</w:t>
      </w:r>
      <w:r>
        <w:rPr>
          <w:lang w:val="de-DE"/>
        </w:rPr>
        <w:t xml:space="preserve">rungsmöglichkeiten durch TypeScript(mehr dazu Kapitel 9) vorsieht </w:t>
      </w:r>
      <w:r w:rsidRPr="009C2DA8">
        <w:rPr>
          <w:lang w:val="de-DE"/>
        </w:rPr>
        <w:t xml:space="preserve">und damit wirklich jedem das Recht anbietet, den </w:t>
      </w:r>
      <w:r w:rsidR="00424038">
        <w:rPr>
          <w:lang w:val="de-DE"/>
        </w:rPr>
        <w:t>Typescript</w:t>
      </w:r>
      <w:r w:rsidRPr="009C2DA8">
        <w:rPr>
          <w:lang w:val="de-DE"/>
        </w:rPr>
        <w:t xml:space="preserve"> Notationsrahmen zu erschaffen. Diese Möglichkeit s</w:t>
      </w:r>
      <w:r>
        <w:rPr>
          <w:lang w:val="de-DE"/>
        </w:rPr>
        <w:t>ollte aber nur in äußersten F</w:t>
      </w:r>
      <w:r w:rsidRPr="009C2DA8">
        <w:rPr>
          <w:lang w:val="de-DE"/>
        </w:rPr>
        <w:t xml:space="preserve">ällen (wenn </w:t>
      </w:r>
      <w:r>
        <w:rPr>
          <w:lang w:val="de-DE"/>
        </w:rPr>
        <w:t>z.B. keine JavaScript Sprache verwendet soll</w:t>
      </w:r>
      <w:r w:rsidRPr="009C2DA8">
        <w:rPr>
          <w:lang w:val="de-DE"/>
        </w:rPr>
        <w:t>) verwendet werden, da man sonst der Gefahr, sich vom Standard zu entfernen, entgegenläuft.</w:t>
      </w:r>
    </w:p>
    <w:p w14:paraId="0F34953C" w14:textId="4E6896FF" w:rsidR="00C228B5" w:rsidRDefault="00C228B5" w:rsidP="009C2DA8">
      <w:pPr>
        <w:pStyle w:val="TextkrperEinzug"/>
        <w:ind w:firstLine="0"/>
        <w:rPr>
          <w:lang w:val="de-DE"/>
        </w:rPr>
      </w:pPr>
    </w:p>
    <w:p w14:paraId="1956B22D" w14:textId="1471F3B4" w:rsidR="00E82D10" w:rsidRPr="00E82D10" w:rsidRDefault="009B622B" w:rsidP="00E82D10">
      <w:pPr>
        <w:pStyle w:val="TextkrperEinzug"/>
        <w:ind w:firstLine="0"/>
        <w:rPr>
          <w:lang w:val="de-DE"/>
        </w:rPr>
      </w:pPr>
      <w:r>
        <w:rPr>
          <w:lang w:val="de-DE"/>
        </w:rPr>
        <w:t xml:space="preserve">Die </w:t>
      </w:r>
      <w:r w:rsidR="00E82D10" w:rsidRPr="00E82D10">
        <w:rPr>
          <w:lang w:val="de-DE"/>
        </w:rPr>
        <w:t xml:space="preserve">GoJS nutzt die </w:t>
      </w:r>
      <w:r>
        <w:rPr>
          <w:lang w:val="de-DE"/>
        </w:rPr>
        <w:t xml:space="preserve">JSON-Notation für die </w:t>
      </w:r>
      <w:r w:rsidR="00E82D10" w:rsidRPr="00E82D10">
        <w:rPr>
          <w:lang w:val="de-DE"/>
        </w:rPr>
        <w:t xml:space="preserve">Konfiguration der verschiedenen Klassendiagramme. </w:t>
      </w:r>
      <w:r w:rsidRPr="00E82D10">
        <w:rPr>
          <w:lang w:val="de-DE"/>
        </w:rPr>
        <w:t>Diagramme</w:t>
      </w:r>
      <w:r>
        <w:rPr>
          <w:lang w:val="de-DE"/>
        </w:rPr>
        <w:t xml:space="preserve"> Konfigurationen </w:t>
      </w:r>
      <w:r w:rsidR="00E82D10" w:rsidRPr="00E82D10">
        <w:rPr>
          <w:lang w:val="de-DE"/>
        </w:rPr>
        <w:t>können nun nicht nur von den Fachleuten der Software –</w:t>
      </w:r>
      <w:r w:rsidRPr="00E82D10">
        <w:rPr>
          <w:lang w:val="de-DE"/>
        </w:rPr>
        <w:t>Firma,</w:t>
      </w:r>
      <w:r w:rsidR="00E82D10" w:rsidRPr="00E82D10">
        <w:rPr>
          <w:lang w:val="de-DE"/>
        </w:rPr>
        <w:t xml:space="preserve"> sondern auch von den außerhalb stehenden verstanden und verbessert werden. </w:t>
      </w:r>
    </w:p>
    <w:p w14:paraId="2DFE2245" w14:textId="77777777" w:rsidR="00E82D10" w:rsidRPr="00E82D10" w:rsidRDefault="00E82D10" w:rsidP="00E82D10">
      <w:pPr>
        <w:pStyle w:val="TextkrperEinzug"/>
        <w:rPr>
          <w:lang w:val="de-DE"/>
        </w:rPr>
      </w:pPr>
    </w:p>
    <w:p w14:paraId="1D7585DD" w14:textId="6C7C3644" w:rsidR="00E82D10" w:rsidRDefault="00E82D10" w:rsidP="009B622B">
      <w:pPr>
        <w:pStyle w:val="TextkrperEinzug"/>
        <w:ind w:firstLine="0"/>
        <w:rPr>
          <w:lang w:val="de-DE"/>
        </w:rPr>
      </w:pPr>
      <w:r w:rsidRPr="00E82D10">
        <w:rPr>
          <w:lang w:val="de-DE"/>
        </w:rPr>
        <w:lastRenderedPageBreak/>
        <w:t>Weiterer Vorteil liegt in der zunehmenden Verbreitung der GoJS-</w:t>
      </w:r>
      <w:r w:rsidR="009B622B" w:rsidRPr="00E82D10">
        <w:rPr>
          <w:lang w:val="de-DE"/>
        </w:rPr>
        <w:t>Bibliothek</w:t>
      </w:r>
      <w:r w:rsidR="009B622B">
        <w:rPr>
          <w:lang w:val="de-DE"/>
        </w:rPr>
        <w:t xml:space="preserve"> und ist Open-Source</w:t>
      </w:r>
      <w:r w:rsidRPr="00E82D10">
        <w:rPr>
          <w:lang w:val="de-DE"/>
        </w:rPr>
        <w:t>. Die exakten Zahlen sind zwar noch schwer abzuschätzen, es zeichnet sich jedoch ein wachsender Trend für den Einsatz der GoJS-</w:t>
      </w:r>
      <w:r w:rsidR="009B622B" w:rsidRPr="00E82D10">
        <w:rPr>
          <w:lang w:val="de-DE"/>
        </w:rPr>
        <w:t>Bibliothek</w:t>
      </w:r>
      <w:r w:rsidRPr="00E82D10">
        <w:rPr>
          <w:lang w:val="de-DE"/>
        </w:rPr>
        <w:t xml:space="preserve"> ab.</w:t>
      </w:r>
    </w:p>
    <w:p w14:paraId="743ABA4C" w14:textId="5D24EC40" w:rsidR="009B622B" w:rsidRDefault="009B622B" w:rsidP="009B622B">
      <w:pPr>
        <w:pStyle w:val="TextkrperEinzug"/>
        <w:ind w:firstLine="0"/>
        <w:rPr>
          <w:lang w:val="de-DE"/>
        </w:rPr>
      </w:pPr>
    </w:p>
    <w:p w14:paraId="5EF64955" w14:textId="77777777" w:rsidR="009B622B" w:rsidRPr="009B622B" w:rsidRDefault="009B622B" w:rsidP="009B622B">
      <w:pPr>
        <w:pStyle w:val="TextkrperEinzug"/>
        <w:rPr>
          <w:lang w:val="de-DE"/>
        </w:rPr>
      </w:pPr>
    </w:p>
    <w:p w14:paraId="1E79FFCA" w14:textId="1ADE1FDF" w:rsidR="009B622B" w:rsidRPr="009B622B" w:rsidRDefault="009B622B" w:rsidP="009B622B">
      <w:pPr>
        <w:pStyle w:val="TextkrperEinzug"/>
        <w:ind w:firstLine="0"/>
        <w:rPr>
          <w:lang w:val="de-DE"/>
        </w:rPr>
      </w:pPr>
      <w:r w:rsidRPr="009B622B">
        <w:rPr>
          <w:lang w:val="de-DE"/>
        </w:rPr>
        <w:t xml:space="preserve">Die Nachteile lassen sich nun wiederum aus dem Umfang der Bibliothek und Preise ableiten. GoJs ist sehr vielfältig, so dass auch am Anfang sehr viel Aufwand für das Aneignen </w:t>
      </w:r>
      <w:r>
        <w:rPr>
          <w:lang w:val="de-DE"/>
        </w:rPr>
        <w:t>und Verstehen sämtlicher Konfigurationen</w:t>
      </w:r>
      <w:r w:rsidRPr="009B622B">
        <w:rPr>
          <w:lang w:val="de-DE"/>
        </w:rPr>
        <w:t xml:space="preserve"> aufgebracht werden muss. </w:t>
      </w:r>
    </w:p>
    <w:p w14:paraId="49569C9C" w14:textId="77777777" w:rsidR="009B622B" w:rsidRPr="009B622B" w:rsidRDefault="009B622B" w:rsidP="009B622B">
      <w:pPr>
        <w:pStyle w:val="TextkrperEinzug"/>
        <w:rPr>
          <w:lang w:val="de-DE"/>
        </w:rPr>
      </w:pPr>
    </w:p>
    <w:p w14:paraId="6C88466A" w14:textId="4FAC97C2" w:rsidR="009B622B" w:rsidRDefault="009B622B" w:rsidP="009B622B">
      <w:pPr>
        <w:pStyle w:val="TextkrperEinzug"/>
        <w:ind w:firstLine="0"/>
        <w:rPr>
          <w:lang w:val="de-DE"/>
        </w:rPr>
      </w:pPr>
      <w:r>
        <w:rPr>
          <w:lang w:val="de-DE"/>
        </w:rPr>
        <w:t>Außerdem wird man in der Regel</w:t>
      </w:r>
      <w:r w:rsidRPr="009B622B">
        <w:rPr>
          <w:lang w:val="de-DE"/>
        </w:rPr>
        <w:t xml:space="preserve"> feststellen, dass viele Elemente sehr selten zum Einsatz kommen und damit eher als Ballast der Bibliothek angesehen werden.</w:t>
      </w:r>
      <w:r>
        <w:rPr>
          <w:lang w:val="de-DE"/>
        </w:rPr>
        <w:t xml:space="preserve"> </w:t>
      </w:r>
      <w:r w:rsidR="00B120CB">
        <w:rPr>
          <w:lang w:val="de-DE"/>
        </w:rPr>
        <w:t>Um ein Lizenz zu bekommen soll man pro Entwickler über 2500 Euro</w:t>
      </w:r>
      <w:sdt>
        <w:sdtPr>
          <w:rPr>
            <w:lang w:val="de-DE"/>
          </w:rPr>
          <w:id w:val="-434286506"/>
          <w:citation/>
        </w:sdtPr>
        <w:sdtEndPr/>
        <w:sdtContent>
          <w:r w:rsidR="00B120CB">
            <w:rPr>
              <w:lang w:val="de-DE"/>
            </w:rPr>
            <w:fldChar w:fldCharType="begin"/>
          </w:r>
          <w:r w:rsidR="00B120CB">
            <w:rPr>
              <w:lang w:val="de-DE"/>
            </w:rPr>
            <w:instrText xml:space="preserve"> CITATION Nor981 \l 1031 </w:instrText>
          </w:r>
          <w:r w:rsidR="00B120CB">
            <w:rPr>
              <w:lang w:val="de-DE"/>
            </w:rPr>
            <w:fldChar w:fldCharType="separate"/>
          </w:r>
          <w:r w:rsidR="00BE3499">
            <w:rPr>
              <w:noProof/>
              <w:lang w:val="de-DE"/>
            </w:rPr>
            <w:t xml:space="preserve"> </w:t>
          </w:r>
          <w:r w:rsidR="00BE3499" w:rsidRPr="00BE3499">
            <w:rPr>
              <w:noProof/>
              <w:lang w:val="de-DE"/>
            </w:rPr>
            <w:t>[20]</w:t>
          </w:r>
          <w:r w:rsidR="00B120CB">
            <w:rPr>
              <w:lang w:val="de-DE"/>
            </w:rPr>
            <w:fldChar w:fldCharType="end"/>
          </w:r>
        </w:sdtContent>
      </w:sdt>
      <w:r w:rsidR="00B120CB">
        <w:rPr>
          <w:lang w:val="de-DE"/>
        </w:rPr>
        <w:t xml:space="preserve"> ausgeben was zu teuer ist.</w:t>
      </w:r>
    </w:p>
    <w:p w14:paraId="2B46CA77" w14:textId="7582A3B5" w:rsidR="00075BB7" w:rsidRDefault="00075BB7" w:rsidP="009B622B">
      <w:pPr>
        <w:pStyle w:val="TextkrperEinzug"/>
        <w:ind w:firstLine="0"/>
        <w:rPr>
          <w:lang w:val="de-DE"/>
        </w:rPr>
      </w:pPr>
    </w:p>
    <w:p w14:paraId="19C62A43" w14:textId="77777777" w:rsidR="003343B3" w:rsidRDefault="003343B3" w:rsidP="003343B3">
      <w:pPr>
        <w:pStyle w:val="berschrift2"/>
      </w:pPr>
      <w:bookmarkStart w:id="81" w:name="_Toc515437524"/>
      <w:r>
        <w:t>Vergleichskriterien</w:t>
      </w:r>
      <w:bookmarkEnd w:id="81"/>
    </w:p>
    <w:p w14:paraId="2FCF5F93" w14:textId="77777777" w:rsidR="003343B3" w:rsidRDefault="003343B3" w:rsidP="009B622B">
      <w:pPr>
        <w:pStyle w:val="TextkrperEinzug"/>
        <w:ind w:firstLine="0"/>
        <w:rPr>
          <w:lang w:val="de-DE"/>
        </w:rPr>
      </w:pPr>
    </w:p>
    <w:p w14:paraId="356FCBC6" w14:textId="39E4070A" w:rsidR="00075BB7" w:rsidRDefault="00075BB7" w:rsidP="00075BB7">
      <w:pPr>
        <w:pStyle w:val="Textkrper"/>
      </w:pPr>
      <w:r>
        <w:t>Nachdem in vorangegangen Anschnitt Beispiele für Clientseitige Framework vorgestellt wurden, widmet sich dieser Abschnitt den Kriterien anhand derer ein systematischer Vergleich durchgeführt werden kann. Der Kriterienkatalog integriert dabei Abschnitt zur Lernkurve und Kosten, fasst die Kommunikationsmechanismen zusammen und einschließlich betrachtet die Programmierkonzepte.</w:t>
      </w:r>
    </w:p>
    <w:p w14:paraId="7BEED2C9" w14:textId="782AD282" w:rsidR="003343B3" w:rsidRDefault="003343B3" w:rsidP="003343B3">
      <w:pPr>
        <w:pStyle w:val="TextkrperEinzug"/>
        <w:rPr>
          <w:lang w:val="de-DE"/>
        </w:rPr>
      </w:pPr>
    </w:p>
    <w:p w14:paraId="1DDACEA6" w14:textId="40840EF9" w:rsidR="003343B3" w:rsidRDefault="003343B3" w:rsidP="003343B3">
      <w:pPr>
        <w:pStyle w:val="TextkrperEinzug"/>
        <w:rPr>
          <w:lang w:val="de-DE"/>
        </w:rPr>
      </w:pPr>
    </w:p>
    <w:p w14:paraId="1CE93496" w14:textId="77777777" w:rsidR="00075BB7" w:rsidRDefault="00075BB7" w:rsidP="00075BB7">
      <w:pPr>
        <w:pStyle w:val="berschrift3"/>
      </w:pPr>
      <w:bookmarkStart w:id="82" w:name="_Toc515437525"/>
      <w:r>
        <w:t>Lernkurve und Kosten</w:t>
      </w:r>
      <w:bookmarkEnd w:id="82"/>
    </w:p>
    <w:p w14:paraId="3993272C" w14:textId="77777777" w:rsidR="00075BB7" w:rsidRDefault="00075BB7" w:rsidP="00075BB7">
      <w:pPr>
        <w:pStyle w:val="Textkrper"/>
      </w:pPr>
      <w:r>
        <w:t xml:space="preserve"> In der industrielleren Kommunikation integrieren Konfigurationsapplikationen vielfältige protokollabhängige Feldbusse. Um dennoch Applikationen auf Support-Aufkommen bei sowohl Nutzer als auch Entwickler reduzieren zu können, spielen Prinzipien wie Kosten und Lernkurve eine wichtige Rolle.</w:t>
      </w:r>
    </w:p>
    <w:p w14:paraId="5D52A42A" w14:textId="77777777" w:rsidR="00075BB7" w:rsidRDefault="00075BB7" w:rsidP="00075BB7">
      <w:pPr>
        <w:pStyle w:val="TextkrperEinzug"/>
        <w:numPr>
          <w:ilvl w:val="0"/>
          <w:numId w:val="27"/>
        </w:numPr>
        <w:rPr>
          <w:lang w:val="de-DE"/>
        </w:rPr>
      </w:pPr>
      <w:r w:rsidRPr="003B1CA6">
        <w:rPr>
          <w:b/>
          <w:lang w:val="de-DE"/>
        </w:rPr>
        <w:t>Lernkurve</w:t>
      </w:r>
      <w:r>
        <w:rPr>
          <w:lang w:val="de-DE"/>
        </w:rPr>
        <w:t>: stellt die Entwicklung eines Trainierenden beim Erlenen ein Framework dar spiegelt somit den Erfolgsgrad des Lernens über den Verlauf der Zeit. Da die Meisterarbeit in einer zeitlichen Periode begrenz ist, sollte diese leicht und schneller wie möglich sein.</w:t>
      </w:r>
    </w:p>
    <w:p w14:paraId="4670CFA6" w14:textId="77777777" w:rsidR="00075BB7" w:rsidRPr="00E659C0" w:rsidRDefault="00075BB7" w:rsidP="00075BB7">
      <w:pPr>
        <w:pStyle w:val="TextkrperEinzug"/>
        <w:numPr>
          <w:ilvl w:val="0"/>
          <w:numId w:val="27"/>
        </w:numPr>
        <w:rPr>
          <w:lang w:val="de-DE"/>
        </w:rPr>
      </w:pPr>
      <w:r w:rsidRPr="003B1CA6">
        <w:rPr>
          <w:b/>
          <w:lang w:val="de-DE"/>
        </w:rPr>
        <w:t>Kosten</w:t>
      </w:r>
      <w:r>
        <w:rPr>
          <w:lang w:val="de-DE"/>
        </w:rPr>
        <w:t>: hier sind die negativen Konsequenzen einer erfolgswirksamen Nutzung von einem Framework. Manche JavaScript-Framework sind je nach Zielgruppen relativ teuer. Für ein breites Anwendungsspektrum des jeweils Frameworks ist eine Kostenrechnung an die Lizenzbedingungen</w:t>
      </w:r>
      <w:r w:rsidRPr="00464A7C">
        <w:rPr>
          <w:lang w:val="de-DE"/>
        </w:rPr>
        <w:t xml:space="preserve"> </w:t>
      </w:r>
      <w:r>
        <w:rPr>
          <w:lang w:val="de-DE"/>
        </w:rPr>
        <w:t>und Zielgruppennutzung gekoppelt.</w:t>
      </w:r>
    </w:p>
    <w:p w14:paraId="70DAFED3" w14:textId="77777777" w:rsidR="00075BB7" w:rsidRDefault="00075BB7" w:rsidP="00075BB7">
      <w:pPr>
        <w:pStyle w:val="berschrift3"/>
      </w:pPr>
      <w:bookmarkStart w:id="83" w:name="_Toc515437526"/>
      <w:r>
        <w:t>Kommunikationsmechanismen</w:t>
      </w:r>
      <w:bookmarkEnd w:id="83"/>
    </w:p>
    <w:p w14:paraId="1C6ED798" w14:textId="77777777" w:rsidR="00075BB7" w:rsidRDefault="00075BB7" w:rsidP="00075BB7">
      <w:pPr>
        <w:pStyle w:val="Textkrper"/>
      </w:pPr>
      <w:r>
        <w:t>Die Infrastruktur de Kommunikation umfasst Mechanismen, die eine Interaktion und Kooperation zwischen der einzelnen Komponente des Gesamtsystemes ermöglichen und somit dessen Funktionalität als Ganzes gewährleisten.</w:t>
      </w:r>
    </w:p>
    <w:p w14:paraId="6351AE45" w14:textId="77777777" w:rsidR="00075BB7" w:rsidRDefault="00075BB7" w:rsidP="00075BB7">
      <w:pPr>
        <w:pStyle w:val="TextkrperEinzug"/>
        <w:numPr>
          <w:ilvl w:val="0"/>
          <w:numId w:val="28"/>
        </w:numPr>
        <w:rPr>
          <w:lang w:val="de-DE"/>
        </w:rPr>
      </w:pPr>
      <w:r w:rsidRPr="003B1CA6">
        <w:rPr>
          <w:b/>
          <w:lang w:val="de-DE"/>
        </w:rPr>
        <w:t>Kommunikationsprinzip</w:t>
      </w:r>
      <w:r>
        <w:rPr>
          <w:lang w:val="de-DE"/>
        </w:rPr>
        <w:t xml:space="preserve"> Das Kommunikationsprinzip beschreibt, in welcher Form der Nachrichtenaustauch zwischen Komponenten erfolgt und in welcher Beziehung die Komponente dabei zueinander stellen. Die Interaktion kann z.B. über eine Event-Kommunikation und über Prozeduraufrufe erfolgen. Als Interaktionsmuster ist das </w:t>
      </w:r>
      <w:r w:rsidRPr="003B1CA6">
        <w:rPr>
          <w:i/>
          <w:lang w:val="de-DE"/>
        </w:rPr>
        <w:t>Publish-Subscribe</w:t>
      </w:r>
      <w:r>
        <w:rPr>
          <w:lang w:val="de-DE"/>
        </w:rPr>
        <w:t xml:space="preserve">-Modell oder </w:t>
      </w:r>
      <w:r w:rsidRPr="003B1CA6">
        <w:rPr>
          <w:i/>
          <w:lang w:val="de-DE"/>
        </w:rPr>
        <w:t>Produce-Consumer</w:t>
      </w:r>
      <w:r>
        <w:rPr>
          <w:lang w:val="de-DE"/>
        </w:rPr>
        <w:t>-Modell denkbar.</w:t>
      </w:r>
    </w:p>
    <w:p w14:paraId="4F9774EB" w14:textId="77777777" w:rsidR="00075BB7" w:rsidRDefault="00075BB7" w:rsidP="00075BB7">
      <w:pPr>
        <w:pStyle w:val="TextkrperEinzug"/>
        <w:numPr>
          <w:ilvl w:val="0"/>
          <w:numId w:val="28"/>
        </w:numPr>
        <w:rPr>
          <w:lang w:val="de-DE"/>
        </w:rPr>
      </w:pPr>
      <w:r w:rsidRPr="006A5142">
        <w:rPr>
          <w:b/>
          <w:lang w:val="de-DE"/>
        </w:rPr>
        <w:lastRenderedPageBreak/>
        <w:t>Kommunikationsmiddleware</w:t>
      </w:r>
      <w:r w:rsidRPr="006A5142">
        <w:rPr>
          <w:lang w:val="de-DE"/>
        </w:rPr>
        <w:t xml:space="preserve"> Damit Anwendungen verteilt über mehrere Rechnerknoten laufen können und somit eine Ortsunabhängigkeit gewährleisten, sind</w:t>
      </w:r>
      <w:r>
        <w:rPr>
          <w:lang w:val="de-DE"/>
        </w:rPr>
        <w:t xml:space="preserve"> </w:t>
      </w:r>
      <w:r w:rsidRPr="006A5142">
        <w:rPr>
          <w:lang w:val="de-DE"/>
        </w:rPr>
        <w:t>entsprechende Mechanismen erforderlich.</w:t>
      </w:r>
    </w:p>
    <w:p w14:paraId="006D2BC6" w14:textId="77777777" w:rsidR="00075BB7" w:rsidRDefault="00075BB7" w:rsidP="00075BB7">
      <w:pPr>
        <w:pStyle w:val="berschrift3"/>
      </w:pPr>
      <w:bookmarkStart w:id="84" w:name="_Toc515437527"/>
      <w:r>
        <w:t>Programmierkonzept</w:t>
      </w:r>
      <w:bookmarkEnd w:id="84"/>
    </w:p>
    <w:p w14:paraId="7734FA95" w14:textId="77777777" w:rsidR="00075BB7" w:rsidRDefault="00075BB7" w:rsidP="00075BB7">
      <w:pPr>
        <w:pStyle w:val="Textkrper"/>
      </w:pPr>
      <w:r>
        <w:t>Diese Kategorie bezieht sich auf Kriterien, die einerseits Eigenschaften der konkreten Implementierung der jeweils Entwicklungsumgebung beschreiben und anderseits die Anwendungsentwicklung eben mit dieser betreffen.</w:t>
      </w:r>
    </w:p>
    <w:p w14:paraId="467E140D" w14:textId="77777777" w:rsidR="00075BB7" w:rsidRPr="009E711E" w:rsidRDefault="00075BB7" w:rsidP="00075BB7">
      <w:pPr>
        <w:pStyle w:val="TextkrperEinzug"/>
        <w:numPr>
          <w:ilvl w:val="0"/>
          <w:numId w:val="29"/>
        </w:numPr>
        <w:rPr>
          <w:lang w:val="de-DE"/>
        </w:rPr>
      </w:pPr>
      <w:r w:rsidRPr="009E711E">
        <w:rPr>
          <w:b/>
          <w:lang w:val="de-DE"/>
        </w:rPr>
        <w:t>Unterstützte Programmiersprachen</w:t>
      </w:r>
      <w:r w:rsidRPr="009E711E">
        <w:rPr>
          <w:lang w:val="de-DE"/>
        </w:rPr>
        <w:t xml:space="preserve"> Bei der Anwendungsentwicklung sollte</w:t>
      </w:r>
    </w:p>
    <w:p w14:paraId="6DD407B8" w14:textId="77777777" w:rsidR="00075BB7" w:rsidRPr="009E711E" w:rsidRDefault="00075BB7" w:rsidP="00075BB7">
      <w:pPr>
        <w:pStyle w:val="TextkrperEinzug"/>
        <w:rPr>
          <w:lang w:val="de-DE"/>
        </w:rPr>
      </w:pPr>
      <w:r w:rsidRPr="009E711E">
        <w:rPr>
          <w:lang w:val="de-DE"/>
        </w:rPr>
        <w:t>dem Entwickler möglichst die Wahl gelassen werden, in welcher Programmiersprache</w:t>
      </w:r>
    </w:p>
    <w:p w14:paraId="7A39053E" w14:textId="77777777" w:rsidR="00075BB7" w:rsidRDefault="00075BB7" w:rsidP="00075BB7">
      <w:pPr>
        <w:pStyle w:val="TextkrperEinzug"/>
        <w:ind w:left="709" w:firstLine="0"/>
        <w:rPr>
          <w:lang w:val="de-DE"/>
        </w:rPr>
      </w:pPr>
      <w:r w:rsidRPr="009E711E">
        <w:rPr>
          <w:lang w:val="de-DE"/>
        </w:rPr>
        <w:t>entwickelt wird. Eine domain-spezifische Frage zielt dabei auf die Möglichkeit</w:t>
      </w:r>
      <w:r>
        <w:rPr>
          <w:lang w:val="de-DE"/>
        </w:rPr>
        <w:t xml:space="preserve"> </w:t>
      </w:r>
      <w:r w:rsidRPr="009E711E">
        <w:rPr>
          <w:lang w:val="de-DE"/>
        </w:rPr>
        <w:t>der gra</w:t>
      </w:r>
      <w:r>
        <w:rPr>
          <w:lang w:val="de-DE"/>
        </w:rPr>
        <w:t>f</w:t>
      </w:r>
      <w:r w:rsidRPr="009E711E">
        <w:rPr>
          <w:lang w:val="de-DE"/>
        </w:rPr>
        <w:t>ischen Programmierung.</w:t>
      </w:r>
      <w:r>
        <w:rPr>
          <w:lang w:val="de-DE"/>
        </w:rPr>
        <w:t xml:space="preserve"> Als Programmiersprachen sind JavaScript, C# und TypeScript denkbar.</w:t>
      </w:r>
    </w:p>
    <w:p w14:paraId="788B0ED6" w14:textId="77777777" w:rsidR="00075BB7" w:rsidRDefault="00075BB7" w:rsidP="00075BB7">
      <w:pPr>
        <w:pStyle w:val="TextkrperEinzug"/>
        <w:numPr>
          <w:ilvl w:val="0"/>
          <w:numId w:val="29"/>
        </w:numPr>
        <w:rPr>
          <w:lang w:val="de-DE"/>
        </w:rPr>
      </w:pPr>
      <w:r w:rsidRPr="000B20C4">
        <w:rPr>
          <w:b/>
          <w:lang w:val="de-DE"/>
        </w:rPr>
        <w:t>Unterstützungsbibliotheken</w:t>
      </w:r>
      <w:r w:rsidRPr="000B20C4">
        <w:rPr>
          <w:lang w:val="de-DE"/>
        </w:rPr>
        <w:t xml:space="preserve"> Vordefinierte Komponenten z.B. für Verhaltensauswahl Sicherheit, Monitoring und Internationalisierung erleichtern den Entwicklungsprozess und fördern die Wiederverwendung von Software-Modulen, wobei gegebenenfalls entsprechende</w:t>
      </w:r>
      <w:r>
        <w:rPr>
          <w:lang w:val="de-DE"/>
        </w:rPr>
        <w:t xml:space="preserve"> </w:t>
      </w:r>
      <w:r w:rsidRPr="000B20C4">
        <w:rPr>
          <w:lang w:val="de-DE"/>
        </w:rPr>
        <w:t>Anpassungen erforderlich sind.</w:t>
      </w:r>
    </w:p>
    <w:p w14:paraId="09C51691" w14:textId="77777777" w:rsidR="00075BB7" w:rsidRPr="00075BB7" w:rsidRDefault="00075BB7" w:rsidP="00075BB7">
      <w:pPr>
        <w:pStyle w:val="TextkrperEinzug"/>
        <w:numPr>
          <w:ilvl w:val="0"/>
          <w:numId w:val="29"/>
        </w:numPr>
        <w:rPr>
          <w:lang w:val="de-DE"/>
        </w:rPr>
      </w:pPr>
      <w:r>
        <w:rPr>
          <w:b/>
          <w:lang w:val="de-DE"/>
        </w:rPr>
        <w:t xml:space="preserve">Lizenzbedingung </w:t>
      </w:r>
      <w:r w:rsidRPr="000B20C4">
        <w:rPr>
          <w:lang w:val="de-DE"/>
        </w:rPr>
        <w:t>Der Typ der Lizenz der Frameworks bestimmt insbesondere im Fall der kommerziellen Nutzung über deren generelle Anwendbarkeit. Durch das gewählte Lizenzmodell wird die Breite der Entwicklungs-Community zumindest mitbestimmt. Eine aktive Community erleichtert die Entwicklungsarbeit und bieten</w:t>
      </w:r>
      <w:r>
        <w:rPr>
          <w:lang w:val="de-DE"/>
        </w:rPr>
        <w:t xml:space="preserve"> </w:t>
      </w:r>
      <w:r w:rsidRPr="000B20C4">
        <w:rPr>
          <w:lang w:val="de-DE"/>
        </w:rPr>
        <w:t>in Wikis oder Foren eine Vielzahl von Antworten, Anregungen und Beispielcode</w:t>
      </w:r>
    </w:p>
    <w:p w14:paraId="199EAD43" w14:textId="77777777" w:rsidR="00075BB7" w:rsidRDefault="00075BB7" w:rsidP="009B622B">
      <w:pPr>
        <w:pStyle w:val="TextkrperEinzug"/>
        <w:ind w:firstLine="0"/>
        <w:rPr>
          <w:lang w:val="de-DE"/>
        </w:rPr>
      </w:pPr>
    </w:p>
    <w:p w14:paraId="0DB4158B" w14:textId="01CC64C1" w:rsidR="00075BB7" w:rsidRDefault="00075BB7" w:rsidP="00075BB7">
      <w:pPr>
        <w:pStyle w:val="berschrift2"/>
      </w:pPr>
      <w:bookmarkStart w:id="85" w:name="_Toc515437528"/>
      <w:r>
        <w:t>Ergebnisse der Analyse</w:t>
      </w:r>
      <w:bookmarkEnd w:id="85"/>
    </w:p>
    <w:p w14:paraId="5A64F1B7" w14:textId="0D4D13AC" w:rsidR="00075BB7" w:rsidRDefault="00075BB7" w:rsidP="00075BB7">
      <w:pPr>
        <w:pStyle w:val="Textkrper"/>
      </w:pPr>
      <w:r>
        <w:t xml:space="preserve">Die Entscheidung für und wider clientseitige Framework sollte nicht zwischen Tür und Angel getroffen werden, zu teuer wäre ein Umstieg. Die nachträgliche Erweiterung und Wartbarkeit kommen einen komplett Rewrite gleich. </w:t>
      </w:r>
      <w:r w:rsidR="00F64591">
        <w:fldChar w:fldCharType="begin"/>
      </w:r>
      <w:r w:rsidR="00F64591">
        <w:instrText xml:space="preserve"> REF _Ref515439431 \h </w:instrText>
      </w:r>
      <w:r w:rsidR="00F64591">
        <w:fldChar w:fldCharType="separate"/>
      </w:r>
      <w:r w:rsidR="001A5BD7">
        <w:t xml:space="preserve">Tabelle </w:t>
      </w:r>
      <w:r w:rsidR="001A5BD7">
        <w:rPr>
          <w:noProof/>
        </w:rPr>
        <w:t>2</w:t>
      </w:r>
      <w:r w:rsidR="00F64591">
        <w:fldChar w:fldCharType="end"/>
      </w:r>
      <w:r>
        <w:t xml:space="preserve"> zeigt eine Übersicht clientseitige Framework bezüglich jeweils Vergleichskriterien </w:t>
      </w:r>
    </w:p>
    <w:p w14:paraId="0BC65844" w14:textId="5A367CAA" w:rsidR="000121AE" w:rsidRDefault="000121AE" w:rsidP="000121AE">
      <w:pPr>
        <w:pStyle w:val="TextkrperEinzug"/>
        <w:ind w:firstLine="0"/>
        <w:rPr>
          <w:lang w:val="de-DE"/>
        </w:rPr>
      </w:pPr>
    </w:p>
    <w:p w14:paraId="7A45CBD0" w14:textId="77777777" w:rsidR="000121AE" w:rsidRPr="0036268D" w:rsidRDefault="000121AE" w:rsidP="000121AE">
      <w:pPr>
        <w:pStyle w:val="TextkrperEinzug"/>
        <w:ind w:firstLine="0"/>
        <w:rPr>
          <w:lang w:val="de-DE"/>
        </w:rPr>
      </w:pPr>
      <w:r>
        <w:rPr>
          <w:lang w:val="de-DE"/>
        </w:rPr>
        <w:t xml:space="preserve">Zum Umsetzung des TopologyEditor wird das Framework Angular in Kombination mit GoJS ausgewählt. Im Vergleich mit den anderen Optionen ist bei diesem Framework an wenigsten geringen </w:t>
      </w:r>
      <w:r w:rsidRPr="0036268D">
        <w:rPr>
          <w:lang w:val="de-DE"/>
        </w:rPr>
        <w:t>plattformspezifischer</w:t>
      </w:r>
      <w:r>
        <w:rPr>
          <w:lang w:val="de-DE"/>
        </w:rPr>
        <w:t xml:space="preserve"> Code notwendig und der Quellcode kann mit einem vergleichsweise geringen Redundanzen für alle Plattformen verwendet werden. Darüber hinaus ermöglicht es, wart bare Anwendungen zu erstellen. S</w:t>
      </w:r>
      <w:r w:rsidRPr="003C217D">
        <w:rPr>
          <w:lang w:val="de-DE"/>
        </w:rPr>
        <w:t xml:space="preserve">pezifisches </w:t>
      </w:r>
      <w:r>
        <w:rPr>
          <w:lang w:val="de-DE"/>
        </w:rPr>
        <w:t xml:space="preserve">Wissen über diesem Framework ist nur in geringen Maße notwendig, da vorhandenes Wissen aus dem Bereich der Webtechnologie angewendet werden kann, ohne eine Konzepte zu erlernen. Die Firma Hilscher hat schon mal das Framework benutzt um die Web-Diagnose (Siehe Abbildung 8) zu entwickeln </w:t>
      </w:r>
    </w:p>
    <w:p w14:paraId="77596D15" w14:textId="661598A4" w:rsidR="000121AE" w:rsidRDefault="000121AE" w:rsidP="000121AE">
      <w:pPr>
        <w:pStyle w:val="TextkrperEinzug"/>
        <w:ind w:firstLine="0"/>
        <w:rPr>
          <w:lang w:val="de-DE"/>
        </w:rPr>
      </w:pPr>
    </w:p>
    <w:p w14:paraId="658DB813" w14:textId="7DA420BF" w:rsidR="000121AE" w:rsidRDefault="000121AE" w:rsidP="000121AE">
      <w:pPr>
        <w:pStyle w:val="TextkrperEinzug"/>
        <w:ind w:firstLine="0"/>
        <w:rPr>
          <w:lang w:val="de-DE"/>
        </w:rPr>
      </w:pPr>
      <w:r>
        <w:rPr>
          <w:lang w:val="de-DE"/>
        </w:rPr>
        <w:t xml:space="preserve">In der Praxis stellen die Frameworks eine Steigerung der Produktivität dar, dadurch eine schnelle Einstieg in den Software-Weltmarkt </w:t>
      </w:r>
    </w:p>
    <w:p w14:paraId="1C894B21" w14:textId="77439B2F" w:rsidR="00F64591" w:rsidRDefault="00F64591" w:rsidP="000121AE">
      <w:pPr>
        <w:pStyle w:val="TextkrperEinzug"/>
        <w:ind w:firstLine="0"/>
        <w:rPr>
          <w:lang w:val="de-DE"/>
        </w:rPr>
      </w:pPr>
    </w:p>
    <w:p w14:paraId="77A542AC" w14:textId="64B98F75" w:rsidR="00F64591" w:rsidRDefault="00F64591" w:rsidP="000121AE">
      <w:pPr>
        <w:pStyle w:val="TextkrperEinzug"/>
        <w:ind w:firstLine="0"/>
        <w:rPr>
          <w:lang w:val="de-DE"/>
        </w:rPr>
      </w:pPr>
    </w:p>
    <w:p w14:paraId="3DC162D5" w14:textId="12BFBA62" w:rsidR="00F64591" w:rsidRDefault="00F64591" w:rsidP="000121AE">
      <w:pPr>
        <w:pStyle w:val="TextkrperEinzug"/>
        <w:ind w:firstLine="0"/>
        <w:rPr>
          <w:lang w:val="de-DE"/>
        </w:rPr>
      </w:pPr>
    </w:p>
    <w:p w14:paraId="605DFA9F" w14:textId="4F0D3A26" w:rsidR="00F64591" w:rsidRDefault="00F64591" w:rsidP="000121AE">
      <w:pPr>
        <w:pStyle w:val="TextkrperEinzug"/>
        <w:ind w:firstLine="0"/>
        <w:rPr>
          <w:lang w:val="de-DE"/>
        </w:rPr>
      </w:pPr>
    </w:p>
    <w:p w14:paraId="497CA523" w14:textId="7FFA7E59" w:rsidR="00F64591" w:rsidRDefault="00F64591" w:rsidP="000121AE">
      <w:pPr>
        <w:pStyle w:val="TextkrperEinzug"/>
        <w:ind w:firstLine="0"/>
        <w:rPr>
          <w:lang w:val="de-DE"/>
        </w:rPr>
      </w:pPr>
    </w:p>
    <w:p w14:paraId="47CE12F2" w14:textId="77777777" w:rsidR="00F64591" w:rsidRPr="000121AE" w:rsidRDefault="00F64591" w:rsidP="000121AE">
      <w:pPr>
        <w:pStyle w:val="TextkrperEinzug"/>
        <w:ind w:firstLine="0"/>
        <w:rPr>
          <w:lang w:val="de-DE"/>
        </w:rPr>
      </w:pPr>
    </w:p>
    <w:p w14:paraId="6D99EBD2" w14:textId="77777777" w:rsidR="00075BB7" w:rsidRDefault="00075BB7" w:rsidP="00075BB7">
      <w:pPr>
        <w:pStyle w:val="TextkrperEinzug"/>
        <w:ind w:firstLine="0"/>
        <w:rPr>
          <w:lang w:val="de-DE"/>
        </w:rPr>
      </w:pPr>
    </w:p>
    <w:tbl>
      <w:tblPr>
        <w:tblStyle w:val="Listentabelle3Akzent2"/>
        <w:tblW w:w="0" w:type="auto"/>
        <w:tblLook w:val="04E0" w:firstRow="1" w:lastRow="1" w:firstColumn="1" w:lastColumn="0" w:noHBand="0" w:noVBand="1"/>
      </w:tblPr>
      <w:tblGrid>
        <w:gridCol w:w="1521"/>
        <w:gridCol w:w="1417"/>
        <w:gridCol w:w="1193"/>
        <w:gridCol w:w="1300"/>
        <w:gridCol w:w="12"/>
        <w:gridCol w:w="995"/>
        <w:gridCol w:w="1263"/>
        <w:gridCol w:w="1359"/>
      </w:tblGrid>
      <w:tr w:rsidR="003343B3" w14:paraId="3B479521" w14:textId="77777777" w:rsidTr="003343B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21" w:type="dxa"/>
          </w:tcPr>
          <w:p w14:paraId="44F8B82C" w14:textId="77777777" w:rsidR="003343B3" w:rsidRDefault="003343B3" w:rsidP="003343B3">
            <w:pPr>
              <w:pStyle w:val="TextkrperEinzug"/>
              <w:ind w:firstLine="0"/>
              <w:rPr>
                <w:lang w:val="de-DE"/>
              </w:rPr>
            </w:pPr>
          </w:p>
        </w:tc>
        <w:tc>
          <w:tcPr>
            <w:tcW w:w="6180" w:type="dxa"/>
            <w:gridSpan w:val="6"/>
          </w:tcPr>
          <w:p w14:paraId="27E95632" w14:textId="64310E7B" w:rsidR="003343B3" w:rsidRDefault="003343B3" w:rsidP="003343B3">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r>
              <w:rPr>
                <w:lang w:val="de-DE"/>
              </w:rPr>
              <w:t xml:space="preserve">                         Javascript-Framework</w:t>
            </w:r>
          </w:p>
        </w:tc>
        <w:tc>
          <w:tcPr>
            <w:tcW w:w="1359" w:type="dxa"/>
          </w:tcPr>
          <w:p w14:paraId="3D9C9687" w14:textId="77777777" w:rsidR="003343B3" w:rsidRDefault="003343B3" w:rsidP="003343B3">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p>
        </w:tc>
      </w:tr>
      <w:tr w:rsidR="00075BB7" w14:paraId="66BE29B2" w14:textId="77777777" w:rsidTr="003343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14:paraId="4430F5E5" w14:textId="77777777" w:rsidR="00075BB7" w:rsidRDefault="00075BB7" w:rsidP="003343B3">
            <w:pPr>
              <w:pStyle w:val="TextkrperEinzug"/>
              <w:ind w:firstLine="0"/>
              <w:rPr>
                <w:lang w:val="de-DE"/>
              </w:rPr>
            </w:pPr>
          </w:p>
        </w:tc>
        <w:tc>
          <w:tcPr>
            <w:tcW w:w="1417" w:type="dxa"/>
          </w:tcPr>
          <w:p w14:paraId="2556230A" w14:textId="77777777" w:rsidR="00075BB7" w:rsidRPr="008530FE"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8530FE">
              <w:rPr>
                <w:b/>
                <w:lang w:val="de-DE"/>
              </w:rPr>
              <w:t>React</w:t>
            </w:r>
          </w:p>
        </w:tc>
        <w:tc>
          <w:tcPr>
            <w:tcW w:w="1193" w:type="dxa"/>
          </w:tcPr>
          <w:p w14:paraId="748B1018" w14:textId="77777777" w:rsidR="00075BB7"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8530FE">
              <w:rPr>
                <w:b/>
                <w:lang w:val="de-DE"/>
              </w:rPr>
              <w:t>Angular</w:t>
            </w:r>
            <w:r>
              <w:rPr>
                <w:lang w:val="de-DE"/>
              </w:rPr>
              <w:t xml:space="preserve"> </w:t>
            </w:r>
            <w:r w:rsidRPr="008530FE">
              <w:rPr>
                <w:b/>
                <w:lang w:val="de-DE"/>
              </w:rPr>
              <w:t>2</w:t>
            </w:r>
          </w:p>
        </w:tc>
        <w:tc>
          <w:tcPr>
            <w:tcW w:w="1300" w:type="dxa"/>
          </w:tcPr>
          <w:p w14:paraId="15F56447" w14:textId="77777777" w:rsidR="00075BB7" w:rsidRPr="008530FE"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8530FE">
              <w:rPr>
                <w:b/>
                <w:lang w:val="de-DE"/>
              </w:rPr>
              <w:t>Vue</w:t>
            </w:r>
          </w:p>
        </w:tc>
        <w:tc>
          <w:tcPr>
            <w:tcW w:w="1007" w:type="dxa"/>
            <w:gridSpan w:val="2"/>
          </w:tcPr>
          <w:p w14:paraId="0214BF81" w14:textId="77777777" w:rsidR="00075BB7" w:rsidRPr="008530FE"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Pr>
                <w:b/>
                <w:lang w:val="de-DE"/>
              </w:rPr>
              <w:t>GoJs</w:t>
            </w:r>
          </w:p>
        </w:tc>
        <w:tc>
          <w:tcPr>
            <w:tcW w:w="1263" w:type="dxa"/>
          </w:tcPr>
          <w:p w14:paraId="710364D1" w14:textId="77777777" w:rsidR="00075BB7" w:rsidRPr="008530FE"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8530FE">
              <w:rPr>
                <w:b/>
                <w:lang w:val="de-DE"/>
              </w:rPr>
              <w:t>SAPUI5</w:t>
            </w:r>
          </w:p>
        </w:tc>
        <w:tc>
          <w:tcPr>
            <w:tcW w:w="1359" w:type="dxa"/>
          </w:tcPr>
          <w:p w14:paraId="2A3FA588" w14:textId="77777777" w:rsidR="00075BB7" w:rsidRPr="008530FE"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8530FE">
              <w:rPr>
                <w:b/>
                <w:lang w:val="de-DE"/>
              </w:rPr>
              <w:t>KendoUI</w:t>
            </w:r>
          </w:p>
        </w:tc>
      </w:tr>
      <w:tr w:rsidR="00075BB7" w14:paraId="402629F1" w14:textId="77777777" w:rsidTr="003343B3">
        <w:tc>
          <w:tcPr>
            <w:cnfStyle w:val="001000000000" w:firstRow="0" w:lastRow="0" w:firstColumn="1" w:lastColumn="0" w:oddVBand="0" w:evenVBand="0" w:oddHBand="0" w:evenHBand="0" w:firstRowFirstColumn="0" w:firstRowLastColumn="0" w:lastRowFirstColumn="0" w:lastRowLastColumn="0"/>
            <w:tcW w:w="1521" w:type="dxa"/>
          </w:tcPr>
          <w:p w14:paraId="285282F5" w14:textId="77777777" w:rsidR="00075BB7" w:rsidRDefault="00075BB7" w:rsidP="003343B3">
            <w:pPr>
              <w:pStyle w:val="TextkrperEinzug"/>
              <w:ind w:firstLine="0"/>
              <w:rPr>
                <w:lang w:val="de-DE"/>
              </w:rPr>
            </w:pPr>
            <w:r>
              <w:rPr>
                <w:lang w:val="de-DE"/>
              </w:rPr>
              <w:t>Lernkurve</w:t>
            </w:r>
          </w:p>
        </w:tc>
        <w:tc>
          <w:tcPr>
            <w:tcW w:w="1417" w:type="dxa"/>
          </w:tcPr>
          <w:p w14:paraId="0076BD0F" w14:textId="77777777" w:rsidR="00075BB7"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mittel</w:t>
            </w:r>
          </w:p>
        </w:tc>
        <w:tc>
          <w:tcPr>
            <w:tcW w:w="1193" w:type="dxa"/>
          </w:tcPr>
          <w:p w14:paraId="663FA9EF" w14:textId="77777777" w:rsidR="00075BB7"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leicht</w:t>
            </w:r>
          </w:p>
        </w:tc>
        <w:tc>
          <w:tcPr>
            <w:tcW w:w="1300" w:type="dxa"/>
          </w:tcPr>
          <w:p w14:paraId="33672C96" w14:textId="77777777" w:rsidR="00075BB7"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mittel</w:t>
            </w:r>
          </w:p>
        </w:tc>
        <w:tc>
          <w:tcPr>
            <w:tcW w:w="1007" w:type="dxa"/>
            <w:gridSpan w:val="2"/>
          </w:tcPr>
          <w:p w14:paraId="182657FA" w14:textId="77777777" w:rsidR="00075BB7"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leicht</w:t>
            </w:r>
          </w:p>
        </w:tc>
        <w:tc>
          <w:tcPr>
            <w:tcW w:w="1263" w:type="dxa"/>
          </w:tcPr>
          <w:p w14:paraId="1209D15D" w14:textId="77777777" w:rsidR="00075BB7"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mittel</w:t>
            </w:r>
          </w:p>
        </w:tc>
        <w:tc>
          <w:tcPr>
            <w:tcW w:w="1359" w:type="dxa"/>
          </w:tcPr>
          <w:p w14:paraId="1DB19176" w14:textId="77777777" w:rsidR="00075BB7"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schwer</w:t>
            </w:r>
          </w:p>
        </w:tc>
      </w:tr>
      <w:tr w:rsidR="00075BB7" w14:paraId="29575500" w14:textId="77777777" w:rsidTr="003343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14:paraId="1323E6BC" w14:textId="77777777" w:rsidR="00075BB7" w:rsidRDefault="00075BB7" w:rsidP="003343B3">
            <w:pPr>
              <w:pStyle w:val="TextkrperEinzug"/>
              <w:ind w:firstLine="0"/>
              <w:rPr>
                <w:lang w:val="de-DE"/>
              </w:rPr>
            </w:pPr>
            <w:r>
              <w:rPr>
                <w:lang w:val="de-DE"/>
              </w:rPr>
              <w:t>Kostenlose Variante</w:t>
            </w:r>
          </w:p>
        </w:tc>
        <w:tc>
          <w:tcPr>
            <w:tcW w:w="1417" w:type="dxa"/>
          </w:tcPr>
          <w:p w14:paraId="63576827" w14:textId="77777777" w:rsidR="00075BB7"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+(eingeschränkt)</w:t>
            </w:r>
          </w:p>
        </w:tc>
        <w:tc>
          <w:tcPr>
            <w:tcW w:w="1193" w:type="dxa"/>
          </w:tcPr>
          <w:p w14:paraId="2B43804D" w14:textId="77777777" w:rsidR="00075BB7"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300" w:type="dxa"/>
          </w:tcPr>
          <w:p w14:paraId="579DE589" w14:textId="77777777" w:rsidR="00075BB7"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+(eingeschränkt)</w:t>
            </w:r>
          </w:p>
        </w:tc>
        <w:tc>
          <w:tcPr>
            <w:tcW w:w="1007" w:type="dxa"/>
            <w:gridSpan w:val="2"/>
          </w:tcPr>
          <w:p w14:paraId="5F7B9142" w14:textId="77777777" w:rsidR="00075BB7"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263" w:type="dxa"/>
          </w:tcPr>
          <w:p w14:paraId="22807EAC" w14:textId="77777777" w:rsidR="00075BB7"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359" w:type="dxa"/>
          </w:tcPr>
          <w:p w14:paraId="36886354" w14:textId="77777777" w:rsidR="00075BB7"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r>
      <w:tr w:rsidR="00075BB7" w14:paraId="4FF2A030" w14:textId="77777777" w:rsidTr="003343B3">
        <w:tc>
          <w:tcPr>
            <w:cnfStyle w:val="001000000000" w:firstRow="0" w:lastRow="0" w:firstColumn="1" w:lastColumn="0" w:oddVBand="0" w:evenVBand="0" w:oddHBand="0" w:evenHBand="0" w:firstRowFirstColumn="0" w:firstRowLastColumn="0" w:lastRowFirstColumn="0" w:lastRowLastColumn="0"/>
            <w:tcW w:w="1521" w:type="dxa"/>
          </w:tcPr>
          <w:p w14:paraId="16649F6B" w14:textId="77777777" w:rsidR="00075BB7" w:rsidRDefault="00075BB7" w:rsidP="003343B3">
            <w:pPr>
              <w:pStyle w:val="TextkrperEinzug"/>
              <w:ind w:firstLine="0"/>
              <w:rPr>
                <w:lang w:val="de-DE"/>
              </w:rPr>
            </w:pPr>
            <w:r w:rsidRPr="00B05206">
              <w:rPr>
                <w:lang w:val="de-DE"/>
              </w:rPr>
              <w:t>Kommunikationsprinzip</w:t>
            </w:r>
          </w:p>
        </w:tc>
        <w:tc>
          <w:tcPr>
            <w:tcW w:w="1417" w:type="dxa"/>
          </w:tcPr>
          <w:p w14:paraId="2D448B1D" w14:textId="77777777" w:rsidR="00075BB7"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w:t>
            </w:r>
          </w:p>
        </w:tc>
        <w:tc>
          <w:tcPr>
            <w:tcW w:w="1193" w:type="dxa"/>
          </w:tcPr>
          <w:p w14:paraId="399996B3" w14:textId="77777777" w:rsidR="00075BB7"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w:t>
            </w:r>
          </w:p>
        </w:tc>
        <w:tc>
          <w:tcPr>
            <w:tcW w:w="1300" w:type="dxa"/>
          </w:tcPr>
          <w:p w14:paraId="54372F96" w14:textId="77777777" w:rsidR="00075BB7"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w:t>
            </w:r>
          </w:p>
        </w:tc>
        <w:tc>
          <w:tcPr>
            <w:tcW w:w="1007" w:type="dxa"/>
            <w:gridSpan w:val="2"/>
          </w:tcPr>
          <w:p w14:paraId="6429702C" w14:textId="77777777" w:rsidR="00075BB7"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k.A.</w:t>
            </w:r>
          </w:p>
        </w:tc>
        <w:tc>
          <w:tcPr>
            <w:tcW w:w="1263" w:type="dxa"/>
          </w:tcPr>
          <w:p w14:paraId="24C12A4B" w14:textId="77777777" w:rsidR="00075BB7"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w:t>
            </w:r>
          </w:p>
        </w:tc>
        <w:tc>
          <w:tcPr>
            <w:tcW w:w="1359" w:type="dxa"/>
          </w:tcPr>
          <w:p w14:paraId="21803EB6" w14:textId="77777777" w:rsidR="00075BB7"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w:t>
            </w:r>
          </w:p>
        </w:tc>
      </w:tr>
      <w:tr w:rsidR="00075BB7" w14:paraId="7AE7BD12" w14:textId="77777777" w:rsidTr="003343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14:paraId="29F823A3" w14:textId="77777777" w:rsidR="00075BB7" w:rsidRDefault="00075BB7" w:rsidP="003343B3">
            <w:pPr>
              <w:pStyle w:val="TextkrperEinzug"/>
              <w:ind w:firstLine="0"/>
              <w:rPr>
                <w:lang w:val="de-DE"/>
              </w:rPr>
            </w:pPr>
            <w:r w:rsidRPr="00B05206">
              <w:rPr>
                <w:lang w:val="de-DE"/>
              </w:rPr>
              <w:t>Kommunikationsmiddleware</w:t>
            </w:r>
          </w:p>
        </w:tc>
        <w:tc>
          <w:tcPr>
            <w:tcW w:w="1417" w:type="dxa"/>
          </w:tcPr>
          <w:p w14:paraId="2F7BE1A8" w14:textId="77777777" w:rsidR="00075BB7"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193" w:type="dxa"/>
          </w:tcPr>
          <w:p w14:paraId="3E8CC1C6" w14:textId="77777777" w:rsidR="00075BB7"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300" w:type="dxa"/>
          </w:tcPr>
          <w:p w14:paraId="38F2974E" w14:textId="77777777" w:rsidR="00075BB7"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007" w:type="dxa"/>
            <w:gridSpan w:val="2"/>
          </w:tcPr>
          <w:p w14:paraId="4DA36506" w14:textId="77777777" w:rsidR="00075BB7"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k.A.</w:t>
            </w:r>
          </w:p>
        </w:tc>
        <w:tc>
          <w:tcPr>
            <w:tcW w:w="1263" w:type="dxa"/>
          </w:tcPr>
          <w:p w14:paraId="10678148" w14:textId="77777777" w:rsidR="00075BB7"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359" w:type="dxa"/>
          </w:tcPr>
          <w:p w14:paraId="6DD7626C" w14:textId="77777777" w:rsidR="00075BB7"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r>
      <w:tr w:rsidR="00075BB7" w14:paraId="410AF139" w14:textId="77777777" w:rsidTr="003343B3">
        <w:tc>
          <w:tcPr>
            <w:cnfStyle w:val="001000000000" w:firstRow="0" w:lastRow="0" w:firstColumn="1" w:lastColumn="0" w:oddVBand="0" w:evenVBand="0" w:oddHBand="0" w:evenHBand="0" w:firstRowFirstColumn="0" w:firstRowLastColumn="0" w:lastRowFirstColumn="0" w:lastRowLastColumn="0"/>
            <w:tcW w:w="1521" w:type="dxa"/>
          </w:tcPr>
          <w:p w14:paraId="274D54DA" w14:textId="77777777" w:rsidR="00075BB7" w:rsidRDefault="00075BB7" w:rsidP="003343B3">
            <w:pPr>
              <w:pStyle w:val="TextkrperEinzug"/>
              <w:ind w:firstLine="0"/>
              <w:rPr>
                <w:lang w:val="de-DE"/>
              </w:rPr>
            </w:pPr>
            <w:r>
              <w:rPr>
                <w:lang w:val="de-DE"/>
              </w:rPr>
              <w:t>Sprachen</w:t>
            </w:r>
          </w:p>
        </w:tc>
        <w:tc>
          <w:tcPr>
            <w:tcW w:w="1417" w:type="dxa"/>
          </w:tcPr>
          <w:p w14:paraId="5CBCE5AB" w14:textId="77777777" w:rsidR="00075BB7"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Typescript</w:t>
            </w:r>
          </w:p>
        </w:tc>
        <w:tc>
          <w:tcPr>
            <w:tcW w:w="1193" w:type="dxa"/>
          </w:tcPr>
          <w:p w14:paraId="55C3ACFB" w14:textId="77777777" w:rsidR="00075BB7"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Typescript</w:t>
            </w:r>
          </w:p>
        </w:tc>
        <w:tc>
          <w:tcPr>
            <w:tcW w:w="1300" w:type="dxa"/>
          </w:tcPr>
          <w:p w14:paraId="4ED00D8C" w14:textId="77777777" w:rsidR="00075BB7"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c>
          <w:tcPr>
            <w:tcW w:w="1007" w:type="dxa"/>
            <w:gridSpan w:val="2"/>
          </w:tcPr>
          <w:p w14:paraId="1EA49113" w14:textId="77777777" w:rsidR="00075BB7"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c>
          <w:tcPr>
            <w:tcW w:w="1263" w:type="dxa"/>
          </w:tcPr>
          <w:p w14:paraId="2A5E37E2" w14:textId="77777777" w:rsidR="00075BB7"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c>
          <w:tcPr>
            <w:tcW w:w="1359" w:type="dxa"/>
          </w:tcPr>
          <w:p w14:paraId="7B92927E" w14:textId="77777777" w:rsidR="00075BB7"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 C#</w:t>
            </w:r>
          </w:p>
        </w:tc>
      </w:tr>
      <w:tr w:rsidR="00075BB7" w14:paraId="51649F6C" w14:textId="77777777" w:rsidTr="003343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14:paraId="5BD4DE83" w14:textId="77777777" w:rsidR="00075BB7" w:rsidRDefault="00075BB7" w:rsidP="003343B3">
            <w:pPr>
              <w:pStyle w:val="TextkrperEinzug"/>
              <w:ind w:firstLine="0"/>
              <w:rPr>
                <w:lang w:val="de-DE"/>
              </w:rPr>
            </w:pPr>
            <w:r>
              <w:rPr>
                <w:lang w:val="de-DE"/>
              </w:rPr>
              <w:t>Eigene IDE</w:t>
            </w:r>
          </w:p>
        </w:tc>
        <w:tc>
          <w:tcPr>
            <w:tcW w:w="1417" w:type="dxa"/>
          </w:tcPr>
          <w:p w14:paraId="10693A62" w14:textId="77777777" w:rsidR="00075BB7"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193" w:type="dxa"/>
          </w:tcPr>
          <w:p w14:paraId="2FF17F92" w14:textId="77777777" w:rsidR="00075BB7"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300" w:type="dxa"/>
          </w:tcPr>
          <w:p w14:paraId="5EB7BFD5" w14:textId="77777777" w:rsidR="00075BB7"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007" w:type="dxa"/>
            <w:gridSpan w:val="2"/>
          </w:tcPr>
          <w:p w14:paraId="4A472645" w14:textId="77777777" w:rsidR="00075BB7"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263" w:type="dxa"/>
          </w:tcPr>
          <w:p w14:paraId="26940161" w14:textId="77777777" w:rsidR="00075BB7"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359" w:type="dxa"/>
          </w:tcPr>
          <w:p w14:paraId="1705B7B0" w14:textId="77777777" w:rsidR="00075BB7"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r>
      <w:tr w:rsidR="00075BB7" w14:paraId="69AB8945" w14:textId="77777777" w:rsidTr="003343B3">
        <w:tc>
          <w:tcPr>
            <w:cnfStyle w:val="001000000000" w:firstRow="0" w:lastRow="0" w:firstColumn="1" w:lastColumn="0" w:oddVBand="0" w:evenVBand="0" w:oddHBand="0" w:evenHBand="0" w:firstRowFirstColumn="0" w:firstRowLastColumn="0" w:lastRowFirstColumn="0" w:lastRowLastColumn="0"/>
            <w:tcW w:w="1521" w:type="dxa"/>
          </w:tcPr>
          <w:p w14:paraId="1C44CCD3" w14:textId="77777777" w:rsidR="00075BB7" w:rsidRDefault="00075BB7" w:rsidP="003343B3">
            <w:pPr>
              <w:pStyle w:val="TextkrperEinzug"/>
              <w:ind w:firstLine="0"/>
              <w:rPr>
                <w:lang w:val="de-DE"/>
              </w:rPr>
            </w:pPr>
            <w:r>
              <w:rPr>
                <w:lang w:val="de-DE"/>
              </w:rPr>
              <w:t>Open-Source-Framework</w:t>
            </w:r>
          </w:p>
        </w:tc>
        <w:tc>
          <w:tcPr>
            <w:tcW w:w="1417" w:type="dxa"/>
          </w:tcPr>
          <w:p w14:paraId="16728549" w14:textId="77777777" w:rsidR="00075BB7"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w:t>
            </w:r>
          </w:p>
        </w:tc>
        <w:tc>
          <w:tcPr>
            <w:tcW w:w="1193" w:type="dxa"/>
          </w:tcPr>
          <w:p w14:paraId="426FF1B3" w14:textId="77777777" w:rsidR="00075BB7"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w:t>
            </w:r>
          </w:p>
        </w:tc>
        <w:tc>
          <w:tcPr>
            <w:tcW w:w="1300" w:type="dxa"/>
          </w:tcPr>
          <w:p w14:paraId="5B9831FF" w14:textId="77777777" w:rsidR="00075BB7"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+(teilweise)</w:t>
            </w:r>
          </w:p>
        </w:tc>
        <w:tc>
          <w:tcPr>
            <w:tcW w:w="1007" w:type="dxa"/>
            <w:gridSpan w:val="2"/>
          </w:tcPr>
          <w:p w14:paraId="78C2F8E5" w14:textId="77777777" w:rsidR="00075BB7"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+(teilweise)</w:t>
            </w:r>
          </w:p>
        </w:tc>
        <w:tc>
          <w:tcPr>
            <w:tcW w:w="1263" w:type="dxa"/>
          </w:tcPr>
          <w:p w14:paraId="6AD373A8" w14:textId="77777777" w:rsidR="00075BB7"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w:t>
            </w:r>
          </w:p>
        </w:tc>
        <w:tc>
          <w:tcPr>
            <w:tcW w:w="1359" w:type="dxa"/>
          </w:tcPr>
          <w:p w14:paraId="4D08E7A5" w14:textId="77777777" w:rsidR="00075BB7"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+(teilweise)</w:t>
            </w:r>
          </w:p>
        </w:tc>
      </w:tr>
      <w:tr w:rsidR="00075BB7" w14:paraId="000CA71C" w14:textId="77777777" w:rsidTr="003343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14:paraId="74BDFE38" w14:textId="62741C77" w:rsidR="00075BB7" w:rsidRDefault="00BF7DEF" w:rsidP="003343B3">
            <w:pPr>
              <w:pStyle w:val="TextkrperEinzug"/>
              <w:ind w:firstLine="0"/>
              <w:rPr>
                <w:lang w:val="de-DE"/>
              </w:rPr>
            </w:pPr>
            <w:r>
              <w:rPr>
                <w:lang w:val="de-DE"/>
              </w:rPr>
              <w:t>Lizenz</w:t>
            </w:r>
          </w:p>
        </w:tc>
        <w:tc>
          <w:tcPr>
            <w:tcW w:w="1417" w:type="dxa"/>
          </w:tcPr>
          <w:p w14:paraId="37CEA899" w14:textId="43E9AA19" w:rsidR="00075BB7" w:rsidRDefault="00BF7DEF"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193" w:type="dxa"/>
          </w:tcPr>
          <w:p w14:paraId="0E26D1F9" w14:textId="20BD2F6A" w:rsidR="00075BB7" w:rsidRDefault="00BF7DEF"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300" w:type="dxa"/>
          </w:tcPr>
          <w:p w14:paraId="0251EF83" w14:textId="7705AD84" w:rsidR="00075BB7" w:rsidRDefault="00BF7DEF"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007" w:type="dxa"/>
            <w:gridSpan w:val="2"/>
          </w:tcPr>
          <w:p w14:paraId="1C5E34F5" w14:textId="66FDAE3F" w:rsidR="00075BB7" w:rsidRDefault="00BF7DEF"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263" w:type="dxa"/>
          </w:tcPr>
          <w:p w14:paraId="65224F9B" w14:textId="38396B39" w:rsidR="00075BB7" w:rsidRDefault="00BF7DEF"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359" w:type="dxa"/>
          </w:tcPr>
          <w:p w14:paraId="7054CB6A" w14:textId="307B1A11" w:rsidR="00BF7DEF" w:rsidRDefault="00BF7DEF" w:rsidP="00BF7DEF">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r>
      <w:tr w:rsidR="00BF7DEF" w14:paraId="3928B109" w14:textId="77777777" w:rsidTr="003343B3">
        <w:tc>
          <w:tcPr>
            <w:cnfStyle w:val="001000000000" w:firstRow="0" w:lastRow="0" w:firstColumn="1" w:lastColumn="0" w:oddVBand="0" w:evenVBand="0" w:oddHBand="0" w:evenHBand="0" w:firstRowFirstColumn="0" w:firstRowLastColumn="0" w:lastRowFirstColumn="0" w:lastRowLastColumn="0"/>
            <w:tcW w:w="1521" w:type="dxa"/>
          </w:tcPr>
          <w:p w14:paraId="51130982" w14:textId="208C1BF2" w:rsidR="00BF7DEF" w:rsidRDefault="00BF7DEF" w:rsidP="003343B3">
            <w:pPr>
              <w:pStyle w:val="TextkrperEinzug"/>
              <w:ind w:firstLine="0"/>
              <w:rPr>
                <w:lang w:val="de-DE"/>
              </w:rPr>
            </w:pPr>
            <w:r>
              <w:rPr>
                <w:lang w:val="de-DE"/>
              </w:rPr>
              <w:t>Preis</w:t>
            </w:r>
          </w:p>
        </w:tc>
        <w:tc>
          <w:tcPr>
            <w:tcW w:w="1417" w:type="dxa"/>
          </w:tcPr>
          <w:p w14:paraId="6260A06F" w14:textId="0EA74BEC" w:rsidR="00BF7DEF" w:rsidRDefault="00BF7DEF"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k.A.</w:t>
            </w:r>
          </w:p>
        </w:tc>
        <w:tc>
          <w:tcPr>
            <w:tcW w:w="1193" w:type="dxa"/>
          </w:tcPr>
          <w:p w14:paraId="2FF7A4DB" w14:textId="4E55E034" w:rsidR="00BF7DEF" w:rsidRDefault="00BF7DEF"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k.A.</w:t>
            </w:r>
          </w:p>
        </w:tc>
        <w:tc>
          <w:tcPr>
            <w:tcW w:w="1300" w:type="dxa"/>
          </w:tcPr>
          <w:p w14:paraId="4A7C39ED" w14:textId="139D5D88" w:rsidR="00BF7DEF" w:rsidRDefault="00BF7DEF"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k.A.</w:t>
            </w:r>
          </w:p>
        </w:tc>
        <w:tc>
          <w:tcPr>
            <w:tcW w:w="1007" w:type="dxa"/>
            <w:gridSpan w:val="2"/>
          </w:tcPr>
          <w:p w14:paraId="1AC7272B" w14:textId="48C81B93" w:rsidR="00BF7DEF" w:rsidRDefault="000121AE" w:rsidP="00BF7DE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Ab 2</w:t>
            </w:r>
            <w:r w:rsidR="00BF7DEF">
              <w:rPr>
                <w:lang w:val="de-DE"/>
              </w:rPr>
              <w:t xml:space="preserve">995 </w:t>
            </w:r>
            <w:r>
              <w:rPr>
                <w:lang w:val="de-DE"/>
              </w:rPr>
              <w:t xml:space="preserve">US-$ </w:t>
            </w:r>
            <w:r w:rsidR="00BF7DEF">
              <w:rPr>
                <w:lang w:val="de-DE"/>
              </w:rPr>
              <w:t>pro Jahre</w:t>
            </w:r>
          </w:p>
        </w:tc>
        <w:tc>
          <w:tcPr>
            <w:tcW w:w="1263" w:type="dxa"/>
          </w:tcPr>
          <w:p w14:paraId="65366FF0" w14:textId="16A1294B" w:rsidR="00BF7DEF" w:rsidRDefault="00BF7DEF"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k.A.</w:t>
            </w:r>
          </w:p>
        </w:tc>
        <w:tc>
          <w:tcPr>
            <w:tcW w:w="1359" w:type="dxa"/>
          </w:tcPr>
          <w:p w14:paraId="747149CA" w14:textId="76520B0C" w:rsidR="00BF7DEF" w:rsidRDefault="000121AE" w:rsidP="00BF7DE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ab 899 US-$ pro Jahr</w:t>
            </w:r>
          </w:p>
        </w:tc>
      </w:tr>
      <w:tr w:rsidR="00075BB7" w14:paraId="35E46D7E" w14:textId="77777777" w:rsidTr="003343B3">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1521" w:type="dxa"/>
          </w:tcPr>
          <w:p w14:paraId="00738B8F" w14:textId="77777777" w:rsidR="00075BB7" w:rsidRDefault="00075BB7" w:rsidP="003343B3">
            <w:pPr>
              <w:pStyle w:val="TextkrperEinzug"/>
              <w:ind w:firstLine="0"/>
              <w:rPr>
                <w:lang w:val="de-DE"/>
              </w:rPr>
            </w:pPr>
            <w:r>
              <w:rPr>
                <w:lang w:val="de-DE"/>
              </w:rPr>
              <w:t>+ vorhanden</w:t>
            </w:r>
          </w:p>
        </w:tc>
        <w:tc>
          <w:tcPr>
            <w:tcW w:w="2610" w:type="dxa"/>
            <w:gridSpan w:val="2"/>
          </w:tcPr>
          <w:p w14:paraId="6BBD8AC5" w14:textId="77777777" w:rsidR="00075BB7" w:rsidRDefault="00075BB7" w:rsidP="003343B3">
            <w:pPr>
              <w:pStyle w:val="TextkrperEinzug"/>
              <w:ind w:firstLine="0"/>
              <w:cnfStyle w:val="010000000000" w:firstRow="0" w:lastRow="1" w:firstColumn="0" w:lastColumn="0" w:oddVBand="0" w:evenVBand="0" w:oddHBand="0" w:evenHBand="0" w:firstRowFirstColumn="0" w:firstRowLastColumn="0" w:lastRowFirstColumn="0" w:lastRowLastColumn="0"/>
              <w:rPr>
                <w:b w:val="0"/>
                <w:bCs/>
                <w:lang w:val="de-DE"/>
              </w:rPr>
            </w:pPr>
            <w:r w:rsidRPr="00B05206">
              <w:rPr>
                <w:bCs/>
                <w:lang w:val="de-DE"/>
              </w:rPr>
              <w:t>-</w:t>
            </w:r>
            <w:r>
              <w:rPr>
                <w:lang w:val="de-DE"/>
              </w:rPr>
              <w:t xml:space="preserve"> nicht vorhanden </w:t>
            </w:r>
          </w:p>
          <w:p w14:paraId="61819A4C" w14:textId="77777777" w:rsidR="00075BB7" w:rsidRDefault="00075BB7" w:rsidP="003343B3">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p>
        </w:tc>
        <w:tc>
          <w:tcPr>
            <w:tcW w:w="1312" w:type="dxa"/>
            <w:gridSpan w:val="2"/>
          </w:tcPr>
          <w:p w14:paraId="44094BC5" w14:textId="77777777" w:rsidR="00075BB7" w:rsidRDefault="00075BB7" w:rsidP="003343B3">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p>
        </w:tc>
        <w:tc>
          <w:tcPr>
            <w:tcW w:w="3617" w:type="dxa"/>
            <w:gridSpan w:val="3"/>
          </w:tcPr>
          <w:p w14:paraId="33ACAF91" w14:textId="77777777" w:rsidR="00075BB7" w:rsidRDefault="00075BB7" w:rsidP="003343B3">
            <w:pPr>
              <w:pStyle w:val="TextkrperEinzug"/>
              <w:ind w:firstLine="0"/>
              <w:cnfStyle w:val="010000000000" w:firstRow="0" w:lastRow="1" w:firstColumn="0" w:lastColumn="0" w:oddVBand="0" w:evenVBand="0" w:oddHBand="0" w:evenHBand="0" w:firstRowFirstColumn="0" w:firstRowLastColumn="0" w:lastRowFirstColumn="0" w:lastRowLastColumn="0"/>
              <w:rPr>
                <w:b w:val="0"/>
                <w:bCs/>
                <w:lang w:val="de-DE"/>
              </w:rPr>
            </w:pPr>
            <w:r>
              <w:rPr>
                <w:lang w:val="de-DE"/>
              </w:rPr>
              <w:t>k.A. keine Angabe</w:t>
            </w:r>
          </w:p>
          <w:p w14:paraId="02D80FD7" w14:textId="77777777" w:rsidR="00075BB7" w:rsidRDefault="00075BB7" w:rsidP="000121AE">
            <w:pPr>
              <w:pStyle w:val="TextkrperEinzug"/>
              <w:keepNext/>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 xml:space="preserve"> </w:t>
            </w:r>
          </w:p>
        </w:tc>
      </w:tr>
    </w:tbl>
    <w:p w14:paraId="17495212" w14:textId="6896AC35" w:rsidR="00075BB7" w:rsidRDefault="000121AE" w:rsidP="000121AE">
      <w:pPr>
        <w:pStyle w:val="Beschriftung"/>
      </w:pPr>
      <w:bookmarkStart w:id="86" w:name="_Ref515439431"/>
      <w:r>
        <w:t xml:space="preserve">Tabelle </w:t>
      </w:r>
      <w:r w:rsidR="00B5557A">
        <w:fldChar w:fldCharType="begin"/>
      </w:r>
      <w:r w:rsidR="00B5557A">
        <w:instrText xml:space="preserve"> SEQ Tabelle \* ARABIC </w:instrText>
      </w:r>
      <w:r w:rsidR="00B5557A">
        <w:fldChar w:fldCharType="separate"/>
      </w:r>
      <w:r w:rsidR="001A5BD7">
        <w:rPr>
          <w:noProof/>
        </w:rPr>
        <w:t>2</w:t>
      </w:r>
      <w:r w:rsidR="00B5557A">
        <w:rPr>
          <w:noProof/>
        </w:rPr>
        <w:fldChar w:fldCharType="end"/>
      </w:r>
      <w:bookmarkEnd w:id="86"/>
      <w:r>
        <w:t xml:space="preserve">: </w:t>
      </w:r>
      <w:r w:rsidRPr="00454AA5">
        <w:t>kurze Überblick über die jeweils wichtigsten Kriterien der beschriebenen Frameworks und damit über ihre jeweilige Einsatzmöglichkeit.</w:t>
      </w:r>
    </w:p>
    <w:p w14:paraId="353EF70B" w14:textId="77777777" w:rsidR="00075BB7" w:rsidRPr="00E82D10" w:rsidRDefault="00075BB7" w:rsidP="009B622B">
      <w:pPr>
        <w:pStyle w:val="TextkrperEinzug"/>
        <w:ind w:firstLine="0"/>
        <w:rPr>
          <w:lang w:val="de-DE"/>
        </w:rPr>
      </w:pPr>
    </w:p>
    <w:p w14:paraId="0E1614EB" w14:textId="0DCA68B4" w:rsidR="00CC63CC" w:rsidRDefault="00D41B57" w:rsidP="006608BB">
      <w:pPr>
        <w:pStyle w:val="berschrift2"/>
        <w:rPr>
          <w:lang w:val="en-US"/>
        </w:rPr>
      </w:pPr>
      <w:bookmarkStart w:id="87" w:name="_Toc515437529"/>
      <w:r>
        <w:rPr>
          <w:lang w:val="en-US"/>
        </w:rPr>
        <w:t>Bootstrap</w:t>
      </w:r>
      <w:bookmarkEnd w:id="87"/>
    </w:p>
    <w:p w14:paraId="2ACB4783" w14:textId="77777777" w:rsidR="00F7296C" w:rsidRPr="00F7296C" w:rsidRDefault="00F7296C" w:rsidP="00F7296C">
      <w:pPr>
        <w:pStyle w:val="TextkrperEinzug"/>
        <w:ind w:firstLine="0"/>
        <w:rPr>
          <w:lang w:val="de-DE"/>
        </w:rPr>
      </w:pPr>
      <w:r w:rsidRPr="00F7296C">
        <w:rPr>
          <w:lang w:val="de-DE"/>
        </w:rPr>
        <w:t>Bootstrap ist ein OpenSource Framework zur Darstellung von Benutzeroberflächen im Browser verwendet</w:t>
      </w:r>
    </w:p>
    <w:p w14:paraId="538323A9" w14:textId="77777777" w:rsidR="00F7296C" w:rsidRPr="00F7296C" w:rsidRDefault="00F7296C" w:rsidP="00F7296C">
      <w:pPr>
        <w:pStyle w:val="TextkrperEinzug"/>
        <w:rPr>
          <w:lang w:val="de-DE"/>
        </w:rPr>
      </w:pPr>
    </w:p>
    <w:p w14:paraId="68FBF7A3" w14:textId="6308E508" w:rsidR="00F7296C" w:rsidRPr="00F7296C" w:rsidRDefault="00F7296C" w:rsidP="00F7296C">
      <w:pPr>
        <w:pStyle w:val="TextkrperEinzug"/>
        <w:ind w:firstLine="0"/>
        <w:rPr>
          <w:lang w:val="de-DE"/>
        </w:rPr>
      </w:pPr>
      <w:r w:rsidRPr="00F7296C">
        <w:rPr>
          <w:lang w:val="de-DE"/>
        </w:rPr>
        <w:t xml:space="preserve">Es </w:t>
      </w:r>
      <w:r w:rsidR="00357385" w:rsidRPr="00F7296C">
        <w:rPr>
          <w:lang w:val="de-DE"/>
        </w:rPr>
        <w:t>erleichtert</w:t>
      </w:r>
      <w:r w:rsidRPr="00F7296C">
        <w:rPr>
          <w:lang w:val="de-DE"/>
        </w:rPr>
        <w:t xml:space="preserve"> das </w:t>
      </w:r>
      <w:r w:rsidR="00EF3D46" w:rsidRPr="00F7296C">
        <w:rPr>
          <w:lang w:val="de-DE"/>
        </w:rPr>
        <w:t>Auswahl der Komponenten</w:t>
      </w:r>
      <w:r w:rsidRPr="00F7296C">
        <w:rPr>
          <w:lang w:val="de-DE"/>
        </w:rPr>
        <w:t xml:space="preserve"> einer </w:t>
      </w:r>
      <w:r w:rsidR="00EF3D46" w:rsidRPr="00F7296C">
        <w:rPr>
          <w:lang w:val="de-DE"/>
        </w:rPr>
        <w:t>Website und</w:t>
      </w:r>
      <w:r w:rsidRPr="00F7296C">
        <w:rPr>
          <w:lang w:val="de-DE"/>
        </w:rPr>
        <w:t xml:space="preserve"> dabei die technischen Anforderungen von verschiedenen Geräten berücksichtigt (Smartphones, Desktops, Tablets) und darüber hinaus gibt das Framework eine solide Grundlage für verschiedene Browseranwendungen.</w:t>
      </w:r>
    </w:p>
    <w:p w14:paraId="255821FA" w14:textId="77777777" w:rsidR="00F7296C" w:rsidRPr="00F7296C" w:rsidRDefault="00F7296C" w:rsidP="00F7296C">
      <w:pPr>
        <w:pStyle w:val="TextkrperEinzug"/>
        <w:rPr>
          <w:lang w:val="de-DE"/>
        </w:rPr>
      </w:pPr>
    </w:p>
    <w:p w14:paraId="2907AC41" w14:textId="255BB5AC" w:rsidR="00F7296C" w:rsidRPr="00F7296C" w:rsidRDefault="00F7296C" w:rsidP="00F7296C">
      <w:pPr>
        <w:pStyle w:val="TextkrperEinzug"/>
        <w:ind w:firstLine="0"/>
        <w:rPr>
          <w:lang w:val="de-DE"/>
        </w:rPr>
      </w:pPr>
      <w:r w:rsidRPr="00F7296C">
        <w:rPr>
          <w:lang w:val="de-DE"/>
        </w:rPr>
        <w:t>Die Idee hinter dem Framework ist die Designer und Entwickler auf einen gemeinsamen Nenner zusammenzubringen</w:t>
      </w:r>
    </w:p>
    <w:p w14:paraId="46790C47" w14:textId="1A45F432" w:rsidR="00F7296C" w:rsidRPr="00F7296C" w:rsidRDefault="00F7296C" w:rsidP="00F7296C">
      <w:pPr>
        <w:pStyle w:val="TextkrperEinzug"/>
        <w:ind w:firstLine="0"/>
        <w:rPr>
          <w:lang w:val="de-DE"/>
        </w:rPr>
      </w:pPr>
      <w:r w:rsidRPr="00F7296C">
        <w:rPr>
          <w:lang w:val="de-DE"/>
        </w:rPr>
        <w:t>Bootstrap wurde mit Augenmerk auf HTML5 und CSS3 entwickelt, um so von den aktuellsten Funktio</w:t>
      </w:r>
      <w:r>
        <w:rPr>
          <w:lang w:val="de-DE"/>
        </w:rPr>
        <w:t>nsweisen profitieren zu können, d</w:t>
      </w:r>
      <w:r w:rsidRPr="00F7296C">
        <w:rPr>
          <w:lang w:val="de-DE"/>
        </w:rPr>
        <w:t xml:space="preserve">eutlich wird dies beispielsweise bei den in CSS3 eingeführten Eigenschaften für abgerundete Ecken, Farbverläufe und Schatten.  </w:t>
      </w:r>
    </w:p>
    <w:p w14:paraId="71BA5419" w14:textId="77777777" w:rsidR="00F7296C" w:rsidRDefault="00F7296C" w:rsidP="00F7296C">
      <w:pPr>
        <w:pStyle w:val="TextkrperEinzug"/>
        <w:ind w:firstLine="0"/>
        <w:rPr>
          <w:lang w:val="de-DE"/>
        </w:rPr>
      </w:pPr>
    </w:p>
    <w:p w14:paraId="153ED7BE" w14:textId="689D32FF" w:rsidR="00F7296C" w:rsidRPr="00F7296C" w:rsidRDefault="00F7296C" w:rsidP="00F7296C">
      <w:pPr>
        <w:pStyle w:val="TextkrperEinzug"/>
        <w:ind w:firstLine="0"/>
        <w:rPr>
          <w:lang w:val="de-DE"/>
        </w:rPr>
      </w:pPr>
      <w:r w:rsidRPr="00F7296C">
        <w:rPr>
          <w:lang w:val="de-DE"/>
        </w:rPr>
        <w:t>Bootstrap ist relativ einfach aufgebaut. Sein Kern besteht aus verschiedenen Stylesheets, welche die im Framework vorhandenen Komponenten einbeziehen.   Über das zentrale Konfigurationsstylesheet können weitere Anpassungen vorgenommen werden.</w:t>
      </w:r>
    </w:p>
    <w:p w14:paraId="268BB3CF" w14:textId="1B6E7800" w:rsidR="00F7296C" w:rsidRPr="00F7296C" w:rsidRDefault="00F7296C" w:rsidP="003F1886">
      <w:pPr>
        <w:pStyle w:val="TextkrperEinzug"/>
        <w:numPr>
          <w:ilvl w:val="0"/>
          <w:numId w:val="26"/>
        </w:numPr>
        <w:rPr>
          <w:lang w:val="de-DE"/>
        </w:rPr>
      </w:pPr>
      <w:r w:rsidRPr="00F7296C">
        <w:rPr>
          <w:lang w:val="de-DE"/>
        </w:rPr>
        <w:lastRenderedPageBreak/>
        <w:t>Vorteile:</w:t>
      </w:r>
      <w:r>
        <w:rPr>
          <w:lang w:val="de-DE"/>
        </w:rPr>
        <w:t xml:space="preserve"> </w:t>
      </w:r>
      <w:r w:rsidRPr="00F7296C">
        <w:rPr>
          <w:lang w:val="de-DE"/>
        </w:rPr>
        <w:t xml:space="preserve">Durch den klaren Leitfaden sparen die Entwickler wie auch die </w:t>
      </w:r>
      <w:r w:rsidR="00491407" w:rsidRPr="00F7296C">
        <w:rPr>
          <w:lang w:val="de-DE"/>
        </w:rPr>
        <w:t>Gestalter Zeit</w:t>
      </w:r>
      <w:r w:rsidRPr="00F7296C">
        <w:rPr>
          <w:lang w:val="de-DE"/>
        </w:rPr>
        <w:t xml:space="preserve"> und haben einen gemeinsamen Nenner für die </w:t>
      </w:r>
      <w:r w:rsidR="00491407" w:rsidRPr="00F7296C">
        <w:rPr>
          <w:lang w:val="de-DE"/>
        </w:rPr>
        <w:t>Gestaltung</w:t>
      </w:r>
      <w:r w:rsidRPr="00F7296C">
        <w:rPr>
          <w:lang w:val="de-DE"/>
        </w:rPr>
        <w:t xml:space="preserve"> der Oberfläche</w:t>
      </w:r>
    </w:p>
    <w:p w14:paraId="587DC25F" w14:textId="2480480E" w:rsidR="00F7296C" w:rsidRPr="00F7296C" w:rsidRDefault="00F7296C" w:rsidP="00F7296C">
      <w:pPr>
        <w:pStyle w:val="TextkrperEinzug"/>
        <w:rPr>
          <w:lang w:val="de-DE"/>
        </w:rPr>
      </w:pPr>
      <w:r w:rsidRPr="00F7296C">
        <w:rPr>
          <w:lang w:val="de-DE"/>
        </w:rPr>
        <w:t>Bootstrap bringt von Haus aus Elemente wie Icons, Boxen, Buttons und PullDown Menüs bereits mit</w:t>
      </w:r>
    </w:p>
    <w:p w14:paraId="6B969CDD" w14:textId="77777777" w:rsidR="00F7296C" w:rsidRPr="00F7296C" w:rsidRDefault="00F7296C" w:rsidP="00F7296C">
      <w:pPr>
        <w:pStyle w:val="TextkrperEinzug"/>
        <w:rPr>
          <w:lang w:val="de-DE"/>
        </w:rPr>
      </w:pPr>
      <w:r w:rsidRPr="00F7296C">
        <w:rPr>
          <w:lang w:val="de-DE"/>
        </w:rPr>
        <w:t>Erweiterungen wie Modal-Boxen, Tooltips und Tabs sind Teil des Frameworks (Integration von JQuery)</w:t>
      </w:r>
    </w:p>
    <w:p w14:paraId="0C0CA8C6" w14:textId="77777777" w:rsidR="00F7296C" w:rsidRPr="00F7296C" w:rsidRDefault="00F7296C" w:rsidP="00F7296C">
      <w:pPr>
        <w:pStyle w:val="TextkrperEinzug"/>
        <w:rPr>
          <w:lang w:val="de-DE"/>
        </w:rPr>
      </w:pPr>
      <w:r w:rsidRPr="00F7296C">
        <w:rPr>
          <w:lang w:val="de-DE"/>
        </w:rPr>
        <w:t>Alle Elemente sind gestaltet, wodurch sichergestellt wird, dass jede der möglichen Komponenten einheitlich aussieht</w:t>
      </w:r>
    </w:p>
    <w:p w14:paraId="5CB3695A" w14:textId="07ADC16F" w:rsidR="00F7296C" w:rsidRPr="00F7296C" w:rsidRDefault="00F7296C" w:rsidP="00F7296C">
      <w:pPr>
        <w:pStyle w:val="TextkrperEinzug"/>
        <w:rPr>
          <w:lang w:val="de-DE"/>
        </w:rPr>
      </w:pPr>
      <w:r w:rsidRPr="00F7296C">
        <w:rPr>
          <w:lang w:val="de-DE"/>
        </w:rPr>
        <w:t xml:space="preserve">Das Framework ist rückwärtskompatibel. So wird </w:t>
      </w:r>
      <w:r w:rsidR="00357385" w:rsidRPr="00F7296C">
        <w:rPr>
          <w:lang w:val="de-DE"/>
        </w:rPr>
        <w:t>sichergestellt,</w:t>
      </w:r>
      <w:r w:rsidRPr="00F7296C">
        <w:rPr>
          <w:lang w:val="de-DE"/>
        </w:rPr>
        <w:t xml:space="preserve"> dass die einzelnen Elemente der Website auf allen Browsern dargestellt werden können</w:t>
      </w:r>
    </w:p>
    <w:p w14:paraId="69DD8F17" w14:textId="77777777" w:rsidR="00F7296C" w:rsidRPr="00F7296C" w:rsidRDefault="00F7296C" w:rsidP="00F7296C">
      <w:pPr>
        <w:pStyle w:val="TextkrperEinzug"/>
        <w:rPr>
          <w:lang w:val="de-DE"/>
        </w:rPr>
      </w:pPr>
      <w:r w:rsidRPr="00F7296C">
        <w:rPr>
          <w:lang w:val="de-DE"/>
        </w:rPr>
        <w:t>Bootstrap ist anpassbar oder kann durch Erweiterungen mit neuen Funktionen versehen werden</w:t>
      </w:r>
    </w:p>
    <w:p w14:paraId="73C746AF" w14:textId="77777777" w:rsidR="00F7296C" w:rsidRPr="00F7296C" w:rsidRDefault="00F7296C" w:rsidP="00F7296C">
      <w:pPr>
        <w:pStyle w:val="TextkrperEinzug"/>
        <w:ind w:firstLine="0"/>
        <w:rPr>
          <w:lang w:val="de-DE"/>
        </w:rPr>
      </w:pPr>
      <w:r w:rsidRPr="00F7296C">
        <w:rPr>
          <w:lang w:val="de-DE"/>
        </w:rPr>
        <w:t>Nachteile</w:t>
      </w:r>
    </w:p>
    <w:p w14:paraId="3EEFA5E7" w14:textId="3CA9C4E1" w:rsidR="00F7296C" w:rsidRPr="00F7296C" w:rsidRDefault="00F7296C" w:rsidP="00F7296C">
      <w:pPr>
        <w:pStyle w:val="TextkrperEinzug"/>
        <w:ind w:firstLine="0"/>
        <w:rPr>
          <w:lang w:val="de-DE"/>
        </w:rPr>
      </w:pPr>
      <w:r w:rsidRPr="00F7296C">
        <w:rPr>
          <w:lang w:val="de-DE"/>
        </w:rPr>
        <w:t xml:space="preserve">Das komplette Bootstrap Framework ist ein </w:t>
      </w:r>
      <w:r w:rsidR="00357385" w:rsidRPr="00F7296C">
        <w:rPr>
          <w:lang w:val="de-DE"/>
        </w:rPr>
        <w:t>großer</w:t>
      </w:r>
      <w:r w:rsidRPr="00F7296C">
        <w:rPr>
          <w:lang w:val="de-DE"/>
        </w:rPr>
        <w:t xml:space="preserve"> Brocken, was die Ladezeit der Website verzögern kann. </w:t>
      </w:r>
      <w:r>
        <w:rPr>
          <w:lang w:val="de-DE"/>
        </w:rPr>
        <w:t xml:space="preserve"> </w:t>
      </w:r>
    </w:p>
    <w:p w14:paraId="0ABC725A" w14:textId="77777777" w:rsidR="00F7296C" w:rsidRPr="00F7296C" w:rsidRDefault="00F7296C" w:rsidP="00F7296C">
      <w:pPr>
        <w:pStyle w:val="TextkrperEinzug"/>
        <w:ind w:firstLine="0"/>
        <w:rPr>
          <w:lang w:val="de-DE"/>
        </w:rPr>
      </w:pPr>
      <w:r w:rsidRPr="00F7296C">
        <w:rPr>
          <w:lang w:val="de-DE"/>
        </w:rPr>
        <w:t>Durch die vielen Möglichkeiten verleitet das Framework zum Spielen. Effekte oder falscher Einsatz von Scripts führen eher dazu, dass die Website überladen wird</w:t>
      </w:r>
    </w:p>
    <w:p w14:paraId="7A7B9B97" w14:textId="77777777" w:rsidR="00F7296C" w:rsidRPr="00F7296C" w:rsidRDefault="00F7296C" w:rsidP="00F7296C">
      <w:pPr>
        <w:pStyle w:val="TextkrperEinzug"/>
        <w:ind w:firstLine="0"/>
        <w:rPr>
          <w:lang w:val="de-DE"/>
        </w:rPr>
      </w:pPr>
      <w:r w:rsidRPr="00F7296C">
        <w:rPr>
          <w:lang w:val="de-DE"/>
        </w:rPr>
        <w:t>Das Layout muss sich dem Framework anpassen</w:t>
      </w:r>
    </w:p>
    <w:p w14:paraId="61A469A5" w14:textId="72BA45F0" w:rsidR="00820078" w:rsidRPr="00F7296C" w:rsidRDefault="00F7296C" w:rsidP="00F7296C">
      <w:pPr>
        <w:pStyle w:val="TextkrperEinzug"/>
        <w:ind w:firstLine="0"/>
        <w:rPr>
          <w:lang w:val="de-DE"/>
        </w:rPr>
      </w:pPr>
      <w:r w:rsidRPr="00F7296C">
        <w:rPr>
          <w:lang w:val="de-DE"/>
        </w:rPr>
        <w:t>Bevor man mit Bootstrap anfängt, sollte man sich mit dem Aufbau des Frameworks befassen und die (meist englische) Dokumentation lesen</w:t>
      </w:r>
    </w:p>
    <w:p w14:paraId="2E72C9D6" w14:textId="06DE2E54" w:rsidR="00820078" w:rsidRPr="00CC63CC" w:rsidRDefault="00F7296C" w:rsidP="00D30E68">
      <w:pPr>
        <w:pStyle w:val="TextkrperEinzug"/>
        <w:ind w:firstLine="0"/>
        <w:rPr>
          <w:lang w:val="en-US"/>
        </w:rPr>
      </w:pPr>
      <w:r>
        <w:rPr>
          <w:lang w:val="en-US"/>
        </w:rPr>
        <w:t xml:space="preserve"> </w:t>
      </w:r>
    </w:p>
    <w:p w14:paraId="079D471B" w14:textId="042EB2A8" w:rsidR="007F25A2" w:rsidRDefault="007F25A2" w:rsidP="007F25A2">
      <w:pPr>
        <w:pStyle w:val="TextkrperEinzug"/>
        <w:ind w:firstLine="0"/>
        <w:rPr>
          <w:rFonts w:cs="Times New Roman"/>
          <w:lang w:val="en-US"/>
        </w:rPr>
      </w:pPr>
    </w:p>
    <w:p w14:paraId="0E889932" w14:textId="3E392910" w:rsidR="007F25A2" w:rsidRDefault="007F25A2" w:rsidP="007F25A2">
      <w:pPr>
        <w:pStyle w:val="TextkrperEinzug"/>
        <w:ind w:firstLine="0"/>
        <w:rPr>
          <w:rFonts w:cs="Times New Roman"/>
          <w:lang w:val="en-US"/>
        </w:rPr>
      </w:pPr>
    </w:p>
    <w:p w14:paraId="31E92D45" w14:textId="732C9FF0" w:rsidR="007F25A2" w:rsidRPr="007F25A2" w:rsidRDefault="007F25A2" w:rsidP="007F25A2">
      <w:pPr>
        <w:pStyle w:val="berschrift2"/>
        <w:rPr>
          <w:lang w:val="en-US"/>
        </w:rPr>
      </w:pPr>
      <w:bookmarkStart w:id="88" w:name="_Toc515437530"/>
      <w:r>
        <w:rPr>
          <w:lang w:val="en-US"/>
        </w:rPr>
        <w:t>ASP.NET CORE</w:t>
      </w:r>
      <w:bookmarkEnd w:id="88"/>
    </w:p>
    <w:p w14:paraId="3405EC3E" w14:textId="24614620" w:rsidR="00DD0D6D" w:rsidRDefault="00DD0D6D" w:rsidP="00DD0D6D">
      <w:pPr>
        <w:pStyle w:val="Textkrper"/>
      </w:pPr>
      <w:r w:rsidRPr="00DD0D6D">
        <w:t>Bei</w:t>
      </w:r>
      <w:r>
        <w:t xml:space="preserve"> „</w:t>
      </w:r>
      <w:r w:rsidRPr="00DD0D6D">
        <w:rPr>
          <w:i/>
        </w:rPr>
        <w:t>TopolgyEditor</w:t>
      </w:r>
      <w:r>
        <w:t>“ wird die Interaktion zwischen Client und Server durch den Austausch JSON-basierter Nachrichten geschehen, die mittels http-Protokoll übertragen werden. Da Web Services ein Internetdienst sind, müssen die eingesetzten Technologie Plattformunabhängig und unabhängig von einer bestimmten Programmiersprache sein. REST</w:t>
      </w:r>
      <w:r w:rsidR="002823BA">
        <w:rPr>
          <w:rStyle w:val="Funotenzeichen"/>
        </w:rPr>
        <w:footnoteReference w:id="17"/>
      </w:r>
      <w:r>
        <w:t xml:space="preserve"> ist eine Möglichkeit um Web Services zu implementieren und da wir die C#-Programmiersprache gewählt haben, werden wir als Framework ASP.NET Core 2.0 von Microsoft nehmen.</w:t>
      </w:r>
    </w:p>
    <w:p w14:paraId="4057D310" w14:textId="3C9362F2" w:rsidR="00DD0D6D" w:rsidRDefault="00DD0D6D" w:rsidP="00DD0D6D">
      <w:pPr>
        <w:pStyle w:val="berschrift3"/>
      </w:pPr>
      <w:bookmarkStart w:id="89" w:name="_Toc515437531"/>
      <w:r>
        <w:t>REST</w:t>
      </w:r>
      <w:bookmarkEnd w:id="89"/>
      <w:r w:rsidR="00B346D8">
        <w:fldChar w:fldCharType="begin"/>
      </w:r>
      <w:r w:rsidR="00B346D8">
        <w:instrText xml:space="preserve"> XE "</w:instrText>
      </w:r>
      <w:r w:rsidR="00B346D8" w:rsidRPr="0040394A">
        <w:instrText>REST</w:instrText>
      </w:r>
      <w:r w:rsidR="00B346D8">
        <w:instrText xml:space="preserve">" </w:instrText>
      </w:r>
      <w:r w:rsidR="00B346D8">
        <w:fldChar w:fldCharType="end"/>
      </w:r>
    </w:p>
    <w:p w14:paraId="30609AE1" w14:textId="39264E30" w:rsidR="00DD0D6D" w:rsidRDefault="002823BA" w:rsidP="00DD0D6D">
      <w:pPr>
        <w:pStyle w:val="TextkrperEinzug"/>
        <w:ind w:firstLine="0"/>
        <w:rPr>
          <w:lang w:val="de-DE"/>
        </w:rPr>
      </w:pPr>
      <w:r>
        <w:rPr>
          <w:lang w:val="de-DE"/>
        </w:rPr>
        <w:t xml:space="preserve">„REST“ ist plattform-und programmiersprachenunabhängig, </w:t>
      </w:r>
      <w:r w:rsidR="00D25E01">
        <w:rPr>
          <w:lang w:val="de-DE"/>
        </w:rPr>
        <w:t xml:space="preserve">und ist einer der verbreiste Möglichkeit um Web Services zu realisieren, </w:t>
      </w:r>
      <w:r>
        <w:rPr>
          <w:lang w:val="de-DE"/>
        </w:rPr>
        <w:t>er ist die Architekturvorbild für das Internet und ist geeignet für die Erstellung von Web Services, und ist kein Standard wie SOAP</w:t>
      </w:r>
      <w:r>
        <w:rPr>
          <w:rStyle w:val="Funotenzeichen"/>
          <w:lang w:val="de-DE"/>
        </w:rPr>
        <w:footnoteReference w:id="18"/>
      </w:r>
      <w:r>
        <w:rPr>
          <w:lang w:val="de-DE"/>
        </w:rPr>
        <w:t xml:space="preserve"> .</w:t>
      </w:r>
    </w:p>
    <w:p w14:paraId="4BF3BEEA" w14:textId="72FECB54" w:rsidR="002823BA" w:rsidRDefault="002823BA" w:rsidP="00D25E01">
      <w:pPr>
        <w:pStyle w:val="TextkrperEinzug"/>
        <w:ind w:firstLine="0"/>
        <w:rPr>
          <w:lang w:val="de-DE"/>
        </w:rPr>
      </w:pPr>
      <w:r>
        <w:rPr>
          <w:lang w:val="de-DE"/>
        </w:rPr>
        <w:t>Ein REST-System besteht aus Resources die per URI</w:t>
      </w:r>
      <w:r w:rsidR="00D25E01">
        <w:rPr>
          <w:rStyle w:val="Funotenzeichen"/>
          <w:lang w:val="de-DE"/>
        </w:rPr>
        <w:footnoteReference w:id="19"/>
      </w:r>
      <w:r>
        <w:rPr>
          <w:lang w:val="de-DE"/>
        </w:rPr>
        <w:t xml:space="preserve"> adressiert werden</w:t>
      </w:r>
      <w:r w:rsidR="00D25E01">
        <w:rPr>
          <w:lang w:val="de-DE"/>
        </w:rPr>
        <w:t xml:space="preserve"> (z.B. Ein Device in einer industrielleren Netzwerksystem, über eine URI adressiert und kann so angesprochen werden)</w:t>
      </w:r>
    </w:p>
    <w:p w14:paraId="33CB4469" w14:textId="28FE855F" w:rsidR="00D25E01" w:rsidRDefault="00D25E01" w:rsidP="00D25E01">
      <w:pPr>
        <w:pStyle w:val="TextkrperEinzug"/>
        <w:ind w:firstLine="0"/>
        <w:rPr>
          <w:lang w:val="de-DE"/>
        </w:rPr>
      </w:pPr>
      <w:r>
        <w:rPr>
          <w:lang w:val="de-DE"/>
        </w:rPr>
        <w:t>Rest besitzt folgende Merkmale</w:t>
      </w:r>
    </w:p>
    <w:p w14:paraId="474F4495" w14:textId="0780B4C4" w:rsidR="00325427" w:rsidRDefault="00325427" w:rsidP="003F1886">
      <w:pPr>
        <w:pStyle w:val="TextkrperEinzug"/>
        <w:numPr>
          <w:ilvl w:val="0"/>
          <w:numId w:val="23"/>
        </w:numPr>
        <w:rPr>
          <w:lang w:val="de-DE"/>
        </w:rPr>
      </w:pPr>
      <w:r>
        <w:rPr>
          <w:lang w:val="de-DE"/>
        </w:rPr>
        <w:t>Die gesamte Nachricht wird in URL</w:t>
      </w:r>
      <w:r w:rsidR="00B346D8">
        <w:rPr>
          <w:lang w:val="de-DE"/>
        </w:rPr>
        <w:fldChar w:fldCharType="begin"/>
      </w:r>
      <w:r w:rsidR="00B346D8">
        <w:instrText xml:space="preserve"> XE "</w:instrText>
      </w:r>
      <w:r w:rsidR="00B346D8" w:rsidRPr="00F05551">
        <w:rPr>
          <w:lang w:val="de-DE"/>
        </w:rPr>
        <w:instrText>URL</w:instrText>
      </w:r>
      <w:r w:rsidR="00B346D8">
        <w:instrText xml:space="preserve">" </w:instrText>
      </w:r>
      <w:r w:rsidR="00B346D8">
        <w:rPr>
          <w:lang w:val="de-DE"/>
        </w:rPr>
        <w:fldChar w:fldCharType="end"/>
      </w:r>
      <w:r>
        <w:rPr>
          <w:lang w:val="de-DE"/>
        </w:rPr>
        <w:t xml:space="preserve"> kodiert.</w:t>
      </w:r>
    </w:p>
    <w:p w14:paraId="7298FAF0" w14:textId="61CC6945" w:rsidR="00D25E01" w:rsidRDefault="00D25E01" w:rsidP="003F1886">
      <w:pPr>
        <w:pStyle w:val="TextkrperEinzug"/>
        <w:numPr>
          <w:ilvl w:val="0"/>
          <w:numId w:val="22"/>
        </w:numPr>
        <w:rPr>
          <w:lang w:val="de-DE"/>
        </w:rPr>
      </w:pPr>
      <w:r>
        <w:rPr>
          <w:lang w:val="de-DE"/>
        </w:rPr>
        <w:t>Jede Anfrage muss alle notwendigen Informationen für die Durchführung beinhalten (da http stateless ist)</w:t>
      </w:r>
    </w:p>
    <w:p w14:paraId="79EF755F" w14:textId="0CE781AB" w:rsidR="00D25E01" w:rsidRDefault="00D25E01" w:rsidP="003F1886">
      <w:pPr>
        <w:pStyle w:val="TextkrperEinzug"/>
        <w:numPr>
          <w:ilvl w:val="0"/>
          <w:numId w:val="22"/>
        </w:numPr>
        <w:rPr>
          <w:lang w:val="de-DE"/>
        </w:rPr>
      </w:pPr>
      <w:r>
        <w:rPr>
          <w:lang w:val="de-DE"/>
        </w:rPr>
        <w:lastRenderedPageBreak/>
        <w:t>Darstellungen werden untereinander verlinkt, um dem Client die Möglichkeit zu geben, von einem Zustand in den nächsten zu wechseln.</w:t>
      </w:r>
    </w:p>
    <w:p w14:paraId="28663E03" w14:textId="5F53A2DF" w:rsidR="00D25E01" w:rsidRDefault="00D25E01" w:rsidP="003F1886">
      <w:pPr>
        <w:pStyle w:val="TextkrperEinzug"/>
        <w:numPr>
          <w:ilvl w:val="0"/>
          <w:numId w:val="22"/>
        </w:numPr>
        <w:rPr>
          <w:lang w:val="de-DE"/>
        </w:rPr>
      </w:pPr>
      <w:r>
        <w:rPr>
          <w:lang w:val="de-DE"/>
        </w:rPr>
        <w:t>Weder Client noch Server müssen die Bedeutung einer URI verstehen</w:t>
      </w:r>
    </w:p>
    <w:p w14:paraId="269C2A9E" w14:textId="43473B09" w:rsidR="00325427" w:rsidRDefault="00325427" w:rsidP="003F1886">
      <w:pPr>
        <w:pStyle w:val="TextkrperEinzug"/>
        <w:numPr>
          <w:ilvl w:val="0"/>
          <w:numId w:val="22"/>
        </w:numPr>
        <w:rPr>
          <w:lang w:val="de-DE"/>
        </w:rPr>
      </w:pPr>
      <w:r>
        <w:rPr>
          <w:lang w:val="de-DE"/>
        </w:rPr>
        <w:t>Ändert sich die Darstellung einer Ressource oder werden neue Ressourcen zur Verfügung gestellt, kann das Interface des Clients beibehalten werden.</w:t>
      </w:r>
    </w:p>
    <w:p w14:paraId="1EB0B225" w14:textId="028EACEA" w:rsidR="00325427" w:rsidRDefault="00325427" w:rsidP="003F1886">
      <w:pPr>
        <w:pStyle w:val="TextkrperEinzug"/>
        <w:numPr>
          <w:ilvl w:val="0"/>
          <w:numId w:val="22"/>
        </w:numPr>
        <w:rPr>
          <w:lang w:val="de-DE"/>
        </w:rPr>
      </w:pPr>
      <w:r>
        <w:rPr>
          <w:lang w:val="de-DE"/>
        </w:rPr>
        <w:t>Konsumiert die http-Methoden wie GET</w:t>
      </w:r>
      <w:r w:rsidR="00B346D8">
        <w:rPr>
          <w:lang w:val="de-DE"/>
        </w:rPr>
        <w:fldChar w:fldCharType="begin"/>
      </w:r>
      <w:r w:rsidR="00B346D8">
        <w:instrText xml:space="preserve"> XE "</w:instrText>
      </w:r>
      <w:r w:rsidR="00B346D8" w:rsidRPr="007D4B9F">
        <w:rPr>
          <w:lang w:val="de-DE"/>
        </w:rPr>
        <w:instrText>GET</w:instrText>
      </w:r>
      <w:r w:rsidR="00B346D8">
        <w:instrText xml:space="preserve">" </w:instrText>
      </w:r>
      <w:r w:rsidR="00B346D8">
        <w:rPr>
          <w:lang w:val="de-DE"/>
        </w:rPr>
        <w:fldChar w:fldCharType="end"/>
      </w:r>
      <w:r>
        <w:rPr>
          <w:lang w:val="de-DE"/>
        </w:rPr>
        <w:t>, POST</w:t>
      </w:r>
      <w:r w:rsidR="00B346D8">
        <w:rPr>
          <w:lang w:val="de-DE"/>
        </w:rPr>
        <w:fldChar w:fldCharType="begin"/>
      </w:r>
      <w:r w:rsidR="00B346D8">
        <w:instrText xml:space="preserve"> XE "</w:instrText>
      </w:r>
      <w:r w:rsidR="00B346D8" w:rsidRPr="00462730">
        <w:rPr>
          <w:lang w:val="de-DE"/>
        </w:rPr>
        <w:instrText>POST</w:instrText>
      </w:r>
      <w:r w:rsidR="00B346D8">
        <w:instrText xml:space="preserve">" </w:instrText>
      </w:r>
      <w:r w:rsidR="00B346D8">
        <w:rPr>
          <w:lang w:val="de-DE"/>
        </w:rPr>
        <w:fldChar w:fldCharType="end"/>
      </w:r>
      <w:r>
        <w:rPr>
          <w:lang w:val="de-DE"/>
        </w:rPr>
        <w:t xml:space="preserve">, PUT und DELETE </w:t>
      </w:r>
    </w:p>
    <w:p w14:paraId="30CEC96C" w14:textId="4E1A3BB6" w:rsidR="00D25E01" w:rsidRDefault="00325427" w:rsidP="00325427">
      <w:pPr>
        <w:pStyle w:val="berschrift3"/>
      </w:pPr>
      <w:bookmarkStart w:id="90" w:name="_Toc515437532"/>
      <w:r w:rsidRPr="00325427">
        <w:t>ASP.NET Core</w:t>
      </w:r>
      <w:r w:rsidR="00A9771B">
        <w:t xml:space="preserve"> 2.0</w:t>
      </w:r>
      <w:bookmarkEnd w:id="90"/>
    </w:p>
    <w:p w14:paraId="5EC12F02" w14:textId="1765B617" w:rsidR="00325427" w:rsidRDefault="00325427" w:rsidP="00325427">
      <w:pPr>
        <w:pStyle w:val="Textkrper"/>
      </w:pPr>
      <w:r>
        <w:t>ASP.NET Core</w:t>
      </w:r>
      <w:r w:rsidR="00A9771B">
        <w:t xml:space="preserve"> 2.0</w:t>
      </w:r>
      <w:r>
        <w:t xml:space="preserve"> ist ein plattformübergreifendes, leistungsstarkes Open-Source-Framework zum Erstellen moderner, cloudbasierter mit dem Internet verbundener Anwendungen. </w:t>
      </w:r>
    </w:p>
    <w:p w14:paraId="2D00312A" w14:textId="4A588AC0" w:rsidR="00325427" w:rsidRDefault="00325427" w:rsidP="00325427">
      <w:pPr>
        <w:pStyle w:val="Textkrper"/>
      </w:pPr>
      <w:r>
        <w:t xml:space="preserve">Bei ASP.NET Core </w:t>
      </w:r>
      <w:r w:rsidR="00A9771B">
        <w:t xml:space="preserve">2.0 </w:t>
      </w:r>
      <w:r>
        <w:t xml:space="preserve">handelt es sich um eine Neugestaltung </w:t>
      </w:r>
      <w:r w:rsidR="00A9771B">
        <w:t xml:space="preserve">Framework von Microsoft mit </w:t>
      </w:r>
      <w:r>
        <w:t>der Architektur, die ein schlankeres Framework mit größerer Modularität ergeben.</w:t>
      </w:r>
    </w:p>
    <w:p w14:paraId="7B6AE61B" w14:textId="77777777" w:rsidR="00325427" w:rsidRDefault="00325427" w:rsidP="00325427">
      <w:pPr>
        <w:pStyle w:val="Textkrper"/>
      </w:pPr>
    </w:p>
    <w:p w14:paraId="4F0A8F72" w14:textId="77777777" w:rsidR="00325427" w:rsidRDefault="00325427" w:rsidP="00325427">
      <w:pPr>
        <w:pStyle w:val="Textkrper"/>
      </w:pPr>
      <w:r>
        <w:t>ASP.NET Core bietet die folgenden Vorteile:</w:t>
      </w:r>
    </w:p>
    <w:p w14:paraId="632DE925" w14:textId="77777777" w:rsidR="00325427" w:rsidRDefault="00325427" w:rsidP="003F1886">
      <w:pPr>
        <w:pStyle w:val="Textkrper"/>
        <w:numPr>
          <w:ilvl w:val="0"/>
          <w:numId w:val="24"/>
        </w:numPr>
      </w:pPr>
      <w:r>
        <w:t>Eine einheitliche Umgebung zum Erstellen der Webbenutzeroberfläche und von Web-APIs</w:t>
      </w:r>
    </w:p>
    <w:p w14:paraId="73561D62" w14:textId="77777777" w:rsidR="00325427" w:rsidRDefault="00325427" w:rsidP="003F1886">
      <w:pPr>
        <w:pStyle w:val="Textkrper"/>
        <w:numPr>
          <w:ilvl w:val="0"/>
          <w:numId w:val="24"/>
        </w:numPr>
      </w:pPr>
      <w:r>
        <w:t>Integration von modernen clientseitigen Frameworks und Entwicklungsworkflows</w:t>
      </w:r>
    </w:p>
    <w:p w14:paraId="2F4BA7E8" w14:textId="59CCDB64" w:rsidR="00325427" w:rsidRDefault="00325427" w:rsidP="003F1886">
      <w:pPr>
        <w:pStyle w:val="Textkrper"/>
        <w:numPr>
          <w:ilvl w:val="0"/>
          <w:numId w:val="24"/>
        </w:numPr>
      </w:pPr>
      <w:r>
        <w:t>Eine schlanke, leistungsstarke und modulare HTTP-Anforderungspipeline</w:t>
      </w:r>
      <w:r w:rsidR="00A9771B">
        <w:t xml:space="preserve"> </w:t>
      </w:r>
    </w:p>
    <w:p w14:paraId="04752981" w14:textId="77777777" w:rsidR="00325427" w:rsidRDefault="00325427" w:rsidP="003F1886">
      <w:pPr>
        <w:pStyle w:val="Textkrper"/>
        <w:numPr>
          <w:ilvl w:val="0"/>
          <w:numId w:val="25"/>
        </w:numPr>
      </w:pPr>
      <w:r>
        <w:t>Fähigkeit zur Erstellung und Ausführung unter Windows, macOS und Linux</w:t>
      </w:r>
    </w:p>
    <w:p w14:paraId="1DC5F283" w14:textId="77777777" w:rsidR="00325427" w:rsidRDefault="00325427" w:rsidP="003F1886">
      <w:pPr>
        <w:pStyle w:val="Textkrper"/>
        <w:numPr>
          <w:ilvl w:val="0"/>
          <w:numId w:val="25"/>
        </w:numPr>
      </w:pPr>
      <w:r>
        <w:t>Open Source und mit Fokus auf der Community</w:t>
      </w:r>
    </w:p>
    <w:p w14:paraId="50EC9D24" w14:textId="4C259493" w:rsidR="00325427" w:rsidRPr="00325427" w:rsidRDefault="00325427" w:rsidP="003F1886">
      <w:pPr>
        <w:pStyle w:val="Textkrper"/>
        <w:numPr>
          <w:ilvl w:val="0"/>
          <w:numId w:val="25"/>
        </w:numPr>
      </w:pPr>
      <w:r>
        <w:t xml:space="preserve">ASP.NET Core besteht vollständig aus NuGet-Paketen. </w:t>
      </w:r>
    </w:p>
    <w:p w14:paraId="7D6482BB" w14:textId="7FE32DD0" w:rsidR="00D25E01" w:rsidRDefault="00D25E01" w:rsidP="00D25E01">
      <w:pPr>
        <w:pStyle w:val="TextkrperEinzug"/>
        <w:ind w:firstLine="0"/>
        <w:rPr>
          <w:lang w:val="de-DE"/>
        </w:rPr>
      </w:pPr>
      <w:r>
        <w:rPr>
          <w:lang w:val="de-DE"/>
        </w:rPr>
        <w:t xml:space="preserve"> </w:t>
      </w:r>
    </w:p>
    <w:p w14:paraId="49616EF6" w14:textId="47B13523" w:rsidR="00E73724" w:rsidRDefault="00E73724" w:rsidP="00D25E01">
      <w:pPr>
        <w:pStyle w:val="TextkrperEinzug"/>
        <w:ind w:firstLine="0"/>
        <w:rPr>
          <w:lang w:val="de-DE"/>
        </w:rPr>
      </w:pPr>
    </w:p>
    <w:p w14:paraId="74506098" w14:textId="7D0E2D41" w:rsidR="00E73724" w:rsidRDefault="00E73724" w:rsidP="00D25E01">
      <w:pPr>
        <w:pStyle w:val="TextkrperEinzug"/>
        <w:ind w:firstLine="0"/>
        <w:rPr>
          <w:lang w:val="de-DE"/>
        </w:rPr>
      </w:pPr>
    </w:p>
    <w:p w14:paraId="1E71B695" w14:textId="2C8CD1BF" w:rsidR="00E73724" w:rsidRDefault="00E73724" w:rsidP="00D25E01">
      <w:pPr>
        <w:pStyle w:val="TextkrperEinzug"/>
        <w:ind w:firstLine="0"/>
        <w:rPr>
          <w:lang w:val="de-DE"/>
        </w:rPr>
      </w:pPr>
    </w:p>
    <w:p w14:paraId="5DC39C46" w14:textId="77777777" w:rsidR="00E73724" w:rsidRDefault="00E73724" w:rsidP="00D25E01">
      <w:pPr>
        <w:pStyle w:val="TextkrperEinzug"/>
        <w:ind w:firstLine="0"/>
        <w:rPr>
          <w:lang w:val="de-DE"/>
        </w:rPr>
      </w:pPr>
    </w:p>
    <w:p w14:paraId="7D60F480" w14:textId="680E2365" w:rsidR="00E73724" w:rsidRPr="00E73724" w:rsidRDefault="00D25E01" w:rsidP="00E73724">
      <w:pPr>
        <w:pStyle w:val="berschrift1"/>
        <w:rPr>
          <w:i/>
        </w:rPr>
      </w:pPr>
      <w:r>
        <w:t xml:space="preserve"> </w:t>
      </w:r>
      <w:bookmarkStart w:id="91" w:name="_Toc515437533"/>
      <w:r w:rsidR="00E73724">
        <w:t xml:space="preserve">Grundprinzipien von </w:t>
      </w:r>
      <w:r w:rsidR="00E73724" w:rsidRPr="000E5E65">
        <w:rPr>
          <w:i/>
        </w:rPr>
        <w:t>TopologyEditor</w:t>
      </w:r>
      <w:bookmarkEnd w:id="91"/>
    </w:p>
    <w:p w14:paraId="7E924457" w14:textId="4AC3C9FC" w:rsidR="00E73724" w:rsidRDefault="00E73724" w:rsidP="00E73724">
      <w:pPr>
        <w:pStyle w:val="TextkrperEinzug"/>
        <w:ind w:firstLine="0"/>
        <w:rPr>
          <w:lang w:val="de-DE"/>
        </w:rPr>
      </w:pPr>
      <w:r w:rsidRPr="00127189">
        <w:rPr>
          <w:rFonts w:cs="Times New Roman"/>
          <w:lang w:val="de-DE"/>
        </w:rPr>
        <w:t>In diesem Abschnitt</w:t>
      </w:r>
      <w:r>
        <w:rPr>
          <w:rFonts w:cs="Times New Roman"/>
          <w:lang w:val="de-DE"/>
        </w:rPr>
        <w:t xml:space="preserve"> wird zuerst die FDT Technologie eingeführt und </w:t>
      </w:r>
      <w:r w:rsidRPr="00127189">
        <w:rPr>
          <w:rFonts w:cs="Times New Roman"/>
          <w:lang w:val="de-DE"/>
        </w:rPr>
        <w:t xml:space="preserve">werden </w:t>
      </w:r>
      <w:r>
        <w:rPr>
          <w:lang w:val="de-DE"/>
        </w:rPr>
        <w:t xml:space="preserve">grundlegende </w:t>
      </w:r>
      <w:r w:rsidRPr="00127189">
        <w:rPr>
          <w:rFonts w:cs="Times New Roman"/>
          <w:lang w:val="de-DE"/>
        </w:rPr>
        <w:t xml:space="preserve">Konzepte für den </w:t>
      </w:r>
      <w:r>
        <w:rPr>
          <w:rFonts w:cs="Times New Roman"/>
          <w:lang w:val="de-DE"/>
        </w:rPr>
        <w:t>TopologyEditor</w:t>
      </w:r>
      <w:r w:rsidRPr="00127189">
        <w:rPr>
          <w:rFonts w:cs="Times New Roman"/>
          <w:lang w:val="de-DE"/>
        </w:rPr>
        <w:t xml:space="preserve"> in </w:t>
      </w:r>
      <w:r>
        <w:rPr>
          <w:rFonts w:cs="Times New Roman"/>
          <w:lang w:val="de-DE"/>
        </w:rPr>
        <w:t>Communication</w:t>
      </w:r>
      <w:r w:rsidR="008E7A24">
        <w:rPr>
          <w:rFonts w:cs="Times New Roman"/>
          <w:lang w:val="de-DE"/>
        </w:rPr>
        <w:t xml:space="preserve"> </w:t>
      </w:r>
      <w:r>
        <w:rPr>
          <w:rFonts w:cs="Times New Roman"/>
          <w:lang w:val="de-DE"/>
        </w:rPr>
        <w:t>Studio</w:t>
      </w:r>
      <w:r w:rsidRPr="00127189">
        <w:rPr>
          <w:rFonts w:cs="Times New Roman"/>
          <w:lang w:val="de-DE"/>
        </w:rPr>
        <w:t xml:space="preserve"> vorgestellt,</w:t>
      </w:r>
      <w:r>
        <w:rPr>
          <w:rFonts w:cs="Times New Roman"/>
          <w:lang w:val="de-DE"/>
        </w:rPr>
        <w:t xml:space="preserve"> danach werden Kernszenarien dargestellt um zu zeigen wie die Datenquelle erzeugt wird.</w:t>
      </w:r>
      <w:r w:rsidRPr="00127189">
        <w:rPr>
          <w:rFonts w:cs="Times New Roman"/>
          <w:lang w:val="de-DE"/>
        </w:rPr>
        <w:t xml:space="preserve"> ei</w:t>
      </w:r>
      <w:r>
        <w:rPr>
          <w:rFonts w:cs="Times New Roman"/>
          <w:lang w:val="de-DE"/>
        </w:rPr>
        <w:t xml:space="preserve">nschließlich </w:t>
      </w:r>
      <w:r w:rsidRPr="00127189">
        <w:rPr>
          <w:rFonts w:cs="Times New Roman"/>
          <w:lang w:val="de-DE"/>
        </w:rPr>
        <w:t xml:space="preserve">der Kommunikation zwischen </w:t>
      </w:r>
      <w:r>
        <w:rPr>
          <w:rFonts w:cs="Times New Roman"/>
          <w:lang w:val="de-DE"/>
        </w:rPr>
        <w:t>TopologyEditor</w:t>
      </w:r>
      <w:r w:rsidRPr="00127189">
        <w:rPr>
          <w:rFonts w:cs="Times New Roman"/>
          <w:lang w:val="de-DE"/>
        </w:rPr>
        <w:t xml:space="preserve"> </w:t>
      </w:r>
      <w:r>
        <w:rPr>
          <w:rFonts w:cs="Times New Roman"/>
          <w:lang w:val="de-DE"/>
        </w:rPr>
        <w:t xml:space="preserve">Client </w:t>
      </w:r>
      <w:r w:rsidRPr="00127189">
        <w:rPr>
          <w:rFonts w:cs="Times New Roman"/>
          <w:lang w:val="de-DE"/>
        </w:rPr>
        <w:t xml:space="preserve">und </w:t>
      </w:r>
      <w:r>
        <w:rPr>
          <w:rFonts w:cs="Times New Roman"/>
          <w:lang w:val="de-DE"/>
        </w:rPr>
        <w:t>TopologyEditor</w:t>
      </w:r>
      <w:r w:rsidRPr="00127189">
        <w:rPr>
          <w:rFonts w:cs="Times New Roman"/>
          <w:lang w:val="de-DE"/>
        </w:rPr>
        <w:t xml:space="preserve"> </w:t>
      </w:r>
      <w:r>
        <w:rPr>
          <w:rFonts w:cs="Times New Roman"/>
          <w:lang w:val="de-DE"/>
        </w:rPr>
        <w:t>Server</w:t>
      </w:r>
      <w:r w:rsidRPr="00127189">
        <w:rPr>
          <w:rFonts w:cs="Times New Roman"/>
          <w:lang w:val="de-DE"/>
        </w:rPr>
        <w:t xml:space="preserve">. </w:t>
      </w:r>
      <w:r>
        <w:rPr>
          <w:lang w:val="de-DE"/>
        </w:rPr>
        <w:t xml:space="preserve">wobei deren Gestaltung in Beziehung zu den in Abschnitt </w:t>
      </w:r>
      <w:r>
        <w:rPr>
          <w:lang w:val="de-DE"/>
        </w:rPr>
        <w:fldChar w:fldCharType="begin"/>
      </w:r>
      <w:r>
        <w:rPr>
          <w:lang w:val="de-DE"/>
        </w:rPr>
        <w:instrText xml:space="preserve"> REF _Ref506034388 \r \h </w:instrText>
      </w:r>
      <w:r>
        <w:rPr>
          <w:lang w:val="de-DE"/>
        </w:rPr>
        <w:fldChar w:fldCharType="separate"/>
      </w:r>
      <w:r w:rsidR="001A5BD7">
        <w:rPr>
          <w:b/>
          <w:bCs w:val="0"/>
          <w:lang w:val="de-DE"/>
        </w:rPr>
        <w:t>Fehler! Verweisquelle konnte nicht gefunden werden.</w:t>
      </w:r>
      <w:r>
        <w:rPr>
          <w:lang w:val="de-DE"/>
        </w:rPr>
        <w:fldChar w:fldCharType="end"/>
      </w:r>
      <w:r>
        <w:rPr>
          <w:lang w:val="de-DE"/>
        </w:rPr>
        <w:t xml:space="preserve"> behandelten Konzepten gesetzt wird.</w:t>
      </w:r>
    </w:p>
    <w:p w14:paraId="4C54BC9C" w14:textId="77777777" w:rsidR="00E73724" w:rsidRDefault="00E73724" w:rsidP="00E73724">
      <w:pPr>
        <w:pStyle w:val="berschrift2"/>
      </w:pPr>
      <w:bookmarkStart w:id="92" w:name="_Toc515437534"/>
      <w:r>
        <w:t>FDT</w:t>
      </w:r>
      <w:bookmarkEnd w:id="92"/>
    </w:p>
    <w:p w14:paraId="69D48203" w14:textId="77777777" w:rsidR="00E73724" w:rsidRPr="00AE5709" w:rsidRDefault="00E73724" w:rsidP="00E73724">
      <w:pPr>
        <w:pStyle w:val="Textkrper"/>
      </w:pPr>
      <w:r w:rsidRPr="00AE5709">
        <w:t xml:space="preserve">FDT ist eine Technologie, die den Datenaustausch zwischen Feldgeräten und Automatisierungssystemen unterstützt. Die Technologie basiert auf einer Schnittstellenspezifikation, die als </w:t>
      </w:r>
      <w:r w:rsidRPr="00AE5709">
        <w:lastRenderedPageBreak/>
        <w:t>IEC 62453 standardisiert ist. Die Spezifikation definiert zwei Hauptkonzepte: Device Typ</w:t>
      </w:r>
      <w:r>
        <w:t>e Manager (DTM) und Frame Applik</w:t>
      </w:r>
      <w:r w:rsidRPr="00AE5709">
        <w:t>ation. Ein DTM ist eine Softwarekomponente, die für einen Feldgerätetyp spezifisch ist. Eine Rahmenanwendung ist eine Softwareumgebung (Teil des Automatisierungssystems) zur Integration von DTMs. Innerhalb einer Rahmenapplikation stellt jeder DTM spezifische Daten und Dienste für das jeweilige Feldgerät zur Verfügung. Da die Technologie auf einer standardisierten Schnittstelle basiert, kann jeder DTM in jede Rahmenanwendung integriert werden. Basierend auf FDT ist es möglich, Kommunikationsgeräte, Kommunikationsinfrastrukturgeräte (z. B. Gateways) und Feldgeräte abhängig von ihren Kommunikationsprotokollen zu integrieren. Die Unterstützung verschiedener Kommunikationsprotokolle wird durch zusätzliche Kommunikati</w:t>
      </w:r>
      <w:r>
        <w:t xml:space="preserve">onsprotokollspezifikationen z. B. für PROFINET und </w:t>
      </w:r>
      <w:r w:rsidRPr="00AE5709">
        <w:t>PROFIBUS</w:t>
      </w:r>
      <w:r>
        <w:t xml:space="preserve"> (siehe Abschnitt 3.4)</w:t>
      </w:r>
      <w:r w:rsidRPr="00AE5709">
        <w:t xml:space="preserve">, Ethernet IP, </w:t>
      </w:r>
      <w:r>
        <w:t>DeviceNET</w:t>
      </w:r>
      <w:r w:rsidRPr="00AE5709">
        <w:t xml:space="preserve">, HART und </w:t>
      </w:r>
      <w:r>
        <w:t>CanOPen</w:t>
      </w:r>
      <w:r w:rsidRPr="00AE5709">
        <w:t xml:space="preserve">) oder durch herstellerspezifische Protokollintegration </w:t>
      </w:r>
      <w:r>
        <w:t xml:space="preserve">wie Beispielerweise Hilscher-Protokoll </w:t>
      </w:r>
      <w:r w:rsidRPr="00AE5709">
        <w:t>bereitgestellt</w:t>
      </w:r>
      <w:r>
        <w:t>. Die aktuelle Version ist FDT2.0.</w:t>
      </w:r>
    </w:p>
    <w:p w14:paraId="188CA906" w14:textId="13541C15" w:rsidR="00E73724" w:rsidRDefault="00E73724" w:rsidP="00E73724">
      <w:pPr>
        <w:pStyle w:val="berschrift2"/>
      </w:pPr>
      <w:bookmarkStart w:id="93" w:name="_Toc515437535"/>
      <w:r>
        <w:t>TopologyEditor grundlegende Konzepte</w:t>
      </w:r>
      <w:bookmarkEnd w:id="93"/>
    </w:p>
    <w:p w14:paraId="673D0F4A" w14:textId="62D0F24A" w:rsidR="00E73724" w:rsidRDefault="00E73724" w:rsidP="00E73724">
      <w:pPr>
        <w:pStyle w:val="Textkrper"/>
      </w:pPr>
      <w:r w:rsidRPr="00A63576">
        <w:rPr>
          <w:i/>
        </w:rPr>
        <w:t>WebTopologyEditor</w:t>
      </w:r>
      <w:r w:rsidRPr="00127189">
        <w:t xml:space="preserve"> ist nicht Teil des FDT2.0-Projekts. </w:t>
      </w:r>
      <w:r>
        <w:t>In d</w:t>
      </w:r>
      <w:r w:rsidRPr="00127189">
        <w:t xml:space="preserve">iesem Abschnitt </w:t>
      </w:r>
      <w:r>
        <w:t>werden die grundlegende Konzepte von dem Plug-In erklärt und L</w:t>
      </w:r>
      <w:r w:rsidRPr="00127189">
        <w:t xml:space="preserve">eser </w:t>
      </w:r>
      <w:r>
        <w:t>zeigen</w:t>
      </w:r>
      <w:r w:rsidRPr="00127189">
        <w:t xml:space="preserve">, wie </w:t>
      </w:r>
      <w:r>
        <w:t>die</w:t>
      </w:r>
      <w:r w:rsidRPr="00127189">
        <w:t xml:space="preserve"> zukünftige </w:t>
      </w:r>
      <w:r>
        <w:rPr>
          <w:i/>
        </w:rPr>
        <w:t>TopologyEditor</w:t>
      </w:r>
      <w:r w:rsidRPr="00127189">
        <w:rPr>
          <w:i/>
        </w:rPr>
        <w:t>-Plug-In</w:t>
      </w:r>
      <w:r w:rsidRPr="00127189">
        <w:t xml:space="preserve"> implementiert werden könnte.</w:t>
      </w:r>
      <w:r>
        <w:t xml:space="preserve"> </w:t>
      </w:r>
      <w:r w:rsidRPr="00127189">
        <w:t xml:space="preserve">Eine Rahmenanwendung </w:t>
      </w:r>
      <w:r>
        <w:t xml:space="preserve">wie </w:t>
      </w:r>
      <w:r w:rsidRPr="00127189">
        <w:rPr>
          <w:i/>
        </w:rPr>
        <w:t>CommunicationStudio</w:t>
      </w:r>
      <w:r>
        <w:t xml:space="preserve"> </w:t>
      </w:r>
      <w:r w:rsidRPr="00127189">
        <w:t xml:space="preserve">kann </w:t>
      </w:r>
      <w:r>
        <w:t>TopologyEditor u</w:t>
      </w:r>
      <w:r w:rsidRPr="00127189">
        <w:t>n</w:t>
      </w:r>
      <w:r>
        <w:t>terstützen, um die Datenquelle zu erzeugen.</w:t>
      </w:r>
    </w:p>
    <w:p w14:paraId="2C8067FF" w14:textId="77777777" w:rsidR="00E73724" w:rsidRPr="004F07C1" w:rsidRDefault="00E73724" w:rsidP="00E73724">
      <w:pPr>
        <w:pStyle w:val="TextkrperEinzug"/>
        <w:rPr>
          <w:lang w:val="de-DE"/>
        </w:rPr>
      </w:pPr>
    </w:p>
    <w:p w14:paraId="55225A82" w14:textId="77777777" w:rsidR="00E73724" w:rsidRDefault="00E73724" w:rsidP="00E73724">
      <w:pPr>
        <w:pStyle w:val="TextkrperEinzug"/>
        <w:ind w:firstLine="0"/>
        <w:rPr>
          <w:lang w:val="de-DE"/>
        </w:rPr>
      </w:pPr>
      <w:r w:rsidRPr="004F07C1">
        <w:rPr>
          <w:i/>
          <w:lang w:val="de-DE"/>
        </w:rPr>
        <w:t>WebTopologyEditor-Plug-In</w:t>
      </w:r>
      <w:r w:rsidRPr="004F07C1">
        <w:rPr>
          <w:lang w:val="de-DE"/>
        </w:rPr>
        <w:t xml:space="preserve"> besteht aus zwei Hauptsoftwarekomponenten nämlich Der </w:t>
      </w:r>
      <w:r w:rsidRPr="004F07C1">
        <w:rPr>
          <w:i/>
          <w:lang w:val="de-DE"/>
        </w:rPr>
        <w:t>WebTopologyEditor-Server</w:t>
      </w:r>
      <w:r w:rsidRPr="004F07C1">
        <w:rPr>
          <w:lang w:val="de-DE"/>
        </w:rPr>
        <w:t xml:space="preserve"> und </w:t>
      </w:r>
      <w:r w:rsidRPr="004F07C1">
        <w:rPr>
          <w:i/>
          <w:lang w:val="de-DE"/>
        </w:rPr>
        <w:t>W</w:t>
      </w:r>
      <w:r w:rsidRPr="00127189">
        <w:rPr>
          <w:i/>
          <w:lang w:val="de-DE"/>
        </w:rPr>
        <w:t>eb-Topologie-Editor-Client</w:t>
      </w:r>
      <w:r>
        <w:rPr>
          <w:lang w:val="de-DE"/>
        </w:rPr>
        <w:t>.</w:t>
      </w:r>
    </w:p>
    <w:p w14:paraId="21F701E6" w14:textId="77777777" w:rsidR="00E73724" w:rsidRDefault="00E73724" w:rsidP="00E73724">
      <w:pPr>
        <w:pStyle w:val="TextkrperEinzug"/>
        <w:ind w:firstLine="0"/>
        <w:rPr>
          <w:lang w:val="de-DE"/>
        </w:rPr>
      </w:pPr>
    </w:p>
    <w:p w14:paraId="1C1091C6" w14:textId="77777777" w:rsidR="00E73724" w:rsidRDefault="00E73724" w:rsidP="00E73724">
      <w:pPr>
        <w:pStyle w:val="TextkrperEinzug"/>
        <w:ind w:firstLine="0"/>
        <w:rPr>
          <w:lang w:val="de-DE"/>
        </w:rPr>
      </w:pPr>
      <w:r w:rsidRPr="00AE5709">
        <w:rPr>
          <w:lang w:val="de-DE"/>
        </w:rPr>
        <w:t xml:space="preserve">Der Hauptanwendungsfall für </w:t>
      </w:r>
      <w:r w:rsidRPr="00A63576">
        <w:rPr>
          <w:i/>
        </w:rPr>
        <w:t>WebTopologyEditor</w:t>
      </w:r>
      <w:r w:rsidRPr="00AE5709">
        <w:rPr>
          <w:lang w:val="de-DE"/>
        </w:rPr>
        <w:t xml:space="preserve"> ist der </w:t>
      </w:r>
      <w:r>
        <w:rPr>
          <w:lang w:val="de-DE"/>
        </w:rPr>
        <w:t>Offline/</w:t>
      </w:r>
      <w:r w:rsidRPr="00AE5709">
        <w:rPr>
          <w:lang w:val="de-DE"/>
        </w:rPr>
        <w:t xml:space="preserve">Online-Datenaustausch zwischen Geräten und </w:t>
      </w:r>
      <w:r w:rsidRPr="00187FEE">
        <w:rPr>
          <w:lang w:val="de-DE"/>
        </w:rPr>
        <w:t xml:space="preserve">browserfähige Dokumente </w:t>
      </w:r>
      <w:r w:rsidRPr="00AE5709">
        <w:rPr>
          <w:lang w:val="de-DE"/>
        </w:rPr>
        <w:t>mit Data-Access-Funktionalität</w:t>
      </w:r>
      <w:r>
        <w:rPr>
          <w:lang w:val="de-DE"/>
        </w:rPr>
        <w:t xml:space="preserve"> um die Topologie des entsprechenden Systems darzustellen</w:t>
      </w:r>
      <w:r w:rsidRPr="00AE5709">
        <w:rPr>
          <w:lang w:val="de-DE"/>
        </w:rPr>
        <w:t xml:space="preserve">. In diesem Anwendungsfall werden die Gerätedaten von einem </w:t>
      </w:r>
      <w:r w:rsidRPr="00A63576">
        <w:rPr>
          <w:i/>
        </w:rPr>
        <w:t>WebTopologyEditor</w:t>
      </w:r>
      <w:r w:rsidRPr="00AE5709">
        <w:rPr>
          <w:lang w:val="de-DE"/>
        </w:rPr>
        <w:t xml:space="preserve">-Server bereitgestellt und von einem </w:t>
      </w:r>
      <w:r w:rsidRPr="00A63576">
        <w:rPr>
          <w:i/>
        </w:rPr>
        <w:t>WebTopologyEditor</w:t>
      </w:r>
      <w:r w:rsidRPr="00AE5709">
        <w:rPr>
          <w:lang w:val="de-DE"/>
        </w:rPr>
        <w:t>-Client konsumiert, der in das</w:t>
      </w:r>
      <w:r w:rsidRPr="00187FEE">
        <w:t xml:space="preserve"> </w:t>
      </w:r>
      <w:r w:rsidRPr="00187FEE">
        <w:rPr>
          <w:lang w:val="de-DE"/>
        </w:rPr>
        <w:t xml:space="preserve">browserfähige Dokument </w:t>
      </w:r>
      <w:r w:rsidRPr="00AE5709">
        <w:rPr>
          <w:lang w:val="de-DE"/>
        </w:rPr>
        <w:t>integriert ist.</w:t>
      </w:r>
    </w:p>
    <w:p w14:paraId="42B51BC4" w14:textId="77777777" w:rsidR="00E73724" w:rsidRDefault="00E73724" w:rsidP="00E73724">
      <w:pPr>
        <w:pStyle w:val="TextkrperEinzug"/>
        <w:ind w:firstLine="0"/>
        <w:rPr>
          <w:lang w:val="de-DE"/>
        </w:rPr>
      </w:pPr>
      <w:r w:rsidRPr="00A63576">
        <w:rPr>
          <w:i/>
        </w:rPr>
        <w:t>WebTopologyEditor</w:t>
      </w:r>
      <w:r w:rsidRPr="00AE5709">
        <w:rPr>
          <w:lang w:val="de-DE"/>
        </w:rPr>
        <w:t xml:space="preserve"> bietet Funktionen zum </w:t>
      </w:r>
      <w:r>
        <w:rPr>
          <w:lang w:val="de-DE"/>
        </w:rPr>
        <w:t>Darstellen</w:t>
      </w:r>
      <w:r w:rsidRPr="00AE5709">
        <w:rPr>
          <w:lang w:val="de-DE"/>
        </w:rPr>
        <w:t xml:space="preserve"> eines </w:t>
      </w:r>
      <w:r>
        <w:rPr>
          <w:lang w:val="de-DE"/>
        </w:rPr>
        <w:t xml:space="preserve">physikalischen Anordnung (Verknüpfungen falls es zulässt) der protokollabhängige Geräte </w:t>
      </w:r>
      <w:r w:rsidRPr="00AE5709">
        <w:rPr>
          <w:lang w:val="de-DE"/>
        </w:rPr>
        <w:t>mit Datenelementen sowie zum Lesen,</w:t>
      </w:r>
      <w:r>
        <w:rPr>
          <w:lang w:val="de-DE"/>
        </w:rPr>
        <w:t xml:space="preserve"> Importieren, Exportieren, Löschen,</w:t>
      </w:r>
      <w:r w:rsidRPr="00AE5709">
        <w:rPr>
          <w:lang w:val="de-DE"/>
        </w:rPr>
        <w:t xml:space="preserve"> Schreiben und Überwachen diese</w:t>
      </w:r>
      <w:r>
        <w:rPr>
          <w:lang w:val="de-DE"/>
        </w:rPr>
        <w:t>r Elemente für Datenänderungen.</w:t>
      </w:r>
    </w:p>
    <w:p w14:paraId="38F708F1" w14:textId="77777777" w:rsidR="00E73724" w:rsidRPr="00AE5709" w:rsidRDefault="00E73724" w:rsidP="00E73724">
      <w:pPr>
        <w:pStyle w:val="TextkrperEinzug"/>
        <w:ind w:firstLine="0"/>
        <w:rPr>
          <w:lang w:val="de-DE"/>
        </w:rPr>
      </w:pPr>
      <w:r w:rsidRPr="00AE5709">
        <w:rPr>
          <w:lang w:val="de-DE"/>
        </w:rPr>
        <w:t xml:space="preserve">Die Spezifikationen von </w:t>
      </w:r>
      <w:r w:rsidRPr="00A63576">
        <w:rPr>
          <w:i/>
        </w:rPr>
        <w:t>WebTopologyEditor</w:t>
      </w:r>
      <w:r>
        <w:rPr>
          <w:lang w:val="de-DE"/>
        </w:rPr>
        <w:t>-Server</w:t>
      </w:r>
      <w:r w:rsidRPr="00AE5709">
        <w:rPr>
          <w:lang w:val="de-DE"/>
        </w:rPr>
        <w:t xml:space="preserve"> basieren auf der Microsoft </w:t>
      </w:r>
      <w:r>
        <w:rPr>
          <w:lang w:val="de-DE"/>
        </w:rPr>
        <w:t xml:space="preserve">ASP:NET </w:t>
      </w:r>
      <w:r w:rsidRPr="00AE5709">
        <w:rPr>
          <w:lang w:val="de-DE"/>
        </w:rPr>
        <w:t>Technologie</w:t>
      </w:r>
      <w:r>
        <w:rPr>
          <w:lang w:val="de-DE"/>
        </w:rPr>
        <w:t xml:space="preserve"> und von </w:t>
      </w:r>
      <w:r w:rsidRPr="00A63576">
        <w:rPr>
          <w:i/>
        </w:rPr>
        <w:t>WebTopologyEditor</w:t>
      </w:r>
      <w:r w:rsidRPr="00AE5709">
        <w:rPr>
          <w:lang w:val="de-DE"/>
        </w:rPr>
        <w:t xml:space="preserve"> </w:t>
      </w:r>
      <w:r>
        <w:rPr>
          <w:lang w:val="de-DE"/>
        </w:rPr>
        <w:t xml:space="preserve">–Client auf dem Google Angular –Technologie </w:t>
      </w:r>
      <w:r w:rsidRPr="00AE5709">
        <w:rPr>
          <w:lang w:val="de-DE"/>
        </w:rPr>
        <w:t xml:space="preserve">für die Kommunikation zwischen Softwarekomponenten verschiedener Hersteller. Daher sind der </w:t>
      </w:r>
      <w:r w:rsidRPr="00A63576">
        <w:rPr>
          <w:i/>
        </w:rPr>
        <w:t>WebTopologyEditor</w:t>
      </w:r>
      <w:r w:rsidRPr="00AE5709">
        <w:rPr>
          <w:lang w:val="de-DE"/>
        </w:rPr>
        <w:t xml:space="preserve"> -Server und die Clients </w:t>
      </w:r>
      <w:r>
        <w:rPr>
          <w:lang w:val="de-DE"/>
        </w:rPr>
        <w:t xml:space="preserve">nicht nur </w:t>
      </w:r>
      <w:r w:rsidRPr="00AE5709">
        <w:rPr>
          <w:lang w:val="de-DE"/>
        </w:rPr>
        <w:t>auf Windows-basierte Aut</w:t>
      </w:r>
      <w:r>
        <w:rPr>
          <w:lang w:val="de-DE"/>
        </w:rPr>
        <w:t>omatisierungssysteme beschränkt aber auch auf Web-Anwendung möglich</w:t>
      </w:r>
    </w:p>
    <w:p w14:paraId="781EDE1D" w14:textId="77777777" w:rsidR="00E73724" w:rsidRPr="00AE5709" w:rsidRDefault="00E73724" w:rsidP="00E73724">
      <w:pPr>
        <w:pStyle w:val="TextkrperEinzug"/>
        <w:ind w:firstLine="0"/>
        <w:rPr>
          <w:lang w:val="de-DE"/>
        </w:rPr>
      </w:pPr>
      <w:r w:rsidRPr="00A63576">
        <w:rPr>
          <w:i/>
        </w:rPr>
        <w:t>WebTopologyEditor</w:t>
      </w:r>
      <w:r w:rsidRPr="00AE5709">
        <w:rPr>
          <w:lang w:val="de-DE"/>
        </w:rPr>
        <w:t xml:space="preserve"> enthält alle Funktionen der </w:t>
      </w:r>
      <w:r>
        <w:rPr>
          <w:lang w:val="de-DE"/>
        </w:rPr>
        <w:t>DtmWebApi</w:t>
      </w:r>
      <w:r w:rsidRPr="00AE5709">
        <w:rPr>
          <w:lang w:val="de-DE"/>
        </w:rPr>
        <w:t>-Klassenspezifikationen</w:t>
      </w:r>
      <w:r>
        <w:rPr>
          <w:lang w:val="de-DE"/>
        </w:rPr>
        <w:t xml:space="preserve"> (mehr dazu Abschnitt 5.2) </w:t>
      </w:r>
      <w:r w:rsidRPr="00AE5709">
        <w:rPr>
          <w:lang w:val="de-DE"/>
        </w:rPr>
        <w:t>definiert jedoch plattformunabhängige Kommunikationsmechanismen sowie generische, erweiterbare und objektorientierte Modellierungsfunktionen für die Informationen, die ein System bereitstellen möchte.</w:t>
      </w:r>
    </w:p>
    <w:p w14:paraId="533BF333" w14:textId="77777777" w:rsidR="00E73724" w:rsidRDefault="00E73724" w:rsidP="00E73724">
      <w:pPr>
        <w:pStyle w:val="TextkrperEinzug"/>
        <w:ind w:firstLine="0"/>
        <w:rPr>
          <w:lang w:val="de-DE"/>
        </w:rPr>
      </w:pPr>
      <w:r w:rsidRPr="00AE5709">
        <w:rPr>
          <w:lang w:val="de-DE"/>
        </w:rPr>
        <w:t xml:space="preserve">Der </w:t>
      </w:r>
      <w:r w:rsidRPr="00A63576">
        <w:rPr>
          <w:i/>
        </w:rPr>
        <w:t>WebTopologyEditor</w:t>
      </w:r>
      <w:r w:rsidRPr="00AE5709">
        <w:rPr>
          <w:lang w:val="de-DE"/>
        </w:rPr>
        <w:t xml:space="preserve"> -Netzwerkkommunikationsteil definiert Mechanismen, die für verschiedene Anwendungsfälle optimiert sind.</w:t>
      </w:r>
    </w:p>
    <w:p w14:paraId="3DEDBE53" w14:textId="77777777" w:rsidR="00E73724" w:rsidRDefault="00E73724" w:rsidP="00E73724">
      <w:pPr>
        <w:pStyle w:val="TextkrperEinzug"/>
        <w:ind w:firstLine="0"/>
        <w:rPr>
          <w:lang w:val="de-DE"/>
        </w:rPr>
      </w:pPr>
      <w:r w:rsidRPr="00AE5709">
        <w:rPr>
          <w:lang w:val="de-DE"/>
        </w:rPr>
        <w:t xml:space="preserve">Die </w:t>
      </w:r>
      <w:r>
        <w:rPr>
          <w:lang w:val="de-DE"/>
        </w:rPr>
        <w:t>entstehende</w:t>
      </w:r>
      <w:r w:rsidRPr="00AE5709">
        <w:rPr>
          <w:lang w:val="de-DE"/>
        </w:rPr>
        <w:t xml:space="preserve"> Version von </w:t>
      </w:r>
      <w:r w:rsidRPr="00A63576">
        <w:rPr>
          <w:i/>
        </w:rPr>
        <w:t>WebTopologyEditor</w:t>
      </w:r>
      <w:r w:rsidRPr="00AE5709">
        <w:rPr>
          <w:lang w:val="de-DE"/>
        </w:rPr>
        <w:t xml:space="preserve"> </w:t>
      </w:r>
      <w:r>
        <w:rPr>
          <w:lang w:val="de-DE"/>
        </w:rPr>
        <w:t xml:space="preserve">wird </w:t>
      </w:r>
      <w:r w:rsidRPr="00AE5709">
        <w:rPr>
          <w:lang w:val="de-DE"/>
        </w:rPr>
        <w:t xml:space="preserve">ein optimiertes </w:t>
      </w:r>
      <w:r>
        <w:rPr>
          <w:lang w:val="de-DE"/>
        </w:rPr>
        <w:t>HTTP</w:t>
      </w:r>
      <w:r w:rsidRPr="00AE5709">
        <w:rPr>
          <w:lang w:val="de-DE"/>
        </w:rPr>
        <w:t>-Protokoll für hochperformante Intranet-Kommunikation sowie eine Abbildung auf akzeptierte Internetstandards wie Web Services</w:t>
      </w:r>
      <w:r>
        <w:rPr>
          <w:lang w:val="de-DE"/>
        </w:rPr>
        <w:t xml:space="preserve"> definiert</w:t>
      </w:r>
      <w:r w:rsidRPr="00AE5709">
        <w:rPr>
          <w:lang w:val="de-DE"/>
        </w:rPr>
        <w:t xml:space="preserve">. Das abstrakte Kommunikationsmodell hängt nicht von einer spezifischen Protokollzuordnung ab und ermöglicht das Hinzufügen neuer Protokolle in der </w:t>
      </w:r>
      <w:r w:rsidRPr="00AE5709">
        <w:rPr>
          <w:lang w:val="de-DE"/>
        </w:rPr>
        <w:lastRenderedPageBreak/>
        <w:t xml:space="preserve">Zukunft. Funktionen wie Sicherheit, Zugriffskontrolle und Zuverlässigkeit sind direkt in die Transportmechanismen integriert. </w:t>
      </w:r>
    </w:p>
    <w:p w14:paraId="64AB44FA" w14:textId="77777777" w:rsidR="00E73724" w:rsidRDefault="00E73724" w:rsidP="00E73724">
      <w:pPr>
        <w:pStyle w:val="TextkrperEinzug"/>
        <w:ind w:firstLine="0"/>
        <w:rPr>
          <w:lang w:val="de-DE"/>
        </w:rPr>
      </w:pPr>
    </w:p>
    <w:p w14:paraId="198207F5" w14:textId="77777777" w:rsidR="00E73724" w:rsidRPr="004F07C1" w:rsidRDefault="00E73724" w:rsidP="00E73724">
      <w:pPr>
        <w:pStyle w:val="TextkrperEinzug"/>
        <w:ind w:firstLine="0"/>
        <w:rPr>
          <w:lang w:val="de-DE"/>
        </w:rPr>
      </w:pPr>
      <w:r w:rsidRPr="004F07C1">
        <w:rPr>
          <w:lang w:val="de-DE"/>
        </w:rPr>
        <w:t xml:space="preserve">Das </w:t>
      </w:r>
      <w:r w:rsidRPr="004F07C1">
        <w:rPr>
          <w:i/>
          <w:lang w:val="de-DE"/>
        </w:rPr>
        <w:t>WebTopologyEditor</w:t>
      </w:r>
      <w:r w:rsidRPr="004F07C1">
        <w:rPr>
          <w:lang w:val="de-DE"/>
        </w:rPr>
        <w:t xml:space="preserve"> -Modell bietet eine Standardmethode für Server, um Objekte Clients zur Verfügung zu stellen. Objekte können sich aus anderen Objekten, Variablen und Methoden zusammensetzen. </w:t>
      </w:r>
      <w:r w:rsidRPr="004F07C1">
        <w:rPr>
          <w:i/>
          <w:lang w:val="de-DE"/>
        </w:rPr>
        <w:t>WebTopologyEditor</w:t>
      </w:r>
      <w:r w:rsidRPr="004F07C1">
        <w:rPr>
          <w:lang w:val="de-DE"/>
        </w:rPr>
        <w:t xml:space="preserve"> erlaubt auch, Beziehungen zu anderen Objekten auszudrücken.</w:t>
      </w:r>
    </w:p>
    <w:p w14:paraId="2C781361" w14:textId="77777777" w:rsidR="00E73724" w:rsidRPr="004F07C1" w:rsidRDefault="00E73724" w:rsidP="00E73724">
      <w:pPr>
        <w:pStyle w:val="TextkrperEinzug"/>
        <w:ind w:firstLine="0"/>
        <w:rPr>
          <w:lang w:val="de-DE"/>
        </w:rPr>
      </w:pPr>
      <w:r w:rsidRPr="004F07C1">
        <w:rPr>
          <w:lang w:val="de-DE"/>
        </w:rPr>
        <w:t xml:space="preserve">Die Menge der Objekte und zugehörige Informationen, die ein </w:t>
      </w:r>
      <w:r w:rsidRPr="004F07C1">
        <w:rPr>
          <w:i/>
          <w:lang w:val="de-DE"/>
        </w:rPr>
        <w:t>WebTopologyEditor</w:t>
      </w:r>
      <w:r w:rsidRPr="004F07C1">
        <w:rPr>
          <w:lang w:val="de-DE"/>
        </w:rPr>
        <w:t xml:space="preserve"> Server Clients zur Verfügung stellt, werden hier als Topology bezeichnet. Die Elemente des </w:t>
      </w:r>
      <w:r w:rsidRPr="004F07C1">
        <w:rPr>
          <w:i/>
          <w:lang w:val="de-DE"/>
        </w:rPr>
        <w:t>WebTopologyEditor</w:t>
      </w:r>
      <w:r w:rsidRPr="004F07C1">
        <w:rPr>
          <w:lang w:val="de-DE"/>
        </w:rPr>
        <w:t xml:space="preserve"> -Objektmodells werden im Topology als eine Gruppe von Knoten dargestellt, die durch Eigenschaften beschrieben und durch Referenzen miteinander verbunden sind. </w:t>
      </w:r>
    </w:p>
    <w:p w14:paraId="158C2DC2" w14:textId="77777777" w:rsidR="00E73724" w:rsidRPr="004F07C1" w:rsidRDefault="00E73724" w:rsidP="00E73724">
      <w:pPr>
        <w:pStyle w:val="TextkrperEinzug"/>
        <w:ind w:firstLine="0"/>
        <w:rPr>
          <w:lang w:val="de-DE"/>
        </w:rPr>
      </w:pPr>
    </w:p>
    <w:p w14:paraId="3DC423D3" w14:textId="77777777" w:rsidR="00E73724" w:rsidRPr="004F07C1" w:rsidRDefault="00E73724" w:rsidP="00E73724">
      <w:pPr>
        <w:pStyle w:val="TextkrperEinzug"/>
        <w:ind w:firstLine="0"/>
        <w:rPr>
          <w:lang w:val="de-DE"/>
        </w:rPr>
      </w:pPr>
      <w:r w:rsidRPr="004F07C1">
        <w:rPr>
          <w:i/>
          <w:lang w:val="de-DE"/>
        </w:rPr>
        <w:t>WebTopologyEditor</w:t>
      </w:r>
      <w:r w:rsidRPr="004F07C1">
        <w:rPr>
          <w:lang w:val="de-DE"/>
        </w:rPr>
        <w:t xml:space="preserve"> definiert drei Klassen von Knoten zur Darstellung von Topology -Komponenten. Die Klassen sind Objekte, die Geräte, Controller und Kommunikationsinfrastrukturgeräte repräsentieren. Jede </w:t>
      </w:r>
      <w:r>
        <w:rPr>
          <w:lang w:val="de-DE"/>
        </w:rPr>
        <w:t>Knoten-Klassen und Verbindung-Klassen haben einen</w:t>
      </w:r>
      <w:r w:rsidRPr="004F07C1">
        <w:rPr>
          <w:lang w:val="de-DE"/>
        </w:rPr>
        <w:t xml:space="preserve"> definierten Satz von </w:t>
      </w:r>
      <w:r>
        <w:rPr>
          <w:lang w:val="de-DE"/>
        </w:rPr>
        <w:t>Eigenschaften und Methoden</w:t>
      </w:r>
      <w:r w:rsidRPr="004F07C1">
        <w:rPr>
          <w:lang w:val="de-DE"/>
        </w:rPr>
        <w:t>.</w:t>
      </w:r>
    </w:p>
    <w:p w14:paraId="289F1FE8" w14:textId="77777777" w:rsidR="00E73724" w:rsidRDefault="00E73724" w:rsidP="00E73724">
      <w:pPr>
        <w:pStyle w:val="TextkrperEinzug"/>
        <w:ind w:firstLine="0"/>
        <w:rPr>
          <w:lang w:val="de-DE"/>
        </w:rPr>
      </w:pPr>
    </w:p>
    <w:p w14:paraId="7B97E157" w14:textId="77777777" w:rsidR="00E73724" w:rsidRDefault="00E73724" w:rsidP="00E73724">
      <w:pPr>
        <w:pStyle w:val="TextkrperEinzug"/>
        <w:ind w:firstLine="0"/>
        <w:rPr>
          <w:lang w:val="de-DE"/>
        </w:rPr>
      </w:pPr>
      <w:r w:rsidRPr="00127189">
        <w:rPr>
          <w:lang w:val="de-DE"/>
        </w:rPr>
        <w:t xml:space="preserve">In einem Multiclient-Szenario ist die </w:t>
      </w:r>
      <w:r w:rsidRPr="00127189">
        <w:rPr>
          <w:i/>
          <w:lang w:val="de-DE"/>
        </w:rPr>
        <w:t>CommunicationStudio</w:t>
      </w:r>
      <w:r w:rsidRPr="00127189">
        <w:rPr>
          <w:lang w:val="de-DE"/>
        </w:rPr>
        <w:t xml:space="preserve"> für die Verwaltung des Zugriffs auf die DTMs zuständig. </w:t>
      </w:r>
      <w:r>
        <w:rPr>
          <w:lang w:val="de-DE"/>
        </w:rPr>
        <w:t xml:space="preserve"> </w:t>
      </w:r>
    </w:p>
    <w:p w14:paraId="33635C86" w14:textId="77777777" w:rsidR="00AA23CD" w:rsidRDefault="00AA23CD" w:rsidP="00E73724">
      <w:pPr>
        <w:pStyle w:val="TextkrperEinzug"/>
        <w:ind w:firstLine="0"/>
        <w:rPr>
          <w:lang w:val="de-DE"/>
        </w:rPr>
      </w:pPr>
    </w:p>
    <w:p w14:paraId="5D3C6EF6" w14:textId="7C17AD61" w:rsidR="00E73724" w:rsidRDefault="00E73724" w:rsidP="00E73724">
      <w:pPr>
        <w:pStyle w:val="TextkrperEinzug"/>
        <w:ind w:firstLine="0"/>
        <w:rPr>
          <w:lang w:val="de-DE"/>
        </w:rPr>
      </w:pPr>
      <w:r w:rsidRPr="00127189">
        <w:rPr>
          <w:lang w:val="de-DE"/>
        </w:rPr>
        <w:t xml:space="preserve">In diesem Abschnitt werden die häufigsten Szenarien beschrieben, die bei der Arbeit mit </w:t>
      </w:r>
      <w:r>
        <w:rPr>
          <w:lang w:val="de-DE"/>
        </w:rPr>
        <w:t>TopologyEditor</w:t>
      </w:r>
      <w:r w:rsidRPr="00127189">
        <w:rPr>
          <w:lang w:val="de-DE"/>
        </w:rPr>
        <w:t xml:space="preserve"> in </w:t>
      </w:r>
      <w:r>
        <w:rPr>
          <w:lang w:val="de-DE"/>
        </w:rPr>
        <w:t>CommunicationStudio</w:t>
      </w:r>
      <w:r w:rsidRPr="00127189">
        <w:rPr>
          <w:lang w:val="de-DE"/>
        </w:rPr>
        <w:t xml:space="preserve"> auftreten. Diese Szenarien umfassen das </w:t>
      </w:r>
      <w:r>
        <w:rPr>
          <w:lang w:val="de-DE"/>
        </w:rPr>
        <w:t>Offline-Konfiguration</w:t>
      </w:r>
      <w:r w:rsidRPr="00127189">
        <w:rPr>
          <w:lang w:val="de-DE"/>
        </w:rPr>
        <w:t xml:space="preserve"> eines</w:t>
      </w:r>
      <w:r>
        <w:rPr>
          <w:lang w:val="de-DE"/>
        </w:rPr>
        <w:t xml:space="preserve"> Projekts</w:t>
      </w:r>
      <w:r w:rsidRPr="00127189">
        <w:rPr>
          <w:lang w:val="de-DE"/>
        </w:rPr>
        <w:t xml:space="preserve">, das Registrieren und Erkennen von </w:t>
      </w:r>
      <w:r>
        <w:rPr>
          <w:lang w:val="de-DE"/>
        </w:rPr>
        <w:t>Geräte</w:t>
      </w:r>
      <w:r w:rsidRPr="00127189">
        <w:rPr>
          <w:lang w:val="de-DE"/>
        </w:rPr>
        <w:t xml:space="preserve">, das Laden von </w:t>
      </w:r>
      <w:r>
        <w:rPr>
          <w:lang w:val="de-DE"/>
        </w:rPr>
        <w:t xml:space="preserve">XML-Topologie, </w:t>
      </w:r>
      <w:r w:rsidRPr="00127189">
        <w:rPr>
          <w:lang w:val="de-DE"/>
        </w:rPr>
        <w:t xml:space="preserve">das Erkennen, wenn ein </w:t>
      </w:r>
      <w:r>
        <w:rPr>
          <w:lang w:val="de-DE"/>
        </w:rPr>
        <w:t>Device</w:t>
      </w:r>
      <w:r w:rsidRPr="00127189">
        <w:rPr>
          <w:lang w:val="de-DE"/>
        </w:rPr>
        <w:t xml:space="preserve"> </w:t>
      </w:r>
      <w:r>
        <w:rPr>
          <w:lang w:val="de-DE"/>
        </w:rPr>
        <w:t>eingefügt bzw. gelöscht</w:t>
      </w:r>
      <w:r w:rsidRPr="00127189">
        <w:rPr>
          <w:lang w:val="de-DE"/>
        </w:rPr>
        <w:t xml:space="preserve"> wurde. Sie können im </w:t>
      </w:r>
      <w:r>
        <w:rPr>
          <w:lang w:val="de-DE"/>
        </w:rPr>
        <w:t xml:space="preserve">Offline-Module ein gerätspezifischer Device </w:t>
      </w:r>
      <w:r w:rsidRPr="00127189">
        <w:rPr>
          <w:lang w:val="de-DE"/>
        </w:rPr>
        <w:t xml:space="preserve">in einer </w:t>
      </w:r>
      <w:r>
        <w:rPr>
          <w:lang w:val="de-DE"/>
        </w:rPr>
        <w:t xml:space="preserve">FDT2.0-Projekt </w:t>
      </w:r>
      <w:r w:rsidRPr="00127189">
        <w:rPr>
          <w:lang w:val="de-DE"/>
        </w:rPr>
        <w:t>oder durch Scannen eines lokalen Verzeichnisses registrieren und erkennen.</w:t>
      </w:r>
    </w:p>
    <w:p w14:paraId="406F8201" w14:textId="77777777" w:rsidR="00E73724" w:rsidRDefault="00E73724" w:rsidP="00E73724">
      <w:pPr>
        <w:pStyle w:val="TextkrperEinzug"/>
        <w:ind w:firstLine="0"/>
        <w:rPr>
          <w:lang w:val="de-DE"/>
        </w:rPr>
      </w:pPr>
      <w:r>
        <w:rPr>
          <w:noProof/>
          <w:lang w:val="de-DE"/>
        </w:rPr>
        <w:drawing>
          <wp:inline distT="0" distB="0" distL="0" distR="0" wp14:anchorId="550C9174" wp14:editId="5E34EA2D">
            <wp:extent cx="5759450" cy="1824355"/>
            <wp:effectExtent l="0" t="0" r="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1824355"/>
                    </a:xfrm>
                    <a:prstGeom prst="rect">
                      <a:avLst/>
                    </a:prstGeom>
                  </pic:spPr>
                </pic:pic>
              </a:graphicData>
            </a:graphic>
          </wp:inline>
        </w:drawing>
      </w:r>
    </w:p>
    <w:p w14:paraId="5C97195A" w14:textId="77777777" w:rsidR="00AA23CD" w:rsidRDefault="00AA23CD" w:rsidP="00E73724">
      <w:pPr>
        <w:pStyle w:val="TextkrperEinzug"/>
        <w:ind w:firstLine="0"/>
        <w:rPr>
          <w:lang w:val="de-DE"/>
        </w:rPr>
      </w:pPr>
    </w:p>
    <w:p w14:paraId="458E2BFA" w14:textId="0CD182E4" w:rsidR="00E73724" w:rsidRDefault="00E73724" w:rsidP="00E73724">
      <w:pPr>
        <w:pStyle w:val="TextkrperEinzug"/>
        <w:ind w:firstLine="0"/>
        <w:rPr>
          <w:lang w:val="de-DE"/>
        </w:rPr>
      </w:pPr>
      <w:r>
        <w:rPr>
          <w:lang w:val="de-DE"/>
        </w:rPr>
        <w:t>In Laufe der Applikation wird durch einen sogenannten Scan-Mechanismus der spezifischen Anordnung der Geräte, die untereinander verbunden sind, generiert.</w:t>
      </w:r>
    </w:p>
    <w:p w14:paraId="7A39E983" w14:textId="77777777" w:rsidR="00E73724" w:rsidRDefault="00E73724" w:rsidP="00E73724">
      <w:pPr>
        <w:pStyle w:val="TextkrperEinzug"/>
        <w:ind w:firstLine="0"/>
        <w:rPr>
          <w:lang w:val="de-DE"/>
        </w:rPr>
      </w:pPr>
    </w:p>
    <w:p w14:paraId="1AC042AC" w14:textId="77777777" w:rsidR="00E73724" w:rsidRDefault="00E73724" w:rsidP="00E73724">
      <w:pPr>
        <w:pStyle w:val="TextkrperEinzug"/>
        <w:ind w:firstLine="0"/>
        <w:rPr>
          <w:lang w:val="de-DE"/>
        </w:rPr>
      </w:pPr>
      <w:r>
        <w:rPr>
          <w:lang w:val="de-DE"/>
        </w:rPr>
        <w:t>Die generierten Daten werden als JSON-Datei dargestellt. Der Zweck einer JSON-Datei besteht darin ein Diagramm zu definieren, das ein Netzwerk darstellt.</w:t>
      </w:r>
    </w:p>
    <w:p w14:paraId="5CCA9288" w14:textId="77777777" w:rsidR="00E73724" w:rsidRDefault="00E73724" w:rsidP="00E73724">
      <w:pPr>
        <w:pStyle w:val="TextkrperEinzug"/>
        <w:ind w:firstLine="0"/>
        <w:rPr>
          <w:lang w:val="de-DE"/>
        </w:rPr>
      </w:pPr>
    </w:p>
    <w:p w14:paraId="62644146" w14:textId="77777777" w:rsidR="00E73724" w:rsidRDefault="00E73724" w:rsidP="00E73724">
      <w:pPr>
        <w:pStyle w:val="TextkrperEinzug"/>
        <w:ind w:firstLine="0"/>
        <w:rPr>
          <w:lang w:val="de-DE"/>
        </w:rPr>
      </w:pPr>
    </w:p>
    <w:p w14:paraId="3B28FA6A" w14:textId="46D27043" w:rsidR="00E73724" w:rsidRPr="00127189" w:rsidRDefault="00E73724" w:rsidP="00E73724">
      <w:pPr>
        <w:pStyle w:val="TextkrperEinzug"/>
        <w:ind w:firstLine="0"/>
        <w:rPr>
          <w:lang w:val="de-DE"/>
        </w:rPr>
      </w:pPr>
    </w:p>
    <w:p w14:paraId="2E1B8223" w14:textId="77777777" w:rsidR="00E73724" w:rsidRPr="00016EA7" w:rsidRDefault="00E73724" w:rsidP="00E73724">
      <w:pPr>
        <w:pStyle w:val="TextkrperEinzug"/>
        <w:rPr>
          <w:lang w:val="de-DE"/>
        </w:rPr>
      </w:pPr>
    </w:p>
    <w:p w14:paraId="705C3315" w14:textId="77777777" w:rsidR="00E73724" w:rsidRDefault="00E73724" w:rsidP="00E73724">
      <w:pPr>
        <w:pStyle w:val="berschrift2"/>
      </w:pPr>
      <w:bookmarkStart w:id="94" w:name="_Ref506034260"/>
      <w:bookmarkStart w:id="95" w:name="_Toc515437536"/>
      <w:r w:rsidRPr="0070563D">
        <w:lastRenderedPageBreak/>
        <w:t>Datendarstellung (Prozessdaten, Bedienungsdaten)</w:t>
      </w:r>
      <w:bookmarkEnd w:id="94"/>
      <w:bookmarkEnd w:id="95"/>
    </w:p>
    <w:p w14:paraId="1C209994" w14:textId="6DC824D3" w:rsidR="00E73724" w:rsidRDefault="00E73724" w:rsidP="00E73724">
      <w:pPr>
        <w:pStyle w:val="Textkrper"/>
      </w:pPr>
      <w:r>
        <w:t>Das Konzept des TopologyEditor soll prinzipiell die physikalische Netzstruktur einer industriellen Kommunikation auf einer Schnittstelle (Laptop Mobile Geräte) bereitstellen.</w:t>
      </w:r>
    </w:p>
    <w:p w14:paraId="29B07A70" w14:textId="77777777" w:rsidR="00E73724" w:rsidRDefault="00E73724" w:rsidP="00E73724">
      <w:pPr>
        <w:pStyle w:val="TextkrperEinzug"/>
        <w:ind w:firstLine="0"/>
        <w:rPr>
          <w:lang w:val="de-DE"/>
        </w:rPr>
      </w:pPr>
    </w:p>
    <w:p w14:paraId="7255F2F3" w14:textId="77777777" w:rsidR="00E73724" w:rsidRDefault="00E73724" w:rsidP="00E73724">
      <w:pPr>
        <w:pStyle w:val="TextkrperEinzug"/>
        <w:ind w:firstLine="0"/>
        <w:rPr>
          <w:lang w:val="de-DE"/>
        </w:rPr>
      </w:pPr>
      <w:r>
        <w:rPr>
          <w:lang w:val="de-DE"/>
        </w:rPr>
        <w:t>Um grundlegende Konzepte erklären zu können, betrachten wir in dem folgenden Abschnitt eine Mini-Topologie, die nur aus 2 Knoten und eine Kante besteht.</w:t>
      </w:r>
    </w:p>
    <w:p w14:paraId="6656536E" w14:textId="77777777" w:rsidR="00E73724" w:rsidRDefault="00E73724" w:rsidP="00E73724">
      <w:pPr>
        <w:pStyle w:val="TextkrperEinzug"/>
        <w:ind w:firstLine="0"/>
        <w:rPr>
          <w:lang w:val="de-DE"/>
        </w:rPr>
      </w:pPr>
    </w:p>
    <w:p w14:paraId="18CB863E" w14:textId="77777777" w:rsidR="00E73724" w:rsidRPr="00E60335" w:rsidRDefault="00E73724" w:rsidP="00E73724">
      <w:pPr>
        <w:pStyle w:val="TextkrperEinzug"/>
        <w:ind w:firstLine="0"/>
        <w:rPr>
          <w:lang w:val="de-DE"/>
        </w:rPr>
      </w:pPr>
      <w:r w:rsidRPr="00E60335">
        <w:rPr>
          <w:lang w:val="de-DE"/>
        </w:rPr>
        <w:t>Es enthält 2 Knoten und eine Kante: jeden Knoten repräsentiert</w:t>
      </w:r>
      <w:r>
        <w:rPr>
          <w:lang w:val="de-DE"/>
        </w:rPr>
        <w:t xml:space="preserve"> ein Device und eine Kante </w:t>
      </w:r>
      <w:r w:rsidRPr="00E60335">
        <w:rPr>
          <w:lang w:val="de-DE"/>
        </w:rPr>
        <w:t>eine spezifische Verbindung.</w:t>
      </w:r>
      <w:r>
        <w:rPr>
          <w:lang w:val="de-DE"/>
        </w:rPr>
        <w:t xml:space="preserve"> </w:t>
      </w:r>
      <w:r w:rsidRPr="00E60335">
        <w:rPr>
          <w:lang w:val="de-DE"/>
        </w:rPr>
        <w:t>Die Mini-Topologie wird durch die folgende</w:t>
      </w:r>
      <w:r>
        <w:rPr>
          <w:lang w:val="de-DE"/>
        </w:rPr>
        <w:t xml:space="preserve"> </w:t>
      </w:r>
      <w:r w:rsidRPr="00E60335">
        <w:rPr>
          <w:lang w:val="de-DE"/>
        </w:rPr>
        <w:t>JSON-Datei repräsentiert</w:t>
      </w:r>
    </w:p>
    <w:p w14:paraId="52E9C5D9" w14:textId="77777777" w:rsidR="00E73724" w:rsidRDefault="00E73724" w:rsidP="00E73724">
      <w:pPr>
        <w:pStyle w:val="TextkrperEinzug"/>
        <w:keepNext/>
        <w:ind w:firstLine="0"/>
      </w:pPr>
      <w:r>
        <w:rPr>
          <w:noProof/>
          <w:lang w:val="de-DE"/>
        </w:rPr>
        <w:drawing>
          <wp:inline distT="0" distB="0" distL="0" distR="0" wp14:anchorId="02DFE3C0" wp14:editId="6230F685">
            <wp:extent cx="5759450" cy="3994785"/>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994785"/>
                    </a:xfrm>
                    <a:prstGeom prst="rect">
                      <a:avLst/>
                    </a:prstGeom>
                  </pic:spPr>
                </pic:pic>
              </a:graphicData>
            </a:graphic>
          </wp:inline>
        </w:drawing>
      </w:r>
    </w:p>
    <w:p w14:paraId="6D58010D" w14:textId="44ABE0BB" w:rsidR="00E73724" w:rsidRPr="00992B46" w:rsidRDefault="00E73724" w:rsidP="00E73724">
      <w:pPr>
        <w:pStyle w:val="Beschriftung"/>
        <w:jc w:val="both"/>
      </w:pPr>
      <w:bookmarkStart w:id="96" w:name="_Toc511225567"/>
      <w:r>
        <w:t xml:space="preserve">Abbildung </w:t>
      </w:r>
      <w:r w:rsidR="00B5557A">
        <w:fldChar w:fldCharType="begin"/>
      </w:r>
      <w:r w:rsidR="00B5557A">
        <w:instrText xml:space="preserve"> SEQ Abbildung \* ARABIC </w:instrText>
      </w:r>
      <w:r w:rsidR="00B5557A">
        <w:fldChar w:fldCharType="separate"/>
      </w:r>
      <w:r w:rsidR="001A5BD7">
        <w:rPr>
          <w:noProof/>
        </w:rPr>
        <w:t>12</w:t>
      </w:r>
      <w:r w:rsidR="00B5557A">
        <w:rPr>
          <w:noProof/>
        </w:rPr>
        <w:fldChar w:fldCharType="end"/>
      </w:r>
      <w:r>
        <w:t xml:space="preserve">: </w:t>
      </w:r>
      <w:r w:rsidRPr="008D30DC">
        <w:t>Die Output JSON-Dateien für die Mini-Topologie</w:t>
      </w:r>
      <w:bookmarkEnd w:id="96"/>
    </w:p>
    <w:p w14:paraId="642D4D27" w14:textId="77777777" w:rsidR="00E73724" w:rsidRDefault="00E73724" w:rsidP="00E73724">
      <w:pPr>
        <w:pStyle w:val="Textkrper"/>
      </w:pPr>
      <w:r>
        <w:t xml:space="preserve">Das Output des Scan Mechanismus besteht aus einen Root Element und einer Vielzahl von Unterelemente: Graph, Knoten, Kante. </w:t>
      </w:r>
      <w:r w:rsidRPr="00B66821">
        <w:t>Im weiteren Verlauf dieses Abschnitts werden wir diese Elemente im Detail besprechen und zeigen, wie sie ein Diagramm definieren.</w:t>
      </w:r>
    </w:p>
    <w:p w14:paraId="38F5ADB5" w14:textId="77777777" w:rsidR="00E73724" w:rsidRDefault="00E73724" w:rsidP="00E73724">
      <w:pPr>
        <w:pStyle w:val="TextkrperEinzug"/>
        <w:ind w:firstLine="0"/>
        <w:rPr>
          <w:lang w:val="de-DE"/>
        </w:rPr>
      </w:pPr>
    </w:p>
    <w:p w14:paraId="4415B8BE" w14:textId="77777777" w:rsidR="00E73724" w:rsidRDefault="00E73724" w:rsidP="00E73724">
      <w:pPr>
        <w:pStyle w:val="TextkrperEinzug"/>
        <w:ind w:firstLine="0"/>
        <w:rPr>
          <w:lang w:val="de-DE"/>
        </w:rPr>
      </w:pPr>
      <w:r>
        <w:rPr>
          <w:lang w:val="de-DE"/>
        </w:rPr>
        <w:t>Die Topologie-</w:t>
      </w:r>
      <w:r w:rsidRPr="00B9114F">
        <w:rPr>
          <w:lang w:val="de-DE"/>
        </w:rPr>
        <w:t xml:space="preserve">Struktur, die Knoten und Kanten enthält, wird als Graph bezeichnet. Ein Graph </w:t>
      </w:r>
      <w:r>
        <w:rPr>
          <w:lang w:val="de-DE"/>
        </w:rPr>
        <w:t>besteht aus zwei JSON Dateien nämlich:</w:t>
      </w:r>
    </w:p>
    <w:p w14:paraId="105D2F83" w14:textId="77777777" w:rsidR="00E73724" w:rsidRPr="00B9114F" w:rsidRDefault="00E73724" w:rsidP="003F1886">
      <w:pPr>
        <w:pStyle w:val="TextkrperEinzug"/>
        <w:numPr>
          <w:ilvl w:val="0"/>
          <w:numId w:val="20"/>
        </w:numPr>
        <w:rPr>
          <w:lang w:val="de-DE"/>
        </w:rPr>
      </w:pPr>
      <w:r>
        <w:rPr>
          <w:lang w:val="de-DE"/>
        </w:rPr>
        <w:t>Geräteinformationen:</w:t>
      </w:r>
      <w:r w:rsidRPr="00B9114F">
        <w:rPr>
          <w:lang w:val="de-DE"/>
        </w:rPr>
        <w:t xml:space="preserve"> In einem </w:t>
      </w:r>
      <w:r>
        <w:rPr>
          <w:lang w:val="de-DE"/>
        </w:rPr>
        <w:t xml:space="preserve">Geräteinformation JSON-Datei </w:t>
      </w:r>
      <w:r w:rsidRPr="00B9114F">
        <w:rPr>
          <w:lang w:val="de-DE"/>
        </w:rPr>
        <w:t>sind die Deklarationen von Knoten</w:t>
      </w:r>
      <w:r>
        <w:rPr>
          <w:lang w:val="de-DE"/>
        </w:rPr>
        <w:t xml:space="preserve"> mit dem Schlüsselwort „</w:t>
      </w:r>
      <w:r w:rsidRPr="00B9114F">
        <w:rPr>
          <w:i/>
          <w:lang w:val="de-DE"/>
        </w:rPr>
        <w:t>devices</w:t>
      </w:r>
      <w:r>
        <w:rPr>
          <w:lang w:val="de-DE"/>
        </w:rPr>
        <w:t xml:space="preserve">“ </w:t>
      </w:r>
      <w:r w:rsidRPr="00B9114F">
        <w:rPr>
          <w:lang w:val="de-DE"/>
        </w:rPr>
        <w:t xml:space="preserve">und </w:t>
      </w:r>
      <w:r>
        <w:rPr>
          <w:lang w:val="de-DE"/>
        </w:rPr>
        <w:t>Eigenschaften der Topologie als Root-Elemente definiert. Die Liste von Ports von jeweils Geräte wird innerhalb eines –device-Element mit dem Schlüsselwort „Ports“ definiert. und</w:t>
      </w:r>
    </w:p>
    <w:p w14:paraId="61F469F0" w14:textId="77777777" w:rsidR="00E73724" w:rsidRPr="0024419D" w:rsidRDefault="00E73724" w:rsidP="003F1886">
      <w:pPr>
        <w:pStyle w:val="TextkrperEinzug"/>
        <w:numPr>
          <w:ilvl w:val="0"/>
          <w:numId w:val="20"/>
        </w:numPr>
      </w:pPr>
      <w:r>
        <w:rPr>
          <w:lang w:val="de-DE"/>
        </w:rPr>
        <w:t>die Verbindungsinformation: hier wird die List von Verbindungen mit dem Schlüsselwort „links“ definiert und jede link-Element repräsentiert eine Verbindung zwischen 2 Geräten. Durch das Schlüsselwort „</w:t>
      </w:r>
      <w:r w:rsidRPr="0024419D">
        <w:rPr>
          <w:i/>
          <w:lang w:val="de-DE"/>
        </w:rPr>
        <w:t>from</w:t>
      </w:r>
      <w:r>
        <w:rPr>
          <w:lang w:val="de-DE"/>
        </w:rPr>
        <w:t>“ wird das Quellgerät identifiziert und „to“ das Zielgerät identifiziert bzw. „formPort“ wird das Port des Quellgerät und „toPort“ Zielgerät festgelegt.</w:t>
      </w:r>
    </w:p>
    <w:p w14:paraId="7891029D" w14:textId="77777777" w:rsidR="00E73724" w:rsidRPr="0024419D" w:rsidRDefault="00E73724" w:rsidP="00E73724">
      <w:pPr>
        <w:pStyle w:val="TextkrperEinzug"/>
        <w:ind w:left="720" w:firstLine="0"/>
      </w:pPr>
    </w:p>
    <w:p w14:paraId="6E1E267C" w14:textId="77777777" w:rsidR="00E73724" w:rsidRDefault="00E73724" w:rsidP="00E73724">
      <w:pPr>
        <w:pStyle w:val="TextkrperEinzug"/>
        <w:ind w:firstLine="0"/>
        <w:rPr>
          <w:lang w:val="de-DE"/>
        </w:rPr>
      </w:pPr>
      <w:r w:rsidRPr="0024419D">
        <w:rPr>
          <w:lang w:val="de-DE"/>
        </w:rPr>
        <w:t>Knoten</w:t>
      </w:r>
      <w:r>
        <w:rPr>
          <w:lang w:val="de-DE"/>
        </w:rPr>
        <w:t xml:space="preserve"> repräsentieren die Geräte</w:t>
      </w:r>
      <w:r w:rsidRPr="0024419D">
        <w:rPr>
          <w:lang w:val="de-DE"/>
        </w:rPr>
        <w:t xml:space="preserve"> im Graphen </w:t>
      </w:r>
      <w:r>
        <w:rPr>
          <w:lang w:val="de-DE"/>
        </w:rPr>
        <w:t xml:space="preserve">und </w:t>
      </w:r>
      <w:r w:rsidRPr="0024419D">
        <w:rPr>
          <w:lang w:val="de-DE"/>
        </w:rPr>
        <w:t xml:space="preserve">werden </w:t>
      </w:r>
      <w:r>
        <w:rPr>
          <w:lang w:val="de-DE"/>
        </w:rPr>
        <w:t>mit Hilfe vom Schlüsselwort „devices“</w:t>
      </w:r>
      <w:r w:rsidRPr="0024419D">
        <w:rPr>
          <w:lang w:val="de-DE"/>
        </w:rPr>
        <w:t xml:space="preserve"> </w:t>
      </w:r>
      <w:r>
        <w:rPr>
          <w:lang w:val="de-DE"/>
        </w:rPr>
        <w:t>aufgelistet</w:t>
      </w:r>
      <w:r w:rsidRPr="0024419D">
        <w:rPr>
          <w:lang w:val="de-DE"/>
        </w:rPr>
        <w:t xml:space="preserve"> Jeder Knoten hat eine Kennung, die innerhalb des gesamten Dokuments eindeutig sein muss, d. H. In einem Dokument dürfen keine zwei Knoten mit der gleichen Kennung vorhanden sein. Die Kennung eines Knotens wird durch </w:t>
      </w:r>
      <w:r>
        <w:rPr>
          <w:lang w:val="de-DE"/>
        </w:rPr>
        <w:t>„</w:t>
      </w:r>
      <w:r w:rsidRPr="00094AD1">
        <w:rPr>
          <w:i/>
          <w:lang w:val="de-DE"/>
        </w:rPr>
        <w:t>systemTag</w:t>
      </w:r>
      <w:r>
        <w:rPr>
          <w:lang w:val="de-DE"/>
        </w:rPr>
        <w:t xml:space="preserve">“-Schlüsselwort </w:t>
      </w:r>
      <w:r w:rsidRPr="0024419D">
        <w:rPr>
          <w:lang w:val="de-DE"/>
        </w:rPr>
        <w:t xml:space="preserve">definiert, </w:t>
      </w:r>
      <w:r>
        <w:rPr>
          <w:lang w:val="de-DE"/>
        </w:rPr>
        <w:t xml:space="preserve">die eine Zeichenfolge ist. </w:t>
      </w:r>
      <w:r w:rsidRPr="0024419D">
        <w:rPr>
          <w:lang w:val="de-DE"/>
        </w:rPr>
        <w:t xml:space="preserve">Jeder Knoten muss ein </w:t>
      </w:r>
      <w:r>
        <w:rPr>
          <w:lang w:val="de-DE"/>
        </w:rPr>
        <w:t>„displayName“</w:t>
      </w:r>
      <w:r w:rsidRPr="0024419D">
        <w:rPr>
          <w:lang w:val="de-DE"/>
        </w:rPr>
        <w:t>-</w:t>
      </w:r>
      <w:r>
        <w:rPr>
          <w:lang w:val="de-DE"/>
        </w:rPr>
        <w:t>Wert haben, der den Namen von der Device bereitstellt (Siehe Abbildung 10) und „stationAddress“-Wert haben der die Gerätadresse definiert.</w:t>
      </w:r>
    </w:p>
    <w:p w14:paraId="15B76127" w14:textId="77777777" w:rsidR="00E73724" w:rsidRDefault="00E73724" w:rsidP="00E73724">
      <w:pPr>
        <w:pStyle w:val="TextkrperEinzug"/>
        <w:ind w:firstLine="0"/>
        <w:rPr>
          <w:lang w:val="de-DE"/>
        </w:rPr>
      </w:pPr>
      <w:r>
        <w:rPr>
          <w:lang w:val="de-DE"/>
        </w:rPr>
        <w:t>Die andere Option können optional sein wie (Ports, Bilder, Range ...)</w:t>
      </w:r>
    </w:p>
    <w:p w14:paraId="3716E39E" w14:textId="77777777" w:rsidR="00E73724" w:rsidRDefault="00E73724" w:rsidP="00E73724">
      <w:pPr>
        <w:pStyle w:val="TextkrperEinzug"/>
        <w:ind w:firstLine="0"/>
        <w:rPr>
          <w:lang w:val="de-DE"/>
        </w:rPr>
      </w:pPr>
    </w:p>
    <w:p w14:paraId="0427050F" w14:textId="77777777" w:rsidR="00E73724" w:rsidRDefault="00E73724" w:rsidP="00E73724">
      <w:pPr>
        <w:pStyle w:val="TextkrperEinzug"/>
        <w:ind w:firstLine="0"/>
      </w:pPr>
      <w:r>
        <w:rPr>
          <w:lang w:val="de-DE"/>
        </w:rPr>
        <w:t>Die Verbindungen werden durch Kanten im Graphen repräsentiert. Jede Kante muss   mit Hilfe der „link“-Schlusswort aufgelistet werden. Sie muss ihre zwei Endpunkte mit der Quelle und dem Ziel definiert sein. Der Wert der Quelle bzw. Ziel muss der „</w:t>
      </w:r>
      <w:r w:rsidRPr="00B46DAC">
        <w:rPr>
          <w:i/>
          <w:lang w:val="de-DE"/>
        </w:rPr>
        <w:t>SystemTag</w:t>
      </w:r>
      <w:r>
        <w:rPr>
          <w:i/>
          <w:lang w:val="de-DE"/>
        </w:rPr>
        <w:t>“</w:t>
      </w:r>
      <w:r>
        <w:rPr>
          <w:lang w:val="de-DE"/>
        </w:rPr>
        <w:t xml:space="preserve"> eines Knoten sein. Genauer so soll der Wert der Quelle-Port bzw. Ziel-Port der „</w:t>
      </w:r>
      <w:r w:rsidRPr="00B46DAC">
        <w:rPr>
          <w:i/>
          <w:lang w:val="de-DE"/>
        </w:rPr>
        <w:t>portId</w:t>
      </w:r>
      <w:r>
        <w:rPr>
          <w:lang w:val="de-DE"/>
        </w:rPr>
        <w:t>“ eines Knoten sei</w:t>
      </w:r>
      <w:r>
        <w:t>n</w:t>
      </w:r>
    </w:p>
    <w:p w14:paraId="67F9D010" w14:textId="77777777" w:rsidR="00E73724" w:rsidRDefault="00E73724" w:rsidP="00E73724">
      <w:pPr>
        <w:pStyle w:val="TextkrperEinzug"/>
        <w:ind w:firstLine="0"/>
      </w:pPr>
    </w:p>
    <w:p w14:paraId="75AFD7D1" w14:textId="77777777" w:rsidR="00E73724" w:rsidRDefault="00E73724" w:rsidP="00E73724">
      <w:pPr>
        <w:pStyle w:val="TextkrperEinzug"/>
        <w:ind w:firstLine="0"/>
        <w:rPr>
          <w:lang w:val="de-DE"/>
        </w:rPr>
      </w:pPr>
      <w:r w:rsidRPr="00B46DAC">
        <w:rPr>
          <w:lang w:val="de-DE"/>
        </w:rPr>
        <w:t xml:space="preserve">Jede Kante kann ein optionales </w:t>
      </w:r>
      <w:r>
        <w:rPr>
          <w:lang w:val="de-DE"/>
        </w:rPr>
        <w:t>Schussel</w:t>
      </w:r>
      <w:r w:rsidRPr="00B46DAC">
        <w:rPr>
          <w:lang w:val="de-DE"/>
        </w:rPr>
        <w:t>-Label haben, das eine Zeichenfolge ist.</w:t>
      </w:r>
    </w:p>
    <w:p w14:paraId="75F75D3E" w14:textId="77777777" w:rsidR="00E73724" w:rsidRDefault="00E73724" w:rsidP="00E73724">
      <w:pPr>
        <w:pStyle w:val="TextkrperEinzug"/>
        <w:ind w:firstLine="0"/>
        <w:rPr>
          <w:lang w:val="de-DE"/>
        </w:rPr>
      </w:pPr>
    </w:p>
    <w:p w14:paraId="2DC0F827" w14:textId="77777777" w:rsidR="00E73724" w:rsidRDefault="00E73724" w:rsidP="00E73724">
      <w:pPr>
        <w:pStyle w:val="TextkrperEinzug"/>
        <w:ind w:firstLine="0"/>
        <w:rPr>
          <w:lang w:val="de-DE"/>
        </w:rPr>
      </w:pPr>
      <w:r w:rsidRPr="00E60335">
        <w:rPr>
          <w:lang w:val="de-DE"/>
        </w:rPr>
        <w:t xml:space="preserve">Das Gewicht der Kante wird durch das optionale </w:t>
      </w:r>
      <w:r>
        <w:rPr>
          <w:lang w:val="de-DE"/>
        </w:rPr>
        <w:t xml:space="preserve">Schlüsselwort </w:t>
      </w:r>
      <w:r w:rsidRPr="00E60335">
        <w:rPr>
          <w:lang w:val="de-DE"/>
        </w:rPr>
        <w:t>Gewicht festgelegt und ist ein Float.</w:t>
      </w:r>
    </w:p>
    <w:p w14:paraId="5EFCC7E8" w14:textId="77777777" w:rsidR="00E73724" w:rsidRDefault="00E73724" w:rsidP="00E73724"/>
    <w:p w14:paraId="228E0406" w14:textId="77777777" w:rsidR="00E73724" w:rsidRPr="0070563D" w:rsidRDefault="00E73724" w:rsidP="00E73724">
      <w:pPr>
        <w:pStyle w:val="berschrift2"/>
      </w:pPr>
      <w:r w:rsidRPr="00B9114F">
        <w:t xml:space="preserve"> </w:t>
      </w:r>
      <w:bookmarkStart w:id="97" w:name="_Toc515437537"/>
      <w:r w:rsidRPr="0070563D">
        <w:t>Zukunftsaspekte (evtl. Erweiterungen)</w:t>
      </w:r>
      <w:bookmarkEnd w:id="97"/>
    </w:p>
    <w:p w14:paraId="3D3D0D82" w14:textId="77777777" w:rsidR="00E73724" w:rsidRDefault="00E73724" w:rsidP="00E73724">
      <w:pPr>
        <w:pStyle w:val="Textkrper"/>
      </w:pPr>
      <w:r>
        <w:t>Da die Physikalische Topologie ein wachsendes Thema der Forschung in der industriellen Kommunikation ist, werden wir in der Zukunft ein eigenes Format definieren, für das Output des Scan-Mechanismus die sogenannte TOPO Dokument.</w:t>
      </w:r>
    </w:p>
    <w:p w14:paraId="6A3BF7F6" w14:textId="77777777" w:rsidR="00E73724" w:rsidRDefault="00E73724" w:rsidP="00E73724">
      <w:pPr>
        <w:pStyle w:val="TextkrperEinzug"/>
        <w:ind w:firstLine="0"/>
        <w:rPr>
          <w:lang w:val="de-DE"/>
        </w:rPr>
      </w:pPr>
      <w:r>
        <w:rPr>
          <w:lang w:val="de-DE"/>
        </w:rPr>
        <w:t>Das TOPO-Dokument wird ein XML-Dokument basiert sein.</w:t>
      </w:r>
    </w:p>
    <w:p w14:paraId="19A47A00" w14:textId="77777777" w:rsidR="00E73724" w:rsidRDefault="00E73724" w:rsidP="00E73724">
      <w:pPr>
        <w:pStyle w:val="TextkrperEinzug"/>
        <w:ind w:firstLine="0"/>
        <w:rPr>
          <w:lang w:val="de-DE"/>
        </w:rPr>
      </w:pPr>
    </w:p>
    <w:p w14:paraId="55E91F7A" w14:textId="77777777" w:rsidR="00E73724" w:rsidRDefault="00E73724" w:rsidP="00E73724">
      <w:pPr>
        <w:pStyle w:val="TextkrperEinzug"/>
        <w:ind w:firstLine="0"/>
        <w:rPr>
          <w:lang w:val="de-DE"/>
        </w:rPr>
      </w:pPr>
      <w:r>
        <w:rPr>
          <w:lang w:val="de-DE"/>
        </w:rPr>
        <w:t>In der Spezifikation der TOPO-Dokument soll folgendes definiert sein:</w:t>
      </w:r>
    </w:p>
    <w:p w14:paraId="6B695E1D" w14:textId="77777777" w:rsidR="00E73724" w:rsidRDefault="00E73724" w:rsidP="003F1886">
      <w:pPr>
        <w:pStyle w:val="TextkrperEinzug"/>
        <w:numPr>
          <w:ilvl w:val="0"/>
          <w:numId w:val="21"/>
        </w:numPr>
        <w:rPr>
          <w:lang w:val="de-DE"/>
        </w:rPr>
      </w:pPr>
      <w:r>
        <w:rPr>
          <w:lang w:val="de-DE"/>
        </w:rPr>
        <w:t xml:space="preserve">Wie ein Graph mit Hilfe von XML-Elemente und XML- Attributes definieret werden soll </w:t>
      </w:r>
    </w:p>
    <w:p w14:paraId="444C73B9" w14:textId="77777777" w:rsidR="00E73724" w:rsidRDefault="00E73724" w:rsidP="003F1886">
      <w:pPr>
        <w:pStyle w:val="TextkrperEinzug"/>
        <w:numPr>
          <w:ilvl w:val="0"/>
          <w:numId w:val="21"/>
        </w:numPr>
        <w:rPr>
          <w:lang w:val="de-DE"/>
        </w:rPr>
      </w:pPr>
      <w:r>
        <w:rPr>
          <w:lang w:val="de-DE"/>
        </w:rPr>
        <w:t>Wie   Knoten und Verbindungen mit Hilfe von XML-Elemente deklariert werden sollen.</w:t>
      </w:r>
    </w:p>
    <w:p w14:paraId="44005D58" w14:textId="77777777" w:rsidR="00E73724" w:rsidRDefault="00E73724" w:rsidP="003F1886">
      <w:pPr>
        <w:pStyle w:val="TextkrperEinzug"/>
        <w:numPr>
          <w:ilvl w:val="0"/>
          <w:numId w:val="21"/>
        </w:numPr>
        <w:rPr>
          <w:lang w:val="de-DE"/>
        </w:rPr>
      </w:pPr>
      <w:r>
        <w:rPr>
          <w:lang w:val="de-DE"/>
        </w:rPr>
        <w:t>Das Dokument soll als TOPO Datei gespeichert werden.</w:t>
      </w:r>
    </w:p>
    <w:p w14:paraId="5D09CA57" w14:textId="77777777" w:rsidR="00E73724" w:rsidRDefault="00E73724" w:rsidP="003F1886">
      <w:pPr>
        <w:pStyle w:val="TextkrperEinzug"/>
        <w:numPr>
          <w:ilvl w:val="0"/>
          <w:numId w:val="21"/>
        </w:numPr>
        <w:rPr>
          <w:lang w:val="de-DE"/>
        </w:rPr>
      </w:pPr>
      <w:r>
        <w:rPr>
          <w:lang w:val="de-DE"/>
        </w:rPr>
        <w:t>TOPO soll die XML-Schemadatentypen XSD 1.1 für die Grundelemente wie ganze Zahl, Datum, Zeichenkette ... verwenden</w:t>
      </w:r>
    </w:p>
    <w:p w14:paraId="5BA44F7C" w14:textId="77777777" w:rsidR="00E73724" w:rsidRDefault="00E73724" w:rsidP="00E73724">
      <w:pPr>
        <w:pStyle w:val="TextkrperEinzug"/>
        <w:ind w:firstLine="0"/>
        <w:rPr>
          <w:lang w:val="de-DE"/>
        </w:rPr>
      </w:pPr>
    </w:p>
    <w:p w14:paraId="498A26C2" w14:textId="77777777" w:rsidR="00E73724" w:rsidRDefault="00E73724" w:rsidP="00E73724">
      <w:pPr>
        <w:pStyle w:val="TextkrperEinzug"/>
        <w:ind w:firstLine="0"/>
        <w:rPr>
          <w:lang w:val="de-DE"/>
        </w:rPr>
      </w:pPr>
      <w:r>
        <w:rPr>
          <w:lang w:val="de-DE"/>
        </w:rPr>
        <w:t>Es wird auch eines Mechanismus für Übertragungssicherung in die Zukunft geplant</w:t>
      </w:r>
    </w:p>
    <w:p w14:paraId="53FDAABB" w14:textId="77777777" w:rsidR="00E73724" w:rsidRDefault="00E73724" w:rsidP="00E73724">
      <w:pPr>
        <w:pStyle w:val="TextkrperEinzug"/>
        <w:ind w:firstLine="0"/>
        <w:rPr>
          <w:lang w:val="de-DE"/>
        </w:rPr>
      </w:pPr>
    </w:p>
    <w:p w14:paraId="458BA1FF" w14:textId="77777777" w:rsidR="00E73724" w:rsidRDefault="00E73724" w:rsidP="00E73724">
      <w:pPr>
        <w:pStyle w:val="TextkrperEinzug"/>
        <w:ind w:firstLine="0"/>
        <w:rPr>
          <w:lang w:val="de-DE"/>
        </w:rPr>
      </w:pPr>
      <w:r>
        <w:rPr>
          <w:lang w:val="de-DE"/>
        </w:rPr>
        <w:t>Wie schon in der Einleitung erwärmt wird, wird auch Echtzeitverhalten während der Kommunikation zwischen Komponente geplant.</w:t>
      </w:r>
    </w:p>
    <w:p w14:paraId="18D29A37" w14:textId="77777777" w:rsidR="00E73724" w:rsidRDefault="00E73724" w:rsidP="00E73724">
      <w:pPr>
        <w:pStyle w:val="TextkrperEinzug"/>
        <w:ind w:firstLine="0"/>
        <w:rPr>
          <w:lang w:val="de-DE"/>
        </w:rPr>
      </w:pPr>
    </w:p>
    <w:p w14:paraId="6272FD01" w14:textId="7AF82A82" w:rsidR="00E73724" w:rsidRDefault="00E73724" w:rsidP="00E73724">
      <w:pPr>
        <w:pStyle w:val="TextkrperEinzug"/>
        <w:ind w:firstLine="0"/>
        <w:rPr>
          <w:lang w:val="de-DE"/>
        </w:rPr>
      </w:pPr>
      <w:r>
        <w:rPr>
          <w:lang w:val="de-DE"/>
        </w:rPr>
        <w:t xml:space="preserve">Für die Zulässigkeit einer Topologie Arte wird auch eine eigene Module geplant. </w:t>
      </w:r>
      <w:r w:rsidR="003A74DB">
        <w:rPr>
          <w:lang w:val="de-DE"/>
        </w:rPr>
        <w:t>Eine der wichtigsten Zukunftsaspekte ist die logische Topologie für alle feldbusabhängige Industrielle Netzwerk.</w:t>
      </w:r>
    </w:p>
    <w:p w14:paraId="70610513" w14:textId="77777777" w:rsidR="00E73724" w:rsidRPr="00DC4423" w:rsidRDefault="00E73724" w:rsidP="00E73724">
      <w:pPr>
        <w:pStyle w:val="TextkrperEinzug"/>
        <w:ind w:firstLine="0"/>
        <w:rPr>
          <w:lang w:val="de-DE"/>
        </w:rPr>
      </w:pPr>
    </w:p>
    <w:p w14:paraId="7974FA7C" w14:textId="7CEF0E55" w:rsidR="00DD0D6D" w:rsidRPr="00DD0D6D" w:rsidRDefault="00DD0D6D" w:rsidP="00DD0D6D">
      <w:pPr>
        <w:pStyle w:val="TextkrperEinzug"/>
        <w:ind w:firstLine="0"/>
        <w:rPr>
          <w:lang w:val="de-DE"/>
        </w:rPr>
      </w:pPr>
    </w:p>
    <w:p w14:paraId="2F8AFBE7" w14:textId="2FC794EF" w:rsidR="00CC63CC" w:rsidRPr="00CC63CC" w:rsidRDefault="00CC63CC">
      <w:pPr>
        <w:rPr>
          <w:b w:val="0"/>
          <w:sz w:val="24"/>
          <w:lang w:val="en-US"/>
        </w:rPr>
      </w:pPr>
      <w:r w:rsidRPr="00CC63CC">
        <w:rPr>
          <w:lang w:val="en-US"/>
        </w:rPr>
        <w:br w:type="page"/>
      </w:r>
    </w:p>
    <w:p w14:paraId="0DDD0F42" w14:textId="3EC08384" w:rsidR="00A15649" w:rsidRDefault="00B120CB" w:rsidP="008035AA">
      <w:pPr>
        <w:pStyle w:val="berschrift1"/>
      </w:pPr>
      <w:bookmarkStart w:id="98" w:name="_Toc515437538"/>
      <w:r>
        <w:lastRenderedPageBreak/>
        <w:t>Entwurf</w:t>
      </w:r>
      <w:bookmarkEnd w:id="98"/>
    </w:p>
    <w:p w14:paraId="064AAC9B" w14:textId="4478AA0C" w:rsidR="001F13B4" w:rsidRDefault="002C730D" w:rsidP="008325F5">
      <w:pPr>
        <w:pStyle w:val="TextkrperEinzug"/>
        <w:ind w:firstLine="0"/>
      </w:pPr>
      <w:r w:rsidRPr="008325F5">
        <w:rPr>
          <w:lang w:val="de-DE"/>
        </w:rPr>
        <w:t xml:space="preserve">In diesem Kapitel wird </w:t>
      </w:r>
      <w:r w:rsidRPr="002C1197">
        <w:rPr>
          <w:strike/>
          <w:lang w:val="de-DE"/>
        </w:rPr>
        <w:t xml:space="preserve">das zu realisierende </w:t>
      </w:r>
      <w:r w:rsidR="00CB2154" w:rsidRPr="002C1197">
        <w:rPr>
          <w:strike/>
          <w:lang w:val="de-DE"/>
        </w:rPr>
        <w:t>Plug-In</w:t>
      </w:r>
      <w:r w:rsidRPr="002C1197">
        <w:rPr>
          <w:strike/>
          <w:lang w:val="de-DE"/>
        </w:rPr>
        <w:t xml:space="preserve"> entworfen. Hierfür wird</w:t>
      </w:r>
      <w:r w:rsidRPr="008325F5">
        <w:rPr>
          <w:lang w:val="de-DE"/>
        </w:rPr>
        <w:t xml:space="preserve"> zunächst auf die Architektur</w:t>
      </w:r>
      <w:r w:rsidR="009B408E">
        <w:rPr>
          <w:lang w:val="de-DE"/>
        </w:rPr>
        <w:t xml:space="preserve"> des</w:t>
      </w:r>
      <w:r w:rsidRPr="008325F5">
        <w:rPr>
          <w:lang w:val="de-DE"/>
        </w:rPr>
        <w:t xml:space="preserve"> </w:t>
      </w:r>
      <w:r w:rsidR="00E73724">
        <w:rPr>
          <w:i/>
          <w:lang w:val="de-DE"/>
        </w:rPr>
        <w:t>TopologyEditor</w:t>
      </w:r>
      <w:r>
        <w:t xml:space="preserve"> eingegangen und anschließend das Datenmodell erläuter</w:t>
      </w:r>
      <w:r w:rsidR="002C1197">
        <w:t>t</w:t>
      </w:r>
      <w:r>
        <w:t xml:space="preserve">. </w:t>
      </w:r>
      <w:r w:rsidRPr="00CB2154">
        <w:rPr>
          <w:lang w:val="de-DE"/>
        </w:rPr>
        <w:t xml:space="preserve">Ausgehend von den </w:t>
      </w:r>
      <w:commentRangeStart w:id="99"/>
      <w:r w:rsidRPr="00CB2154">
        <w:rPr>
          <w:lang w:val="de-DE"/>
        </w:rPr>
        <w:t xml:space="preserve">erhobenen </w:t>
      </w:r>
      <w:commentRangeEnd w:id="99"/>
      <w:r w:rsidR="002C1197">
        <w:rPr>
          <w:rStyle w:val="Kommentarzeichen"/>
          <w:rFonts w:ascii="Arial" w:hAnsi="Arial" w:cs="Times New Roman"/>
          <w:lang w:val="de-DE"/>
        </w:rPr>
        <w:commentReference w:id="99"/>
      </w:r>
      <w:r w:rsidRPr="00CB2154">
        <w:rPr>
          <w:lang w:val="de-DE"/>
        </w:rPr>
        <w:t xml:space="preserve">funktionalen und nicht funktionalen Anforderungen in </w:t>
      </w:r>
      <w:r w:rsidR="001F13B4" w:rsidRPr="00CB2154">
        <w:rPr>
          <w:lang w:val="de-DE"/>
        </w:rPr>
        <w:t xml:space="preserve">Abschnitt </w:t>
      </w:r>
      <w:r w:rsidR="00CB2154" w:rsidRPr="00CB2154">
        <w:rPr>
          <w:lang w:val="de-DE"/>
        </w:rPr>
        <w:t>7.1 und 7</w:t>
      </w:r>
      <w:r w:rsidR="001F13B4" w:rsidRPr="00CB2154">
        <w:rPr>
          <w:lang w:val="de-DE"/>
        </w:rPr>
        <w:t>.2 entsteht der Entwurf.</w:t>
      </w:r>
    </w:p>
    <w:p w14:paraId="792322D9" w14:textId="77777777" w:rsidR="001F13B4" w:rsidRDefault="001F13B4" w:rsidP="002C730D">
      <w:pPr>
        <w:pStyle w:val="Textkrper"/>
      </w:pPr>
    </w:p>
    <w:p w14:paraId="7A8239D7" w14:textId="4FC7FB51" w:rsidR="002C730D" w:rsidRDefault="00E73724" w:rsidP="001F13B4">
      <w:pPr>
        <w:pStyle w:val="berschrift2"/>
      </w:pPr>
      <w:bookmarkStart w:id="100" w:name="_Toc515437539"/>
      <w:r>
        <w:t xml:space="preserve">Architektur der </w:t>
      </w:r>
      <w:r w:rsidRPr="00E73724">
        <w:rPr>
          <w:i/>
        </w:rPr>
        <w:t>Topology</w:t>
      </w:r>
      <w:r w:rsidR="001F13B4" w:rsidRPr="00E73724">
        <w:rPr>
          <w:i/>
        </w:rPr>
        <w:t>Editor</w:t>
      </w:r>
      <w:bookmarkEnd w:id="100"/>
    </w:p>
    <w:p w14:paraId="133BA10F" w14:textId="298F36DE" w:rsidR="00AA6FA9" w:rsidRPr="008325F5" w:rsidRDefault="001F13B4" w:rsidP="008325F5">
      <w:pPr>
        <w:pStyle w:val="TextkrperEinzug"/>
        <w:ind w:firstLine="0"/>
        <w:rPr>
          <w:lang w:val="de-DE"/>
        </w:rPr>
      </w:pPr>
      <w:commentRangeStart w:id="101"/>
      <w:r w:rsidRPr="008325F5">
        <w:rPr>
          <w:lang w:val="de-DE"/>
        </w:rPr>
        <w:t xml:space="preserve">Die </w:t>
      </w:r>
      <w:r w:rsidR="00AA6FA9" w:rsidRPr="008325F5">
        <w:rPr>
          <w:lang w:val="de-DE"/>
        </w:rPr>
        <w:t xml:space="preserve">Architektur der </w:t>
      </w:r>
      <w:r w:rsidR="00E73724">
        <w:rPr>
          <w:lang w:val="de-DE"/>
        </w:rPr>
        <w:t>TopologyEditor</w:t>
      </w:r>
      <w:r w:rsidR="00AA6FA9" w:rsidRPr="008325F5">
        <w:rPr>
          <w:lang w:val="de-DE"/>
        </w:rPr>
        <w:t xml:space="preserve"> basiert auf  die Architektur einer SPA</w:t>
      </w:r>
      <w:r w:rsidR="00AA6FA9" w:rsidRPr="008325F5">
        <w:rPr>
          <w:rStyle w:val="Funotenzeichen"/>
          <w:lang w:val="de-DE"/>
        </w:rPr>
        <w:footnoteReference w:id="20"/>
      </w:r>
      <w:r w:rsidR="00AA6FA9" w:rsidRPr="008325F5">
        <w:rPr>
          <w:lang w:val="de-DE"/>
        </w:rPr>
        <w:t xml:space="preserve"> denn der SPA-Ansatz reduziert die Zeit die von der Anwendung für die Reaktion auf  Benutzeraktion , was eine  mehr flüssige Erfahrung ist.</w:t>
      </w:r>
      <w:commentRangeEnd w:id="101"/>
      <w:r w:rsidR="002C1197">
        <w:rPr>
          <w:rStyle w:val="Kommentarzeichen"/>
          <w:rFonts w:ascii="Arial" w:hAnsi="Arial" w:cs="Times New Roman"/>
          <w:lang w:val="de-DE"/>
        </w:rPr>
        <w:commentReference w:id="101"/>
      </w:r>
    </w:p>
    <w:p w14:paraId="2245D1FB" w14:textId="77777777" w:rsidR="00AA6FA9" w:rsidRPr="008325F5" w:rsidRDefault="00AA6FA9" w:rsidP="008325F5">
      <w:pPr>
        <w:pStyle w:val="TextkrperEinzug"/>
        <w:rPr>
          <w:lang w:val="de-DE"/>
        </w:rPr>
      </w:pPr>
    </w:p>
    <w:p w14:paraId="495988EE" w14:textId="703837DB" w:rsidR="001F13B4" w:rsidRPr="008325F5" w:rsidRDefault="00AA6FA9" w:rsidP="004B5E16">
      <w:pPr>
        <w:pStyle w:val="TextkrperEinzug"/>
        <w:ind w:firstLine="0"/>
        <w:rPr>
          <w:lang w:val="de-DE"/>
        </w:rPr>
      </w:pPr>
      <w:r w:rsidRPr="008325F5">
        <w:rPr>
          <w:lang w:val="de-DE"/>
        </w:rPr>
        <w:t xml:space="preserve">In herkömmlichen Webanwendung verarbeitet der Server die Anforderung und sendet </w:t>
      </w:r>
      <w:commentRangeStart w:id="102"/>
      <w:r w:rsidRPr="008325F5">
        <w:rPr>
          <w:lang w:val="de-DE"/>
        </w:rPr>
        <w:t xml:space="preserve">Sie </w:t>
      </w:r>
      <w:commentRangeEnd w:id="102"/>
      <w:r w:rsidR="002C1197">
        <w:rPr>
          <w:rStyle w:val="Kommentarzeichen"/>
          <w:rFonts w:ascii="Arial" w:hAnsi="Arial" w:cs="Times New Roman"/>
          <w:lang w:val="de-DE"/>
        </w:rPr>
        <w:commentReference w:id="102"/>
      </w:r>
      <w:r w:rsidR="002C1197">
        <w:rPr>
          <w:lang w:val="de-DE"/>
        </w:rPr>
        <w:t>dem</w:t>
      </w:r>
      <w:r w:rsidRPr="008325F5">
        <w:rPr>
          <w:lang w:val="de-DE"/>
        </w:rPr>
        <w:t xml:space="preserve"> </w:t>
      </w:r>
      <w:r w:rsidR="002C1197">
        <w:rPr>
          <w:lang w:val="de-DE"/>
        </w:rPr>
        <w:t xml:space="preserve">Client (z.B.: ein </w:t>
      </w:r>
      <w:r w:rsidRPr="008325F5">
        <w:rPr>
          <w:lang w:val="de-DE"/>
        </w:rPr>
        <w:t>Browser</w:t>
      </w:r>
      <w:r w:rsidR="002C1197">
        <w:rPr>
          <w:lang w:val="de-DE"/>
        </w:rPr>
        <w:t>)</w:t>
      </w:r>
      <w:r w:rsidRPr="008325F5">
        <w:rPr>
          <w:lang w:val="de-DE"/>
        </w:rPr>
        <w:t xml:space="preserve"> </w:t>
      </w:r>
      <w:r w:rsidRPr="002C1197">
        <w:rPr>
          <w:strike/>
          <w:lang w:val="de-DE"/>
        </w:rPr>
        <w:t>als Reaktion auf die neue Aktionsanforderung von Client</w:t>
      </w:r>
      <w:r w:rsidRPr="008325F5">
        <w:rPr>
          <w:lang w:val="de-DE"/>
        </w:rPr>
        <w:t xml:space="preserve">, bei SPA </w:t>
      </w:r>
      <w:r w:rsidR="002C1197" w:rsidRPr="008325F5">
        <w:rPr>
          <w:lang w:val="de-DE"/>
        </w:rPr>
        <w:t xml:space="preserve">jedoch </w:t>
      </w:r>
      <w:r w:rsidRPr="008325F5">
        <w:rPr>
          <w:lang w:val="de-DE"/>
        </w:rPr>
        <w:t>muss der Browser nur de</w:t>
      </w:r>
      <w:r w:rsidR="002C1197">
        <w:rPr>
          <w:lang w:val="de-DE"/>
        </w:rPr>
        <w:t>n Bereich auf der</w:t>
      </w:r>
      <w:r w:rsidRPr="008325F5">
        <w:rPr>
          <w:lang w:val="de-DE"/>
        </w:rPr>
        <w:t xml:space="preserve"> Seite </w:t>
      </w:r>
      <w:r w:rsidR="002C1197">
        <w:rPr>
          <w:lang w:val="de-DE"/>
        </w:rPr>
        <w:t>aktualisieren, der</w:t>
      </w:r>
      <w:r w:rsidRPr="008325F5">
        <w:rPr>
          <w:lang w:val="de-DE"/>
        </w:rPr>
        <w:t xml:space="preserve"> </w:t>
      </w:r>
      <w:r w:rsidR="002C1197">
        <w:rPr>
          <w:lang w:val="de-DE"/>
        </w:rPr>
        <w:t>von der Änderung betroffen ist</w:t>
      </w:r>
      <w:r w:rsidRPr="002C1197">
        <w:rPr>
          <w:strike/>
          <w:lang w:val="de-DE"/>
        </w:rPr>
        <w:t>geändert wurden</w:t>
      </w:r>
      <w:r w:rsidRPr="008325F5">
        <w:rPr>
          <w:lang w:val="de-DE"/>
        </w:rPr>
        <w:t xml:space="preserve">; Es ist nicht erforderlich, die gesamte Seite erneut zu laden. </w:t>
      </w:r>
    </w:p>
    <w:p w14:paraId="6D634DC2" w14:textId="568ACBDF" w:rsidR="00AA6FA9" w:rsidRDefault="001547AA" w:rsidP="008325F5">
      <w:pPr>
        <w:pStyle w:val="TextkrperEinzug"/>
        <w:ind w:firstLine="0"/>
        <w:rPr>
          <w:lang w:val="de-DE"/>
        </w:rPr>
      </w:pPr>
      <w:r w:rsidRPr="008325F5">
        <w:rPr>
          <w:lang w:val="de-DE"/>
        </w:rPr>
        <w:t xml:space="preserve">Die Architektur </w:t>
      </w:r>
      <w:r w:rsidR="00AA6FA9" w:rsidRPr="008325F5">
        <w:rPr>
          <w:lang w:val="de-DE"/>
        </w:rPr>
        <w:t xml:space="preserve">von </w:t>
      </w:r>
      <w:r w:rsidR="00E73724">
        <w:rPr>
          <w:lang w:val="de-DE"/>
        </w:rPr>
        <w:t>TopologyEditor</w:t>
      </w:r>
      <w:r w:rsidR="00AA6FA9" w:rsidRPr="008325F5">
        <w:rPr>
          <w:lang w:val="de-DE"/>
        </w:rPr>
        <w:t xml:space="preserve"> umfas</w:t>
      </w:r>
      <w:r w:rsidRPr="008325F5">
        <w:rPr>
          <w:lang w:val="de-DE"/>
        </w:rPr>
        <w:t>st einige Herausforderungen, die nicht in herkömmlichen Webanwendung</w:t>
      </w:r>
      <w:r w:rsidR="002C1197">
        <w:rPr>
          <w:lang w:val="de-DE"/>
        </w:rPr>
        <w:t>en</w:t>
      </w:r>
      <w:r w:rsidRPr="008325F5">
        <w:rPr>
          <w:lang w:val="de-DE"/>
        </w:rPr>
        <w:t xml:space="preserve"> vorhanden sind. </w:t>
      </w:r>
      <w:commentRangeStart w:id="103"/>
      <w:r w:rsidRPr="008325F5">
        <w:rPr>
          <w:lang w:val="de-DE"/>
        </w:rPr>
        <w:t>Allerdings begegnet Technologien wie ASP:NET:Web-API, JavaScript-Framewort wie Angular 5(Abschnitt 6.1) und CSS-Framework wie Bootstrap(Abschnitt</w:t>
      </w:r>
      <w:r>
        <w:rPr>
          <w:lang w:val="de-DE"/>
        </w:rPr>
        <w:t xml:space="preserve"> 6.2) können entworfen werden und Aufbauen von SPAs wirklich vereinfachen.</w:t>
      </w:r>
      <w:commentRangeEnd w:id="103"/>
      <w:r w:rsidR="002C1197">
        <w:rPr>
          <w:rStyle w:val="Kommentarzeichen"/>
          <w:rFonts w:ascii="Arial" w:hAnsi="Arial" w:cs="Times New Roman"/>
          <w:lang w:val="de-DE"/>
        </w:rPr>
        <w:commentReference w:id="103"/>
      </w:r>
    </w:p>
    <w:p w14:paraId="651CFD79" w14:textId="3AD20E65" w:rsidR="008325F5" w:rsidRDefault="008325F5" w:rsidP="008325F5">
      <w:pPr>
        <w:pStyle w:val="TextkrperEinzug"/>
        <w:rPr>
          <w:lang w:val="de-DE"/>
        </w:rPr>
      </w:pPr>
    </w:p>
    <w:p w14:paraId="293FD1F9" w14:textId="77777777" w:rsidR="004B5E16" w:rsidRDefault="00026F7A" w:rsidP="004B5E16">
      <w:pPr>
        <w:keepNext/>
      </w:pPr>
      <w:r>
        <w:rPr>
          <w:noProof/>
        </w:rPr>
        <w:drawing>
          <wp:inline distT="0" distB="0" distL="0" distR="0" wp14:anchorId="3C603928" wp14:editId="7B5296CD">
            <wp:extent cx="5759450" cy="3025775"/>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025775"/>
                    </a:xfrm>
                    <a:prstGeom prst="rect">
                      <a:avLst/>
                    </a:prstGeom>
                  </pic:spPr>
                </pic:pic>
              </a:graphicData>
            </a:graphic>
          </wp:inline>
        </w:drawing>
      </w:r>
    </w:p>
    <w:p w14:paraId="47102C72" w14:textId="58CBAFBC" w:rsidR="00D41B57" w:rsidRDefault="004B5E16" w:rsidP="004B5E16">
      <w:pPr>
        <w:pStyle w:val="Beschriftung"/>
        <w:jc w:val="left"/>
      </w:pPr>
      <w:bookmarkStart w:id="104" w:name="_Toc511225570"/>
      <w:r>
        <w:t xml:space="preserve">Abbildung </w:t>
      </w:r>
      <w:r w:rsidR="00B5557A">
        <w:fldChar w:fldCharType="begin"/>
      </w:r>
      <w:r w:rsidR="00B5557A">
        <w:instrText xml:space="preserve"> SEQ Abbildung \* ARABIC </w:instrText>
      </w:r>
      <w:r w:rsidR="00B5557A">
        <w:fldChar w:fldCharType="separate"/>
      </w:r>
      <w:r w:rsidR="001A5BD7">
        <w:rPr>
          <w:noProof/>
        </w:rPr>
        <w:t>13</w:t>
      </w:r>
      <w:r w:rsidR="00B5557A">
        <w:rPr>
          <w:noProof/>
        </w:rPr>
        <w:fldChar w:fldCharType="end"/>
      </w:r>
      <w:r>
        <w:t xml:space="preserve">: </w:t>
      </w:r>
      <w:commentRangeStart w:id="105"/>
      <w:r w:rsidRPr="000B7F46">
        <w:t xml:space="preserve">Diagramm zeigt den Grundlegenden Entwurf der </w:t>
      </w:r>
      <w:r w:rsidR="00E73724">
        <w:t>TopologyEditor</w:t>
      </w:r>
      <w:bookmarkEnd w:id="104"/>
      <w:commentRangeEnd w:id="105"/>
      <w:r w:rsidR="002C1197">
        <w:rPr>
          <w:rStyle w:val="Kommentarzeichen"/>
          <w:rFonts w:ascii="Arial" w:hAnsi="Arial"/>
          <w:b w:val="0"/>
          <w:bCs/>
        </w:rPr>
        <w:commentReference w:id="105"/>
      </w:r>
    </w:p>
    <w:p w14:paraId="1CBF0576" w14:textId="3E9BD7FA" w:rsidR="00B97DA1" w:rsidRDefault="00B97DA1"/>
    <w:p w14:paraId="7BB9679C" w14:textId="5BB8C826" w:rsidR="00B97DA1" w:rsidRDefault="00B97DA1"/>
    <w:p w14:paraId="7B5DFDAF" w14:textId="53FB236F" w:rsidR="00026F7A" w:rsidRDefault="00026F7A" w:rsidP="00026F7A">
      <w:pPr>
        <w:pStyle w:val="TextkrperEinzug"/>
        <w:ind w:firstLine="0"/>
        <w:rPr>
          <w:lang w:val="de-DE"/>
        </w:rPr>
      </w:pPr>
      <w:r>
        <w:rPr>
          <w:lang w:val="de-DE"/>
        </w:rPr>
        <w:t xml:space="preserve">Die Abbildung zeigt die den Grundentwurf der </w:t>
      </w:r>
      <w:r w:rsidR="00E73724">
        <w:rPr>
          <w:lang w:val="de-DE"/>
        </w:rPr>
        <w:t>TopologyEditor</w:t>
      </w:r>
      <w:r>
        <w:rPr>
          <w:lang w:val="de-DE"/>
        </w:rPr>
        <w:t xml:space="preserve"> und wird im Folgenden erklärt.</w:t>
      </w:r>
    </w:p>
    <w:p w14:paraId="4860D2AD" w14:textId="641A5E57" w:rsidR="004B5E16" w:rsidRPr="004B5E16" w:rsidRDefault="004B5E16" w:rsidP="004B5E16">
      <w:pPr>
        <w:pStyle w:val="TextkrperEinzug"/>
        <w:ind w:firstLine="0"/>
        <w:rPr>
          <w:lang w:val="de-DE"/>
        </w:rPr>
      </w:pPr>
      <w:r w:rsidRPr="004B5E16">
        <w:rPr>
          <w:lang w:val="de-DE"/>
        </w:rPr>
        <w:t>Der Client ist das Medium, das die Web-API nutzt (mobile App, Browser usw.)</w:t>
      </w:r>
      <w:r>
        <w:rPr>
          <w:lang w:val="de-DE"/>
        </w:rPr>
        <w:t>. Hier</w:t>
      </w:r>
      <w:r w:rsidRPr="004B5E16">
        <w:rPr>
          <w:lang w:val="de-DE"/>
        </w:rPr>
        <w:t xml:space="preserve"> wird </w:t>
      </w:r>
      <w:r>
        <w:rPr>
          <w:lang w:val="de-DE"/>
        </w:rPr>
        <w:t>der</w:t>
      </w:r>
      <w:r w:rsidRPr="004B5E16">
        <w:rPr>
          <w:lang w:val="de-DE"/>
        </w:rPr>
        <w:t xml:space="preserve"> Client</w:t>
      </w:r>
      <w:r>
        <w:rPr>
          <w:lang w:val="de-DE"/>
        </w:rPr>
        <w:t xml:space="preserve"> als </w:t>
      </w:r>
      <w:r w:rsidR="002C1197">
        <w:rPr>
          <w:lang w:val="de-DE"/>
        </w:rPr>
        <w:t xml:space="preserve">eine </w:t>
      </w:r>
      <w:r>
        <w:rPr>
          <w:lang w:val="de-DE"/>
        </w:rPr>
        <w:t>Angular</w:t>
      </w:r>
      <w:r w:rsidR="002C1197">
        <w:rPr>
          <w:lang w:val="de-DE"/>
        </w:rPr>
        <w:t>-</w:t>
      </w:r>
      <w:r>
        <w:rPr>
          <w:lang w:val="de-DE"/>
        </w:rPr>
        <w:t>App</w:t>
      </w:r>
      <w:r w:rsidRPr="004B5E16">
        <w:rPr>
          <w:lang w:val="de-DE"/>
        </w:rPr>
        <w:t xml:space="preserve"> erstellt. </w:t>
      </w:r>
      <w:r w:rsidR="009B408E">
        <w:rPr>
          <w:lang w:val="de-DE"/>
        </w:rPr>
        <w:t>Sie</w:t>
      </w:r>
      <w:r>
        <w:rPr>
          <w:lang w:val="de-DE"/>
        </w:rPr>
        <w:t xml:space="preserve"> besteht aus 4 </w:t>
      </w:r>
      <w:commentRangeStart w:id="106"/>
      <w:r>
        <w:rPr>
          <w:lang w:val="de-DE"/>
        </w:rPr>
        <w:t>Hauptmodulen</w:t>
      </w:r>
      <w:r w:rsidR="009B408E">
        <w:rPr>
          <w:lang w:val="de-DE"/>
        </w:rPr>
        <w:t xml:space="preserve">, die </w:t>
      </w:r>
      <w:r>
        <w:rPr>
          <w:lang w:val="de-DE"/>
        </w:rPr>
        <w:t xml:space="preserve">als Typescript-Klassen </w:t>
      </w:r>
      <w:r w:rsidR="006233EC">
        <w:rPr>
          <w:lang w:val="de-DE"/>
        </w:rPr>
        <w:t>implementiert werden</w:t>
      </w:r>
      <w:r>
        <w:rPr>
          <w:lang w:val="de-DE"/>
        </w:rPr>
        <w:t>.</w:t>
      </w:r>
      <w:commentRangeEnd w:id="106"/>
      <w:r w:rsidR="00E06BDB">
        <w:rPr>
          <w:rStyle w:val="Kommentarzeichen"/>
          <w:rFonts w:ascii="Arial" w:hAnsi="Arial" w:cs="Times New Roman"/>
          <w:lang w:val="de-DE"/>
        </w:rPr>
        <w:commentReference w:id="106"/>
      </w:r>
    </w:p>
    <w:p w14:paraId="4D4D5487" w14:textId="3B17DAC9" w:rsidR="004B5E16" w:rsidRPr="004B5E16" w:rsidRDefault="004B5E16" w:rsidP="004B5E16">
      <w:pPr>
        <w:pStyle w:val="TextkrperEinzug"/>
        <w:ind w:firstLine="0"/>
        <w:rPr>
          <w:lang w:val="de-DE"/>
        </w:rPr>
      </w:pPr>
      <w:r>
        <w:rPr>
          <w:lang w:val="de-DE"/>
        </w:rPr>
        <w:t>Die</w:t>
      </w:r>
      <w:r w:rsidRPr="004B5E16">
        <w:rPr>
          <w:lang w:val="de-DE"/>
        </w:rPr>
        <w:t xml:space="preserve"> Modell</w:t>
      </w:r>
      <w:r>
        <w:rPr>
          <w:lang w:val="de-DE"/>
        </w:rPr>
        <w:t xml:space="preserve">e sind </w:t>
      </w:r>
      <w:r w:rsidRPr="004B5E16">
        <w:rPr>
          <w:lang w:val="de-DE"/>
        </w:rPr>
        <w:t>Objekt</w:t>
      </w:r>
      <w:r>
        <w:rPr>
          <w:lang w:val="de-DE"/>
        </w:rPr>
        <w:t>e, die die Daten in der App darstellen</w:t>
      </w:r>
      <w:r w:rsidRPr="004B5E16">
        <w:rPr>
          <w:lang w:val="de-DE"/>
        </w:rPr>
        <w:t xml:space="preserve">. In diesem Fall </w:t>
      </w:r>
      <w:r>
        <w:rPr>
          <w:lang w:val="de-DE"/>
        </w:rPr>
        <w:t xml:space="preserve">sind </w:t>
      </w:r>
      <w:r w:rsidR="009B408E">
        <w:rPr>
          <w:lang w:val="de-DE"/>
        </w:rPr>
        <w:t xml:space="preserve"> es </w:t>
      </w:r>
      <w:r>
        <w:rPr>
          <w:lang w:val="de-DE"/>
        </w:rPr>
        <w:t>drei Haupt</w:t>
      </w:r>
      <w:r w:rsidR="009B408E">
        <w:rPr>
          <w:lang w:val="de-DE"/>
        </w:rPr>
        <w:t>modelle</w:t>
      </w:r>
      <w:r w:rsidRPr="004B5E16">
        <w:rPr>
          <w:lang w:val="de-DE"/>
        </w:rPr>
        <w:t xml:space="preserve"> </w:t>
      </w:r>
      <w:r w:rsidR="006233EC">
        <w:rPr>
          <w:lang w:val="de-DE"/>
        </w:rPr>
        <w:t xml:space="preserve">, die </w:t>
      </w:r>
      <w:r w:rsidRPr="004B5E16">
        <w:rPr>
          <w:lang w:val="de-DE"/>
        </w:rPr>
        <w:t xml:space="preserve">als C#-Klassen </w:t>
      </w:r>
      <w:r w:rsidR="006233EC">
        <w:rPr>
          <w:lang w:val="de-DE"/>
        </w:rPr>
        <w:t xml:space="preserve">implementiert werden </w:t>
      </w:r>
      <w:r w:rsidRPr="004B5E16">
        <w:rPr>
          <w:lang w:val="de-DE"/>
        </w:rPr>
        <w:t>.</w:t>
      </w:r>
    </w:p>
    <w:p w14:paraId="2AB0A878" w14:textId="05EB29D9" w:rsidR="004B5E16" w:rsidRDefault="004B5E16" w:rsidP="004B5E16">
      <w:pPr>
        <w:pStyle w:val="TextkrperEinzug"/>
        <w:ind w:firstLine="0"/>
        <w:rPr>
          <w:lang w:val="de-DE"/>
        </w:rPr>
      </w:pPr>
      <w:r w:rsidRPr="004B5E16">
        <w:rPr>
          <w:lang w:val="de-DE"/>
        </w:rPr>
        <w:t xml:space="preserve">Controller </w:t>
      </w:r>
      <w:r>
        <w:rPr>
          <w:lang w:val="de-DE"/>
        </w:rPr>
        <w:t>sind</w:t>
      </w:r>
      <w:r w:rsidRPr="004B5E16">
        <w:rPr>
          <w:lang w:val="de-DE"/>
        </w:rPr>
        <w:t xml:space="preserve"> Objekt</w:t>
      </w:r>
      <w:r>
        <w:rPr>
          <w:lang w:val="de-DE"/>
        </w:rPr>
        <w:t>e</w:t>
      </w:r>
      <w:r w:rsidRPr="004B5E16">
        <w:rPr>
          <w:lang w:val="de-DE"/>
        </w:rPr>
        <w:t xml:space="preserve">, </w:t>
      </w:r>
      <w:r>
        <w:rPr>
          <w:lang w:val="de-DE"/>
        </w:rPr>
        <w:t>die</w:t>
      </w:r>
      <w:r w:rsidR="00E06BDB">
        <w:rPr>
          <w:lang w:val="de-DE"/>
        </w:rPr>
        <w:t xml:space="preserve"> HTTP-Anforderungen verarbeiten</w:t>
      </w:r>
      <w:r>
        <w:rPr>
          <w:lang w:val="de-DE"/>
        </w:rPr>
        <w:t xml:space="preserve"> und die HTTP-Antwort</w:t>
      </w:r>
      <w:r w:rsidR="00E06BDB">
        <w:rPr>
          <w:lang w:val="de-DE"/>
        </w:rPr>
        <w:t>en</w:t>
      </w:r>
      <w:r>
        <w:rPr>
          <w:lang w:val="de-DE"/>
        </w:rPr>
        <w:t xml:space="preserve"> </w:t>
      </w:r>
      <w:commentRangeStart w:id="107"/>
      <w:r>
        <w:rPr>
          <w:lang w:val="de-DE"/>
        </w:rPr>
        <w:t>erstell</w:t>
      </w:r>
      <w:r w:rsidR="00E06BDB">
        <w:rPr>
          <w:lang w:val="de-DE"/>
        </w:rPr>
        <w:t>en</w:t>
      </w:r>
      <w:commentRangeEnd w:id="107"/>
      <w:r w:rsidR="00E06BDB">
        <w:rPr>
          <w:rStyle w:val="Kommentarzeichen"/>
          <w:rFonts w:ascii="Arial" w:hAnsi="Arial" w:cs="Times New Roman"/>
          <w:lang w:val="de-DE"/>
        </w:rPr>
        <w:commentReference w:id="107"/>
      </w:r>
      <w:r>
        <w:rPr>
          <w:lang w:val="de-DE"/>
        </w:rPr>
        <w:t>. Sobald eine Anfrage des Clients</w:t>
      </w:r>
      <w:r w:rsidR="00CA1601">
        <w:rPr>
          <w:lang w:val="de-DE"/>
        </w:rPr>
        <w:t xml:space="preserve"> mit der URI eingeht, wird die verlinkte Funktion in dem betreffenden Controller aufgerufen. Die Controller repräsentieren die Anwendungslogik der Applikation. Sie können mit den Modellen und Wrapper (DtmAPI) interagieren, um insbesondere Daten abzufragen.</w:t>
      </w:r>
    </w:p>
    <w:p w14:paraId="2CE2E529" w14:textId="46714479" w:rsidR="00BE206E" w:rsidRDefault="00E06BDB" w:rsidP="00BE206E">
      <w:pPr>
        <w:pStyle w:val="TextkrperEinzug"/>
        <w:ind w:firstLine="0"/>
        <w:rPr>
          <w:lang w:val="de-DE"/>
        </w:rPr>
      </w:pPr>
      <w:r>
        <w:rPr>
          <w:lang w:val="de-DE"/>
        </w:rPr>
        <w:t>Der</w:t>
      </w:r>
      <w:r w:rsidR="00CA1601">
        <w:rPr>
          <w:lang w:val="de-DE"/>
        </w:rPr>
        <w:t xml:space="preserve"> Wrapper DtmAPI ist </w:t>
      </w:r>
      <w:r>
        <w:rPr>
          <w:lang w:val="de-DE"/>
        </w:rPr>
        <w:t>eine,</w:t>
      </w:r>
      <w:r w:rsidR="00CA1601">
        <w:rPr>
          <w:lang w:val="de-DE"/>
        </w:rPr>
        <w:t xml:space="preserve"> für </w:t>
      </w:r>
      <w:r w:rsidR="00C462EF">
        <w:rPr>
          <w:lang w:val="de-DE"/>
        </w:rPr>
        <w:t>die feldbusprotokoll</w:t>
      </w:r>
      <w:r w:rsidR="00C462EF" w:rsidRPr="00CA1601">
        <w:rPr>
          <w:lang w:val="de-DE"/>
        </w:rPr>
        <w:t>abhängig</w:t>
      </w:r>
      <w:r w:rsidR="00C462EF">
        <w:rPr>
          <w:lang w:val="de-DE"/>
        </w:rPr>
        <w:t>en Parameter</w:t>
      </w:r>
      <w:r w:rsidR="00CA1601">
        <w:rPr>
          <w:lang w:val="de-DE"/>
        </w:rPr>
        <w:t xml:space="preserve"> und die Einstellung</w:t>
      </w:r>
      <w:r w:rsidR="00C462EF">
        <w:rPr>
          <w:lang w:val="de-DE"/>
        </w:rPr>
        <w:t>en</w:t>
      </w:r>
      <w:r w:rsidR="00CA1601">
        <w:rPr>
          <w:lang w:val="de-DE"/>
        </w:rPr>
        <w:t xml:space="preserve"> </w:t>
      </w:r>
      <w:r>
        <w:rPr>
          <w:lang w:val="de-DE"/>
        </w:rPr>
        <w:t xml:space="preserve">zuständige Schnittstelle, </w:t>
      </w:r>
      <w:r w:rsidR="00CA1601">
        <w:rPr>
          <w:lang w:val="de-DE"/>
        </w:rPr>
        <w:t xml:space="preserve">die </w:t>
      </w:r>
      <w:r w:rsidR="00CA1601" w:rsidRPr="00E06BDB">
        <w:rPr>
          <w:strike/>
          <w:lang w:val="de-DE"/>
        </w:rPr>
        <w:t>hier</w:t>
      </w:r>
      <w:r w:rsidR="00CA1601">
        <w:rPr>
          <w:lang w:val="de-DE"/>
        </w:rPr>
        <w:t xml:space="preserve"> an d</w:t>
      </w:r>
      <w:r>
        <w:rPr>
          <w:lang w:val="de-DE"/>
        </w:rPr>
        <w:t>ies</w:t>
      </w:r>
      <w:r w:rsidR="00CA1601">
        <w:rPr>
          <w:lang w:val="de-DE"/>
        </w:rPr>
        <w:t>er Stelle</w:t>
      </w:r>
      <w:r w:rsidR="00C462EF">
        <w:rPr>
          <w:lang w:val="de-DE"/>
        </w:rPr>
        <w:t xml:space="preserve"> nicht betrachtet werden sonder</w:t>
      </w:r>
      <w:r>
        <w:rPr>
          <w:lang w:val="de-DE"/>
        </w:rPr>
        <w:t>n</w:t>
      </w:r>
      <w:r w:rsidR="00C462EF">
        <w:rPr>
          <w:lang w:val="de-DE"/>
        </w:rPr>
        <w:t xml:space="preserve"> als gegeben vorausgesetzt werden.</w:t>
      </w:r>
      <w:r w:rsidR="004B5E16">
        <w:rPr>
          <w:lang w:val="de-DE"/>
        </w:rPr>
        <w:t xml:space="preserve"> </w:t>
      </w:r>
    </w:p>
    <w:p w14:paraId="3ECA1C65" w14:textId="77777777" w:rsidR="00BE206E" w:rsidRDefault="00BE206E" w:rsidP="00BE206E">
      <w:pPr>
        <w:pStyle w:val="TextkrperEinzug"/>
        <w:ind w:firstLine="0"/>
        <w:rPr>
          <w:lang w:val="de-DE"/>
        </w:rPr>
      </w:pPr>
    </w:p>
    <w:p w14:paraId="0C9D92D7" w14:textId="139359F0" w:rsidR="00B97DA1" w:rsidRDefault="00BE206E" w:rsidP="00BE206E">
      <w:pPr>
        <w:pStyle w:val="berschrift2"/>
      </w:pPr>
      <w:bookmarkStart w:id="108" w:name="_Toc515437540"/>
      <w:r w:rsidRPr="00BE206E">
        <w:t>Datenmodell</w:t>
      </w:r>
      <w:bookmarkEnd w:id="108"/>
    </w:p>
    <w:p w14:paraId="16EE1A57" w14:textId="33EDF591" w:rsidR="00520614" w:rsidRDefault="00520614" w:rsidP="00520614">
      <w:pPr>
        <w:pStyle w:val="Textkrper"/>
      </w:pPr>
      <w:commentRangeStart w:id="109"/>
      <w:r>
        <w:t xml:space="preserve">Aus Gründen der Übersicht wird in diesem Abschnitt nur auf die für die Plug-In besonderes relevanten Entitäten der </w:t>
      </w:r>
      <w:r w:rsidR="00E73724">
        <w:t>TopologyEditor</w:t>
      </w:r>
      <w:r>
        <w:t xml:space="preserve"> eingegangen</w:t>
      </w:r>
      <w:commentRangeEnd w:id="109"/>
      <w:r w:rsidR="00E06BDB">
        <w:rPr>
          <w:rStyle w:val="Kommentarzeichen"/>
          <w:rFonts w:ascii="Arial" w:hAnsi="Arial"/>
        </w:rPr>
        <w:commentReference w:id="109"/>
      </w:r>
      <w:r w:rsidR="007A6D64">
        <w:t xml:space="preserve"> (</w:t>
      </w:r>
      <w:r w:rsidR="007A6D64">
        <w:fldChar w:fldCharType="begin"/>
      </w:r>
      <w:r w:rsidR="007A6D64">
        <w:instrText xml:space="preserve"> REF _Ref511034098 \h </w:instrText>
      </w:r>
      <w:r w:rsidR="007A6D64">
        <w:fldChar w:fldCharType="separate"/>
      </w:r>
      <w:ins w:id="110" w:author="Ghislain Zeleu" w:date="2018-05-30T16:19:00Z">
        <w:r w:rsidR="001A5BD7">
          <w:t xml:space="preserve">Abbildung </w:t>
        </w:r>
        <w:r w:rsidR="001A5BD7">
          <w:rPr>
            <w:noProof/>
          </w:rPr>
          <w:t>14</w:t>
        </w:r>
      </w:ins>
      <w:del w:id="111" w:author="Ghislain Zeleu" w:date="2018-05-30T16:18:00Z">
        <w:r w:rsidR="00B346D8" w:rsidDel="001A5BD7">
          <w:delText xml:space="preserve">Abbildung </w:delText>
        </w:r>
        <w:r w:rsidR="00B346D8" w:rsidDel="001A5BD7">
          <w:rPr>
            <w:noProof/>
          </w:rPr>
          <w:delText>13</w:delText>
        </w:r>
      </w:del>
      <w:r w:rsidR="007A6D64">
        <w:fldChar w:fldCharType="end"/>
      </w:r>
      <w:r w:rsidR="007A6D64">
        <w:t>)</w:t>
      </w:r>
      <w:r>
        <w:t>. Eine vollstä</w:t>
      </w:r>
      <w:r w:rsidR="00E06BDB">
        <w:t>ndige Übersicht befindet sich auf der mitgelieferten</w:t>
      </w:r>
      <w:r>
        <w:t xml:space="preserve"> CD.</w:t>
      </w:r>
    </w:p>
    <w:p w14:paraId="23690F6B" w14:textId="04060363" w:rsidR="00025EAB" w:rsidRDefault="00025EAB" w:rsidP="00025EAB">
      <w:pPr>
        <w:pStyle w:val="TextkrperEinzug"/>
        <w:ind w:firstLine="0"/>
        <w:rPr>
          <w:lang w:val="de-DE"/>
        </w:rPr>
      </w:pPr>
      <w:r>
        <w:rPr>
          <w:lang w:val="de-DE"/>
        </w:rPr>
        <w:t>Aus den funktionalen Anforderungen ergibt sich direkt das Domänenmodell.</w:t>
      </w:r>
    </w:p>
    <w:p w14:paraId="05D91EB5" w14:textId="77777777" w:rsidR="007A6D64" w:rsidRDefault="007A6D64" w:rsidP="007A6D64">
      <w:pPr>
        <w:pStyle w:val="TextkrperEinzug"/>
        <w:keepNext/>
        <w:ind w:firstLine="0"/>
      </w:pPr>
      <w:r>
        <w:rPr>
          <w:noProof/>
          <w:lang w:val="de-DE"/>
        </w:rPr>
        <w:drawing>
          <wp:inline distT="0" distB="0" distL="0" distR="0" wp14:anchorId="3980B1A8" wp14:editId="3D1739D0">
            <wp:extent cx="5759450" cy="26574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2657475"/>
                    </a:xfrm>
                    <a:prstGeom prst="rect">
                      <a:avLst/>
                    </a:prstGeom>
                  </pic:spPr>
                </pic:pic>
              </a:graphicData>
            </a:graphic>
          </wp:inline>
        </w:drawing>
      </w:r>
    </w:p>
    <w:p w14:paraId="75BC95DF" w14:textId="39400FB3" w:rsidR="007A6D64" w:rsidRPr="00025EAB" w:rsidRDefault="007A6D64" w:rsidP="007A6D64">
      <w:pPr>
        <w:pStyle w:val="Beschriftung"/>
        <w:jc w:val="both"/>
      </w:pPr>
      <w:bookmarkStart w:id="112" w:name="_Ref511034098"/>
      <w:bookmarkStart w:id="113" w:name="_Toc511225571"/>
      <w:r>
        <w:t xml:space="preserve">Abbildung </w:t>
      </w:r>
      <w:r w:rsidR="00B5557A">
        <w:fldChar w:fldCharType="begin"/>
      </w:r>
      <w:r w:rsidR="00B5557A">
        <w:instrText xml:space="preserve"> SEQ Abbildung \* ARABIC </w:instrText>
      </w:r>
      <w:r w:rsidR="00B5557A">
        <w:fldChar w:fldCharType="separate"/>
      </w:r>
      <w:r w:rsidR="001A5BD7">
        <w:rPr>
          <w:noProof/>
        </w:rPr>
        <w:t>14</w:t>
      </w:r>
      <w:r w:rsidR="00B5557A">
        <w:rPr>
          <w:noProof/>
        </w:rPr>
        <w:fldChar w:fldCharType="end"/>
      </w:r>
      <w:bookmarkEnd w:id="112"/>
      <w:r>
        <w:t xml:space="preserve">: Domänenmodell der Elemente des </w:t>
      </w:r>
      <w:r w:rsidR="00E73724">
        <w:t>TopologyEditor</w:t>
      </w:r>
      <w:bookmarkEnd w:id="113"/>
    </w:p>
    <w:p w14:paraId="040A50DF" w14:textId="7C77F9F4" w:rsidR="00520614" w:rsidRDefault="00E06BDB" w:rsidP="00520614">
      <w:pPr>
        <w:pStyle w:val="TextkrperEinzug"/>
        <w:ind w:firstLine="0"/>
        <w:rPr>
          <w:lang w:val="de-DE"/>
        </w:rPr>
      </w:pPr>
      <w:r>
        <w:rPr>
          <w:lang w:val="de-DE"/>
        </w:rPr>
        <w:t>Die</w:t>
      </w:r>
      <w:r w:rsidR="00A94292">
        <w:rPr>
          <w:lang w:val="de-DE"/>
        </w:rPr>
        <w:t xml:space="preserve"> Entität </w:t>
      </w:r>
      <w:r w:rsidR="00A94292" w:rsidRPr="00A94292">
        <w:rPr>
          <w:i/>
          <w:lang w:val="de-DE"/>
        </w:rPr>
        <w:t>Topology</w:t>
      </w:r>
      <w:r w:rsidR="00A94292">
        <w:rPr>
          <w:lang w:val="de-DE"/>
        </w:rPr>
        <w:t xml:space="preserve"> repräsentiert die Topologie des bereitgestellten industriellen Netzwerks ohne Berücksichtigung der Verbindungen und enthält </w:t>
      </w:r>
      <w:r>
        <w:rPr>
          <w:lang w:val="de-DE"/>
        </w:rPr>
        <w:t xml:space="preserve">dessen </w:t>
      </w:r>
      <w:r w:rsidR="00A94292">
        <w:rPr>
          <w:lang w:val="de-DE"/>
        </w:rPr>
        <w:t>wesentliche</w:t>
      </w:r>
      <w:r>
        <w:rPr>
          <w:lang w:val="de-DE"/>
        </w:rPr>
        <w:t>n</w:t>
      </w:r>
      <w:r w:rsidR="00A94292">
        <w:rPr>
          <w:lang w:val="de-DE"/>
        </w:rPr>
        <w:t xml:space="preserve"> Merkmale wie etwa die Überschrift </w:t>
      </w:r>
      <w:r w:rsidR="00A94292" w:rsidRPr="00A94292">
        <w:rPr>
          <w:i/>
          <w:lang w:val="de-DE"/>
        </w:rPr>
        <w:t>Title</w:t>
      </w:r>
      <w:r w:rsidR="00A94292">
        <w:rPr>
          <w:i/>
          <w:lang w:val="de-DE"/>
        </w:rPr>
        <w:t xml:space="preserve">, </w:t>
      </w:r>
      <w:r w:rsidR="00A94292">
        <w:rPr>
          <w:lang w:val="de-DE"/>
        </w:rPr>
        <w:t xml:space="preserve">Die Identifikationsnummer </w:t>
      </w:r>
      <w:r w:rsidR="00A94292" w:rsidRPr="00A94292">
        <w:rPr>
          <w:i/>
          <w:lang w:val="de-DE"/>
        </w:rPr>
        <w:t>TopologyId</w:t>
      </w:r>
      <w:r w:rsidR="00A94292">
        <w:rPr>
          <w:lang w:val="de-DE"/>
        </w:rPr>
        <w:t xml:space="preserve"> und vor allen die Liste der Geräte</w:t>
      </w:r>
      <w:r>
        <w:rPr>
          <w:lang w:val="de-DE"/>
        </w:rPr>
        <w:t>,</w:t>
      </w:r>
      <w:r w:rsidR="00A94292">
        <w:rPr>
          <w:lang w:val="de-DE"/>
        </w:rPr>
        <w:t xml:space="preserve"> die sich in Netzwerk befinden.</w:t>
      </w:r>
    </w:p>
    <w:p w14:paraId="4EE97CBB" w14:textId="03B412A0" w:rsidR="00A94292" w:rsidRDefault="00A94292" w:rsidP="00520614">
      <w:pPr>
        <w:pStyle w:val="TextkrperEinzug"/>
        <w:ind w:firstLine="0"/>
        <w:rPr>
          <w:lang w:val="de-DE"/>
        </w:rPr>
      </w:pPr>
      <w:r>
        <w:rPr>
          <w:lang w:val="de-DE"/>
        </w:rPr>
        <w:t>Jede</w:t>
      </w:r>
      <w:r w:rsidR="00E06BDB">
        <w:rPr>
          <w:lang w:val="de-DE"/>
        </w:rPr>
        <w:t>s</w:t>
      </w:r>
      <w:r>
        <w:rPr>
          <w:lang w:val="de-DE"/>
        </w:rPr>
        <w:t xml:space="preserve"> Device kann wiederum mehrere Ports besitzen; Ein Port entspricht den Zugangspunkt eine</w:t>
      </w:r>
      <w:r w:rsidR="002E238E">
        <w:rPr>
          <w:lang w:val="de-DE"/>
        </w:rPr>
        <w:t>s</w:t>
      </w:r>
      <w:r>
        <w:rPr>
          <w:lang w:val="de-DE"/>
        </w:rPr>
        <w:t xml:space="preserve"> Device </w:t>
      </w:r>
      <w:r w:rsidR="00BF26E0">
        <w:rPr>
          <w:lang w:val="de-DE"/>
        </w:rPr>
        <w:t>und wird</w:t>
      </w:r>
      <w:r>
        <w:rPr>
          <w:lang w:val="de-DE"/>
        </w:rPr>
        <w:t xml:space="preserve"> von dem Entität </w:t>
      </w:r>
      <w:r w:rsidRPr="00A94292">
        <w:rPr>
          <w:i/>
          <w:lang w:val="de-DE"/>
        </w:rPr>
        <w:t>Link</w:t>
      </w:r>
      <w:r w:rsidR="002E238E">
        <w:rPr>
          <w:lang w:val="de-DE"/>
        </w:rPr>
        <w:t xml:space="preserve"> verwendet,</w:t>
      </w:r>
      <w:r>
        <w:rPr>
          <w:lang w:val="de-DE"/>
        </w:rPr>
        <w:t xml:space="preserve"> um die Verbindung herzustellen</w:t>
      </w:r>
      <w:r w:rsidR="002E238E">
        <w:rPr>
          <w:lang w:val="de-DE"/>
        </w:rPr>
        <w:t>.</w:t>
      </w:r>
      <w:r>
        <w:rPr>
          <w:lang w:val="de-DE"/>
        </w:rPr>
        <w:t xml:space="preserve"> </w:t>
      </w:r>
    </w:p>
    <w:p w14:paraId="541223EE" w14:textId="3FC5E137" w:rsidR="00BF26E0" w:rsidRPr="002E238E" w:rsidRDefault="00BF26E0" w:rsidP="00520614">
      <w:pPr>
        <w:pStyle w:val="TextkrperEinzug"/>
        <w:ind w:firstLine="0"/>
        <w:rPr>
          <w:strike/>
          <w:lang w:val="de-DE"/>
        </w:rPr>
      </w:pPr>
      <w:r>
        <w:rPr>
          <w:lang w:val="de-DE"/>
        </w:rPr>
        <w:lastRenderedPageBreak/>
        <w:t xml:space="preserve">Das Entität </w:t>
      </w:r>
      <w:r w:rsidRPr="00BF26E0">
        <w:rPr>
          <w:i/>
          <w:lang w:val="de-DE"/>
        </w:rPr>
        <w:t>LinkData</w:t>
      </w:r>
      <w:r>
        <w:rPr>
          <w:lang w:val="de-DE"/>
        </w:rPr>
        <w:t xml:space="preserve"> ist verantwortlich für die </w:t>
      </w:r>
      <w:r w:rsidR="002E238E">
        <w:rPr>
          <w:lang w:val="de-DE"/>
        </w:rPr>
        <w:t xml:space="preserve">Identifikation der Topologie und die Verwaltung der entsprechenden Verbindungen. </w:t>
      </w:r>
      <w:r w:rsidRPr="002E238E">
        <w:rPr>
          <w:strike/>
          <w:lang w:val="de-DE"/>
        </w:rPr>
        <w:t>Verbindungen einer Topologie zu listen und die dazugehöri</w:t>
      </w:r>
      <w:r w:rsidR="00C74DCF" w:rsidRPr="002E238E">
        <w:rPr>
          <w:strike/>
          <w:lang w:val="de-DE"/>
        </w:rPr>
        <w:t xml:space="preserve">ge Topologie zu identifizieren </w:t>
      </w:r>
    </w:p>
    <w:p w14:paraId="269016D9" w14:textId="4A5B52B3" w:rsidR="00C74DCF" w:rsidRDefault="00C74DCF" w:rsidP="00520614">
      <w:pPr>
        <w:pStyle w:val="TextkrperEinzug"/>
        <w:ind w:firstLine="0"/>
        <w:rPr>
          <w:lang w:val="de-DE"/>
        </w:rPr>
      </w:pPr>
    </w:p>
    <w:p w14:paraId="2C808721" w14:textId="7EB00D80" w:rsidR="00C74DCF" w:rsidRDefault="00C74DCF" w:rsidP="00C74DCF">
      <w:pPr>
        <w:pStyle w:val="berschrift2"/>
      </w:pPr>
      <w:bookmarkStart w:id="114" w:name="_Toc515437541"/>
      <w:r>
        <w:t>DtmApi Wrapper</w:t>
      </w:r>
      <w:bookmarkEnd w:id="114"/>
    </w:p>
    <w:p w14:paraId="4302DC9D" w14:textId="206EEC0F" w:rsidR="00C74DCF" w:rsidRDefault="00C74DCF" w:rsidP="00C74DCF">
      <w:pPr>
        <w:pStyle w:val="Textkrper"/>
      </w:pPr>
      <w:r>
        <w:t xml:space="preserve">DTMAPi besteht aus zwei </w:t>
      </w:r>
      <w:commentRangeStart w:id="115"/>
      <w:r>
        <w:t>Hauptfassaden</w:t>
      </w:r>
      <w:r w:rsidR="002E238E">
        <w:t>,</w:t>
      </w:r>
      <w:r>
        <w:t xml:space="preserve"> </w:t>
      </w:r>
      <w:commentRangeEnd w:id="115"/>
      <w:r w:rsidR="002E238E">
        <w:rPr>
          <w:rStyle w:val="Kommentarzeichen"/>
          <w:rFonts w:ascii="Arial" w:hAnsi="Arial"/>
        </w:rPr>
        <w:commentReference w:id="115"/>
      </w:r>
      <w:r>
        <w:t>nämlich TopologyFassade und LinkFassade, die Methoden und Eigenschaften bereitstellt, die eine Untermenge der Funktionalität des Systems darstellen. Andere Klassen greifen nur noch auf diese Fassaden zu. Dadurch wird die Benutzung der G</w:t>
      </w:r>
      <w:r w:rsidR="002E238E">
        <w:t>ruppen von Klassen (sind meist</w:t>
      </w:r>
      <w:r>
        <w:t xml:space="preserve"> fel</w:t>
      </w:r>
      <w:r w:rsidR="00513834">
        <w:t>d</w:t>
      </w:r>
      <w:r>
        <w:t>busprotokollabhängig) einfacher</w:t>
      </w:r>
      <w:r w:rsidR="002E238E">
        <w:t>,</w:t>
      </w:r>
      <w:r>
        <w:t xml:space="preserve"> </w:t>
      </w:r>
      <w:r w:rsidR="002E238E">
        <w:t>die</w:t>
      </w:r>
      <w:r>
        <w:t xml:space="preserve"> Veränder</w:t>
      </w:r>
      <w:r w:rsidR="002E238E">
        <w:t>ungen hinter den Fassaden bleiben</w:t>
      </w:r>
      <w:r>
        <w:t xml:space="preserve"> </w:t>
      </w:r>
      <w:commentRangeStart w:id="116"/>
      <w:r>
        <w:t>ohne Auswirkungen auf die Nutzer der Fassaden</w:t>
      </w:r>
      <w:commentRangeEnd w:id="116"/>
      <w:r w:rsidR="002E238E">
        <w:rPr>
          <w:rStyle w:val="Kommentarzeichen"/>
          <w:rFonts w:ascii="Arial" w:hAnsi="Arial"/>
        </w:rPr>
        <w:commentReference w:id="116"/>
      </w:r>
      <w:r>
        <w:t xml:space="preserve">. </w:t>
      </w:r>
      <w:r w:rsidR="00513834">
        <w:t>Als Nebeneffekt</w:t>
      </w:r>
      <w:r w:rsidR="002E238E">
        <w:t>,</w:t>
      </w:r>
      <w:r w:rsidR="00513834">
        <w:t xml:space="preserve"> wird die Funktionalität für die Entwickler leicht </w:t>
      </w:r>
      <w:r w:rsidR="002E238E">
        <w:t>verständlich</w:t>
      </w:r>
      <w:r w:rsidR="00513834">
        <w:t>, da sie nur noch die Fassaden und nicht die Details der Gruppe der feldbusprotokollabhängigen Klassen verstehen müssen. Man kann sagen, dass diese Fassaden die Abstraktion der Gruppe darstellen.</w:t>
      </w:r>
    </w:p>
    <w:p w14:paraId="3E7110DB" w14:textId="06450A4D" w:rsidR="000607DE" w:rsidRDefault="00D35407" w:rsidP="00D35407">
      <w:pPr>
        <w:pStyle w:val="TextkrperEinzug"/>
        <w:keepNext/>
        <w:jc w:val="left"/>
      </w:pPr>
      <w:r>
        <w:rPr>
          <w:noProof/>
          <w:lang w:val="de-DE"/>
        </w:rPr>
        <w:drawing>
          <wp:inline distT="0" distB="0" distL="0" distR="0" wp14:anchorId="6DB888FB" wp14:editId="5B6BF281">
            <wp:extent cx="5759450" cy="341439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3414395"/>
                    </a:xfrm>
                    <a:prstGeom prst="rect">
                      <a:avLst/>
                    </a:prstGeom>
                  </pic:spPr>
                </pic:pic>
              </a:graphicData>
            </a:graphic>
          </wp:inline>
        </w:drawing>
      </w:r>
      <w:r>
        <w:rPr>
          <w:noProof/>
          <w:lang w:val="de-DE"/>
        </w:rPr>
        <w:t xml:space="preserve"> </w:t>
      </w:r>
    </w:p>
    <w:p w14:paraId="6BB79FCB" w14:textId="50BF1A8B" w:rsidR="000607DE" w:rsidRDefault="000607DE" w:rsidP="000607DE">
      <w:pPr>
        <w:pStyle w:val="Beschriftung"/>
        <w:jc w:val="both"/>
      </w:pPr>
      <w:bookmarkStart w:id="117" w:name="_Ref511046443"/>
      <w:bookmarkStart w:id="118" w:name="_Toc511225572"/>
      <w:r>
        <w:t xml:space="preserve">Abbildung </w:t>
      </w:r>
      <w:r w:rsidR="00B5557A">
        <w:fldChar w:fldCharType="begin"/>
      </w:r>
      <w:r w:rsidR="00B5557A">
        <w:instrText xml:space="preserve"> SEQ Ab</w:instrText>
      </w:r>
      <w:r w:rsidR="00B5557A">
        <w:instrText xml:space="preserve">bildung \* ARABIC </w:instrText>
      </w:r>
      <w:r w:rsidR="00B5557A">
        <w:fldChar w:fldCharType="separate"/>
      </w:r>
      <w:r w:rsidR="001A5BD7">
        <w:rPr>
          <w:noProof/>
        </w:rPr>
        <w:t>15</w:t>
      </w:r>
      <w:r w:rsidR="00B5557A">
        <w:rPr>
          <w:noProof/>
        </w:rPr>
        <w:fldChar w:fldCharType="end"/>
      </w:r>
      <w:bookmarkEnd w:id="117"/>
      <w:r>
        <w:t>: Klassendiagramm eines Beispiel für Fassaden mit feldbusabhängigen Protokollen</w:t>
      </w:r>
      <w:bookmarkEnd w:id="118"/>
    </w:p>
    <w:p w14:paraId="7496ED04" w14:textId="52C7B1C7" w:rsidR="000607DE" w:rsidRDefault="000607DE" w:rsidP="000607DE">
      <w:pPr>
        <w:pStyle w:val="TextkrperEinzug"/>
        <w:ind w:firstLine="0"/>
        <w:rPr>
          <w:lang w:val="de-DE"/>
        </w:rPr>
      </w:pPr>
      <w:r w:rsidRPr="000607DE">
        <w:rPr>
          <w:lang w:val="de-DE"/>
        </w:rPr>
        <w:fldChar w:fldCharType="begin"/>
      </w:r>
      <w:r w:rsidRPr="000607DE">
        <w:rPr>
          <w:lang w:val="de-DE"/>
        </w:rPr>
        <w:instrText xml:space="preserve"> REF _Ref511046443 \h </w:instrText>
      </w:r>
      <w:r w:rsidRPr="000607DE">
        <w:rPr>
          <w:lang w:val="de-DE"/>
        </w:rPr>
      </w:r>
      <w:r w:rsidRPr="000607DE">
        <w:rPr>
          <w:lang w:val="de-DE"/>
        </w:rPr>
        <w:fldChar w:fldCharType="separate"/>
      </w:r>
      <w:ins w:id="119" w:author="Ghislain Zeleu" w:date="2018-05-30T16:19:00Z">
        <w:r w:rsidR="001A5BD7">
          <w:t xml:space="preserve">Abbildung </w:t>
        </w:r>
        <w:r w:rsidR="001A5BD7">
          <w:rPr>
            <w:noProof/>
          </w:rPr>
          <w:t>15</w:t>
        </w:r>
      </w:ins>
      <w:del w:id="120" w:author="Ghislain Zeleu" w:date="2018-05-30T16:18:00Z">
        <w:r w:rsidR="00B346D8" w:rsidDel="001A5BD7">
          <w:delText xml:space="preserve">Abbildung </w:delText>
        </w:r>
        <w:r w:rsidR="00B346D8" w:rsidDel="001A5BD7">
          <w:rPr>
            <w:noProof/>
          </w:rPr>
          <w:delText>14</w:delText>
        </w:r>
      </w:del>
      <w:r w:rsidRPr="000607DE">
        <w:rPr>
          <w:lang w:val="de-DE"/>
        </w:rPr>
        <w:fldChar w:fldCharType="end"/>
      </w:r>
      <w:r w:rsidRPr="000607DE">
        <w:rPr>
          <w:lang w:val="de-DE"/>
        </w:rPr>
        <w:t xml:space="preserve"> zeigt Controller, die Fassaden als Beobachter</w:t>
      </w:r>
      <w:r w:rsidR="00603DA0">
        <w:rPr>
          <w:lang w:val="de-DE"/>
        </w:rPr>
        <w:t xml:space="preserve"> für die </w:t>
      </w:r>
      <w:commentRangeStart w:id="121"/>
      <w:r w:rsidR="00603DA0">
        <w:rPr>
          <w:lang w:val="de-DE"/>
        </w:rPr>
        <w:t xml:space="preserve">Tätigkeiten </w:t>
      </w:r>
      <w:commentRangeEnd w:id="121"/>
      <w:r w:rsidR="002E238E">
        <w:rPr>
          <w:rStyle w:val="Kommentarzeichen"/>
          <w:rFonts w:ascii="Arial" w:hAnsi="Arial" w:cs="Times New Roman"/>
          <w:lang w:val="de-DE"/>
        </w:rPr>
        <w:commentReference w:id="121"/>
      </w:r>
      <w:r w:rsidR="00603DA0">
        <w:rPr>
          <w:lang w:val="de-DE"/>
        </w:rPr>
        <w:t xml:space="preserve">wie </w:t>
      </w:r>
      <w:r w:rsidR="008F2A65">
        <w:rPr>
          <w:lang w:val="de-DE"/>
        </w:rPr>
        <w:t>(</w:t>
      </w:r>
      <w:r w:rsidR="002E238E">
        <w:rPr>
          <w:lang w:val="de-DE"/>
        </w:rPr>
        <w:t>zum Beispiel:</w:t>
      </w:r>
      <w:r w:rsidR="003C0C09">
        <w:rPr>
          <w:lang w:val="de-DE"/>
        </w:rPr>
        <w:t xml:space="preserve"> Add</w:t>
      </w:r>
      <w:r w:rsidR="00603DA0">
        <w:rPr>
          <w:lang w:val="de-DE"/>
        </w:rPr>
        <w:t>, Remove und Change Device</w:t>
      </w:r>
      <w:r w:rsidR="008F2A65">
        <w:rPr>
          <w:lang w:val="de-DE"/>
        </w:rPr>
        <w:t>)</w:t>
      </w:r>
      <w:r w:rsidR="00603DA0">
        <w:rPr>
          <w:lang w:val="de-DE"/>
        </w:rPr>
        <w:t xml:space="preserve"> </w:t>
      </w:r>
      <w:commentRangeStart w:id="122"/>
      <w:r w:rsidRPr="000607DE">
        <w:rPr>
          <w:lang w:val="de-DE"/>
        </w:rPr>
        <w:t>angeme</w:t>
      </w:r>
      <w:r w:rsidR="00094AEA">
        <w:rPr>
          <w:lang w:val="de-DE"/>
        </w:rPr>
        <w:t xml:space="preserve">ldet </w:t>
      </w:r>
      <w:commentRangeEnd w:id="122"/>
      <w:r w:rsidR="002E238E">
        <w:rPr>
          <w:rStyle w:val="Kommentarzeichen"/>
          <w:rFonts w:ascii="Arial" w:hAnsi="Arial" w:cs="Times New Roman"/>
          <w:lang w:val="de-DE"/>
        </w:rPr>
        <w:commentReference w:id="122"/>
      </w:r>
      <w:r w:rsidR="00094AEA">
        <w:rPr>
          <w:lang w:val="de-DE"/>
        </w:rPr>
        <w:t>sind. An welchen Konkreten Feldbusklassen sie sich tats</w:t>
      </w:r>
      <w:r w:rsidR="002E238E">
        <w:rPr>
          <w:lang w:val="de-DE"/>
        </w:rPr>
        <w:t>ächlich anmelden oder wie diese</w:t>
      </w:r>
      <w:r w:rsidR="00094AEA">
        <w:rPr>
          <w:lang w:val="de-DE"/>
        </w:rPr>
        <w:t xml:space="preserve"> Feldbusse intern aufgebaut sind, spielen so für Controller keine Rolle.</w:t>
      </w:r>
    </w:p>
    <w:p w14:paraId="530DEDD8" w14:textId="020C8E2F" w:rsidR="00680402" w:rsidRDefault="006233EC" w:rsidP="000607DE">
      <w:pPr>
        <w:pStyle w:val="TextkrperEinzug"/>
        <w:ind w:firstLine="0"/>
        <w:rPr>
          <w:lang w:val="de-DE"/>
        </w:rPr>
      </w:pPr>
      <w:r>
        <w:rPr>
          <w:lang w:val="de-DE"/>
        </w:rPr>
        <w:t xml:space="preserve">Zur Vereinfachung der </w:t>
      </w:r>
      <w:commentRangeStart w:id="123"/>
      <w:r w:rsidR="00680402">
        <w:rPr>
          <w:lang w:val="de-DE"/>
        </w:rPr>
        <w:t xml:space="preserve"> Übersicht wurden die Fassadenklassen  nur</w:t>
      </w:r>
      <w:r>
        <w:rPr>
          <w:lang w:val="de-DE"/>
        </w:rPr>
        <w:t xml:space="preserve"> mit</w:t>
      </w:r>
      <w:r w:rsidR="00680402">
        <w:rPr>
          <w:lang w:val="de-DE"/>
        </w:rPr>
        <w:t xml:space="preserve"> jeweils eine</w:t>
      </w:r>
      <w:r w:rsidR="002E238E">
        <w:rPr>
          <w:lang w:val="de-DE"/>
        </w:rPr>
        <w:t>r</w:t>
      </w:r>
      <w:r w:rsidR="00680402">
        <w:rPr>
          <w:lang w:val="de-DE"/>
        </w:rPr>
        <w:t xml:space="preserve"> Methode </w:t>
      </w:r>
      <w:r>
        <w:rPr>
          <w:lang w:val="de-DE"/>
        </w:rPr>
        <w:t xml:space="preserve">sichtbar </w:t>
      </w:r>
      <w:r w:rsidR="00680402">
        <w:rPr>
          <w:lang w:val="de-DE"/>
        </w:rPr>
        <w:t>gemacht</w:t>
      </w:r>
      <w:commentRangeEnd w:id="123"/>
      <w:r w:rsidR="002E238E">
        <w:rPr>
          <w:rStyle w:val="Kommentarzeichen"/>
          <w:rFonts w:ascii="Arial" w:hAnsi="Arial" w:cs="Times New Roman"/>
          <w:lang w:val="de-DE"/>
        </w:rPr>
        <w:commentReference w:id="123"/>
      </w:r>
      <w:r w:rsidR="00680402">
        <w:rPr>
          <w:lang w:val="de-DE"/>
        </w:rPr>
        <w:t xml:space="preserve"> (schwarz fett), um die wichtige Rolle der Wrapper zu erklären.</w:t>
      </w:r>
    </w:p>
    <w:p w14:paraId="760A3258" w14:textId="585770D8" w:rsidR="00603DA0" w:rsidRPr="000607DE" w:rsidRDefault="00603DA0" w:rsidP="000607DE">
      <w:pPr>
        <w:pStyle w:val="TextkrperEinzug"/>
        <w:ind w:firstLine="0"/>
        <w:rPr>
          <w:lang w:val="de-DE"/>
        </w:rPr>
      </w:pPr>
      <w:r>
        <w:rPr>
          <w:lang w:val="de-DE"/>
        </w:rPr>
        <w:t xml:space="preserve">Die </w:t>
      </w:r>
      <w:commentRangeStart w:id="124"/>
      <w:r w:rsidR="008F2A65">
        <w:rPr>
          <w:lang w:val="de-DE"/>
        </w:rPr>
        <w:t>F</w:t>
      </w:r>
      <w:r>
        <w:rPr>
          <w:lang w:val="de-DE"/>
        </w:rPr>
        <w:t>eldbuss</w:t>
      </w:r>
      <w:r w:rsidR="006233EC">
        <w:rPr>
          <w:lang w:val="de-DE"/>
        </w:rPr>
        <w:t>-Plugins</w:t>
      </w:r>
      <w:r>
        <w:rPr>
          <w:lang w:val="de-DE"/>
        </w:rPr>
        <w:t xml:space="preserve"> </w:t>
      </w:r>
      <w:commentRangeEnd w:id="124"/>
      <w:r w:rsidR="002E238E">
        <w:rPr>
          <w:rStyle w:val="Kommentarzeichen"/>
          <w:rFonts w:ascii="Arial" w:hAnsi="Arial" w:cs="Times New Roman"/>
          <w:lang w:val="de-DE"/>
        </w:rPr>
        <w:commentReference w:id="124"/>
      </w:r>
      <w:r>
        <w:rPr>
          <w:lang w:val="de-DE"/>
        </w:rPr>
        <w:t xml:space="preserve">sind </w:t>
      </w:r>
      <w:r w:rsidR="008F2A65">
        <w:rPr>
          <w:lang w:val="de-DE"/>
        </w:rPr>
        <w:t xml:space="preserve">Runde </w:t>
      </w:r>
      <w:r w:rsidR="008F2A65" w:rsidRPr="008F2A65">
        <w:rPr>
          <w:lang w:val="de-DE"/>
        </w:rPr>
        <w:t>Rechtecke</w:t>
      </w:r>
      <w:r w:rsidR="008F2A65">
        <w:rPr>
          <w:lang w:val="de-DE"/>
        </w:rPr>
        <w:t xml:space="preserve"> mit rote Rahmen.</w:t>
      </w:r>
    </w:p>
    <w:p w14:paraId="1B98630E" w14:textId="57ACB6CB" w:rsidR="006725B3" w:rsidRDefault="006725B3" w:rsidP="003875F3">
      <w:pPr>
        <w:pStyle w:val="TextkrperEinzug"/>
        <w:rPr>
          <w:lang w:val="de-DE"/>
        </w:rPr>
      </w:pPr>
    </w:p>
    <w:p w14:paraId="17ED713A" w14:textId="10528B73" w:rsidR="006725B3" w:rsidRDefault="006725B3" w:rsidP="003875F3">
      <w:pPr>
        <w:pStyle w:val="TextkrperEinzug"/>
        <w:rPr>
          <w:lang w:val="de-DE"/>
        </w:rPr>
      </w:pPr>
    </w:p>
    <w:p w14:paraId="13FAA982" w14:textId="7FA8877C" w:rsidR="006725B3" w:rsidRDefault="006725B3" w:rsidP="003875F3">
      <w:pPr>
        <w:pStyle w:val="TextkrperEinzug"/>
        <w:rPr>
          <w:lang w:val="de-DE"/>
        </w:rPr>
      </w:pPr>
    </w:p>
    <w:p w14:paraId="7F6291A2" w14:textId="40FA128D" w:rsidR="006725B3" w:rsidRDefault="006725B3">
      <w:pPr>
        <w:rPr>
          <w:rFonts w:cs="CMR12"/>
          <w:b w:val="0"/>
          <w:sz w:val="24"/>
        </w:rPr>
      </w:pPr>
      <w:r>
        <w:br w:type="page"/>
      </w:r>
    </w:p>
    <w:p w14:paraId="4CC8CCA1" w14:textId="77777777" w:rsidR="006725B3" w:rsidRPr="003875F3" w:rsidRDefault="006725B3" w:rsidP="006725B3">
      <w:pPr>
        <w:pStyle w:val="TextkrperEinzug"/>
        <w:ind w:firstLine="0"/>
        <w:rPr>
          <w:lang w:val="de-DE"/>
        </w:rPr>
      </w:pPr>
    </w:p>
    <w:p w14:paraId="6A10C6B5" w14:textId="208044FF" w:rsidR="009E2588" w:rsidRDefault="00CC5BAB" w:rsidP="00CC5BAB">
      <w:pPr>
        <w:pStyle w:val="berschrift1"/>
      </w:pPr>
      <w:bookmarkStart w:id="125" w:name="_Toc515437542"/>
      <w:r>
        <w:t>Realisierung</w:t>
      </w:r>
      <w:bookmarkEnd w:id="125"/>
    </w:p>
    <w:p w14:paraId="73E3BCE8" w14:textId="254F1EFD" w:rsidR="000E5E65" w:rsidRDefault="006725B3" w:rsidP="000E5E65">
      <w:pPr>
        <w:pStyle w:val="Textkrper"/>
      </w:pPr>
      <w:r>
        <w:t>In diesem Kapitel wird kurz auf die Punkte der Implementierung des Plug-In „</w:t>
      </w:r>
      <w:r w:rsidRPr="006725B3">
        <w:rPr>
          <w:i/>
        </w:rPr>
        <w:t>WebTopologyEditor</w:t>
      </w:r>
      <w:r>
        <w:t>“ eingegangen. Hierzu gehört die Auswahl der verschied</w:t>
      </w:r>
      <w:r w:rsidR="007D2670">
        <w:t>enen Programmiersprachen und der</w:t>
      </w:r>
      <w:r>
        <w:t xml:space="preserve"> verwendeten Werkzeuge</w:t>
      </w:r>
      <w:r w:rsidR="007D2670">
        <w:t>.</w:t>
      </w:r>
    </w:p>
    <w:p w14:paraId="0133272D" w14:textId="4DCEA54F" w:rsidR="006725B3" w:rsidRDefault="006725B3" w:rsidP="006725B3">
      <w:pPr>
        <w:pStyle w:val="berschrift2"/>
      </w:pPr>
      <w:bookmarkStart w:id="126" w:name="_Toc515437543"/>
      <w:r>
        <w:t>Vorgehensweise</w:t>
      </w:r>
      <w:bookmarkEnd w:id="126"/>
    </w:p>
    <w:p w14:paraId="0BA89D6C" w14:textId="2DEEEECB" w:rsidR="006725B3" w:rsidRPr="006725B3" w:rsidRDefault="006725B3" w:rsidP="006725B3">
      <w:pPr>
        <w:pStyle w:val="TextkrperEinzug"/>
        <w:ind w:firstLine="0"/>
        <w:rPr>
          <w:u w:val="single"/>
          <w:lang w:val="de-DE"/>
        </w:rPr>
      </w:pPr>
      <w:r>
        <w:rPr>
          <w:lang w:val="de-DE"/>
        </w:rPr>
        <w:t xml:space="preserve">Beim Unternehmen </w:t>
      </w:r>
      <w:r w:rsidRPr="007D2670">
        <w:rPr>
          <w:highlight w:val="red"/>
          <w:lang w:val="de-DE"/>
        </w:rPr>
        <w:t>Hilscher Gesellschaft</w:t>
      </w:r>
      <w:r>
        <w:rPr>
          <w:lang w:val="de-DE"/>
        </w:rPr>
        <w:t xml:space="preserve"> </w:t>
      </w:r>
      <w:r w:rsidR="007D2670">
        <w:rPr>
          <w:lang w:val="de-DE"/>
        </w:rPr>
        <w:t>ist das</w:t>
      </w:r>
      <w:r>
        <w:rPr>
          <w:lang w:val="de-DE"/>
        </w:rPr>
        <w:t xml:space="preserve"> </w:t>
      </w:r>
      <w:r w:rsidRPr="006725B3">
        <w:rPr>
          <w:i/>
          <w:lang w:val="de-DE"/>
        </w:rPr>
        <w:t>Scrum</w:t>
      </w:r>
      <w:r>
        <w:rPr>
          <w:rStyle w:val="Funotenzeichen"/>
          <w:i/>
          <w:lang w:val="de-DE"/>
        </w:rPr>
        <w:footnoteReference w:id="21"/>
      </w:r>
      <w:r w:rsidR="007D2670">
        <w:rPr>
          <w:lang w:val="de-DE"/>
        </w:rPr>
        <w:t>-</w:t>
      </w:r>
      <w:r>
        <w:rPr>
          <w:lang w:val="de-DE"/>
        </w:rPr>
        <w:t xml:space="preserve">Vorgehensmodell in der Abteilung User Interface </w:t>
      </w:r>
      <w:r w:rsidR="007D2670">
        <w:rPr>
          <w:lang w:val="de-DE"/>
        </w:rPr>
        <w:t>für die</w:t>
      </w:r>
      <w:r>
        <w:rPr>
          <w:lang w:val="de-DE"/>
        </w:rPr>
        <w:t xml:space="preserve"> Durchführung von Softwareprojekten vo</w:t>
      </w:r>
      <w:r w:rsidR="007D2670">
        <w:rPr>
          <w:lang w:val="de-DE"/>
        </w:rPr>
        <w:t>rgeschrieben. Da es sich um ein</w:t>
      </w:r>
      <w:r>
        <w:rPr>
          <w:lang w:val="de-DE"/>
        </w:rPr>
        <w:t xml:space="preserve"> Plug-In handelt, wird ein iterativ inkrementelles Vorgehensmodell eingesetzt.</w:t>
      </w:r>
      <w:r w:rsidR="001E44FB">
        <w:rPr>
          <w:lang w:val="de-DE"/>
        </w:rPr>
        <w:t xml:space="preserve"> Dadurch </w:t>
      </w:r>
      <w:r w:rsidR="007D2670">
        <w:rPr>
          <w:lang w:val="de-DE"/>
        </w:rPr>
        <w:t>können</w:t>
      </w:r>
      <w:r w:rsidR="001E44FB">
        <w:rPr>
          <w:lang w:val="de-DE"/>
        </w:rPr>
        <w:t xml:space="preserve"> </w:t>
      </w:r>
      <w:r w:rsidR="007D2670">
        <w:rPr>
          <w:lang w:val="de-DE"/>
        </w:rPr>
        <w:t>die</w:t>
      </w:r>
      <w:r w:rsidR="001E44FB">
        <w:rPr>
          <w:lang w:val="de-DE"/>
        </w:rPr>
        <w:t xml:space="preserve"> implementiere</w:t>
      </w:r>
      <w:r w:rsidR="007D2670">
        <w:rPr>
          <w:lang w:val="de-DE"/>
        </w:rPr>
        <w:t>n</w:t>
      </w:r>
      <w:r w:rsidR="001E44FB">
        <w:rPr>
          <w:lang w:val="de-DE"/>
        </w:rPr>
        <w:t xml:space="preserve"> Module schrittweise</w:t>
      </w:r>
      <w:r w:rsidR="001E44FB" w:rsidRPr="001E44FB">
        <w:rPr>
          <w:lang w:val="de-DE"/>
        </w:rPr>
        <w:t xml:space="preserve"> </w:t>
      </w:r>
      <w:r w:rsidR="007D2670">
        <w:rPr>
          <w:lang w:val="de-DE"/>
        </w:rPr>
        <w:t>in die</w:t>
      </w:r>
      <w:r w:rsidR="001E44FB">
        <w:rPr>
          <w:lang w:val="de-DE"/>
        </w:rPr>
        <w:t xml:space="preserve"> bestehen</w:t>
      </w:r>
      <w:r w:rsidR="007D2670">
        <w:rPr>
          <w:lang w:val="de-DE"/>
        </w:rPr>
        <w:t>de</w:t>
      </w:r>
      <w:r w:rsidR="001E44FB">
        <w:rPr>
          <w:lang w:val="de-DE"/>
        </w:rPr>
        <w:t xml:space="preserve"> Software integriert </w:t>
      </w:r>
      <w:r w:rsidR="007D2670">
        <w:rPr>
          <w:lang w:val="de-DE"/>
        </w:rPr>
        <w:t>werden</w:t>
      </w:r>
      <w:r w:rsidR="001E44FB">
        <w:rPr>
          <w:lang w:val="de-DE"/>
        </w:rPr>
        <w:t>.</w:t>
      </w:r>
    </w:p>
    <w:p w14:paraId="5989B49A" w14:textId="2D90F113" w:rsidR="00315F41" w:rsidRDefault="00315F41" w:rsidP="00315F41">
      <w:pPr>
        <w:pStyle w:val="berschrift2"/>
      </w:pPr>
      <w:bookmarkStart w:id="127" w:name="_Toc515437544"/>
      <w:r w:rsidRPr="00CC5BAB">
        <w:t>Verwendete</w:t>
      </w:r>
      <w:r>
        <w:t xml:space="preserve"> Werkzeuge</w:t>
      </w:r>
      <w:bookmarkEnd w:id="127"/>
    </w:p>
    <w:p w14:paraId="12E2669E" w14:textId="62DB4DCF" w:rsidR="00315F41" w:rsidRDefault="00315F41" w:rsidP="00315F41">
      <w:pPr>
        <w:pStyle w:val="Textkrper"/>
      </w:pPr>
      <w:r w:rsidRPr="001E44FB">
        <w:t>In diesem Kapitel werden</w:t>
      </w:r>
      <w:r w:rsidR="007D2670">
        <w:t xml:space="preserve"> die</w:t>
      </w:r>
      <w:r w:rsidRPr="001E44FB">
        <w:t xml:space="preserve"> verwendete</w:t>
      </w:r>
      <w:r w:rsidR="007D2670">
        <w:t>n</w:t>
      </w:r>
      <w:r w:rsidRPr="001E44FB">
        <w:t xml:space="preserve"> Technologien und Werkzeuge angesprochen.  Auch nichtfunktionale </w:t>
      </w:r>
      <w:r w:rsidR="007D2670">
        <w:t>Aspekte</w:t>
      </w:r>
      <w:r w:rsidR="007D2670" w:rsidRPr="001E44FB">
        <w:t xml:space="preserve"> </w:t>
      </w:r>
      <w:r w:rsidRPr="001E44FB">
        <w:t>wie die Wiederverwendbarkeit des Quell</w:t>
      </w:r>
      <w:r w:rsidR="007D2670">
        <w:t>c</w:t>
      </w:r>
      <w:r w:rsidRPr="001E44FB">
        <w:t xml:space="preserve">odes oder </w:t>
      </w:r>
      <w:r w:rsidR="007D2670">
        <w:t xml:space="preserve">der </w:t>
      </w:r>
      <w:r w:rsidRPr="001E44FB">
        <w:t xml:space="preserve">bereits </w:t>
      </w:r>
      <w:r w:rsidR="007D2670">
        <w:t>verwendeten</w:t>
      </w:r>
      <w:r w:rsidR="007D2670" w:rsidRPr="001E44FB">
        <w:t xml:space="preserve"> </w:t>
      </w:r>
      <w:r w:rsidRPr="001E44FB">
        <w:t xml:space="preserve">Technologien in der Firma spielen eine Rolle. Für die Realisierung des </w:t>
      </w:r>
      <w:r>
        <w:t>Plug-In</w:t>
      </w:r>
      <w:r w:rsidR="007D2670">
        <w:t>s</w:t>
      </w:r>
      <w:r>
        <w:t xml:space="preserve"> „</w:t>
      </w:r>
      <w:r w:rsidRPr="006725B3">
        <w:rPr>
          <w:i/>
        </w:rPr>
        <w:t>WebTopologyEditor</w:t>
      </w:r>
      <w:r>
        <w:rPr>
          <w:i/>
        </w:rPr>
        <w:t>“</w:t>
      </w:r>
      <w:r w:rsidRPr="001E44FB">
        <w:t xml:space="preserve"> wurde als </w:t>
      </w:r>
      <w:r w:rsidR="007D2670">
        <w:t>Haupt</w:t>
      </w:r>
      <w:r w:rsidRPr="001E44FB">
        <w:t xml:space="preserve">erkzeug </w:t>
      </w:r>
      <w:r w:rsidR="007D2670">
        <w:t xml:space="preserve">für die serverseitige Umsetzung </w:t>
      </w:r>
      <w:r w:rsidRPr="001E44FB">
        <w:t>die Entwicklungsumgeb</w:t>
      </w:r>
      <w:r>
        <w:t xml:space="preserve">ung Microsoft Visual Studio 2017 </w:t>
      </w:r>
      <w:r w:rsidR="007D2670">
        <w:t>mit der</w:t>
      </w:r>
      <w:r w:rsidRPr="001E44FB">
        <w:t xml:space="preserve"> Programmiersprache C# gewählt</w:t>
      </w:r>
      <w:r w:rsidR="00431A19">
        <w:t xml:space="preserve">, für </w:t>
      </w:r>
      <w:r>
        <w:t xml:space="preserve">clientseitige </w:t>
      </w:r>
      <w:r w:rsidR="00431A19">
        <w:t xml:space="preserve">Umsetzung der </w:t>
      </w:r>
      <w:r>
        <w:t>Visual Studio Code</w:t>
      </w:r>
      <w:r w:rsidRPr="001E44FB">
        <w:t>.</w:t>
      </w:r>
      <w:r>
        <w:t xml:space="preserve"> Des Weiteren werden Bootstrap und ASP:NET Core </w:t>
      </w:r>
      <w:r w:rsidRPr="001E44FB">
        <w:t xml:space="preserve">verwendet, wie bereits in Kapitel </w:t>
      </w:r>
      <w:r>
        <w:t xml:space="preserve">6 </w:t>
      </w:r>
      <w:r w:rsidRPr="001E44FB">
        <w:t xml:space="preserve">erläutert </w:t>
      </w:r>
    </w:p>
    <w:p w14:paraId="0E08079D" w14:textId="7D1154CF" w:rsidR="00F744FC" w:rsidRDefault="00F744FC" w:rsidP="00F744FC">
      <w:pPr>
        <w:pStyle w:val="berschrift2"/>
      </w:pPr>
      <w:bookmarkStart w:id="128" w:name="_Toc515437545"/>
      <w:r w:rsidRPr="00F744FC">
        <w:t>Ausgewählte Implementierungsaspekte</w:t>
      </w:r>
      <w:bookmarkEnd w:id="128"/>
    </w:p>
    <w:p w14:paraId="01125FC7" w14:textId="77777777" w:rsidR="00F744FC" w:rsidRDefault="00F744FC" w:rsidP="00F744FC">
      <w:pPr>
        <w:pStyle w:val="Textkrper"/>
      </w:pPr>
    </w:p>
    <w:p w14:paraId="38F11848" w14:textId="4D461FDB" w:rsidR="00F744FC" w:rsidRDefault="00F744FC" w:rsidP="00F744FC">
      <w:pPr>
        <w:pStyle w:val="Textkrper"/>
      </w:pPr>
      <w:r>
        <w:t xml:space="preserve">In diesem Kapitel werden ausgewählte Teile der Implementierung vorgestellt. Hierbei stehen die Erfassung der Nutzereingaben und die daraus resultierenden Verarbeitungsschritte der </w:t>
      </w:r>
      <w:r w:rsidR="00431A19">
        <w:t xml:space="preserve">entsprechenden </w:t>
      </w:r>
      <w:r>
        <w:t>Daten bis zur Anzeige der Topologie im Vordergrund. Zunächst wird in Kapi</w:t>
      </w:r>
      <w:r w:rsidR="00906CDA">
        <w:t xml:space="preserve">tel </w:t>
      </w:r>
      <w:r w:rsidR="00906CDA">
        <w:fldChar w:fldCharType="begin"/>
      </w:r>
      <w:r w:rsidR="00906CDA">
        <w:instrText xml:space="preserve"> REF _Ref511654706 \r \h </w:instrText>
      </w:r>
      <w:r w:rsidR="00906CDA">
        <w:fldChar w:fldCharType="separate"/>
      </w:r>
      <w:r w:rsidR="001A5BD7">
        <w:t>8.3.3</w:t>
      </w:r>
      <w:r w:rsidR="00906CDA">
        <w:fldChar w:fldCharType="end"/>
      </w:r>
      <w:r w:rsidR="00906CDA">
        <w:t xml:space="preserve"> </w:t>
      </w:r>
      <w:r>
        <w:t>darauf eingegangen, wie verschiedene Geräte- und Verbindungsinformationen übertragen werden.</w:t>
      </w:r>
    </w:p>
    <w:p w14:paraId="143D4479" w14:textId="77777777" w:rsidR="00F744FC" w:rsidRDefault="00F744FC" w:rsidP="00F744FC">
      <w:pPr>
        <w:pStyle w:val="Textkrper"/>
      </w:pPr>
      <w:r>
        <w:t xml:space="preserve"> </w:t>
      </w:r>
    </w:p>
    <w:p w14:paraId="1CEF8642" w14:textId="54992A21" w:rsidR="00F744FC" w:rsidRDefault="00906CDA" w:rsidP="00F744FC">
      <w:pPr>
        <w:pStyle w:val="Textkrper"/>
      </w:pPr>
      <w:r>
        <w:t xml:space="preserve">Anschließend wird in Kapitel </w:t>
      </w:r>
      <w:r>
        <w:fldChar w:fldCharType="begin"/>
      </w:r>
      <w:r>
        <w:instrText xml:space="preserve"> REF _Ref511654730 \r \h </w:instrText>
      </w:r>
      <w:r>
        <w:fldChar w:fldCharType="separate"/>
      </w:r>
      <w:r w:rsidR="001A5BD7">
        <w:t>8.3.4</w:t>
      </w:r>
      <w:r>
        <w:fldChar w:fldCharType="end"/>
      </w:r>
      <w:r w:rsidR="00F744FC">
        <w:t xml:space="preserve"> gezeigt, wie anhand dieser </w:t>
      </w:r>
      <w:r w:rsidR="00522350">
        <w:t xml:space="preserve">Informationen </w:t>
      </w:r>
      <w:r>
        <w:t>eine Topologie</w:t>
      </w:r>
      <w:r w:rsidR="00522350">
        <w:t xml:space="preserve"> Aktualisiert wird</w:t>
      </w:r>
      <w:r w:rsidR="00F744FC">
        <w:t xml:space="preserve"> und geeignete Daten gefunden werden. Im </w:t>
      </w:r>
      <w:r w:rsidR="00F744FC" w:rsidRPr="007D376A">
        <w:rPr>
          <w:highlight w:val="red"/>
        </w:rPr>
        <w:t>Kapitel 3</w:t>
      </w:r>
      <w:r w:rsidR="00F744FC">
        <w:t xml:space="preserve"> wird betrachtet, wie mit </w:t>
      </w:r>
      <w:r w:rsidR="00F744FC">
        <w:lastRenderedPageBreak/>
        <w:t xml:space="preserve">Hilfe der gefundenen Daten die </w:t>
      </w:r>
      <w:r w:rsidR="00522350">
        <w:t>Topologie</w:t>
      </w:r>
      <w:r w:rsidR="00F744FC">
        <w:t xml:space="preserve"> erstellt wird. Im </w:t>
      </w:r>
      <w:r w:rsidR="00522350">
        <w:t>Folgenden</w:t>
      </w:r>
      <w:r w:rsidR="00F744FC">
        <w:t xml:space="preserve"> </w:t>
      </w:r>
      <w:r w:rsidR="00F744FC" w:rsidRPr="007D376A">
        <w:rPr>
          <w:highlight w:val="red"/>
        </w:rPr>
        <w:t>Kapitel 4</w:t>
      </w:r>
      <w:r w:rsidR="00522350">
        <w:t xml:space="preserve"> </w:t>
      </w:r>
      <w:r w:rsidR="00F744FC">
        <w:t xml:space="preserve">steht die Darstellung </w:t>
      </w:r>
      <w:r w:rsidR="00522350">
        <w:t>der fehlerbehafteten Statistik</w:t>
      </w:r>
      <w:r w:rsidR="00F744FC">
        <w:t xml:space="preserve"> im Vordergrund. Abschließend wird in </w:t>
      </w:r>
      <w:r w:rsidR="00F744FC" w:rsidRPr="007D376A">
        <w:rPr>
          <w:highlight w:val="red"/>
        </w:rPr>
        <w:t>Kapit</w:t>
      </w:r>
      <w:r w:rsidR="00937B2D" w:rsidRPr="007D376A">
        <w:rPr>
          <w:highlight w:val="red"/>
        </w:rPr>
        <w:t>el 5</w:t>
      </w:r>
      <w:r w:rsidR="00937B2D">
        <w:t xml:space="preserve"> die graﬁsche Umsetzung der Darstellung </w:t>
      </w:r>
      <w:r w:rsidR="00F744FC">
        <w:t>und d</w:t>
      </w:r>
      <w:r w:rsidR="00431A19">
        <w:t>ie</w:t>
      </w:r>
      <w:r w:rsidR="00F744FC">
        <w:t xml:space="preserve"> Auswertung erläutert.</w:t>
      </w:r>
    </w:p>
    <w:p w14:paraId="022ECA58" w14:textId="0122BEA4" w:rsidR="00937B2D" w:rsidRDefault="00937B2D" w:rsidP="00937B2D">
      <w:pPr>
        <w:pStyle w:val="TextkrperEinzug"/>
        <w:ind w:firstLine="0"/>
        <w:rPr>
          <w:lang w:val="de-DE"/>
        </w:rPr>
      </w:pPr>
    </w:p>
    <w:p w14:paraId="2CF84CD5" w14:textId="54DD6C88" w:rsidR="00937B2D" w:rsidRDefault="00DB3684" w:rsidP="00A455A1">
      <w:pPr>
        <w:pStyle w:val="berschrift3"/>
      </w:pPr>
      <w:bookmarkStart w:id="129" w:name="_Toc515437546"/>
      <w:r>
        <w:t xml:space="preserve">Realisierung der </w:t>
      </w:r>
      <w:r w:rsidR="00A455A1">
        <w:t>Server</w:t>
      </w:r>
      <w:r>
        <w:t>-Applikation</w:t>
      </w:r>
      <w:bookmarkEnd w:id="129"/>
      <w:r w:rsidR="00A455A1">
        <w:t xml:space="preserve"> </w:t>
      </w:r>
    </w:p>
    <w:p w14:paraId="2CD7BDAA" w14:textId="77777777" w:rsidR="00AB4B47" w:rsidRPr="00AB4B47" w:rsidRDefault="00AB4B47" w:rsidP="00AB4B47">
      <w:pPr>
        <w:pStyle w:val="TextkrperEinzug"/>
        <w:rPr>
          <w:lang w:val="de-DE"/>
        </w:rPr>
      </w:pPr>
    </w:p>
    <w:p w14:paraId="3646AE4B" w14:textId="699FE67C" w:rsidR="006B4C16" w:rsidRDefault="006B4C16" w:rsidP="006B4C16">
      <w:pPr>
        <w:pStyle w:val="Textkrper"/>
      </w:pPr>
      <w:r>
        <w:t>Der Server ist ASP.Net Core basiert</w:t>
      </w:r>
      <w:r w:rsidR="00431A19">
        <w:t>,</w:t>
      </w:r>
      <w:r>
        <w:t xml:space="preserve"> mit der Vorlage Web-API. Er besteht aus drei wesentlichen </w:t>
      </w:r>
      <w:r w:rsidR="00911ECD">
        <w:t>Komponenten</w:t>
      </w:r>
      <w:r>
        <w:t xml:space="preserve"> nämlich </w:t>
      </w:r>
      <w:r w:rsidR="00911ECD">
        <w:t>Hilscher.TopologyEditor</w:t>
      </w:r>
      <w:r w:rsidR="00431A19">
        <w:t>,</w:t>
      </w:r>
      <w:r w:rsidR="00B927EE">
        <w:t xml:space="preserve"> </w:t>
      </w:r>
      <w:r w:rsidR="00911ECD">
        <w:t xml:space="preserve">Hilscher.TopologyEditor.AspNet </w:t>
      </w:r>
      <w:r w:rsidR="00B927EE">
        <w:t xml:space="preserve">und die </w:t>
      </w:r>
      <w:r w:rsidR="00911ECD">
        <w:t>Hilscher</w:t>
      </w:r>
      <w:r w:rsidR="00B927EE">
        <w:t>.Web.API</w:t>
      </w:r>
    </w:p>
    <w:p w14:paraId="60079177" w14:textId="5410D456" w:rsidR="00AB4B47" w:rsidRDefault="00AB4B47" w:rsidP="00AB4B47">
      <w:pPr>
        <w:pStyle w:val="TextkrperEinzug"/>
        <w:ind w:firstLine="0"/>
        <w:rPr>
          <w:lang w:val="de-DE"/>
        </w:rPr>
      </w:pPr>
    </w:p>
    <w:p w14:paraId="0142BA71" w14:textId="5D7B8CAA" w:rsidR="00AB4B47" w:rsidRDefault="00AB4B47" w:rsidP="00AB4B47">
      <w:pPr>
        <w:pStyle w:val="Textkrper"/>
      </w:pPr>
      <w:r>
        <w:t>Die TopologyEditor</w:t>
      </w:r>
      <w:r w:rsidR="00431A19">
        <w:t>-</w:t>
      </w:r>
      <w:r>
        <w:t xml:space="preserve">Library </w:t>
      </w:r>
      <w:r w:rsidR="00431A19">
        <w:t xml:space="preserve">unterstützt </w:t>
      </w:r>
      <w:r w:rsidR="002A1E05" w:rsidRPr="002A1E05">
        <w:t xml:space="preserve">die Software </w:t>
      </w:r>
      <w:commentRangeStart w:id="130"/>
      <w:r w:rsidR="002A1E05" w:rsidRPr="002A1E05">
        <w:t>„Communication Studio“</w:t>
      </w:r>
      <w:r w:rsidR="002A1E05">
        <w:t xml:space="preserve"> </w:t>
      </w:r>
      <w:commentRangeEnd w:id="130"/>
      <w:r w:rsidR="00431A19">
        <w:rPr>
          <w:rStyle w:val="Kommentarzeichen"/>
          <w:rFonts w:ascii="Arial" w:hAnsi="Arial"/>
        </w:rPr>
        <w:commentReference w:id="130"/>
      </w:r>
      <w:r w:rsidR="00431A19">
        <w:t xml:space="preserve">dabei, </w:t>
      </w:r>
      <w:r w:rsidR="002A1E05">
        <w:t>alle Netzwerk</w:t>
      </w:r>
      <w:r w:rsidR="00431A19">
        <w:t>-</w:t>
      </w:r>
      <w:r w:rsidR="002A1E05">
        <w:t xml:space="preserve">Protokolle </w:t>
      </w:r>
      <w:r>
        <w:t xml:space="preserve">für </w:t>
      </w:r>
      <w:r w:rsidR="002A1E05">
        <w:t xml:space="preserve">Web-Services </w:t>
      </w:r>
      <w:r>
        <w:t xml:space="preserve">mithilfe des Model-View-Controller-Musters zu </w:t>
      </w:r>
      <w:r w:rsidR="002A1E05" w:rsidRPr="007D376A">
        <w:rPr>
          <w:highlight w:val="red"/>
        </w:rPr>
        <w:t>kommunizieren</w:t>
      </w:r>
      <w:r w:rsidR="002A1E05">
        <w:t xml:space="preserve">. </w:t>
      </w:r>
      <w:r w:rsidR="00182222" w:rsidRPr="007D376A">
        <w:rPr>
          <w:highlight w:val="red"/>
        </w:rPr>
        <w:t>Diese Library</w:t>
      </w:r>
      <w:r w:rsidRPr="007D376A">
        <w:rPr>
          <w:highlight w:val="red"/>
        </w:rPr>
        <w:t xml:space="preserve"> unterstützt diejenigen, die mit </w:t>
      </w:r>
      <w:r w:rsidR="00182222" w:rsidRPr="007D376A">
        <w:rPr>
          <w:highlight w:val="red"/>
        </w:rPr>
        <w:t>ASP.NET Core</w:t>
      </w:r>
      <w:r w:rsidRPr="007D376A">
        <w:rPr>
          <w:highlight w:val="red"/>
        </w:rPr>
        <w:t xml:space="preserve"> eine Reihe von Anwendungsstilen erstellen möchten</w:t>
      </w:r>
      <w:r>
        <w:t xml:space="preserve">. Sie wurde </w:t>
      </w:r>
      <w:r w:rsidR="00182222">
        <w:t xml:space="preserve">jedoch momentan </w:t>
      </w:r>
      <w:r>
        <w:t xml:space="preserve">hauptsächlich für </w:t>
      </w:r>
      <w:r w:rsidR="00182222">
        <w:t>PROFINET IRT</w:t>
      </w:r>
      <w:r>
        <w:t xml:space="preserve"> entwickelt, die aus einzelnen, funktional vollständigen Teilen bestehen, die zusammen </w:t>
      </w:r>
      <w:r w:rsidR="00182222">
        <w:t>eine einzelne integrierte Schnittstelle bilden.</w:t>
      </w:r>
      <w:r>
        <w:t xml:space="preserve"> Die </w:t>
      </w:r>
      <w:r w:rsidR="00182222">
        <w:t>TopologyEditor</w:t>
      </w:r>
      <w:r w:rsidR="00431A19">
        <w:t>-</w:t>
      </w:r>
      <w:r w:rsidR="00182222">
        <w:t xml:space="preserve">Library </w:t>
      </w:r>
      <w:r>
        <w:t>beschleunigt die Entwicklung von Anwendungen mit bewährten Entwurfsmustern.</w:t>
      </w:r>
    </w:p>
    <w:p w14:paraId="6889888D" w14:textId="77777777" w:rsidR="00813591" w:rsidRPr="00813591" w:rsidRDefault="00813591" w:rsidP="00270D51">
      <w:pPr>
        <w:pStyle w:val="TextkrperEinzug"/>
        <w:ind w:firstLine="0"/>
        <w:rPr>
          <w:lang w:val="de-DE"/>
        </w:rPr>
      </w:pPr>
    </w:p>
    <w:p w14:paraId="1FE70879" w14:textId="77777777" w:rsidR="00AB4B47" w:rsidRDefault="00AB4B47" w:rsidP="00AB4B47">
      <w:pPr>
        <w:pStyle w:val="TextkrperEinzug"/>
        <w:keepNext/>
        <w:ind w:firstLine="0"/>
      </w:pPr>
      <w:r>
        <w:rPr>
          <w:noProof/>
          <w:lang w:val="de-DE"/>
        </w:rPr>
        <w:drawing>
          <wp:inline distT="0" distB="0" distL="0" distR="0" wp14:anchorId="73467D5F" wp14:editId="7FE327E6">
            <wp:extent cx="5759450" cy="1484630"/>
            <wp:effectExtent l="0" t="0" r="0" b="127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1484630"/>
                    </a:xfrm>
                    <a:prstGeom prst="rect">
                      <a:avLst/>
                    </a:prstGeom>
                  </pic:spPr>
                </pic:pic>
              </a:graphicData>
            </a:graphic>
          </wp:inline>
        </w:drawing>
      </w:r>
    </w:p>
    <w:p w14:paraId="7B4EC8F8" w14:textId="023EE5D1" w:rsidR="00AB4B47" w:rsidRPr="00AB4B47" w:rsidRDefault="00AB4B47" w:rsidP="00AB4B47">
      <w:pPr>
        <w:pStyle w:val="Beschriftung"/>
        <w:jc w:val="both"/>
      </w:pPr>
      <w:r>
        <w:t xml:space="preserve">Abbildung </w:t>
      </w:r>
      <w:r w:rsidR="00B5557A">
        <w:fldChar w:fldCharType="begin"/>
      </w:r>
      <w:r w:rsidR="00B5557A">
        <w:instrText xml:space="preserve"> SEQ Abbildung \* ARABIC </w:instrText>
      </w:r>
      <w:r w:rsidR="00B5557A">
        <w:fldChar w:fldCharType="separate"/>
      </w:r>
      <w:r w:rsidR="001A5BD7">
        <w:rPr>
          <w:noProof/>
        </w:rPr>
        <w:t>16</w:t>
      </w:r>
      <w:r w:rsidR="00B5557A">
        <w:rPr>
          <w:noProof/>
        </w:rPr>
        <w:fldChar w:fldCharType="end"/>
      </w:r>
      <w:r>
        <w:t>: Z</w:t>
      </w:r>
      <w:r w:rsidRPr="004E3135">
        <w:t>usammengesetzte Anwendungsarchitektur mit häufig verwendeten Paketen</w:t>
      </w:r>
    </w:p>
    <w:p w14:paraId="531292D9" w14:textId="26EFB9E7" w:rsidR="0080700B" w:rsidRDefault="0080700B" w:rsidP="0080700B">
      <w:pPr>
        <w:pStyle w:val="TextkrperEinzug"/>
        <w:ind w:firstLine="0"/>
        <w:rPr>
          <w:lang w:val="de-DE"/>
        </w:rPr>
      </w:pPr>
    </w:p>
    <w:p w14:paraId="14D9F974" w14:textId="26126740" w:rsidR="00270D51" w:rsidRDefault="00911ECD" w:rsidP="0080700B">
      <w:pPr>
        <w:pStyle w:val="TextkrperEinzug"/>
        <w:ind w:firstLine="0"/>
        <w:rPr>
          <w:lang w:val="de-DE"/>
        </w:rPr>
      </w:pPr>
      <w:r w:rsidRPr="00270D51">
        <w:rPr>
          <w:b/>
        </w:rPr>
        <w:t>Hilscher.TopologyEditor</w:t>
      </w:r>
      <w:r>
        <w:t xml:space="preserve"> </w:t>
      </w:r>
      <w:r w:rsidR="00270D51">
        <w:rPr>
          <w:lang w:val="de-DE"/>
        </w:rPr>
        <w:t>enthält die Kernfunktionalität von TopologyEditor</w:t>
      </w:r>
      <w:ins w:id="131" w:author="Ghislain Zeleu" w:date="2018-05-30T16:17:00Z">
        <w:r w:rsidR="001A5BD7">
          <w:rPr>
            <w:lang w:val="de-DE"/>
          </w:rPr>
          <w:t xml:space="preserve"> </w:t>
        </w:r>
      </w:ins>
      <w:r w:rsidR="00A20EFC">
        <w:rPr>
          <w:lang w:val="de-DE"/>
        </w:rPr>
        <w:t>und ist für die</w:t>
      </w:r>
      <w:r w:rsidR="00270D51">
        <w:rPr>
          <w:lang w:val="de-DE"/>
        </w:rPr>
        <w:t xml:space="preserve"> </w:t>
      </w:r>
      <w:r w:rsidR="00A20EFC">
        <w:rPr>
          <w:lang w:val="de-DE"/>
        </w:rPr>
        <w:t xml:space="preserve">Integration der </w:t>
      </w:r>
      <w:r w:rsidR="00270D51">
        <w:rPr>
          <w:lang w:val="de-DE"/>
        </w:rPr>
        <w:t>feldbusprotokollabhängige</w:t>
      </w:r>
      <w:r w:rsidR="00A20EFC">
        <w:rPr>
          <w:lang w:val="de-DE"/>
        </w:rPr>
        <w:t>n</w:t>
      </w:r>
      <w:r w:rsidR="00270D51">
        <w:rPr>
          <w:lang w:val="de-DE"/>
        </w:rPr>
        <w:t xml:space="preserve"> Parameter. Das beinhaltet:</w:t>
      </w:r>
    </w:p>
    <w:p w14:paraId="789E76DF" w14:textId="7201806C" w:rsidR="0080700B" w:rsidRPr="0080700B" w:rsidRDefault="00270D51" w:rsidP="0080700B">
      <w:pPr>
        <w:pStyle w:val="TextkrperEinzug"/>
        <w:ind w:firstLine="0"/>
        <w:rPr>
          <w:lang w:val="de-DE"/>
        </w:rPr>
      </w:pPr>
      <w:r w:rsidRPr="00270D51">
        <w:rPr>
          <w:b/>
          <w:lang w:val="de-DE"/>
        </w:rPr>
        <w:t>Modellklassen</w:t>
      </w:r>
      <w:r>
        <w:rPr>
          <w:lang w:val="de-DE"/>
        </w:rPr>
        <w:t>: wie Node, Link, Toplogy</w:t>
      </w:r>
      <w:r w:rsidR="00552711">
        <w:rPr>
          <w:lang w:val="de-DE"/>
        </w:rPr>
        <w:t>,</w:t>
      </w:r>
      <w:r>
        <w:rPr>
          <w:lang w:val="de-DE"/>
        </w:rPr>
        <w:t xml:space="preserve"> die unter</w:t>
      </w:r>
      <w:r w:rsidR="00552711">
        <w:rPr>
          <w:lang w:val="de-DE"/>
        </w:rPr>
        <w:t xml:space="preserve"> </w:t>
      </w:r>
      <w:r>
        <w:rPr>
          <w:lang w:val="de-DE"/>
        </w:rPr>
        <w:t>andere</w:t>
      </w:r>
      <w:r w:rsidR="00552711">
        <w:rPr>
          <w:lang w:val="de-DE"/>
        </w:rPr>
        <w:t>m</w:t>
      </w:r>
      <w:r>
        <w:rPr>
          <w:lang w:val="de-DE"/>
        </w:rPr>
        <w:t xml:space="preserve"> die spezifische</w:t>
      </w:r>
      <w:r w:rsidR="00552711">
        <w:rPr>
          <w:lang w:val="de-DE"/>
        </w:rPr>
        <w:t>n</w:t>
      </w:r>
      <w:r>
        <w:rPr>
          <w:lang w:val="de-DE"/>
        </w:rPr>
        <w:t xml:space="preserve"> DTM</w:t>
      </w:r>
      <w:r w:rsidR="00552711">
        <w:rPr>
          <w:lang w:val="de-DE"/>
        </w:rPr>
        <w:t>s</w:t>
      </w:r>
      <w:r>
        <w:rPr>
          <w:lang w:val="de-DE"/>
        </w:rPr>
        <w:t xml:space="preserve"> </w:t>
      </w:r>
      <w:r w:rsidRPr="007D376A">
        <w:rPr>
          <w:highlight w:val="red"/>
          <w:lang w:val="de-DE"/>
        </w:rPr>
        <w:t>und Einstellung</w:t>
      </w:r>
      <w:r>
        <w:rPr>
          <w:lang w:val="de-DE"/>
        </w:rPr>
        <w:t xml:space="preserve"> repräsentier</w:t>
      </w:r>
      <w:r w:rsidR="00552711">
        <w:rPr>
          <w:lang w:val="de-DE"/>
        </w:rPr>
        <w:t>en.</w:t>
      </w:r>
    </w:p>
    <w:p w14:paraId="47608769" w14:textId="65E6C9E2" w:rsidR="0080700B" w:rsidRDefault="00270D51" w:rsidP="0080700B">
      <w:pPr>
        <w:pStyle w:val="TextkrperEinzug"/>
        <w:ind w:firstLine="0"/>
        <w:rPr>
          <w:lang w:val="de-DE"/>
        </w:rPr>
      </w:pPr>
      <w:r w:rsidRPr="00270D51">
        <w:rPr>
          <w:b/>
          <w:lang w:val="de-DE"/>
        </w:rPr>
        <w:t>Events</w:t>
      </w:r>
      <w:r w:rsidR="0080700B" w:rsidRPr="0080700B">
        <w:rPr>
          <w:lang w:val="de-DE"/>
        </w:rPr>
        <w:t xml:space="preserve"> stellt </w:t>
      </w:r>
      <w:r w:rsidR="00552711">
        <w:rPr>
          <w:lang w:val="de-DE"/>
        </w:rPr>
        <w:t>einen</w:t>
      </w:r>
      <w:r w:rsidR="00552711" w:rsidRPr="0080700B">
        <w:rPr>
          <w:lang w:val="de-DE"/>
        </w:rPr>
        <w:t xml:space="preserve"> </w:t>
      </w:r>
      <w:r w:rsidRPr="00270D51">
        <w:rPr>
          <w:lang w:val="de-DE"/>
        </w:rPr>
        <w:t xml:space="preserve">Ereignishandler </w:t>
      </w:r>
      <w:r>
        <w:rPr>
          <w:lang w:val="de-DE"/>
        </w:rPr>
        <w:t>bereit, d</w:t>
      </w:r>
      <w:r w:rsidR="00552711">
        <w:rPr>
          <w:lang w:val="de-DE"/>
        </w:rPr>
        <w:t>er</w:t>
      </w:r>
      <w:r>
        <w:rPr>
          <w:lang w:val="de-DE"/>
        </w:rPr>
        <w:t xml:space="preserve"> das Auftreten einer Aktion wie „Das Laden von Parameter beenden“ signalisiert</w:t>
      </w:r>
      <w:r w:rsidR="0080700B">
        <w:rPr>
          <w:lang w:val="de-DE"/>
        </w:rPr>
        <w:t>.</w:t>
      </w:r>
    </w:p>
    <w:p w14:paraId="3936DBA8" w14:textId="0A4218CF" w:rsidR="0080700B" w:rsidRDefault="009D3F3B" w:rsidP="0080700B">
      <w:pPr>
        <w:pStyle w:val="TextkrperEinzug"/>
        <w:ind w:firstLine="0"/>
        <w:rPr>
          <w:lang w:val="de-DE"/>
        </w:rPr>
      </w:pPr>
      <w:r w:rsidRPr="009D3F3B">
        <w:rPr>
          <w:b/>
          <w:lang w:val="de-DE"/>
        </w:rPr>
        <w:t>Interfaces</w:t>
      </w:r>
      <w:r>
        <w:rPr>
          <w:lang w:val="de-DE"/>
        </w:rPr>
        <w:t xml:space="preserve">: stellt die Schnittstellen zur Kommunikation mit physikalischen Geräten beziehungsweise </w:t>
      </w:r>
      <w:r w:rsidRPr="007D376A">
        <w:rPr>
          <w:highlight w:val="red"/>
          <w:lang w:val="de-DE"/>
        </w:rPr>
        <w:t>DTM-Geräten</w:t>
      </w:r>
      <w:r>
        <w:rPr>
          <w:lang w:val="de-DE"/>
        </w:rPr>
        <w:t xml:space="preserve"> bereit. Zu dieser Schnittstelle gehören beispielerweise IDataAccess, IDtmDataAccess. Außerdem definiert sie die Schnittstellen INodeManger </w:t>
      </w:r>
      <w:r w:rsidR="008F59B4">
        <w:rPr>
          <w:lang w:val="de-DE"/>
        </w:rPr>
        <w:t>und ILinkManger</w:t>
      </w:r>
      <w:r>
        <w:rPr>
          <w:lang w:val="de-DE"/>
        </w:rPr>
        <w:t xml:space="preserve"> zur Verwaltung von Node und Link</w:t>
      </w:r>
    </w:p>
    <w:p w14:paraId="31DC952B" w14:textId="77777777" w:rsidR="009D3F3B" w:rsidRDefault="009D3F3B" w:rsidP="0080700B">
      <w:pPr>
        <w:pStyle w:val="TextkrperEinzug"/>
        <w:ind w:firstLine="0"/>
        <w:rPr>
          <w:lang w:val="de-DE"/>
        </w:rPr>
      </w:pPr>
    </w:p>
    <w:p w14:paraId="6CE8B8E5" w14:textId="525B69FF" w:rsidR="009D3F3B" w:rsidRDefault="009D3F3B" w:rsidP="009D3F3B">
      <w:pPr>
        <w:pStyle w:val="TextkrperEinzug"/>
        <w:ind w:firstLine="0"/>
        <w:rPr>
          <w:lang w:val="de-DE"/>
        </w:rPr>
      </w:pPr>
      <w:r w:rsidRPr="00270D51">
        <w:rPr>
          <w:b/>
        </w:rPr>
        <w:t>Hilscher.TopologyEditor</w:t>
      </w:r>
      <w:r>
        <w:rPr>
          <w:b/>
        </w:rPr>
        <w:t>.AspNet</w:t>
      </w:r>
      <w:r w:rsidRPr="009D3F3B">
        <w:rPr>
          <w:b/>
          <w:lang w:val="de-DE"/>
        </w:rPr>
        <w:t xml:space="preserve"> </w:t>
      </w:r>
      <w:r w:rsidRPr="009D3F3B">
        <w:rPr>
          <w:lang w:val="de-DE"/>
        </w:rPr>
        <w:t xml:space="preserve">stellt Klassenkomponente </w:t>
      </w:r>
      <w:r>
        <w:rPr>
          <w:lang w:val="de-DE"/>
        </w:rPr>
        <w:t xml:space="preserve">bereit, um ASP.NET mit TopologyEditor Library zu verwenden. Zu diesen Komponenten </w:t>
      </w:r>
      <w:r w:rsidR="008F59B4">
        <w:rPr>
          <w:lang w:val="de-DE"/>
        </w:rPr>
        <w:t>gehört</w:t>
      </w:r>
      <w:r>
        <w:rPr>
          <w:lang w:val="de-DE"/>
        </w:rPr>
        <w:t xml:space="preserve"> die </w:t>
      </w:r>
      <w:r w:rsidR="008F59B4">
        <w:rPr>
          <w:lang w:val="de-DE"/>
        </w:rPr>
        <w:t>tatsächliche Implementierung von allen Schnittstellen</w:t>
      </w:r>
      <w:r>
        <w:rPr>
          <w:lang w:val="de-DE"/>
        </w:rPr>
        <w:t xml:space="preserve"> </w:t>
      </w:r>
      <w:r w:rsidR="008F59B4">
        <w:rPr>
          <w:lang w:val="de-DE"/>
        </w:rPr>
        <w:t>von</w:t>
      </w:r>
      <w:r>
        <w:rPr>
          <w:lang w:val="de-DE"/>
        </w:rPr>
        <w:t xml:space="preserve"> Interface</w:t>
      </w:r>
      <w:r w:rsidR="008F59B4">
        <w:rPr>
          <w:lang w:val="de-DE"/>
        </w:rPr>
        <w:t>s und viele</w:t>
      </w:r>
      <w:r w:rsidR="00552711">
        <w:rPr>
          <w:lang w:val="de-DE"/>
        </w:rPr>
        <w:t>r</w:t>
      </w:r>
      <w:r w:rsidR="008F59B4">
        <w:rPr>
          <w:lang w:val="de-DE"/>
        </w:rPr>
        <w:t xml:space="preserve"> Hilfeklassen </w:t>
      </w:r>
    </w:p>
    <w:p w14:paraId="7BEB4378" w14:textId="5AC20219" w:rsidR="008F59B4" w:rsidRDefault="008F59B4" w:rsidP="009D3F3B">
      <w:pPr>
        <w:pStyle w:val="TextkrperEinzug"/>
        <w:ind w:firstLine="0"/>
        <w:rPr>
          <w:lang w:val="de-DE"/>
        </w:rPr>
      </w:pPr>
      <w:r w:rsidRPr="008F59B4">
        <w:rPr>
          <w:b/>
          <w:lang w:val="de-DE"/>
        </w:rPr>
        <w:t>Facades</w:t>
      </w:r>
      <w:r>
        <w:rPr>
          <w:lang w:val="de-DE"/>
        </w:rPr>
        <w:t xml:space="preserve"> sind für die Konkrete Klassen zur Kommunikation mit </w:t>
      </w:r>
      <w:r w:rsidRPr="007D376A">
        <w:rPr>
          <w:highlight w:val="red"/>
          <w:lang w:val="de-DE"/>
        </w:rPr>
        <w:t>DTM-Geräte</w:t>
      </w:r>
      <w:r>
        <w:rPr>
          <w:lang w:val="de-DE"/>
        </w:rPr>
        <w:t xml:space="preserve"> verantwortlich, darin befindet sich </w:t>
      </w:r>
      <w:r w:rsidRPr="007D376A">
        <w:rPr>
          <w:highlight w:val="red"/>
          <w:lang w:val="de-DE"/>
        </w:rPr>
        <w:t>Beispiel TopologyDataAccess</w:t>
      </w:r>
    </w:p>
    <w:p w14:paraId="292A97E9" w14:textId="61AD2D8E" w:rsidR="008F59B4" w:rsidRDefault="008F59B4" w:rsidP="009D3F3B">
      <w:pPr>
        <w:pStyle w:val="TextkrperEinzug"/>
        <w:ind w:firstLine="0"/>
        <w:rPr>
          <w:lang w:val="de-DE"/>
        </w:rPr>
      </w:pPr>
      <w:r w:rsidRPr="007D376A">
        <w:rPr>
          <w:b/>
          <w:lang w:val="de-DE"/>
        </w:rPr>
        <w:t>Managers</w:t>
      </w:r>
      <w:r>
        <w:rPr>
          <w:lang w:val="de-DE"/>
        </w:rPr>
        <w:t>: beinhaltet die konkreten Implementierungen von Man</w:t>
      </w:r>
      <w:r w:rsidR="00552711">
        <w:rPr>
          <w:lang w:val="de-DE"/>
        </w:rPr>
        <w:t>a</w:t>
      </w:r>
      <w:r>
        <w:rPr>
          <w:lang w:val="de-DE"/>
        </w:rPr>
        <w:t>gers-Schnittstellen aus Interfaces. Dazu gehören NodeManger, LinkManager</w:t>
      </w:r>
    </w:p>
    <w:p w14:paraId="69F712BF" w14:textId="2D8646AB" w:rsidR="0066554D" w:rsidRDefault="0066554D" w:rsidP="009D3F3B">
      <w:pPr>
        <w:pStyle w:val="TextkrperEinzug"/>
        <w:ind w:firstLine="0"/>
        <w:rPr>
          <w:lang w:val="de-DE"/>
        </w:rPr>
      </w:pPr>
      <w:r w:rsidRPr="0066554D">
        <w:rPr>
          <w:b/>
          <w:lang w:val="de-DE"/>
        </w:rPr>
        <w:lastRenderedPageBreak/>
        <w:t>Utils</w:t>
      </w:r>
      <w:r>
        <w:rPr>
          <w:lang w:val="de-DE"/>
        </w:rPr>
        <w:t xml:space="preserve"> </w:t>
      </w:r>
      <w:r w:rsidR="00552711">
        <w:rPr>
          <w:lang w:val="de-DE"/>
        </w:rPr>
        <w:t>umfasst</w:t>
      </w:r>
      <w:r>
        <w:rPr>
          <w:lang w:val="de-DE"/>
        </w:rPr>
        <w:t xml:space="preserve"> statischen Klassen</w:t>
      </w:r>
      <w:r w:rsidR="00552711">
        <w:rPr>
          <w:lang w:val="de-DE"/>
        </w:rPr>
        <w:t>, die das</w:t>
      </w:r>
      <w:r>
        <w:rPr>
          <w:lang w:val="de-DE"/>
        </w:rPr>
        <w:t>Erstellen von Modellkassen</w:t>
      </w:r>
      <w:r w:rsidR="00552711">
        <w:rPr>
          <w:lang w:val="de-DE"/>
        </w:rPr>
        <w:t xml:space="preserve"> erleichtern sollen,</w:t>
      </w:r>
      <w:r>
        <w:rPr>
          <w:lang w:val="de-DE"/>
        </w:rPr>
        <w:t xml:space="preserve">und definiert </w:t>
      </w:r>
      <w:r w:rsidRPr="0066554D">
        <w:rPr>
          <w:lang w:val="de-DE"/>
        </w:rPr>
        <w:t>statische</w:t>
      </w:r>
      <w:r>
        <w:rPr>
          <w:lang w:val="de-DE"/>
        </w:rPr>
        <w:t xml:space="preserve"> schreibgeschützte Eigenschaften</w:t>
      </w:r>
      <w:r w:rsidR="00552711">
        <w:rPr>
          <w:lang w:val="de-DE"/>
        </w:rPr>
        <w:t>,</w:t>
      </w:r>
      <w:r>
        <w:rPr>
          <w:lang w:val="de-DE"/>
        </w:rPr>
        <w:t xml:space="preserve"> um spezifische Parameter </w:t>
      </w:r>
      <w:commentRangeStart w:id="132"/>
      <w:r>
        <w:rPr>
          <w:lang w:val="de-DE"/>
        </w:rPr>
        <w:t xml:space="preserve">bei </w:t>
      </w:r>
      <w:r w:rsidR="00552711">
        <w:rPr>
          <w:lang w:val="de-DE"/>
        </w:rPr>
        <w:t>C</w:t>
      </w:r>
      <w:r>
        <w:rPr>
          <w:lang w:val="de-DE"/>
        </w:rPr>
        <w:t xml:space="preserve">odierung </w:t>
      </w:r>
      <w:commentRangeEnd w:id="132"/>
      <w:r w:rsidR="00786375">
        <w:rPr>
          <w:rStyle w:val="Kommentarzeichen"/>
          <w:rFonts w:ascii="Arial" w:hAnsi="Arial" w:cs="Times New Roman"/>
          <w:lang w:val="de-DE"/>
        </w:rPr>
        <w:commentReference w:id="132"/>
      </w:r>
      <w:r w:rsidR="00552711">
        <w:rPr>
          <w:lang w:val="de-DE"/>
        </w:rPr>
        <w:t>zugänglich zu machen.</w:t>
      </w:r>
    </w:p>
    <w:p w14:paraId="03DFBB35" w14:textId="77777777" w:rsidR="008F59B4" w:rsidRPr="009D3F3B" w:rsidRDefault="008F59B4" w:rsidP="009D3F3B">
      <w:pPr>
        <w:pStyle w:val="TextkrperEinzug"/>
        <w:ind w:firstLine="0"/>
        <w:rPr>
          <w:lang w:val="de-DE"/>
        </w:rPr>
      </w:pPr>
    </w:p>
    <w:p w14:paraId="2754C740" w14:textId="020D1431" w:rsidR="00D217BC" w:rsidRPr="0080700B" w:rsidRDefault="008F59B4" w:rsidP="0080700B">
      <w:pPr>
        <w:pStyle w:val="TextkrperEinzug"/>
        <w:ind w:firstLine="0"/>
        <w:rPr>
          <w:lang w:val="de-DE"/>
        </w:rPr>
      </w:pPr>
      <w:r w:rsidRPr="00270D51">
        <w:rPr>
          <w:b/>
        </w:rPr>
        <w:t>Hilscher.</w:t>
      </w:r>
      <w:r w:rsidRPr="008F59B4">
        <w:rPr>
          <w:b/>
        </w:rPr>
        <w:t>TopologyEditor</w:t>
      </w:r>
      <w:r w:rsidR="0080700B" w:rsidRPr="008F59B4">
        <w:rPr>
          <w:b/>
          <w:lang w:val="de-DE"/>
        </w:rPr>
        <w:t>.Web.API</w:t>
      </w:r>
      <w:r w:rsidR="0080700B" w:rsidRPr="0080700B">
        <w:rPr>
          <w:lang w:val="de-DE"/>
        </w:rPr>
        <w:t xml:space="preserve"> ist eine Sammlung von Controller</w:t>
      </w:r>
      <w:r w:rsidR="00BE4C8F">
        <w:rPr>
          <w:lang w:val="de-DE"/>
        </w:rPr>
        <w:t>n</w:t>
      </w:r>
      <w:r w:rsidR="0080700B">
        <w:rPr>
          <w:lang w:val="de-DE"/>
        </w:rPr>
        <w:t>,</w:t>
      </w:r>
      <w:r w:rsidR="0080700B" w:rsidRPr="0080700B">
        <w:rPr>
          <w:lang w:val="de-DE"/>
        </w:rPr>
        <w:t xml:space="preserve"> die da</w:t>
      </w:r>
      <w:r w:rsidR="00BE4C8F">
        <w:rPr>
          <w:lang w:val="de-DE"/>
        </w:rPr>
        <w:t>ie</w:t>
      </w:r>
      <w:r w:rsidR="0080700B" w:rsidRPr="0080700B">
        <w:rPr>
          <w:lang w:val="de-DE"/>
        </w:rPr>
        <w:t xml:space="preserve"> HTTP-Anforderungen verarbeitet und </w:t>
      </w:r>
      <w:r w:rsidR="00BE4C8F">
        <w:rPr>
          <w:lang w:val="de-DE"/>
        </w:rPr>
        <w:t>entsprechende</w:t>
      </w:r>
      <w:r w:rsidR="00BE4C8F" w:rsidRPr="0080700B">
        <w:rPr>
          <w:lang w:val="de-DE"/>
        </w:rPr>
        <w:t xml:space="preserve"> </w:t>
      </w:r>
      <w:r w:rsidR="0080700B" w:rsidRPr="0080700B">
        <w:rPr>
          <w:lang w:val="de-DE"/>
        </w:rPr>
        <w:t>HTTP-Antwort</w:t>
      </w:r>
      <w:r w:rsidR="00BE4C8F">
        <w:rPr>
          <w:lang w:val="de-DE"/>
        </w:rPr>
        <w:t>en</w:t>
      </w:r>
      <w:r w:rsidR="0080700B" w:rsidRPr="0080700B">
        <w:rPr>
          <w:lang w:val="de-DE"/>
        </w:rPr>
        <w:t xml:space="preserve"> </w:t>
      </w:r>
      <w:r w:rsidR="00BE4C8F">
        <w:rPr>
          <w:lang w:val="de-DE"/>
        </w:rPr>
        <w:t>generiert</w:t>
      </w:r>
      <w:r w:rsidR="0080700B" w:rsidRPr="0080700B">
        <w:rPr>
          <w:lang w:val="de-DE"/>
        </w:rPr>
        <w:t>.</w:t>
      </w:r>
      <w:r>
        <w:rPr>
          <w:lang w:val="de-DE"/>
        </w:rPr>
        <w:t xml:space="preserve"> Sie </w:t>
      </w:r>
      <w:r w:rsidR="00BE4C8F">
        <w:rPr>
          <w:lang w:val="de-DE"/>
        </w:rPr>
        <w:t xml:space="preserve">verwendet </w:t>
      </w:r>
      <w:r>
        <w:rPr>
          <w:lang w:val="de-DE"/>
        </w:rPr>
        <w:t xml:space="preserve">die </w:t>
      </w:r>
      <w:r w:rsidR="0066554D">
        <w:rPr>
          <w:lang w:val="de-DE"/>
        </w:rPr>
        <w:t>zwei vorgestellte</w:t>
      </w:r>
      <w:r w:rsidR="00BE4C8F">
        <w:rPr>
          <w:lang w:val="de-DE"/>
        </w:rPr>
        <w:t>n</w:t>
      </w:r>
      <w:r w:rsidR="0066554D">
        <w:rPr>
          <w:lang w:val="de-DE"/>
        </w:rPr>
        <w:t xml:space="preserve"> </w:t>
      </w:r>
      <w:r w:rsidR="0066554D" w:rsidRPr="0066554D">
        <w:rPr>
          <w:lang w:val="de-DE"/>
        </w:rPr>
        <w:t>Assemblies</w:t>
      </w:r>
      <w:r w:rsidR="0066554D">
        <w:rPr>
          <w:lang w:val="de-DE"/>
        </w:rPr>
        <w:t>. Diese Komponente</w:t>
      </w:r>
      <w:r w:rsidR="00D217BC">
        <w:rPr>
          <w:lang w:val="de-DE"/>
        </w:rPr>
        <w:t xml:space="preserve"> hat zwei Controller, der </w:t>
      </w:r>
      <w:r w:rsidR="00BE4C8F">
        <w:rPr>
          <w:lang w:val="de-DE"/>
        </w:rPr>
        <w:t xml:space="preserve">eine verarbeitet </w:t>
      </w:r>
      <w:r w:rsidR="00D217BC">
        <w:rPr>
          <w:lang w:val="de-DE"/>
        </w:rPr>
        <w:t xml:space="preserve">die Device-Anfragen und </w:t>
      </w:r>
      <w:r w:rsidR="00BE4C8F">
        <w:rPr>
          <w:lang w:val="de-DE"/>
        </w:rPr>
        <w:t xml:space="preserve">der </w:t>
      </w:r>
      <w:r w:rsidR="00D217BC">
        <w:rPr>
          <w:lang w:val="de-DE"/>
        </w:rPr>
        <w:t>andere die Verbindungen-Anfragen.</w:t>
      </w:r>
    </w:p>
    <w:p w14:paraId="42AC96F5" w14:textId="26A355C1" w:rsidR="00A455A1" w:rsidRDefault="00777EBB" w:rsidP="00A455A1">
      <w:pPr>
        <w:pStyle w:val="berschrift3"/>
      </w:pPr>
      <w:bookmarkStart w:id="133" w:name="_Toc515437547"/>
      <w:r>
        <w:t>Realisierung der Client-Applikation</w:t>
      </w:r>
      <w:bookmarkEnd w:id="133"/>
    </w:p>
    <w:p w14:paraId="60D4B8AC" w14:textId="4ACC48E8" w:rsidR="00777EBB" w:rsidRDefault="00D25972" w:rsidP="00777EBB">
      <w:pPr>
        <w:pStyle w:val="Textkrper"/>
      </w:pPr>
      <w:r>
        <w:t>Wie bereits erwähnt</w:t>
      </w:r>
      <w:r w:rsidR="00BE4C8F">
        <w:t>,</w:t>
      </w:r>
      <w:r>
        <w:t xml:space="preserve"> haben die benutzten Technologien</w:t>
      </w:r>
      <w:r w:rsidR="00CD7DFF">
        <w:t>,2</w:t>
      </w:r>
      <w:r>
        <w:t xml:space="preserve"> die zum Teil nach der Evaluation der Javascript-Framewor</w:t>
      </w:r>
      <w:r w:rsidR="00CD7DFF">
        <w:t>ks</w:t>
      </w:r>
      <w:r>
        <w:t xml:space="preserve"> (siehe Abschnitt 12) gewählt wurden und zum Teil durch die Problemstellung vorgegeben waren, beeinflussen sehr stark das Endprodukt und Entwicklung hinsichtlich der Client</w:t>
      </w:r>
      <w:r w:rsidR="00822D6D">
        <w:t>-Applikation</w:t>
      </w:r>
      <w:r>
        <w:t>.</w:t>
      </w:r>
    </w:p>
    <w:p w14:paraId="1DD8CA5B" w14:textId="73D0A54D" w:rsidR="00D25972" w:rsidRDefault="00D25972" w:rsidP="00D25972">
      <w:pPr>
        <w:pStyle w:val="TextkrperEinzug"/>
        <w:ind w:firstLine="0"/>
        <w:rPr>
          <w:lang w:val="de-DE"/>
        </w:rPr>
      </w:pPr>
      <w:r>
        <w:rPr>
          <w:lang w:val="de-DE"/>
        </w:rPr>
        <w:t>Um einen Einblick in d</w:t>
      </w:r>
      <w:r w:rsidR="00CD7DFF">
        <w:rPr>
          <w:lang w:val="de-DE"/>
        </w:rPr>
        <w:t>as</w:t>
      </w:r>
      <w:r>
        <w:rPr>
          <w:lang w:val="de-DE"/>
        </w:rPr>
        <w:t xml:space="preserve"> Software-Modul Client-TopologyEditor selbst zu geben und aufzuzeigen, wie sich </w:t>
      </w:r>
      <w:r w:rsidR="00323240">
        <w:rPr>
          <w:lang w:val="de-DE"/>
        </w:rPr>
        <w:t>diese Einflüsse</w:t>
      </w:r>
      <w:r>
        <w:rPr>
          <w:lang w:val="de-DE"/>
        </w:rPr>
        <w:t xml:space="preserve"> </w:t>
      </w:r>
      <w:commentRangeStart w:id="134"/>
      <w:r>
        <w:rPr>
          <w:lang w:val="de-DE"/>
        </w:rPr>
        <w:t>außen</w:t>
      </w:r>
      <w:commentRangeEnd w:id="134"/>
      <w:r w:rsidR="00CD7DFF">
        <w:rPr>
          <w:rStyle w:val="Kommentarzeichen"/>
          <w:rFonts w:ascii="Arial" w:hAnsi="Arial" w:cs="Times New Roman"/>
          <w:lang w:val="de-DE"/>
        </w:rPr>
        <w:commentReference w:id="134"/>
      </w:r>
      <w:r>
        <w:rPr>
          <w:lang w:val="de-DE"/>
        </w:rPr>
        <w:t>, wird das Modul-</w:t>
      </w:r>
      <w:r w:rsidR="00235B4C">
        <w:rPr>
          <w:lang w:val="de-DE"/>
        </w:rPr>
        <w:t>Diagramm</w:t>
      </w:r>
      <w:r>
        <w:rPr>
          <w:lang w:val="de-DE"/>
        </w:rPr>
        <w:t xml:space="preserve"> mit Klassen</w:t>
      </w:r>
      <w:r w:rsidR="00323240">
        <w:rPr>
          <w:lang w:val="de-DE"/>
        </w:rPr>
        <w:t xml:space="preserve"> von Client-TopologyEditor besprochen und dabei eine Übersicht über die Rolle von JSON-Dateien </w:t>
      </w:r>
      <w:r w:rsidR="00CD7DFF">
        <w:rPr>
          <w:lang w:val="de-DE"/>
        </w:rPr>
        <w:t>als</w:t>
      </w:r>
      <w:r w:rsidR="00323240">
        <w:rPr>
          <w:lang w:val="de-DE"/>
        </w:rPr>
        <w:t xml:space="preserve"> Information</w:t>
      </w:r>
      <w:r w:rsidR="00CD7DFF">
        <w:rPr>
          <w:lang w:val="de-DE"/>
        </w:rPr>
        <w:t>sq</w:t>
      </w:r>
      <w:r w:rsidR="00323240">
        <w:rPr>
          <w:lang w:val="de-DE"/>
        </w:rPr>
        <w:t>uelle von TopologyEditor gegeben.</w:t>
      </w:r>
    </w:p>
    <w:p w14:paraId="3789DAEA" w14:textId="5D19338D" w:rsidR="00323240" w:rsidRDefault="00323240" w:rsidP="00D25972">
      <w:pPr>
        <w:pStyle w:val="TextkrperEinzug"/>
        <w:ind w:firstLine="0"/>
        <w:rPr>
          <w:lang w:val="de-DE"/>
        </w:rPr>
      </w:pPr>
    </w:p>
    <w:p w14:paraId="741964B7" w14:textId="3E9C958E" w:rsidR="00323240" w:rsidRDefault="00323240" w:rsidP="00D25972">
      <w:pPr>
        <w:pStyle w:val="TextkrperEinzug"/>
        <w:ind w:firstLine="0"/>
        <w:rPr>
          <w:lang w:val="de-DE"/>
        </w:rPr>
      </w:pPr>
      <w:r>
        <w:rPr>
          <w:lang w:val="de-DE"/>
        </w:rPr>
        <w:t>Zur Veranschaulichung der eigens für Client-TopologyEditor und der aus Angular-Framework und GoJs-Bibliothek verwen</w:t>
      </w:r>
      <w:r w:rsidR="00D4315B">
        <w:rPr>
          <w:lang w:val="de-DE"/>
        </w:rPr>
        <w:t>deten Klassen wurde das D</w:t>
      </w:r>
      <w:r w:rsidR="00450CF4">
        <w:rPr>
          <w:lang w:val="de-DE"/>
        </w:rPr>
        <w:t>iagramm in Abbildung 111</w:t>
      </w:r>
      <w:r>
        <w:rPr>
          <w:lang w:val="de-DE"/>
        </w:rPr>
        <w:t xml:space="preserve"> </w:t>
      </w:r>
      <w:r w:rsidR="00235B4C">
        <w:rPr>
          <w:lang w:val="de-DE"/>
        </w:rPr>
        <w:t>erst</w:t>
      </w:r>
      <w:r w:rsidR="00D4315B">
        <w:rPr>
          <w:lang w:val="de-DE"/>
        </w:rPr>
        <w:t>e</w:t>
      </w:r>
      <w:r w:rsidR="00235B4C">
        <w:rPr>
          <w:lang w:val="de-DE"/>
        </w:rPr>
        <w:t>llt. Es zeigt das AppModule in der Mitte</w:t>
      </w:r>
      <w:r w:rsidR="00CD7DFF">
        <w:rPr>
          <w:lang w:val="de-DE"/>
        </w:rPr>
        <w:t>,</w:t>
      </w:r>
      <w:r w:rsidR="00835E13">
        <w:rPr>
          <w:lang w:val="de-DE"/>
        </w:rPr>
        <w:t xml:space="preserve"> um das sich alle Klassen von Client Topology Editor anordnen. Als Einstieg in das Diagramm können alle Komponente-Klassen und Service</w:t>
      </w:r>
      <w:r w:rsidR="00CD7DFF">
        <w:rPr>
          <w:lang w:val="de-DE"/>
        </w:rPr>
        <w:t>-</w:t>
      </w:r>
      <w:r w:rsidR="00835E13">
        <w:rPr>
          <w:lang w:val="de-DE"/>
        </w:rPr>
        <w:t>Klassen angesehen werden. Angular</w:t>
      </w:r>
      <w:r w:rsidR="00CD7DFF">
        <w:rPr>
          <w:lang w:val="de-DE"/>
        </w:rPr>
        <w:t>-</w:t>
      </w:r>
      <w:r w:rsidR="00835E13">
        <w:rPr>
          <w:lang w:val="de-DE"/>
        </w:rPr>
        <w:t>Komponente</w:t>
      </w:r>
      <w:r w:rsidR="00CD7DFF">
        <w:rPr>
          <w:lang w:val="de-DE"/>
        </w:rPr>
        <w:t>n</w:t>
      </w:r>
      <w:r w:rsidR="00835E13">
        <w:rPr>
          <w:lang w:val="de-DE"/>
        </w:rPr>
        <w:t xml:space="preserve"> repräsentieren jeweils eine Ansicht in der App. Sicherlich startet man die Client-App als User nicht in irgendeiner Ansicht, sondern mit </w:t>
      </w:r>
      <w:r w:rsidR="00835E13" w:rsidRPr="007D376A">
        <w:rPr>
          <w:highlight w:val="red"/>
          <w:lang w:val="de-DE"/>
        </w:rPr>
        <w:t>der Ansicht zum Edito</w:t>
      </w:r>
      <w:r w:rsidR="00835E13">
        <w:rPr>
          <w:lang w:val="de-DE"/>
        </w:rPr>
        <w:t>, der „Topology Editor.html“.</w:t>
      </w:r>
    </w:p>
    <w:p w14:paraId="333DCACD" w14:textId="7646D6A9" w:rsidR="00835E13" w:rsidRDefault="00835E13" w:rsidP="00D25972">
      <w:pPr>
        <w:pStyle w:val="TextkrperEinzug"/>
        <w:ind w:firstLine="0"/>
        <w:rPr>
          <w:lang w:val="de-DE"/>
        </w:rPr>
      </w:pPr>
      <w:r>
        <w:rPr>
          <w:lang w:val="de-DE"/>
        </w:rPr>
        <w:t>Wie bereits angedeutet, wird eine Ansicht einer Angular-App zunächst als Component implementiert</w:t>
      </w:r>
      <w:r w:rsidR="00CD7DFF">
        <w:rPr>
          <w:lang w:val="de-DE"/>
        </w:rPr>
        <w:t>,</w:t>
      </w:r>
      <w:r>
        <w:rPr>
          <w:lang w:val="de-DE"/>
        </w:rPr>
        <w:t xml:space="preserve"> de</w:t>
      </w:r>
      <w:r w:rsidR="00CD7DFF">
        <w:rPr>
          <w:lang w:val="de-DE"/>
        </w:rPr>
        <w:t>m</w:t>
      </w:r>
      <w:r>
        <w:rPr>
          <w:lang w:val="de-DE"/>
        </w:rPr>
        <w:t xml:space="preserve"> man ein Template und ein CSS-File zuweist. Sobald das System </w:t>
      </w:r>
      <w:r w:rsidR="00CE308A">
        <w:rPr>
          <w:lang w:val="de-DE"/>
        </w:rPr>
        <w:t>ein</w:t>
      </w:r>
      <w:r>
        <w:rPr>
          <w:lang w:val="de-DE"/>
        </w:rPr>
        <w:t xml:space="preserve"> Ansicht anzeigen soll, </w:t>
      </w:r>
      <w:r w:rsidRPr="007D376A">
        <w:rPr>
          <w:highlight w:val="red"/>
          <w:lang w:val="de-DE"/>
        </w:rPr>
        <w:t>wird der Hauptteil der Funktionalität zu entsprechenden Service del</w:t>
      </w:r>
      <w:r w:rsidR="00CE308A" w:rsidRPr="007D376A">
        <w:rPr>
          <w:highlight w:val="red"/>
          <w:lang w:val="de-DE"/>
        </w:rPr>
        <w:t>egieren, da in Service die Hauptteile der Funktionalitäten umgesetzt wurden</w:t>
      </w:r>
      <w:r w:rsidR="00CE308A">
        <w:rPr>
          <w:lang w:val="de-DE"/>
        </w:rPr>
        <w:t>. Dadurch werden die Anwendungslogik und Präsentationlogik getrennt.</w:t>
      </w:r>
    </w:p>
    <w:p w14:paraId="19FD50F9" w14:textId="3CDD7C0E" w:rsidR="00CE308A" w:rsidRDefault="00CE308A" w:rsidP="00D25972">
      <w:pPr>
        <w:pStyle w:val="TextkrperEinzug"/>
        <w:ind w:firstLine="0"/>
        <w:rPr>
          <w:lang w:val="de-DE"/>
        </w:rPr>
      </w:pPr>
    </w:p>
    <w:p w14:paraId="17ECFBDB" w14:textId="598E6B99" w:rsidR="00CE308A" w:rsidRDefault="00CE308A" w:rsidP="00D25972">
      <w:pPr>
        <w:pStyle w:val="TextkrperEinzug"/>
        <w:ind w:firstLine="0"/>
        <w:rPr>
          <w:lang w:val="de-DE"/>
        </w:rPr>
      </w:pPr>
      <w:r>
        <w:rPr>
          <w:lang w:val="de-DE"/>
        </w:rPr>
        <w:t xml:space="preserve">Die Ganze Funktionalität, </w:t>
      </w:r>
      <w:r w:rsidR="00CD7DFF">
        <w:rPr>
          <w:lang w:val="de-DE"/>
        </w:rPr>
        <w:t>die ein</w:t>
      </w:r>
      <w:r>
        <w:rPr>
          <w:lang w:val="de-DE"/>
        </w:rPr>
        <w:t xml:space="preserve">en Einfluss auf </w:t>
      </w:r>
      <w:r w:rsidR="00CD7DFF">
        <w:rPr>
          <w:lang w:val="de-DE"/>
        </w:rPr>
        <w:t xml:space="preserve">den </w:t>
      </w:r>
      <w:r>
        <w:rPr>
          <w:lang w:val="de-DE"/>
        </w:rPr>
        <w:t xml:space="preserve">Ausbau und </w:t>
      </w:r>
      <w:r w:rsidR="00CD7DFF">
        <w:rPr>
          <w:lang w:val="de-DE"/>
        </w:rPr>
        <w:t>die</w:t>
      </w:r>
      <w:r>
        <w:rPr>
          <w:lang w:val="de-DE"/>
        </w:rPr>
        <w:t xml:space="preserve"> dynamische Anpass</w:t>
      </w:r>
      <w:r w:rsidR="00CD7DFF">
        <w:rPr>
          <w:lang w:val="de-DE"/>
        </w:rPr>
        <w:t>ung</w:t>
      </w:r>
      <w:r>
        <w:rPr>
          <w:lang w:val="de-DE"/>
        </w:rPr>
        <w:t xml:space="preserve"> der Ansicht hat, wird in Topology Editor unter eine</w:t>
      </w:r>
      <w:r w:rsidR="00CD7DFF">
        <w:rPr>
          <w:lang w:val="de-DE"/>
        </w:rPr>
        <w:t>m</w:t>
      </w:r>
      <w:r>
        <w:rPr>
          <w:lang w:val="de-DE"/>
        </w:rPr>
        <w:t xml:space="preserve"> Thread ausgeführt. Das ist deshalb nötig, </w:t>
      </w:r>
      <w:r w:rsidRPr="007D376A">
        <w:rPr>
          <w:highlight w:val="red"/>
          <w:lang w:val="de-DE"/>
        </w:rPr>
        <w:t>weil die Kommunikation mit UI-Elementen nur auf dem Hauptthread auch UI-Thread genannt.</w:t>
      </w:r>
    </w:p>
    <w:p w14:paraId="06D5F444" w14:textId="3EE64100" w:rsidR="000F4F3A" w:rsidRDefault="000F4F3A" w:rsidP="00D25972">
      <w:pPr>
        <w:pStyle w:val="TextkrperEinzug"/>
        <w:ind w:firstLine="0"/>
        <w:rPr>
          <w:lang w:val="de-DE"/>
        </w:rPr>
      </w:pPr>
    </w:p>
    <w:p w14:paraId="2258617D" w14:textId="0E924508" w:rsidR="000F4F3A" w:rsidRDefault="000F4F3A" w:rsidP="00D25972">
      <w:pPr>
        <w:pStyle w:val="TextkrperEinzug"/>
        <w:ind w:firstLine="0"/>
        <w:rPr>
          <w:lang w:val="de-DE"/>
        </w:rPr>
      </w:pPr>
      <w:r>
        <w:rPr>
          <w:lang w:val="de-DE"/>
        </w:rPr>
        <w:t>Manche Anweisungen</w:t>
      </w:r>
      <w:r w:rsidR="00CD7DFF">
        <w:rPr>
          <w:lang w:val="de-DE"/>
        </w:rPr>
        <w:t>,</w:t>
      </w:r>
      <w:r>
        <w:rPr>
          <w:lang w:val="de-DE"/>
        </w:rPr>
        <w:t xml:space="preserve"> wie zum Beispiel http-Anfragen</w:t>
      </w:r>
      <w:r w:rsidR="00CD7DFF">
        <w:rPr>
          <w:lang w:val="de-DE"/>
        </w:rPr>
        <w:t>,</w:t>
      </w:r>
      <w:r>
        <w:rPr>
          <w:lang w:val="de-DE"/>
        </w:rPr>
        <w:t xml:space="preserve"> können mitunter zu lange dauern und d</w:t>
      </w:r>
      <w:r w:rsidR="00CD7DFF">
        <w:rPr>
          <w:lang w:val="de-DE"/>
        </w:rPr>
        <w:t>en</w:t>
      </w:r>
      <w:r>
        <w:rPr>
          <w:lang w:val="de-DE"/>
        </w:rPr>
        <w:t xml:space="preserve"> UI-Thread blockieren. Um diese zu umgehen, m</w:t>
      </w:r>
      <w:r w:rsidR="00CD7DFF">
        <w:rPr>
          <w:lang w:val="de-DE"/>
        </w:rPr>
        <w:t>üssen</w:t>
      </w:r>
      <w:r>
        <w:rPr>
          <w:lang w:val="de-DE"/>
        </w:rPr>
        <w:t xml:space="preserve"> diese Funktionen in eine</w:t>
      </w:r>
      <w:r w:rsidR="00CD7DFF">
        <w:rPr>
          <w:lang w:val="de-DE"/>
        </w:rPr>
        <w:t>m</w:t>
      </w:r>
      <w:r>
        <w:rPr>
          <w:lang w:val="de-DE"/>
        </w:rPr>
        <w:t xml:space="preserve"> vordefinierter Verfahren von Angular-Framework ausgelagert werden. Diese</w:t>
      </w:r>
      <w:r w:rsidR="00CD7DFF">
        <w:rPr>
          <w:lang w:val="de-DE"/>
        </w:rPr>
        <w:t>s</w:t>
      </w:r>
      <w:r>
        <w:rPr>
          <w:lang w:val="de-DE"/>
        </w:rPr>
        <w:t xml:space="preserve"> Verfahren wurde zum Senden und Empfangen der Topologie-Informationen </w:t>
      </w:r>
      <w:r w:rsidR="00CD7DFF">
        <w:rPr>
          <w:lang w:val="de-DE"/>
        </w:rPr>
        <w:t>im</w:t>
      </w:r>
      <w:r>
        <w:rPr>
          <w:lang w:val="de-DE"/>
        </w:rPr>
        <w:t xml:space="preserve"> System </w:t>
      </w:r>
      <w:commentRangeStart w:id="135"/>
      <w:r>
        <w:rPr>
          <w:lang w:val="de-DE"/>
        </w:rPr>
        <w:t xml:space="preserve">im Rahmen </w:t>
      </w:r>
      <w:commentRangeEnd w:id="135"/>
      <w:r w:rsidR="00CD7DFF">
        <w:rPr>
          <w:rStyle w:val="Kommentarzeichen"/>
          <w:rFonts w:ascii="Arial" w:hAnsi="Arial" w:cs="Times New Roman"/>
          <w:lang w:val="de-DE"/>
        </w:rPr>
        <w:commentReference w:id="135"/>
      </w:r>
      <w:r>
        <w:rPr>
          <w:lang w:val="de-DE"/>
        </w:rPr>
        <w:t>de</w:t>
      </w:r>
      <w:r w:rsidR="00CD7DFF">
        <w:rPr>
          <w:lang w:val="de-DE"/>
        </w:rPr>
        <w:t>s</w:t>
      </w:r>
      <w:r>
        <w:rPr>
          <w:lang w:val="de-DE"/>
        </w:rPr>
        <w:t xml:space="preserve"> CRUD-Operator</w:t>
      </w:r>
      <w:r w:rsidR="00CD7DFF">
        <w:rPr>
          <w:lang w:val="de-DE"/>
        </w:rPr>
        <w:t>s</w:t>
      </w:r>
      <w:r>
        <w:rPr>
          <w:lang w:val="de-DE"/>
        </w:rPr>
        <w:t xml:space="preserve"> [10] umgesetzt.</w:t>
      </w:r>
    </w:p>
    <w:p w14:paraId="08299838" w14:textId="2D86C8B6" w:rsidR="000F4F3A" w:rsidRDefault="000F4F3A" w:rsidP="00D25972">
      <w:pPr>
        <w:pStyle w:val="TextkrperEinzug"/>
        <w:ind w:firstLine="0"/>
        <w:rPr>
          <w:lang w:val="de-DE"/>
        </w:rPr>
      </w:pPr>
    </w:p>
    <w:p w14:paraId="26CEB081" w14:textId="6D3A868F" w:rsidR="000F4F3A" w:rsidRDefault="000F4F3A" w:rsidP="00D25972">
      <w:pPr>
        <w:pStyle w:val="TextkrperEinzug"/>
        <w:ind w:firstLine="0"/>
        <w:rPr>
          <w:lang w:val="de-DE"/>
        </w:rPr>
      </w:pPr>
      <w:r>
        <w:rPr>
          <w:lang w:val="de-DE"/>
        </w:rPr>
        <w:t>Weitere Funktionalität, die auch über das Beenden der Plug-In hinaus</w:t>
      </w:r>
      <w:r w:rsidR="008A5B50">
        <w:rPr>
          <w:lang w:val="de-DE"/>
        </w:rPr>
        <w:t xml:space="preserve"> </w:t>
      </w:r>
      <w:r>
        <w:rPr>
          <w:lang w:val="de-DE"/>
        </w:rPr>
        <w:t>agieren kann, wird unter Angular als Angular Resolver</w:t>
      </w:r>
      <w:r w:rsidR="00067105">
        <w:rPr>
          <w:lang w:val="de-DE"/>
        </w:rPr>
        <w:t xml:space="preserve">[10] </w:t>
      </w:r>
      <w:r w:rsidR="00822D6D">
        <w:rPr>
          <w:lang w:val="de-DE"/>
        </w:rPr>
        <w:t>implementiert</w:t>
      </w:r>
      <w:r w:rsidR="00067105">
        <w:rPr>
          <w:lang w:val="de-DE"/>
        </w:rPr>
        <w:t xml:space="preserve">. Die Angular </w:t>
      </w:r>
      <w:r>
        <w:rPr>
          <w:lang w:val="de-DE"/>
        </w:rPr>
        <w:t xml:space="preserve">Resolver wird hauptsächlich </w:t>
      </w:r>
      <w:r w:rsidR="008A5B50">
        <w:rPr>
          <w:lang w:val="de-DE"/>
        </w:rPr>
        <w:t xml:space="preserve">von </w:t>
      </w:r>
      <w:r>
        <w:rPr>
          <w:lang w:val="de-DE"/>
        </w:rPr>
        <w:t>d</w:t>
      </w:r>
      <w:r w:rsidR="008A5B50">
        <w:rPr>
          <w:lang w:val="de-DE"/>
        </w:rPr>
        <w:t>er</w:t>
      </w:r>
      <w:r w:rsidR="00060875">
        <w:rPr>
          <w:lang w:val="de-DE"/>
        </w:rPr>
        <w:t xml:space="preserve"> Komponentenklas</w:t>
      </w:r>
      <w:r w:rsidR="00067105">
        <w:rPr>
          <w:lang w:val="de-DE"/>
        </w:rPr>
        <w:t xml:space="preserve">se </w:t>
      </w:r>
      <w:r w:rsidR="008A5B50">
        <w:rPr>
          <w:lang w:val="de-DE"/>
        </w:rPr>
        <w:t>verwendet</w:t>
      </w:r>
      <w:r w:rsidR="00067105">
        <w:rPr>
          <w:lang w:val="de-DE"/>
        </w:rPr>
        <w:t xml:space="preserve">. Dennoch ist ein </w:t>
      </w:r>
      <w:r w:rsidR="00060875">
        <w:rPr>
          <w:lang w:val="de-DE"/>
        </w:rPr>
        <w:t>Resolver nicht zum Auslagern aufwändiger Berechnungen geeignet, sonder</w:t>
      </w:r>
      <w:r w:rsidR="008A5B50">
        <w:rPr>
          <w:lang w:val="de-DE"/>
        </w:rPr>
        <w:t>n</w:t>
      </w:r>
      <w:r w:rsidR="00060875">
        <w:rPr>
          <w:lang w:val="de-DE"/>
        </w:rPr>
        <w:t xml:space="preserve"> muss als </w:t>
      </w:r>
      <w:r w:rsidR="00067105">
        <w:rPr>
          <w:lang w:val="de-DE"/>
        </w:rPr>
        <w:t>eigenständiger</w:t>
      </w:r>
      <w:r w:rsidR="00060875">
        <w:rPr>
          <w:lang w:val="de-DE"/>
        </w:rPr>
        <w:t xml:space="preserve"> Teil des Programms angesehen werden. </w:t>
      </w:r>
    </w:p>
    <w:p w14:paraId="4FEAE608" w14:textId="19F65443" w:rsidR="00CE308A" w:rsidRDefault="00CE308A" w:rsidP="00D25972">
      <w:pPr>
        <w:pStyle w:val="TextkrperEinzug"/>
        <w:ind w:firstLine="0"/>
        <w:rPr>
          <w:lang w:val="de-DE"/>
        </w:rPr>
      </w:pPr>
    </w:p>
    <w:p w14:paraId="1A0B5633" w14:textId="0DA57670" w:rsidR="00CE308A" w:rsidRDefault="00CE308A" w:rsidP="00D25972">
      <w:pPr>
        <w:pStyle w:val="TextkrperEinzug"/>
        <w:ind w:firstLine="0"/>
        <w:rPr>
          <w:lang w:val="de-DE"/>
        </w:rPr>
      </w:pPr>
      <w:r>
        <w:rPr>
          <w:lang w:val="de-DE"/>
        </w:rPr>
        <w:t>Sofern ein neue</w:t>
      </w:r>
      <w:r w:rsidR="008A5B50">
        <w:rPr>
          <w:lang w:val="de-DE"/>
        </w:rPr>
        <w:t>s</w:t>
      </w:r>
      <w:r>
        <w:rPr>
          <w:lang w:val="de-DE"/>
        </w:rPr>
        <w:t xml:space="preserve"> DTM in das FDT-Projekt hinzugeführt wird, schickt der ComStudio eine Notifikation an der Client-App, die darauf hinweist, dass es ein neue</w:t>
      </w:r>
      <w:r w:rsidR="008A5B50">
        <w:rPr>
          <w:lang w:val="de-DE"/>
        </w:rPr>
        <w:t>s</w:t>
      </w:r>
      <w:r>
        <w:rPr>
          <w:lang w:val="de-DE"/>
        </w:rPr>
        <w:t xml:space="preserve"> </w:t>
      </w:r>
      <w:r w:rsidR="000F4F3A">
        <w:rPr>
          <w:lang w:val="de-DE"/>
        </w:rPr>
        <w:t>Device (</w:t>
      </w:r>
      <w:r w:rsidR="008A5B50">
        <w:rPr>
          <w:lang w:val="de-DE"/>
        </w:rPr>
        <w:t xml:space="preserve">repräsentiert durch </w:t>
      </w:r>
      <w:r w:rsidR="008A5B50">
        <w:rPr>
          <w:lang w:val="de-DE"/>
        </w:rPr>
        <w:lastRenderedPageBreak/>
        <w:t>ein</w:t>
      </w:r>
      <w:r>
        <w:rPr>
          <w:lang w:val="de-DE"/>
        </w:rPr>
        <w:t xml:space="preserve"> DTM</w:t>
      </w:r>
      <w:r w:rsidR="000F4F3A">
        <w:rPr>
          <w:lang w:val="de-DE"/>
        </w:rPr>
        <w:t>) in</w:t>
      </w:r>
      <w:r>
        <w:rPr>
          <w:lang w:val="de-DE"/>
        </w:rPr>
        <w:t xml:space="preserve"> System gibt; mit Hilfe de</w:t>
      </w:r>
      <w:r w:rsidR="008A5B50">
        <w:rPr>
          <w:lang w:val="de-DE"/>
        </w:rPr>
        <w:t>s</w:t>
      </w:r>
      <w:r>
        <w:rPr>
          <w:lang w:val="de-DE"/>
        </w:rPr>
        <w:t xml:space="preserve"> Service kann der Client der </w:t>
      </w:r>
      <w:r w:rsidRPr="007D376A">
        <w:rPr>
          <w:highlight w:val="red"/>
          <w:lang w:val="de-DE"/>
        </w:rPr>
        <w:t>Topology Edithor.html</w:t>
      </w:r>
      <w:r>
        <w:rPr>
          <w:lang w:val="de-DE"/>
        </w:rPr>
        <w:t xml:space="preserve"> </w:t>
      </w:r>
      <w:r w:rsidR="000F4F3A">
        <w:rPr>
          <w:lang w:val="de-DE"/>
        </w:rPr>
        <w:t>aktualisier</w:t>
      </w:r>
      <w:r w:rsidR="008A5B50">
        <w:rPr>
          <w:lang w:val="de-DE"/>
        </w:rPr>
        <w:t>en</w:t>
      </w:r>
      <w:r w:rsidR="000F4F3A">
        <w:rPr>
          <w:lang w:val="de-DE"/>
        </w:rPr>
        <w:t>. Diese Anweisung wird in der updateTopology()-Methode umgesetzt.</w:t>
      </w:r>
    </w:p>
    <w:p w14:paraId="5230E974" w14:textId="4F57F1B9" w:rsidR="00060875" w:rsidRDefault="00060875" w:rsidP="00D25972">
      <w:pPr>
        <w:pStyle w:val="TextkrperEinzug"/>
        <w:ind w:firstLine="0"/>
        <w:rPr>
          <w:lang w:val="de-DE"/>
        </w:rPr>
      </w:pPr>
      <w:r>
        <w:rPr>
          <w:lang w:val="de-DE"/>
        </w:rPr>
        <w:t xml:space="preserve">Die </w:t>
      </w:r>
      <w:r w:rsidR="008A5B50">
        <w:rPr>
          <w:lang w:val="de-DE"/>
        </w:rPr>
        <w:t xml:space="preserve">am </w:t>
      </w:r>
      <w:r>
        <w:rPr>
          <w:lang w:val="de-DE"/>
        </w:rPr>
        <w:t>hä</w:t>
      </w:r>
      <w:r w:rsidR="00067105">
        <w:rPr>
          <w:lang w:val="de-DE"/>
        </w:rPr>
        <w:t>ufigste</w:t>
      </w:r>
      <w:r w:rsidR="008A5B50">
        <w:rPr>
          <w:lang w:val="de-DE"/>
        </w:rPr>
        <w:t>n</w:t>
      </w:r>
      <w:r w:rsidR="00067105">
        <w:rPr>
          <w:lang w:val="de-DE"/>
        </w:rPr>
        <w:t xml:space="preserve"> verwende</w:t>
      </w:r>
      <w:r w:rsidR="008A5B50">
        <w:rPr>
          <w:lang w:val="de-DE"/>
        </w:rPr>
        <w:t>te</w:t>
      </w:r>
      <w:r w:rsidR="00067105">
        <w:rPr>
          <w:lang w:val="de-DE"/>
        </w:rPr>
        <w:t>n Service</w:t>
      </w:r>
      <w:r w:rsidR="008A5B50">
        <w:rPr>
          <w:lang w:val="de-DE"/>
        </w:rPr>
        <w:t>s</w:t>
      </w:r>
      <w:r w:rsidR="00067105">
        <w:rPr>
          <w:lang w:val="de-DE"/>
        </w:rPr>
        <w:t xml:space="preserve"> sind.</w:t>
      </w:r>
    </w:p>
    <w:p w14:paraId="31C7AECB" w14:textId="55E57128" w:rsidR="000F4F3A" w:rsidRDefault="00060875" w:rsidP="00060875">
      <w:pPr>
        <w:pStyle w:val="TextkrperEinzug"/>
        <w:numPr>
          <w:ilvl w:val="0"/>
          <w:numId w:val="35"/>
        </w:numPr>
        <w:rPr>
          <w:lang w:val="de-DE"/>
        </w:rPr>
      </w:pPr>
      <w:r>
        <w:rPr>
          <w:lang w:val="de-DE"/>
        </w:rPr>
        <w:t>„TopologieService.ts“ : lie</w:t>
      </w:r>
      <w:r w:rsidR="008A5B50">
        <w:rPr>
          <w:lang w:val="de-DE"/>
        </w:rPr>
        <w:t>fe</w:t>
      </w:r>
      <w:r>
        <w:rPr>
          <w:lang w:val="de-DE"/>
        </w:rPr>
        <w:t>rt die Topologie der gewünschte</w:t>
      </w:r>
      <w:r w:rsidR="008A5B50">
        <w:rPr>
          <w:lang w:val="de-DE"/>
        </w:rPr>
        <w:t>n</w:t>
      </w:r>
      <w:r>
        <w:rPr>
          <w:lang w:val="de-DE"/>
        </w:rPr>
        <w:t xml:space="preserve"> Netzwerke als </w:t>
      </w:r>
      <w:r w:rsidR="008A5B50">
        <w:rPr>
          <w:lang w:val="de-DE"/>
        </w:rPr>
        <w:t xml:space="preserve">ein </w:t>
      </w:r>
      <w:r>
        <w:rPr>
          <w:lang w:val="de-DE"/>
        </w:rPr>
        <w:t xml:space="preserve">Objekt, </w:t>
      </w:r>
      <w:r w:rsidR="008A5B50">
        <w:rPr>
          <w:lang w:val="de-DE"/>
        </w:rPr>
        <w:t xml:space="preserve">welches </w:t>
      </w:r>
      <w:r>
        <w:rPr>
          <w:lang w:val="de-DE"/>
        </w:rPr>
        <w:t xml:space="preserve">GoJs-Bibliothek </w:t>
      </w:r>
      <w:r w:rsidR="008A5B50">
        <w:rPr>
          <w:lang w:val="de-DE"/>
        </w:rPr>
        <w:t xml:space="preserve">verwenden </w:t>
      </w:r>
      <w:r>
        <w:rPr>
          <w:lang w:val="de-DE"/>
        </w:rPr>
        <w:t>kann.</w:t>
      </w:r>
    </w:p>
    <w:p w14:paraId="5DCEF5DA" w14:textId="5E32F208" w:rsidR="00060875" w:rsidRDefault="00060875" w:rsidP="00060875">
      <w:pPr>
        <w:pStyle w:val="TextkrperEinzug"/>
        <w:numPr>
          <w:ilvl w:val="0"/>
          <w:numId w:val="35"/>
        </w:numPr>
        <w:rPr>
          <w:lang w:val="de-DE"/>
        </w:rPr>
      </w:pPr>
      <w:r>
        <w:rPr>
          <w:lang w:val="de-DE"/>
        </w:rPr>
        <w:t>„DeviceService.ts“: liefe</w:t>
      </w:r>
      <w:r w:rsidR="0044421C">
        <w:rPr>
          <w:lang w:val="de-DE"/>
        </w:rPr>
        <w:t>r</w:t>
      </w:r>
      <w:r>
        <w:rPr>
          <w:lang w:val="de-DE"/>
        </w:rPr>
        <w:t xml:space="preserve">t die Liste der Geräte und wird von TopologyService  </w:t>
      </w:r>
      <w:r w:rsidRPr="007D376A">
        <w:rPr>
          <w:highlight w:val="red"/>
          <w:lang w:val="de-DE"/>
        </w:rPr>
        <w:t>ko</w:t>
      </w:r>
      <w:bookmarkStart w:id="136" w:name="_GoBack"/>
      <w:bookmarkEnd w:id="136"/>
      <w:r w:rsidRPr="007D376A">
        <w:rPr>
          <w:highlight w:val="red"/>
          <w:lang w:val="de-DE"/>
        </w:rPr>
        <w:t>nsomiert</w:t>
      </w:r>
    </w:p>
    <w:p w14:paraId="194F3FD7" w14:textId="28FF7068" w:rsidR="00060875" w:rsidRDefault="00060875" w:rsidP="00060875">
      <w:pPr>
        <w:pStyle w:val="TextkrperEinzug"/>
        <w:numPr>
          <w:ilvl w:val="0"/>
          <w:numId w:val="35"/>
        </w:numPr>
        <w:rPr>
          <w:lang w:val="de-DE"/>
        </w:rPr>
      </w:pPr>
      <w:r>
        <w:rPr>
          <w:lang w:val="de-DE"/>
        </w:rPr>
        <w:t>„LinkService.ts“:</w:t>
      </w:r>
      <w:r w:rsidR="0044421C">
        <w:rPr>
          <w:lang w:val="de-DE"/>
        </w:rPr>
        <w:t xml:space="preserve"> liefert die Liste der Verbindungen</w:t>
      </w:r>
      <w:r w:rsidR="008A5B50">
        <w:rPr>
          <w:lang w:val="de-DE"/>
        </w:rPr>
        <w:t>,</w:t>
      </w:r>
      <w:r w:rsidR="0044421C">
        <w:rPr>
          <w:lang w:val="de-DE"/>
        </w:rPr>
        <w:t xml:space="preserve"> die zur gewählte</w:t>
      </w:r>
      <w:r w:rsidR="008A5B50">
        <w:rPr>
          <w:lang w:val="de-DE"/>
        </w:rPr>
        <w:t>n</w:t>
      </w:r>
      <w:r w:rsidR="0044421C">
        <w:rPr>
          <w:lang w:val="de-DE"/>
        </w:rPr>
        <w:t xml:space="preserve"> Topologie gehört.</w:t>
      </w:r>
    </w:p>
    <w:p w14:paraId="170D0698" w14:textId="77777777" w:rsidR="0044421C" w:rsidRDefault="0044421C" w:rsidP="0044421C">
      <w:pPr>
        <w:pStyle w:val="TextkrperEinzug"/>
        <w:ind w:left="720" w:firstLine="0"/>
        <w:rPr>
          <w:lang w:val="de-DE"/>
        </w:rPr>
      </w:pPr>
    </w:p>
    <w:p w14:paraId="44580395" w14:textId="287EAEFD" w:rsidR="000F4F3A" w:rsidRPr="00D25972" w:rsidRDefault="000F4F3A" w:rsidP="00D25972">
      <w:pPr>
        <w:pStyle w:val="TextkrperEinzug"/>
        <w:ind w:firstLine="0"/>
        <w:rPr>
          <w:lang w:val="de-DE"/>
        </w:rPr>
      </w:pPr>
      <w:r>
        <w:rPr>
          <w:lang w:val="de-DE"/>
        </w:rPr>
        <w:t xml:space="preserve">Für die Kommunikation mit den beiden </w:t>
      </w:r>
      <w:r w:rsidR="0044421C">
        <w:rPr>
          <w:lang w:val="de-DE"/>
        </w:rPr>
        <w:t xml:space="preserve">JSON-Dateien (siehe Abschnitt 2) sind noch die Klassen „DeviceService.ts“ und „LinkService.ts“ verantwortlich. Sie verfügen über </w:t>
      </w:r>
      <w:r w:rsidR="00B37BCD">
        <w:rPr>
          <w:lang w:val="de-DE"/>
        </w:rPr>
        <w:t>einem großen Satz</w:t>
      </w:r>
      <w:r w:rsidR="0044421C">
        <w:rPr>
          <w:lang w:val="de-DE"/>
        </w:rPr>
        <w:t xml:space="preserve"> an Methoden, um entsprechende JSON-Date</w:t>
      </w:r>
      <w:r w:rsidR="00B37BCD">
        <w:rPr>
          <w:lang w:val="de-DE"/>
        </w:rPr>
        <w:t>i</w:t>
      </w:r>
      <w:r w:rsidR="008A5B50">
        <w:rPr>
          <w:lang w:val="de-DE"/>
        </w:rPr>
        <w:t>en</w:t>
      </w:r>
      <w:r w:rsidR="00B37BCD">
        <w:rPr>
          <w:lang w:val="de-DE"/>
        </w:rPr>
        <w:t xml:space="preserve"> im System zu manipulieren, weshalb sie eine zentrale Rol</w:t>
      </w:r>
      <w:r w:rsidR="008A5B50">
        <w:rPr>
          <w:lang w:val="de-DE"/>
        </w:rPr>
        <w:t>l</w:t>
      </w:r>
      <w:r w:rsidR="00B37BCD">
        <w:rPr>
          <w:lang w:val="de-DE"/>
        </w:rPr>
        <w:t>e in den Modulen</w:t>
      </w:r>
      <w:r w:rsidR="008A5B50">
        <w:rPr>
          <w:lang w:val="de-DE"/>
        </w:rPr>
        <w:t xml:space="preserve"> spielen</w:t>
      </w:r>
      <w:r w:rsidR="00B37BCD">
        <w:rPr>
          <w:lang w:val="de-DE"/>
        </w:rPr>
        <w:t>. Die beiden Klassen sind im Singleton-Pattern [10] erstellt worden und wurde</w:t>
      </w:r>
      <w:r w:rsidR="008A5B50">
        <w:rPr>
          <w:lang w:val="de-DE"/>
        </w:rPr>
        <w:t>n</w:t>
      </w:r>
      <w:r w:rsidR="00B37BCD">
        <w:rPr>
          <w:lang w:val="de-DE"/>
        </w:rPr>
        <w:t xml:space="preserve"> in entsprechende</w:t>
      </w:r>
      <w:r w:rsidR="008A5B50">
        <w:rPr>
          <w:lang w:val="de-DE"/>
        </w:rPr>
        <w:t>n</w:t>
      </w:r>
      <w:r w:rsidR="00B37BCD">
        <w:rPr>
          <w:lang w:val="de-DE"/>
        </w:rPr>
        <w:t xml:space="preserve"> Komponente</w:t>
      </w:r>
      <w:r w:rsidR="008A5B50">
        <w:rPr>
          <w:lang w:val="de-DE"/>
        </w:rPr>
        <w:t>n</w:t>
      </w:r>
      <w:r w:rsidR="00B37BCD">
        <w:rPr>
          <w:lang w:val="de-DE"/>
        </w:rPr>
        <w:t xml:space="preserve"> integriert.</w:t>
      </w:r>
    </w:p>
    <w:p w14:paraId="079CCA4C" w14:textId="25B8F79E" w:rsidR="00937B2D" w:rsidRDefault="000A7EAC" w:rsidP="00937B2D">
      <w:pPr>
        <w:pStyle w:val="berschrift3"/>
      </w:pPr>
      <w:bookmarkStart w:id="137" w:name="_Ref511654706"/>
      <w:bookmarkStart w:id="138" w:name="_Toc515437548"/>
      <w:r>
        <w:t>System</w:t>
      </w:r>
      <w:r w:rsidR="008A5B50">
        <w:t>v</w:t>
      </w:r>
      <w:r w:rsidR="00BA5805">
        <w:t>orbereitung</w:t>
      </w:r>
      <w:r w:rsidR="00AA23CD">
        <w:t xml:space="preserve"> und Erstellen eines FDT-Projekt</w:t>
      </w:r>
      <w:bookmarkEnd w:id="137"/>
      <w:bookmarkEnd w:id="138"/>
    </w:p>
    <w:p w14:paraId="3E102016" w14:textId="748897F4" w:rsidR="0057428D" w:rsidRDefault="008A5B50" w:rsidP="0057428D">
      <w:pPr>
        <w:pStyle w:val="Textkrper"/>
      </w:pPr>
      <w:r>
        <w:t>Um das</w:t>
      </w:r>
      <w:r w:rsidR="0057428D">
        <w:t xml:space="preserve"> Plug-In zu nutzen</w:t>
      </w:r>
      <w:r>
        <w:t>, muss</w:t>
      </w:r>
      <w:r w:rsidR="0057428D">
        <w:t xml:space="preserve"> der N</w:t>
      </w:r>
      <w:r>
        <w:t>u</w:t>
      </w:r>
      <w:r w:rsidR="0057428D">
        <w:t>tzer vor allem d</w:t>
      </w:r>
      <w:r>
        <w:t>ie</w:t>
      </w:r>
      <w:r w:rsidR="0057428D">
        <w:t xml:space="preserve"> Software Communication Studio starten. Dabei wird der Server für das TopologyEditor   automatisch gestartet. Der Nutzer legt ein FDT-Projekt (siehe Abschnitt 6.1) über eine</w:t>
      </w:r>
      <w:r>
        <w:t>n</w:t>
      </w:r>
      <w:r w:rsidR="0057428D">
        <w:t xml:space="preserve"> vordefinierten Mechanismus der </w:t>
      </w:r>
      <w:r w:rsidR="0057428D" w:rsidRPr="007D376A">
        <w:rPr>
          <w:highlight w:val="red"/>
        </w:rPr>
        <w:t>ComStudio</w:t>
      </w:r>
      <w:r w:rsidR="0057428D">
        <w:t xml:space="preserve"> an. </w:t>
      </w:r>
      <w:r w:rsidR="0057428D" w:rsidRPr="007D376A">
        <w:rPr>
          <w:highlight w:val="red"/>
        </w:rPr>
        <w:t>Danach wird einige Geräte in diesem Projekt eingeführt</w:t>
      </w:r>
      <w:r w:rsidR="0057428D">
        <w:t>. Nach dem Beenden diese</w:t>
      </w:r>
      <w:r>
        <w:t>r</w:t>
      </w:r>
      <w:r w:rsidR="0057428D">
        <w:t xml:space="preserve"> Schritte werden die getätigten Eingaben gespeichert. Dafür w</w:t>
      </w:r>
      <w:r>
        <w:t>i</w:t>
      </w:r>
      <w:r w:rsidR="0057428D">
        <w:t>rd d</w:t>
      </w:r>
      <w:r>
        <w:t>as</w:t>
      </w:r>
      <w:r w:rsidR="0057428D">
        <w:t xml:space="preserve"> C# Objekt </w:t>
      </w:r>
      <w:r w:rsidR="0057428D" w:rsidRPr="0057428D">
        <w:rPr>
          <w:i/>
        </w:rPr>
        <w:t>IProject</w:t>
      </w:r>
      <w:r w:rsidR="0057428D">
        <w:t xml:space="preserve"> verwendet, das in ComStudio vordefiniert wurde. Dieses C# Objekt bietet den Vorteil, dass </w:t>
      </w:r>
      <w:r>
        <w:t xml:space="preserve">es </w:t>
      </w:r>
      <w:r w:rsidR="0057428D">
        <w:t>einfach über die Method</w:t>
      </w:r>
      <w:r>
        <w:t>e</w:t>
      </w:r>
      <w:r w:rsidR="0057428D">
        <w:t xml:space="preserve">   Build() zu einer ITopologyRoot konvertiert und s</w:t>
      </w:r>
      <w:r w:rsidR="007914E6">
        <w:t xml:space="preserve">o übertragen werden </w:t>
      </w:r>
      <w:r>
        <w:t>kann</w:t>
      </w:r>
      <w:r w:rsidR="007914E6">
        <w:t xml:space="preserve">. </w:t>
      </w:r>
    </w:p>
    <w:p w14:paraId="2AFF5FE4" w14:textId="0DA3FA61" w:rsidR="007914E6" w:rsidRDefault="007914E6" w:rsidP="007914E6">
      <w:pPr>
        <w:pStyle w:val="TextkrperEinzug"/>
        <w:ind w:firstLine="0"/>
        <w:rPr>
          <w:lang w:val="de-DE"/>
        </w:rPr>
      </w:pPr>
    </w:p>
    <w:p w14:paraId="3E1F10C2" w14:textId="77777777" w:rsidR="00450CF4" w:rsidRDefault="00450CF4" w:rsidP="00D93419">
      <w:pPr>
        <w:pStyle w:val="TextkrperEinzug"/>
        <w:keepNext/>
        <w:ind w:firstLine="0"/>
        <w:rPr>
          <w:noProof/>
          <w:lang w:val="de-DE"/>
        </w:rPr>
      </w:pPr>
    </w:p>
    <w:p w14:paraId="23DDCC6D" w14:textId="5CDA4F3F" w:rsidR="00D93419" w:rsidRDefault="007914E6" w:rsidP="00D93419">
      <w:pPr>
        <w:pStyle w:val="TextkrperEinzug"/>
        <w:keepNext/>
        <w:ind w:firstLine="0"/>
      </w:pPr>
      <w:r>
        <w:rPr>
          <w:noProof/>
          <w:lang w:val="de-DE"/>
        </w:rPr>
        <w:drawing>
          <wp:inline distT="0" distB="0" distL="0" distR="0" wp14:anchorId="2DAB8D51" wp14:editId="59A54D68">
            <wp:extent cx="5759450" cy="18370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1837055"/>
                    </a:xfrm>
                    <a:prstGeom prst="rect">
                      <a:avLst/>
                    </a:prstGeom>
                  </pic:spPr>
                </pic:pic>
              </a:graphicData>
            </a:graphic>
          </wp:inline>
        </w:drawing>
      </w:r>
    </w:p>
    <w:p w14:paraId="1FA75DB9" w14:textId="0FBF2FC4" w:rsidR="00D93419" w:rsidRDefault="00D93419" w:rsidP="00D93419">
      <w:pPr>
        <w:pStyle w:val="Beschriftung"/>
        <w:jc w:val="both"/>
      </w:pPr>
      <w:r>
        <w:t xml:space="preserve">Abbildung </w:t>
      </w:r>
      <w:r w:rsidR="00B5557A">
        <w:fldChar w:fldCharType="begin"/>
      </w:r>
      <w:r w:rsidR="00B5557A">
        <w:instrText xml:space="preserve"> SEQ Abbildung \* ARABIC </w:instrText>
      </w:r>
      <w:r w:rsidR="00B5557A">
        <w:fldChar w:fldCharType="separate"/>
      </w:r>
      <w:r w:rsidR="001A5BD7">
        <w:rPr>
          <w:noProof/>
        </w:rPr>
        <w:t>17</w:t>
      </w:r>
      <w:r w:rsidR="00B5557A">
        <w:rPr>
          <w:noProof/>
        </w:rPr>
        <w:fldChar w:fldCharType="end"/>
      </w:r>
      <w:r>
        <w:t xml:space="preserve">: </w:t>
      </w:r>
      <w:r w:rsidRPr="00792105">
        <w:t>Erstellen eines FDT-Projekt</w:t>
      </w:r>
    </w:p>
    <w:p w14:paraId="463609F6" w14:textId="341AA292" w:rsidR="00D93419" w:rsidRPr="00D93419" w:rsidRDefault="00D93419" w:rsidP="00D93419">
      <w:pPr>
        <w:pStyle w:val="TextkrperEinzug"/>
        <w:ind w:firstLine="0"/>
        <w:rPr>
          <w:lang w:val="de-DE"/>
        </w:rPr>
      </w:pPr>
      <w:r>
        <w:rPr>
          <w:lang w:val="de-DE"/>
        </w:rPr>
        <w:t>Um die Eingaben des Nutzers für das Erstellen des FDT-Projekt speichern zu können und später die Topologie darzustellen, bietet das IProject verschiedene Eigenschaften</w:t>
      </w:r>
      <w:r w:rsidR="008A5B50">
        <w:rPr>
          <w:lang w:val="de-DE"/>
        </w:rPr>
        <w:t xml:space="preserve"> an</w:t>
      </w:r>
      <w:r>
        <w:rPr>
          <w:lang w:val="de-DE"/>
        </w:rPr>
        <w:t>, wie systemTag, Items und weitere. Diese Eigenschaften repräsentieren die Filter</w:t>
      </w:r>
      <w:r w:rsidR="008A5B50">
        <w:rPr>
          <w:lang w:val="de-DE"/>
        </w:rPr>
        <w:t>,</w:t>
      </w:r>
      <w:r>
        <w:rPr>
          <w:lang w:val="de-DE"/>
        </w:rPr>
        <w:t xml:space="preserve"> nach denen TopologyEditor Server ein Topologie-Modell erstellen kann.  Eine besondere Rolle </w:t>
      </w:r>
      <w:r w:rsidRPr="007D376A">
        <w:rPr>
          <w:highlight w:val="red"/>
          <w:lang w:val="de-DE"/>
        </w:rPr>
        <w:t>spielen hierbei die Eigenschaften Children</w:t>
      </w:r>
      <w:r>
        <w:rPr>
          <w:lang w:val="de-DE"/>
        </w:rPr>
        <w:t xml:space="preserve"> vo</w:t>
      </w:r>
      <w:r w:rsidR="008A5B50">
        <w:rPr>
          <w:lang w:val="de-DE"/>
        </w:rPr>
        <w:t>m</w:t>
      </w:r>
      <w:r>
        <w:rPr>
          <w:lang w:val="de-DE"/>
        </w:rPr>
        <w:t xml:space="preserve"> Typ List&lt;ITopologyItem&gt;</w:t>
      </w:r>
      <w:r w:rsidR="008A5B50">
        <w:rPr>
          <w:lang w:val="de-DE"/>
        </w:rPr>
        <w:t>,</w:t>
      </w:r>
      <w:r>
        <w:rPr>
          <w:lang w:val="de-DE"/>
        </w:rPr>
        <w:t xml:space="preserve"> Da sie die Liste der Root-Geräte darstellt. Hierfür wird jedes Element der Liste </w:t>
      </w:r>
      <w:r w:rsidR="008A5B50">
        <w:rPr>
          <w:lang w:val="de-DE"/>
        </w:rPr>
        <w:t xml:space="preserve">an </w:t>
      </w:r>
      <w:r>
        <w:rPr>
          <w:lang w:val="de-DE"/>
        </w:rPr>
        <w:t>das Topology-API übergeben, um d</w:t>
      </w:r>
      <w:r w:rsidR="008A5B50">
        <w:rPr>
          <w:lang w:val="de-DE"/>
        </w:rPr>
        <w:t>as</w:t>
      </w:r>
      <w:r>
        <w:rPr>
          <w:lang w:val="de-DE"/>
        </w:rPr>
        <w:t xml:space="preserve"> Topologie Model zu konstruieren. Die Eigenschaft </w:t>
      </w:r>
      <w:r w:rsidRPr="00D93419">
        <w:rPr>
          <w:i/>
          <w:lang w:val="de-DE"/>
        </w:rPr>
        <w:t>systemTag</w:t>
      </w:r>
      <w:r>
        <w:rPr>
          <w:lang w:val="de-DE"/>
        </w:rPr>
        <w:t xml:space="preserve"> </w:t>
      </w:r>
      <w:r w:rsidRPr="007D376A">
        <w:rPr>
          <w:highlight w:val="red"/>
          <w:lang w:val="de-DE"/>
        </w:rPr>
        <w:t>das Element</w:t>
      </w:r>
      <w:r>
        <w:rPr>
          <w:lang w:val="de-DE"/>
        </w:rPr>
        <w:t xml:space="preserve"> </w:t>
      </w:r>
      <w:r w:rsidR="003A098E">
        <w:rPr>
          <w:lang w:val="de-DE"/>
        </w:rPr>
        <w:t xml:space="preserve">identifiziert eindeutig jedes Element in dem gesamten System. Er ist </w:t>
      </w:r>
      <w:r w:rsidR="008A5B50">
        <w:rPr>
          <w:lang w:val="de-DE"/>
        </w:rPr>
        <w:t>als</w:t>
      </w:r>
      <w:r w:rsidR="003A098E">
        <w:rPr>
          <w:lang w:val="de-DE"/>
        </w:rPr>
        <w:t xml:space="preserve"> GUID-String </w:t>
      </w:r>
      <w:r w:rsidR="008A5B50">
        <w:rPr>
          <w:lang w:val="de-DE"/>
        </w:rPr>
        <w:t>codiert.</w:t>
      </w:r>
      <w:r>
        <w:rPr>
          <w:lang w:val="de-DE"/>
        </w:rPr>
        <w:t xml:space="preserve"> </w:t>
      </w:r>
    </w:p>
    <w:p w14:paraId="64EDD943" w14:textId="6B2EE67C" w:rsidR="00906CDA" w:rsidRDefault="00AA23CD" w:rsidP="00906CDA">
      <w:pPr>
        <w:pStyle w:val="berschrift3"/>
      </w:pPr>
      <w:bookmarkStart w:id="139" w:name="_Ref511654730"/>
      <w:bookmarkStart w:id="140" w:name="_Toc515437549"/>
      <w:r>
        <w:lastRenderedPageBreak/>
        <w:t>Anzeigen einer Topologie</w:t>
      </w:r>
      <w:bookmarkEnd w:id="139"/>
      <w:bookmarkEnd w:id="140"/>
    </w:p>
    <w:p w14:paraId="014D1937" w14:textId="0E27D635" w:rsidR="00D93419" w:rsidRDefault="003A098E" w:rsidP="00D93419">
      <w:pPr>
        <w:pStyle w:val="Textkrper"/>
      </w:pPr>
      <w:r>
        <w:t>Nachdem wir das System initialisiert haben, können wir nun d</w:t>
      </w:r>
      <w:r w:rsidR="00B175CF">
        <w:t>ie</w:t>
      </w:r>
      <w:r>
        <w:t xml:space="preserve"> Software nutzen. Wir werden nur die Topologie für einzelne Master-Geräte darstellen nicht </w:t>
      </w:r>
      <w:r w:rsidR="00B175CF">
        <w:t xml:space="preserve">abe </w:t>
      </w:r>
      <w:r>
        <w:t xml:space="preserve">für das gesamte Projekt da </w:t>
      </w:r>
      <w:r w:rsidR="00B175CF">
        <w:t xml:space="preserve">es </w:t>
      </w:r>
      <w:r>
        <w:t>nicht Teil der Aufgabe ist.</w:t>
      </w:r>
    </w:p>
    <w:p w14:paraId="442ED3E9" w14:textId="46DF0674" w:rsidR="003A098E" w:rsidRDefault="003A098E" w:rsidP="003A098E">
      <w:pPr>
        <w:pStyle w:val="TextkrperEinzug"/>
        <w:ind w:firstLine="0"/>
        <w:rPr>
          <w:lang w:val="de-DE"/>
        </w:rPr>
      </w:pPr>
      <w:r>
        <w:rPr>
          <w:lang w:val="de-DE"/>
        </w:rPr>
        <w:t xml:space="preserve">Der Nutzer kann entweder das TopologyEditor-Client </w:t>
      </w:r>
      <w:r w:rsidR="00B175CF">
        <w:rPr>
          <w:lang w:val="de-DE"/>
        </w:rPr>
        <w:t xml:space="preserve">in </w:t>
      </w:r>
      <w:r>
        <w:rPr>
          <w:lang w:val="de-DE"/>
        </w:rPr>
        <w:t xml:space="preserve">einem Browser laufen lassen oder </w:t>
      </w:r>
      <w:r w:rsidR="00B175CF">
        <w:rPr>
          <w:lang w:val="de-DE"/>
        </w:rPr>
        <w:t>d</w:t>
      </w:r>
      <w:r>
        <w:rPr>
          <w:lang w:val="de-DE"/>
        </w:rPr>
        <w:t>irekt in ComStudio</w:t>
      </w:r>
      <w:r w:rsidR="00B175CF">
        <w:rPr>
          <w:lang w:val="de-DE"/>
        </w:rPr>
        <w:t xml:space="preserve">, </w:t>
      </w:r>
      <w:r w:rsidR="00B22338">
        <w:rPr>
          <w:lang w:val="de-DE"/>
        </w:rPr>
        <w:t>siehe Abbildung</w:t>
      </w:r>
      <w:r w:rsidR="00B175CF">
        <w:rPr>
          <w:lang w:val="de-DE"/>
        </w:rPr>
        <w:t>,</w:t>
      </w:r>
      <w:r w:rsidR="00B22338">
        <w:rPr>
          <w:lang w:val="de-DE"/>
        </w:rPr>
        <w:t xml:space="preserve"> </w:t>
      </w:r>
      <w:r>
        <w:rPr>
          <w:lang w:val="de-DE"/>
        </w:rPr>
        <w:t>öffnen.</w:t>
      </w:r>
    </w:p>
    <w:p w14:paraId="3ADC18C9" w14:textId="691B0DA2" w:rsidR="00630551" w:rsidRDefault="00630551" w:rsidP="003A098E">
      <w:pPr>
        <w:pStyle w:val="TextkrperEinzug"/>
        <w:ind w:firstLine="0"/>
        <w:rPr>
          <w:lang w:val="de-DE"/>
        </w:rPr>
      </w:pPr>
      <w:r>
        <w:rPr>
          <w:lang w:val="de-DE"/>
        </w:rPr>
        <w:t>Die Rohdaten werden nun vo</w:t>
      </w:r>
      <w:r w:rsidR="00B175CF">
        <w:rPr>
          <w:lang w:val="de-DE"/>
        </w:rPr>
        <w:t>m</w:t>
      </w:r>
      <w:r>
        <w:rPr>
          <w:lang w:val="de-DE"/>
        </w:rPr>
        <w:t xml:space="preserve"> Server als http-Antwort an den Client gesendet. Es w</w:t>
      </w:r>
      <w:r w:rsidR="00B175CF">
        <w:rPr>
          <w:lang w:val="de-DE"/>
        </w:rPr>
        <w:t>erden</w:t>
      </w:r>
      <w:r>
        <w:rPr>
          <w:lang w:val="de-DE"/>
        </w:rPr>
        <w:t xml:space="preserve"> zwei Antworten parallel geschickt: Die Roh</w:t>
      </w:r>
      <w:r w:rsidR="00B175CF">
        <w:rPr>
          <w:lang w:val="de-DE"/>
        </w:rPr>
        <w:t>i</w:t>
      </w:r>
      <w:r>
        <w:rPr>
          <w:lang w:val="de-DE"/>
        </w:rPr>
        <w:t>nformation</w:t>
      </w:r>
      <w:r w:rsidR="00B175CF">
        <w:rPr>
          <w:lang w:val="de-DE"/>
        </w:rPr>
        <w:t>en</w:t>
      </w:r>
      <w:r>
        <w:rPr>
          <w:lang w:val="de-DE"/>
        </w:rPr>
        <w:t xml:space="preserve"> für die Liste der beteiligten Geräte und   für die Liste der dazugehörigen Verbindungen. Der Client empfängt diese Informationen als JSON-Objekte</w:t>
      </w:r>
      <w:r w:rsidR="00B175CF">
        <w:rPr>
          <w:lang w:val="de-DE"/>
        </w:rPr>
        <w:t>,</w:t>
      </w:r>
      <w:r>
        <w:rPr>
          <w:lang w:val="de-DE"/>
        </w:rPr>
        <w:t xml:space="preserve"> </w:t>
      </w:r>
      <w:r w:rsidR="00B175CF">
        <w:rPr>
          <w:lang w:val="de-DE"/>
        </w:rPr>
        <w:t>bereitet sie</w:t>
      </w:r>
      <w:r>
        <w:rPr>
          <w:lang w:val="de-DE"/>
        </w:rPr>
        <w:t xml:space="preserve"> mit Hilfe von HTML und Typescript grafisch auf und stellt</w:t>
      </w:r>
      <w:r w:rsidR="00B175CF">
        <w:rPr>
          <w:lang w:val="de-DE"/>
        </w:rPr>
        <w:t xml:space="preserve"> sie dar</w:t>
      </w:r>
      <w:r>
        <w:rPr>
          <w:lang w:val="de-DE"/>
        </w:rPr>
        <w:t xml:space="preserve">. Zur </w:t>
      </w:r>
      <w:r w:rsidR="003C0C09">
        <w:rPr>
          <w:lang w:val="de-DE"/>
        </w:rPr>
        <w:t>Darstellung</w:t>
      </w:r>
      <w:r>
        <w:rPr>
          <w:lang w:val="de-DE"/>
        </w:rPr>
        <w:t xml:space="preserve"> der Symbole wird die CSS-Bibliothek GoJs (Siehe </w:t>
      </w:r>
      <w:r w:rsidR="00D949E6">
        <w:rPr>
          <w:lang w:val="de-DE"/>
        </w:rPr>
        <w:t>Abschnitt 5.3</w:t>
      </w:r>
      <w:r>
        <w:rPr>
          <w:lang w:val="de-DE"/>
        </w:rPr>
        <w:t>) verwendet</w:t>
      </w:r>
      <w:r w:rsidR="00D949E6">
        <w:rPr>
          <w:lang w:val="de-DE"/>
        </w:rPr>
        <w:t>.</w:t>
      </w:r>
    </w:p>
    <w:p w14:paraId="2A97A5F5" w14:textId="77777777" w:rsidR="003A098E" w:rsidRPr="003A098E" w:rsidRDefault="003A098E" w:rsidP="003A098E">
      <w:pPr>
        <w:pStyle w:val="TextkrperEinzug"/>
        <w:ind w:firstLine="0"/>
        <w:rPr>
          <w:lang w:val="de-DE"/>
        </w:rPr>
      </w:pPr>
    </w:p>
    <w:p w14:paraId="4862D22D" w14:textId="77777777" w:rsidR="00B22338" w:rsidRDefault="0013101A" w:rsidP="00B22338">
      <w:pPr>
        <w:keepNext/>
      </w:pPr>
      <w:r>
        <w:rPr>
          <w:noProof/>
        </w:rPr>
        <w:drawing>
          <wp:inline distT="0" distB="0" distL="0" distR="0" wp14:anchorId="619B8E15" wp14:editId="16DD3665">
            <wp:extent cx="5759450" cy="3082925"/>
            <wp:effectExtent l="0" t="0" r="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3082925"/>
                    </a:xfrm>
                    <a:prstGeom prst="rect">
                      <a:avLst/>
                    </a:prstGeom>
                  </pic:spPr>
                </pic:pic>
              </a:graphicData>
            </a:graphic>
          </wp:inline>
        </w:drawing>
      </w:r>
    </w:p>
    <w:p w14:paraId="0DB17522" w14:textId="59497EAC" w:rsidR="00D63D02" w:rsidRDefault="00B22338" w:rsidP="00B22338">
      <w:pPr>
        <w:pStyle w:val="Beschriftung"/>
        <w:jc w:val="left"/>
      </w:pPr>
      <w:bookmarkStart w:id="141" w:name="_Ref515440024"/>
      <w:r>
        <w:t xml:space="preserve">Abbildung </w:t>
      </w:r>
      <w:r w:rsidR="00B5557A">
        <w:fldChar w:fldCharType="begin"/>
      </w:r>
      <w:r w:rsidR="00B5557A">
        <w:instrText xml:space="preserve"> SEQ Abbildung \* ARABIC </w:instrText>
      </w:r>
      <w:r w:rsidR="00B5557A">
        <w:fldChar w:fldCharType="separate"/>
      </w:r>
      <w:r w:rsidR="001A5BD7">
        <w:rPr>
          <w:noProof/>
        </w:rPr>
        <w:t>18</w:t>
      </w:r>
      <w:r w:rsidR="00B5557A">
        <w:rPr>
          <w:noProof/>
        </w:rPr>
        <w:fldChar w:fldCharType="end"/>
      </w:r>
      <w:bookmarkEnd w:id="141"/>
      <w:r>
        <w:t xml:space="preserve">: </w:t>
      </w:r>
      <w:r w:rsidRPr="004E6899">
        <w:t>Co</w:t>
      </w:r>
      <w:r>
        <w:t xml:space="preserve">mmunication Studio mit </w:t>
      </w:r>
      <w:r w:rsidRPr="007D376A">
        <w:rPr>
          <w:highlight w:val="red"/>
        </w:rPr>
        <w:t>Topology Editor</w:t>
      </w:r>
      <w:r w:rsidRPr="004E6899">
        <w:t xml:space="preserve"> im Einsatz: Der Benutzer muss im Editor zum Erstellen und Anpassen einer Topo</w:t>
      </w:r>
      <w:r>
        <w:t>logie je nach Anzahl der Device</w:t>
      </w:r>
      <w:r w:rsidR="00B175CF">
        <w:t>s</w:t>
      </w:r>
      <w:r w:rsidRPr="004E6899">
        <w:t xml:space="preserve"> scrollen, um alle Information einsehen und bearbeiten zu können. In der Abbildung ist d</w:t>
      </w:r>
      <w:r w:rsidR="00B175CF">
        <w:t>ie</w:t>
      </w:r>
      <w:r w:rsidRPr="004E6899">
        <w:t xml:space="preserve"> detaillierte</w:t>
      </w:r>
      <w:r>
        <w:t xml:space="preserve"> </w:t>
      </w:r>
      <w:r w:rsidRPr="00B22338">
        <w:t xml:space="preserve">Information </w:t>
      </w:r>
      <w:r>
        <w:t>über</w:t>
      </w:r>
      <w:r w:rsidRPr="00B22338">
        <w:t xml:space="preserve"> ein Device bzw. </w:t>
      </w:r>
      <w:r w:rsidR="00B175CF">
        <w:t xml:space="preserve">eine </w:t>
      </w:r>
      <w:r w:rsidRPr="00B22338">
        <w:t>Verbindung rechts i</w:t>
      </w:r>
      <w:r w:rsidR="00B175CF">
        <w:t>m</w:t>
      </w:r>
      <w:r w:rsidRPr="00B22338">
        <w:t xml:space="preserve"> Fenster Properties dargestellt.</w:t>
      </w:r>
    </w:p>
    <w:p w14:paraId="1463A144" w14:textId="578ECDCA" w:rsidR="00D63D02" w:rsidRDefault="00D63D02">
      <w:r>
        <w:br w:type="page"/>
      </w:r>
    </w:p>
    <w:p w14:paraId="00F402F1" w14:textId="63AEDA07" w:rsidR="00D63D02" w:rsidRPr="00D63D02" w:rsidRDefault="00D63D02" w:rsidP="00D63D02">
      <w:pPr>
        <w:pStyle w:val="TextkrperEinzug"/>
        <w:ind w:firstLine="0"/>
        <w:rPr>
          <w:lang w:val="de-DE"/>
        </w:rPr>
      </w:pPr>
    </w:p>
    <w:p w14:paraId="73CB5A48" w14:textId="7A750F27" w:rsidR="008F318E" w:rsidRDefault="008F318E" w:rsidP="008F318E">
      <w:pPr>
        <w:pStyle w:val="berschrift1"/>
      </w:pPr>
      <w:bookmarkStart w:id="142" w:name="_Toc515437550"/>
      <w:r>
        <w:t>Zusammenfassung und Ausblick</w:t>
      </w:r>
      <w:bookmarkEnd w:id="142"/>
    </w:p>
    <w:p w14:paraId="77D34719" w14:textId="73DF3C48" w:rsidR="00D33907" w:rsidRPr="00D33907" w:rsidRDefault="00D33907" w:rsidP="00D33907">
      <w:pPr>
        <w:pStyle w:val="Textkrper"/>
      </w:pPr>
      <w:r>
        <w:t>Abschließend werden in diesem Kapitel die vorgestellten Inhalte zusammengefasst und Ansatzpunkte für die zukünftige Weiterentwicklung des Topologie-Editor in einem Ausblick gegeben.</w:t>
      </w:r>
    </w:p>
    <w:p w14:paraId="67FA8311" w14:textId="21ADBD3A" w:rsidR="003103A6" w:rsidRDefault="00CC5BAB" w:rsidP="00CC5BAB">
      <w:pPr>
        <w:pStyle w:val="berschrift2"/>
      </w:pPr>
      <w:bookmarkStart w:id="143" w:name="_Toc515437551"/>
      <w:r w:rsidRPr="00CC5BAB">
        <w:t>Zusammenfassung</w:t>
      </w:r>
      <w:bookmarkEnd w:id="143"/>
    </w:p>
    <w:p w14:paraId="4AE769B7" w14:textId="243E7CCD" w:rsidR="00CC5BAB" w:rsidRDefault="00231DB6" w:rsidP="00231DB6">
      <w:pPr>
        <w:pStyle w:val="TextkrperEinzug"/>
        <w:ind w:firstLine="0"/>
        <w:rPr>
          <w:rFonts w:cs="Times New Roman"/>
          <w:lang w:val="de-DE"/>
        </w:rPr>
      </w:pPr>
      <w:r>
        <w:rPr>
          <w:rFonts w:cs="Times New Roman"/>
          <w:lang w:val="de-DE"/>
        </w:rPr>
        <w:t>Die ursprünglich gesetzten Ziele mit PROFINET IRT sind</w:t>
      </w:r>
      <w:r w:rsidR="00450CA0">
        <w:rPr>
          <w:rFonts w:cs="Times New Roman"/>
          <w:lang w:val="de-DE"/>
        </w:rPr>
        <w:t xml:space="preserve"> teilweise</w:t>
      </w:r>
      <w:r>
        <w:rPr>
          <w:rFonts w:cs="Times New Roman"/>
          <w:lang w:val="de-DE"/>
        </w:rPr>
        <w:t xml:space="preserve"> erreicht. Nach einer Übersicht über alle Topologie-Arten, wurde der Ist-Zustand hinsichtlich der ComStudio dargestellt und die Anforderungen der Plug-In analysiert. Dabei konnten mehrere Schwachstellen bezüglich der   Konfiguration-Prozess </w:t>
      </w:r>
      <w:r w:rsidR="006A3309">
        <w:rPr>
          <w:rFonts w:cs="Times New Roman"/>
          <w:lang w:val="de-DE"/>
        </w:rPr>
        <w:t xml:space="preserve">mit dem bestehenden </w:t>
      </w:r>
      <w:r w:rsidR="00937130">
        <w:rPr>
          <w:rFonts w:cs="Times New Roman"/>
          <w:lang w:val="de-DE"/>
        </w:rPr>
        <w:t>Konfigurator feststellen</w:t>
      </w:r>
      <w:r w:rsidR="006A3309">
        <w:rPr>
          <w:rFonts w:cs="Times New Roman"/>
          <w:lang w:val="de-DE"/>
        </w:rPr>
        <w:t>.</w:t>
      </w:r>
    </w:p>
    <w:p w14:paraId="506C13C0" w14:textId="21253D4F" w:rsidR="00937130" w:rsidRDefault="00937130" w:rsidP="00231DB6">
      <w:pPr>
        <w:pStyle w:val="TextkrperEinzug"/>
        <w:ind w:firstLine="0"/>
        <w:rPr>
          <w:rFonts w:cs="Times New Roman"/>
          <w:lang w:val="de-DE"/>
        </w:rPr>
      </w:pPr>
      <w:r>
        <w:rPr>
          <w:rFonts w:cs="Times New Roman"/>
          <w:lang w:val="de-DE"/>
        </w:rPr>
        <w:t>Die Analyse der logischen Verbindungen und der Echtzeitverhalten waren nicht Bestandteile</w:t>
      </w:r>
      <w:r w:rsidR="00A23055">
        <w:rPr>
          <w:rFonts w:cs="Times New Roman"/>
          <w:lang w:val="de-DE"/>
        </w:rPr>
        <w:t xml:space="preserve"> dieser Arbeit, daher wurde nicht untersucht.</w:t>
      </w:r>
    </w:p>
    <w:p w14:paraId="2CADB294" w14:textId="43F356CD" w:rsidR="00A23055" w:rsidRDefault="00A23055" w:rsidP="00231DB6">
      <w:pPr>
        <w:pStyle w:val="TextkrperEinzug"/>
        <w:ind w:firstLine="0"/>
        <w:rPr>
          <w:rFonts w:cs="Times New Roman"/>
          <w:lang w:val="de-DE"/>
        </w:rPr>
      </w:pPr>
    </w:p>
    <w:p w14:paraId="6955D09C" w14:textId="70B53EAD" w:rsidR="00636A6E" w:rsidRDefault="00636A6E" w:rsidP="00231DB6">
      <w:pPr>
        <w:pStyle w:val="TextkrperEinzug"/>
        <w:ind w:firstLine="0"/>
        <w:rPr>
          <w:rFonts w:cs="Times New Roman"/>
          <w:lang w:val="de-DE"/>
        </w:rPr>
      </w:pPr>
      <w:r>
        <w:rPr>
          <w:rFonts w:cs="Times New Roman"/>
          <w:lang w:val="de-DE"/>
        </w:rPr>
        <w:t>Der Aufbau des Editors für die Topologie erlaubt es, dem Inbetriebnehmer eines Netzwerks einfach und mit wenig Aufwand seine Aufgaben, das Netzwerk zu konfigurieren. Durch die Repräsentation der Geräte als Rechtecke mit gezielte Informationen in dem Graphen, ist es ein Einfaches für den Hilscher Mitarbeiter auch Kunden daran mitarbeiten zu lassen.</w:t>
      </w:r>
    </w:p>
    <w:p w14:paraId="74327020" w14:textId="5F4108B8" w:rsidR="00636A6E" w:rsidRDefault="00636A6E" w:rsidP="00231DB6">
      <w:pPr>
        <w:pStyle w:val="TextkrperEinzug"/>
        <w:ind w:firstLine="0"/>
        <w:rPr>
          <w:rFonts w:cs="Times New Roman"/>
          <w:lang w:val="de-DE"/>
        </w:rPr>
      </w:pPr>
      <w:r>
        <w:rPr>
          <w:rFonts w:cs="Times New Roman"/>
          <w:lang w:val="de-DE"/>
        </w:rPr>
        <w:t>Die bereits umgesetzten Linien(Verbindungen) bieten eine Basis wie die feldbusabhängigen Geräten in dem Netzwerk gebunden sind. Dadurch können den Kunden auf schnellem Weg die Beziehung zwischen Teilnehmern feststellen. Aus dieser Sicht ist das Software Plug-In-Modul Topologie-</w:t>
      </w:r>
      <w:r w:rsidR="00300267">
        <w:rPr>
          <w:rFonts w:cs="Times New Roman"/>
          <w:lang w:val="de-DE"/>
        </w:rPr>
        <w:t>Editor vollkommen</w:t>
      </w:r>
      <w:r>
        <w:rPr>
          <w:rFonts w:cs="Times New Roman"/>
          <w:lang w:val="de-DE"/>
        </w:rPr>
        <w:t xml:space="preserve"> geeignet für eine Kostenreduktion und darüber hinaus </w:t>
      </w:r>
      <w:r w:rsidR="00300267">
        <w:rPr>
          <w:rFonts w:cs="Times New Roman"/>
          <w:lang w:val="de-DE"/>
        </w:rPr>
        <w:t>liefert ein „Look and Feel“-Effekt.</w:t>
      </w:r>
    </w:p>
    <w:p w14:paraId="5CF86ADC" w14:textId="70436B60" w:rsidR="00300267" w:rsidRDefault="00300267" w:rsidP="00231DB6">
      <w:pPr>
        <w:pStyle w:val="TextkrperEinzug"/>
        <w:ind w:firstLine="0"/>
        <w:rPr>
          <w:rFonts w:cs="Times New Roman"/>
          <w:lang w:val="de-DE"/>
        </w:rPr>
      </w:pPr>
    </w:p>
    <w:p w14:paraId="2FEC0DE7" w14:textId="7E4EFF69" w:rsidR="00A23055" w:rsidRDefault="00300267" w:rsidP="00231DB6">
      <w:pPr>
        <w:pStyle w:val="TextkrperEinzug"/>
        <w:ind w:firstLine="0"/>
        <w:rPr>
          <w:rFonts w:cs="Times New Roman"/>
          <w:lang w:val="de-DE"/>
        </w:rPr>
      </w:pPr>
      <w:r>
        <w:rPr>
          <w:rFonts w:cs="Times New Roman"/>
          <w:lang w:val="de-DE"/>
        </w:rPr>
        <w:t>Da der Mensch diese Art der visuellen Informationen am schnellsten Erfassen und Verstehen kann, ist es sicherlich von Vorteil für den Einsatz beim Projektieren eines Feldbussystems.</w:t>
      </w:r>
    </w:p>
    <w:p w14:paraId="187DE10D" w14:textId="4A090BF4" w:rsidR="00937130" w:rsidRDefault="00937130" w:rsidP="00231DB6">
      <w:pPr>
        <w:pStyle w:val="TextkrperEinzug"/>
        <w:ind w:firstLine="0"/>
        <w:rPr>
          <w:rFonts w:cs="Times New Roman"/>
          <w:lang w:val="de-DE"/>
        </w:rPr>
      </w:pPr>
    </w:p>
    <w:p w14:paraId="0403EEB2" w14:textId="41D0C7FC" w:rsidR="00937130" w:rsidRDefault="00937130" w:rsidP="00231DB6">
      <w:pPr>
        <w:pStyle w:val="TextkrperEinzug"/>
        <w:ind w:firstLine="0"/>
        <w:rPr>
          <w:rFonts w:cs="Times New Roman"/>
          <w:lang w:val="de-DE"/>
        </w:rPr>
      </w:pPr>
      <w:r>
        <w:rPr>
          <w:rFonts w:cs="Times New Roman"/>
          <w:lang w:val="de-DE"/>
        </w:rPr>
        <w:t>Die Erstellung von Desktop-Anwendungen und Web-Anwendungen aus einer gemeinsame Codebasis lässt sich mit dem Javascript-Framework Angular 2 umsetzen. Die Realisierung mit diesem Framework erlaubt im Verglich mit den anderen Optionen aus Kapitel 5 den größten Grad der Wiederverwendung des Quellcodes für die Plattformen und Webbrowsers.</w:t>
      </w:r>
    </w:p>
    <w:p w14:paraId="70E96D54" w14:textId="45EB2C6C" w:rsidR="00937130" w:rsidRDefault="00937130" w:rsidP="00231DB6">
      <w:pPr>
        <w:pStyle w:val="TextkrperEinzug"/>
        <w:ind w:firstLine="0"/>
        <w:rPr>
          <w:rFonts w:cs="Times New Roman"/>
          <w:lang w:val="de-DE"/>
        </w:rPr>
      </w:pPr>
      <w:r>
        <w:rPr>
          <w:rFonts w:cs="Times New Roman"/>
          <w:lang w:val="de-DE"/>
        </w:rPr>
        <w:t xml:space="preserve">Zur Implementierung wird ein einheitliches Set an Technologien verwendet, </w:t>
      </w:r>
      <w:r w:rsidRPr="00937130">
        <w:rPr>
          <w:rFonts w:cs="Times New Roman"/>
          <w:lang w:val="de-DE"/>
        </w:rPr>
        <w:t>plattformspezifisch</w:t>
      </w:r>
      <w:r>
        <w:rPr>
          <w:rFonts w:cs="Times New Roman"/>
          <w:lang w:val="de-DE"/>
        </w:rPr>
        <w:t>e Technologie wie Beispielerweise JSON werden öfter benötigt als XML-Markup die Codebasis erreicht daher den größtmöglichen Grad an Einheitlichkeit.</w:t>
      </w:r>
    </w:p>
    <w:p w14:paraId="6A140479" w14:textId="0E114B2F" w:rsidR="00937130" w:rsidRDefault="00937130" w:rsidP="00231DB6">
      <w:pPr>
        <w:pStyle w:val="TextkrperEinzug"/>
        <w:ind w:firstLine="0"/>
        <w:rPr>
          <w:rFonts w:cs="Times New Roman"/>
          <w:lang w:val="de-DE"/>
        </w:rPr>
      </w:pPr>
    </w:p>
    <w:p w14:paraId="176EDA2E" w14:textId="0584F587" w:rsidR="00937130" w:rsidRDefault="00937130" w:rsidP="00231DB6">
      <w:pPr>
        <w:pStyle w:val="TextkrperEinzug"/>
        <w:ind w:firstLine="0"/>
        <w:rPr>
          <w:rFonts w:cs="Times New Roman"/>
          <w:lang w:val="de-DE"/>
        </w:rPr>
      </w:pPr>
      <w:r>
        <w:rPr>
          <w:rFonts w:cs="Times New Roman"/>
          <w:lang w:val="de-DE"/>
        </w:rPr>
        <w:t xml:space="preserve">Durch die Wiederverwendung </w:t>
      </w:r>
      <w:r w:rsidR="00B2581B">
        <w:rPr>
          <w:rFonts w:cs="Times New Roman"/>
          <w:lang w:val="de-DE"/>
        </w:rPr>
        <w:t>des Quellc</w:t>
      </w:r>
      <w:r>
        <w:rPr>
          <w:rFonts w:cs="Times New Roman"/>
          <w:lang w:val="de-DE"/>
        </w:rPr>
        <w:t xml:space="preserve">odes für </w:t>
      </w:r>
      <w:r w:rsidR="00B2581B">
        <w:rPr>
          <w:rFonts w:cs="Times New Roman"/>
          <w:lang w:val="de-DE"/>
        </w:rPr>
        <w:t xml:space="preserve">Desktop-Anwendung und Web-Anwendung fällt insgesamt ein geringerer Entwicklungs- und Wartungsaufwand an. Das Framework Angular bietet zudem eine Reihe von Konzepte zur Strukturierung des Quellcodes welche sich über </w:t>
      </w:r>
      <w:r w:rsidR="00B2581B">
        <w:rPr>
          <w:rFonts w:cs="Times New Roman"/>
          <w:lang w:val="de-DE"/>
        </w:rPr>
        <w:lastRenderedPageBreak/>
        <w:t>die verbesserte Modularität und Wiederverwendbarkeit positiv auf die Wartbarkeit der Codebasis auswirken. Neben diesen Konzepten aus dem Abschnitt 5.1.1 gibt es auch das MVC-Architekturmuster eine bestimmte Struktur während der Kodierung vor. Dadurch müssen von Entwicklerseite keine eigenen Konzepte zur Strukturierung entwickelt und eingehalten werden, sondern es wird eine bestimmte Anwendungsarchitektur vorgegeben.</w:t>
      </w:r>
    </w:p>
    <w:p w14:paraId="58CC021A" w14:textId="0A4BE661" w:rsidR="00B2581B" w:rsidRDefault="00B2581B" w:rsidP="00231DB6">
      <w:pPr>
        <w:pStyle w:val="TextkrperEinzug"/>
        <w:ind w:firstLine="0"/>
        <w:rPr>
          <w:rFonts w:cs="Times New Roman"/>
          <w:lang w:val="de-DE"/>
        </w:rPr>
      </w:pPr>
    </w:p>
    <w:p w14:paraId="1CD1DDC0" w14:textId="27295103" w:rsidR="00B2581B" w:rsidRDefault="00B2581B" w:rsidP="00231DB6">
      <w:pPr>
        <w:pStyle w:val="TextkrperEinzug"/>
        <w:ind w:firstLine="0"/>
        <w:rPr>
          <w:rFonts w:cs="Times New Roman"/>
          <w:lang w:val="de-DE"/>
        </w:rPr>
      </w:pPr>
      <w:r>
        <w:rPr>
          <w:rFonts w:cs="Times New Roman"/>
          <w:lang w:val="de-DE"/>
        </w:rPr>
        <w:t xml:space="preserve">Durch die Verwendung von Visual Studio Code (Siehe Abschnitt 8.2) mittels Transpiler lassen sich viele Probleme der </w:t>
      </w:r>
      <w:r w:rsidR="00510A5A">
        <w:rPr>
          <w:rFonts w:cs="Times New Roman"/>
          <w:lang w:val="de-DE"/>
        </w:rPr>
        <w:t>Programmiersprache</w:t>
      </w:r>
      <w:r>
        <w:rPr>
          <w:rFonts w:cs="Times New Roman"/>
          <w:lang w:val="de-DE"/>
        </w:rPr>
        <w:t xml:space="preserve"> </w:t>
      </w:r>
      <w:r w:rsidR="00510A5A">
        <w:rPr>
          <w:rFonts w:cs="Times New Roman"/>
          <w:lang w:val="de-DE"/>
        </w:rPr>
        <w:t>JavaS</w:t>
      </w:r>
      <w:r>
        <w:rPr>
          <w:rFonts w:cs="Times New Roman"/>
          <w:lang w:val="de-DE"/>
        </w:rPr>
        <w:t xml:space="preserve">cript beheben und die Syntax unter anderem um </w:t>
      </w:r>
      <w:r w:rsidR="00510A5A">
        <w:rPr>
          <w:rFonts w:cs="Times New Roman"/>
          <w:lang w:val="de-DE"/>
        </w:rPr>
        <w:t>Sprachkonstrukte für klassenbasierte Objektorientierung erweitern. Dies verringert den Wartungsaufwand von JavaScript-Anwendungen und ermöglicht Entwicklern einen leichteren Zugang zur objektorientierten Entwicklung mit JavaScript und damit eine bessere Modularität der Systems.</w:t>
      </w:r>
    </w:p>
    <w:p w14:paraId="7D202576" w14:textId="49D3DCEF" w:rsidR="00937130" w:rsidRDefault="00937130" w:rsidP="00231DB6">
      <w:pPr>
        <w:pStyle w:val="TextkrperEinzug"/>
        <w:ind w:firstLine="0"/>
        <w:rPr>
          <w:rFonts w:cs="Times New Roman"/>
          <w:lang w:val="de-DE"/>
        </w:rPr>
      </w:pPr>
    </w:p>
    <w:p w14:paraId="5FCFA4F9" w14:textId="0965DB10" w:rsidR="00510A5A" w:rsidRDefault="00510A5A" w:rsidP="00231DB6">
      <w:pPr>
        <w:pStyle w:val="TextkrperEinzug"/>
        <w:ind w:firstLine="0"/>
        <w:rPr>
          <w:rFonts w:cs="Times New Roman"/>
          <w:lang w:val="de-DE"/>
        </w:rPr>
      </w:pPr>
      <w:r>
        <w:rPr>
          <w:rFonts w:cs="Times New Roman"/>
          <w:lang w:val="de-DE"/>
        </w:rPr>
        <w:t xml:space="preserve">TypeScript verbessert die Wartbarkeit von JavaScript zusätzlich, indem dieses um eine statische Typisierung ergänzt wird. Ein zusätzlicher Kompilierschritt ermöglicht die Prüfung des Quellcodes, um den Entwickler im Umgang mit fehlerträchtigen Eigenschaften der Programmiersprache zu unterstützen, </w:t>
      </w:r>
      <w:r w:rsidR="00340813">
        <w:rPr>
          <w:rFonts w:cs="Times New Roman"/>
          <w:lang w:val="de-DE"/>
        </w:rPr>
        <w:t>beispielsweise</w:t>
      </w:r>
      <w:r>
        <w:rPr>
          <w:rFonts w:cs="Times New Roman"/>
          <w:lang w:val="de-DE"/>
        </w:rPr>
        <w:t xml:space="preserve"> der permissiven Fehlerbehandlung oder </w:t>
      </w:r>
      <w:r w:rsidR="00340813">
        <w:rPr>
          <w:rFonts w:cs="Times New Roman"/>
          <w:lang w:val="de-DE"/>
        </w:rPr>
        <w:t>automatischen</w:t>
      </w:r>
      <w:r>
        <w:rPr>
          <w:rFonts w:cs="Times New Roman"/>
          <w:lang w:val="de-DE"/>
        </w:rPr>
        <w:t xml:space="preserve"> </w:t>
      </w:r>
      <w:r w:rsidR="00340813">
        <w:rPr>
          <w:rFonts w:cs="Times New Roman"/>
          <w:lang w:val="de-DE"/>
        </w:rPr>
        <w:t>Type Konvertierungen</w:t>
      </w:r>
      <w:r>
        <w:rPr>
          <w:rFonts w:cs="Times New Roman"/>
          <w:lang w:val="de-DE"/>
        </w:rPr>
        <w:t xml:space="preserve">. Dies verbessert in erster Linie </w:t>
      </w:r>
      <w:r w:rsidR="00340813">
        <w:rPr>
          <w:rFonts w:cs="Times New Roman"/>
          <w:lang w:val="de-DE"/>
        </w:rPr>
        <w:t>die Analysierbarkeit</w:t>
      </w:r>
      <w:r>
        <w:rPr>
          <w:rFonts w:cs="Times New Roman"/>
          <w:lang w:val="de-DE"/>
        </w:rPr>
        <w:t xml:space="preserve"> und dadurch die Änderbarkeit der Codes.  </w:t>
      </w:r>
    </w:p>
    <w:p w14:paraId="553AFD84" w14:textId="4A6F344D" w:rsidR="00CC5BAB" w:rsidRDefault="00CC5BAB" w:rsidP="00CC5BAB">
      <w:pPr>
        <w:pStyle w:val="berschrift2"/>
      </w:pPr>
      <w:bookmarkStart w:id="144" w:name="_Toc515437552"/>
      <w:r w:rsidRPr="00CC5BAB">
        <w:t>Ausblick</w:t>
      </w:r>
      <w:bookmarkEnd w:id="144"/>
    </w:p>
    <w:p w14:paraId="48152D79" w14:textId="77777777" w:rsidR="004E5CAF" w:rsidRDefault="004E5CAF" w:rsidP="003148EF">
      <w:pPr>
        <w:pStyle w:val="Textkrper"/>
      </w:pPr>
      <w:r>
        <w:t xml:space="preserve">Während der Entwicklung des Plug-Ins wurde deutlich, dass vor allem die Zeit zwischen Anfragen und Antworten ein nicht zu unterschätzendes Problem ist. Dauert die Verarbeitung der feldbusprotokollabhängigen Informationen zu lange und die Antwort wird als Resultat dessen nicht gesendet, läuft der Browser beziehungsweise browserfähige Control unter Umständen in einer sogenannte </w:t>
      </w:r>
      <w:r w:rsidRPr="004E5CAF">
        <w:rPr>
          <w:i/>
        </w:rPr>
        <w:t>Connection Timeout</w:t>
      </w:r>
      <w:r>
        <w:t>. Diese geschieht im Besonderen dann, wenn insgesamt betrachtet viele Geräte unter viele Kriterien zu einem Master-Gerät herangezogen werden. Das Problem wird mit der Zeit immer größer, da die Anforderungen an Netzwerke die aus Industrie kommen, steigen stetig. Obwohl wie ich schon in der Einleitung erwähnte habe, wird die Übertragungsgeschwindigkeit der Daten nicht betrachtet, muss eine Lösung je schneller desto besser gefunden werden.</w:t>
      </w:r>
    </w:p>
    <w:p w14:paraId="782981BA" w14:textId="77777777" w:rsidR="0033771A" w:rsidRDefault="0033771A" w:rsidP="003148EF">
      <w:pPr>
        <w:pStyle w:val="Textkrper"/>
      </w:pPr>
      <w:r>
        <w:t>Das Einführen des Single-Page App (Siehe Abschnitt 7.1) war ein erster großer Schritt in die richtige Richtung. Sie spart viele tausende Abfragen der Daten pro erstellter Netzwerk-Topologie, was bisher den zeitlichen Aufwand ungefähr halbiert hat.</w:t>
      </w:r>
    </w:p>
    <w:p w14:paraId="4051F8B3" w14:textId="77777777" w:rsidR="0033771A" w:rsidRDefault="0033771A" w:rsidP="003148EF">
      <w:pPr>
        <w:pStyle w:val="Textkrper"/>
      </w:pPr>
    </w:p>
    <w:p w14:paraId="2736426B" w14:textId="569265BC" w:rsidR="003148EF" w:rsidRDefault="0033771A" w:rsidP="003148EF">
      <w:pPr>
        <w:pStyle w:val="Textkrper"/>
      </w:pPr>
      <w:r>
        <w:t xml:space="preserve">Bei einer Topologie geht es vor allem darum, die Verknüpfung der Geräte ein industrielles Netzwerk darzustellen. Daher wäre n weitere Darstellungsmöglichkeiten, wie etwa eine logische Darstellung des Datenflusses zu legen sinnvoll. Ebenfalls könnten die Anzeige der Geräte in einer </w:t>
      </w:r>
      <w:r w:rsidR="00FB505C">
        <w:t>Kommunikationsinfrastruktur</w:t>
      </w:r>
      <w:r w:rsidR="00FB505C" w:rsidRPr="00FB505C">
        <w:t>gerät</w:t>
      </w:r>
      <w:r w:rsidR="00FB505C">
        <w:t xml:space="preserve"> (z.B. </w:t>
      </w:r>
      <w:r w:rsidR="001D3C17">
        <w:t>Gateway</w:t>
      </w:r>
      <w:r w:rsidR="00FB505C">
        <w:t>) ergänzt werden.</w:t>
      </w:r>
    </w:p>
    <w:p w14:paraId="6D651E0D" w14:textId="5B6B552C" w:rsidR="00FB505C" w:rsidRDefault="00FB505C" w:rsidP="00FB505C">
      <w:pPr>
        <w:pStyle w:val="TextkrperEinzug"/>
        <w:ind w:firstLine="0"/>
        <w:rPr>
          <w:lang w:val="de-DE"/>
        </w:rPr>
      </w:pPr>
    </w:p>
    <w:p w14:paraId="3FAF536C" w14:textId="52D191D7" w:rsidR="00FB505C" w:rsidRDefault="00FB505C" w:rsidP="00FB505C">
      <w:pPr>
        <w:pStyle w:val="TextkrperEinzug"/>
        <w:ind w:firstLine="0"/>
        <w:rPr>
          <w:lang w:val="de-DE"/>
        </w:rPr>
      </w:pPr>
      <w:r>
        <w:rPr>
          <w:lang w:val="de-DE"/>
        </w:rPr>
        <w:t>Man könnte auch die Linien in der Topologie kontextuell verbessern, indem man farblich je nach Protokoll kennzeichnet. Ein Beispiel hierfür wäre, dass die deskriptive Verbindung farblich markiert werden, also der PROFIBUS einer Topologie mit Blau anzeigen und die PROFINET IRT mit Grün</w:t>
      </w:r>
      <w:r w:rsidR="001D3C17">
        <w:rPr>
          <w:lang w:val="de-DE"/>
        </w:rPr>
        <w:t>.</w:t>
      </w:r>
    </w:p>
    <w:p w14:paraId="4CD4D9C5" w14:textId="6166F09B" w:rsidR="001D3C17" w:rsidRDefault="001D3C17" w:rsidP="00FB505C">
      <w:pPr>
        <w:pStyle w:val="TextkrperEinzug"/>
        <w:ind w:firstLine="0"/>
        <w:rPr>
          <w:lang w:val="de-DE"/>
        </w:rPr>
      </w:pPr>
    </w:p>
    <w:p w14:paraId="4529638B" w14:textId="6F02EF4E" w:rsidR="00CF61A1" w:rsidRDefault="00CF61A1" w:rsidP="00FB505C">
      <w:pPr>
        <w:pStyle w:val="TextkrperEinzug"/>
        <w:ind w:firstLine="0"/>
        <w:rPr>
          <w:lang w:val="de-DE"/>
        </w:rPr>
      </w:pPr>
      <w:r>
        <w:rPr>
          <w:lang w:val="de-DE"/>
        </w:rPr>
        <w:t>Eine andere sinnvoller umsetzbare Erweiterung für den Topologie-Editor wäre die Übertragungssicherheit was heutzutage in der industriellen Kommunikation einer großen Bedeutung hat.</w:t>
      </w:r>
    </w:p>
    <w:p w14:paraId="5EA36B69" w14:textId="31022B93" w:rsidR="00CF61A1" w:rsidRDefault="00CF61A1" w:rsidP="00FB505C">
      <w:pPr>
        <w:pStyle w:val="TextkrperEinzug"/>
        <w:ind w:firstLine="0"/>
        <w:rPr>
          <w:lang w:val="de-DE"/>
        </w:rPr>
      </w:pPr>
      <w:r>
        <w:rPr>
          <w:lang w:val="de-DE"/>
        </w:rPr>
        <w:lastRenderedPageBreak/>
        <w:t xml:space="preserve">Immer noch im Einsatzbereich der Inbetriebnahme eines Netzwerks aber außerhalb der Industrie, kann das Topologie-Editor als interaktives Hilfsmittel beim Lernen der verschiedenen Topologie-Arten dienen. Man könnte das Plug-In um die Möglichkeit erweitern, dass ein Benutzer Die Topologie-Arten aus der Abschnitt 2.2 umschalten kann </w:t>
      </w:r>
    </w:p>
    <w:p w14:paraId="56307C03" w14:textId="7E1A284C" w:rsidR="00CF61A1" w:rsidRDefault="00CF61A1" w:rsidP="00FB505C">
      <w:pPr>
        <w:pStyle w:val="TextkrperEinzug"/>
        <w:ind w:firstLine="0"/>
        <w:rPr>
          <w:lang w:val="de-DE"/>
        </w:rPr>
      </w:pPr>
    </w:p>
    <w:p w14:paraId="4C88DD33" w14:textId="08EC00DD" w:rsidR="00CF61A1" w:rsidRDefault="00CF61A1" w:rsidP="00FB505C">
      <w:pPr>
        <w:pStyle w:val="TextkrperEinzug"/>
        <w:ind w:firstLine="0"/>
        <w:rPr>
          <w:lang w:val="de-DE"/>
        </w:rPr>
      </w:pPr>
      <w:r>
        <w:rPr>
          <w:lang w:val="de-DE"/>
        </w:rPr>
        <w:t>Da Topologie-</w:t>
      </w:r>
      <w:r w:rsidR="00E8786E">
        <w:rPr>
          <w:lang w:val="de-DE"/>
        </w:rPr>
        <w:t>Editor vielseitig</w:t>
      </w:r>
      <w:r>
        <w:rPr>
          <w:lang w:val="de-DE"/>
        </w:rPr>
        <w:t xml:space="preserve"> einsetzbar konzipiert wurde, sind auch </w:t>
      </w:r>
      <w:r w:rsidR="00E8786E">
        <w:rPr>
          <w:lang w:val="de-DE"/>
        </w:rPr>
        <w:t>die mögliche Weiterentwicklung nicht nur auf der Konfiguration beschränkt, vorstellbar ist auch der Einsatz als Werkzeug zum Planen und Projektieren mit Kunden.</w:t>
      </w:r>
    </w:p>
    <w:p w14:paraId="6C506F12" w14:textId="77777777" w:rsidR="00E8786E" w:rsidRDefault="00E8786E" w:rsidP="00FB505C">
      <w:pPr>
        <w:pStyle w:val="TextkrperEinzug"/>
        <w:ind w:firstLine="0"/>
        <w:rPr>
          <w:lang w:val="de-DE"/>
        </w:rPr>
      </w:pPr>
    </w:p>
    <w:p w14:paraId="30767D65" w14:textId="23520A31" w:rsidR="001D3C17" w:rsidRDefault="001D3C17" w:rsidP="00FB505C">
      <w:pPr>
        <w:pStyle w:val="TextkrperEinzug"/>
        <w:ind w:firstLine="0"/>
        <w:rPr>
          <w:lang w:val="de-DE"/>
        </w:rPr>
      </w:pPr>
      <w:r>
        <w:rPr>
          <w:lang w:val="de-DE"/>
        </w:rPr>
        <w:t>Ein letzter Punkt der Verbesserung ist ganz klar die Erweiterung des Topologie-Editor um einen größeren Mehrwert zu schaffen. Die statistische Auswertung ist noch in ihren Kinderschuhen. Sie biete bisher Basisfunktionalität und muss weiter ausgebaut werden. Das beinhaltet die Erweiterung der Kriterien, der Filter und der Vergleichsmöglichkeiten.</w:t>
      </w:r>
    </w:p>
    <w:p w14:paraId="1D5DC1A9" w14:textId="193ED6A6" w:rsidR="00300267" w:rsidRDefault="00300267">
      <w:pPr>
        <w:rPr>
          <w:rFonts w:cs="CMR12"/>
          <w:b w:val="0"/>
          <w:sz w:val="24"/>
        </w:rPr>
      </w:pPr>
      <w:r>
        <w:br w:type="page"/>
      </w:r>
    </w:p>
    <w:p w14:paraId="4524C658" w14:textId="42E5DF09" w:rsidR="00F32163" w:rsidRPr="00F32163" w:rsidRDefault="00300267" w:rsidP="00EB508B">
      <w:pPr>
        <w:pStyle w:val="berschrift1ohneEintraginInhaltsverzeichnis"/>
      </w:pPr>
      <w:r w:rsidRPr="00300267">
        <w:lastRenderedPageBreak/>
        <w:t>Anhang A – Use Cases</w:t>
      </w:r>
    </w:p>
    <w:p w14:paraId="101FDE8A" w14:textId="17D9CD3F" w:rsidR="00300267" w:rsidRDefault="00300267" w:rsidP="00FB505C">
      <w:pPr>
        <w:pStyle w:val="TextkrperEinzug"/>
        <w:ind w:firstLine="0"/>
        <w:rPr>
          <w:b/>
          <w:lang w:val="de-DE"/>
        </w:rPr>
      </w:pPr>
    </w:p>
    <w:p w14:paraId="19A3A8E7" w14:textId="77777777" w:rsidR="00E317CF" w:rsidRDefault="00E317CF" w:rsidP="00FB505C">
      <w:pPr>
        <w:pStyle w:val="TextkrperEinzug"/>
        <w:ind w:firstLine="0"/>
        <w:rPr>
          <w:b/>
          <w:lang w:val="de-DE"/>
        </w:rPr>
      </w:pPr>
    </w:p>
    <w:p w14:paraId="058F7301" w14:textId="0E5144F8" w:rsidR="00300267" w:rsidRDefault="00300267" w:rsidP="00FB505C">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8235CE" w14:paraId="7E64EA71" w14:textId="77777777" w:rsidTr="00823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F1A315D" w14:textId="3A0A275C" w:rsidR="008235CE" w:rsidRDefault="008235CE" w:rsidP="00FB505C">
            <w:pPr>
              <w:pStyle w:val="TextkrperEinzug"/>
              <w:ind w:firstLine="0"/>
              <w:rPr>
                <w:b w:val="0"/>
                <w:lang w:val="de-DE"/>
              </w:rPr>
            </w:pPr>
            <w:r>
              <w:rPr>
                <w:b w:val="0"/>
                <w:lang w:val="de-DE"/>
              </w:rPr>
              <w:t xml:space="preserve">Use Case </w:t>
            </w:r>
          </w:p>
        </w:tc>
        <w:tc>
          <w:tcPr>
            <w:tcW w:w="4530" w:type="dxa"/>
          </w:tcPr>
          <w:p w14:paraId="0AE49641" w14:textId="2F3E8B9C" w:rsidR="008235CE" w:rsidRDefault="008235CE" w:rsidP="004958BE">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Pr>
                <w:b w:val="0"/>
                <w:lang w:val="de-DE"/>
              </w:rPr>
              <w:t xml:space="preserve">Topologie </w:t>
            </w:r>
            <w:r w:rsidR="004958BE">
              <w:rPr>
                <w:b w:val="0"/>
                <w:lang w:val="de-DE"/>
              </w:rPr>
              <w:t>erstellen und anzeigen</w:t>
            </w:r>
          </w:p>
        </w:tc>
      </w:tr>
      <w:tr w:rsidR="008235CE" w14:paraId="0069727C"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082DF0D" w14:textId="61680A6C" w:rsidR="008235CE" w:rsidRDefault="008235CE" w:rsidP="00FB505C">
            <w:pPr>
              <w:pStyle w:val="TextkrperEinzug"/>
              <w:ind w:firstLine="0"/>
              <w:rPr>
                <w:b w:val="0"/>
                <w:lang w:val="de-DE"/>
              </w:rPr>
            </w:pPr>
            <w:r>
              <w:rPr>
                <w:b w:val="0"/>
                <w:lang w:val="de-DE"/>
              </w:rPr>
              <w:t>ID</w:t>
            </w:r>
          </w:p>
        </w:tc>
        <w:tc>
          <w:tcPr>
            <w:tcW w:w="4530" w:type="dxa"/>
          </w:tcPr>
          <w:p w14:paraId="37B39BB6" w14:textId="2BA757E0" w:rsidR="008235CE" w:rsidRDefault="008235CE" w:rsidP="00FB505C">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Pr>
                <w:b/>
                <w:lang w:val="de-DE"/>
              </w:rPr>
              <w:t>#01</w:t>
            </w:r>
          </w:p>
        </w:tc>
      </w:tr>
      <w:tr w:rsidR="008235CE" w14:paraId="29F2DF93"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6859A40F" w14:textId="423EF74A" w:rsidR="008235CE" w:rsidRDefault="008235CE" w:rsidP="00FB505C">
            <w:pPr>
              <w:pStyle w:val="TextkrperEinzug"/>
              <w:ind w:firstLine="0"/>
              <w:rPr>
                <w:b w:val="0"/>
                <w:lang w:val="de-DE"/>
              </w:rPr>
            </w:pPr>
            <w:r>
              <w:rPr>
                <w:b w:val="0"/>
                <w:lang w:val="de-DE"/>
              </w:rPr>
              <w:t>Beschreibung</w:t>
            </w:r>
          </w:p>
        </w:tc>
        <w:tc>
          <w:tcPr>
            <w:tcW w:w="4530" w:type="dxa"/>
          </w:tcPr>
          <w:p w14:paraId="493C369C" w14:textId="3C03A928" w:rsidR="008235CE" w:rsidRDefault="0013357D" w:rsidP="004958BE">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Der</w:t>
            </w:r>
            <w:r w:rsidR="004958BE" w:rsidRPr="004958BE">
              <w:rPr>
                <w:lang w:val="de-DE"/>
              </w:rPr>
              <w:t xml:space="preserve"> </w:t>
            </w:r>
            <w:r w:rsidR="004958BE">
              <w:rPr>
                <w:lang w:val="de-DE"/>
              </w:rPr>
              <w:t>Nutzer kann zu jeder Zeit eine Topologie erstellen sobald dass der Topologie-Editor-Server in ComStudio läuft. d.h ComStudio startet, neue Feld Busse Projekt anlegen, ein Master-Device einfügen, ein oder mehre Slave-Device einfügen.</w:t>
            </w:r>
          </w:p>
          <w:p w14:paraId="51F7C950" w14:textId="2C139CDB" w:rsidR="004958BE" w:rsidRPr="004958BE" w:rsidRDefault="004958BE" w:rsidP="004958BE">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Eine Topologie anzeigen bedeutet, ein Graph in Topologie-Editor anzeigen mit den spezifischen Geräten.</w:t>
            </w:r>
          </w:p>
        </w:tc>
      </w:tr>
      <w:tr w:rsidR="008235CE" w14:paraId="18B8590D"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577D840" w14:textId="01A6BB86" w:rsidR="008235CE" w:rsidRDefault="004958BE" w:rsidP="00FB505C">
            <w:pPr>
              <w:pStyle w:val="TextkrperEinzug"/>
              <w:ind w:firstLine="0"/>
              <w:rPr>
                <w:b w:val="0"/>
                <w:lang w:val="de-DE"/>
              </w:rPr>
            </w:pPr>
            <w:r>
              <w:rPr>
                <w:b w:val="0"/>
                <w:lang w:val="de-DE"/>
              </w:rPr>
              <w:t>Beteiligte Akteure</w:t>
            </w:r>
          </w:p>
        </w:tc>
        <w:tc>
          <w:tcPr>
            <w:tcW w:w="4530" w:type="dxa"/>
            <w:shd w:val="clear" w:color="auto" w:fill="auto"/>
          </w:tcPr>
          <w:p w14:paraId="41B004E3" w14:textId="69E3995A" w:rsidR="008235CE" w:rsidRPr="004958BE" w:rsidRDefault="004958BE" w:rsidP="004958BE">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Inbetriebnehmer / Kunde</w:t>
            </w:r>
          </w:p>
        </w:tc>
      </w:tr>
      <w:tr w:rsidR="008235CE" w14:paraId="7931F972"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733D005E" w14:textId="3F5FBC33" w:rsidR="008235CE" w:rsidRDefault="004958BE" w:rsidP="00FB505C">
            <w:pPr>
              <w:pStyle w:val="TextkrperEinzug"/>
              <w:ind w:firstLine="0"/>
              <w:rPr>
                <w:b w:val="0"/>
                <w:lang w:val="de-DE"/>
              </w:rPr>
            </w:pPr>
            <w:r>
              <w:rPr>
                <w:b w:val="0"/>
                <w:lang w:val="de-DE"/>
              </w:rPr>
              <w:t>Vorbedingung</w:t>
            </w:r>
          </w:p>
        </w:tc>
        <w:tc>
          <w:tcPr>
            <w:tcW w:w="4530" w:type="dxa"/>
          </w:tcPr>
          <w:p w14:paraId="0643FC48" w14:textId="0F9ECD51" w:rsidR="008235CE" w:rsidRPr="004958BE" w:rsidRDefault="004958BE" w:rsidP="00FB505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ComStudio läuft mit einer Projekt</w:t>
            </w:r>
          </w:p>
        </w:tc>
      </w:tr>
      <w:tr w:rsidR="008235CE" w14:paraId="0BD60FB6"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0D3B7976" w14:textId="6B8F1FD5" w:rsidR="008235CE" w:rsidRDefault="004958BE" w:rsidP="00FB505C">
            <w:pPr>
              <w:pStyle w:val="TextkrperEinzug"/>
              <w:ind w:firstLine="0"/>
              <w:rPr>
                <w:b w:val="0"/>
                <w:lang w:val="de-DE"/>
              </w:rPr>
            </w:pPr>
            <w:r>
              <w:rPr>
                <w:b w:val="0"/>
                <w:lang w:val="de-DE"/>
              </w:rPr>
              <w:t>Trigger</w:t>
            </w:r>
          </w:p>
        </w:tc>
        <w:tc>
          <w:tcPr>
            <w:tcW w:w="4530" w:type="dxa"/>
            <w:shd w:val="clear" w:color="auto" w:fill="auto"/>
          </w:tcPr>
          <w:p w14:paraId="3DAF5ED6" w14:textId="54296922" w:rsidR="008235CE" w:rsidRPr="004958BE" w:rsidRDefault="004958BE" w:rsidP="00FB505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Der Nutzer klickt auf „Topologie-Editor“</w:t>
            </w:r>
          </w:p>
        </w:tc>
      </w:tr>
      <w:tr w:rsidR="008235CE" w14:paraId="76732670"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2E257609" w14:textId="71A776E7" w:rsidR="008235CE" w:rsidRDefault="004958BE" w:rsidP="00FB505C">
            <w:pPr>
              <w:pStyle w:val="TextkrperEinzug"/>
              <w:ind w:firstLine="0"/>
              <w:rPr>
                <w:b w:val="0"/>
                <w:lang w:val="de-DE"/>
              </w:rPr>
            </w:pPr>
            <w:r>
              <w:rPr>
                <w:b w:val="0"/>
                <w:lang w:val="de-DE"/>
              </w:rPr>
              <w:t>Nachbedingung</w:t>
            </w:r>
          </w:p>
        </w:tc>
        <w:tc>
          <w:tcPr>
            <w:tcW w:w="4530" w:type="dxa"/>
          </w:tcPr>
          <w:p w14:paraId="6E2E0498" w14:textId="77777777" w:rsidR="008235CE" w:rsidRDefault="008235CE" w:rsidP="00FB505C">
            <w:pPr>
              <w:pStyle w:val="TextkrperEinzug"/>
              <w:ind w:firstLine="0"/>
              <w:cnfStyle w:val="000000000000" w:firstRow="0" w:lastRow="0" w:firstColumn="0" w:lastColumn="0" w:oddVBand="0" w:evenVBand="0" w:oddHBand="0" w:evenHBand="0" w:firstRowFirstColumn="0" w:firstRowLastColumn="0" w:lastRowFirstColumn="0" w:lastRowLastColumn="0"/>
              <w:rPr>
                <w:b/>
                <w:lang w:val="de-DE"/>
              </w:rPr>
            </w:pPr>
          </w:p>
        </w:tc>
      </w:tr>
      <w:tr w:rsidR="008235CE" w14:paraId="09AF55B3"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A969431" w14:textId="49C83B76" w:rsidR="008235CE" w:rsidRDefault="00116771" w:rsidP="00FB505C">
            <w:pPr>
              <w:pStyle w:val="TextkrperEinzug"/>
              <w:ind w:firstLine="0"/>
              <w:rPr>
                <w:b w:val="0"/>
                <w:lang w:val="de-DE"/>
              </w:rPr>
            </w:pPr>
            <w:r>
              <w:rPr>
                <w:b w:val="0"/>
                <w:lang w:val="de-DE"/>
              </w:rPr>
              <w:t>Komplexität</w:t>
            </w:r>
          </w:p>
        </w:tc>
        <w:tc>
          <w:tcPr>
            <w:tcW w:w="4530" w:type="dxa"/>
            <w:shd w:val="clear" w:color="auto" w:fill="auto"/>
          </w:tcPr>
          <w:p w14:paraId="3DBFFF3B" w14:textId="5A7B9B94" w:rsidR="008235CE" w:rsidRPr="00116771" w:rsidRDefault="00116771" w:rsidP="00FB505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116771">
              <w:rPr>
                <w:lang w:val="de-DE"/>
              </w:rPr>
              <w:t>Hoch:</w:t>
            </w:r>
          </w:p>
        </w:tc>
      </w:tr>
      <w:tr w:rsidR="004958BE" w14:paraId="5F963ECF" w14:textId="77777777" w:rsidTr="008235CE">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5689215" w14:textId="442CD8D4" w:rsidR="004958BE" w:rsidRDefault="00116771" w:rsidP="00FB505C">
            <w:pPr>
              <w:pStyle w:val="TextkrperEinzug"/>
              <w:ind w:firstLine="0"/>
              <w:rPr>
                <w:b w:val="0"/>
                <w:lang w:val="de-DE"/>
              </w:rPr>
            </w:pPr>
            <w:r>
              <w:rPr>
                <w:b w:val="0"/>
                <w:lang w:val="de-DE"/>
              </w:rPr>
              <w:t>Priorität</w:t>
            </w:r>
          </w:p>
        </w:tc>
        <w:tc>
          <w:tcPr>
            <w:tcW w:w="4530" w:type="dxa"/>
            <w:shd w:val="clear" w:color="auto" w:fill="auto"/>
          </w:tcPr>
          <w:p w14:paraId="07B90234" w14:textId="2B6F9F52" w:rsidR="004958BE" w:rsidRPr="00116771" w:rsidRDefault="00116771" w:rsidP="00FB505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116771">
              <w:rPr>
                <w:lang w:val="de-DE"/>
              </w:rPr>
              <w:t>Hoch: essentielle Funktionen</w:t>
            </w:r>
          </w:p>
        </w:tc>
      </w:tr>
      <w:tr w:rsidR="004958BE" w14:paraId="0286EB6B"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A4E9A9A" w14:textId="3440CB49" w:rsidR="004958BE" w:rsidRDefault="00116771" w:rsidP="00FB505C">
            <w:pPr>
              <w:pStyle w:val="TextkrperEinzug"/>
              <w:ind w:firstLine="0"/>
              <w:rPr>
                <w:b w:val="0"/>
                <w:lang w:val="de-DE"/>
              </w:rPr>
            </w:pPr>
            <w:r>
              <w:rPr>
                <w:b w:val="0"/>
                <w:lang w:val="de-DE"/>
              </w:rPr>
              <w:t>GUI</w:t>
            </w:r>
          </w:p>
        </w:tc>
        <w:tc>
          <w:tcPr>
            <w:tcW w:w="4530" w:type="dxa"/>
            <w:shd w:val="clear" w:color="auto" w:fill="auto"/>
          </w:tcPr>
          <w:p w14:paraId="748DE494" w14:textId="3535FA99" w:rsidR="004958BE" w:rsidRPr="00116771" w:rsidRDefault="001905B8" w:rsidP="00116771">
            <w:pPr>
              <w:pStyle w:val="TextkrperEinzug"/>
              <w:keepNext/>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fldChar w:fldCharType="begin"/>
            </w:r>
            <w:r>
              <w:rPr>
                <w:lang w:val="de-DE"/>
              </w:rPr>
              <w:instrText xml:space="preserve"> REF _Ref515440024 \h </w:instrText>
            </w:r>
            <w:r>
              <w:rPr>
                <w:lang w:val="de-DE"/>
              </w:rPr>
            </w:r>
            <w:r>
              <w:rPr>
                <w:lang w:val="de-DE"/>
              </w:rPr>
              <w:fldChar w:fldCharType="separate"/>
            </w:r>
            <w:r w:rsidR="001A5BD7">
              <w:t xml:space="preserve">Abbildung </w:t>
            </w:r>
            <w:r w:rsidR="001A5BD7">
              <w:rPr>
                <w:noProof/>
              </w:rPr>
              <w:t>18</w:t>
            </w:r>
            <w:r>
              <w:rPr>
                <w:lang w:val="de-DE"/>
              </w:rPr>
              <w:fldChar w:fldCharType="end"/>
            </w:r>
          </w:p>
        </w:tc>
      </w:tr>
    </w:tbl>
    <w:p w14:paraId="5ECF95C4" w14:textId="7EBAD7D5" w:rsidR="00300267" w:rsidRDefault="00116771" w:rsidP="00116771">
      <w:pPr>
        <w:pStyle w:val="Beschriftung"/>
      </w:pPr>
      <w:r>
        <w:t xml:space="preserve">Tabelle </w:t>
      </w:r>
      <w:r w:rsidR="00B5557A">
        <w:fldChar w:fldCharType="begin"/>
      </w:r>
      <w:r w:rsidR="00B5557A">
        <w:instrText xml:space="preserve"> SEQ Tabelle \* ARABIC </w:instrText>
      </w:r>
      <w:r w:rsidR="00B5557A">
        <w:fldChar w:fldCharType="separate"/>
      </w:r>
      <w:r w:rsidR="001A5BD7">
        <w:rPr>
          <w:noProof/>
        </w:rPr>
        <w:t>3</w:t>
      </w:r>
      <w:r w:rsidR="00B5557A">
        <w:rPr>
          <w:noProof/>
        </w:rPr>
        <w:fldChar w:fldCharType="end"/>
      </w:r>
      <w:r>
        <w:t>: Use Case #1</w:t>
      </w:r>
    </w:p>
    <w:p w14:paraId="17761438" w14:textId="77777777" w:rsidR="00FF2FCB" w:rsidRDefault="00FF2FCB" w:rsidP="00FF2FCB">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FF2FCB" w14:paraId="49C7CE19" w14:textId="77777777" w:rsidTr="00FF2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7F27393" w14:textId="77777777" w:rsidR="00FF2FCB" w:rsidRDefault="00FF2FCB" w:rsidP="00FF2FCB">
            <w:pPr>
              <w:pStyle w:val="TextkrperEinzug"/>
              <w:ind w:firstLine="0"/>
              <w:rPr>
                <w:b w:val="0"/>
                <w:lang w:val="de-DE"/>
              </w:rPr>
            </w:pPr>
            <w:r>
              <w:rPr>
                <w:b w:val="0"/>
                <w:lang w:val="de-DE"/>
              </w:rPr>
              <w:t xml:space="preserve">Use Case </w:t>
            </w:r>
          </w:p>
        </w:tc>
        <w:tc>
          <w:tcPr>
            <w:tcW w:w="4530" w:type="dxa"/>
          </w:tcPr>
          <w:p w14:paraId="1B488FF8" w14:textId="77DB482B" w:rsidR="00FF2FCB" w:rsidRDefault="00FF2FCB" w:rsidP="00FF2FCB">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Pr>
                <w:b w:val="0"/>
                <w:lang w:val="de-DE"/>
              </w:rPr>
              <w:t>Topologie bearbeiten</w:t>
            </w:r>
          </w:p>
        </w:tc>
      </w:tr>
      <w:tr w:rsidR="00FF2FCB" w14:paraId="358607C3"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13A66FB" w14:textId="77777777" w:rsidR="00FF2FCB" w:rsidRDefault="00FF2FCB" w:rsidP="00FF2FCB">
            <w:pPr>
              <w:pStyle w:val="TextkrperEinzug"/>
              <w:ind w:firstLine="0"/>
              <w:rPr>
                <w:b w:val="0"/>
                <w:lang w:val="de-DE"/>
              </w:rPr>
            </w:pPr>
            <w:r>
              <w:rPr>
                <w:b w:val="0"/>
                <w:lang w:val="de-DE"/>
              </w:rPr>
              <w:t>ID</w:t>
            </w:r>
          </w:p>
        </w:tc>
        <w:tc>
          <w:tcPr>
            <w:tcW w:w="4530" w:type="dxa"/>
          </w:tcPr>
          <w:p w14:paraId="088D731E" w14:textId="487372D2" w:rsidR="00FF2FCB"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Pr>
                <w:b/>
                <w:lang w:val="de-DE"/>
              </w:rPr>
              <w:t>#0</w:t>
            </w:r>
            <w:r w:rsidR="00E317CF">
              <w:rPr>
                <w:b/>
                <w:lang w:val="de-DE"/>
              </w:rPr>
              <w:t>2</w:t>
            </w:r>
          </w:p>
        </w:tc>
      </w:tr>
      <w:tr w:rsidR="00FF2FCB" w14:paraId="0EAEECCB"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71E490B7" w14:textId="77777777" w:rsidR="00FF2FCB" w:rsidRDefault="00FF2FCB" w:rsidP="00FF2FCB">
            <w:pPr>
              <w:pStyle w:val="TextkrperEinzug"/>
              <w:ind w:firstLine="0"/>
              <w:rPr>
                <w:b w:val="0"/>
                <w:lang w:val="de-DE"/>
              </w:rPr>
            </w:pPr>
            <w:r>
              <w:rPr>
                <w:b w:val="0"/>
                <w:lang w:val="de-DE"/>
              </w:rPr>
              <w:t>Beschreibung</w:t>
            </w:r>
          </w:p>
        </w:tc>
        <w:tc>
          <w:tcPr>
            <w:tcW w:w="4530" w:type="dxa"/>
          </w:tcPr>
          <w:p w14:paraId="0FFA417C" w14:textId="4BDF1F1A" w:rsidR="00FF2FCB" w:rsidRPr="004958BE" w:rsidRDefault="00FF2FCB" w:rsidP="00FF2FCB">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Der</w:t>
            </w:r>
            <w:r w:rsidRPr="004958BE">
              <w:rPr>
                <w:lang w:val="de-DE"/>
              </w:rPr>
              <w:t xml:space="preserve"> </w:t>
            </w:r>
            <w:r>
              <w:rPr>
                <w:lang w:val="de-DE"/>
              </w:rPr>
              <w:t>Nutzer kann eine Topologie fast zu jeder Zeit bearbeiten, d.h. den Namen eines Geräts ändern, die Verbindungen tauschen oder sogar ein neueres Gerät in der bestehenden Topologie einfügen. Die Topologie kann nur geändert werden, falls ComStudio nicht in Online-Modul steht.</w:t>
            </w:r>
          </w:p>
        </w:tc>
      </w:tr>
      <w:tr w:rsidR="00FF2FCB" w14:paraId="7844CAE2"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7BEEACE" w14:textId="77777777" w:rsidR="00FF2FCB" w:rsidRDefault="00FF2FCB" w:rsidP="00FF2FCB">
            <w:pPr>
              <w:pStyle w:val="TextkrperEinzug"/>
              <w:ind w:firstLine="0"/>
              <w:rPr>
                <w:b w:val="0"/>
                <w:lang w:val="de-DE"/>
              </w:rPr>
            </w:pPr>
            <w:r>
              <w:rPr>
                <w:b w:val="0"/>
                <w:lang w:val="de-DE"/>
              </w:rPr>
              <w:t>Beteiligte Akteure</w:t>
            </w:r>
          </w:p>
        </w:tc>
        <w:tc>
          <w:tcPr>
            <w:tcW w:w="4530" w:type="dxa"/>
            <w:shd w:val="clear" w:color="auto" w:fill="auto"/>
          </w:tcPr>
          <w:p w14:paraId="2242D07B" w14:textId="77777777" w:rsidR="00FF2FCB" w:rsidRPr="004958BE"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Inbetriebnehmer / Kunde</w:t>
            </w:r>
          </w:p>
        </w:tc>
      </w:tr>
      <w:tr w:rsidR="00FF2FCB" w14:paraId="5EDF2151"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022835E5" w14:textId="77777777" w:rsidR="00FF2FCB" w:rsidRDefault="00FF2FCB" w:rsidP="00FF2FCB">
            <w:pPr>
              <w:pStyle w:val="TextkrperEinzug"/>
              <w:ind w:firstLine="0"/>
              <w:rPr>
                <w:b w:val="0"/>
                <w:lang w:val="de-DE"/>
              </w:rPr>
            </w:pPr>
            <w:r>
              <w:rPr>
                <w:b w:val="0"/>
                <w:lang w:val="de-DE"/>
              </w:rPr>
              <w:t>Vorbedingung</w:t>
            </w:r>
          </w:p>
        </w:tc>
        <w:tc>
          <w:tcPr>
            <w:tcW w:w="4530" w:type="dxa"/>
          </w:tcPr>
          <w:p w14:paraId="5BA833FC" w14:textId="49809984" w:rsidR="00FF2FCB" w:rsidRPr="004958BE" w:rsidRDefault="00FF2FCB" w:rsidP="00FF2FCB">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ComStudio  und Topologie-Editor –Server läufen und ComStudio hat mindestens </w:t>
            </w:r>
            <w:r w:rsidR="00E317CF">
              <w:rPr>
                <w:lang w:val="de-DE"/>
              </w:rPr>
              <w:t xml:space="preserve">ein FDT-Projekt zur Verfügung </w:t>
            </w:r>
            <w:r>
              <w:rPr>
                <w:lang w:val="de-DE"/>
              </w:rPr>
              <w:t xml:space="preserve"> </w:t>
            </w:r>
          </w:p>
        </w:tc>
      </w:tr>
      <w:tr w:rsidR="00FF2FCB" w14:paraId="5DC76DA7"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10DF7F1" w14:textId="77777777" w:rsidR="00FF2FCB" w:rsidRDefault="00FF2FCB" w:rsidP="00FF2FCB">
            <w:pPr>
              <w:pStyle w:val="TextkrperEinzug"/>
              <w:ind w:firstLine="0"/>
              <w:rPr>
                <w:b w:val="0"/>
                <w:lang w:val="de-DE"/>
              </w:rPr>
            </w:pPr>
            <w:r>
              <w:rPr>
                <w:b w:val="0"/>
                <w:lang w:val="de-DE"/>
              </w:rPr>
              <w:t>Trigger</w:t>
            </w:r>
          </w:p>
        </w:tc>
        <w:tc>
          <w:tcPr>
            <w:tcW w:w="4530" w:type="dxa"/>
            <w:shd w:val="clear" w:color="auto" w:fill="auto"/>
          </w:tcPr>
          <w:p w14:paraId="7FEDB861" w14:textId="77777777" w:rsidR="00FF2FCB" w:rsidRPr="004958BE"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Der Nutzer klickt auf „Topologie-Editor“</w:t>
            </w:r>
          </w:p>
        </w:tc>
      </w:tr>
      <w:tr w:rsidR="00FF2FCB" w14:paraId="01794FA5"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46C688CB" w14:textId="77777777" w:rsidR="00FF2FCB" w:rsidRDefault="00FF2FCB" w:rsidP="00FF2FCB">
            <w:pPr>
              <w:pStyle w:val="TextkrperEinzug"/>
              <w:ind w:firstLine="0"/>
              <w:rPr>
                <w:b w:val="0"/>
                <w:lang w:val="de-DE"/>
              </w:rPr>
            </w:pPr>
            <w:r>
              <w:rPr>
                <w:b w:val="0"/>
                <w:lang w:val="de-DE"/>
              </w:rPr>
              <w:t>Nachbedingung</w:t>
            </w:r>
          </w:p>
        </w:tc>
        <w:tc>
          <w:tcPr>
            <w:tcW w:w="4530" w:type="dxa"/>
          </w:tcPr>
          <w:p w14:paraId="497AA784" w14:textId="764D3FD8" w:rsidR="00FF2FCB" w:rsidRPr="00E317CF" w:rsidRDefault="00E317CF" w:rsidP="00FF2FCB">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Alle Änderungen an der Daten der Topologie werden  zu Topologie-Editor-Server gesendet und bewertet, um festzustellen ob die Aktion zulässig ist oder nicht.</w:t>
            </w:r>
          </w:p>
        </w:tc>
      </w:tr>
      <w:tr w:rsidR="00FF2FCB" w14:paraId="6E2F46C5"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25F11481" w14:textId="77777777" w:rsidR="00FF2FCB" w:rsidRDefault="00FF2FCB" w:rsidP="00FF2FCB">
            <w:pPr>
              <w:pStyle w:val="TextkrperEinzug"/>
              <w:ind w:firstLine="0"/>
              <w:rPr>
                <w:b w:val="0"/>
                <w:lang w:val="de-DE"/>
              </w:rPr>
            </w:pPr>
            <w:r>
              <w:rPr>
                <w:b w:val="0"/>
                <w:lang w:val="de-DE"/>
              </w:rPr>
              <w:lastRenderedPageBreak/>
              <w:t>Komplexität</w:t>
            </w:r>
          </w:p>
        </w:tc>
        <w:tc>
          <w:tcPr>
            <w:tcW w:w="4530" w:type="dxa"/>
            <w:shd w:val="clear" w:color="auto" w:fill="auto"/>
          </w:tcPr>
          <w:p w14:paraId="2CAC6F1C" w14:textId="208E7BF4" w:rsidR="00FF2FCB" w:rsidRPr="00116771"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116771">
              <w:rPr>
                <w:lang w:val="de-DE"/>
              </w:rPr>
              <w:t>Hoch:</w:t>
            </w:r>
            <w:r w:rsidR="00E317CF">
              <w:rPr>
                <w:lang w:val="de-DE"/>
              </w:rPr>
              <w:t xml:space="preserve"> Die GUI zum Bearbeiten aller Daten der Topologie ist komplex. Auch Client-Server-Kommunikation beinhaltet komplexe Mechanismen. </w:t>
            </w:r>
          </w:p>
        </w:tc>
      </w:tr>
      <w:tr w:rsidR="00FF2FCB" w14:paraId="07E264E0" w14:textId="77777777" w:rsidTr="00FF2FCB">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26BAE19A" w14:textId="77777777" w:rsidR="00FF2FCB" w:rsidRDefault="00FF2FCB" w:rsidP="00FF2FCB">
            <w:pPr>
              <w:pStyle w:val="TextkrperEinzug"/>
              <w:ind w:firstLine="0"/>
              <w:rPr>
                <w:b w:val="0"/>
                <w:lang w:val="de-DE"/>
              </w:rPr>
            </w:pPr>
            <w:r>
              <w:rPr>
                <w:b w:val="0"/>
                <w:lang w:val="de-DE"/>
              </w:rPr>
              <w:t>Priorität</w:t>
            </w:r>
          </w:p>
        </w:tc>
        <w:tc>
          <w:tcPr>
            <w:tcW w:w="4530" w:type="dxa"/>
            <w:shd w:val="clear" w:color="auto" w:fill="auto"/>
          </w:tcPr>
          <w:p w14:paraId="6A6D8DB6" w14:textId="1161E454" w:rsidR="00FF2FCB" w:rsidRPr="00116771" w:rsidRDefault="00FF2FCB" w:rsidP="00E317C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116771">
              <w:rPr>
                <w:lang w:val="de-DE"/>
              </w:rPr>
              <w:t>Hoch: essentielle Funktionen</w:t>
            </w:r>
            <w:r w:rsidR="00E317CF">
              <w:rPr>
                <w:lang w:val="de-DE"/>
              </w:rPr>
              <w:t xml:space="preserve">, da die Funktion häufig genutzt wird </w:t>
            </w:r>
          </w:p>
        </w:tc>
      </w:tr>
    </w:tbl>
    <w:p w14:paraId="3AFE67C0" w14:textId="46DAED79" w:rsidR="00FF2FCB" w:rsidRDefault="00E317CF" w:rsidP="00E317CF">
      <w:pPr>
        <w:pStyle w:val="Beschriftung"/>
      </w:pPr>
      <w:r>
        <w:t xml:space="preserve">Tabelle </w:t>
      </w:r>
      <w:r w:rsidR="00B5557A">
        <w:fldChar w:fldCharType="begin"/>
      </w:r>
      <w:r w:rsidR="00B5557A">
        <w:instrText xml:space="preserve"> SEQ Tabelle \* ARABIC </w:instrText>
      </w:r>
      <w:r w:rsidR="00B5557A">
        <w:fldChar w:fldCharType="separate"/>
      </w:r>
      <w:r w:rsidR="001A5BD7">
        <w:rPr>
          <w:noProof/>
        </w:rPr>
        <w:t>4</w:t>
      </w:r>
      <w:r w:rsidR="00B5557A">
        <w:rPr>
          <w:noProof/>
        </w:rPr>
        <w:fldChar w:fldCharType="end"/>
      </w:r>
      <w:r>
        <w:t>: Use Case #2</w:t>
      </w:r>
    </w:p>
    <w:p w14:paraId="7704232B" w14:textId="759C52A8" w:rsidR="00E317CF" w:rsidRDefault="00E317CF" w:rsidP="00E317CF">
      <w:pPr>
        <w:pStyle w:val="TextkrperEinzug"/>
        <w:ind w:firstLine="0"/>
        <w:rPr>
          <w:b/>
          <w:lang w:val="de-DE"/>
        </w:rPr>
      </w:pPr>
    </w:p>
    <w:p w14:paraId="091BEA20" w14:textId="77777777" w:rsidR="00574081" w:rsidRDefault="00574081" w:rsidP="00E317CF">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E317CF" w14:paraId="3E7F12ED" w14:textId="77777777" w:rsidTr="00134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4C62D51" w14:textId="77777777" w:rsidR="00E317CF" w:rsidRDefault="00E317CF" w:rsidP="00134E21">
            <w:pPr>
              <w:pStyle w:val="TextkrperEinzug"/>
              <w:ind w:firstLine="0"/>
              <w:rPr>
                <w:b w:val="0"/>
                <w:lang w:val="de-DE"/>
              </w:rPr>
            </w:pPr>
            <w:r>
              <w:rPr>
                <w:b w:val="0"/>
                <w:lang w:val="de-DE"/>
              </w:rPr>
              <w:t xml:space="preserve">Use Case </w:t>
            </w:r>
          </w:p>
        </w:tc>
        <w:tc>
          <w:tcPr>
            <w:tcW w:w="4530" w:type="dxa"/>
          </w:tcPr>
          <w:p w14:paraId="71C570A3" w14:textId="77F670F6" w:rsidR="00E317CF" w:rsidRDefault="00E317CF" w:rsidP="00265526">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Pr>
                <w:b w:val="0"/>
                <w:lang w:val="de-DE"/>
              </w:rPr>
              <w:t xml:space="preserve">Topologie </w:t>
            </w:r>
            <w:r w:rsidR="0013357D">
              <w:rPr>
                <w:b w:val="0"/>
                <w:lang w:val="de-DE"/>
              </w:rPr>
              <w:t>Fehler</w:t>
            </w:r>
            <w:r w:rsidR="00CC5A82">
              <w:rPr>
                <w:b w:val="0"/>
                <w:lang w:val="de-DE"/>
              </w:rPr>
              <w:t xml:space="preserve"> erkennen/-</w:t>
            </w:r>
            <w:r w:rsidR="0013357D">
              <w:rPr>
                <w:b w:val="0"/>
                <w:lang w:val="de-DE"/>
              </w:rPr>
              <w:t>b</w:t>
            </w:r>
            <w:r w:rsidR="00CC5A82">
              <w:rPr>
                <w:b w:val="0"/>
                <w:lang w:val="de-DE"/>
              </w:rPr>
              <w:t>ehandeln</w:t>
            </w:r>
          </w:p>
        </w:tc>
      </w:tr>
      <w:tr w:rsidR="00E317CF" w14:paraId="415FF432"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C05F5BA" w14:textId="77777777" w:rsidR="00E317CF" w:rsidRDefault="00E317CF" w:rsidP="00134E21">
            <w:pPr>
              <w:pStyle w:val="TextkrperEinzug"/>
              <w:ind w:firstLine="0"/>
              <w:rPr>
                <w:b w:val="0"/>
                <w:lang w:val="de-DE"/>
              </w:rPr>
            </w:pPr>
            <w:r>
              <w:rPr>
                <w:b w:val="0"/>
                <w:lang w:val="de-DE"/>
              </w:rPr>
              <w:t>ID</w:t>
            </w:r>
          </w:p>
        </w:tc>
        <w:tc>
          <w:tcPr>
            <w:tcW w:w="4530" w:type="dxa"/>
          </w:tcPr>
          <w:p w14:paraId="7BB09C0F" w14:textId="5F7A52A0" w:rsidR="00E317CF"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Pr>
                <w:b/>
                <w:lang w:val="de-DE"/>
              </w:rPr>
              <w:t>#0</w:t>
            </w:r>
            <w:r w:rsidR="00265526">
              <w:rPr>
                <w:b/>
                <w:lang w:val="de-DE"/>
              </w:rPr>
              <w:t>3</w:t>
            </w:r>
          </w:p>
        </w:tc>
      </w:tr>
      <w:tr w:rsidR="00E317CF" w14:paraId="020E6EDF"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1927E8AD" w14:textId="77777777" w:rsidR="00E317CF" w:rsidRDefault="00E317CF" w:rsidP="00134E21">
            <w:pPr>
              <w:pStyle w:val="TextkrperEinzug"/>
              <w:ind w:firstLine="0"/>
              <w:rPr>
                <w:b w:val="0"/>
                <w:lang w:val="de-DE"/>
              </w:rPr>
            </w:pPr>
            <w:r>
              <w:rPr>
                <w:b w:val="0"/>
                <w:lang w:val="de-DE"/>
              </w:rPr>
              <w:t>Beschreibung</w:t>
            </w:r>
          </w:p>
        </w:tc>
        <w:tc>
          <w:tcPr>
            <w:tcW w:w="4530" w:type="dxa"/>
          </w:tcPr>
          <w:p w14:paraId="2B15E567" w14:textId="77FBB5C0" w:rsidR="00E317CF" w:rsidRPr="004958BE" w:rsidRDefault="00CC5A82" w:rsidP="00996E29">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Der Nutzer muss zu jeder Zeit die Fehler bei Nutzung der Plug-In erkennen und behandeln. Beispielsweise wenn ein </w:t>
            </w:r>
            <w:r w:rsidR="00996E29">
              <w:rPr>
                <w:lang w:val="de-DE"/>
              </w:rPr>
              <w:t>Kommunikationsfehler zwischen Client und Server in Form eines Netzwerkausfalls zustande kommt, soll das Plug-In das Fehler erkennen und behandeln können. Bei Netzwerkausfall zeigt Topologie-Editor ein roter Hintergrund und ComStudio zeigt die textuelle dazu hörige Fehlermeldung in dem Output-Frame</w:t>
            </w:r>
            <w:r w:rsidR="00E317CF">
              <w:rPr>
                <w:lang w:val="de-DE"/>
              </w:rPr>
              <w:t xml:space="preserve">, </w:t>
            </w:r>
          </w:p>
        </w:tc>
      </w:tr>
      <w:tr w:rsidR="00E317CF" w14:paraId="170FA713"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EC01B4D" w14:textId="77777777" w:rsidR="00E317CF" w:rsidRDefault="00E317CF" w:rsidP="00134E21">
            <w:pPr>
              <w:pStyle w:val="TextkrperEinzug"/>
              <w:ind w:firstLine="0"/>
              <w:rPr>
                <w:b w:val="0"/>
                <w:lang w:val="de-DE"/>
              </w:rPr>
            </w:pPr>
            <w:r>
              <w:rPr>
                <w:b w:val="0"/>
                <w:lang w:val="de-DE"/>
              </w:rPr>
              <w:t>Beteiligte Akteure</w:t>
            </w:r>
          </w:p>
        </w:tc>
        <w:tc>
          <w:tcPr>
            <w:tcW w:w="4530" w:type="dxa"/>
            <w:shd w:val="clear" w:color="auto" w:fill="auto"/>
          </w:tcPr>
          <w:p w14:paraId="2AE46551" w14:textId="77777777" w:rsidR="00E317CF" w:rsidRPr="004958BE"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Inbetriebnehmer / Kunde</w:t>
            </w:r>
          </w:p>
        </w:tc>
      </w:tr>
      <w:tr w:rsidR="00E317CF" w14:paraId="1F0EAF77"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4E8944CA" w14:textId="77777777" w:rsidR="00E317CF" w:rsidRDefault="00E317CF" w:rsidP="00134E21">
            <w:pPr>
              <w:pStyle w:val="TextkrperEinzug"/>
              <w:ind w:firstLine="0"/>
              <w:rPr>
                <w:b w:val="0"/>
                <w:lang w:val="de-DE"/>
              </w:rPr>
            </w:pPr>
            <w:r>
              <w:rPr>
                <w:b w:val="0"/>
                <w:lang w:val="de-DE"/>
              </w:rPr>
              <w:t>Vorbedingung</w:t>
            </w:r>
          </w:p>
        </w:tc>
        <w:tc>
          <w:tcPr>
            <w:tcW w:w="4530" w:type="dxa"/>
          </w:tcPr>
          <w:p w14:paraId="0320DEC4" w14:textId="0CC201C9" w:rsidR="00E317CF" w:rsidRPr="004958BE" w:rsidRDefault="00E317CF" w:rsidP="00024C5A">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ComStudio  und Topologie-Editor –Server läufen und ComStudio </w:t>
            </w:r>
            <w:r w:rsidR="00024C5A">
              <w:rPr>
                <w:lang w:val="de-DE"/>
              </w:rPr>
              <w:t>besitzt</w:t>
            </w:r>
            <w:r>
              <w:rPr>
                <w:lang w:val="de-DE"/>
              </w:rPr>
              <w:t xml:space="preserve"> mindestens ein FDT-Projekt zur Verfügung  </w:t>
            </w:r>
          </w:p>
        </w:tc>
      </w:tr>
      <w:tr w:rsidR="00E317CF" w14:paraId="3EF0B65B"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116E2CCC" w14:textId="77777777" w:rsidR="00E317CF" w:rsidRDefault="00E317CF" w:rsidP="00134E21">
            <w:pPr>
              <w:pStyle w:val="TextkrperEinzug"/>
              <w:ind w:firstLine="0"/>
              <w:rPr>
                <w:b w:val="0"/>
                <w:lang w:val="de-DE"/>
              </w:rPr>
            </w:pPr>
            <w:r>
              <w:rPr>
                <w:b w:val="0"/>
                <w:lang w:val="de-DE"/>
              </w:rPr>
              <w:t>Trigger</w:t>
            </w:r>
          </w:p>
        </w:tc>
        <w:tc>
          <w:tcPr>
            <w:tcW w:w="4530" w:type="dxa"/>
            <w:shd w:val="clear" w:color="auto" w:fill="auto"/>
          </w:tcPr>
          <w:p w14:paraId="4AB939F1" w14:textId="77777777" w:rsidR="00E317CF" w:rsidRPr="004958BE"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Der Nutzer klickt auf „Topologie-Editor“</w:t>
            </w:r>
          </w:p>
        </w:tc>
      </w:tr>
      <w:tr w:rsidR="00E317CF" w14:paraId="14A06486"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339098CD" w14:textId="77777777" w:rsidR="00E317CF" w:rsidRDefault="00E317CF" w:rsidP="00134E21">
            <w:pPr>
              <w:pStyle w:val="TextkrperEinzug"/>
              <w:ind w:firstLine="0"/>
              <w:rPr>
                <w:b w:val="0"/>
                <w:lang w:val="de-DE"/>
              </w:rPr>
            </w:pPr>
            <w:r>
              <w:rPr>
                <w:b w:val="0"/>
                <w:lang w:val="de-DE"/>
              </w:rPr>
              <w:t>Nachbedingung</w:t>
            </w:r>
          </w:p>
        </w:tc>
        <w:tc>
          <w:tcPr>
            <w:tcW w:w="4530" w:type="dxa"/>
          </w:tcPr>
          <w:p w14:paraId="4D42BED9" w14:textId="1349F1E1" w:rsidR="00E317CF" w:rsidRPr="00E317CF" w:rsidRDefault="00E317CF" w:rsidP="00996E29">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Alle Änderungen an </w:t>
            </w:r>
            <w:r w:rsidR="00996E29">
              <w:rPr>
                <w:lang w:val="de-DE"/>
              </w:rPr>
              <w:t xml:space="preserve">der Daten der Topologie werden  behalten </w:t>
            </w:r>
          </w:p>
        </w:tc>
      </w:tr>
      <w:tr w:rsidR="00E317CF" w14:paraId="0F20F28F"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83D2C6A" w14:textId="77777777" w:rsidR="00E317CF" w:rsidRDefault="00E317CF" w:rsidP="00134E21">
            <w:pPr>
              <w:pStyle w:val="TextkrperEinzug"/>
              <w:ind w:firstLine="0"/>
              <w:rPr>
                <w:b w:val="0"/>
                <w:lang w:val="de-DE"/>
              </w:rPr>
            </w:pPr>
            <w:r>
              <w:rPr>
                <w:b w:val="0"/>
                <w:lang w:val="de-DE"/>
              </w:rPr>
              <w:t>Komplexität</w:t>
            </w:r>
          </w:p>
        </w:tc>
        <w:tc>
          <w:tcPr>
            <w:tcW w:w="4530" w:type="dxa"/>
            <w:shd w:val="clear" w:color="auto" w:fill="auto"/>
          </w:tcPr>
          <w:p w14:paraId="0DDDC025" w14:textId="77777777" w:rsidR="00E317CF" w:rsidRPr="00116771"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116771">
              <w:rPr>
                <w:lang w:val="de-DE"/>
              </w:rPr>
              <w:t>Hoch:</w:t>
            </w:r>
            <w:r>
              <w:rPr>
                <w:lang w:val="de-DE"/>
              </w:rPr>
              <w:t xml:space="preserve"> Die GUI zum Bearbeiten aller Daten der Topologie ist komplex. Auch Client-Server-Kommunikation beinhaltet komplexe Mechanismen. </w:t>
            </w:r>
          </w:p>
        </w:tc>
      </w:tr>
      <w:tr w:rsidR="00E317CF" w14:paraId="687B1CBB" w14:textId="77777777" w:rsidTr="00134E21">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E060461" w14:textId="77777777" w:rsidR="00E317CF" w:rsidRDefault="00E317CF" w:rsidP="00134E21">
            <w:pPr>
              <w:pStyle w:val="TextkrperEinzug"/>
              <w:ind w:firstLine="0"/>
              <w:rPr>
                <w:b w:val="0"/>
                <w:lang w:val="de-DE"/>
              </w:rPr>
            </w:pPr>
            <w:r>
              <w:rPr>
                <w:b w:val="0"/>
                <w:lang w:val="de-DE"/>
              </w:rPr>
              <w:t>Priorität</w:t>
            </w:r>
          </w:p>
        </w:tc>
        <w:tc>
          <w:tcPr>
            <w:tcW w:w="4530" w:type="dxa"/>
            <w:shd w:val="clear" w:color="auto" w:fill="auto"/>
          </w:tcPr>
          <w:p w14:paraId="47E2F26D" w14:textId="48F4F490" w:rsidR="00E317CF" w:rsidRPr="00116771" w:rsidRDefault="00996E29" w:rsidP="00024C5A">
            <w:pPr>
              <w:pStyle w:val="TextkrperEinzug"/>
              <w:keepNext/>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Hoch: </w:t>
            </w:r>
            <w:r w:rsidR="00024C5A">
              <w:rPr>
                <w:lang w:val="de-DE"/>
              </w:rPr>
              <w:t>Die Funktion</w:t>
            </w:r>
            <w:r>
              <w:rPr>
                <w:lang w:val="de-DE"/>
              </w:rPr>
              <w:t>, dass ein Nutzer datenfehlerfrei Information in das System übertragen ist essentiell für den Erfolg des Systems.</w:t>
            </w:r>
            <w:r w:rsidR="00E317CF">
              <w:rPr>
                <w:lang w:val="de-DE"/>
              </w:rPr>
              <w:t xml:space="preserve"> </w:t>
            </w:r>
          </w:p>
        </w:tc>
      </w:tr>
    </w:tbl>
    <w:p w14:paraId="56EFB559" w14:textId="35020AE7" w:rsidR="00E317CF" w:rsidRDefault="00024C5A" w:rsidP="00024C5A">
      <w:pPr>
        <w:pStyle w:val="Beschriftung"/>
      </w:pPr>
      <w:r>
        <w:t xml:space="preserve">Tabelle </w:t>
      </w:r>
      <w:r w:rsidR="00B5557A">
        <w:fldChar w:fldCharType="begin"/>
      </w:r>
      <w:r w:rsidR="00B5557A">
        <w:instrText xml:space="preserve"> SEQ Tabelle \* ARABIC </w:instrText>
      </w:r>
      <w:r w:rsidR="00B5557A">
        <w:fldChar w:fldCharType="separate"/>
      </w:r>
      <w:r w:rsidR="001A5BD7">
        <w:rPr>
          <w:noProof/>
        </w:rPr>
        <w:t>5</w:t>
      </w:r>
      <w:r w:rsidR="00B5557A">
        <w:rPr>
          <w:noProof/>
        </w:rPr>
        <w:fldChar w:fldCharType="end"/>
      </w:r>
      <w:r>
        <w:t>: Use Case #3</w:t>
      </w:r>
    </w:p>
    <w:p w14:paraId="53525882" w14:textId="34749FC4" w:rsidR="000252AD" w:rsidRDefault="000252AD" w:rsidP="000252AD">
      <w:pPr>
        <w:pStyle w:val="TextkrperEinzug"/>
        <w:rPr>
          <w:lang w:val="de-DE"/>
        </w:rPr>
      </w:pPr>
    </w:p>
    <w:p w14:paraId="7921ED81" w14:textId="2EB701C2" w:rsidR="000252AD" w:rsidRDefault="000252AD" w:rsidP="000252AD">
      <w:pPr>
        <w:pStyle w:val="TextkrperEinzug"/>
        <w:rPr>
          <w:lang w:val="de-DE"/>
        </w:rPr>
      </w:pPr>
    </w:p>
    <w:p w14:paraId="3DCB469E" w14:textId="0DBDB186" w:rsidR="000252AD" w:rsidRDefault="000252AD" w:rsidP="000252AD">
      <w:pPr>
        <w:pStyle w:val="TextkrperEinzug"/>
        <w:rPr>
          <w:lang w:val="de-DE"/>
        </w:rPr>
      </w:pPr>
    </w:p>
    <w:p w14:paraId="415016BB" w14:textId="02BEB780" w:rsidR="000252AD" w:rsidRDefault="000252AD" w:rsidP="000252AD">
      <w:pPr>
        <w:pStyle w:val="TextkrperEinzug"/>
        <w:rPr>
          <w:lang w:val="de-DE"/>
        </w:rPr>
      </w:pPr>
    </w:p>
    <w:p w14:paraId="69925555" w14:textId="39740D9E" w:rsidR="000252AD" w:rsidRDefault="000252AD" w:rsidP="000252AD">
      <w:pPr>
        <w:pStyle w:val="TextkrperEinzug"/>
        <w:rPr>
          <w:lang w:val="de-DE"/>
        </w:rPr>
      </w:pPr>
    </w:p>
    <w:p w14:paraId="343B3B12" w14:textId="4F8425B2" w:rsidR="000252AD" w:rsidRDefault="000252AD" w:rsidP="000252AD">
      <w:pPr>
        <w:pStyle w:val="TextkrperEinzug"/>
        <w:rPr>
          <w:lang w:val="de-DE"/>
        </w:rPr>
      </w:pPr>
    </w:p>
    <w:p w14:paraId="1BA6F974" w14:textId="67DB2524" w:rsidR="000252AD" w:rsidRDefault="000252AD" w:rsidP="000252AD">
      <w:pPr>
        <w:pStyle w:val="TextkrperEinzug"/>
        <w:rPr>
          <w:lang w:val="de-DE"/>
        </w:rPr>
      </w:pPr>
    </w:p>
    <w:p w14:paraId="5D2CD59B" w14:textId="7232D012" w:rsidR="000252AD" w:rsidRDefault="000252AD" w:rsidP="000252AD">
      <w:pPr>
        <w:pStyle w:val="TextkrperEinzug"/>
        <w:rPr>
          <w:lang w:val="de-DE"/>
        </w:rPr>
      </w:pPr>
    </w:p>
    <w:p w14:paraId="226531A9" w14:textId="6076EF7A" w:rsidR="000252AD" w:rsidRDefault="000252AD" w:rsidP="000252AD">
      <w:pPr>
        <w:pStyle w:val="TextkrperEinzug"/>
        <w:rPr>
          <w:lang w:val="de-DE"/>
        </w:rPr>
      </w:pPr>
    </w:p>
    <w:p w14:paraId="4DCDF948" w14:textId="77777777" w:rsidR="000252AD" w:rsidRPr="000252AD" w:rsidRDefault="000252AD" w:rsidP="000252AD">
      <w:pPr>
        <w:pStyle w:val="TextkrperEinzug"/>
        <w:rPr>
          <w:lang w:val="de-DE"/>
        </w:rPr>
      </w:pPr>
    </w:p>
    <w:p w14:paraId="057399D1" w14:textId="77777777" w:rsidR="00024C5A" w:rsidRDefault="00024C5A" w:rsidP="00024C5A">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024C5A" w14:paraId="12DCFA56" w14:textId="77777777" w:rsidTr="00134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EE09276" w14:textId="77777777" w:rsidR="00024C5A" w:rsidRDefault="00024C5A" w:rsidP="00134E21">
            <w:pPr>
              <w:pStyle w:val="TextkrperEinzug"/>
              <w:ind w:firstLine="0"/>
              <w:rPr>
                <w:b w:val="0"/>
                <w:lang w:val="de-DE"/>
              </w:rPr>
            </w:pPr>
            <w:r>
              <w:rPr>
                <w:b w:val="0"/>
                <w:lang w:val="de-DE"/>
              </w:rPr>
              <w:lastRenderedPageBreak/>
              <w:t xml:space="preserve">Use Case </w:t>
            </w:r>
          </w:p>
        </w:tc>
        <w:tc>
          <w:tcPr>
            <w:tcW w:w="4530" w:type="dxa"/>
          </w:tcPr>
          <w:p w14:paraId="485F80CC" w14:textId="314D335A" w:rsidR="00024C5A" w:rsidRDefault="00024C5A" w:rsidP="00024C5A">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Pr>
                <w:b w:val="0"/>
                <w:lang w:val="de-DE"/>
              </w:rPr>
              <w:t>Topologie ausdrucken</w:t>
            </w:r>
          </w:p>
        </w:tc>
      </w:tr>
      <w:tr w:rsidR="00024C5A" w14:paraId="2358D648"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27C821E" w14:textId="77777777" w:rsidR="00024C5A" w:rsidRDefault="00024C5A" w:rsidP="00134E21">
            <w:pPr>
              <w:pStyle w:val="TextkrperEinzug"/>
              <w:ind w:firstLine="0"/>
              <w:rPr>
                <w:b w:val="0"/>
                <w:lang w:val="de-DE"/>
              </w:rPr>
            </w:pPr>
            <w:r>
              <w:rPr>
                <w:b w:val="0"/>
                <w:lang w:val="de-DE"/>
              </w:rPr>
              <w:t>ID</w:t>
            </w:r>
          </w:p>
        </w:tc>
        <w:tc>
          <w:tcPr>
            <w:tcW w:w="4530" w:type="dxa"/>
          </w:tcPr>
          <w:p w14:paraId="3D98A0AD" w14:textId="14DC16AE" w:rsidR="00024C5A" w:rsidRDefault="00574081" w:rsidP="00134E2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Pr>
                <w:b/>
                <w:lang w:val="de-DE"/>
              </w:rPr>
              <w:t>#04</w:t>
            </w:r>
          </w:p>
        </w:tc>
      </w:tr>
      <w:tr w:rsidR="00024C5A" w14:paraId="0BEAA0A3"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22213BEF" w14:textId="77777777" w:rsidR="00024C5A" w:rsidRDefault="00024C5A" w:rsidP="00134E21">
            <w:pPr>
              <w:pStyle w:val="TextkrperEinzug"/>
              <w:ind w:firstLine="0"/>
              <w:rPr>
                <w:b w:val="0"/>
                <w:lang w:val="de-DE"/>
              </w:rPr>
            </w:pPr>
            <w:r>
              <w:rPr>
                <w:b w:val="0"/>
                <w:lang w:val="de-DE"/>
              </w:rPr>
              <w:t>Beschreibung</w:t>
            </w:r>
          </w:p>
        </w:tc>
        <w:tc>
          <w:tcPr>
            <w:tcW w:w="4530" w:type="dxa"/>
          </w:tcPr>
          <w:p w14:paraId="70050701" w14:textId="0736F019" w:rsidR="00024C5A" w:rsidRPr="004958BE" w:rsidRDefault="00024C5A" w:rsidP="000252A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Direkt nach dem Erstellen eine</w:t>
            </w:r>
            <w:r w:rsidR="000252AD">
              <w:rPr>
                <w:lang w:val="de-DE"/>
              </w:rPr>
              <w:t>r</w:t>
            </w:r>
            <w:r>
              <w:rPr>
                <w:lang w:val="de-DE"/>
              </w:rPr>
              <w:t xml:space="preserve"> Topologie </w:t>
            </w:r>
            <w:r w:rsidR="000252AD">
              <w:rPr>
                <w:lang w:val="de-DE"/>
              </w:rPr>
              <w:t xml:space="preserve">erhält der Nutzer einen Überblick mit </w:t>
            </w:r>
            <w:r w:rsidR="00574081">
              <w:rPr>
                <w:lang w:val="de-DE"/>
              </w:rPr>
              <w:t>der wichtigsten Information</w:t>
            </w:r>
            <w:r w:rsidR="000252AD">
              <w:rPr>
                <w:lang w:val="de-DE"/>
              </w:rPr>
              <w:t xml:space="preserve"> zu </w:t>
            </w:r>
            <w:r w:rsidR="00574081">
              <w:rPr>
                <w:lang w:val="de-DE"/>
              </w:rPr>
              <w:t>der laufenden Topologie</w:t>
            </w:r>
            <w:r w:rsidR="000252AD">
              <w:rPr>
                <w:lang w:val="de-DE"/>
              </w:rPr>
              <w:t xml:space="preserve"> als Graph. Von hier kann er leicht die dargestellte Topologie ausdrucken.</w:t>
            </w:r>
            <w:r>
              <w:rPr>
                <w:lang w:val="de-DE"/>
              </w:rPr>
              <w:t xml:space="preserve"> </w:t>
            </w:r>
          </w:p>
        </w:tc>
      </w:tr>
      <w:tr w:rsidR="00024C5A" w14:paraId="17E69780"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432136A6" w14:textId="77777777" w:rsidR="00024C5A" w:rsidRDefault="00024C5A" w:rsidP="00134E21">
            <w:pPr>
              <w:pStyle w:val="TextkrperEinzug"/>
              <w:ind w:firstLine="0"/>
              <w:rPr>
                <w:b w:val="0"/>
                <w:lang w:val="de-DE"/>
              </w:rPr>
            </w:pPr>
            <w:r>
              <w:rPr>
                <w:b w:val="0"/>
                <w:lang w:val="de-DE"/>
              </w:rPr>
              <w:t>Beteiligte Akteure</w:t>
            </w:r>
          </w:p>
        </w:tc>
        <w:tc>
          <w:tcPr>
            <w:tcW w:w="4530" w:type="dxa"/>
            <w:shd w:val="clear" w:color="auto" w:fill="auto"/>
          </w:tcPr>
          <w:p w14:paraId="6C3A694D" w14:textId="3AD4932D" w:rsidR="00024C5A" w:rsidRPr="004958BE" w:rsidRDefault="00024C5A"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Kunde</w:t>
            </w:r>
          </w:p>
        </w:tc>
      </w:tr>
      <w:tr w:rsidR="00024C5A" w14:paraId="60B4394B"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044ECBF7" w14:textId="77777777" w:rsidR="00024C5A" w:rsidRDefault="00024C5A" w:rsidP="00134E21">
            <w:pPr>
              <w:pStyle w:val="TextkrperEinzug"/>
              <w:ind w:firstLine="0"/>
              <w:rPr>
                <w:b w:val="0"/>
                <w:lang w:val="de-DE"/>
              </w:rPr>
            </w:pPr>
            <w:r>
              <w:rPr>
                <w:b w:val="0"/>
                <w:lang w:val="de-DE"/>
              </w:rPr>
              <w:t>Vorbedingung</w:t>
            </w:r>
          </w:p>
        </w:tc>
        <w:tc>
          <w:tcPr>
            <w:tcW w:w="4530" w:type="dxa"/>
          </w:tcPr>
          <w:p w14:paraId="5DF37AA0" w14:textId="2CEA1191" w:rsidR="00024C5A" w:rsidRPr="004958BE" w:rsidRDefault="000252AD" w:rsidP="00134E2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Topologie ist erstellt. Bzw. aufgerufen</w:t>
            </w:r>
            <w:r w:rsidR="00024C5A">
              <w:rPr>
                <w:lang w:val="de-DE"/>
              </w:rPr>
              <w:t xml:space="preserve">  </w:t>
            </w:r>
          </w:p>
        </w:tc>
      </w:tr>
      <w:tr w:rsidR="00024C5A" w14:paraId="28D8C5D1"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D06E508" w14:textId="77777777" w:rsidR="00024C5A" w:rsidRDefault="00024C5A" w:rsidP="00134E21">
            <w:pPr>
              <w:pStyle w:val="TextkrperEinzug"/>
              <w:ind w:firstLine="0"/>
              <w:rPr>
                <w:b w:val="0"/>
                <w:lang w:val="de-DE"/>
              </w:rPr>
            </w:pPr>
            <w:r>
              <w:rPr>
                <w:b w:val="0"/>
                <w:lang w:val="de-DE"/>
              </w:rPr>
              <w:t>Trigger</w:t>
            </w:r>
          </w:p>
        </w:tc>
        <w:tc>
          <w:tcPr>
            <w:tcW w:w="4530" w:type="dxa"/>
            <w:shd w:val="clear" w:color="auto" w:fill="auto"/>
          </w:tcPr>
          <w:p w14:paraId="0C8D6E9A" w14:textId="505D4192" w:rsidR="00024C5A" w:rsidRPr="004958BE" w:rsidRDefault="00024C5A" w:rsidP="000252A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Der Nutzer klickt auf „Topologie-Editor</w:t>
            </w:r>
            <w:r w:rsidR="000252AD">
              <w:rPr>
                <w:lang w:val="de-DE"/>
              </w:rPr>
              <w:t>- Print</w:t>
            </w:r>
            <w:r>
              <w:rPr>
                <w:lang w:val="de-DE"/>
              </w:rPr>
              <w:t>“</w:t>
            </w:r>
            <w:r w:rsidR="000252AD">
              <w:rPr>
                <w:lang w:val="de-DE"/>
              </w:rPr>
              <w:t xml:space="preserve"> oder navigiert zu der   Tab Topologie in den Ribbon-Frame von ComStudio</w:t>
            </w:r>
          </w:p>
        </w:tc>
      </w:tr>
      <w:tr w:rsidR="00024C5A" w14:paraId="17CC656C"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1F299B6D" w14:textId="77777777" w:rsidR="00024C5A" w:rsidRDefault="00024C5A" w:rsidP="00134E21">
            <w:pPr>
              <w:pStyle w:val="TextkrperEinzug"/>
              <w:ind w:firstLine="0"/>
              <w:rPr>
                <w:b w:val="0"/>
                <w:lang w:val="de-DE"/>
              </w:rPr>
            </w:pPr>
            <w:r>
              <w:rPr>
                <w:b w:val="0"/>
                <w:lang w:val="de-DE"/>
              </w:rPr>
              <w:t>Nachbedingung</w:t>
            </w:r>
          </w:p>
        </w:tc>
        <w:tc>
          <w:tcPr>
            <w:tcW w:w="4530" w:type="dxa"/>
          </w:tcPr>
          <w:p w14:paraId="1A3C566D" w14:textId="77777777" w:rsidR="00024C5A" w:rsidRPr="00E317CF" w:rsidRDefault="00024C5A" w:rsidP="00134E2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Alle Änderungen an der Daten der Topologie werden  behalten </w:t>
            </w:r>
          </w:p>
        </w:tc>
      </w:tr>
      <w:tr w:rsidR="00024C5A" w14:paraId="15155918"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175BA133" w14:textId="77777777" w:rsidR="00024C5A" w:rsidRDefault="00024C5A" w:rsidP="00134E21">
            <w:pPr>
              <w:pStyle w:val="TextkrperEinzug"/>
              <w:ind w:firstLine="0"/>
              <w:rPr>
                <w:b w:val="0"/>
                <w:lang w:val="de-DE"/>
              </w:rPr>
            </w:pPr>
            <w:r>
              <w:rPr>
                <w:b w:val="0"/>
                <w:lang w:val="de-DE"/>
              </w:rPr>
              <w:t>Komplexität</w:t>
            </w:r>
          </w:p>
        </w:tc>
        <w:tc>
          <w:tcPr>
            <w:tcW w:w="4530" w:type="dxa"/>
            <w:shd w:val="clear" w:color="auto" w:fill="auto"/>
          </w:tcPr>
          <w:p w14:paraId="3143E783" w14:textId="7B281355" w:rsidR="00024C5A" w:rsidRPr="00116771" w:rsidRDefault="000252AD" w:rsidP="000252A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Niedrig</w:t>
            </w:r>
            <w:r w:rsidR="00024C5A" w:rsidRPr="00116771">
              <w:rPr>
                <w:lang w:val="de-DE"/>
              </w:rPr>
              <w:t>:</w:t>
            </w:r>
            <w:r w:rsidR="00024C5A">
              <w:rPr>
                <w:lang w:val="de-DE"/>
              </w:rPr>
              <w:t xml:space="preserve"> </w:t>
            </w:r>
            <w:r>
              <w:rPr>
                <w:lang w:val="de-DE"/>
              </w:rPr>
              <w:t>Sowohl d</w:t>
            </w:r>
            <w:r w:rsidR="00024C5A">
              <w:rPr>
                <w:lang w:val="de-DE"/>
              </w:rPr>
              <w:t xml:space="preserve">ie </w:t>
            </w:r>
            <w:r>
              <w:rPr>
                <w:lang w:val="de-DE"/>
              </w:rPr>
              <w:t>GUI als auch die Kommunikation mit dem Server sind wenig komplex</w:t>
            </w:r>
            <w:r w:rsidR="00024C5A">
              <w:rPr>
                <w:lang w:val="de-DE"/>
              </w:rPr>
              <w:t xml:space="preserve">. </w:t>
            </w:r>
          </w:p>
        </w:tc>
      </w:tr>
      <w:tr w:rsidR="00024C5A" w14:paraId="413867BB" w14:textId="77777777" w:rsidTr="00134E21">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F07B2A6" w14:textId="77777777" w:rsidR="00024C5A" w:rsidRDefault="00024C5A" w:rsidP="00134E21">
            <w:pPr>
              <w:pStyle w:val="TextkrperEinzug"/>
              <w:ind w:firstLine="0"/>
              <w:rPr>
                <w:b w:val="0"/>
                <w:lang w:val="de-DE"/>
              </w:rPr>
            </w:pPr>
            <w:r>
              <w:rPr>
                <w:b w:val="0"/>
                <w:lang w:val="de-DE"/>
              </w:rPr>
              <w:t>Priorität</w:t>
            </w:r>
          </w:p>
        </w:tc>
        <w:tc>
          <w:tcPr>
            <w:tcW w:w="4530" w:type="dxa"/>
            <w:shd w:val="clear" w:color="auto" w:fill="auto"/>
          </w:tcPr>
          <w:p w14:paraId="155D8EB5" w14:textId="58BA1D27" w:rsidR="00024C5A" w:rsidRPr="00116771" w:rsidRDefault="000252AD" w:rsidP="00574081">
            <w:pPr>
              <w:pStyle w:val="TextkrperEinzug"/>
              <w:keepNext/>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Mittel</w:t>
            </w:r>
            <w:r w:rsidR="00024C5A">
              <w:rPr>
                <w:lang w:val="de-DE"/>
              </w:rPr>
              <w:t xml:space="preserve">: </w:t>
            </w:r>
            <w:r>
              <w:rPr>
                <w:lang w:val="de-DE"/>
              </w:rPr>
              <w:t>Das Ausdrucken des Topologie ist nicht essentiell für die Abläufe im System</w:t>
            </w:r>
            <w:r w:rsidR="00024C5A">
              <w:rPr>
                <w:lang w:val="de-DE"/>
              </w:rPr>
              <w:t xml:space="preserve"> </w:t>
            </w:r>
          </w:p>
        </w:tc>
      </w:tr>
    </w:tbl>
    <w:p w14:paraId="79D35D8E" w14:textId="19E0844D" w:rsidR="00024C5A" w:rsidRPr="00024C5A" w:rsidRDefault="00574081" w:rsidP="00574081">
      <w:pPr>
        <w:pStyle w:val="Beschriftung"/>
      </w:pPr>
      <w:r>
        <w:t xml:space="preserve">Tabelle </w:t>
      </w:r>
      <w:r w:rsidR="00B5557A">
        <w:fldChar w:fldCharType="begin"/>
      </w:r>
      <w:r w:rsidR="00B5557A">
        <w:instrText xml:space="preserve"> SEQ Tabelle \* ARABIC </w:instrText>
      </w:r>
      <w:r w:rsidR="00B5557A">
        <w:fldChar w:fldCharType="separate"/>
      </w:r>
      <w:r w:rsidR="001A5BD7">
        <w:rPr>
          <w:noProof/>
        </w:rPr>
        <w:t>6</w:t>
      </w:r>
      <w:r w:rsidR="00B5557A">
        <w:rPr>
          <w:noProof/>
        </w:rPr>
        <w:fldChar w:fldCharType="end"/>
      </w:r>
      <w:r>
        <w:t>: Use Case #4</w:t>
      </w:r>
    </w:p>
    <w:p w14:paraId="69DBE7F0" w14:textId="61C02CFF" w:rsidR="00300267" w:rsidRDefault="00300267">
      <w:pPr>
        <w:rPr>
          <w:rFonts w:cs="CMR12"/>
          <w:b w:val="0"/>
          <w:sz w:val="24"/>
        </w:rPr>
      </w:pPr>
      <w:r>
        <w:br w:type="page"/>
      </w:r>
    </w:p>
    <w:p w14:paraId="248B1D30" w14:textId="77777777" w:rsidR="00300267" w:rsidRPr="00FB505C" w:rsidRDefault="00300267" w:rsidP="00FB505C">
      <w:pPr>
        <w:pStyle w:val="TextkrperEinzug"/>
        <w:ind w:firstLine="0"/>
        <w:rPr>
          <w:lang w:val="de-DE"/>
        </w:rPr>
      </w:pPr>
    </w:p>
    <w:p w14:paraId="7417AB08" w14:textId="78509E0B" w:rsidR="00F06E2C" w:rsidRPr="00F06E2C" w:rsidRDefault="00F06E2C" w:rsidP="00F06E2C">
      <w:pPr>
        <w:pStyle w:val="TextkrperEinzug"/>
        <w:ind w:left="-1069" w:firstLine="0"/>
        <w:rPr>
          <w:lang w:val="de-DE"/>
        </w:rPr>
      </w:pPr>
    </w:p>
    <w:bookmarkStart w:id="145" w:name="_Toc515437553" w:displacedByCustomXml="next"/>
    <w:sdt>
      <w:sdtPr>
        <w:rPr>
          <w:b w:val="0"/>
          <w:sz w:val="24"/>
        </w:rPr>
        <w:id w:val="1352523566"/>
        <w:docPartObj>
          <w:docPartGallery w:val="Bibliographies"/>
          <w:docPartUnique/>
        </w:docPartObj>
      </w:sdtPr>
      <w:sdtEndPr/>
      <w:sdtContent>
        <w:p w14:paraId="3C61FEFB" w14:textId="77777777" w:rsidR="00716919" w:rsidRPr="00B87AB0" w:rsidRDefault="00716919" w:rsidP="005B3440">
          <w:pPr>
            <w:pStyle w:val="berschriftmitEintraginsInhaltsverzeichnis"/>
            <w:rPr>
              <w:lang w:val="en-US"/>
            </w:rPr>
          </w:pPr>
          <w:r w:rsidRPr="002E741C">
            <w:t>Literatur</w:t>
          </w:r>
          <w:bookmarkEnd w:id="145"/>
        </w:p>
        <w:sdt>
          <w:sdtPr>
            <w:rPr>
              <w:b/>
            </w:rPr>
            <w:id w:val="111145805"/>
            <w:bibliography/>
          </w:sdtPr>
          <w:sdtEndPr>
            <w:rPr>
              <w:b w:val="0"/>
            </w:rPr>
          </w:sdtEndPr>
          <w:sdtContent>
            <w:p w14:paraId="7DEAF939" w14:textId="77777777" w:rsidR="00574081" w:rsidRDefault="00716919" w:rsidP="00527FD1">
              <w:pPr>
                <w:pStyle w:val="Textkrper"/>
                <w:rPr>
                  <w:bCs w:val="0"/>
                  <w:noProof/>
                  <w:sz w:val="20"/>
                </w:rPr>
              </w:pPr>
              <w:r>
                <w:fldChar w:fldCharType="begin"/>
              </w:r>
              <w:r w:rsidRPr="00F371B3">
                <w:rPr>
                  <w:lang w:val="en-US"/>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5"/>
              </w:tblGrid>
              <w:tr w:rsidR="00574081" w14:paraId="76809157" w14:textId="77777777">
                <w:trPr>
                  <w:divId w:val="1081174294"/>
                  <w:tblCellSpacing w:w="15" w:type="dxa"/>
                </w:trPr>
                <w:tc>
                  <w:tcPr>
                    <w:tcW w:w="50" w:type="pct"/>
                    <w:hideMark/>
                  </w:tcPr>
                  <w:p w14:paraId="1C9CE5C8" w14:textId="27E7AD2A" w:rsidR="00574081" w:rsidRDefault="00574081">
                    <w:pPr>
                      <w:pStyle w:val="Literaturverzeichnis"/>
                      <w:rPr>
                        <w:noProof/>
                        <w:szCs w:val="24"/>
                      </w:rPr>
                    </w:pPr>
                    <w:r>
                      <w:rPr>
                        <w:noProof/>
                      </w:rPr>
                      <w:t xml:space="preserve">[1] </w:t>
                    </w:r>
                  </w:p>
                </w:tc>
                <w:tc>
                  <w:tcPr>
                    <w:tcW w:w="0" w:type="auto"/>
                    <w:hideMark/>
                  </w:tcPr>
                  <w:p w14:paraId="4A27DE1B" w14:textId="77777777" w:rsidR="00574081" w:rsidRDefault="00574081">
                    <w:pPr>
                      <w:pStyle w:val="Literaturverzeichnis"/>
                      <w:rPr>
                        <w:noProof/>
                      </w:rPr>
                    </w:pPr>
                    <w:r>
                      <w:rPr>
                        <w:noProof/>
                      </w:rPr>
                      <w:t xml:space="preserve">S. Kersken, IT-Handbuch für Fachinformatiker, Bonn: Galileo Press, 2013. </w:t>
                    </w:r>
                  </w:p>
                </w:tc>
              </w:tr>
              <w:tr w:rsidR="00574081" w14:paraId="704934FE" w14:textId="77777777">
                <w:trPr>
                  <w:divId w:val="1081174294"/>
                  <w:tblCellSpacing w:w="15" w:type="dxa"/>
                </w:trPr>
                <w:tc>
                  <w:tcPr>
                    <w:tcW w:w="50" w:type="pct"/>
                    <w:hideMark/>
                  </w:tcPr>
                  <w:p w14:paraId="3D54A726" w14:textId="77777777" w:rsidR="00574081" w:rsidRDefault="00574081">
                    <w:pPr>
                      <w:pStyle w:val="Literaturverzeichnis"/>
                      <w:rPr>
                        <w:noProof/>
                      </w:rPr>
                    </w:pPr>
                    <w:r>
                      <w:rPr>
                        <w:noProof/>
                      </w:rPr>
                      <w:t xml:space="preserve">[2] </w:t>
                    </w:r>
                  </w:p>
                </w:tc>
                <w:tc>
                  <w:tcPr>
                    <w:tcW w:w="0" w:type="auto"/>
                    <w:hideMark/>
                  </w:tcPr>
                  <w:p w14:paraId="739D300C" w14:textId="77777777" w:rsidR="00574081" w:rsidRDefault="00574081">
                    <w:pPr>
                      <w:pStyle w:val="Literaturverzeichnis"/>
                      <w:rPr>
                        <w:noProof/>
                      </w:rPr>
                    </w:pPr>
                    <w:r>
                      <w:rPr>
                        <w:noProof/>
                      </w:rPr>
                      <w:t xml:space="preserve">K.-U. W. Gottfried Vossen, Grundkurs Theoretische Informatik, Trier: Vieweg+Teubner Verlag , 2016. </w:t>
                    </w:r>
                  </w:p>
                </w:tc>
              </w:tr>
              <w:tr w:rsidR="00574081" w14:paraId="790FF995" w14:textId="77777777">
                <w:trPr>
                  <w:divId w:val="1081174294"/>
                  <w:tblCellSpacing w:w="15" w:type="dxa"/>
                </w:trPr>
                <w:tc>
                  <w:tcPr>
                    <w:tcW w:w="50" w:type="pct"/>
                    <w:hideMark/>
                  </w:tcPr>
                  <w:p w14:paraId="4382DF32" w14:textId="77777777" w:rsidR="00574081" w:rsidRDefault="00574081">
                    <w:pPr>
                      <w:pStyle w:val="Literaturverzeichnis"/>
                      <w:rPr>
                        <w:noProof/>
                      </w:rPr>
                    </w:pPr>
                    <w:r>
                      <w:rPr>
                        <w:noProof/>
                      </w:rPr>
                      <w:t xml:space="preserve">[3] </w:t>
                    </w:r>
                  </w:p>
                </w:tc>
                <w:tc>
                  <w:tcPr>
                    <w:tcW w:w="0" w:type="auto"/>
                    <w:hideMark/>
                  </w:tcPr>
                  <w:p w14:paraId="0EB962CD" w14:textId="77777777" w:rsidR="00574081" w:rsidRDefault="00574081">
                    <w:pPr>
                      <w:pStyle w:val="Literaturverzeichnis"/>
                      <w:rPr>
                        <w:noProof/>
                      </w:rPr>
                    </w:pPr>
                    <w:r>
                      <w:rPr>
                        <w:noProof/>
                      </w:rPr>
                      <w:t xml:space="preserve">M. Popp, Industrielle Kommunikation mit PROFINET, Karlsruhe: ProfiBus Nutzerorganisation e.V.(PNO), 2016. </w:t>
                    </w:r>
                  </w:p>
                </w:tc>
              </w:tr>
              <w:tr w:rsidR="00574081" w14:paraId="633F5FD5" w14:textId="77777777">
                <w:trPr>
                  <w:divId w:val="1081174294"/>
                  <w:tblCellSpacing w:w="15" w:type="dxa"/>
                </w:trPr>
                <w:tc>
                  <w:tcPr>
                    <w:tcW w:w="50" w:type="pct"/>
                    <w:hideMark/>
                  </w:tcPr>
                  <w:p w14:paraId="74E6C249" w14:textId="77777777" w:rsidR="00574081" w:rsidRDefault="00574081">
                    <w:pPr>
                      <w:pStyle w:val="Literaturverzeichnis"/>
                      <w:rPr>
                        <w:noProof/>
                      </w:rPr>
                    </w:pPr>
                    <w:r>
                      <w:rPr>
                        <w:noProof/>
                      </w:rPr>
                      <w:t xml:space="preserve">[4] </w:t>
                    </w:r>
                  </w:p>
                </w:tc>
                <w:tc>
                  <w:tcPr>
                    <w:tcW w:w="0" w:type="auto"/>
                    <w:hideMark/>
                  </w:tcPr>
                  <w:p w14:paraId="53B85FC8" w14:textId="77777777" w:rsidR="00574081" w:rsidRDefault="00574081">
                    <w:pPr>
                      <w:pStyle w:val="Literaturverzeichnis"/>
                      <w:rPr>
                        <w:noProof/>
                      </w:rPr>
                    </w:pPr>
                    <w:r>
                      <w:rPr>
                        <w:noProof/>
                      </w:rPr>
                      <w:t>K. GMBH, „KUNBUS,“ , 01 2016. [Online]. Available: https://www.kunbus.de/canopen-grundlagen.html. [Zugriff am 01 03 2018].</w:t>
                    </w:r>
                  </w:p>
                </w:tc>
              </w:tr>
              <w:tr w:rsidR="00574081" w14:paraId="74055B0F" w14:textId="77777777">
                <w:trPr>
                  <w:divId w:val="1081174294"/>
                  <w:tblCellSpacing w:w="15" w:type="dxa"/>
                </w:trPr>
                <w:tc>
                  <w:tcPr>
                    <w:tcW w:w="50" w:type="pct"/>
                    <w:hideMark/>
                  </w:tcPr>
                  <w:p w14:paraId="114C68F7" w14:textId="77777777" w:rsidR="00574081" w:rsidRDefault="00574081">
                    <w:pPr>
                      <w:pStyle w:val="Literaturverzeichnis"/>
                      <w:rPr>
                        <w:noProof/>
                      </w:rPr>
                    </w:pPr>
                    <w:r>
                      <w:rPr>
                        <w:noProof/>
                      </w:rPr>
                      <w:t xml:space="preserve">[5] </w:t>
                    </w:r>
                  </w:p>
                </w:tc>
                <w:tc>
                  <w:tcPr>
                    <w:tcW w:w="0" w:type="auto"/>
                    <w:hideMark/>
                  </w:tcPr>
                  <w:p w14:paraId="3B638580" w14:textId="77777777" w:rsidR="00574081" w:rsidRDefault="00574081">
                    <w:pPr>
                      <w:pStyle w:val="Literaturverzeichnis"/>
                      <w:rPr>
                        <w:noProof/>
                      </w:rPr>
                    </w:pPr>
                    <w:r>
                      <w:rPr>
                        <w:noProof/>
                      </w:rPr>
                      <w:t>S. AG, „SIEMENS,“ 01 2018. [Online]. Available: http://w3.siemens.com/mcms/automation/de/industrielle-kommunikation/profibus/Seiten/Default.aspx. [Zugriff am 01 03 2018].</w:t>
                    </w:r>
                  </w:p>
                </w:tc>
              </w:tr>
              <w:tr w:rsidR="00574081" w14:paraId="4AA706D5" w14:textId="77777777">
                <w:trPr>
                  <w:divId w:val="1081174294"/>
                  <w:tblCellSpacing w:w="15" w:type="dxa"/>
                </w:trPr>
                <w:tc>
                  <w:tcPr>
                    <w:tcW w:w="50" w:type="pct"/>
                    <w:hideMark/>
                  </w:tcPr>
                  <w:p w14:paraId="0C834D4E" w14:textId="77777777" w:rsidR="00574081" w:rsidRDefault="00574081">
                    <w:pPr>
                      <w:pStyle w:val="Literaturverzeichnis"/>
                      <w:rPr>
                        <w:noProof/>
                      </w:rPr>
                    </w:pPr>
                    <w:r>
                      <w:rPr>
                        <w:noProof/>
                      </w:rPr>
                      <w:t xml:space="preserve">[6] </w:t>
                    </w:r>
                  </w:p>
                </w:tc>
                <w:tc>
                  <w:tcPr>
                    <w:tcW w:w="0" w:type="auto"/>
                    <w:hideMark/>
                  </w:tcPr>
                  <w:p w14:paraId="243970BF" w14:textId="77777777" w:rsidR="00574081" w:rsidRDefault="00574081">
                    <w:pPr>
                      <w:pStyle w:val="Literaturverzeichnis"/>
                      <w:rPr>
                        <w:noProof/>
                      </w:rPr>
                    </w:pPr>
                    <w:r>
                      <w:rPr>
                        <w:noProof/>
                      </w:rPr>
                      <w:t>HMS, HMS Industrial Networks, 2015. [Online]. Available: http://www.feldbusse.de/Profinet/profinet.shtml. [Zugriff am 05 05 2018].</w:t>
                    </w:r>
                  </w:p>
                </w:tc>
              </w:tr>
              <w:tr w:rsidR="00574081" w14:paraId="2CA08CAA" w14:textId="77777777">
                <w:trPr>
                  <w:divId w:val="1081174294"/>
                  <w:tblCellSpacing w:w="15" w:type="dxa"/>
                </w:trPr>
                <w:tc>
                  <w:tcPr>
                    <w:tcW w:w="50" w:type="pct"/>
                    <w:hideMark/>
                  </w:tcPr>
                  <w:p w14:paraId="04BE031B" w14:textId="77777777" w:rsidR="00574081" w:rsidRDefault="00574081">
                    <w:pPr>
                      <w:pStyle w:val="Literaturverzeichnis"/>
                      <w:rPr>
                        <w:noProof/>
                      </w:rPr>
                    </w:pPr>
                    <w:r>
                      <w:rPr>
                        <w:noProof/>
                      </w:rPr>
                      <w:t xml:space="preserve">[7] </w:t>
                    </w:r>
                  </w:p>
                </w:tc>
                <w:tc>
                  <w:tcPr>
                    <w:tcW w:w="0" w:type="auto"/>
                    <w:hideMark/>
                  </w:tcPr>
                  <w:p w14:paraId="0889E19A" w14:textId="77777777" w:rsidR="00574081" w:rsidRDefault="00574081">
                    <w:pPr>
                      <w:pStyle w:val="Literaturverzeichnis"/>
                      <w:rPr>
                        <w:noProof/>
                      </w:rPr>
                    </w:pPr>
                    <w:r>
                      <w:rPr>
                        <w:noProof/>
                      </w:rPr>
                      <w:t xml:space="preserve">T. M. Heinrich Hippenmeyer, Automatische Identifikation für Industrie 4.0, Berlin, Heidelberg: Springer Vieweg, 2016. </w:t>
                    </w:r>
                  </w:p>
                </w:tc>
              </w:tr>
              <w:tr w:rsidR="00574081" w14:paraId="3C92A804" w14:textId="77777777">
                <w:trPr>
                  <w:divId w:val="1081174294"/>
                  <w:tblCellSpacing w:w="15" w:type="dxa"/>
                </w:trPr>
                <w:tc>
                  <w:tcPr>
                    <w:tcW w:w="50" w:type="pct"/>
                    <w:hideMark/>
                  </w:tcPr>
                  <w:p w14:paraId="264126AF" w14:textId="77777777" w:rsidR="00574081" w:rsidRDefault="00574081">
                    <w:pPr>
                      <w:pStyle w:val="Literaturverzeichnis"/>
                      <w:rPr>
                        <w:noProof/>
                      </w:rPr>
                    </w:pPr>
                    <w:r>
                      <w:rPr>
                        <w:noProof/>
                      </w:rPr>
                      <w:t xml:space="preserve">[8] </w:t>
                    </w:r>
                  </w:p>
                </w:tc>
                <w:tc>
                  <w:tcPr>
                    <w:tcW w:w="0" w:type="auto"/>
                    <w:hideMark/>
                  </w:tcPr>
                  <w:p w14:paraId="2C75C1A5" w14:textId="77777777" w:rsidR="00574081" w:rsidRDefault="00574081">
                    <w:pPr>
                      <w:pStyle w:val="Literaturverzeichnis"/>
                      <w:rPr>
                        <w:noProof/>
                      </w:rPr>
                    </w:pPr>
                    <w:r>
                      <w:rPr>
                        <w:noProof/>
                      </w:rPr>
                      <w:t xml:space="preserve">I. Sommerville, IT Informatik Software Engineering, Pearson, 2007. </w:t>
                    </w:r>
                  </w:p>
                </w:tc>
              </w:tr>
              <w:tr w:rsidR="00574081" w14:paraId="321E47C9" w14:textId="77777777">
                <w:trPr>
                  <w:divId w:val="1081174294"/>
                  <w:tblCellSpacing w:w="15" w:type="dxa"/>
                </w:trPr>
                <w:tc>
                  <w:tcPr>
                    <w:tcW w:w="50" w:type="pct"/>
                    <w:hideMark/>
                  </w:tcPr>
                  <w:p w14:paraId="61446975" w14:textId="77777777" w:rsidR="00574081" w:rsidRDefault="00574081">
                    <w:pPr>
                      <w:pStyle w:val="Literaturverzeichnis"/>
                      <w:rPr>
                        <w:noProof/>
                      </w:rPr>
                    </w:pPr>
                    <w:r>
                      <w:rPr>
                        <w:noProof/>
                      </w:rPr>
                      <w:t xml:space="preserve">[9] </w:t>
                    </w:r>
                  </w:p>
                </w:tc>
                <w:tc>
                  <w:tcPr>
                    <w:tcW w:w="0" w:type="auto"/>
                    <w:hideMark/>
                  </w:tcPr>
                  <w:p w14:paraId="188E9CB3" w14:textId="77777777" w:rsidR="00574081" w:rsidRDefault="00574081">
                    <w:pPr>
                      <w:pStyle w:val="Literaturverzeichnis"/>
                      <w:rPr>
                        <w:noProof/>
                      </w:rPr>
                    </w:pPr>
                    <w:r>
                      <w:rPr>
                        <w:noProof/>
                      </w:rPr>
                      <w:t>Google, „Angular,“ Google , 2018. [Online]. Available: https://angular.io/guide/architecture-services. [Zugriff am 05 05 2018].</w:t>
                    </w:r>
                  </w:p>
                </w:tc>
              </w:tr>
              <w:tr w:rsidR="00574081" w14:paraId="3D34F9B5" w14:textId="77777777">
                <w:trPr>
                  <w:divId w:val="1081174294"/>
                  <w:tblCellSpacing w:w="15" w:type="dxa"/>
                </w:trPr>
                <w:tc>
                  <w:tcPr>
                    <w:tcW w:w="50" w:type="pct"/>
                    <w:hideMark/>
                  </w:tcPr>
                  <w:p w14:paraId="4EB4ABCE" w14:textId="77777777" w:rsidR="00574081" w:rsidRDefault="00574081">
                    <w:pPr>
                      <w:pStyle w:val="Literaturverzeichnis"/>
                      <w:rPr>
                        <w:noProof/>
                      </w:rPr>
                    </w:pPr>
                    <w:r>
                      <w:rPr>
                        <w:noProof/>
                      </w:rPr>
                      <w:t xml:space="preserve">[10] </w:t>
                    </w:r>
                  </w:p>
                </w:tc>
                <w:tc>
                  <w:tcPr>
                    <w:tcW w:w="0" w:type="auto"/>
                    <w:hideMark/>
                  </w:tcPr>
                  <w:p w14:paraId="042FEA1C" w14:textId="77777777" w:rsidR="00574081" w:rsidRDefault="00574081">
                    <w:pPr>
                      <w:pStyle w:val="Literaturverzeichnis"/>
                      <w:rPr>
                        <w:noProof/>
                      </w:rPr>
                    </w:pPr>
                    <w:r>
                      <w:rPr>
                        <w:noProof/>
                      </w:rPr>
                      <w:t>E. You, „VueJS,“ 2018. [Online]. Available: https://vuejs.org. [Zugriff am 05 05 2018].</w:t>
                    </w:r>
                  </w:p>
                </w:tc>
              </w:tr>
              <w:tr w:rsidR="00574081" w14:paraId="2DD8F2B6" w14:textId="77777777">
                <w:trPr>
                  <w:divId w:val="1081174294"/>
                  <w:tblCellSpacing w:w="15" w:type="dxa"/>
                </w:trPr>
                <w:tc>
                  <w:tcPr>
                    <w:tcW w:w="50" w:type="pct"/>
                    <w:hideMark/>
                  </w:tcPr>
                  <w:p w14:paraId="345C5DCF" w14:textId="77777777" w:rsidR="00574081" w:rsidRDefault="00574081">
                    <w:pPr>
                      <w:pStyle w:val="Literaturverzeichnis"/>
                      <w:rPr>
                        <w:noProof/>
                      </w:rPr>
                    </w:pPr>
                    <w:r>
                      <w:rPr>
                        <w:noProof/>
                      </w:rPr>
                      <w:t xml:space="preserve">[11] </w:t>
                    </w:r>
                  </w:p>
                </w:tc>
                <w:tc>
                  <w:tcPr>
                    <w:tcW w:w="0" w:type="auto"/>
                    <w:hideMark/>
                  </w:tcPr>
                  <w:p w14:paraId="5687ABDC" w14:textId="77777777" w:rsidR="00574081" w:rsidRDefault="00574081">
                    <w:pPr>
                      <w:pStyle w:val="Literaturverzeichnis"/>
                      <w:rPr>
                        <w:noProof/>
                      </w:rPr>
                    </w:pPr>
                    <w:r>
                      <w:rPr>
                        <w:noProof/>
                      </w:rPr>
                      <w:t>LinkedIn, „LinkedIn,“ 2018. [Online]. Available: https://www.linkedin.com/in/evanyou/de. [Zugriff am 05 05 2018].</w:t>
                    </w:r>
                  </w:p>
                </w:tc>
              </w:tr>
              <w:tr w:rsidR="00574081" w14:paraId="21FB6CC2" w14:textId="77777777">
                <w:trPr>
                  <w:divId w:val="1081174294"/>
                  <w:tblCellSpacing w:w="15" w:type="dxa"/>
                </w:trPr>
                <w:tc>
                  <w:tcPr>
                    <w:tcW w:w="50" w:type="pct"/>
                    <w:hideMark/>
                  </w:tcPr>
                  <w:p w14:paraId="76E3F725" w14:textId="77777777" w:rsidR="00574081" w:rsidRDefault="00574081">
                    <w:pPr>
                      <w:pStyle w:val="Literaturverzeichnis"/>
                      <w:rPr>
                        <w:noProof/>
                      </w:rPr>
                    </w:pPr>
                    <w:r>
                      <w:rPr>
                        <w:noProof/>
                      </w:rPr>
                      <w:t xml:space="preserve">[12] </w:t>
                    </w:r>
                  </w:p>
                </w:tc>
                <w:tc>
                  <w:tcPr>
                    <w:tcW w:w="0" w:type="auto"/>
                    <w:hideMark/>
                  </w:tcPr>
                  <w:p w14:paraId="228D4E23" w14:textId="77777777" w:rsidR="00574081" w:rsidRDefault="00574081">
                    <w:pPr>
                      <w:pStyle w:val="Literaturverzeichnis"/>
                      <w:rPr>
                        <w:noProof/>
                      </w:rPr>
                    </w:pPr>
                    <w:r>
                      <w:rPr>
                        <w:noProof/>
                      </w:rPr>
                      <w:t>G. Vue.Js, „GitHub,“ 2018. [Online]. Available: https://github.com/vuejs/vue/releases/tag/v2.5.16. [Zugriff am 05 05 2018].</w:t>
                    </w:r>
                  </w:p>
                </w:tc>
              </w:tr>
              <w:tr w:rsidR="00574081" w14:paraId="6657CF81" w14:textId="77777777">
                <w:trPr>
                  <w:divId w:val="1081174294"/>
                  <w:tblCellSpacing w:w="15" w:type="dxa"/>
                </w:trPr>
                <w:tc>
                  <w:tcPr>
                    <w:tcW w:w="50" w:type="pct"/>
                    <w:hideMark/>
                  </w:tcPr>
                  <w:p w14:paraId="4588125D" w14:textId="77777777" w:rsidR="00574081" w:rsidRDefault="00574081">
                    <w:pPr>
                      <w:pStyle w:val="Literaturverzeichnis"/>
                      <w:rPr>
                        <w:noProof/>
                      </w:rPr>
                    </w:pPr>
                    <w:r>
                      <w:rPr>
                        <w:noProof/>
                      </w:rPr>
                      <w:t xml:space="preserve">[13] </w:t>
                    </w:r>
                  </w:p>
                </w:tc>
                <w:tc>
                  <w:tcPr>
                    <w:tcW w:w="0" w:type="auto"/>
                    <w:hideMark/>
                  </w:tcPr>
                  <w:p w14:paraId="103542FE" w14:textId="77777777" w:rsidR="00574081" w:rsidRDefault="00574081">
                    <w:pPr>
                      <w:pStyle w:val="Literaturverzeichnis"/>
                      <w:rPr>
                        <w:noProof/>
                      </w:rPr>
                    </w:pPr>
                    <w:r>
                      <w:rPr>
                        <w:noProof/>
                      </w:rPr>
                      <w:t>SAP, „UI5 Demo Kit - UI Development Toolkit for HTML5,“ UI5, 01 2018. [Online]. Available: https://sapui5.hana.ondemand.com. [Zugriff am 03 2018].</w:t>
                    </w:r>
                  </w:p>
                </w:tc>
              </w:tr>
              <w:tr w:rsidR="00574081" w14:paraId="55083068" w14:textId="77777777">
                <w:trPr>
                  <w:divId w:val="1081174294"/>
                  <w:tblCellSpacing w:w="15" w:type="dxa"/>
                </w:trPr>
                <w:tc>
                  <w:tcPr>
                    <w:tcW w:w="50" w:type="pct"/>
                    <w:hideMark/>
                  </w:tcPr>
                  <w:p w14:paraId="51C081C5" w14:textId="77777777" w:rsidR="00574081" w:rsidRDefault="00574081">
                    <w:pPr>
                      <w:pStyle w:val="Literaturverzeichnis"/>
                      <w:rPr>
                        <w:noProof/>
                      </w:rPr>
                    </w:pPr>
                    <w:r>
                      <w:rPr>
                        <w:noProof/>
                      </w:rPr>
                      <w:t xml:space="preserve">[14] </w:t>
                    </w:r>
                  </w:p>
                </w:tc>
                <w:tc>
                  <w:tcPr>
                    <w:tcW w:w="0" w:type="auto"/>
                    <w:hideMark/>
                  </w:tcPr>
                  <w:p w14:paraId="613F50B6" w14:textId="77777777" w:rsidR="00574081" w:rsidRDefault="00574081">
                    <w:pPr>
                      <w:pStyle w:val="Literaturverzeichnis"/>
                      <w:rPr>
                        <w:noProof/>
                      </w:rPr>
                    </w:pPr>
                    <w:r>
                      <w:rPr>
                        <w:noProof/>
                      </w:rPr>
                      <w:t>Facebook OpenSource, „React,“ Facebook Inc., 2018. [Online]. Available: https://reactjs.org/docs/introducing-jsx.html. [Zugriff am 01 03 2018].</w:t>
                    </w:r>
                  </w:p>
                </w:tc>
              </w:tr>
              <w:tr w:rsidR="00574081" w14:paraId="7B867499" w14:textId="77777777">
                <w:trPr>
                  <w:divId w:val="1081174294"/>
                  <w:tblCellSpacing w:w="15" w:type="dxa"/>
                </w:trPr>
                <w:tc>
                  <w:tcPr>
                    <w:tcW w:w="50" w:type="pct"/>
                    <w:hideMark/>
                  </w:tcPr>
                  <w:p w14:paraId="3635DAE7" w14:textId="77777777" w:rsidR="00574081" w:rsidRDefault="00574081">
                    <w:pPr>
                      <w:pStyle w:val="Literaturverzeichnis"/>
                      <w:rPr>
                        <w:noProof/>
                      </w:rPr>
                    </w:pPr>
                    <w:r>
                      <w:rPr>
                        <w:noProof/>
                      </w:rPr>
                      <w:t xml:space="preserve">[15] </w:t>
                    </w:r>
                  </w:p>
                </w:tc>
                <w:tc>
                  <w:tcPr>
                    <w:tcW w:w="0" w:type="auto"/>
                    <w:hideMark/>
                  </w:tcPr>
                  <w:p w14:paraId="4B1B9095" w14:textId="77777777" w:rsidR="00574081" w:rsidRDefault="00574081">
                    <w:pPr>
                      <w:pStyle w:val="Literaturverzeichnis"/>
                      <w:rPr>
                        <w:noProof/>
                      </w:rPr>
                    </w:pPr>
                    <w:r>
                      <w:rPr>
                        <w:noProof/>
                      </w:rPr>
                      <w:t>Facebook/React, „Github,“ 2018. [Online]. Available: https://github.com/facebook/react/releases/tag/v16.3.2. [Zugriff am 05 05 2018].</w:t>
                    </w:r>
                  </w:p>
                </w:tc>
              </w:tr>
              <w:tr w:rsidR="00574081" w14:paraId="295F280C" w14:textId="77777777">
                <w:trPr>
                  <w:divId w:val="1081174294"/>
                  <w:tblCellSpacing w:w="15" w:type="dxa"/>
                </w:trPr>
                <w:tc>
                  <w:tcPr>
                    <w:tcW w:w="50" w:type="pct"/>
                    <w:hideMark/>
                  </w:tcPr>
                  <w:p w14:paraId="703414EE" w14:textId="77777777" w:rsidR="00574081" w:rsidRDefault="00574081">
                    <w:pPr>
                      <w:pStyle w:val="Literaturverzeichnis"/>
                      <w:rPr>
                        <w:noProof/>
                      </w:rPr>
                    </w:pPr>
                    <w:r>
                      <w:rPr>
                        <w:noProof/>
                      </w:rPr>
                      <w:t xml:space="preserve">[16] </w:t>
                    </w:r>
                  </w:p>
                </w:tc>
                <w:tc>
                  <w:tcPr>
                    <w:tcW w:w="0" w:type="auto"/>
                    <w:hideMark/>
                  </w:tcPr>
                  <w:p w14:paraId="1913D856" w14:textId="77777777" w:rsidR="00574081" w:rsidRDefault="00574081">
                    <w:pPr>
                      <w:pStyle w:val="Literaturverzeichnis"/>
                      <w:rPr>
                        <w:noProof/>
                      </w:rPr>
                    </w:pPr>
                    <w:r>
                      <w:rPr>
                        <w:noProof/>
                      </w:rPr>
                      <w:t>Facebook Inc., „React,“ 2018. [Online]. Available: https://reactjs.org/. [Zugriff am 05 05 2018].</w:t>
                    </w:r>
                  </w:p>
                </w:tc>
              </w:tr>
              <w:tr w:rsidR="00574081" w14:paraId="04F229BC" w14:textId="77777777">
                <w:trPr>
                  <w:divId w:val="1081174294"/>
                  <w:tblCellSpacing w:w="15" w:type="dxa"/>
                </w:trPr>
                <w:tc>
                  <w:tcPr>
                    <w:tcW w:w="50" w:type="pct"/>
                    <w:hideMark/>
                  </w:tcPr>
                  <w:p w14:paraId="42900ECE" w14:textId="77777777" w:rsidR="00574081" w:rsidRDefault="00574081">
                    <w:pPr>
                      <w:pStyle w:val="Literaturverzeichnis"/>
                      <w:rPr>
                        <w:noProof/>
                      </w:rPr>
                    </w:pPr>
                    <w:r>
                      <w:rPr>
                        <w:noProof/>
                      </w:rPr>
                      <w:t xml:space="preserve">[17] </w:t>
                    </w:r>
                  </w:p>
                </w:tc>
                <w:tc>
                  <w:tcPr>
                    <w:tcW w:w="0" w:type="auto"/>
                    <w:hideMark/>
                  </w:tcPr>
                  <w:p w14:paraId="2B94C263" w14:textId="77777777" w:rsidR="00574081" w:rsidRDefault="00574081">
                    <w:pPr>
                      <w:pStyle w:val="Literaturverzeichnis"/>
                      <w:rPr>
                        <w:noProof/>
                      </w:rPr>
                    </w:pPr>
                    <w:r>
                      <w:rPr>
                        <w:noProof/>
                      </w:rPr>
                      <w:t>Facebook Inc., „React Native,“ React, 2018. [Online]. Available: https://facebook.github.io/react-native/. [Zugriff am 05 05 2018].</w:t>
                    </w:r>
                  </w:p>
                </w:tc>
              </w:tr>
              <w:tr w:rsidR="00574081" w14:paraId="390EAC6C" w14:textId="77777777">
                <w:trPr>
                  <w:divId w:val="1081174294"/>
                  <w:tblCellSpacing w:w="15" w:type="dxa"/>
                </w:trPr>
                <w:tc>
                  <w:tcPr>
                    <w:tcW w:w="50" w:type="pct"/>
                    <w:hideMark/>
                  </w:tcPr>
                  <w:p w14:paraId="5937B5A3" w14:textId="77777777" w:rsidR="00574081" w:rsidRDefault="00574081">
                    <w:pPr>
                      <w:pStyle w:val="Literaturverzeichnis"/>
                      <w:rPr>
                        <w:noProof/>
                      </w:rPr>
                    </w:pPr>
                    <w:r>
                      <w:rPr>
                        <w:noProof/>
                      </w:rPr>
                      <w:lastRenderedPageBreak/>
                      <w:t xml:space="preserve">[18] </w:t>
                    </w:r>
                  </w:p>
                </w:tc>
                <w:tc>
                  <w:tcPr>
                    <w:tcW w:w="0" w:type="auto"/>
                    <w:hideMark/>
                  </w:tcPr>
                  <w:p w14:paraId="49400BBA" w14:textId="77777777" w:rsidR="00574081" w:rsidRDefault="00574081">
                    <w:pPr>
                      <w:pStyle w:val="Literaturverzeichnis"/>
                      <w:rPr>
                        <w:noProof/>
                      </w:rPr>
                    </w:pPr>
                    <w:r>
                      <w:rPr>
                        <w:noProof/>
                      </w:rPr>
                      <w:t>Progress Software Corporation , „www.progress.com,“ Progress Software Corporation , 2018. [Online]. Available: https://www.progress.com/kendo-ui. [Zugriff am 05 05 2018].</w:t>
                    </w:r>
                  </w:p>
                </w:tc>
              </w:tr>
              <w:tr w:rsidR="00574081" w14:paraId="4E61BD36" w14:textId="77777777">
                <w:trPr>
                  <w:divId w:val="1081174294"/>
                  <w:tblCellSpacing w:w="15" w:type="dxa"/>
                </w:trPr>
                <w:tc>
                  <w:tcPr>
                    <w:tcW w:w="50" w:type="pct"/>
                    <w:hideMark/>
                  </w:tcPr>
                  <w:p w14:paraId="02F97A83" w14:textId="77777777" w:rsidR="00574081" w:rsidRDefault="00574081">
                    <w:pPr>
                      <w:pStyle w:val="Literaturverzeichnis"/>
                      <w:rPr>
                        <w:noProof/>
                      </w:rPr>
                    </w:pPr>
                    <w:r>
                      <w:rPr>
                        <w:noProof/>
                      </w:rPr>
                      <w:t xml:space="preserve">[19] </w:t>
                    </w:r>
                  </w:p>
                </w:tc>
                <w:tc>
                  <w:tcPr>
                    <w:tcW w:w="0" w:type="auto"/>
                    <w:hideMark/>
                  </w:tcPr>
                  <w:p w14:paraId="37DDADCF" w14:textId="77777777" w:rsidR="00574081" w:rsidRDefault="00574081">
                    <w:pPr>
                      <w:pStyle w:val="Literaturverzeichnis"/>
                      <w:rPr>
                        <w:noProof/>
                      </w:rPr>
                    </w:pPr>
                    <w:r>
                      <w:rPr>
                        <w:noProof/>
                      </w:rPr>
                      <w:t>Northwoods Software, „GoJS,“ 01 01 1998. [Online]. Available: https://gojs.net/latest/index.html. [Zugriff am 04 04 2018].</w:t>
                    </w:r>
                  </w:p>
                </w:tc>
              </w:tr>
              <w:tr w:rsidR="00574081" w14:paraId="001E3E39" w14:textId="77777777">
                <w:trPr>
                  <w:divId w:val="1081174294"/>
                  <w:tblCellSpacing w:w="15" w:type="dxa"/>
                </w:trPr>
                <w:tc>
                  <w:tcPr>
                    <w:tcW w:w="50" w:type="pct"/>
                    <w:hideMark/>
                  </w:tcPr>
                  <w:p w14:paraId="16A49763" w14:textId="77777777" w:rsidR="00574081" w:rsidRDefault="00574081">
                    <w:pPr>
                      <w:pStyle w:val="Literaturverzeichnis"/>
                      <w:rPr>
                        <w:noProof/>
                      </w:rPr>
                    </w:pPr>
                    <w:r>
                      <w:rPr>
                        <w:noProof/>
                      </w:rPr>
                      <w:t xml:space="preserve">[20] </w:t>
                    </w:r>
                  </w:p>
                </w:tc>
                <w:tc>
                  <w:tcPr>
                    <w:tcW w:w="0" w:type="auto"/>
                    <w:hideMark/>
                  </w:tcPr>
                  <w:p w14:paraId="4350717A" w14:textId="77777777" w:rsidR="00574081" w:rsidRDefault="00574081">
                    <w:pPr>
                      <w:pStyle w:val="Literaturverzeichnis"/>
                      <w:rPr>
                        <w:noProof/>
                      </w:rPr>
                    </w:pPr>
                    <w:r>
                      <w:rPr>
                        <w:noProof/>
                      </w:rPr>
                      <w:t>„Northwoods Software,“ GOJS, 01 01 1998. [Online]. Available: https://www.nwoods.com/store/p-82-gojs-oem.aspx. [Zugriff am 05 04 2018].</w:t>
                    </w:r>
                  </w:p>
                </w:tc>
              </w:tr>
              <w:tr w:rsidR="00574081" w14:paraId="4D52368B" w14:textId="77777777">
                <w:trPr>
                  <w:divId w:val="1081174294"/>
                  <w:tblCellSpacing w:w="15" w:type="dxa"/>
                </w:trPr>
                <w:tc>
                  <w:tcPr>
                    <w:tcW w:w="50" w:type="pct"/>
                    <w:hideMark/>
                  </w:tcPr>
                  <w:p w14:paraId="2345CF93" w14:textId="77777777" w:rsidR="00574081" w:rsidRDefault="00574081">
                    <w:pPr>
                      <w:pStyle w:val="Literaturverzeichnis"/>
                      <w:rPr>
                        <w:noProof/>
                      </w:rPr>
                    </w:pPr>
                    <w:r>
                      <w:rPr>
                        <w:noProof/>
                      </w:rPr>
                      <w:t xml:space="preserve">[21] </w:t>
                    </w:r>
                  </w:p>
                </w:tc>
                <w:tc>
                  <w:tcPr>
                    <w:tcW w:w="0" w:type="auto"/>
                    <w:hideMark/>
                  </w:tcPr>
                  <w:p w14:paraId="4838FD17" w14:textId="77777777" w:rsidR="00574081" w:rsidRDefault="00574081">
                    <w:pPr>
                      <w:pStyle w:val="Literaturverzeichnis"/>
                      <w:rPr>
                        <w:noProof/>
                      </w:rPr>
                    </w:pPr>
                    <w:r>
                      <w:rPr>
                        <w:noProof/>
                      </w:rPr>
                      <w:t>Hilscher GmbH, „Portal Hilscher,“ 01 10 2017. [Online]. Available: https://kb.hilscher.com/display/COMSTUDIO/2017-06-02+Topology+in+Communication+Studio.</w:t>
                    </w:r>
                  </w:p>
                </w:tc>
              </w:tr>
            </w:tbl>
            <w:p w14:paraId="66034E82" w14:textId="77777777" w:rsidR="00574081" w:rsidRDefault="00574081">
              <w:pPr>
                <w:divId w:val="1081174294"/>
                <w:rPr>
                  <w:noProof/>
                </w:rPr>
              </w:pPr>
            </w:p>
            <w:p w14:paraId="043EC20C" w14:textId="1E431F00" w:rsidR="00716919" w:rsidRDefault="00716919" w:rsidP="00527FD1">
              <w:pPr>
                <w:pStyle w:val="Textkrper"/>
              </w:pPr>
              <w:r>
                <w:rPr>
                  <w:b/>
                </w:rPr>
                <w:fldChar w:fldCharType="end"/>
              </w:r>
            </w:p>
          </w:sdtContent>
        </w:sdt>
      </w:sdtContent>
    </w:sdt>
    <w:p w14:paraId="76A6F70F" w14:textId="77777777" w:rsidR="00F46B17" w:rsidRDefault="00F46B17">
      <w:pPr>
        <w:pStyle w:val="berschriftmitEintraginsInhaltsverzeichnis"/>
        <w:rPr>
          <w:lang w:val="it-IT"/>
        </w:rPr>
      </w:pPr>
    </w:p>
    <w:p w14:paraId="7E60FD32" w14:textId="77777777" w:rsidR="00F738DF" w:rsidRPr="00F738DF" w:rsidRDefault="00F738DF" w:rsidP="00F738DF">
      <w:pPr>
        <w:pStyle w:val="Textkrper"/>
        <w:rPr>
          <w:lang w:val="it-IT"/>
        </w:rPr>
        <w:sectPr w:rsidR="00F738DF" w:rsidRPr="00F738DF" w:rsidSect="00997612">
          <w:headerReference w:type="default" r:id="rId32"/>
          <w:footerReference w:type="default" r:id="rId33"/>
          <w:pgSz w:w="11906" w:h="16838" w:code="9"/>
          <w:pgMar w:top="1701" w:right="1418" w:bottom="1134" w:left="1418" w:header="709" w:footer="709" w:gutter="0"/>
          <w:cols w:space="708"/>
          <w:docGrid w:linePitch="360"/>
        </w:sectPr>
      </w:pPr>
    </w:p>
    <w:p w14:paraId="69DE6604" w14:textId="77777777" w:rsidR="00367D86" w:rsidRPr="00147862" w:rsidRDefault="00367D86" w:rsidP="00147862">
      <w:pPr>
        <w:pStyle w:val="berschriftmitEintraginsInhaltsverzeichnis"/>
      </w:pPr>
      <w:bookmarkStart w:id="146" w:name="_Toc515437554"/>
      <w:r w:rsidRPr="00147862">
        <w:lastRenderedPageBreak/>
        <w:t>Index</w:t>
      </w:r>
      <w:bookmarkEnd w:id="146"/>
    </w:p>
    <w:p w14:paraId="77962BD9" w14:textId="77777777" w:rsidR="00764617" w:rsidRDefault="00367D86">
      <w:pPr>
        <w:pStyle w:val="Textkrper"/>
        <w:rPr>
          <w:noProof/>
        </w:rPr>
        <w:sectPr w:rsidR="00764617" w:rsidSect="00764617">
          <w:pgSz w:w="11906" w:h="16838" w:code="9"/>
          <w:pgMar w:top="1701" w:right="1418" w:bottom="1134" w:left="1418" w:header="709" w:footer="709" w:gutter="0"/>
          <w:cols w:space="708"/>
          <w:docGrid w:linePitch="360"/>
        </w:sectPr>
      </w:pPr>
      <w:r>
        <w:fldChar w:fldCharType="begin"/>
      </w:r>
      <w:r>
        <w:instrText xml:space="preserve"> INDEX \e "</w:instrText>
      </w:r>
      <w:r>
        <w:tab/>
        <w:instrText xml:space="preserve">" \h "A" \c "2" \z "1031" </w:instrText>
      </w:r>
      <w:r>
        <w:fldChar w:fldCharType="separate"/>
      </w:r>
    </w:p>
    <w:p w14:paraId="571D1366" w14:textId="77777777" w:rsidR="00764617" w:rsidRDefault="00764617">
      <w:pPr>
        <w:pStyle w:val="Indexberschrift"/>
        <w:keepNext/>
        <w:tabs>
          <w:tab w:val="right" w:leader="dot" w:pos="4165"/>
        </w:tabs>
        <w:rPr>
          <w:rFonts w:asciiTheme="minorHAnsi" w:eastAsiaTheme="minorEastAsia" w:hAnsiTheme="minorHAnsi" w:cstheme="minorBidi"/>
          <w:b w:val="0"/>
          <w:bCs w:val="0"/>
          <w:noProof/>
        </w:rPr>
      </w:pPr>
      <w:r>
        <w:rPr>
          <w:noProof/>
        </w:rPr>
        <w:t>E</w:t>
      </w:r>
    </w:p>
    <w:p w14:paraId="117E1BBB" w14:textId="77777777" w:rsidR="00764617" w:rsidRDefault="00764617">
      <w:pPr>
        <w:pStyle w:val="Index1"/>
        <w:tabs>
          <w:tab w:val="right" w:leader="dot" w:pos="4165"/>
        </w:tabs>
        <w:rPr>
          <w:noProof/>
        </w:rPr>
      </w:pPr>
      <w:r w:rsidRPr="00F13800">
        <w:rPr>
          <w:noProof/>
        </w:rPr>
        <w:t>Echtzeitverhalten</w:t>
      </w:r>
      <w:r>
        <w:rPr>
          <w:noProof/>
        </w:rPr>
        <w:tab/>
        <w:t>8</w:t>
      </w:r>
    </w:p>
    <w:p w14:paraId="2DFA8916" w14:textId="77777777" w:rsidR="00764617" w:rsidRDefault="00764617">
      <w:pPr>
        <w:pStyle w:val="Indexberschrift"/>
        <w:keepNext/>
        <w:tabs>
          <w:tab w:val="right" w:leader="dot" w:pos="4165"/>
        </w:tabs>
        <w:rPr>
          <w:rFonts w:asciiTheme="minorHAnsi" w:eastAsiaTheme="minorEastAsia" w:hAnsiTheme="minorHAnsi" w:cstheme="minorBidi"/>
          <w:b w:val="0"/>
          <w:bCs w:val="0"/>
          <w:noProof/>
        </w:rPr>
      </w:pPr>
      <w:r>
        <w:rPr>
          <w:noProof/>
        </w:rPr>
        <w:t>G</w:t>
      </w:r>
    </w:p>
    <w:p w14:paraId="7F69D4A6" w14:textId="77777777" w:rsidR="00764617" w:rsidRDefault="00764617">
      <w:pPr>
        <w:pStyle w:val="Index1"/>
        <w:tabs>
          <w:tab w:val="right" w:leader="dot" w:pos="4165"/>
        </w:tabs>
        <w:rPr>
          <w:noProof/>
        </w:rPr>
      </w:pPr>
      <w:r>
        <w:rPr>
          <w:noProof/>
        </w:rPr>
        <w:t>GET</w:t>
      </w:r>
      <w:r>
        <w:rPr>
          <w:noProof/>
        </w:rPr>
        <w:tab/>
        <w:t>38</w:t>
      </w:r>
    </w:p>
    <w:p w14:paraId="1A0FE555" w14:textId="77777777" w:rsidR="00764617" w:rsidRDefault="00764617">
      <w:pPr>
        <w:pStyle w:val="Index1"/>
        <w:tabs>
          <w:tab w:val="right" w:leader="dot" w:pos="4165"/>
        </w:tabs>
        <w:rPr>
          <w:noProof/>
        </w:rPr>
      </w:pPr>
      <w:r>
        <w:rPr>
          <w:noProof/>
        </w:rPr>
        <w:t>grafisch</w:t>
      </w:r>
      <w:r>
        <w:rPr>
          <w:noProof/>
        </w:rPr>
        <w:tab/>
        <w:t>8</w:t>
      </w:r>
    </w:p>
    <w:p w14:paraId="6EDDBFA0" w14:textId="77777777" w:rsidR="00764617" w:rsidRDefault="00764617">
      <w:pPr>
        <w:pStyle w:val="Indexberschrift"/>
        <w:keepNext/>
        <w:tabs>
          <w:tab w:val="right" w:leader="dot" w:pos="4165"/>
        </w:tabs>
        <w:rPr>
          <w:rFonts w:asciiTheme="minorHAnsi" w:eastAsiaTheme="minorEastAsia" w:hAnsiTheme="minorHAnsi" w:cstheme="minorBidi"/>
          <w:b w:val="0"/>
          <w:bCs w:val="0"/>
          <w:noProof/>
        </w:rPr>
      </w:pPr>
      <w:r>
        <w:rPr>
          <w:noProof/>
        </w:rPr>
        <w:t>N</w:t>
      </w:r>
    </w:p>
    <w:p w14:paraId="4C0D3D7B" w14:textId="77777777" w:rsidR="00764617" w:rsidRDefault="00764617">
      <w:pPr>
        <w:pStyle w:val="Index1"/>
        <w:tabs>
          <w:tab w:val="right" w:leader="dot" w:pos="4165"/>
        </w:tabs>
        <w:rPr>
          <w:noProof/>
        </w:rPr>
      </w:pPr>
      <w:r>
        <w:rPr>
          <w:noProof/>
        </w:rPr>
        <w:t>Netzwerktopologie</w:t>
      </w:r>
      <w:r>
        <w:rPr>
          <w:noProof/>
        </w:rPr>
        <w:tab/>
        <w:t>9</w:t>
      </w:r>
    </w:p>
    <w:p w14:paraId="32FC884D" w14:textId="77777777" w:rsidR="00764617" w:rsidRDefault="00764617">
      <w:pPr>
        <w:pStyle w:val="Indexberschrift"/>
        <w:keepNext/>
        <w:tabs>
          <w:tab w:val="right" w:leader="dot" w:pos="4165"/>
        </w:tabs>
        <w:rPr>
          <w:rFonts w:asciiTheme="minorHAnsi" w:eastAsiaTheme="minorEastAsia" w:hAnsiTheme="minorHAnsi" w:cstheme="minorBidi"/>
          <w:b w:val="0"/>
          <w:bCs w:val="0"/>
          <w:noProof/>
        </w:rPr>
      </w:pPr>
      <w:r>
        <w:rPr>
          <w:noProof/>
        </w:rPr>
        <w:t>P</w:t>
      </w:r>
    </w:p>
    <w:p w14:paraId="1D05CC0A" w14:textId="77777777" w:rsidR="00764617" w:rsidRDefault="00764617">
      <w:pPr>
        <w:pStyle w:val="Index1"/>
        <w:tabs>
          <w:tab w:val="right" w:leader="dot" w:pos="4165"/>
        </w:tabs>
        <w:rPr>
          <w:noProof/>
        </w:rPr>
      </w:pPr>
      <w:r>
        <w:rPr>
          <w:noProof/>
        </w:rPr>
        <w:t>Plug-In</w:t>
      </w:r>
      <w:r>
        <w:rPr>
          <w:noProof/>
        </w:rPr>
        <w:tab/>
        <w:t>9</w:t>
      </w:r>
    </w:p>
    <w:p w14:paraId="02715BDA" w14:textId="77777777" w:rsidR="00764617" w:rsidRDefault="00764617">
      <w:pPr>
        <w:pStyle w:val="Index1"/>
        <w:tabs>
          <w:tab w:val="right" w:leader="dot" w:pos="4165"/>
        </w:tabs>
        <w:rPr>
          <w:noProof/>
        </w:rPr>
      </w:pPr>
      <w:r>
        <w:rPr>
          <w:noProof/>
        </w:rPr>
        <w:t>POST</w:t>
      </w:r>
      <w:r>
        <w:rPr>
          <w:noProof/>
        </w:rPr>
        <w:tab/>
        <w:t>38</w:t>
      </w:r>
    </w:p>
    <w:p w14:paraId="51DD60DC" w14:textId="77777777" w:rsidR="00764617" w:rsidRDefault="00764617">
      <w:pPr>
        <w:pStyle w:val="Indexberschrift"/>
        <w:keepNext/>
        <w:tabs>
          <w:tab w:val="right" w:leader="dot" w:pos="4165"/>
        </w:tabs>
        <w:rPr>
          <w:rFonts w:asciiTheme="minorHAnsi" w:eastAsiaTheme="minorEastAsia" w:hAnsiTheme="minorHAnsi" w:cstheme="minorBidi"/>
          <w:b w:val="0"/>
          <w:bCs w:val="0"/>
          <w:noProof/>
        </w:rPr>
      </w:pPr>
      <w:r>
        <w:rPr>
          <w:noProof/>
        </w:rPr>
        <w:t>R</w:t>
      </w:r>
    </w:p>
    <w:p w14:paraId="34D9A746" w14:textId="77777777" w:rsidR="00764617" w:rsidRDefault="00764617">
      <w:pPr>
        <w:pStyle w:val="Index1"/>
        <w:tabs>
          <w:tab w:val="right" w:leader="dot" w:pos="4165"/>
        </w:tabs>
        <w:rPr>
          <w:noProof/>
        </w:rPr>
      </w:pPr>
      <w:r>
        <w:rPr>
          <w:noProof/>
        </w:rPr>
        <w:t>REST</w:t>
      </w:r>
      <w:r>
        <w:rPr>
          <w:noProof/>
        </w:rPr>
        <w:tab/>
        <w:t>37</w:t>
      </w:r>
    </w:p>
    <w:p w14:paraId="1CF3009F" w14:textId="77777777" w:rsidR="00764617" w:rsidRDefault="00764617">
      <w:pPr>
        <w:pStyle w:val="Indexberschrift"/>
        <w:keepNext/>
        <w:tabs>
          <w:tab w:val="right" w:leader="dot" w:pos="4165"/>
        </w:tabs>
        <w:rPr>
          <w:rFonts w:asciiTheme="minorHAnsi" w:eastAsiaTheme="minorEastAsia" w:hAnsiTheme="minorHAnsi" w:cstheme="minorBidi"/>
          <w:b w:val="0"/>
          <w:bCs w:val="0"/>
          <w:noProof/>
        </w:rPr>
      </w:pPr>
      <w:r>
        <w:rPr>
          <w:noProof/>
        </w:rPr>
        <w:t>S</w:t>
      </w:r>
    </w:p>
    <w:p w14:paraId="316BA596" w14:textId="77777777" w:rsidR="00764617" w:rsidRDefault="00764617">
      <w:pPr>
        <w:pStyle w:val="Index1"/>
        <w:tabs>
          <w:tab w:val="right" w:leader="dot" w:pos="4165"/>
        </w:tabs>
        <w:rPr>
          <w:noProof/>
        </w:rPr>
      </w:pPr>
      <w:r>
        <w:rPr>
          <w:noProof/>
        </w:rPr>
        <w:t>Software</w:t>
      </w:r>
      <w:r>
        <w:rPr>
          <w:noProof/>
        </w:rPr>
        <w:tab/>
        <w:t>9</w:t>
      </w:r>
    </w:p>
    <w:p w14:paraId="09BC2C75" w14:textId="77777777" w:rsidR="00764617" w:rsidRDefault="00764617">
      <w:pPr>
        <w:pStyle w:val="Indexberschrift"/>
        <w:keepNext/>
        <w:tabs>
          <w:tab w:val="right" w:leader="dot" w:pos="4165"/>
        </w:tabs>
        <w:rPr>
          <w:rFonts w:asciiTheme="minorHAnsi" w:eastAsiaTheme="minorEastAsia" w:hAnsiTheme="minorHAnsi" w:cstheme="minorBidi"/>
          <w:b w:val="0"/>
          <w:bCs w:val="0"/>
          <w:noProof/>
        </w:rPr>
      </w:pPr>
      <w:r>
        <w:rPr>
          <w:noProof/>
        </w:rPr>
        <w:t>U</w:t>
      </w:r>
    </w:p>
    <w:p w14:paraId="13024A7D" w14:textId="77777777" w:rsidR="00764617" w:rsidRDefault="00764617">
      <w:pPr>
        <w:pStyle w:val="Index1"/>
        <w:tabs>
          <w:tab w:val="right" w:leader="dot" w:pos="4165"/>
        </w:tabs>
        <w:rPr>
          <w:noProof/>
        </w:rPr>
      </w:pPr>
      <w:r w:rsidRPr="00F13800">
        <w:rPr>
          <w:noProof/>
        </w:rPr>
        <w:t>Übertragungssicherheit</w:t>
      </w:r>
      <w:r>
        <w:rPr>
          <w:noProof/>
        </w:rPr>
        <w:tab/>
        <w:t>8</w:t>
      </w:r>
    </w:p>
    <w:p w14:paraId="59F069E9" w14:textId="77777777" w:rsidR="00764617" w:rsidRDefault="00764617">
      <w:pPr>
        <w:pStyle w:val="Index1"/>
        <w:tabs>
          <w:tab w:val="right" w:leader="dot" w:pos="4165"/>
        </w:tabs>
        <w:rPr>
          <w:noProof/>
        </w:rPr>
      </w:pPr>
      <w:r>
        <w:rPr>
          <w:noProof/>
        </w:rPr>
        <w:t>URL</w:t>
      </w:r>
      <w:r>
        <w:rPr>
          <w:noProof/>
        </w:rPr>
        <w:tab/>
        <w:t>37</w:t>
      </w:r>
    </w:p>
    <w:p w14:paraId="0C689639" w14:textId="2357BA63" w:rsidR="00764617" w:rsidRDefault="00764617">
      <w:pPr>
        <w:pStyle w:val="Textkrper"/>
        <w:rPr>
          <w:noProof/>
        </w:rPr>
        <w:sectPr w:rsidR="00764617" w:rsidSect="00764617">
          <w:type w:val="continuous"/>
          <w:pgSz w:w="11906" w:h="16838" w:code="9"/>
          <w:pgMar w:top="1701" w:right="1418" w:bottom="1134" w:left="1418" w:header="709" w:footer="709" w:gutter="0"/>
          <w:cols w:num="2" w:space="720"/>
          <w:docGrid w:linePitch="360"/>
        </w:sectPr>
      </w:pPr>
    </w:p>
    <w:p w14:paraId="6DE98101" w14:textId="5F99052E" w:rsidR="00367D86" w:rsidRDefault="00367D86">
      <w:pPr>
        <w:pStyle w:val="Textkrper"/>
      </w:pPr>
      <w:r>
        <w:fldChar w:fldCharType="end"/>
      </w:r>
    </w:p>
    <w:p w14:paraId="3206EB24" w14:textId="77777777" w:rsidR="00F738DF" w:rsidRDefault="00F738DF">
      <w:pPr>
        <w:pStyle w:val="berschriftmitEintraginsInhaltsverzeichnis"/>
      </w:pPr>
    </w:p>
    <w:p w14:paraId="4E778D95" w14:textId="77777777" w:rsidR="00F738DF" w:rsidRPr="00F738DF" w:rsidRDefault="00F738DF" w:rsidP="00F738DF">
      <w:pPr>
        <w:pStyle w:val="Textkrper"/>
        <w:sectPr w:rsidR="00F738DF" w:rsidRPr="00F738DF" w:rsidSect="00764617">
          <w:type w:val="continuous"/>
          <w:pgSz w:w="11906" w:h="16838" w:code="9"/>
          <w:pgMar w:top="1701" w:right="1418" w:bottom="1134" w:left="1418" w:header="709" w:footer="709" w:gutter="0"/>
          <w:cols w:space="708"/>
          <w:docGrid w:linePitch="360"/>
        </w:sectPr>
      </w:pPr>
    </w:p>
    <w:p w14:paraId="5B7F6E3C" w14:textId="77777777" w:rsidR="00367D86" w:rsidRPr="0058185B" w:rsidRDefault="00367D86" w:rsidP="00147862">
      <w:pPr>
        <w:pStyle w:val="berschriftmitEintraginsInhaltsverzeichnis"/>
      </w:pPr>
      <w:bookmarkStart w:id="147" w:name="_Toc515437555"/>
      <w:r w:rsidRPr="0058185B">
        <w:lastRenderedPageBreak/>
        <w:t>Glossar</w:t>
      </w:r>
      <w:bookmarkEnd w:id="147"/>
    </w:p>
    <w:tbl>
      <w:tblPr>
        <w:tblW w:w="9309" w:type="dxa"/>
        <w:tblLook w:val="01E0" w:firstRow="1" w:lastRow="1" w:firstColumn="1" w:lastColumn="1" w:noHBand="0" w:noVBand="0"/>
      </w:tblPr>
      <w:tblGrid>
        <w:gridCol w:w="1276"/>
        <w:gridCol w:w="8033"/>
      </w:tblGrid>
      <w:tr w:rsidR="00367D86" w:rsidRPr="006F21BD" w14:paraId="666E621C" w14:textId="77777777" w:rsidTr="00D446C3">
        <w:tc>
          <w:tcPr>
            <w:tcW w:w="1276" w:type="dxa"/>
          </w:tcPr>
          <w:p w14:paraId="42B4DD39" w14:textId="77777777" w:rsidR="00367D86" w:rsidRDefault="00367D86" w:rsidP="00D446C3">
            <w:pPr>
              <w:pStyle w:val="TextkrperGlossar"/>
              <w:spacing w:line="360" w:lineRule="auto"/>
            </w:pPr>
            <w:r>
              <w:t>DisASTer</w:t>
            </w:r>
          </w:p>
        </w:tc>
        <w:tc>
          <w:tcPr>
            <w:tcW w:w="0" w:type="auto"/>
          </w:tcPr>
          <w:p w14:paraId="2F979CFD" w14:textId="77777777" w:rsidR="00367D86" w:rsidRDefault="00367D86" w:rsidP="00D446C3">
            <w:pPr>
              <w:pStyle w:val="TextkrperGlossar"/>
              <w:spacing w:line="360" w:lineRule="auto"/>
            </w:pPr>
            <w:r>
              <w:t>DisASTer (Distributed Algorithms Simulation Terrain) A platform for the Implementation of Distributed Algorithms</w:t>
            </w:r>
          </w:p>
        </w:tc>
      </w:tr>
      <w:tr w:rsidR="00367D86" w14:paraId="60A26572" w14:textId="77777777" w:rsidTr="00D446C3">
        <w:tc>
          <w:tcPr>
            <w:tcW w:w="1276" w:type="dxa"/>
          </w:tcPr>
          <w:p w14:paraId="33B6C1F6" w14:textId="77777777" w:rsidR="00367D86" w:rsidRDefault="00367D86" w:rsidP="00D446C3">
            <w:pPr>
              <w:pStyle w:val="TextkrperGlossar"/>
              <w:spacing w:line="360" w:lineRule="auto"/>
            </w:pPr>
            <w:r>
              <w:t>DSM</w:t>
            </w:r>
          </w:p>
        </w:tc>
        <w:tc>
          <w:tcPr>
            <w:tcW w:w="0" w:type="auto"/>
          </w:tcPr>
          <w:p w14:paraId="053BC287" w14:textId="77777777" w:rsidR="00367D86" w:rsidRDefault="00367D86" w:rsidP="00D446C3">
            <w:pPr>
              <w:pStyle w:val="TextkrperGlossar"/>
              <w:spacing w:line="360" w:lineRule="auto"/>
              <w:rPr>
                <w:rFonts w:ascii="CMR12" w:hAnsi="CMR12" w:cs="CMR12"/>
              </w:rPr>
            </w:pPr>
            <w:r>
              <w:t>Distributed Shared Memory</w:t>
            </w:r>
          </w:p>
        </w:tc>
      </w:tr>
      <w:tr w:rsidR="00367D86" w14:paraId="756755E2" w14:textId="77777777" w:rsidTr="00D446C3">
        <w:tc>
          <w:tcPr>
            <w:tcW w:w="1276" w:type="dxa"/>
          </w:tcPr>
          <w:p w14:paraId="511AAD4A" w14:textId="77777777" w:rsidR="00367D86" w:rsidRDefault="00367D86" w:rsidP="00D446C3">
            <w:pPr>
              <w:pStyle w:val="TextkrperGlossar"/>
              <w:spacing w:line="360" w:lineRule="auto"/>
            </w:pPr>
            <w:r>
              <w:t>AC</w:t>
            </w:r>
          </w:p>
        </w:tc>
        <w:tc>
          <w:tcPr>
            <w:tcW w:w="0" w:type="auto"/>
          </w:tcPr>
          <w:p w14:paraId="0776D8C9" w14:textId="77777777" w:rsidR="00367D86" w:rsidRDefault="00367D86" w:rsidP="00D446C3">
            <w:pPr>
              <w:pStyle w:val="TextkrperGlossar"/>
              <w:spacing w:line="360" w:lineRule="auto"/>
              <w:rPr>
                <w:rFonts w:ascii="CMR12" w:hAnsi="CMR12" w:cs="CMR12"/>
              </w:rPr>
            </w:pPr>
            <w:r>
              <w:t>Linearisierbarkeit (atomic consistency)</w:t>
            </w:r>
          </w:p>
        </w:tc>
      </w:tr>
      <w:tr w:rsidR="00367D86" w14:paraId="236746A5" w14:textId="77777777" w:rsidTr="00D446C3">
        <w:tc>
          <w:tcPr>
            <w:tcW w:w="1276" w:type="dxa"/>
          </w:tcPr>
          <w:p w14:paraId="1856A827" w14:textId="77777777" w:rsidR="00367D86" w:rsidRDefault="00367D86" w:rsidP="00D446C3">
            <w:pPr>
              <w:pStyle w:val="TextkrperGlossar"/>
              <w:spacing w:line="360" w:lineRule="auto"/>
            </w:pPr>
            <w:r>
              <w:t>SC</w:t>
            </w:r>
          </w:p>
        </w:tc>
        <w:tc>
          <w:tcPr>
            <w:tcW w:w="0" w:type="auto"/>
          </w:tcPr>
          <w:p w14:paraId="4F7DAD1E" w14:textId="77777777" w:rsidR="00367D86" w:rsidRDefault="00367D86" w:rsidP="00D446C3">
            <w:pPr>
              <w:pStyle w:val="TextkrperGlossar"/>
              <w:spacing w:line="360" w:lineRule="auto"/>
              <w:rPr>
                <w:rFonts w:ascii="CMR12" w:hAnsi="CMR12" w:cs="CMR12"/>
              </w:rPr>
            </w:pPr>
            <w:r>
              <w:t>Sequentielle Konsistenz (sequential consistency)</w:t>
            </w:r>
          </w:p>
        </w:tc>
      </w:tr>
      <w:tr w:rsidR="00367D86" w14:paraId="18FF44DE" w14:textId="77777777" w:rsidTr="00D446C3">
        <w:tc>
          <w:tcPr>
            <w:tcW w:w="1276" w:type="dxa"/>
          </w:tcPr>
          <w:p w14:paraId="4C0DED40" w14:textId="77777777" w:rsidR="00367D86" w:rsidRDefault="00367D86" w:rsidP="00D446C3">
            <w:pPr>
              <w:pStyle w:val="TextkrperGlossar"/>
              <w:spacing w:line="360" w:lineRule="auto"/>
            </w:pPr>
            <w:r>
              <w:t>WC</w:t>
            </w:r>
          </w:p>
        </w:tc>
        <w:tc>
          <w:tcPr>
            <w:tcW w:w="0" w:type="auto"/>
          </w:tcPr>
          <w:p w14:paraId="4D538AC3" w14:textId="77777777" w:rsidR="00367D86" w:rsidRDefault="00367D86" w:rsidP="00D446C3">
            <w:pPr>
              <w:pStyle w:val="TextkrperGlossar"/>
              <w:spacing w:line="360" w:lineRule="auto"/>
              <w:rPr>
                <w:rFonts w:ascii="CMR12" w:hAnsi="CMR12" w:cs="CMR12"/>
              </w:rPr>
            </w:pPr>
            <w:r>
              <w:t>Schwache Konsistenz (weak consistency)</w:t>
            </w:r>
          </w:p>
        </w:tc>
      </w:tr>
      <w:tr w:rsidR="00367D86" w14:paraId="101EDECD" w14:textId="77777777" w:rsidTr="00D446C3">
        <w:tc>
          <w:tcPr>
            <w:tcW w:w="1276" w:type="dxa"/>
          </w:tcPr>
          <w:p w14:paraId="1401ACF4" w14:textId="77777777" w:rsidR="00367D86" w:rsidRDefault="00367D86" w:rsidP="00D446C3">
            <w:pPr>
              <w:pStyle w:val="TextkrperGlossar"/>
              <w:spacing w:line="360" w:lineRule="auto"/>
            </w:pPr>
            <w:r>
              <w:t>RC</w:t>
            </w:r>
          </w:p>
        </w:tc>
        <w:tc>
          <w:tcPr>
            <w:tcW w:w="0" w:type="auto"/>
          </w:tcPr>
          <w:p w14:paraId="1F54B7E0" w14:textId="77777777" w:rsidR="00367D86" w:rsidRDefault="00367D86" w:rsidP="00D446C3">
            <w:pPr>
              <w:pStyle w:val="TextkrperGlossar"/>
              <w:spacing w:line="360" w:lineRule="auto"/>
              <w:rPr>
                <w:rFonts w:ascii="CMR12" w:hAnsi="CMR12" w:cs="CMR12"/>
              </w:rPr>
            </w:pPr>
            <w:r>
              <w:t>Freigabekonsistenz (release consistency)</w:t>
            </w:r>
          </w:p>
        </w:tc>
      </w:tr>
    </w:tbl>
    <w:p w14:paraId="0B560A76" w14:textId="77777777" w:rsidR="00367D86" w:rsidRDefault="00367D86">
      <w:pPr>
        <w:pStyle w:val="Textkrper"/>
        <w:rPr>
          <w:lang w:val="en-GB"/>
        </w:rPr>
      </w:pPr>
    </w:p>
    <w:p w14:paraId="7EDBF5E1" w14:textId="77777777" w:rsidR="00E628F1" w:rsidRDefault="00E628F1" w:rsidP="00FB7D26">
      <w:pPr>
        <w:pStyle w:val="berschrift2"/>
        <w:rPr>
          <w:lang w:val="en-GB"/>
        </w:rPr>
        <w:sectPr w:rsidR="00E628F1" w:rsidSect="00F738DF">
          <w:pgSz w:w="11906" w:h="16838" w:code="9"/>
          <w:pgMar w:top="1701" w:right="1418" w:bottom="1134" w:left="1418" w:header="709" w:footer="709" w:gutter="0"/>
          <w:cols w:space="708"/>
          <w:docGrid w:linePitch="360"/>
        </w:sectPr>
      </w:pPr>
    </w:p>
    <w:p w14:paraId="5774AE99" w14:textId="4115C7A3" w:rsidR="00473AE1" w:rsidRPr="00147862" w:rsidRDefault="00473AE1" w:rsidP="00147862">
      <w:pPr>
        <w:pStyle w:val="berschriftmitEintraginsInhaltsverzeichnis"/>
      </w:pPr>
      <w:bookmarkStart w:id="148" w:name="_Toc515437556"/>
      <w:r w:rsidRPr="00147862">
        <w:lastRenderedPageBreak/>
        <w:t>Erklärung der Kandidatin / des Kandidaten</w:t>
      </w:r>
      <w:bookmarkEnd w:id="148"/>
    </w:p>
    <w:p w14:paraId="325B1925" w14:textId="77777777" w:rsidR="00473AE1" w:rsidRDefault="00473AE1" w:rsidP="00A914F6">
      <w:pPr>
        <w:pStyle w:val="Textkrper"/>
      </w:pPr>
    </w:p>
    <w:p w14:paraId="6BE07A0E" w14:textId="77777777" w:rsidR="00A914F6" w:rsidRDefault="00A914F6" w:rsidP="003F1886">
      <w:pPr>
        <w:pStyle w:val="Textkrper"/>
        <w:numPr>
          <w:ilvl w:val="0"/>
          <w:numId w:val="3"/>
        </w:numPr>
      </w:pPr>
      <w:r w:rsidRPr="00A914F6">
        <w:t>Die Arbeit habe ich selbst</w:t>
      </w:r>
      <w:r w:rsidR="00EB1F87">
        <w:t>st</w:t>
      </w:r>
      <w:r w:rsidRPr="00A914F6">
        <w:t>ändig verfasst und keine anderen als die angegebenen Quellen- und Hilfsmittel verwendet.</w:t>
      </w:r>
    </w:p>
    <w:p w14:paraId="1DB74E38" w14:textId="77777777" w:rsidR="00E16BB8" w:rsidRPr="00E16BB8" w:rsidRDefault="00E16BB8" w:rsidP="00E16BB8">
      <w:pPr>
        <w:pStyle w:val="TextkrperEinzug"/>
        <w:rPr>
          <w:lang w:val="de-DE"/>
        </w:rPr>
      </w:pPr>
    </w:p>
    <w:p w14:paraId="1C4079CF" w14:textId="77777777" w:rsidR="00A914F6" w:rsidRPr="008A40C7" w:rsidRDefault="008A40C7" w:rsidP="003F1886">
      <w:pPr>
        <w:pStyle w:val="TextkrperEinzug"/>
        <w:numPr>
          <w:ilvl w:val="0"/>
          <w:numId w:val="3"/>
        </w:numPr>
        <w:rPr>
          <w:lang w:val="de-DE"/>
        </w:rPr>
      </w:pPr>
      <w:r>
        <w:rPr>
          <w:lang w:val="de-DE"/>
        </w:rPr>
        <w:t>Die Arbeit wurde als Gruppenarbeit angefertigt. Meine eigene Leistung ist im Kapitel „Verantwortliche“ zu Beginn der Dokumentation aufgeführt.</w:t>
      </w:r>
    </w:p>
    <w:p w14:paraId="708DCE44" w14:textId="77777777" w:rsidR="00A914F6" w:rsidRDefault="00A914F6" w:rsidP="00A914F6">
      <w:pPr>
        <w:pStyle w:val="TextkrperEinzug"/>
        <w:rPr>
          <w:lang w:val="de-DE"/>
        </w:rPr>
      </w:pPr>
    </w:p>
    <w:p w14:paraId="0B2EFF44" w14:textId="77777777" w:rsidR="00433CA4" w:rsidRDefault="00A914F6" w:rsidP="00A914F6">
      <w:pPr>
        <w:pStyle w:val="TextkrperEinzug"/>
        <w:rPr>
          <w:lang w:val="de-DE"/>
        </w:rPr>
      </w:pPr>
      <w:r>
        <w:rPr>
          <w:lang w:val="de-DE"/>
        </w:rPr>
        <w:t>Diesen Teil habe ich selbst</w:t>
      </w:r>
      <w:r w:rsidR="00EB1F87">
        <w:rPr>
          <w:lang w:val="de-DE"/>
        </w:rPr>
        <w:t>st</w:t>
      </w:r>
      <w:r>
        <w:rPr>
          <w:lang w:val="de-DE"/>
        </w:rPr>
        <w:t xml:space="preserve">ändig verfasst und keine anderen als die angegebenen </w:t>
      </w:r>
      <w:r w:rsidR="00BE0B78">
        <w:rPr>
          <w:lang w:val="de-DE"/>
        </w:rPr>
        <w:br/>
      </w:r>
      <w:r w:rsidR="00BE0B78">
        <w:rPr>
          <w:lang w:val="de-DE"/>
        </w:rPr>
        <w:tab/>
      </w:r>
      <w:r>
        <w:rPr>
          <w:lang w:val="de-DE"/>
        </w:rPr>
        <w:t>Quellen und Hilfsmitte</w:t>
      </w:r>
      <w:r w:rsidR="00433CA4">
        <w:rPr>
          <w:lang w:val="de-DE"/>
        </w:rPr>
        <w:t>l</w:t>
      </w:r>
      <w:r>
        <w:rPr>
          <w:lang w:val="de-DE"/>
        </w:rPr>
        <w:t xml:space="preserve"> verwendet.</w:t>
      </w:r>
    </w:p>
    <w:p w14:paraId="25039139" w14:textId="77777777" w:rsidR="00A914F6" w:rsidRDefault="00433CA4" w:rsidP="00A914F6">
      <w:pPr>
        <w:pStyle w:val="TextkrperEinzug"/>
        <w:rPr>
          <w:lang w:val="de-DE"/>
        </w:rPr>
      </w:pPr>
      <w:r>
        <w:rPr>
          <w:lang w:val="de-DE"/>
        </w:rPr>
        <w:br/>
      </w:r>
      <w:r w:rsidR="00BE0B78">
        <w:rPr>
          <w:lang w:val="de-DE"/>
        </w:rPr>
        <w:tab/>
      </w:r>
      <w:r w:rsidR="00A914F6">
        <w:rPr>
          <w:lang w:val="de-DE"/>
        </w:rPr>
        <w:t>Name der Mitverfasser: ....................................................................................................</w:t>
      </w:r>
      <w:r w:rsidR="00BE0B78">
        <w:rPr>
          <w:lang w:val="de-DE"/>
        </w:rPr>
        <w:br/>
      </w:r>
      <w:r w:rsidR="00BE0B78">
        <w:rPr>
          <w:lang w:val="de-DE"/>
        </w:rPr>
        <w:tab/>
      </w:r>
      <w:r w:rsidR="00A914F6">
        <w:rPr>
          <w:lang w:val="de-DE"/>
        </w:rPr>
        <w:t>...........................................................................................................................................</w:t>
      </w:r>
    </w:p>
    <w:p w14:paraId="14E6F00E" w14:textId="77777777" w:rsidR="00A914F6" w:rsidRDefault="00A914F6" w:rsidP="00A914F6">
      <w:pPr>
        <w:pStyle w:val="TextkrperEinzug"/>
        <w:rPr>
          <w:lang w:val="de-DE"/>
        </w:rPr>
      </w:pPr>
    </w:p>
    <w:p w14:paraId="7A941356" w14:textId="77777777" w:rsidR="00A914F6" w:rsidRDefault="00A914F6" w:rsidP="00A914F6">
      <w:pPr>
        <w:pStyle w:val="TextkrperEinzug"/>
        <w:rPr>
          <w:lang w:val="de-DE"/>
        </w:rPr>
      </w:pPr>
    </w:p>
    <w:p w14:paraId="1DB6CAAC" w14:textId="77777777" w:rsidR="002D2921" w:rsidRDefault="002D2921" w:rsidP="00A914F6">
      <w:pPr>
        <w:pStyle w:val="TextkrperEinzug"/>
        <w:rPr>
          <w:lang w:val="de-DE"/>
        </w:rPr>
      </w:pPr>
      <w:r>
        <w:rPr>
          <w:lang w:val="de-DE"/>
        </w:rPr>
        <w:br/>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
        <w:gridCol w:w="3248"/>
        <w:gridCol w:w="4625"/>
      </w:tblGrid>
      <w:tr w:rsidR="002D2921" w14:paraId="3FBE9A48" w14:textId="77777777" w:rsidTr="00A320A3">
        <w:tc>
          <w:tcPr>
            <w:tcW w:w="1100" w:type="dxa"/>
            <w:tcBorders>
              <w:left w:val="nil"/>
              <w:bottom w:val="nil"/>
              <w:right w:val="nil"/>
            </w:tcBorders>
          </w:tcPr>
          <w:p w14:paraId="0889E8DA" w14:textId="77777777" w:rsidR="002D2921" w:rsidRPr="00152896" w:rsidRDefault="002D2921" w:rsidP="00152896">
            <w:pPr>
              <w:pStyle w:val="TextkrperEinzug"/>
              <w:ind w:firstLine="0"/>
              <w:jc w:val="center"/>
              <w:rPr>
                <w:lang w:val="de-DE"/>
              </w:rPr>
            </w:pPr>
            <w:r w:rsidRPr="00152896">
              <w:rPr>
                <w:lang w:val="de-DE"/>
              </w:rPr>
              <w:t>Datum</w:t>
            </w:r>
          </w:p>
        </w:tc>
        <w:tc>
          <w:tcPr>
            <w:tcW w:w="3314" w:type="dxa"/>
            <w:tcBorders>
              <w:top w:val="nil"/>
              <w:left w:val="nil"/>
              <w:bottom w:val="nil"/>
              <w:right w:val="nil"/>
            </w:tcBorders>
          </w:tcPr>
          <w:p w14:paraId="2DB6A7CC" w14:textId="77777777" w:rsidR="002D2921" w:rsidRPr="00152896" w:rsidRDefault="002D2921" w:rsidP="00152896">
            <w:pPr>
              <w:pStyle w:val="TextkrperEinzug"/>
              <w:ind w:firstLine="0"/>
              <w:rPr>
                <w:lang w:val="de-DE"/>
              </w:rPr>
            </w:pPr>
          </w:p>
        </w:tc>
        <w:tc>
          <w:tcPr>
            <w:tcW w:w="4707" w:type="dxa"/>
            <w:tcBorders>
              <w:left w:val="nil"/>
              <w:bottom w:val="nil"/>
              <w:right w:val="nil"/>
            </w:tcBorders>
          </w:tcPr>
          <w:p w14:paraId="53500437" w14:textId="77777777" w:rsidR="002D2921" w:rsidRPr="00152896" w:rsidRDefault="002D2921" w:rsidP="00152896">
            <w:pPr>
              <w:pStyle w:val="TextkrperEinzug"/>
              <w:ind w:firstLine="0"/>
              <w:jc w:val="center"/>
              <w:rPr>
                <w:lang w:val="de-DE"/>
              </w:rPr>
            </w:pPr>
            <w:r w:rsidRPr="00152896">
              <w:rPr>
                <w:lang w:val="de-DE"/>
              </w:rPr>
              <w:t>Unterschrift der Kandidatin / des Kandidaten</w:t>
            </w:r>
          </w:p>
        </w:tc>
      </w:tr>
    </w:tbl>
    <w:p w14:paraId="0E319001" w14:textId="77777777" w:rsidR="00A914F6" w:rsidRDefault="00A914F6" w:rsidP="00A914F6">
      <w:pPr>
        <w:pStyle w:val="TextkrperEinzug"/>
        <w:rPr>
          <w:lang w:val="de-DE"/>
        </w:rPr>
      </w:pPr>
    </w:p>
    <w:p w14:paraId="1E6E33A8" w14:textId="77777777" w:rsidR="00A914F6" w:rsidRPr="00A914F6" w:rsidRDefault="00A914F6" w:rsidP="00A914F6">
      <w:pPr>
        <w:pStyle w:val="TextkrperEinzug"/>
        <w:rPr>
          <w:lang w:val="de-DE"/>
        </w:rPr>
      </w:pPr>
    </w:p>
    <w:sectPr w:rsidR="00A914F6" w:rsidRPr="00A914F6" w:rsidSect="00E628F1">
      <w:headerReference w:type="default" r:id="rId34"/>
      <w:pgSz w:w="11906" w:h="16838" w:code="9"/>
      <w:pgMar w:top="1701" w:right="1418" w:bottom="1134"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9" w:author="David Tsaava" w:date="2018-05-30T11:21:00Z" w:initials="DT">
    <w:p w14:paraId="56C16A28" w14:textId="07586C5F" w:rsidR="009B408E" w:rsidRDefault="009B408E">
      <w:pPr>
        <w:pStyle w:val="Kommentartext"/>
      </w:pPr>
      <w:r>
        <w:rPr>
          <w:rStyle w:val="Kommentarzeichen"/>
        </w:rPr>
        <w:annotationRef/>
      </w:r>
      <w:r>
        <w:t>Besser: ausgearbeiteten</w:t>
      </w:r>
    </w:p>
  </w:comment>
  <w:comment w:id="101" w:author="David Tsaava" w:date="2018-05-30T11:21:00Z" w:initials="DT">
    <w:p w14:paraId="040B495F" w14:textId="10BCE55D" w:rsidR="009B408E" w:rsidRDefault="009B408E" w:rsidP="002C1197">
      <w:pPr>
        <w:pStyle w:val="Kommentartext"/>
      </w:pPr>
      <w:r>
        <w:rPr>
          <w:rStyle w:val="Kommentarzeichen"/>
        </w:rPr>
        <w:annotationRef/>
      </w:r>
      <w:r>
        <w:rPr>
          <w:rStyle w:val="Kommentarzeichen"/>
        </w:rPr>
        <w:annotationRef/>
      </w:r>
      <w:r>
        <w:t xml:space="preserve">Vorschlag: Der TopologyEditor wurde als eine </w:t>
      </w:r>
      <w:r w:rsidRPr="008325F5">
        <w:t>SPA</w:t>
      </w:r>
      <w:r>
        <w:rPr>
          <w:rStyle w:val="Funotenzeichen"/>
        </w:rPr>
        <w:t>20</w:t>
      </w:r>
      <w:r>
        <w:t xml:space="preserve"> für den hybriden Einsatz für Web- sowie Desktop konzipiert. Single-Page-Anwendungen erlauben es, die Stärken von Web und Desktop zu kombinieren. Richtig umgesetzt, bietet so eine Anwendung gesteigertes Bedienkomfort, den bis dahin nur Desktop-Anwendungen inhärente Performance und Reaktionsgeschwindigkeit.</w:t>
      </w:r>
    </w:p>
    <w:p w14:paraId="4FD9CB99" w14:textId="71649960" w:rsidR="009B408E" w:rsidRDefault="009B408E">
      <w:pPr>
        <w:pStyle w:val="Kommentartext"/>
      </w:pPr>
    </w:p>
  </w:comment>
  <w:comment w:id="102" w:author="David Tsaava" w:date="2018-05-30T11:23:00Z" w:initials="DT">
    <w:p w14:paraId="7581C464" w14:textId="4791BF7E" w:rsidR="009B408E" w:rsidRDefault="009B408E">
      <w:pPr>
        <w:pStyle w:val="Kommentartext"/>
      </w:pPr>
      <w:r>
        <w:rPr>
          <w:rStyle w:val="Kommentarzeichen"/>
        </w:rPr>
        <w:annotationRef/>
      </w:r>
      <w:r>
        <w:t>Wer? Sag einfach: die Ergebnisse</w:t>
      </w:r>
    </w:p>
  </w:comment>
  <w:comment w:id="103" w:author="David Tsaava" w:date="2018-05-30T11:28:00Z" w:initials="DT">
    <w:p w14:paraId="66B240E2" w14:textId="44EFD727" w:rsidR="009B408E" w:rsidRDefault="009B408E">
      <w:pPr>
        <w:pStyle w:val="Kommentartext"/>
      </w:pPr>
      <w:r>
        <w:rPr>
          <w:rStyle w:val="Kommentarzeichen"/>
        </w:rPr>
        <w:annotationRef/>
      </w:r>
      <w:r>
        <w:t>Was willst Du damit sagen?</w:t>
      </w:r>
    </w:p>
  </w:comment>
  <w:comment w:id="105" w:author="David Tsaava" w:date="2018-05-30T11:29:00Z" w:initials="DT">
    <w:p w14:paraId="6A7679A4" w14:textId="2829CBE5" w:rsidR="009B408E" w:rsidRDefault="009B408E">
      <w:pPr>
        <w:pStyle w:val="Kommentartext"/>
      </w:pPr>
      <w:r>
        <w:rPr>
          <w:rStyle w:val="Kommentarzeichen"/>
        </w:rPr>
        <w:annotationRef/>
      </w:r>
      <w:r>
        <w:t>Wiederholt sich unten…</w:t>
      </w:r>
    </w:p>
  </w:comment>
  <w:comment w:id="106" w:author="David Tsaava" w:date="2018-05-30T11:31:00Z" w:initials="DT">
    <w:p w14:paraId="70E5A11C" w14:textId="7C65FC46" w:rsidR="009B408E" w:rsidRDefault="009B408E">
      <w:pPr>
        <w:pStyle w:val="Kommentartext"/>
      </w:pPr>
      <w:r>
        <w:rPr>
          <w:rStyle w:val="Kommentarzeichen"/>
        </w:rPr>
        <w:annotationRef/>
      </w:r>
      <w:r>
        <w:t>???</w:t>
      </w:r>
    </w:p>
  </w:comment>
  <w:comment w:id="107" w:author="David Tsaava" w:date="2018-05-30T11:33:00Z" w:initials="DT">
    <w:p w14:paraId="19902F73" w14:textId="32B58C67" w:rsidR="009B408E" w:rsidRDefault="009B408E">
      <w:pPr>
        <w:pStyle w:val="Kommentartext"/>
      </w:pPr>
      <w:r>
        <w:rPr>
          <w:rStyle w:val="Kommentarzeichen"/>
        </w:rPr>
        <w:annotationRef/>
      </w:r>
      <w:r>
        <w:t>Besser: generieren</w:t>
      </w:r>
    </w:p>
  </w:comment>
  <w:comment w:id="109" w:author="David Tsaava" w:date="2018-05-30T11:37:00Z" w:initials="DT">
    <w:p w14:paraId="4CA81E46" w14:textId="2DB03B35" w:rsidR="009B408E" w:rsidRDefault="009B408E">
      <w:pPr>
        <w:pStyle w:val="Kommentartext"/>
      </w:pPr>
      <w:r>
        <w:rPr>
          <w:rStyle w:val="Kommentarzeichen"/>
        </w:rPr>
        <w:annotationRef/>
      </w:r>
      <w:r>
        <w:t>Dieser Abschnitt befasst sich nur mit den Entitäten des TopologyEdito</w:t>
      </w:r>
      <w:r w:rsidR="006233EC">
        <w:t>r</w:t>
      </w:r>
      <w:r>
        <w:t>, die</w:t>
      </w:r>
      <w:r w:rsidR="006233EC">
        <w:t xml:space="preserve"> für </w:t>
      </w:r>
      <w:r>
        <w:t xml:space="preserve"> das Plugin besonders relevanten sind.</w:t>
      </w:r>
    </w:p>
  </w:comment>
  <w:comment w:id="115" w:author="David Tsaava" w:date="2018-05-30T11:45:00Z" w:initials="DT">
    <w:p w14:paraId="40FF4253" w14:textId="47F649FE" w:rsidR="009B408E" w:rsidRDefault="009B408E">
      <w:pPr>
        <w:pStyle w:val="Kommentartext"/>
      </w:pPr>
      <w:r>
        <w:rPr>
          <w:rStyle w:val="Kommentarzeichen"/>
        </w:rPr>
        <w:annotationRef/>
      </w:r>
      <w:r>
        <w:t>???</w:t>
      </w:r>
    </w:p>
  </w:comment>
  <w:comment w:id="116" w:author="David Tsaava" w:date="2018-05-30T11:46:00Z" w:initials="DT">
    <w:p w14:paraId="6CA1B411" w14:textId="09B5B8C9" w:rsidR="009B408E" w:rsidRDefault="009B408E">
      <w:pPr>
        <w:pStyle w:val="Kommentartext"/>
      </w:pPr>
      <w:r>
        <w:rPr>
          <w:rStyle w:val="Kommentarzeichen"/>
        </w:rPr>
        <w:annotationRef/>
      </w:r>
      <w:r>
        <w:t>?</w:t>
      </w:r>
    </w:p>
  </w:comment>
  <w:comment w:id="121" w:author="David Tsaava" w:date="2018-05-30T11:48:00Z" w:initials="DT">
    <w:p w14:paraId="2948222B" w14:textId="4CD290EA" w:rsidR="009B408E" w:rsidRDefault="009B408E">
      <w:pPr>
        <w:pStyle w:val="Kommentartext"/>
      </w:pPr>
      <w:r>
        <w:rPr>
          <w:rStyle w:val="Kommentarzeichen"/>
        </w:rPr>
        <w:annotationRef/>
      </w:r>
      <w:r>
        <w:t>Event?</w:t>
      </w:r>
    </w:p>
  </w:comment>
  <w:comment w:id="122" w:author="David Tsaava" w:date="2018-05-30T11:49:00Z" w:initials="DT">
    <w:p w14:paraId="6B0BE796" w14:textId="575146C7" w:rsidR="009B408E" w:rsidRDefault="009B408E">
      <w:pPr>
        <w:pStyle w:val="Kommentartext"/>
      </w:pPr>
      <w:r>
        <w:rPr>
          <w:rStyle w:val="Kommentarzeichen"/>
        </w:rPr>
        <w:annotationRef/>
      </w:r>
      <w:r>
        <w:t>Registriert?</w:t>
      </w:r>
    </w:p>
  </w:comment>
  <w:comment w:id="123" w:author="David Tsaava" w:date="2018-05-30T11:51:00Z" w:initials="DT">
    <w:p w14:paraId="535874CE" w14:textId="3FCEA946" w:rsidR="009B408E" w:rsidRDefault="009B408E">
      <w:pPr>
        <w:pStyle w:val="Kommentartext"/>
      </w:pPr>
      <w:r>
        <w:rPr>
          <w:rStyle w:val="Kommentarzeichen"/>
        </w:rPr>
        <w:annotationRef/>
      </w:r>
      <w:r>
        <w:t>???</w:t>
      </w:r>
    </w:p>
  </w:comment>
  <w:comment w:id="124" w:author="David Tsaava" w:date="2018-05-30T11:50:00Z" w:initials="DT">
    <w:p w14:paraId="66BBAA77" w14:textId="6F63F76D" w:rsidR="009B408E" w:rsidRDefault="009B408E">
      <w:pPr>
        <w:pStyle w:val="Kommentartext"/>
      </w:pPr>
      <w:r>
        <w:rPr>
          <w:rStyle w:val="Kommentarzeichen"/>
        </w:rPr>
        <w:annotationRef/>
      </w:r>
      <w:r>
        <w:t>???</w:t>
      </w:r>
    </w:p>
  </w:comment>
  <w:comment w:id="130" w:author="David Tsaava" w:date="2018-05-30T13:31:00Z" w:initials="DT">
    <w:p w14:paraId="4D6C4AF7" w14:textId="1062020B" w:rsidR="009B408E" w:rsidRDefault="009B408E">
      <w:pPr>
        <w:pStyle w:val="Kommentartext"/>
      </w:pPr>
      <w:r>
        <w:rPr>
          <w:rStyle w:val="Kommentarzeichen"/>
        </w:rPr>
        <w:annotationRef/>
      </w:r>
      <w:r>
        <w:t>Du schreibst das immer noch mal mit Anführungszeichen, mal ohne… mach mal überall ohne…</w:t>
      </w:r>
    </w:p>
  </w:comment>
  <w:comment w:id="132" w:author="David Tsaava" w:date="2018-05-30T13:43:00Z" w:initials="DT">
    <w:p w14:paraId="448F2486" w14:textId="10556ECD" w:rsidR="009B408E" w:rsidRDefault="009B408E">
      <w:pPr>
        <w:pStyle w:val="Kommentartext"/>
      </w:pPr>
      <w:r>
        <w:rPr>
          <w:rStyle w:val="Kommentarzeichen"/>
        </w:rPr>
        <w:annotationRef/>
      </w:r>
      <w:r>
        <w:t>Kann weg</w:t>
      </w:r>
    </w:p>
  </w:comment>
  <w:comment w:id="134" w:author="David Tsaava" w:date="2018-05-30T15:21:00Z" w:initials="DT">
    <w:p w14:paraId="78DCED0E" w14:textId="609D53CB" w:rsidR="009B408E" w:rsidRDefault="009B408E">
      <w:pPr>
        <w:pStyle w:val="Kommentartext"/>
      </w:pPr>
      <w:r>
        <w:rPr>
          <w:rStyle w:val="Kommentarzeichen"/>
        </w:rPr>
        <w:annotationRef/>
      </w:r>
      <w:r>
        <w:t>Was ist gemeint?</w:t>
      </w:r>
    </w:p>
  </w:comment>
  <w:comment w:id="135" w:author="David Tsaava" w:date="2018-05-30T15:29:00Z" w:initials="DT">
    <w:p w14:paraId="61AB46F4" w14:textId="67DCD663" w:rsidR="009B408E" w:rsidRDefault="009B408E">
      <w:pPr>
        <w:pStyle w:val="Kommentartext"/>
      </w:pPr>
      <w:r>
        <w:t xml:space="preserve">Eventuell: </w:t>
      </w:r>
      <w:r>
        <w:rPr>
          <w:rStyle w:val="Kommentarzeichen"/>
        </w:rPr>
        <w:annotationRef/>
      </w:r>
      <w:r>
        <w:t>mittels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6C16A28" w15:done="0"/>
  <w15:commentEx w15:paraId="4FD9CB99" w15:done="0"/>
  <w15:commentEx w15:paraId="7581C464" w15:done="0"/>
  <w15:commentEx w15:paraId="66B240E2" w15:done="0"/>
  <w15:commentEx w15:paraId="6A7679A4" w15:done="0"/>
  <w15:commentEx w15:paraId="70E5A11C" w15:done="0"/>
  <w15:commentEx w15:paraId="19902F73" w15:done="0"/>
  <w15:commentEx w15:paraId="4CA81E46" w15:done="0"/>
  <w15:commentEx w15:paraId="40FF4253" w15:done="0"/>
  <w15:commentEx w15:paraId="6CA1B411" w15:done="0"/>
  <w15:commentEx w15:paraId="2948222B" w15:done="0"/>
  <w15:commentEx w15:paraId="6B0BE796" w15:done="0"/>
  <w15:commentEx w15:paraId="535874CE" w15:done="0"/>
  <w15:commentEx w15:paraId="66BBAA77" w15:done="0"/>
  <w15:commentEx w15:paraId="4D6C4AF7" w15:done="0"/>
  <w15:commentEx w15:paraId="448F2486" w15:done="0"/>
  <w15:commentEx w15:paraId="78DCED0E" w15:done="0"/>
  <w15:commentEx w15:paraId="61AB46F4"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32EEB7" w14:textId="77777777" w:rsidR="00B5557A" w:rsidRDefault="00B5557A">
      <w:r>
        <w:separator/>
      </w:r>
    </w:p>
  </w:endnote>
  <w:endnote w:type="continuationSeparator" w:id="0">
    <w:p w14:paraId="0625F449" w14:textId="77777777" w:rsidR="00B5557A" w:rsidRDefault="00B555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MR12">
    <w:altName w:val="Calibri"/>
    <w:panose1 w:val="00000000000000000000"/>
    <w:charset w:val="00"/>
    <w:family w:val="auto"/>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8154279"/>
      <w:docPartObj>
        <w:docPartGallery w:val="Page Numbers (Bottom of Page)"/>
        <w:docPartUnique/>
      </w:docPartObj>
    </w:sdtPr>
    <w:sdtEndPr/>
    <w:sdtContent>
      <w:p w14:paraId="54F6AF0C" w14:textId="25F5B762" w:rsidR="009B408E" w:rsidRDefault="009B408E">
        <w:pPr>
          <w:pStyle w:val="Fuzeile"/>
          <w:jc w:val="right"/>
        </w:pPr>
        <w:r>
          <w:fldChar w:fldCharType="begin"/>
        </w:r>
        <w:r>
          <w:instrText>PAGE   \* MERGEFORMAT</w:instrText>
        </w:r>
        <w:r>
          <w:fldChar w:fldCharType="separate"/>
        </w:r>
        <w:r w:rsidR="001A5BD7">
          <w:rPr>
            <w:noProof/>
          </w:rPr>
          <w:t>50</w:t>
        </w:r>
        <w:r>
          <w:fldChar w:fldCharType="end"/>
        </w:r>
      </w:p>
    </w:sdtContent>
  </w:sdt>
  <w:p w14:paraId="6A752F46" w14:textId="77777777" w:rsidR="009B408E" w:rsidRDefault="009B408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504BD0" w14:textId="77777777" w:rsidR="00B5557A" w:rsidRDefault="00B5557A">
      <w:r>
        <w:separator/>
      </w:r>
    </w:p>
  </w:footnote>
  <w:footnote w:type="continuationSeparator" w:id="0">
    <w:p w14:paraId="14894F68" w14:textId="77777777" w:rsidR="00B5557A" w:rsidRDefault="00B5557A">
      <w:r>
        <w:continuationSeparator/>
      </w:r>
    </w:p>
  </w:footnote>
  <w:footnote w:id="1">
    <w:p w14:paraId="34E21B3D" w14:textId="1B1E3D14" w:rsidR="009B408E" w:rsidRPr="00F80614" w:rsidRDefault="009B408E">
      <w:pPr>
        <w:pStyle w:val="Funotentext"/>
      </w:pPr>
      <w:r>
        <w:rPr>
          <w:rStyle w:val="Funotenzeichen"/>
        </w:rPr>
        <w:footnoteRef/>
      </w:r>
      <w:r>
        <w:t xml:space="preserve"> </w:t>
      </w:r>
      <w:r w:rsidRPr="00836C38">
        <w:rPr>
          <w:i/>
        </w:rPr>
        <w:t>Plugin</w:t>
      </w:r>
      <w:r>
        <w:t xml:space="preserve"> oder Add-on ist ein Softwaremodul in der Softwaretechnik, das eine bestehende Software erweitert, um </w:t>
      </w:r>
      <w:r w:rsidRPr="00F80614">
        <w:t>spezifische Aufgabe</w:t>
      </w:r>
      <w:r>
        <w:t>n</w:t>
      </w:r>
      <w:r w:rsidRPr="00F80614">
        <w:t xml:space="preserve"> zu</w:t>
      </w:r>
      <w:r>
        <w:t xml:space="preserve"> erledigen</w:t>
      </w:r>
      <w:r w:rsidRPr="00F80614">
        <w:t>.</w:t>
      </w:r>
    </w:p>
  </w:footnote>
  <w:footnote w:id="2">
    <w:p w14:paraId="6C802334" w14:textId="4DE343AE" w:rsidR="009B408E" w:rsidRPr="00DD16D5" w:rsidRDefault="009B408E">
      <w:pPr>
        <w:pStyle w:val="Funotentext"/>
      </w:pPr>
      <w:r>
        <w:rPr>
          <w:rStyle w:val="Funotenzeichen"/>
        </w:rPr>
        <w:footnoteRef/>
      </w:r>
      <w:r>
        <w:t xml:space="preserve"> </w:t>
      </w:r>
      <w:r w:rsidRPr="00DD16D5">
        <w:rPr>
          <w:i/>
        </w:rPr>
        <w:t>IRT</w:t>
      </w:r>
      <w:r>
        <w:rPr>
          <w:i/>
        </w:rPr>
        <w:t xml:space="preserve"> </w:t>
      </w:r>
      <w:r>
        <w:t xml:space="preserve">steht für </w:t>
      </w:r>
      <w:r w:rsidRPr="00DD16D5">
        <w:t>isochronous realtime</w:t>
      </w:r>
    </w:p>
  </w:footnote>
  <w:footnote w:id="3">
    <w:p w14:paraId="5732F997" w14:textId="0B3524E6" w:rsidR="009B408E" w:rsidRDefault="009B408E">
      <w:pPr>
        <w:pStyle w:val="Funotentext"/>
      </w:pPr>
      <w:r>
        <w:rPr>
          <w:rStyle w:val="Funotenzeichen"/>
        </w:rPr>
        <w:footnoteRef/>
      </w:r>
      <w:r>
        <w:t xml:space="preserve"> </w:t>
      </w:r>
      <w:r w:rsidRPr="00704C0F">
        <w:rPr>
          <w:i/>
        </w:rPr>
        <w:t>Performance</w:t>
      </w:r>
      <w:r>
        <w:t xml:space="preserve"> kennzeichnet die Leistungsfähigkeit eines Netzwerkes und dessen Komponenten </w:t>
      </w:r>
    </w:p>
  </w:footnote>
  <w:footnote w:id="4">
    <w:p w14:paraId="6C06DA6F" w14:textId="0F8E9C56" w:rsidR="009B408E" w:rsidRDefault="009B408E">
      <w:pPr>
        <w:pStyle w:val="Funotentext"/>
      </w:pPr>
      <w:r>
        <w:rPr>
          <w:rStyle w:val="Funotenzeichen"/>
        </w:rPr>
        <w:footnoteRef/>
      </w:r>
      <w:r>
        <w:t xml:space="preserve"> </w:t>
      </w:r>
      <w:r w:rsidRPr="00697417">
        <w:t xml:space="preserve">nennt man in </w:t>
      </w:r>
      <w:r>
        <w:t>Netzwerk</w:t>
      </w:r>
      <w:r w:rsidRPr="00697417">
        <w:t xml:space="preserve"> den Weg von einem Netzknoten zum nächsten</w:t>
      </w:r>
    </w:p>
  </w:footnote>
  <w:footnote w:id="5">
    <w:p w14:paraId="529D6F2E" w14:textId="37BD1584" w:rsidR="009B408E" w:rsidRDefault="009B408E">
      <w:pPr>
        <w:pStyle w:val="Funotentext"/>
      </w:pPr>
      <w:r>
        <w:rPr>
          <w:rStyle w:val="Funotenzeichen"/>
        </w:rPr>
        <w:footnoteRef/>
      </w:r>
      <w:r>
        <w:t xml:space="preserve"> </w:t>
      </w:r>
      <w:r w:rsidRPr="00EC7252">
        <w:t>Kupferkabel mit einem konzentrischen, elektrischen Leiter, der durch eine Isolierung in einem festen, mittigen Abstand zur Abschirmung gehalten wird</w:t>
      </w:r>
    </w:p>
  </w:footnote>
  <w:footnote w:id="6">
    <w:p w14:paraId="405A79C9" w14:textId="36E68034" w:rsidR="009B408E" w:rsidRDefault="009B408E">
      <w:pPr>
        <w:pStyle w:val="Funotentext"/>
      </w:pPr>
      <w:r>
        <w:rPr>
          <w:rStyle w:val="Funotenzeichen"/>
        </w:rPr>
        <w:footnoteRef/>
      </w:r>
      <w:r>
        <w:t xml:space="preserve"> </w:t>
      </w:r>
      <w:r w:rsidRPr="00EC7252">
        <w:rPr>
          <w:i/>
        </w:rPr>
        <w:t>Reflektionen</w:t>
      </w:r>
      <w:r w:rsidRPr="00EC7252">
        <w:t xml:space="preserve"> sind Wellen, die sich in beiden Richtungen auf der Übertragungsleitung fortpflanzen. So wie ein Echo.</w:t>
      </w:r>
    </w:p>
  </w:footnote>
  <w:footnote w:id="7">
    <w:p w14:paraId="332F8304" w14:textId="728F6CA8" w:rsidR="009B408E" w:rsidRDefault="009B408E">
      <w:pPr>
        <w:pStyle w:val="Funotentext"/>
      </w:pPr>
      <w:r>
        <w:rPr>
          <w:rStyle w:val="Funotenzeichen"/>
        </w:rPr>
        <w:footnoteRef/>
      </w:r>
      <w:r>
        <w:t xml:space="preserve"> </w:t>
      </w:r>
      <w:r w:rsidRPr="00B10961">
        <w:t>Verstärker für das empfangene Signal</w:t>
      </w:r>
    </w:p>
  </w:footnote>
  <w:footnote w:id="8">
    <w:p w14:paraId="69FE9D13" w14:textId="2E908EF8" w:rsidR="009B408E" w:rsidRDefault="009B408E">
      <w:pPr>
        <w:pStyle w:val="Funotentext"/>
      </w:pPr>
      <w:r>
        <w:rPr>
          <w:rStyle w:val="Funotenzeichen"/>
        </w:rPr>
        <w:footnoteRef/>
      </w:r>
      <w:r>
        <w:t xml:space="preserve"> </w:t>
      </w:r>
      <w:r w:rsidRPr="009E79F6">
        <w:t>Process Field Bus</w:t>
      </w:r>
    </w:p>
  </w:footnote>
  <w:footnote w:id="9">
    <w:p w14:paraId="70008D5B" w14:textId="1D970C72" w:rsidR="009B408E" w:rsidRDefault="009B408E">
      <w:pPr>
        <w:pStyle w:val="Funotentext"/>
      </w:pPr>
      <w:r>
        <w:rPr>
          <w:rStyle w:val="Funotenzeichen"/>
        </w:rPr>
        <w:footnoteRef/>
      </w:r>
      <w:r>
        <w:t xml:space="preserve"> </w:t>
      </w:r>
      <w:r w:rsidRPr="000B53B9">
        <w:t>Isochronous-Real-Time</w:t>
      </w:r>
    </w:p>
  </w:footnote>
  <w:footnote w:id="10">
    <w:p w14:paraId="1A2EFFBA" w14:textId="5295AC12" w:rsidR="009B408E" w:rsidRDefault="009B408E">
      <w:pPr>
        <w:pStyle w:val="Funotentext"/>
      </w:pPr>
      <w:r>
        <w:rPr>
          <w:rStyle w:val="Funotenzeichen"/>
        </w:rPr>
        <w:footnoteRef/>
      </w:r>
      <w:r>
        <w:t xml:space="preserve"> </w:t>
      </w:r>
      <w:r w:rsidRPr="000B53B9">
        <w:t>Die Profinet-Technologie wird von Siemens und den Mitgliedsfirmen der Profibus-Nutzerorganisation entwickelt. Profinet basiert auf Ethernet-TCP/IP und ergänzt die Profibus-Technologie für Anwendungen, bei denen schnelle Datenkommunikation über Ethernet-Netzwerke in Kombination mit industriellen IT-Funktionen gefordert wird.</w:t>
      </w:r>
    </w:p>
  </w:footnote>
  <w:footnote w:id="11">
    <w:p w14:paraId="57F4D506" w14:textId="77052345" w:rsidR="009B408E" w:rsidRDefault="009B408E">
      <w:pPr>
        <w:pStyle w:val="Funotentext"/>
      </w:pPr>
      <w:r>
        <w:rPr>
          <w:rStyle w:val="Funotenzeichen"/>
        </w:rPr>
        <w:footnoteRef/>
      </w:r>
      <w:r>
        <w:t xml:space="preserve"> FR steht für </w:t>
      </w:r>
      <w:r w:rsidRPr="000B48A1">
        <w:t>functional requirement</w:t>
      </w:r>
    </w:p>
  </w:footnote>
  <w:footnote w:id="12">
    <w:p w14:paraId="1F1FACD6" w14:textId="46483F7C" w:rsidR="009B408E" w:rsidRDefault="009B408E">
      <w:pPr>
        <w:pStyle w:val="Funotentext"/>
      </w:pPr>
      <w:r>
        <w:rPr>
          <w:rStyle w:val="Funotenzeichen"/>
        </w:rPr>
        <w:footnoteRef/>
      </w:r>
      <w:r>
        <w:t xml:space="preserve"> </w:t>
      </w:r>
      <w:r w:rsidRPr="00DA4C5C">
        <w:rPr>
          <w:i/>
        </w:rPr>
        <w:t>NFR</w:t>
      </w:r>
      <w:r>
        <w:t xml:space="preserve"> steht für nonfunctional</w:t>
      </w:r>
      <w:r w:rsidRPr="00DA4C5C">
        <w:t xml:space="preserve"> requirement</w:t>
      </w:r>
      <w:r>
        <w:t>s</w:t>
      </w:r>
    </w:p>
  </w:footnote>
  <w:footnote w:id="13">
    <w:p w14:paraId="78DFB8FE" w14:textId="1B2E0E2F" w:rsidR="009B408E" w:rsidRPr="0084014F" w:rsidRDefault="009B408E" w:rsidP="0084014F">
      <w:pPr>
        <w:pStyle w:val="Funotentext"/>
      </w:pPr>
      <w:r>
        <w:rPr>
          <w:rStyle w:val="Funotenzeichen"/>
        </w:rPr>
        <w:footnoteRef/>
      </w:r>
      <w:r>
        <w:t xml:space="preserve"> </w:t>
      </w:r>
      <w:r w:rsidRPr="0084014F">
        <w:t>ist eine Komponente   zur Darstellung von Web-Inhalten, z.B. HTML-Dateien mit JavaScript und CSS</w:t>
      </w:r>
    </w:p>
  </w:footnote>
  <w:footnote w:id="14">
    <w:p w14:paraId="663974F4" w14:textId="054B4569" w:rsidR="009B408E" w:rsidRDefault="009B408E">
      <w:pPr>
        <w:pStyle w:val="Funotentext"/>
      </w:pPr>
      <w:r>
        <w:rPr>
          <w:rStyle w:val="Funotenzeichen"/>
        </w:rPr>
        <w:footnoteRef/>
      </w:r>
      <w:r>
        <w:t xml:space="preserve"> </w:t>
      </w:r>
      <w:r w:rsidRPr="0073341D">
        <w:t>ist eine Komponente eines grafischen Fenstersystems</w:t>
      </w:r>
      <w:r>
        <w:t>.</w:t>
      </w:r>
    </w:p>
  </w:footnote>
  <w:footnote w:id="15">
    <w:p w14:paraId="0CE53E1D" w14:textId="6B2B8447" w:rsidR="009B408E" w:rsidRDefault="009B408E">
      <w:pPr>
        <w:pStyle w:val="Funotentext"/>
      </w:pPr>
      <w:r>
        <w:rPr>
          <w:rStyle w:val="Funotenzeichen"/>
        </w:rPr>
        <w:footnoteRef/>
      </w:r>
      <w:r>
        <w:t xml:space="preserve"> Mehr Info unter </w:t>
      </w:r>
      <w:r w:rsidRPr="00022662">
        <w:t>https://github.com/cloudsidekick</w:t>
      </w:r>
    </w:p>
  </w:footnote>
  <w:footnote w:id="16">
    <w:p w14:paraId="2703C25C" w14:textId="6DDAB140" w:rsidR="009B408E" w:rsidRDefault="009B408E">
      <w:pPr>
        <w:pStyle w:val="Funotentext"/>
      </w:pPr>
      <w:r>
        <w:rPr>
          <w:rStyle w:val="Funotenzeichen"/>
        </w:rPr>
        <w:footnoteRef/>
      </w:r>
      <w:r>
        <w:t xml:space="preserve"> </w:t>
      </w:r>
      <w:r w:rsidRPr="00FC69E1">
        <w:t>Das spezielle Werkzeug ist verantwortlich für die Verwaltung aller diagramlosen Werkzeuge</w:t>
      </w:r>
    </w:p>
  </w:footnote>
  <w:footnote w:id="17">
    <w:p w14:paraId="70D74480" w14:textId="6196359A" w:rsidR="009B408E" w:rsidRDefault="009B408E">
      <w:pPr>
        <w:pStyle w:val="Funotentext"/>
      </w:pPr>
      <w:r>
        <w:rPr>
          <w:rStyle w:val="Funotenzeichen"/>
        </w:rPr>
        <w:footnoteRef/>
      </w:r>
      <w:r>
        <w:t xml:space="preserve"> Steht für Representational State Transfer</w:t>
      </w:r>
    </w:p>
  </w:footnote>
  <w:footnote w:id="18">
    <w:p w14:paraId="4103B606" w14:textId="1E60F457" w:rsidR="009B408E" w:rsidRDefault="009B408E">
      <w:pPr>
        <w:pStyle w:val="Funotentext"/>
      </w:pPr>
      <w:r>
        <w:rPr>
          <w:rStyle w:val="Funotenzeichen"/>
        </w:rPr>
        <w:footnoteRef/>
      </w:r>
      <w:r>
        <w:t xml:space="preserve"> Steht für Simple Object Access Protocol: Protokoll zum Austausch strukturierter Informationen</w:t>
      </w:r>
    </w:p>
  </w:footnote>
  <w:footnote w:id="19">
    <w:p w14:paraId="02F4C7D4" w14:textId="7302822D" w:rsidR="009B408E" w:rsidRDefault="009B408E">
      <w:pPr>
        <w:pStyle w:val="Funotentext"/>
      </w:pPr>
      <w:r>
        <w:rPr>
          <w:rStyle w:val="Funotenzeichen"/>
        </w:rPr>
        <w:footnoteRef/>
      </w:r>
      <w:r>
        <w:t xml:space="preserve"> </w:t>
      </w:r>
      <w:r w:rsidRPr="00D25E01">
        <w:t>Uniform Resource Identifier</w:t>
      </w:r>
    </w:p>
  </w:footnote>
  <w:footnote w:id="20">
    <w:p w14:paraId="674481DC" w14:textId="157CA16F" w:rsidR="009B408E" w:rsidRDefault="009B408E">
      <w:pPr>
        <w:pStyle w:val="Funotentext"/>
      </w:pPr>
      <w:r>
        <w:rPr>
          <w:rStyle w:val="Funotenzeichen"/>
        </w:rPr>
        <w:footnoteRef/>
      </w:r>
      <w:r>
        <w:t xml:space="preserve"> Single Page Application</w:t>
      </w:r>
    </w:p>
  </w:footnote>
  <w:footnote w:id="21">
    <w:p w14:paraId="00C0B522" w14:textId="225AE9A2" w:rsidR="009B408E" w:rsidRDefault="009B408E">
      <w:pPr>
        <w:pStyle w:val="Funotentext"/>
      </w:pPr>
      <w:r>
        <w:rPr>
          <w:rStyle w:val="Funotenzeichen"/>
        </w:rPr>
        <w:footnoteRef/>
      </w:r>
      <w:r>
        <w:t xml:space="preserve"> </w:t>
      </w:r>
      <w:r w:rsidRPr="006725B3">
        <w:t>ist die Bezeichnung für ein Vorgehensmodell des Projekt- und Produktmanagements, insbesondere zur agilen Softwareentwicklung.</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83BCF" w14:textId="689FD737" w:rsidR="009B408E" w:rsidRPr="00B75D78" w:rsidRDefault="00B5557A" w:rsidP="00B75D78">
    <w:pPr>
      <w:pStyle w:val="Kopfzeile"/>
    </w:pPr>
    <w:r>
      <w:fldChar w:fldCharType="begin"/>
    </w:r>
    <w:r>
      <w:instrText xml:space="preserve"> STYLEREF  "Überschrift 1"  \* MERGEFORMAT </w:instrText>
    </w:r>
    <w:r>
      <w:fldChar w:fldCharType="separate"/>
    </w:r>
    <w:r w:rsidR="001A5BD7">
      <w:rPr>
        <w:noProof/>
      </w:rPr>
      <w:t>Realisierung</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F7376" w14:textId="3CD71965" w:rsidR="009B408E" w:rsidRDefault="009B408E">
    <w:pPr>
      <w:pStyle w:val="Kopfzeile"/>
      <w:rPr>
        <w:rFonts w:ascii="Arial" w:hAnsi="Arial"/>
      </w:rPr>
    </w:pPr>
    <w:r>
      <w:t>Erklärung der Kandidatin / des Kandidaten</w:t>
    </w:r>
    <w:r>
      <w:rPr>
        <w:rFonts w:ascii="Arial" w:hAnsi="Arial"/>
      </w:rPr>
      <w:tab/>
    </w:r>
    <w:r>
      <w:fldChar w:fldCharType="begin"/>
    </w:r>
    <w:r>
      <w:instrText xml:space="preserve"> PAGE </w:instrText>
    </w:r>
    <w:r>
      <w:fldChar w:fldCharType="separate"/>
    </w:r>
    <w:r w:rsidR="001A5BD7">
      <w:rPr>
        <w:noProof/>
      </w:rPr>
      <w:t>61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95832"/>
    <w:multiLevelType w:val="hybridMultilevel"/>
    <w:tmpl w:val="D7EC10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6495D9F"/>
    <w:multiLevelType w:val="hybridMultilevel"/>
    <w:tmpl w:val="40B003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D06A6B"/>
    <w:multiLevelType w:val="hybridMultilevel"/>
    <w:tmpl w:val="4CFA99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DEB340B"/>
    <w:multiLevelType w:val="hybridMultilevel"/>
    <w:tmpl w:val="327E95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E667FFA"/>
    <w:multiLevelType w:val="multilevel"/>
    <w:tmpl w:val="4CF0EF66"/>
    <w:lvl w:ilvl="0">
      <w:start w:val="1"/>
      <w:numFmt w:val="decimal"/>
      <w:pStyle w:val="berschrift1"/>
      <w:lvlText w:val="%1"/>
      <w:lvlJc w:val="left"/>
      <w:pPr>
        <w:tabs>
          <w:tab w:val="num" w:pos="432"/>
        </w:tabs>
        <w:ind w:left="432" w:hanging="432"/>
      </w:pPr>
      <w:rPr>
        <w:rFonts w:ascii="Times New Roman" w:hAnsi="Times New Roman" w:hint="default"/>
      </w:rPr>
    </w:lvl>
    <w:lvl w:ilvl="1">
      <w:start w:val="1"/>
      <w:numFmt w:val="decimal"/>
      <w:pStyle w:val="berschrift2"/>
      <w:lvlText w:val="%1.%2"/>
      <w:lvlJc w:val="left"/>
      <w:pPr>
        <w:tabs>
          <w:tab w:val="num" w:pos="576"/>
        </w:tabs>
        <w:ind w:left="576" w:hanging="576"/>
      </w:pPr>
      <w:rPr>
        <w:rFonts w:ascii="Times New Roman" w:hAnsi="Times New Roman" w:cs="Arial" w:hint="default"/>
      </w:rPr>
    </w:lvl>
    <w:lvl w:ilvl="2">
      <w:start w:val="1"/>
      <w:numFmt w:val="decimal"/>
      <w:pStyle w:val="berschrift3"/>
      <w:lvlText w:val="%1.%2.%3"/>
      <w:lvlJc w:val="left"/>
      <w:pPr>
        <w:tabs>
          <w:tab w:val="num" w:pos="720"/>
        </w:tabs>
        <w:ind w:left="720" w:hanging="720"/>
      </w:pPr>
      <w:rPr>
        <w:rFonts w:ascii="Times New Roman" w:hAnsi="Times New Roman" w:hint="default"/>
        <w:i w:val="0"/>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5" w15:restartNumberingAfterBreak="0">
    <w:nsid w:val="10B22E56"/>
    <w:multiLevelType w:val="hybridMultilevel"/>
    <w:tmpl w:val="A3C09F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72A56E0"/>
    <w:multiLevelType w:val="hybridMultilevel"/>
    <w:tmpl w:val="3D72A7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7D8007A"/>
    <w:multiLevelType w:val="hybridMultilevel"/>
    <w:tmpl w:val="FD58CC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A526AF9"/>
    <w:multiLevelType w:val="hybridMultilevel"/>
    <w:tmpl w:val="72E097A8"/>
    <w:lvl w:ilvl="0" w:tplc="4C6654D8">
      <w:start w:val="11"/>
      <w:numFmt w:val="bullet"/>
      <w:lvlText w:val="-"/>
      <w:lvlJc w:val="left"/>
      <w:pPr>
        <w:ind w:left="720" w:hanging="360"/>
      </w:pPr>
      <w:rPr>
        <w:rFonts w:ascii="Times New Roman" w:eastAsia="Times New Roman" w:hAnsi="Times New Roman" w:cs="Times New Roman" w:hint="default"/>
        <w:b/>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C620B76"/>
    <w:multiLevelType w:val="hybridMultilevel"/>
    <w:tmpl w:val="6B3EA9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D9E7733"/>
    <w:multiLevelType w:val="hybridMultilevel"/>
    <w:tmpl w:val="6F3481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DBE3A12"/>
    <w:multiLevelType w:val="hybridMultilevel"/>
    <w:tmpl w:val="F93065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F430131"/>
    <w:multiLevelType w:val="hybridMultilevel"/>
    <w:tmpl w:val="6F4424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33F55A3"/>
    <w:multiLevelType w:val="hybridMultilevel"/>
    <w:tmpl w:val="915602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881206A"/>
    <w:multiLevelType w:val="hybridMultilevel"/>
    <w:tmpl w:val="4210E3D8"/>
    <w:lvl w:ilvl="0" w:tplc="24344194">
      <w:start w:val="11"/>
      <w:numFmt w:val="bullet"/>
      <w:lvlText w:val="-"/>
      <w:lvlJc w:val="left"/>
      <w:pPr>
        <w:ind w:left="720" w:hanging="360"/>
      </w:pPr>
      <w:rPr>
        <w:rFonts w:ascii="Times New Roman" w:eastAsia="Times New Roman" w:hAnsi="Times New Roman" w:cs="Times New Roman" w:hint="default"/>
        <w:b/>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B25647F"/>
    <w:multiLevelType w:val="hybridMultilevel"/>
    <w:tmpl w:val="49E65F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E13478A"/>
    <w:multiLevelType w:val="hybridMultilevel"/>
    <w:tmpl w:val="74D6DB64"/>
    <w:lvl w:ilvl="0" w:tplc="C3C85744">
      <w:start w:val="1"/>
      <w:numFmt w:val="bullet"/>
      <w:pStyle w:val="Liste"/>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FE065FA"/>
    <w:multiLevelType w:val="hybridMultilevel"/>
    <w:tmpl w:val="B3322C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26807CE"/>
    <w:multiLevelType w:val="hybridMultilevel"/>
    <w:tmpl w:val="C0703FD4"/>
    <w:lvl w:ilvl="0" w:tplc="06566B0A">
      <w:start w:val="1"/>
      <w:numFmt w:val="decimal"/>
      <w:pStyle w:val="NummerierteListe"/>
      <w:lvlText w:val="%1."/>
      <w:lvlJc w:val="left"/>
      <w:pPr>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9" w15:restartNumberingAfterBreak="0">
    <w:nsid w:val="34671C58"/>
    <w:multiLevelType w:val="hybridMultilevel"/>
    <w:tmpl w:val="0520F9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A481F63"/>
    <w:multiLevelType w:val="hybridMultilevel"/>
    <w:tmpl w:val="91ACE0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A306566"/>
    <w:multiLevelType w:val="hybridMultilevel"/>
    <w:tmpl w:val="6C4CF986"/>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2" w15:restartNumberingAfterBreak="0">
    <w:nsid w:val="4DCA7BD4"/>
    <w:multiLevelType w:val="hybridMultilevel"/>
    <w:tmpl w:val="AB0EC8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E1825DB"/>
    <w:multiLevelType w:val="hybridMultilevel"/>
    <w:tmpl w:val="02AE0A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F570EDA"/>
    <w:multiLevelType w:val="hybridMultilevel"/>
    <w:tmpl w:val="FCCA7B86"/>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25" w15:restartNumberingAfterBreak="0">
    <w:nsid w:val="5BB60C6D"/>
    <w:multiLevelType w:val="hybridMultilevel"/>
    <w:tmpl w:val="FE300C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E4C6428"/>
    <w:multiLevelType w:val="hybridMultilevel"/>
    <w:tmpl w:val="DE7CE7A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7" w15:restartNumberingAfterBreak="0">
    <w:nsid w:val="6325527A"/>
    <w:multiLevelType w:val="hybridMultilevel"/>
    <w:tmpl w:val="8DD842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4320C34"/>
    <w:multiLevelType w:val="hybridMultilevel"/>
    <w:tmpl w:val="A7A04D5E"/>
    <w:lvl w:ilvl="0" w:tplc="7334FE98">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BEB6A5D"/>
    <w:multiLevelType w:val="hybridMultilevel"/>
    <w:tmpl w:val="09DE00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C246CD1"/>
    <w:multiLevelType w:val="hybridMultilevel"/>
    <w:tmpl w:val="B9323164"/>
    <w:lvl w:ilvl="0" w:tplc="82243EE8">
      <w:start w:val="11"/>
      <w:numFmt w:val="bullet"/>
      <w:lvlText w:val="-"/>
      <w:lvlJc w:val="left"/>
      <w:pPr>
        <w:ind w:left="720" w:hanging="360"/>
      </w:pPr>
      <w:rPr>
        <w:rFonts w:ascii="Times New Roman" w:eastAsia="Times New Roman" w:hAnsi="Times New Roman" w:cs="Times New Roman" w:hint="default"/>
        <w:b/>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D942384"/>
    <w:multiLevelType w:val="hybridMultilevel"/>
    <w:tmpl w:val="7496FEB2"/>
    <w:lvl w:ilvl="0" w:tplc="C13EDD1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F2702AA"/>
    <w:multiLevelType w:val="hybridMultilevel"/>
    <w:tmpl w:val="8280F2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1B57010"/>
    <w:multiLevelType w:val="hybridMultilevel"/>
    <w:tmpl w:val="C97040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2B31000"/>
    <w:multiLevelType w:val="hybridMultilevel"/>
    <w:tmpl w:val="2C38DF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A9A307E"/>
    <w:multiLevelType w:val="hybridMultilevel"/>
    <w:tmpl w:val="3BE2DED2"/>
    <w:lvl w:ilvl="0" w:tplc="780E4520">
      <w:start w:val="11"/>
      <w:numFmt w:val="bullet"/>
      <w:lvlText w:val="-"/>
      <w:lvlJc w:val="left"/>
      <w:pPr>
        <w:ind w:left="720" w:hanging="360"/>
      </w:pPr>
      <w:rPr>
        <w:rFonts w:ascii="Times New Roman" w:eastAsia="Times New Roman" w:hAnsi="Times New Roman" w:cs="Times New Roman" w:hint="default"/>
        <w:b/>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D3C4B3F"/>
    <w:multiLevelType w:val="hybridMultilevel"/>
    <w:tmpl w:val="214492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D7E0D8D"/>
    <w:multiLevelType w:val="hybridMultilevel"/>
    <w:tmpl w:val="1EF61A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E891C61"/>
    <w:multiLevelType w:val="hybridMultilevel"/>
    <w:tmpl w:val="A89CD338"/>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num w:numId="1">
    <w:abstractNumId w:val="4"/>
  </w:num>
  <w:num w:numId="2">
    <w:abstractNumId w:val="18"/>
  </w:num>
  <w:num w:numId="3">
    <w:abstractNumId w:val="28"/>
  </w:num>
  <w:num w:numId="4">
    <w:abstractNumId w:val="16"/>
  </w:num>
  <w:num w:numId="5">
    <w:abstractNumId w:val="21"/>
  </w:num>
  <w:num w:numId="6">
    <w:abstractNumId w:val="0"/>
  </w:num>
  <w:num w:numId="7">
    <w:abstractNumId w:val="32"/>
  </w:num>
  <w:num w:numId="8">
    <w:abstractNumId w:val="3"/>
  </w:num>
  <w:num w:numId="9">
    <w:abstractNumId w:val="27"/>
  </w:num>
  <w:num w:numId="10">
    <w:abstractNumId w:val="11"/>
  </w:num>
  <w:num w:numId="11">
    <w:abstractNumId w:val="13"/>
  </w:num>
  <w:num w:numId="12">
    <w:abstractNumId w:val="1"/>
  </w:num>
  <w:num w:numId="13">
    <w:abstractNumId w:val="25"/>
  </w:num>
  <w:num w:numId="14">
    <w:abstractNumId w:val="20"/>
  </w:num>
  <w:num w:numId="15">
    <w:abstractNumId w:val="23"/>
  </w:num>
  <w:num w:numId="16">
    <w:abstractNumId w:val="12"/>
  </w:num>
  <w:num w:numId="17">
    <w:abstractNumId w:val="36"/>
  </w:num>
  <w:num w:numId="18">
    <w:abstractNumId w:val="26"/>
  </w:num>
  <w:num w:numId="19">
    <w:abstractNumId w:val="29"/>
  </w:num>
  <w:num w:numId="20">
    <w:abstractNumId w:val="10"/>
  </w:num>
  <w:num w:numId="21">
    <w:abstractNumId w:val="5"/>
  </w:num>
  <w:num w:numId="22">
    <w:abstractNumId w:val="22"/>
  </w:num>
  <w:num w:numId="23">
    <w:abstractNumId w:val="24"/>
  </w:num>
  <w:num w:numId="24">
    <w:abstractNumId w:val="17"/>
  </w:num>
  <w:num w:numId="25">
    <w:abstractNumId w:val="2"/>
  </w:num>
  <w:num w:numId="26">
    <w:abstractNumId w:val="37"/>
  </w:num>
  <w:num w:numId="27">
    <w:abstractNumId w:val="34"/>
  </w:num>
  <w:num w:numId="28">
    <w:abstractNumId w:val="15"/>
  </w:num>
  <w:num w:numId="29">
    <w:abstractNumId w:val="9"/>
  </w:num>
  <w:num w:numId="30">
    <w:abstractNumId w:val="33"/>
  </w:num>
  <w:num w:numId="31">
    <w:abstractNumId w:val="31"/>
  </w:num>
  <w:num w:numId="32">
    <w:abstractNumId w:val="6"/>
  </w:num>
  <w:num w:numId="33">
    <w:abstractNumId w:val="38"/>
  </w:num>
  <w:num w:numId="34">
    <w:abstractNumId w:val="19"/>
  </w:num>
  <w:num w:numId="35">
    <w:abstractNumId w:val="7"/>
  </w:num>
  <w:num w:numId="36">
    <w:abstractNumId w:val="8"/>
  </w:num>
  <w:num w:numId="37">
    <w:abstractNumId w:val="35"/>
  </w:num>
  <w:num w:numId="38">
    <w:abstractNumId w:val="14"/>
  </w:num>
  <w:num w:numId="39">
    <w:abstractNumId w:val="30"/>
  </w:num>
  <w:numIdMacAtCleanup w:val="34"/>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hislain Zeleu">
    <w15:presenceInfo w15:providerId="AD" w15:userId="S-1-5-21-1451388413-3727164234-794746174-4225"/>
  </w15:person>
  <w15:person w15:author="David Tsaava">
    <w15:presenceInfo w15:providerId="AD" w15:userId="S-1-5-21-1451388413-3727164234-794746174-11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6" w:nlCheck="1" w:checkStyle="0"/>
  <w:activeWritingStyle w:appName="MSWord" w:lang="en-US" w:vendorID="64" w:dllVersion="6" w:nlCheck="1" w:checkStyle="1"/>
  <w:activeWritingStyle w:appName="MSWord" w:lang="en-GB" w:vendorID="64" w:dllVersion="6" w:nlCheck="1" w:checkStyle="1"/>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de-DE" w:vendorID="64" w:dllVersion="131078" w:nlCheck="1" w:checkStyle="0"/>
  <w:activeWritingStyle w:appName="MSWord" w:lang="en-GB" w:vendorID="64" w:dllVersion="131078" w:nlCheck="1" w:checkStyle="1"/>
  <w:activeWritingStyle w:appName="MSWord" w:lang="en-US" w:vendorID="64" w:dllVersion="131078" w:nlCheck="1" w:checkStyle="1"/>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trackRevisions/>
  <w:defaultTabStop w:val="709"/>
  <w:autoHyphenation/>
  <w:consecutiveHyphenLimit w:val="2"/>
  <w:hyphenationZone w:val="425"/>
  <w:drawingGridHorizontalSpacing w:val="100"/>
  <w:displayHorizontalDrawingGridEvery w:val="2"/>
  <w:displayVerticalDrawingGridEvery w:val="2"/>
  <w:characterSpacingControl w:val="doNotCompress"/>
  <w:hdrShapeDefaults>
    <o:shapedefaults v:ext="edit" spidmax="2049">
      <o:colormru v:ext="edit" colors="#183a8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3B5D"/>
    <w:rsid w:val="000020EB"/>
    <w:rsid w:val="00002A65"/>
    <w:rsid w:val="00002ABF"/>
    <w:rsid w:val="000037AA"/>
    <w:rsid w:val="0000460B"/>
    <w:rsid w:val="00004C00"/>
    <w:rsid w:val="00004E09"/>
    <w:rsid w:val="000067C0"/>
    <w:rsid w:val="000121AE"/>
    <w:rsid w:val="000153FE"/>
    <w:rsid w:val="00016CB0"/>
    <w:rsid w:val="00016EA7"/>
    <w:rsid w:val="00022662"/>
    <w:rsid w:val="00023668"/>
    <w:rsid w:val="00023E15"/>
    <w:rsid w:val="00024C5A"/>
    <w:rsid w:val="000252AD"/>
    <w:rsid w:val="00025EAB"/>
    <w:rsid w:val="00026D0D"/>
    <w:rsid w:val="00026DC0"/>
    <w:rsid w:val="00026F7A"/>
    <w:rsid w:val="0002756A"/>
    <w:rsid w:val="000316AD"/>
    <w:rsid w:val="000322EF"/>
    <w:rsid w:val="0003284B"/>
    <w:rsid w:val="00034D92"/>
    <w:rsid w:val="00035ABF"/>
    <w:rsid w:val="00040599"/>
    <w:rsid w:val="00041408"/>
    <w:rsid w:val="00050123"/>
    <w:rsid w:val="00053584"/>
    <w:rsid w:val="0005586A"/>
    <w:rsid w:val="00057703"/>
    <w:rsid w:val="000607DE"/>
    <w:rsid w:val="000607E5"/>
    <w:rsid w:val="00060875"/>
    <w:rsid w:val="00065852"/>
    <w:rsid w:val="00067105"/>
    <w:rsid w:val="00067AAA"/>
    <w:rsid w:val="0007066B"/>
    <w:rsid w:val="000717A2"/>
    <w:rsid w:val="000730EB"/>
    <w:rsid w:val="00074640"/>
    <w:rsid w:val="000749B5"/>
    <w:rsid w:val="00074BFF"/>
    <w:rsid w:val="0007535A"/>
    <w:rsid w:val="00075BB7"/>
    <w:rsid w:val="00076C7F"/>
    <w:rsid w:val="00082880"/>
    <w:rsid w:val="000906D6"/>
    <w:rsid w:val="00093AEE"/>
    <w:rsid w:val="00094704"/>
    <w:rsid w:val="00094AD1"/>
    <w:rsid w:val="00094AEA"/>
    <w:rsid w:val="00095A7C"/>
    <w:rsid w:val="00096763"/>
    <w:rsid w:val="000A28AB"/>
    <w:rsid w:val="000A2CD0"/>
    <w:rsid w:val="000A639F"/>
    <w:rsid w:val="000A7EAC"/>
    <w:rsid w:val="000B0401"/>
    <w:rsid w:val="000B067B"/>
    <w:rsid w:val="000B20C4"/>
    <w:rsid w:val="000B430F"/>
    <w:rsid w:val="000B48A1"/>
    <w:rsid w:val="000B53B9"/>
    <w:rsid w:val="000C48D1"/>
    <w:rsid w:val="000C624E"/>
    <w:rsid w:val="000C78C4"/>
    <w:rsid w:val="000D11A3"/>
    <w:rsid w:val="000D66F3"/>
    <w:rsid w:val="000E1147"/>
    <w:rsid w:val="000E191D"/>
    <w:rsid w:val="000E1A37"/>
    <w:rsid w:val="000E1F00"/>
    <w:rsid w:val="000E202F"/>
    <w:rsid w:val="000E2431"/>
    <w:rsid w:val="000E2E0C"/>
    <w:rsid w:val="000E4B52"/>
    <w:rsid w:val="000E4B57"/>
    <w:rsid w:val="000E546A"/>
    <w:rsid w:val="000E5904"/>
    <w:rsid w:val="000E5E65"/>
    <w:rsid w:val="000E67EE"/>
    <w:rsid w:val="000F4707"/>
    <w:rsid w:val="000F4C85"/>
    <w:rsid w:val="000F4F3A"/>
    <w:rsid w:val="00100E67"/>
    <w:rsid w:val="0010138F"/>
    <w:rsid w:val="0010267C"/>
    <w:rsid w:val="00106431"/>
    <w:rsid w:val="00113F0C"/>
    <w:rsid w:val="00115F6E"/>
    <w:rsid w:val="00116771"/>
    <w:rsid w:val="00117AFD"/>
    <w:rsid w:val="001259C2"/>
    <w:rsid w:val="00125E45"/>
    <w:rsid w:val="00125F34"/>
    <w:rsid w:val="0012600F"/>
    <w:rsid w:val="00126DF7"/>
    <w:rsid w:val="00127189"/>
    <w:rsid w:val="0013101A"/>
    <w:rsid w:val="0013357D"/>
    <w:rsid w:val="00134E21"/>
    <w:rsid w:val="00136BB2"/>
    <w:rsid w:val="00137E18"/>
    <w:rsid w:val="001437EA"/>
    <w:rsid w:val="00143FF7"/>
    <w:rsid w:val="001441AB"/>
    <w:rsid w:val="00144D8C"/>
    <w:rsid w:val="00147862"/>
    <w:rsid w:val="00152896"/>
    <w:rsid w:val="001529AD"/>
    <w:rsid w:val="0015313B"/>
    <w:rsid w:val="0015387F"/>
    <w:rsid w:val="00153D9F"/>
    <w:rsid w:val="001547AA"/>
    <w:rsid w:val="001549BC"/>
    <w:rsid w:val="00155C6E"/>
    <w:rsid w:val="00155F17"/>
    <w:rsid w:val="00157514"/>
    <w:rsid w:val="0016267D"/>
    <w:rsid w:val="00163B6D"/>
    <w:rsid w:val="00167565"/>
    <w:rsid w:val="00170B87"/>
    <w:rsid w:val="001821FD"/>
    <w:rsid w:val="00182222"/>
    <w:rsid w:val="00184BB7"/>
    <w:rsid w:val="00187FEE"/>
    <w:rsid w:val="001905B8"/>
    <w:rsid w:val="0019179E"/>
    <w:rsid w:val="00192D95"/>
    <w:rsid w:val="00193728"/>
    <w:rsid w:val="00194FB0"/>
    <w:rsid w:val="00196AD0"/>
    <w:rsid w:val="00197211"/>
    <w:rsid w:val="001A23BB"/>
    <w:rsid w:val="001A4F03"/>
    <w:rsid w:val="001A5BD7"/>
    <w:rsid w:val="001A6357"/>
    <w:rsid w:val="001A7CA8"/>
    <w:rsid w:val="001B09B5"/>
    <w:rsid w:val="001B18E7"/>
    <w:rsid w:val="001B2BD7"/>
    <w:rsid w:val="001B2D1A"/>
    <w:rsid w:val="001B4EA0"/>
    <w:rsid w:val="001B50DE"/>
    <w:rsid w:val="001C249B"/>
    <w:rsid w:val="001D234F"/>
    <w:rsid w:val="001D246D"/>
    <w:rsid w:val="001D3C17"/>
    <w:rsid w:val="001D4AC4"/>
    <w:rsid w:val="001E02D3"/>
    <w:rsid w:val="001E44FB"/>
    <w:rsid w:val="001E4540"/>
    <w:rsid w:val="001E689F"/>
    <w:rsid w:val="001F13B4"/>
    <w:rsid w:val="001F1F8B"/>
    <w:rsid w:val="001F24E3"/>
    <w:rsid w:val="001F57A4"/>
    <w:rsid w:val="001F7D68"/>
    <w:rsid w:val="00200B78"/>
    <w:rsid w:val="0020101D"/>
    <w:rsid w:val="00204085"/>
    <w:rsid w:val="0020446A"/>
    <w:rsid w:val="00206654"/>
    <w:rsid w:val="002067BE"/>
    <w:rsid w:val="00207CCB"/>
    <w:rsid w:val="00211E7F"/>
    <w:rsid w:val="0021712A"/>
    <w:rsid w:val="002179BA"/>
    <w:rsid w:val="0022035D"/>
    <w:rsid w:val="00222B76"/>
    <w:rsid w:val="00226355"/>
    <w:rsid w:val="00227951"/>
    <w:rsid w:val="00231DB6"/>
    <w:rsid w:val="00235B4C"/>
    <w:rsid w:val="00235E17"/>
    <w:rsid w:val="00236EAC"/>
    <w:rsid w:val="00243295"/>
    <w:rsid w:val="0024419D"/>
    <w:rsid w:val="00244D9F"/>
    <w:rsid w:val="002452E6"/>
    <w:rsid w:val="00251CFC"/>
    <w:rsid w:val="0025636D"/>
    <w:rsid w:val="00256F70"/>
    <w:rsid w:val="00257EEF"/>
    <w:rsid w:val="00265526"/>
    <w:rsid w:val="00265EF6"/>
    <w:rsid w:val="00270D51"/>
    <w:rsid w:val="0027263E"/>
    <w:rsid w:val="00272E8E"/>
    <w:rsid w:val="002807A0"/>
    <w:rsid w:val="002823BA"/>
    <w:rsid w:val="00287C35"/>
    <w:rsid w:val="00291EC7"/>
    <w:rsid w:val="0029356E"/>
    <w:rsid w:val="002947E5"/>
    <w:rsid w:val="002953B1"/>
    <w:rsid w:val="00296BF4"/>
    <w:rsid w:val="00297B07"/>
    <w:rsid w:val="002A076C"/>
    <w:rsid w:val="002A0FF8"/>
    <w:rsid w:val="002A1E05"/>
    <w:rsid w:val="002A5E04"/>
    <w:rsid w:val="002A7573"/>
    <w:rsid w:val="002A7B10"/>
    <w:rsid w:val="002B1A37"/>
    <w:rsid w:val="002B5CD2"/>
    <w:rsid w:val="002B609A"/>
    <w:rsid w:val="002B7997"/>
    <w:rsid w:val="002C1197"/>
    <w:rsid w:val="002C41D6"/>
    <w:rsid w:val="002C4287"/>
    <w:rsid w:val="002C4C4A"/>
    <w:rsid w:val="002C730D"/>
    <w:rsid w:val="002C777F"/>
    <w:rsid w:val="002D00AA"/>
    <w:rsid w:val="002D2921"/>
    <w:rsid w:val="002D3AC9"/>
    <w:rsid w:val="002D5728"/>
    <w:rsid w:val="002D5A7B"/>
    <w:rsid w:val="002D6E2F"/>
    <w:rsid w:val="002D6F71"/>
    <w:rsid w:val="002D7A77"/>
    <w:rsid w:val="002E238E"/>
    <w:rsid w:val="002E5E12"/>
    <w:rsid w:val="002E617E"/>
    <w:rsid w:val="002E741C"/>
    <w:rsid w:val="002E7C04"/>
    <w:rsid w:val="002F0D49"/>
    <w:rsid w:val="00300267"/>
    <w:rsid w:val="0030214C"/>
    <w:rsid w:val="00306A73"/>
    <w:rsid w:val="003071B3"/>
    <w:rsid w:val="003103A6"/>
    <w:rsid w:val="00311292"/>
    <w:rsid w:val="0031469D"/>
    <w:rsid w:val="003148EF"/>
    <w:rsid w:val="00315F41"/>
    <w:rsid w:val="00316F31"/>
    <w:rsid w:val="003223D8"/>
    <w:rsid w:val="00323240"/>
    <w:rsid w:val="003242FF"/>
    <w:rsid w:val="00324721"/>
    <w:rsid w:val="00324B49"/>
    <w:rsid w:val="00325427"/>
    <w:rsid w:val="00327AE0"/>
    <w:rsid w:val="003343B3"/>
    <w:rsid w:val="00337078"/>
    <w:rsid w:val="0033771A"/>
    <w:rsid w:val="0034056E"/>
    <w:rsid w:val="00340813"/>
    <w:rsid w:val="00340BC2"/>
    <w:rsid w:val="00344E13"/>
    <w:rsid w:val="00357385"/>
    <w:rsid w:val="00357506"/>
    <w:rsid w:val="0036268D"/>
    <w:rsid w:val="00363BA5"/>
    <w:rsid w:val="00364F6C"/>
    <w:rsid w:val="00367D86"/>
    <w:rsid w:val="00376109"/>
    <w:rsid w:val="003766DB"/>
    <w:rsid w:val="00377C80"/>
    <w:rsid w:val="00377E3C"/>
    <w:rsid w:val="00381565"/>
    <w:rsid w:val="003835C6"/>
    <w:rsid w:val="0038619B"/>
    <w:rsid w:val="00386257"/>
    <w:rsid w:val="003875F3"/>
    <w:rsid w:val="00387F7B"/>
    <w:rsid w:val="0039029B"/>
    <w:rsid w:val="00394312"/>
    <w:rsid w:val="003A098E"/>
    <w:rsid w:val="003A54B8"/>
    <w:rsid w:val="003A74DB"/>
    <w:rsid w:val="003A7DE0"/>
    <w:rsid w:val="003B1CA6"/>
    <w:rsid w:val="003B3CA0"/>
    <w:rsid w:val="003B4AAC"/>
    <w:rsid w:val="003B6E0D"/>
    <w:rsid w:val="003C0C09"/>
    <w:rsid w:val="003C217D"/>
    <w:rsid w:val="003C229F"/>
    <w:rsid w:val="003C2833"/>
    <w:rsid w:val="003C37AE"/>
    <w:rsid w:val="003C5C5D"/>
    <w:rsid w:val="003C5F76"/>
    <w:rsid w:val="003D0F2D"/>
    <w:rsid w:val="003E0D04"/>
    <w:rsid w:val="003E48F0"/>
    <w:rsid w:val="003E7D62"/>
    <w:rsid w:val="003F1886"/>
    <w:rsid w:val="003F41DB"/>
    <w:rsid w:val="003F51BF"/>
    <w:rsid w:val="00401DA7"/>
    <w:rsid w:val="0040479E"/>
    <w:rsid w:val="00413120"/>
    <w:rsid w:val="00415268"/>
    <w:rsid w:val="00416117"/>
    <w:rsid w:val="0041662A"/>
    <w:rsid w:val="00420C8C"/>
    <w:rsid w:val="004212DE"/>
    <w:rsid w:val="004213F9"/>
    <w:rsid w:val="00424038"/>
    <w:rsid w:val="00424E00"/>
    <w:rsid w:val="0042724B"/>
    <w:rsid w:val="00431A19"/>
    <w:rsid w:val="00432443"/>
    <w:rsid w:val="00433CA4"/>
    <w:rsid w:val="00434FE4"/>
    <w:rsid w:val="004418EB"/>
    <w:rsid w:val="004430CB"/>
    <w:rsid w:val="0044421C"/>
    <w:rsid w:val="004449A2"/>
    <w:rsid w:val="00446345"/>
    <w:rsid w:val="00446629"/>
    <w:rsid w:val="0044713D"/>
    <w:rsid w:val="00450CA0"/>
    <w:rsid w:val="00450CF4"/>
    <w:rsid w:val="004513D8"/>
    <w:rsid w:val="004545EB"/>
    <w:rsid w:val="00454EFA"/>
    <w:rsid w:val="00456CC8"/>
    <w:rsid w:val="0045716A"/>
    <w:rsid w:val="0046001C"/>
    <w:rsid w:val="004625FA"/>
    <w:rsid w:val="00464A7C"/>
    <w:rsid w:val="00466E90"/>
    <w:rsid w:val="00467CCC"/>
    <w:rsid w:val="004719DD"/>
    <w:rsid w:val="00472E8E"/>
    <w:rsid w:val="00473AE1"/>
    <w:rsid w:val="00474D6B"/>
    <w:rsid w:val="00475642"/>
    <w:rsid w:val="00475E13"/>
    <w:rsid w:val="00475FBA"/>
    <w:rsid w:val="004779BF"/>
    <w:rsid w:val="00480073"/>
    <w:rsid w:val="004809AE"/>
    <w:rsid w:val="00480EDF"/>
    <w:rsid w:val="004864B8"/>
    <w:rsid w:val="004879F4"/>
    <w:rsid w:val="00491407"/>
    <w:rsid w:val="004949CE"/>
    <w:rsid w:val="00494BD9"/>
    <w:rsid w:val="004958BE"/>
    <w:rsid w:val="004A206C"/>
    <w:rsid w:val="004A3437"/>
    <w:rsid w:val="004B5124"/>
    <w:rsid w:val="004B5E16"/>
    <w:rsid w:val="004B65DD"/>
    <w:rsid w:val="004C2582"/>
    <w:rsid w:val="004C2800"/>
    <w:rsid w:val="004C5DCD"/>
    <w:rsid w:val="004C77AD"/>
    <w:rsid w:val="004D25FB"/>
    <w:rsid w:val="004D5363"/>
    <w:rsid w:val="004D6314"/>
    <w:rsid w:val="004D7709"/>
    <w:rsid w:val="004E0522"/>
    <w:rsid w:val="004E1F94"/>
    <w:rsid w:val="004E35CB"/>
    <w:rsid w:val="004E5CA9"/>
    <w:rsid w:val="004E5CAF"/>
    <w:rsid w:val="004F07C1"/>
    <w:rsid w:val="004F3BD4"/>
    <w:rsid w:val="004F4786"/>
    <w:rsid w:val="004F6482"/>
    <w:rsid w:val="004F7B1F"/>
    <w:rsid w:val="00500C81"/>
    <w:rsid w:val="005061DB"/>
    <w:rsid w:val="00510A5A"/>
    <w:rsid w:val="00511478"/>
    <w:rsid w:val="00511D14"/>
    <w:rsid w:val="00511F6B"/>
    <w:rsid w:val="0051331E"/>
    <w:rsid w:val="00513834"/>
    <w:rsid w:val="005141E6"/>
    <w:rsid w:val="00514812"/>
    <w:rsid w:val="00515CA6"/>
    <w:rsid w:val="00520614"/>
    <w:rsid w:val="00522350"/>
    <w:rsid w:val="00523FA6"/>
    <w:rsid w:val="00524E76"/>
    <w:rsid w:val="00527FD1"/>
    <w:rsid w:val="00530A44"/>
    <w:rsid w:val="00536493"/>
    <w:rsid w:val="00541D85"/>
    <w:rsid w:val="00546605"/>
    <w:rsid w:val="005468F7"/>
    <w:rsid w:val="005502E7"/>
    <w:rsid w:val="00552317"/>
    <w:rsid w:val="005523CC"/>
    <w:rsid w:val="00552711"/>
    <w:rsid w:val="00552C66"/>
    <w:rsid w:val="00553FFB"/>
    <w:rsid w:val="005557DE"/>
    <w:rsid w:val="005560D2"/>
    <w:rsid w:val="0055768A"/>
    <w:rsid w:val="00557CBC"/>
    <w:rsid w:val="00557CED"/>
    <w:rsid w:val="00563476"/>
    <w:rsid w:val="00566401"/>
    <w:rsid w:val="00567B7B"/>
    <w:rsid w:val="00572149"/>
    <w:rsid w:val="00574081"/>
    <w:rsid w:val="0057428D"/>
    <w:rsid w:val="0057675C"/>
    <w:rsid w:val="0058185B"/>
    <w:rsid w:val="00586942"/>
    <w:rsid w:val="00587C2B"/>
    <w:rsid w:val="005A05DA"/>
    <w:rsid w:val="005A1AE8"/>
    <w:rsid w:val="005A4672"/>
    <w:rsid w:val="005A4D8E"/>
    <w:rsid w:val="005A4E06"/>
    <w:rsid w:val="005A5D22"/>
    <w:rsid w:val="005A68C9"/>
    <w:rsid w:val="005A7A02"/>
    <w:rsid w:val="005A7A79"/>
    <w:rsid w:val="005B3440"/>
    <w:rsid w:val="005B55B7"/>
    <w:rsid w:val="005B6E8B"/>
    <w:rsid w:val="005B7CCA"/>
    <w:rsid w:val="005C35F4"/>
    <w:rsid w:val="005D0545"/>
    <w:rsid w:val="005D0867"/>
    <w:rsid w:val="005D1B01"/>
    <w:rsid w:val="005D6E5C"/>
    <w:rsid w:val="005E226F"/>
    <w:rsid w:val="005E45EC"/>
    <w:rsid w:val="005F0518"/>
    <w:rsid w:val="005F23B8"/>
    <w:rsid w:val="005F7DD8"/>
    <w:rsid w:val="006008BF"/>
    <w:rsid w:val="00600958"/>
    <w:rsid w:val="00600B74"/>
    <w:rsid w:val="0060380A"/>
    <w:rsid w:val="00603DA0"/>
    <w:rsid w:val="00603E5D"/>
    <w:rsid w:val="006101A7"/>
    <w:rsid w:val="0061310C"/>
    <w:rsid w:val="006167C9"/>
    <w:rsid w:val="00616E1D"/>
    <w:rsid w:val="006174F3"/>
    <w:rsid w:val="00617F57"/>
    <w:rsid w:val="00622481"/>
    <w:rsid w:val="00622906"/>
    <w:rsid w:val="006233EC"/>
    <w:rsid w:val="00625792"/>
    <w:rsid w:val="006263D9"/>
    <w:rsid w:val="00627EFB"/>
    <w:rsid w:val="00630551"/>
    <w:rsid w:val="006309E4"/>
    <w:rsid w:val="00636A6E"/>
    <w:rsid w:val="0063714C"/>
    <w:rsid w:val="0064031C"/>
    <w:rsid w:val="00640A7E"/>
    <w:rsid w:val="00643BE6"/>
    <w:rsid w:val="0065061F"/>
    <w:rsid w:val="00652873"/>
    <w:rsid w:val="006556DE"/>
    <w:rsid w:val="00655AAD"/>
    <w:rsid w:val="0065609F"/>
    <w:rsid w:val="006608BB"/>
    <w:rsid w:val="0066492F"/>
    <w:rsid w:val="00664DE2"/>
    <w:rsid w:val="006652B1"/>
    <w:rsid w:val="0066554D"/>
    <w:rsid w:val="00667846"/>
    <w:rsid w:val="00672176"/>
    <w:rsid w:val="006725B3"/>
    <w:rsid w:val="0067380F"/>
    <w:rsid w:val="0067446B"/>
    <w:rsid w:val="00676749"/>
    <w:rsid w:val="00676CC4"/>
    <w:rsid w:val="00677509"/>
    <w:rsid w:val="0068024A"/>
    <w:rsid w:val="00680402"/>
    <w:rsid w:val="006842E2"/>
    <w:rsid w:val="00684E7D"/>
    <w:rsid w:val="006859E9"/>
    <w:rsid w:val="00691962"/>
    <w:rsid w:val="00692188"/>
    <w:rsid w:val="00693F6F"/>
    <w:rsid w:val="0069570F"/>
    <w:rsid w:val="0069629F"/>
    <w:rsid w:val="00696E14"/>
    <w:rsid w:val="00697417"/>
    <w:rsid w:val="00697727"/>
    <w:rsid w:val="006978A9"/>
    <w:rsid w:val="006A003E"/>
    <w:rsid w:val="006A2F37"/>
    <w:rsid w:val="006A3309"/>
    <w:rsid w:val="006A3D23"/>
    <w:rsid w:val="006A5142"/>
    <w:rsid w:val="006B3F8A"/>
    <w:rsid w:val="006B4C16"/>
    <w:rsid w:val="006C2EC2"/>
    <w:rsid w:val="006C4F9E"/>
    <w:rsid w:val="006D0619"/>
    <w:rsid w:val="006D6926"/>
    <w:rsid w:val="006E5C1C"/>
    <w:rsid w:val="006E5F4B"/>
    <w:rsid w:val="006E6C51"/>
    <w:rsid w:val="006E7C43"/>
    <w:rsid w:val="006F158D"/>
    <w:rsid w:val="006F1986"/>
    <w:rsid w:val="006F1EFF"/>
    <w:rsid w:val="006F21BD"/>
    <w:rsid w:val="006F27B6"/>
    <w:rsid w:val="006F2E57"/>
    <w:rsid w:val="006F3578"/>
    <w:rsid w:val="006F7C7B"/>
    <w:rsid w:val="0070075C"/>
    <w:rsid w:val="00701140"/>
    <w:rsid w:val="0070465F"/>
    <w:rsid w:val="00704C0F"/>
    <w:rsid w:val="0070563D"/>
    <w:rsid w:val="0071337B"/>
    <w:rsid w:val="00713E0D"/>
    <w:rsid w:val="00716919"/>
    <w:rsid w:val="007269C1"/>
    <w:rsid w:val="00732985"/>
    <w:rsid w:val="0073341D"/>
    <w:rsid w:val="00734015"/>
    <w:rsid w:val="00736BA2"/>
    <w:rsid w:val="00737EC6"/>
    <w:rsid w:val="00740839"/>
    <w:rsid w:val="00741D5F"/>
    <w:rsid w:val="00742AEA"/>
    <w:rsid w:val="007457C0"/>
    <w:rsid w:val="00746430"/>
    <w:rsid w:val="00750885"/>
    <w:rsid w:val="00752F1C"/>
    <w:rsid w:val="007560CD"/>
    <w:rsid w:val="0075727E"/>
    <w:rsid w:val="00760D45"/>
    <w:rsid w:val="007612AA"/>
    <w:rsid w:val="007621D0"/>
    <w:rsid w:val="00762C75"/>
    <w:rsid w:val="00764617"/>
    <w:rsid w:val="0076530D"/>
    <w:rsid w:val="00765936"/>
    <w:rsid w:val="00766C82"/>
    <w:rsid w:val="007675BF"/>
    <w:rsid w:val="007715E6"/>
    <w:rsid w:val="00774BF5"/>
    <w:rsid w:val="00776DDA"/>
    <w:rsid w:val="00777EBB"/>
    <w:rsid w:val="007802C9"/>
    <w:rsid w:val="00781E20"/>
    <w:rsid w:val="00782A42"/>
    <w:rsid w:val="00786375"/>
    <w:rsid w:val="00787A2C"/>
    <w:rsid w:val="007909AC"/>
    <w:rsid w:val="007914E6"/>
    <w:rsid w:val="00792746"/>
    <w:rsid w:val="00793D40"/>
    <w:rsid w:val="00793D82"/>
    <w:rsid w:val="00793DDC"/>
    <w:rsid w:val="007A21F6"/>
    <w:rsid w:val="007A28E3"/>
    <w:rsid w:val="007A5CE8"/>
    <w:rsid w:val="007A6D64"/>
    <w:rsid w:val="007B0961"/>
    <w:rsid w:val="007B562C"/>
    <w:rsid w:val="007B71FC"/>
    <w:rsid w:val="007C06B6"/>
    <w:rsid w:val="007C2932"/>
    <w:rsid w:val="007C2A97"/>
    <w:rsid w:val="007C76A5"/>
    <w:rsid w:val="007D2670"/>
    <w:rsid w:val="007D376A"/>
    <w:rsid w:val="007D3BB4"/>
    <w:rsid w:val="007D4A2C"/>
    <w:rsid w:val="007D5A38"/>
    <w:rsid w:val="007E3072"/>
    <w:rsid w:val="007E3B29"/>
    <w:rsid w:val="007E3BB1"/>
    <w:rsid w:val="007F25A2"/>
    <w:rsid w:val="008000A5"/>
    <w:rsid w:val="00800C2D"/>
    <w:rsid w:val="008035AA"/>
    <w:rsid w:val="0080700B"/>
    <w:rsid w:val="0081287E"/>
    <w:rsid w:val="00812939"/>
    <w:rsid w:val="00813591"/>
    <w:rsid w:val="00814153"/>
    <w:rsid w:val="00815C90"/>
    <w:rsid w:val="00816451"/>
    <w:rsid w:val="008172EF"/>
    <w:rsid w:val="00817C38"/>
    <w:rsid w:val="00820078"/>
    <w:rsid w:val="00822D6D"/>
    <w:rsid w:val="008235CE"/>
    <w:rsid w:val="00824A66"/>
    <w:rsid w:val="008273B0"/>
    <w:rsid w:val="008325F5"/>
    <w:rsid w:val="00835E13"/>
    <w:rsid w:val="00836C38"/>
    <w:rsid w:val="0084014F"/>
    <w:rsid w:val="00840234"/>
    <w:rsid w:val="00841D4F"/>
    <w:rsid w:val="0084391B"/>
    <w:rsid w:val="00845833"/>
    <w:rsid w:val="008521DC"/>
    <w:rsid w:val="0085232A"/>
    <w:rsid w:val="0085282D"/>
    <w:rsid w:val="008530FE"/>
    <w:rsid w:val="00865539"/>
    <w:rsid w:val="00866367"/>
    <w:rsid w:val="008670F3"/>
    <w:rsid w:val="008721FC"/>
    <w:rsid w:val="008726AB"/>
    <w:rsid w:val="008729E8"/>
    <w:rsid w:val="00890497"/>
    <w:rsid w:val="008906B1"/>
    <w:rsid w:val="0089180B"/>
    <w:rsid w:val="0089262F"/>
    <w:rsid w:val="00892BCB"/>
    <w:rsid w:val="008951CA"/>
    <w:rsid w:val="00895CB9"/>
    <w:rsid w:val="008973D9"/>
    <w:rsid w:val="008A3951"/>
    <w:rsid w:val="008A40C7"/>
    <w:rsid w:val="008A5B50"/>
    <w:rsid w:val="008A7BDA"/>
    <w:rsid w:val="008A7C2E"/>
    <w:rsid w:val="008A7D8F"/>
    <w:rsid w:val="008B082E"/>
    <w:rsid w:val="008B2EA1"/>
    <w:rsid w:val="008B43E8"/>
    <w:rsid w:val="008B517C"/>
    <w:rsid w:val="008B6BB4"/>
    <w:rsid w:val="008C04DB"/>
    <w:rsid w:val="008C1855"/>
    <w:rsid w:val="008C2A2D"/>
    <w:rsid w:val="008C2DC0"/>
    <w:rsid w:val="008C3222"/>
    <w:rsid w:val="008C3825"/>
    <w:rsid w:val="008C38A0"/>
    <w:rsid w:val="008D075D"/>
    <w:rsid w:val="008D2048"/>
    <w:rsid w:val="008D66FB"/>
    <w:rsid w:val="008E1D5A"/>
    <w:rsid w:val="008E69B0"/>
    <w:rsid w:val="008E7616"/>
    <w:rsid w:val="008E7A24"/>
    <w:rsid w:val="008F0C38"/>
    <w:rsid w:val="008F2A65"/>
    <w:rsid w:val="008F318E"/>
    <w:rsid w:val="008F59B4"/>
    <w:rsid w:val="0090105D"/>
    <w:rsid w:val="009016D9"/>
    <w:rsid w:val="00901AE3"/>
    <w:rsid w:val="009032ED"/>
    <w:rsid w:val="00903B35"/>
    <w:rsid w:val="00906CDA"/>
    <w:rsid w:val="009104CA"/>
    <w:rsid w:val="00911ECD"/>
    <w:rsid w:val="00912462"/>
    <w:rsid w:val="0091498D"/>
    <w:rsid w:val="00916B44"/>
    <w:rsid w:val="00920CD2"/>
    <w:rsid w:val="00920E76"/>
    <w:rsid w:val="009251AF"/>
    <w:rsid w:val="00925C6F"/>
    <w:rsid w:val="00925CF7"/>
    <w:rsid w:val="00927FBF"/>
    <w:rsid w:val="00930AE2"/>
    <w:rsid w:val="00933061"/>
    <w:rsid w:val="00933D6B"/>
    <w:rsid w:val="00933F2F"/>
    <w:rsid w:val="00934A5C"/>
    <w:rsid w:val="0093566D"/>
    <w:rsid w:val="00935FB0"/>
    <w:rsid w:val="0093655C"/>
    <w:rsid w:val="00937130"/>
    <w:rsid w:val="00937B2D"/>
    <w:rsid w:val="00941A21"/>
    <w:rsid w:val="009439BF"/>
    <w:rsid w:val="00945BE9"/>
    <w:rsid w:val="00950387"/>
    <w:rsid w:val="00953CEC"/>
    <w:rsid w:val="00954C61"/>
    <w:rsid w:val="00955007"/>
    <w:rsid w:val="0095750A"/>
    <w:rsid w:val="0095765E"/>
    <w:rsid w:val="00957CB3"/>
    <w:rsid w:val="0096109A"/>
    <w:rsid w:val="0097509B"/>
    <w:rsid w:val="0097572D"/>
    <w:rsid w:val="009778F6"/>
    <w:rsid w:val="00977D2E"/>
    <w:rsid w:val="00986A7A"/>
    <w:rsid w:val="00990239"/>
    <w:rsid w:val="00990358"/>
    <w:rsid w:val="00992B46"/>
    <w:rsid w:val="009938BD"/>
    <w:rsid w:val="00995900"/>
    <w:rsid w:val="00996E29"/>
    <w:rsid w:val="00997612"/>
    <w:rsid w:val="00997BF2"/>
    <w:rsid w:val="009A0BA3"/>
    <w:rsid w:val="009A1147"/>
    <w:rsid w:val="009A176E"/>
    <w:rsid w:val="009B0EA5"/>
    <w:rsid w:val="009B22EA"/>
    <w:rsid w:val="009B408E"/>
    <w:rsid w:val="009B622B"/>
    <w:rsid w:val="009C2906"/>
    <w:rsid w:val="009C2DA8"/>
    <w:rsid w:val="009C6940"/>
    <w:rsid w:val="009C6A99"/>
    <w:rsid w:val="009D2616"/>
    <w:rsid w:val="009D3F3B"/>
    <w:rsid w:val="009E0EC5"/>
    <w:rsid w:val="009E1568"/>
    <w:rsid w:val="009E2588"/>
    <w:rsid w:val="009E3054"/>
    <w:rsid w:val="009E503F"/>
    <w:rsid w:val="009E5CB4"/>
    <w:rsid w:val="009E711E"/>
    <w:rsid w:val="009E75E2"/>
    <w:rsid w:val="009E79F6"/>
    <w:rsid w:val="009F0B47"/>
    <w:rsid w:val="009F1F56"/>
    <w:rsid w:val="009F23BA"/>
    <w:rsid w:val="009F725B"/>
    <w:rsid w:val="00A03BB5"/>
    <w:rsid w:val="00A03BBA"/>
    <w:rsid w:val="00A03D95"/>
    <w:rsid w:val="00A11D0C"/>
    <w:rsid w:val="00A15649"/>
    <w:rsid w:val="00A15A98"/>
    <w:rsid w:val="00A170BF"/>
    <w:rsid w:val="00A20EFC"/>
    <w:rsid w:val="00A23055"/>
    <w:rsid w:val="00A302B1"/>
    <w:rsid w:val="00A320A3"/>
    <w:rsid w:val="00A343D5"/>
    <w:rsid w:val="00A35B37"/>
    <w:rsid w:val="00A37439"/>
    <w:rsid w:val="00A37C6F"/>
    <w:rsid w:val="00A41338"/>
    <w:rsid w:val="00A42CF6"/>
    <w:rsid w:val="00A43525"/>
    <w:rsid w:val="00A43D5C"/>
    <w:rsid w:val="00A45304"/>
    <w:rsid w:val="00A455A1"/>
    <w:rsid w:val="00A50B7E"/>
    <w:rsid w:val="00A5110B"/>
    <w:rsid w:val="00A51374"/>
    <w:rsid w:val="00A548B1"/>
    <w:rsid w:val="00A55B80"/>
    <w:rsid w:val="00A6170B"/>
    <w:rsid w:val="00A6256B"/>
    <w:rsid w:val="00A630E6"/>
    <w:rsid w:val="00A63576"/>
    <w:rsid w:val="00A63E6B"/>
    <w:rsid w:val="00A645D5"/>
    <w:rsid w:val="00A71EC3"/>
    <w:rsid w:val="00A729F1"/>
    <w:rsid w:val="00A742A2"/>
    <w:rsid w:val="00A7460A"/>
    <w:rsid w:val="00A75232"/>
    <w:rsid w:val="00A82969"/>
    <w:rsid w:val="00A87036"/>
    <w:rsid w:val="00A87DFA"/>
    <w:rsid w:val="00A87EBE"/>
    <w:rsid w:val="00A90E27"/>
    <w:rsid w:val="00A914F6"/>
    <w:rsid w:val="00A92414"/>
    <w:rsid w:val="00A92768"/>
    <w:rsid w:val="00A935AE"/>
    <w:rsid w:val="00A94292"/>
    <w:rsid w:val="00A97490"/>
    <w:rsid w:val="00A9771B"/>
    <w:rsid w:val="00AA0FEB"/>
    <w:rsid w:val="00AA23CD"/>
    <w:rsid w:val="00AA2D1F"/>
    <w:rsid w:val="00AA5656"/>
    <w:rsid w:val="00AA68C2"/>
    <w:rsid w:val="00AA6FA9"/>
    <w:rsid w:val="00AA7BAE"/>
    <w:rsid w:val="00AB215E"/>
    <w:rsid w:val="00AB29D2"/>
    <w:rsid w:val="00AB3B24"/>
    <w:rsid w:val="00AB45BA"/>
    <w:rsid w:val="00AB4B47"/>
    <w:rsid w:val="00AB5236"/>
    <w:rsid w:val="00AB53ED"/>
    <w:rsid w:val="00AB7C23"/>
    <w:rsid w:val="00AC00ED"/>
    <w:rsid w:val="00AC0220"/>
    <w:rsid w:val="00AD2755"/>
    <w:rsid w:val="00AE1934"/>
    <w:rsid w:val="00AE5709"/>
    <w:rsid w:val="00AE7F0A"/>
    <w:rsid w:val="00AE7F74"/>
    <w:rsid w:val="00AF02D3"/>
    <w:rsid w:val="00AF18D5"/>
    <w:rsid w:val="00AF42A8"/>
    <w:rsid w:val="00AF5599"/>
    <w:rsid w:val="00AF7C30"/>
    <w:rsid w:val="00B030DA"/>
    <w:rsid w:val="00B034AA"/>
    <w:rsid w:val="00B05206"/>
    <w:rsid w:val="00B069B3"/>
    <w:rsid w:val="00B105C5"/>
    <w:rsid w:val="00B10961"/>
    <w:rsid w:val="00B10BF5"/>
    <w:rsid w:val="00B120CB"/>
    <w:rsid w:val="00B154F5"/>
    <w:rsid w:val="00B175CF"/>
    <w:rsid w:val="00B200BD"/>
    <w:rsid w:val="00B22338"/>
    <w:rsid w:val="00B246B2"/>
    <w:rsid w:val="00B24F14"/>
    <w:rsid w:val="00B24FBC"/>
    <w:rsid w:val="00B2581B"/>
    <w:rsid w:val="00B27A63"/>
    <w:rsid w:val="00B3067F"/>
    <w:rsid w:val="00B30AC2"/>
    <w:rsid w:val="00B3131B"/>
    <w:rsid w:val="00B31F07"/>
    <w:rsid w:val="00B32752"/>
    <w:rsid w:val="00B33212"/>
    <w:rsid w:val="00B346D8"/>
    <w:rsid w:val="00B34946"/>
    <w:rsid w:val="00B35CEA"/>
    <w:rsid w:val="00B374BE"/>
    <w:rsid w:val="00B37BCD"/>
    <w:rsid w:val="00B40B6B"/>
    <w:rsid w:val="00B41198"/>
    <w:rsid w:val="00B43071"/>
    <w:rsid w:val="00B46DAC"/>
    <w:rsid w:val="00B47911"/>
    <w:rsid w:val="00B50E14"/>
    <w:rsid w:val="00B528FB"/>
    <w:rsid w:val="00B5557A"/>
    <w:rsid w:val="00B55A18"/>
    <w:rsid w:val="00B615A8"/>
    <w:rsid w:val="00B65AB2"/>
    <w:rsid w:val="00B66821"/>
    <w:rsid w:val="00B704EC"/>
    <w:rsid w:val="00B70546"/>
    <w:rsid w:val="00B70A25"/>
    <w:rsid w:val="00B734D1"/>
    <w:rsid w:val="00B74F18"/>
    <w:rsid w:val="00B75D78"/>
    <w:rsid w:val="00B7790B"/>
    <w:rsid w:val="00B82CEE"/>
    <w:rsid w:val="00B83223"/>
    <w:rsid w:val="00B87AB0"/>
    <w:rsid w:val="00B9048D"/>
    <w:rsid w:val="00B9114F"/>
    <w:rsid w:val="00B927EE"/>
    <w:rsid w:val="00B92BF7"/>
    <w:rsid w:val="00B93B77"/>
    <w:rsid w:val="00B97DA1"/>
    <w:rsid w:val="00BA1DBC"/>
    <w:rsid w:val="00BA23B6"/>
    <w:rsid w:val="00BA5805"/>
    <w:rsid w:val="00BA5FC4"/>
    <w:rsid w:val="00BB03E0"/>
    <w:rsid w:val="00BB12A1"/>
    <w:rsid w:val="00BB13AE"/>
    <w:rsid w:val="00BB1C71"/>
    <w:rsid w:val="00BB22B7"/>
    <w:rsid w:val="00BB3492"/>
    <w:rsid w:val="00BB6F06"/>
    <w:rsid w:val="00BD666C"/>
    <w:rsid w:val="00BE0B78"/>
    <w:rsid w:val="00BE206E"/>
    <w:rsid w:val="00BE3499"/>
    <w:rsid w:val="00BE3A7E"/>
    <w:rsid w:val="00BE4C8F"/>
    <w:rsid w:val="00BE6A60"/>
    <w:rsid w:val="00BF26E0"/>
    <w:rsid w:val="00BF3CAE"/>
    <w:rsid w:val="00BF62ED"/>
    <w:rsid w:val="00BF7DEF"/>
    <w:rsid w:val="00C00E6E"/>
    <w:rsid w:val="00C02BD3"/>
    <w:rsid w:val="00C12CDC"/>
    <w:rsid w:val="00C17066"/>
    <w:rsid w:val="00C17247"/>
    <w:rsid w:val="00C20169"/>
    <w:rsid w:val="00C228B5"/>
    <w:rsid w:val="00C2389E"/>
    <w:rsid w:val="00C23D89"/>
    <w:rsid w:val="00C26F5B"/>
    <w:rsid w:val="00C329E6"/>
    <w:rsid w:val="00C32E99"/>
    <w:rsid w:val="00C37944"/>
    <w:rsid w:val="00C4221D"/>
    <w:rsid w:val="00C45B0B"/>
    <w:rsid w:val="00C462EF"/>
    <w:rsid w:val="00C4769E"/>
    <w:rsid w:val="00C47B8C"/>
    <w:rsid w:val="00C50304"/>
    <w:rsid w:val="00C51B78"/>
    <w:rsid w:val="00C57F6F"/>
    <w:rsid w:val="00C60362"/>
    <w:rsid w:val="00C62BFE"/>
    <w:rsid w:val="00C62FB7"/>
    <w:rsid w:val="00C63587"/>
    <w:rsid w:val="00C668F1"/>
    <w:rsid w:val="00C66B85"/>
    <w:rsid w:val="00C70FA3"/>
    <w:rsid w:val="00C7101F"/>
    <w:rsid w:val="00C716AF"/>
    <w:rsid w:val="00C74DCF"/>
    <w:rsid w:val="00C75BD5"/>
    <w:rsid w:val="00C81DCD"/>
    <w:rsid w:val="00C82369"/>
    <w:rsid w:val="00C846DD"/>
    <w:rsid w:val="00C85054"/>
    <w:rsid w:val="00C850E3"/>
    <w:rsid w:val="00C85E3A"/>
    <w:rsid w:val="00C86D85"/>
    <w:rsid w:val="00C86EA7"/>
    <w:rsid w:val="00C90C12"/>
    <w:rsid w:val="00C90FBD"/>
    <w:rsid w:val="00C938CA"/>
    <w:rsid w:val="00C942B0"/>
    <w:rsid w:val="00CA10B2"/>
    <w:rsid w:val="00CA1601"/>
    <w:rsid w:val="00CA1C2C"/>
    <w:rsid w:val="00CA20CF"/>
    <w:rsid w:val="00CA37B0"/>
    <w:rsid w:val="00CA5FAB"/>
    <w:rsid w:val="00CB2154"/>
    <w:rsid w:val="00CC4F47"/>
    <w:rsid w:val="00CC5A82"/>
    <w:rsid w:val="00CC5BAB"/>
    <w:rsid w:val="00CC5EF8"/>
    <w:rsid w:val="00CC618B"/>
    <w:rsid w:val="00CC63CC"/>
    <w:rsid w:val="00CD0913"/>
    <w:rsid w:val="00CD30B8"/>
    <w:rsid w:val="00CD3FFD"/>
    <w:rsid w:val="00CD7DFF"/>
    <w:rsid w:val="00CE06BB"/>
    <w:rsid w:val="00CE16EA"/>
    <w:rsid w:val="00CE308A"/>
    <w:rsid w:val="00CE3B5D"/>
    <w:rsid w:val="00CF0ABF"/>
    <w:rsid w:val="00CF1B56"/>
    <w:rsid w:val="00CF2C65"/>
    <w:rsid w:val="00CF5A41"/>
    <w:rsid w:val="00CF61A1"/>
    <w:rsid w:val="00CF6CA4"/>
    <w:rsid w:val="00D01775"/>
    <w:rsid w:val="00D04A8F"/>
    <w:rsid w:val="00D05A39"/>
    <w:rsid w:val="00D1328E"/>
    <w:rsid w:val="00D13330"/>
    <w:rsid w:val="00D13C70"/>
    <w:rsid w:val="00D2113E"/>
    <w:rsid w:val="00D21458"/>
    <w:rsid w:val="00D217BC"/>
    <w:rsid w:val="00D22ABE"/>
    <w:rsid w:val="00D24B02"/>
    <w:rsid w:val="00D25972"/>
    <w:rsid w:val="00D25E01"/>
    <w:rsid w:val="00D30E68"/>
    <w:rsid w:val="00D33907"/>
    <w:rsid w:val="00D33CE3"/>
    <w:rsid w:val="00D34866"/>
    <w:rsid w:val="00D35407"/>
    <w:rsid w:val="00D35DB0"/>
    <w:rsid w:val="00D41B57"/>
    <w:rsid w:val="00D41FE1"/>
    <w:rsid w:val="00D4315B"/>
    <w:rsid w:val="00D434AC"/>
    <w:rsid w:val="00D43E3E"/>
    <w:rsid w:val="00D446C3"/>
    <w:rsid w:val="00D47FD3"/>
    <w:rsid w:val="00D50EAE"/>
    <w:rsid w:val="00D626B1"/>
    <w:rsid w:val="00D635AB"/>
    <w:rsid w:val="00D63D02"/>
    <w:rsid w:val="00D645B9"/>
    <w:rsid w:val="00D70DA1"/>
    <w:rsid w:val="00D71F0C"/>
    <w:rsid w:val="00D723DE"/>
    <w:rsid w:val="00D746D5"/>
    <w:rsid w:val="00D77BA6"/>
    <w:rsid w:val="00D81F58"/>
    <w:rsid w:val="00D8290B"/>
    <w:rsid w:val="00D82E96"/>
    <w:rsid w:val="00D869CB"/>
    <w:rsid w:val="00D87359"/>
    <w:rsid w:val="00D9193B"/>
    <w:rsid w:val="00D93419"/>
    <w:rsid w:val="00D94862"/>
    <w:rsid w:val="00D949E6"/>
    <w:rsid w:val="00D95DDC"/>
    <w:rsid w:val="00D971BC"/>
    <w:rsid w:val="00DA12F5"/>
    <w:rsid w:val="00DA1C4D"/>
    <w:rsid w:val="00DA4C5C"/>
    <w:rsid w:val="00DA6953"/>
    <w:rsid w:val="00DA6F58"/>
    <w:rsid w:val="00DB012E"/>
    <w:rsid w:val="00DB3684"/>
    <w:rsid w:val="00DC4423"/>
    <w:rsid w:val="00DC5E73"/>
    <w:rsid w:val="00DC6A57"/>
    <w:rsid w:val="00DD0D6D"/>
    <w:rsid w:val="00DD16D5"/>
    <w:rsid w:val="00DD1EE8"/>
    <w:rsid w:val="00DD29F0"/>
    <w:rsid w:val="00DD3E1A"/>
    <w:rsid w:val="00DD4AE1"/>
    <w:rsid w:val="00DD53D6"/>
    <w:rsid w:val="00DE1342"/>
    <w:rsid w:val="00DE21AC"/>
    <w:rsid w:val="00DE278E"/>
    <w:rsid w:val="00DF3696"/>
    <w:rsid w:val="00DF7223"/>
    <w:rsid w:val="00E0047C"/>
    <w:rsid w:val="00E02420"/>
    <w:rsid w:val="00E04993"/>
    <w:rsid w:val="00E05F99"/>
    <w:rsid w:val="00E06BDB"/>
    <w:rsid w:val="00E1064A"/>
    <w:rsid w:val="00E14716"/>
    <w:rsid w:val="00E16882"/>
    <w:rsid w:val="00E16BB8"/>
    <w:rsid w:val="00E22023"/>
    <w:rsid w:val="00E2733B"/>
    <w:rsid w:val="00E317CF"/>
    <w:rsid w:val="00E35F0C"/>
    <w:rsid w:val="00E37573"/>
    <w:rsid w:val="00E4270A"/>
    <w:rsid w:val="00E458B8"/>
    <w:rsid w:val="00E479E1"/>
    <w:rsid w:val="00E50F88"/>
    <w:rsid w:val="00E51BED"/>
    <w:rsid w:val="00E52A56"/>
    <w:rsid w:val="00E563A7"/>
    <w:rsid w:val="00E56C25"/>
    <w:rsid w:val="00E60335"/>
    <w:rsid w:val="00E61E9A"/>
    <w:rsid w:val="00E628F1"/>
    <w:rsid w:val="00E629CF"/>
    <w:rsid w:val="00E659C0"/>
    <w:rsid w:val="00E71848"/>
    <w:rsid w:val="00E73724"/>
    <w:rsid w:val="00E73FDA"/>
    <w:rsid w:val="00E7705D"/>
    <w:rsid w:val="00E82D10"/>
    <w:rsid w:val="00E8786E"/>
    <w:rsid w:val="00E968A0"/>
    <w:rsid w:val="00EA14BA"/>
    <w:rsid w:val="00EA1AB0"/>
    <w:rsid w:val="00EA1FCC"/>
    <w:rsid w:val="00EA29BE"/>
    <w:rsid w:val="00EB02EA"/>
    <w:rsid w:val="00EB0C0A"/>
    <w:rsid w:val="00EB1F87"/>
    <w:rsid w:val="00EB417B"/>
    <w:rsid w:val="00EB508B"/>
    <w:rsid w:val="00EB5EC0"/>
    <w:rsid w:val="00EB6577"/>
    <w:rsid w:val="00EC2940"/>
    <w:rsid w:val="00EC3276"/>
    <w:rsid w:val="00EC3593"/>
    <w:rsid w:val="00EC7252"/>
    <w:rsid w:val="00ED1D93"/>
    <w:rsid w:val="00ED4F7B"/>
    <w:rsid w:val="00ED75C6"/>
    <w:rsid w:val="00EE10EE"/>
    <w:rsid w:val="00EE64EF"/>
    <w:rsid w:val="00EF1177"/>
    <w:rsid w:val="00EF3D46"/>
    <w:rsid w:val="00EF6C33"/>
    <w:rsid w:val="00F059D2"/>
    <w:rsid w:val="00F06E2C"/>
    <w:rsid w:val="00F12B8B"/>
    <w:rsid w:val="00F142E4"/>
    <w:rsid w:val="00F20920"/>
    <w:rsid w:val="00F27D5B"/>
    <w:rsid w:val="00F32163"/>
    <w:rsid w:val="00F333F4"/>
    <w:rsid w:val="00F35AE8"/>
    <w:rsid w:val="00F371B3"/>
    <w:rsid w:val="00F460DA"/>
    <w:rsid w:val="00F466F6"/>
    <w:rsid w:val="00F46B17"/>
    <w:rsid w:val="00F476A1"/>
    <w:rsid w:val="00F52BFE"/>
    <w:rsid w:val="00F55AF8"/>
    <w:rsid w:val="00F60D6D"/>
    <w:rsid w:val="00F619E8"/>
    <w:rsid w:val="00F62499"/>
    <w:rsid w:val="00F64591"/>
    <w:rsid w:val="00F66F6A"/>
    <w:rsid w:val="00F703B1"/>
    <w:rsid w:val="00F7296C"/>
    <w:rsid w:val="00F738DF"/>
    <w:rsid w:val="00F744FC"/>
    <w:rsid w:val="00F76372"/>
    <w:rsid w:val="00F80614"/>
    <w:rsid w:val="00F81F8B"/>
    <w:rsid w:val="00F82AFE"/>
    <w:rsid w:val="00F84780"/>
    <w:rsid w:val="00F8481B"/>
    <w:rsid w:val="00F95F08"/>
    <w:rsid w:val="00F9655C"/>
    <w:rsid w:val="00FA48FA"/>
    <w:rsid w:val="00FB2A46"/>
    <w:rsid w:val="00FB4C83"/>
    <w:rsid w:val="00FB505C"/>
    <w:rsid w:val="00FB70A8"/>
    <w:rsid w:val="00FB7D26"/>
    <w:rsid w:val="00FC12B6"/>
    <w:rsid w:val="00FC292E"/>
    <w:rsid w:val="00FC53C6"/>
    <w:rsid w:val="00FC69E1"/>
    <w:rsid w:val="00FC69FC"/>
    <w:rsid w:val="00FC7BD9"/>
    <w:rsid w:val="00FD773A"/>
    <w:rsid w:val="00FE0BE9"/>
    <w:rsid w:val="00FE23AE"/>
    <w:rsid w:val="00FE49C7"/>
    <w:rsid w:val="00FE750A"/>
    <w:rsid w:val="00FF2314"/>
    <w:rsid w:val="00FF287E"/>
    <w:rsid w:val="00FF2FCB"/>
    <w:rsid w:val="00FF400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183a8d"/>
    </o:shapedefaults>
    <o:shapelayout v:ext="edit">
      <o:idmap v:ext="edit" data="1"/>
    </o:shapelayout>
  </w:shapeDefaults>
  <w:decimalSymbol w:val=","/>
  <w:listSeparator w:val=";"/>
  <w14:docId w14:val="5FCCE7B7"/>
  <w15:docId w15:val="{DEA79F04-A92C-4325-9F47-9F59762B9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heading 1" w:uiPriority="9"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rsid w:val="00FB7D26"/>
    <w:rPr>
      <w:b/>
      <w:bCs/>
    </w:rPr>
  </w:style>
  <w:style w:type="paragraph" w:styleId="berschrift1">
    <w:name w:val="heading 1"/>
    <w:basedOn w:val="Standard"/>
    <w:next w:val="Textkrper"/>
    <w:link w:val="berschrift1Zchn"/>
    <w:uiPriority w:val="9"/>
    <w:qFormat/>
    <w:pPr>
      <w:keepNext/>
      <w:numPr>
        <w:numId w:val="1"/>
      </w:numPr>
      <w:spacing w:before="1200" w:after="1200"/>
      <w:outlineLvl w:val="0"/>
    </w:pPr>
    <w:rPr>
      <w:rFonts w:cs="Arial"/>
      <w:bCs w:val="0"/>
      <w:kern w:val="32"/>
      <w:sz w:val="32"/>
      <w:szCs w:val="32"/>
    </w:rPr>
  </w:style>
  <w:style w:type="paragraph" w:styleId="berschrift2">
    <w:name w:val="heading 2"/>
    <w:basedOn w:val="Standard"/>
    <w:next w:val="Textkrper"/>
    <w:link w:val="berschrift2Zchn"/>
    <w:qFormat/>
    <w:pPr>
      <w:keepNext/>
      <w:numPr>
        <w:ilvl w:val="1"/>
        <w:numId w:val="1"/>
      </w:numPr>
      <w:spacing w:before="480" w:after="100" w:afterAutospacing="1"/>
      <w:outlineLvl w:val="1"/>
    </w:pPr>
    <w:rPr>
      <w:rFonts w:cs="Arial"/>
      <w:bCs w:val="0"/>
      <w:iCs/>
      <w:sz w:val="28"/>
      <w:szCs w:val="28"/>
    </w:rPr>
  </w:style>
  <w:style w:type="paragraph" w:styleId="berschrift3">
    <w:name w:val="heading 3"/>
    <w:basedOn w:val="Standard"/>
    <w:next w:val="Textkrper"/>
    <w:qFormat/>
    <w:pPr>
      <w:keepNext/>
      <w:numPr>
        <w:ilvl w:val="2"/>
        <w:numId w:val="1"/>
      </w:numPr>
      <w:spacing w:before="240" w:after="60"/>
      <w:outlineLvl w:val="2"/>
    </w:pPr>
    <w:rPr>
      <w:rFonts w:cs="Arial"/>
      <w:bCs w:val="0"/>
      <w:sz w:val="26"/>
      <w:szCs w:val="26"/>
    </w:rPr>
  </w:style>
  <w:style w:type="paragraph" w:styleId="berschrift4">
    <w:name w:val="heading 4"/>
    <w:basedOn w:val="Standard"/>
    <w:next w:val="Standard"/>
    <w:pPr>
      <w:keepNext/>
      <w:numPr>
        <w:ilvl w:val="3"/>
        <w:numId w:val="1"/>
      </w:numPr>
      <w:spacing w:before="240" w:after="60"/>
      <w:outlineLvl w:val="3"/>
    </w:pPr>
    <w:rPr>
      <w:b w:val="0"/>
      <w:bCs w:val="0"/>
      <w:sz w:val="28"/>
      <w:szCs w:val="28"/>
    </w:rPr>
  </w:style>
  <w:style w:type="paragraph" w:styleId="berschrift5">
    <w:name w:val="heading 5"/>
    <w:basedOn w:val="Standard"/>
    <w:next w:val="Standard"/>
    <w:pPr>
      <w:numPr>
        <w:ilvl w:val="4"/>
        <w:numId w:val="1"/>
      </w:numPr>
      <w:spacing w:before="240" w:after="60"/>
      <w:outlineLvl w:val="4"/>
    </w:pPr>
    <w:rPr>
      <w:b w:val="0"/>
      <w:bCs w:val="0"/>
      <w:i/>
      <w:iCs/>
      <w:sz w:val="26"/>
      <w:szCs w:val="26"/>
    </w:rPr>
  </w:style>
  <w:style w:type="paragraph" w:styleId="berschrift6">
    <w:name w:val="heading 6"/>
    <w:basedOn w:val="Standard"/>
    <w:next w:val="Standard"/>
    <w:pPr>
      <w:numPr>
        <w:ilvl w:val="5"/>
        <w:numId w:val="1"/>
      </w:numPr>
      <w:spacing w:before="240" w:after="60"/>
      <w:outlineLvl w:val="5"/>
    </w:pPr>
    <w:rPr>
      <w:b w:val="0"/>
      <w:bCs w:val="0"/>
      <w:sz w:val="22"/>
      <w:szCs w:val="22"/>
    </w:rPr>
  </w:style>
  <w:style w:type="paragraph" w:styleId="berschrift7">
    <w:name w:val="heading 7"/>
    <w:basedOn w:val="Standard"/>
    <w:next w:val="Standard"/>
    <w:pPr>
      <w:numPr>
        <w:ilvl w:val="6"/>
        <w:numId w:val="1"/>
      </w:numPr>
      <w:spacing w:before="240" w:after="60"/>
      <w:outlineLvl w:val="6"/>
    </w:pPr>
  </w:style>
  <w:style w:type="paragraph" w:styleId="berschrift8">
    <w:name w:val="heading 8"/>
    <w:basedOn w:val="Standard"/>
    <w:next w:val="Standard"/>
    <w:pPr>
      <w:numPr>
        <w:ilvl w:val="7"/>
        <w:numId w:val="1"/>
      </w:numPr>
      <w:spacing w:before="240" w:after="60"/>
      <w:outlineLvl w:val="7"/>
    </w:pPr>
    <w:rPr>
      <w:i/>
      <w:iCs/>
    </w:rPr>
  </w:style>
  <w:style w:type="paragraph" w:styleId="berschrift9">
    <w:name w:val="heading 9"/>
    <w:basedOn w:val="Standard"/>
    <w:next w:val="Standard"/>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next w:val="TextkrperEinzug"/>
    <w:link w:val="TextkrperZchn1"/>
    <w:qFormat/>
    <w:pPr>
      <w:jc w:val="both"/>
    </w:pPr>
    <w:rPr>
      <w:b w:val="0"/>
      <w:sz w:val="24"/>
    </w:rPr>
  </w:style>
  <w:style w:type="paragraph" w:customStyle="1" w:styleId="TextkrperEinzug">
    <w:name w:val="Textkörper Einzug"/>
    <w:basedOn w:val="Textkrper"/>
    <w:qFormat/>
    <w:pPr>
      <w:ind w:firstLine="709"/>
    </w:pPr>
    <w:rPr>
      <w:rFonts w:cs="CMR12"/>
      <w:lang w:val="en-GB"/>
    </w:rPr>
  </w:style>
  <w:style w:type="character" w:customStyle="1" w:styleId="TextkrperZchn1">
    <w:name w:val="Textkörper Zchn1"/>
    <w:basedOn w:val="Absatz-Standardschriftart"/>
    <w:link w:val="Textkrper"/>
    <w:rsid w:val="00F059D2"/>
    <w:rPr>
      <w:bCs/>
      <w:sz w:val="24"/>
    </w:rPr>
  </w:style>
  <w:style w:type="character" w:customStyle="1" w:styleId="berschrift1Zchn">
    <w:name w:val="Überschrift 1 Zchn"/>
    <w:basedOn w:val="Absatz-Standardschriftart"/>
    <w:link w:val="berschrift1"/>
    <w:uiPriority w:val="9"/>
    <w:rsid w:val="00716919"/>
    <w:rPr>
      <w:rFonts w:cs="Arial"/>
      <w:b/>
      <w:kern w:val="32"/>
      <w:sz w:val="32"/>
      <w:szCs w:val="32"/>
    </w:rPr>
  </w:style>
  <w:style w:type="character" w:customStyle="1" w:styleId="berschrift2Zchn">
    <w:name w:val="Überschrift 2 Zchn"/>
    <w:basedOn w:val="Absatz-Standardschriftart"/>
    <w:link w:val="berschrift2"/>
    <w:rsid w:val="00950387"/>
    <w:rPr>
      <w:rFonts w:cs="Arial"/>
      <w:b/>
      <w:iCs/>
      <w:sz w:val="28"/>
      <w:szCs w:val="28"/>
    </w:rPr>
  </w:style>
  <w:style w:type="paragraph" w:styleId="Kopfzeile">
    <w:name w:val="header"/>
    <w:basedOn w:val="Standard"/>
    <w:link w:val="KopfzeileZchn"/>
    <w:uiPriority w:val="99"/>
    <w:pPr>
      <w:pBdr>
        <w:bottom w:val="single" w:sz="4" w:space="10" w:color="auto"/>
      </w:pBdr>
      <w:tabs>
        <w:tab w:val="right" w:pos="9072"/>
      </w:tabs>
    </w:pPr>
    <w:rPr>
      <w:b w:val="0"/>
      <w:bCs w:val="0"/>
      <w:sz w:val="24"/>
    </w:rPr>
  </w:style>
  <w:style w:type="character" w:customStyle="1" w:styleId="KopfzeileZchn">
    <w:name w:val="Kopfzeile Zchn"/>
    <w:basedOn w:val="Absatz-Standardschriftart"/>
    <w:link w:val="Kopfzeile"/>
    <w:uiPriority w:val="99"/>
    <w:rsid w:val="00324721"/>
    <w:rPr>
      <w:sz w:val="24"/>
    </w:rPr>
  </w:style>
  <w:style w:type="paragraph" w:styleId="Fuzeile">
    <w:name w:val="footer"/>
    <w:basedOn w:val="Standard"/>
    <w:link w:val="FuzeileZchn"/>
    <w:uiPriority w:val="99"/>
    <w:qFormat/>
    <w:rsid w:val="0002756A"/>
    <w:pPr>
      <w:tabs>
        <w:tab w:val="center" w:pos="4536"/>
        <w:tab w:val="right" w:pos="9072"/>
      </w:tabs>
    </w:pPr>
    <w:rPr>
      <w:b w:val="0"/>
    </w:rPr>
  </w:style>
  <w:style w:type="character" w:customStyle="1" w:styleId="FuzeileZchn">
    <w:name w:val="Fußzeile Zchn"/>
    <w:basedOn w:val="Absatz-Standardschriftart"/>
    <w:link w:val="Fuzeile"/>
    <w:uiPriority w:val="99"/>
    <w:rsid w:val="00324721"/>
    <w:rPr>
      <w:bCs/>
    </w:rPr>
  </w:style>
  <w:style w:type="paragraph" w:customStyle="1" w:styleId="berschriftTitelseite">
    <w:name w:val="Überschrift Titelseite"/>
    <w:basedOn w:val="Standard"/>
    <w:qFormat/>
    <w:pPr>
      <w:keepNext/>
      <w:autoSpaceDE w:val="0"/>
      <w:autoSpaceDN w:val="0"/>
      <w:adjustRightInd w:val="0"/>
      <w:spacing w:before="480" w:after="480"/>
      <w:outlineLvl w:val="0"/>
    </w:pPr>
    <w:rPr>
      <w:rFonts w:cs="Arial"/>
      <w:b w:val="0"/>
      <w:bCs w:val="0"/>
      <w:kern w:val="32"/>
      <w:sz w:val="52"/>
      <w:szCs w:val="32"/>
    </w:rPr>
  </w:style>
  <w:style w:type="paragraph" w:customStyle="1" w:styleId="Titelseite">
    <w:name w:val="Titelseite"/>
    <w:basedOn w:val="Standard"/>
    <w:qFormat/>
    <w:pPr>
      <w:autoSpaceDE w:val="0"/>
      <w:autoSpaceDN w:val="0"/>
      <w:adjustRightInd w:val="0"/>
      <w:spacing w:line="480" w:lineRule="auto"/>
    </w:pPr>
    <w:rPr>
      <w:b w:val="0"/>
      <w:sz w:val="32"/>
    </w:rPr>
  </w:style>
  <w:style w:type="paragraph" w:customStyle="1" w:styleId="berschrift1ohneEintraginsInhaltsverzeichnis">
    <w:name w:val="Überschrift 1 ohne Eintrag ins Inhaltsverzeichnis"/>
    <w:basedOn w:val="Standard"/>
    <w:next w:val="Textkrper"/>
    <w:link w:val="berschrift1ohneEintraginsInhaltsverzeichnisZchn"/>
    <w:qFormat/>
    <w:pPr>
      <w:spacing w:before="1200" w:after="1200"/>
    </w:pPr>
    <w:rPr>
      <w:sz w:val="32"/>
    </w:rPr>
  </w:style>
  <w:style w:type="character" w:customStyle="1" w:styleId="berschrift1ohneEintraginsInhaltsverzeichnisZchn">
    <w:name w:val="Überschrift 1 ohne Eintrag ins Inhaltsverzeichnis Zchn"/>
    <w:basedOn w:val="Absatz-Standardschriftart"/>
    <w:link w:val="berschrift1ohneEintraginsInhaltsverzeichnis"/>
    <w:rsid w:val="005B55B7"/>
    <w:rPr>
      <w:b/>
      <w:bCs/>
      <w:sz w:val="32"/>
    </w:rPr>
  </w:style>
  <w:style w:type="paragraph" w:styleId="Verzeichnis1">
    <w:name w:val="toc 1"/>
    <w:basedOn w:val="Standard"/>
    <w:next w:val="Standard"/>
    <w:uiPriority w:val="39"/>
    <w:pPr>
      <w:tabs>
        <w:tab w:val="left" w:pos="480"/>
        <w:tab w:val="right" w:leader="dot" w:pos="9072"/>
      </w:tabs>
      <w:spacing w:before="100" w:beforeAutospacing="1"/>
    </w:pPr>
    <w:rPr>
      <w:sz w:val="28"/>
    </w:rPr>
  </w:style>
  <w:style w:type="character" w:styleId="Hyperlink">
    <w:name w:val="Hyperlink"/>
    <w:basedOn w:val="Absatz-Standardschriftart"/>
    <w:uiPriority w:val="99"/>
    <w:rsid w:val="00B734D1"/>
    <w:rPr>
      <w:rFonts w:ascii="Times New Roman" w:hAnsi="Times New Roman"/>
      <w:color w:val="auto"/>
      <w:sz w:val="24"/>
      <w:u w:val="none"/>
    </w:rPr>
  </w:style>
  <w:style w:type="paragraph" w:styleId="Verzeichnis2">
    <w:name w:val="toc 2"/>
    <w:basedOn w:val="Standard"/>
    <w:next w:val="Standard"/>
    <w:uiPriority w:val="39"/>
    <w:pPr>
      <w:tabs>
        <w:tab w:val="left" w:pos="1134"/>
        <w:tab w:val="right" w:leader="dot" w:pos="9072"/>
      </w:tabs>
      <w:ind w:left="482"/>
    </w:pPr>
    <w:rPr>
      <w:b w:val="0"/>
      <w:sz w:val="24"/>
    </w:rPr>
  </w:style>
  <w:style w:type="paragraph" w:styleId="Verzeichnis3">
    <w:name w:val="toc 3"/>
    <w:basedOn w:val="Standard"/>
    <w:next w:val="Standard"/>
    <w:uiPriority w:val="39"/>
    <w:pPr>
      <w:tabs>
        <w:tab w:val="left" w:pos="1871"/>
        <w:tab w:val="right" w:leader="dot" w:pos="9072"/>
      </w:tabs>
      <w:ind w:left="1134"/>
    </w:pPr>
    <w:rPr>
      <w:b w:val="0"/>
      <w:bCs w:val="0"/>
      <w:noProof/>
      <w:sz w:val="24"/>
    </w:rPr>
  </w:style>
  <w:style w:type="paragraph" w:customStyle="1" w:styleId="berschriftmitEintraginsInhaltsverzeichnis">
    <w:name w:val="Überschrift mit Eintrag ins Inhaltsverzeichnis"/>
    <w:basedOn w:val="berschrift1ohneEintraginsInhaltsverzeichnis"/>
    <w:next w:val="Textkrper"/>
    <w:link w:val="berschriftmitEintraginsInhaltsverzeichnisZchn1"/>
  </w:style>
  <w:style w:type="character" w:customStyle="1" w:styleId="berschriftmitEintraginsInhaltsverzeichnisZchn1">
    <w:name w:val="Überschrift mit Eintrag ins Inhaltsverzeichnis Zchn1"/>
    <w:basedOn w:val="berschrift1ohneEintraginsInhaltsverzeichnisZchn"/>
    <w:link w:val="berschriftmitEintraginsInhaltsverzeichnis"/>
    <w:rsid w:val="005B55B7"/>
    <w:rPr>
      <w:b/>
      <w:bCs/>
      <w:sz w:val="32"/>
    </w:rPr>
  </w:style>
  <w:style w:type="paragraph" w:styleId="Index1">
    <w:name w:val="index 1"/>
    <w:basedOn w:val="Standard"/>
    <w:next w:val="Standard"/>
    <w:autoRedefine/>
    <w:uiPriority w:val="99"/>
    <w:semiHidden/>
    <w:pPr>
      <w:ind w:left="200" w:hanging="200"/>
    </w:pPr>
    <w:rPr>
      <w:b w:val="0"/>
      <w:bCs w:val="0"/>
      <w:szCs w:val="24"/>
    </w:rPr>
  </w:style>
  <w:style w:type="paragraph" w:customStyle="1" w:styleId="Code">
    <w:name w:val="Code"/>
    <w:basedOn w:val="Standard"/>
    <w:next w:val="Textkrper"/>
    <w:qFormat/>
    <w:pPr>
      <w:autoSpaceDE w:val="0"/>
      <w:autoSpaceDN w:val="0"/>
      <w:adjustRightInd w:val="0"/>
      <w:ind w:left="357"/>
    </w:pPr>
    <w:rPr>
      <w:rFonts w:ascii="Courier New" w:hAnsi="Courier New"/>
      <w:b w:val="0"/>
      <w:szCs w:val="18"/>
      <w:lang w:val="en-GB"/>
    </w:rPr>
  </w:style>
  <w:style w:type="paragraph" w:styleId="Beschriftung">
    <w:name w:val="caption"/>
    <w:basedOn w:val="Standard"/>
    <w:next w:val="TextkrperEinzug"/>
    <w:qFormat/>
    <w:pPr>
      <w:spacing w:before="120" w:after="100" w:afterAutospacing="1"/>
      <w:jc w:val="center"/>
    </w:pPr>
    <w:rPr>
      <w:bCs w:val="0"/>
    </w:rPr>
  </w:style>
  <w:style w:type="character" w:customStyle="1" w:styleId="TextkrperZchn">
    <w:name w:val="Textkörper Zchn"/>
    <w:basedOn w:val="Absatz-Standardschriftart"/>
    <w:rPr>
      <w:rFonts w:ascii="Garamond" w:hAnsi="Garamond"/>
      <w:bCs/>
      <w:sz w:val="28"/>
      <w:lang w:val="de-DE" w:eastAsia="de-DE" w:bidi="ar-SA"/>
    </w:rPr>
  </w:style>
  <w:style w:type="paragraph" w:customStyle="1" w:styleId="FormatvorlageBeschriftungBlock">
    <w:name w:val="Formatvorlage Beschriftung + Block"/>
    <w:basedOn w:val="Beschriftung"/>
    <w:next w:val="Textkrper"/>
    <w:autoRedefine/>
  </w:style>
  <w:style w:type="paragraph" w:customStyle="1" w:styleId="TextkrperGlossar">
    <w:name w:val="Textkörper Glossar"/>
    <w:basedOn w:val="Textkrper"/>
    <w:pPr>
      <w:jc w:val="left"/>
    </w:pPr>
    <w:rPr>
      <w:lang w:val="en-GB"/>
    </w:rPr>
  </w:style>
  <w:style w:type="paragraph" w:styleId="Funotentext">
    <w:name w:val="footnote text"/>
    <w:basedOn w:val="Standard"/>
    <w:semiHidden/>
    <w:rPr>
      <w:b w:val="0"/>
    </w:rPr>
  </w:style>
  <w:style w:type="character" w:styleId="Funotenzeichen">
    <w:name w:val="footnote reference"/>
    <w:basedOn w:val="Absatz-Standardschriftart"/>
    <w:semiHidden/>
    <w:rPr>
      <w:vertAlign w:val="superscript"/>
    </w:rPr>
  </w:style>
  <w:style w:type="paragraph" w:styleId="Abbildungsverzeichnis">
    <w:name w:val="table of figures"/>
    <w:basedOn w:val="Verzeichnis2"/>
    <w:next w:val="Standard"/>
    <w:uiPriority w:val="99"/>
    <w:rsid w:val="005A4D8E"/>
    <w:pPr>
      <w:tabs>
        <w:tab w:val="clear" w:pos="9072"/>
        <w:tab w:val="right" w:leader="dot" w:pos="9060"/>
      </w:tabs>
      <w:spacing w:line="360" w:lineRule="auto"/>
      <w:ind w:left="0"/>
    </w:pPr>
    <w:rPr>
      <w:noProof/>
    </w:rPr>
  </w:style>
  <w:style w:type="character" w:styleId="Seitenzahl">
    <w:name w:val="page number"/>
    <w:basedOn w:val="Absatz-Standardschriftart"/>
  </w:style>
  <w:style w:type="character" w:styleId="Kommentarzeichen">
    <w:name w:val="annotation reference"/>
    <w:basedOn w:val="Absatz-Standardschriftart"/>
    <w:semiHidden/>
    <w:rPr>
      <w:sz w:val="16"/>
      <w:szCs w:val="16"/>
    </w:rPr>
  </w:style>
  <w:style w:type="paragraph" w:styleId="Kommentartext">
    <w:name w:val="annotation text"/>
    <w:basedOn w:val="Standard"/>
    <w:link w:val="KommentartextZchn"/>
    <w:semiHidden/>
    <w:rPr>
      <w:rFonts w:ascii="Arial" w:hAnsi="Arial"/>
      <w:b w:val="0"/>
    </w:rPr>
  </w:style>
  <w:style w:type="character" w:customStyle="1" w:styleId="KommentartextZchn">
    <w:name w:val="Kommentartext Zchn"/>
    <w:basedOn w:val="Absatz-Standardschriftart"/>
    <w:link w:val="Kommentartext"/>
    <w:semiHidden/>
    <w:rsid w:val="008A40C7"/>
    <w:rPr>
      <w:rFonts w:ascii="Arial" w:hAnsi="Arial"/>
      <w:bCs/>
    </w:rPr>
  </w:style>
  <w:style w:type="paragraph" w:styleId="Kommentarthema">
    <w:name w:val="annotation subject"/>
    <w:basedOn w:val="Kommentartext"/>
    <w:next w:val="Kommentartext"/>
    <w:semiHidden/>
  </w:style>
  <w:style w:type="paragraph" w:styleId="Sprechblasentext">
    <w:name w:val="Balloon Text"/>
    <w:basedOn w:val="Standard"/>
    <w:semiHidden/>
    <w:rPr>
      <w:rFonts w:ascii="Tahoma" w:hAnsi="Tahoma" w:cs="Tahoma"/>
      <w:sz w:val="16"/>
      <w:szCs w:val="16"/>
    </w:rPr>
  </w:style>
  <w:style w:type="paragraph" w:customStyle="1" w:styleId="Tabellenberschrift">
    <w:name w:val="Tabellenüberschrift"/>
    <w:basedOn w:val="Textkrper"/>
    <w:rPr>
      <w:b/>
    </w:rPr>
  </w:style>
  <w:style w:type="paragraph" w:customStyle="1" w:styleId="Zentrieren">
    <w:name w:val="Zentrieren"/>
    <w:basedOn w:val="Textkrper"/>
    <w:next w:val="Textkrper"/>
    <w:pPr>
      <w:jc w:val="center"/>
    </w:pPr>
    <w:rPr>
      <w:bCs w:val="0"/>
    </w:rPr>
  </w:style>
  <w:style w:type="character" w:customStyle="1" w:styleId="berschriftZchn">
    <w:name w:val="Überschrift Zchn"/>
    <w:basedOn w:val="Absatz-Standardschriftart"/>
    <w:rPr>
      <w:rFonts w:ascii="Garamond" w:hAnsi="Garamond"/>
      <w:b/>
      <w:bCs/>
      <w:sz w:val="32"/>
      <w:lang w:val="de-DE" w:eastAsia="de-DE" w:bidi="ar-SA"/>
    </w:rPr>
  </w:style>
  <w:style w:type="character" w:customStyle="1" w:styleId="berschriftmitEintraginsInhaltsverzeichnisZchn">
    <w:name w:val="Überschrift mit Eintrag ins Inhaltsverzeichnis Zchn"/>
    <w:basedOn w:val="berschriftZchn"/>
    <w:rPr>
      <w:rFonts w:ascii="Garamond" w:hAnsi="Garamond"/>
      <w:b/>
      <w:bCs/>
      <w:sz w:val="32"/>
      <w:lang w:val="de-DE" w:eastAsia="de-DE" w:bidi="ar-SA"/>
    </w:rPr>
  </w:style>
  <w:style w:type="character" w:customStyle="1" w:styleId="TextkrperEinzugZchn">
    <w:name w:val="Textkörper Einzug Zchn"/>
    <w:basedOn w:val="TextkrperZchn"/>
    <w:rPr>
      <w:rFonts w:ascii="Garamond" w:hAnsi="Garamond" w:cs="CMR12"/>
      <w:bCs/>
      <w:sz w:val="28"/>
      <w:lang w:val="en-GB" w:eastAsia="de-DE" w:bidi="ar-SA"/>
    </w:rPr>
  </w:style>
  <w:style w:type="character" w:customStyle="1" w:styleId="berschriftTitelseiteZchn">
    <w:name w:val="Überschrift Titelseite Zchn"/>
    <w:basedOn w:val="Absatz-Standardschriftart"/>
    <w:rPr>
      <w:rFonts w:ascii="Garamond" w:hAnsi="Garamond" w:cs="Arial"/>
      <w:kern w:val="32"/>
      <w:sz w:val="52"/>
      <w:szCs w:val="32"/>
      <w:lang w:val="de-DE" w:eastAsia="de-DE" w:bidi="ar-SA"/>
    </w:rPr>
  </w:style>
  <w:style w:type="paragraph" w:styleId="Dokumentstruktur">
    <w:name w:val="Document Map"/>
    <w:basedOn w:val="Standard"/>
    <w:link w:val="DokumentstrukturZchn"/>
    <w:rsid w:val="00E628F1"/>
    <w:rPr>
      <w:rFonts w:ascii="Tahoma" w:hAnsi="Tahoma" w:cs="Tahoma"/>
      <w:sz w:val="16"/>
      <w:szCs w:val="16"/>
    </w:rPr>
  </w:style>
  <w:style w:type="character" w:customStyle="1" w:styleId="DokumentstrukturZchn">
    <w:name w:val="Dokumentstruktur Zchn"/>
    <w:basedOn w:val="Absatz-Standardschriftart"/>
    <w:link w:val="Dokumentstruktur"/>
    <w:rsid w:val="00E628F1"/>
    <w:rPr>
      <w:rFonts w:ascii="Tahoma" w:hAnsi="Tahoma" w:cs="Tahoma"/>
      <w:b/>
      <w:bCs/>
      <w:sz w:val="16"/>
      <w:szCs w:val="16"/>
    </w:rPr>
  </w:style>
  <w:style w:type="paragraph" w:styleId="Index2">
    <w:name w:val="index 2"/>
    <w:basedOn w:val="Standard"/>
    <w:next w:val="Standard"/>
    <w:autoRedefine/>
    <w:uiPriority w:val="99"/>
    <w:semiHidden/>
    <w:pPr>
      <w:ind w:left="400" w:hanging="200"/>
    </w:pPr>
    <w:rPr>
      <w:b w:val="0"/>
      <w:bCs w:val="0"/>
      <w:szCs w:val="24"/>
    </w:rPr>
  </w:style>
  <w:style w:type="paragraph" w:styleId="Index3">
    <w:name w:val="index 3"/>
    <w:basedOn w:val="Standard"/>
    <w:next w:val="Standard"/>
    <w:autoRedefine/>
    <w:semiHidden/>
    <w:pPr>
      <w:ind w:left="600" w:hanging="200"/>
    </w:pPr>
    <w:rPr>
      <w:b w:val="0"/>
      <w:bCs w:val="0"/>
      <w:szCs w:val="24"/>
    </w:rPr>
  </w:style>
  <w:style w:type="paragraph" w:styleId="Index4">
    <w:name w:val="index 4"/>
    <w:basedOn w:val="Standard"/>
    <w:next w:val="Standard"/>
    <w:autoRedefine/>
    <w:semiHidden/>
    <w:pPr>
      <w:ind w:left="800" w:hanging="200"/>
    </w:pPr>
    <w:rPr>
      <w:b w:val="0"/>
      <w:bCs w:val="0"/>
      <w:szCs w:val="24"/>
    </w:rPr>
  </w:style>
  <w:style w:type="paragraph" w:styleId="Index5">
    <w:name w:val="index 5"/>
    <w:basedOn w:val="Standard"/>
    <w:next w:val="Standard"/>
    <w:autoRedefine/>
    <w:semiHidden/>
    <w:pPr>
      <w:ind w:left="1000" w:hanging="200"/>
    </w:pPr>
    <w:rPr>
      <w:b w:val="0"/>
      <w:bCs w:val="0"/>
      <w:szCs w:val="24"/>
    </w:rPr>
  </w:style>
  <w:style w:type="paragraph" w:styleId="Index6">
    <w:name w:val="index 6"/>
    <w:basedOn w:val="Standard"/>
    <w:next w:val="Standard"/>
    <w:autoRedefine/>
    <w:semiHidden/>
    <w:pPr>
      <w:ind w:left="1200" w:hanging="200"/>
    </w:pPr>
    <w:rPr>
      <w:b w:val="0"/>
      <w:bCs w:val="0"/>
      <w:szCs w:val="24"/>
    </w:rPr>
  </w:style>
  <w:style w:type="paragraph" w:styleId="Index7">
    <w:name w:val="index 7"/>
    <w:basedOn w:val="Standard"/>
    <w:next w:val="Standard"/>
    <w:autoRedefine/>
    <w:semiHidden/>
    <w:pPr>
      <w:ind w:left="1400" w:hanging="200"/>
    </w:pPr>
    <w:rPr>
      <w:b w:val="0"/>
      <w:bCs w:val="0"/>
      <w:szCs w:val="24"/>
    </w:rPr>
  </w:style>
  <w:style w:type="paragraph" w:styleId="Index8">
    <w:name w:val="index 8"/>
    <w:basedOn w:val="Standard"/>
    <w:next w:val="Standard"/>
    <w:autoRedefine/>
    <w:semiHidden/>
    <w:pPr>
      <w:ind w:left="1600" w:hanging="200"/>
    </w:pPr>
    <w:rPr>
      <w:b w:val="0"/>
      <w:bCs w:val="0"/>
      <w:szCs w:val="24"/>
    </w:rPr>
  </w:style>
  <w:style w:type="paragraph" w:styleId="Index9">
    <w:name w:val="index 9"/>
    <w:basedOn w:val="Standard"/>
    <w:next w:val="Standard"/>
    <w:autoRedefine/>
    <w:semiHidden/>
    <w:pPr>
      <w:ind w:left="1800" w:hanging="200"/>
    </w:pPr>
    <w:rPr>
      <w:b w:val="0"/>
      <w:bCs w:val="0"/>
      <w:szCs w:val="24"/>
    </w:rPr>
  </w:style>
  <w:style w:type="paragraph" w:styleId="Indexberschrift">
    <w:name w:val="index heading"/>
    <w:basedOn w:val="Standard"/>
    <w:next w:val="Index1"/>
    <w:uiPriority w:val="99"/>
    <w:semiHidden/>
    <w:pPr>
      <w:spacing w:before="120" w:after="120"/>
    </w:pPr>
    <w:rPr>
      <w:i/>
      <w:iCs/>
      <w:szCs w:val="24"/>
    </w:rPr>
  </w:style>
  <w:style w:type="table" w:customStyle="1" w:styleId="Tabellengitternetz">
    <w:name w:val="Tabellengitternetz"/>
    <w:basedOn w:val="NormaleTabelle"/>
    <w:rsid w:val="00A914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teraturverzeichnis">
    <w:name w:val="Bibliography"/>
    <w:basedOn w:val="Standard"/>
    <w:next w:val="Standard"/>
    <w:uiPriority w:val="37"/>
    <w:unhideWhenUsed/>
    <w:qFormat/>
    <w:rsid w:val="00CA1C2C"/>
    <w:rPr>
      <w:b w:val="0"/>
      <w:sz w:val="24"/>
    </w:rPr>
  </w:style>
  <w:style w:type="paragraph" w:customStyle="1" w:styleId="berschrift2ohneEintraginInhaltsverzeichnis">
    <w:name w:val="Überschrift 2 ohne Eintrag in Inhaltsverzeichnis"/>
    <w:basedOn w:val="Standard"/>
    <w:next w:val="Textkrper"/>
    <w:rsid w:val="00475642"/>
    <w:pPr>
      <w:spacing w:before="480" w:after="100" w:afterAutospacing="1"/>
      <w:ind w:left="578" w:hanging="578"/>
    </w:pPr>
    <w:rPr>
      <w:sz w:val="28"/>
    </w:rPr>
  </w:style>
  <w:style w:type="table" w:styleId="Tabellenraster">
    <w:name w:val="Table Grid"/>
    <w:basedOn w:val="NormaleTabelle"/>
    <w:uiPriority w:val="59"/>
    <w:rsid w:val="00475642"/>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erschrift1ohneNummerierung">
    <w:name w:val="Überschrift1 ohne Nummerierung"/>
    <w:basedOn w:val="berschrift2"/>
    <w:next w:val="Textkrper"/>
    <w:link w:val="berschrift1ohneNummerierungZchn"/>
    <w:rsid w:val="00147862"/>
    <w:pPr>
      <w:numPr>
        <w:ilvl w:val="0"/>
        <w:numId w:val="0"/>
      </w:numPr>
      <w:spacing w:before="1200" w:after="1200" w:afterAutospacing="0"/>
      <w:outlineLvl w:val="0"/>
    </w:pPr>
    <w:rPr>
      <w:sz w:val="32"/>
    </w:rPr>
  </w:style>
  <w:style w:type="character" w:customStyle="1" w:styleId="berschrift1ohneNummerierungZchn">
    <w:name w:val="Überschrift1 ohne Nummerierung Zchn"/>
    <w:basedOn w:val="berschrift2Zchn"/>
    <w:link w:val="berschrift1ohneNummerierung"/>
    <w:rsid w:val="00147862"/>
    <w:rPr>
      <w:rFonts w:cs="Arial"/>
      <w:b/>
      <w:iCs/>
      <w:sz w:val="32"/>
      <w:szCs w:val="28"/>
    </w:rPr>
  </w:style>
  <w:style w:type="paragraph" w:customStyle="1" w:styleId="berschrift1ohneEintraginInhaltsverzeichnis">
    <w:name w:val="Überschrift 1 ohne Eintrag in Inhaltsverzeichnis"/>
    <w:basedOn w:val="berschriftmitEintraginsInhaltsverzeichnis"/>
    <w:link w:val="berschrift1ohneEintraginInhaltsverzeichnisZchn"/>
    <w:qFormat/>
    <w:rsid w:val="00004C00"/>
  </w:style>
  <w:style w:type="character" w:customStyle="1" w:styleId="berschrift1ohneEintraginInhaltsverzeichnisZchn">
    <w:name w:val="Überschrift 1 ohne Eintrag in Inhaltsverzeichnis Zchn"/>
    <w:basedOn w:val="berschriftmitEintraginsInhaltsverzeichnisZchn1"/>
    <w:link w:val="berschrift1ohneEintraginInhaltsverzeichnis"/>
    <w:rsid w:val="00004C00"/>
    <w:rPr>
      <w:b/>
      <w:bCs/>
      <w:sz w:val="32"/>
    </w:rPr>
  </w:style>
  <w:style w:type="paragraph" w:styleId="Liste">
    <w:name w:val="List"/>
    <w:basedOn w:val="Standard"/>
    <w:rsid w:val="00746430"/>
    <w:pPr>
      <w:numPr>
        <w:numId w:val="4"/>
      </w:numPr>
      <w:spacing w:before="160" w:after="160"/>
      <w:ind w:left="714" w:hanging="357"/>
      <w:contextualSpacing/>
    </w:pPr>
    <w:rPr>
      <w:b w:val="0"/>
      <w:sz w:val="24"/>
    </w:rPr>
  </w:style>
  <w:style w:type="paragraph" w:customStyle="1" w:styleId="NummerierteListe">
    <w:name w:val="Nummerierte Liste"/>
    <w:basedOn w:val="Liste"/>
    <w:rsid w:val="00F059D2"/>
    <w:pPr>
      <w:numPr>
        <w:numId w:val="2"/>
      </w:numPr>
    </w:pPr>
  </w:style>
  <w:style w:type="paragraph" w:styleId="berarbeitung">
    <w:name w:val="Revision"/>
    <w:hidden/>
    <w:uiPriority w:val="99"/>
    <w:semiHidden/>
    <w:rsid w:val="000E5904"/>
    <w:rPr>
      <w:b/>
      <w:bCs/>
    </w:rPr>
  </w:style>
  <w:style w:type="character" w:styleId="BesuchterLink">
    <w:name w:val="FollowedHyperlink"/>
    <w:basedOn w:val="Absatz-Standardschriftart"/>
    <w:semiHidden/>
    <w:unhideWhenUsed/>
    <w:rsid w:val="002A0FF8"/>
    <w:rPr>
      <w:color w:val="954F72" w:themeColor="followedHyperlink"/>
      <w:u w:val="single"/>
    </w:rPr>
  </w:style>
  <w:style w:type="paragraph" w:styleId="Endnotentext">
    <w:name w:val="endnote text"/>
    <w:basedOn w:val="Standard"/>
    <w:link w:val="EndnotentextZchn"/>
    <w:semiHidden/>
    <w:unhideWhenUsed/>
    <w:rsid w:val="00704C0F"/>
  </w:style>
  <w:style w:type="character" w:customStyle="1" w:styleId="EndnotentextZchn">
    <w:name w:val="Endnotentext Zchn"/>
    <w:basedOn w:val="Absatz-Standardschriftart"/>
    <w:link w:val="Endnotentext"/>
    <w:semiHidden/>
    <w:rsid w:val="00704C0F"/>
    <w:rPr>
      <w:b/>
      <w:bCs/>
    </w:rPr>
  </w:style>
  <w:style w:type="character" w:styleId="Endnotenzeichen">
    <w:name w:val="endnote reference"/>
    <w:basedOn w:val="Absatz-Standardschriftart"/>
    <w:semiHidden/>
    <w:unhideWhenUsed/>
    <w:rsid w:val="00704C0F"/>
    <w:rPr>
      <w:vertAlign w:val="superscript"/>
    </w:rPr>
  </w:style>
  <w:style w:type="paragraph" w:styleId="Listenabsatz">
    <w:name w:val="List Paragraph"/>
    <w:basedOn w:val="Standard"/>
    <w:uiPriority w:val="34"/>
    <w:rsid w:val="0093566D"/>
    <w:pPr>
      <w:ind w:left="720"/>
      <w:contextualSpacing/>
    </w:pPr>
  </w:style>
  <w:style w:type="table" w:styleId="Gitternetztabelle1hellAkzent4">
    <w:name w:val="Grid Table 1 Light Accent 4"/>
    <w:basedOn w:val="NormaleTabelle"/>
    <w:uiPriority w:val="46"/>
    <w:rsid w:val="003C229F"/>
    <w:tblPr>
      <w:tblStyleRowBandSize w:val="1"/>
      <w:tblStyleColBandSize w:val="1"/>
      <w:tblBorders>
        <w:top w:val="single" w:sz="4" w:space="0" w:color="79DDE9" w:themeColor="accent4" w:themeTint="66"/>
        <w:left w:val="single" w:sz="4" w:space="0" w:color="79DDE9" w:themeColor="accent4" w:themeTint="66"/>
        <w:bottom w:val="single" w:sz="4" w:space="0" w:color="79DDE9" w:themeColor="accent4" w:themeTint="66"/>
        <w:right w:val="single" w:sz="4" w:space="0" w:color="79DDE9" w:themeColor="accent4" w:themeTint="66"/>
        <w:insideH w:val="single" w:sz="4" w:space="0" w:color="79DDE9" w:themeColor="accent4" w:themeTint="66"/>
        <w:insideV w:val="single" w:sz="4" w:space="0" w:color="79DDE9" w:themeColor="accent4" w:themeTint="66"/>
      </w:tblBorders>
    </w:tblPr>
    <w:tblStylePr w:type="firstRow">
      <w:rPr>
        <w:b/>
        <w:bCs/>
      </w:rPr>
      <w:tblPr/>
      <w:tcPr>
        <w:tcBorders>
          <w:bottom w:val="single" w:sz="12" w:space="0" w:color="36CCDD" w:themeColor="accent4" w:themeTint="99"/>
        </w:tcBorders>
      </w:tcPr>
    </w:tblStylePr>
    <w:tblStylePr w:type="lastRow">
      <w:rPr>
        <w:b/>
        <w:bCs/>
      </w:rPr>
      <w:tblPr/>
      <w:tcPr>
        <w:tcBorders>
          <w:top w:val="double" w:sz="2" w:space="0" w:color="36CCDD" w:themeColor="accent4" w:themeTint="99"/>
        </w:tcBorders>
      </w:tcPr>
    </w:tblStylePr>
    <w:tblStylePr w:type="firstCol">
      <w:rPr>
        <w:b/>
        <w:bCs/>
      </w:rPr>
    </w:tblStylePr>
    <w:tblStylePr w:type="lastCol">
      <w:rPr>
        <w:b/>
        <w:bCs/>
      </w:rPr>
    </w:tblStylePr>
  </w:style>
  <w:style w:type="table" w:styleId="Listentabelle3Akzent2">
    <w:name w:val="List Table 3 Accent 2"/>
    <w:basedOn w:val="NormaleTabelle"/>
    <w:uiPriority w:val="48"/>
    <w:rsid w:val="003C229F"/>
    <w:tblPr>
      <w:tblStyleRowBandSize w:val="1"/>
      <w:tblStyleColBandSize w:val="1"/>
      <w:tblBorders>
        <w:top w:val="single" w:sz="4" w:space="0" w:color="BE531C" w:themeColor="accent2"/>
        <w:left w:val="single" w:sz="4" w:space="0" w:color="BE531C" w:themeColor="accent2"/>
        <w:bottom w:val="single" w:sz="4" w:space="0" w:color="BE531C" w:themeColor="accent2"/>
        <w:right w:val="single" w:sz="4" w:space="0" w:color="BE531C" w:themeColor="accent2"/>
      </w:tblBorders>
    </w:tblPr>
    <w:tblStylePr w:type="firstRow">
      <w:rPr>
        <w:b/>
        <w:bCs/>
        <w:color w:val="FFFFFF" w:themeColor="background1"/>
      </w:rPr>
      <w:tblPr/>
      <w:tcPr>
        <w:shd w:val="clear" w:color="auto" w:fill="BE531C" w:themeFill="accent2"/>
      </w:tcPr>
    </w:tblStylePr>
    <w:tblStylePr w:type="lastRow">
      <w:rPr>
        <w:b/>
        <w:bCs/>
      </w:rPr>
      <w:tblPr/>
      <w:tcPr>
        <w:tcBorders>
          <w:top w:val="double" w:sz="4" w:space="0" w:color="BE531C"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E531C" w:themeColor="accent2"/>
          <w:right w:val="single" w:sz="4" w:space="0" w:color="BE531C" w:themeColor="accent2"/>
        </w:tcBorders>
      </w:tcPr>
    </w:tblStylePr>
    <w:tblStylePr w:type="band1Horz">
      <w:tblPr/>
      <w:tcPr>
        <w:tcBorders>
          <w:top w:val="single" w:sz="4" w:space="0" w:color="BE531C" w:themeColor="accent2"/>
          <w:bottom w:val="single" w:sz="4" w:space="0" w:color="BE531C"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E531C" w:themeColor="accent2"/>
          <w:left w:val="nil"/>
        </w:tcBorders>
      </w:tcPr>
    </w:tblStylePr>
    <w:tblStylePr w:type="swCell">
      <w:tblPr/>
      <w:tcPr>
        <w:tcBorders>
          <w:top w:val="double" w:sz="4" w:space="0" w:color="BE531C" w:themeColor="accent2"/>
          <w:right w:val="nil"/>
        </w:tcBorders>
      </w:tcPr>
    </w:tblStylePr>
  </w:style>
  <w:style w:type="table" w:styleId="Gitternetztabelle5dunkelAkzent2">
    <w:name w:val="Grid Table 5 Dark Accent 2"/>
    <w:basedOn w:val="NormaleTabelle"/>
    <w:uiPriority w:val="50"/>
    <w:rsid w:val="008235C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DAC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E531C"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E531C"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E531C"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E531C" w:themeFill="accent2"/>
      </w:tcPr>
    </w:tblStylePr>
    <w:tblStylePr w:type="band1Vert">
      <w:tblPr/>
      <w:tcPr>
        <w:shd w:val="clear" w:color="auto" w:fill="F0B699" w:themeFill="accent2" w:themeFillTint="66"/>
      </w:tcPr>
    </w:tblStylePr>
    <w:tblStylePr w:type="band1Horz">
      <w:tblPr/>
      <w:tcPr>
        <w:shd w:val="clear" w:color="auto" w:fill="F0B699" w:themeFill="accent2" w:themeFillTint="66"/>
      </w:tcPr>
    </w:tblStylePr>
  </w:style>
  <w:style w:type="table" w:styleId="Listentabelle4Akzent2">
    <w:name w:val="List Table 4 Accent 2"/>
    <w:basedOn w:val="NormaleTabelle"/>
    <w:uiPriority w:val="49"/>
    <w:rsid w:val="008235CE"/>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tblBorders>
    </w:tblPr>
    <w:tblStylePr w:type="firstRow">
      <w:rPr>
        <w:b/>
        <w:bCs/>
        <w:color w:val="FFFFFF" w:themeColor="background1"/>
      </w:rPr>
      <w:tblPr/>
      <w:tcPr>
        <w:tcBorders>
          <w:top w:val="single" w:sz="4" w:space="0" w:color="BE531C" w:themeColor="accent2"/>
          <w:left w:val="single" w:sz="4" w:space="0" w:color="BE531C" w:themeColor="accent2"/>
          <w:bottom w:val="single" w:sz="4" w:space="0" w:color="BE531C" w:themeColor="accent2"/>
          <w:right w:val="single" w:sz="4" w:space="0" w:color="BE531C" w:themeColor="accent2"/>
          <w:insideH w:val="nil"/>
        </w:tcBorders>
        <w:shd w:val="clear" w:color="auto" w:fill="BE531C" w:themeFill="accent2"/>
      </w:tcPr>
    </w:tblStylePr>
    <w:tblStylePr w:type="lastRow">
      <w:rPr>
        <w:b/>
        <w:bCs/>
      </w:rPr>
      <w:tblPr/>
      <w:tcPr>
        <w:tcBorders>
          <w:top w:val="double" w:sz="4" w:space="0" w:color="E89266" w:themeColor="accent2" w:themeTint="99"/>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6farbigAkzent2">
    <w:name w:val="Grid Table 6 Colorful Accent 2"/>
    <w:basedOn w:val="NormaleTabelle"/>
    <w:uiPriority w:val="51"/>
    <w:rsid w:val="008235CE"/>
    <w:rPr>
      <w:color w:val="8E3D15" w:themeColor="accent2" w:themeShade="BF"/>
    </w:rPr>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insideV w:val="single" w:sz="4" w:space="0" w:color="E89266" w:themeColor="accent2" w:themeTint="99"/>
      </w:tblBorders>
    </w:tblPr>
    <w:tblStylePr w:type="firstRow">
      <w:rPr>
        <w:b/>
        <w:bCs/>
      </w:rPr>
      <w:tblPr/>
      <w:tcPr>
        <w:tcBorders>
          <w:bottom w:val="single" w:sz="12" w:space="0" w:color="E89266" w:themeColor="accent2" w:themeTint="99"/>
        </w:tcBorders>
      </w:tcPr>
    </w:tblStylePr>
    <w:tblStylePr w:type="lastRow">
      <w:rPr>
        <w:b/>
        <w:bCs/>
      </w:rPr>
      <w:tblPr/>
      <w:tcPr>
        <w:tcBorders>
          <w:top w:val="double" w:sz="4" w:space="0" w:color="E89266" w:themeColor="accent2" w:themeTint="99"/>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2Akzent2">
    <w:name w:val="Grid Table 2 Accent 2"/>
    <w:basedOn w:val="NormaleTabelle"/>
    <w:uiPriority w:val="47"/>
    <w:rsid w:val="008235CE"/>
    <w:tblPr>
      <w:tblStyleRowBandSize w:val="1"/>
      <w:tblStyleColBandSize w:val="1"/>
      <w:tblBorders>
        <w:top w:val="single" w:sz="2" w:space="0" w:color="E89266" w:themeColor="accent2" w:themeTint="99"/>
        <w:bottom w:val="single" w:sz="2" w:space="0" w:color="E89266" w:themeColor="accent2" w:themeTint="99"/>
        <w:insideH w:val="single" w:sz="2" w:space="0" w:color="E89266" w:themeColor="accent2" w:themeTint="99"/>
        <w:insideV w:val="single" w:sz="2" w:space="0" w:color="E89266" w:themeColor="accent2" w:themeTint="99"/>
      </w:tblBorders>
    </w:tblPr>
    <w:tblStylePr w:type="firstRow">
      <w:rPr>
        <w:b/>
        <w:bCs/>
      </w:rPr>
      <w:tblPr/>
      <w:tcPr>
        <w:tcBorders>
          <w:top w:val="nil"/>
          <w:bottom w:val="single" w:sz="12" w:space="0" w:color="E89266" w:themeColor="accent2" w:themeTint="99"/>
          <w:insideH w:val="nil"/>
          <w:insideV w:val="nil"/>
        </w:tcBorders>
        <w:shd w:val="clear" w:color="auto" w:fill="FFFFFF" w:themeFill="background1"/>
      </w:tcPr>
    </w:tblStylePr>
    <w:tblStylePr w:type="lastRow">
      <w:rPr>
        <w:b/>
        <w:bCs/>
      </w:rPr>
      <w:tblPr/>
      <w:tcPr>
        <w:tcBorders>
          <w:top w:val="double" w:sz="2" w:space="0" w:color="E892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4Akzent2">
    <w:name w:val="Grid Table 4 Accent 2"/>
    <w:basedOn w:val="NormaleTabelle"/>
    <w:uiPriority w:val="49"/>
    <w:rsid w:val="008235CE"/>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insideV w:val="single" w:sz="4" w:space="0" w:color="E89266" w:themeColor="accent2" w:themeTint="99"/>
      </w:tblBorders>
    </w:tblPr>
    <w:tblStylePr w:type="firstRow">
      <w:rPr>
        <w:b/>
        <w:bCs/>
        <w:color w:val="FFFFFF" w:themeColor="background1"/>
      </w:rPr>
      <w:tblPr/>
      <w:tcPr>
        <w:tcBorders>
          <w:top w:val="single" w:sz="4" w:space="0" w:color="BE531C" w:themeColor="accent2"/>
          <w:left w:val="single" w:sz="4" w:space="0" w:color="BE531C" w:themeColor="accent2"/>
          <w:bottom w:val="single" w:sz="4" w:space="0" w:color="BE531C" w:themeColor="accent2"/>
          <w:right w:val="single" w:sz="4" w:space="0" w:color="BE531C" w:themeColor="accent2"/>
          <w:insideH w:val="nil"/>
          <w:insideV w:val="nil"/>
        </w:tcBorders>
        <w:shd w:val="clear" w:color="auto" w:fill="BE531C" w:themeFill="accent2"/>
      </w:tcPr>
    </w:tblStylePr>
    <w:tblStylePr w:type="lastRow">
      <w:rPr>
        <w:b/>
        <w:bCs/>
      </w:rPr>
      <w:tblPr/>
      <w:tcPr>
        <w:tcBorders>
          <w:top w:val="double" w:sz="4" w:space="0" w:color="BE531C" w:themeColor="accent2"/>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06981">
      <w:bodyDiv w:val="1"/>
      <w:marLeft w:val="0"/>
      <w:marRight w:val="0"/>
      <w:marTop w:val="0"/>
      <w:marBottom w:val="0"/>
      <w:divBdr>
        <w:top w:val="none" w:sz="0" w:space="0" w:color="auto"/>
        <w:left w:val="none" w:sz="0" w:space="0" w:color="auto"/>
        <w:bottom w:val="none" w:sz="0" w:space="0" w:color="auto"/>
        <w:right w:val="none" w:sz="0" w:space="0" w:color="auto"/>
      </w:divBdr>
    </w:div>
    <w:div w:id="37821301">
      <w:bodyDiv w:val="1"/>
      <w:marLeft w:val="0"/>
      <w:marRight w:val="0"/>
      <w:marTop w:val="0"/>
      <w:marBottom w:val="0"/>
      <w:divBdr>
        <w:top w:val="none" w:sz="0" w:space="0" w:color="auto"/>
        <w:left w:val="none" w:sz="0" w:space="0" w:color="auto"/>
        <w:bottom w:val="none" w:sz="0" w:space="0" w:color="auto"/>
        <w:right w:val="none" w:sz="0" w:space="0" w:color="auto"/>
      </w:divBdr>
    </w:div>
    <w:div w:id="79376884">
      <w:bodyDiv w:val="1"/>
      <w:marLeft w:val="0"/>
      <w:marRight w:val="0"/>
      <w:marTop w:val="0"/>
      <w:marBottom w:val="0"/>
      <w:divBdr>
        <w:top w:val="none" w:sz="0" w:space="0" w:color="auto"/>
        <w:left w:val="none" w:sz="0" w:space="0" w:color="auto"/>
        <w:bottom w:val="none" w:sz="0" w:space="0" w:color="auto"/>
        <w:right w:val="none" w:sz="0" w:space="0" w:color="auto"/>
      </w:divBdr>
    </w:div>
    <w:div w:id="87898105">
      <w:bodyDiv w:val="1"/>
      <w:marLeft w:val="0"/>
      <w:marRight w:val="0"/>
      <w:marTop w:val="0"/>
      <w:marBottom w:val="0"/>
      <w:divBdr>
        <w:top w:val="none" w:sz="0" w:space="0" w:color="auto"/>
        <w:left w:val="none" w:sz="0" w:space="0" w:color="auto"/>
        <w:bottom w:val="none" w:sz="0" w:space="0" w:color="auto"/>
        <w:right w:val="none" w:sz="0" w:space="0" w:color="auto"/>
      </w:divBdr>
    </w:div>
    <w:div w:id="91249284">
      <w:bodyDiv w:val="1"/>
      <w:marLeft w:val="0"/>
      <w:marRight w:val="0"/>
      <w:marTop w:val="0"/>
      <w:marBottom w:val="0"/>
      <w:divBdr>
        <w:top w:val="none" w:sz="0" w:space="0" w:color="auto"/>
        <w:left w:val="none" w:sz="0" w:space="0" w:color="auto"/>
        <w:bottom w:val="none" w:sz="0" w:space="0" w:color="auto"/>
        <w:right w:val="none" w:sz="0" w:space="0" w:color="auto"/>
      </w:divBdr>
    </w:div>
    <w:div w:id="93061875">
      <w:bodyDiv w:val="1"/>
      <w:marLeft w:val="0"/>
      <w:marRight w:val="0"/>
      <w:marTop w:val="0"/>
      <w:marBottom w:val="0"/>
      <w:divBdr>
        <w:top w:val="none" w:sz="0" w:space="0" w:color="auto"/>
        <w:left w:val="none" w:sz="0" w:space="0" w:color="auto"/>
        <w:bottom w:val="none" w:sz="0" w:space="0" w:color="auto"/>
        <w:right w:val="none" w:sz="0" w:space="0" w:color="auto"/>
      </w:divBdr>
    </w:div>
    <w:div w:id="99763357">
      <w:bodyDiv w:val="1"/>
      <w:marLeft w:val="0"/>
      <w:marRight w:val="0"/>
      <w:marTop w:val="0"/>
      <w:marBottom w:val="0"/>
      <w:divBdr>
        <w:top w:val="none" w:sz="0" w:space="0" w:color="auto"/>
        <w:left w:val="none" w:sz="0" w:space="0" w:color="auto"/>
        <w:bottom w:val="none" w:sz="0" w:space="0" w:color="auto"/>
        <w:right w:val="none" w:sz="0" w:space="0" w:color="auto"/>
      </w:divBdr>
    </w:div>
    <w:div w:id="103573869">
      <w:bodyDiv w:val="1"/>
      <w:marLeft w:val="0"/>
      <w:marRight w:val="0"/>
      <w:marTop w:val="0"/>
      <w:marBottom w:val="0"/>
      <w:divBdr>
        <w:top w:val="none" w:sz="0" w:space="0" w:color="auto"/>
        <w:left w:val="none" w:sz="0" w:space="0" w:color="auto"/>
        <w:bottom w:val="none" w:sz="0" w:space="0" w:color="auto"/>
        <w:right w:val="none" w:sz="0" w:space="0" w:color="auto"/>
      </w:divBdr>
    </w:div>
    <w:div w:id="106698055">
      <w:bodyDiv w:val="1"/>
      <w:marLeft w:val="0"/>
      <w:marRight w:val="0"/>
      <w:marTop w:val="0"/>
      <w:marBottom w:val="0"/>
      <w:divBdr>
        <w:top w:val="none" w:sz="0" w:space="0" w:color="auto"/>
        <w:left w:val="none" w:sz="0" w:space="0" w:color="auto"/>
        <w:bottom w:val="none" w:sz="0" w:space="0" w:color="auto"/>
        <w:right w:val="none" w:sz="0" w:space="0" w:color="auto"/>
      </w:divBdr>
    </w:div>
    <w:div w:id="128087329">
      <w:bodyDiv w:val="1"/>
      <w:marLeft w:val="0"/>
      <w:marRight w:val="0"/>
      <w:marTop w:val="0"/>
      <w:marBottom w:val="0"/>
      <w:divBdr>
        <w:top w:val="none" w:sz="0" w:space="0" w:color="auto"/>
        <w:left w:val="none" w:sz="0" w:space="0" w:color="auto"/>
        <w:bottom w:val="none" w:sz="0" w:space="0" w:color="auto"/>
        <w:right w:val="none" w:sz="0" w:space="0" w:color="auto"/>
      </w:divBdr>
    </w:div>
    <w:div w:id="142360497">
      <w:bodyDiv w:val="1"/>
      <w:marLeft w:val="0"/>
      <w:marRight w:val="0"/>
      <w:marTop w:val="0"/>
      <w:marBottom w:val="0"/>
      <w:divBdr>
        <w:top w:val="none" w:sz="0" w:space="0" w:color="auto"/>
        <w:left w:val="none" w:sz="0" w:space="0" w:color="auto"/>
        <w:bottom w:val="none" w:sz="0" w:space="0" w:color="auto"/>
        <w:right w:val="none" w:sz="0" w:space="0" w:color="auto"/>
      </w:divBdr>
    </w:div>
    <w:div w:id="147215623">
      <w:bodyDiv w:val="1"/>
      <w:marLeft w:val="0"/>
      <w:marRight w:val="0"/>
      <w:marTop w:val="0"/>
      <w:marBottom w:val="0"/>
      <w:divBdr>
        <w:top w:val="none" w:sz="0" w:space="0" w:color="auto"/>
        <w:left w:val="none" w:sz="0" w:space="0" w:color="auto"/>
        <w:bottom w:val="none" w:sz="0" w:space="0" w:color="auto"/>
        <w:right w:val="none" w:sz="0" w:space="0" w:color="auto"/>
      </w:divBdr>
    </w:div>
    <w:div w:id="158618169">
      <w:bodyDiv w:val="1"/>
      <w:marLeft w:val="0"/>
      <w:marRight w:val="0"/>
      <w:marTop w:val="0"/>
      <w:marBottom w:val="0"/>
      <w:divBdr>
        <w:top w:val="none" w:sz="0" w:space="0" w:color="auto"/>
        <w:left w:val="none" w:sz="0" w:space="0" w:color="auto"/>
        <w:bottom w:val="none" w:sz="0" w:space="0" w:color="auto"/>
        <w:right w:val="none" w:sz="0" w:space="0" w:color="auto"/>
      </w:divBdr>
    </w:div>
    <w:div w:id="201745683">
      <w:bodyDiv w:val="1"/>
      <w:marLeft w:val="0"/>
      <w:marRight w:val="0"/>
      <w:marTop w:val="0"/>
      <w:marBottom w:val="0"/>
      <w:divBdr>
        <w:top w:val="none" w:sz="0" w:space="0" w:color="auto"/>
        <w:left w:val="none" w:sz="0" w:space="0" w:color="auto"/>
        <w:bottom w:val="none" w:sz="0" w:space="0" w:color="auto"/>
        <w:right w:val="none" w:sz="0" w:space="0" w:color="auto"/>
      </w:divBdr>
    </w:div>
    <w:div w:id="209267070">
      <w:bodyDiv w:val="1"/>
      <w:marLeft w:val="0"/>
      <w:marRight w:val="0"/>
      <w:marTop w:val="0"/>
      <w:marBottom w:val="0"/>
      <w:divBdr>
        <w:top w:val="none" w:sz="0" w:space="0" w:color="auto"/>
        <w:left w:val="none" w:sz="0" w:space="0" w:color="auto"/>
        <w:bottom w:val="none" w:sz="0" w:space="0" w:color="auto"/>
        <w:right w:val="none" w:sz="0" w:space="0" w:color="auto"/>
      </w:divBdr>
    </w:div>
    <w:div w:id="211893995">
      <w:bodyDiv w:val="1"/>
      <w:marLeft w:val="0"/>
      <w:marRight w:val="0"/>
      <w:marTop w:val="0"/>
      <w:marBottom w:val="0"/>
      <w:divBdr>
        <w:top w:val="none" w:sz="0" w:space="0" w:color="auto"/>
        <w:left w:val="none" w:sz="0" w:space="0" w:color="auto"/>
        <w:bottom w:val="none" w:sz="0" w:space="0" w:color="auto"/>
        <w:right w:val="none" w:sz="0" w:space="0" w:color="auto"/>
      </w:divBdr>
    </w:div>
    <w:div w:id="212544078">
      <w:bodyDiv w:val="1"/>
      <w:marLeft w:val="0"/>
      <w:marRight w:val="0"/>
      <w:marTop w:val="0"/>
      <w:marBottom w:val="0"/>
      <w:divBdr>
        <w:top w:val="none" w:sz="0" w:space="0" w:color="auto"/>
        <w:left w:val="none" w:sz="0" w:space="0" w:color="auto"/>
        <w:bottom w:val="none" w:sz="0" w:space="0" w:color="auto"/>
        <w:right w:val="none" w:sz="0" w:space="0" w:color="auto"/>
      </w:divBdr>
    </w:div>
    <w:div w:id="214053062">
      <w:bodyDiv w:val="1"/>
      <w:marLeft w:val="0"/>
      <w:marRight w:val="0"/>
      <w:marTop w:val="0"/>
      <w:marBottom w:val="0"/>
      <w:divBdr>
        <w:top w:val="none" w:sz="0" w:space="0" w:color="auto"/>
        <w:left w:val="none" w:sz="0" w:space="0" w:color="auto"/>
        <w:bottom w:val="none" w:sz="0" w:space="0" w:color="auto"/>
        <w:right w:val="none" w:sz="0" w:space="0" w:color="auto"/>
      </w:divBdr>
    </w:div>
    <w:div w:id="245190028">
      <w:bodyDiv w:val="1"/>
      <w:marLeft w:val="0"/>
      <w:marRight w:val="0"/>
      <w:marTop w:val="0"/>
      <w:marBottom w:val="0"/>
      <w:divBdr>
        <w:top w:val="none" w:sz="0" w:space="0" w:color="auto"/>
        <w:left w:val="none" w:sz="0" w:space="0" w:color="auto"/>
        <w:bottom w:val="none" w:sz="0" w:space="0" w:color="auto"/>
        <w:right w:val="none" w:sz="0" w:space="0" w:color="auto"/>
      </w:divBdr>
    </w:div>
    <w:div w:id="251593511">
      <w:bodyDiv w:val="1"/>
      <w:marLeft w:val="0"/>
      <w:marRight w:val="0"/>
      <w:marTop w:val="0"/>
      <w:marBottom w:val="0"/>
      <w:divBdr>
        <w:top w:val="none" w:sz="0" w:space="0" w:color="auto"/>
        <w:left w:val="none" w:sz="0" w:space="0" w:color="auto"/>
        <w:bottom w:val="none" w:sz="0" w:space="0" w:color="auto"/>
        <w:right w:val="none" w:sz="0" w:space="0" w:color="auto"/>
      </w:divBdr>
    </w:div>
    <w:div w:id="259409201">
      <w:bodyDiv w:val="1"/>
      <w:marLeft w:val="0"/>
      <w:marRight w:val="0"/>
      <w:marTop w:val="0"/>
      <w:marBottom w:val="0"/>
      <w:divBdr>
        <w:top w:val="none" w:sz="0" w:space="0" w:color="auto"/>
        <w:left w:val="none" w:sz="0" w:space="0" w:color="auto"/>
        <w:bottom w:val="none" w:sz="0" w:space="0" w:color="auto"/>
        <w:right w:val="none" w:sz="0" w:space="0" w:color="auto"/>
      </w:divBdr>
    </w:div>
    <w:div w:id="269240705">
      <w:bodyDiv w:val="1"/>
      <w:marLeft w:val="0"/>
      <w:marRight w:val="0"/>
      <w:marTop w:val="0"/>
      <w:marBottom w:val="0"/>
      <w:divBdr>
        <w:top w:val="none" w:sz="0" w:space="0" w:color="auto"/>
        <w:left w:val="none" w:sz="0" w:space="0" w:color="auto"/>
        <w:bottom w:val="none" w:sz="0" w:space="0" w:color="auto"/>
        <w:right w:val="none" w:sz="0" w:space="0" w:color="auto"/>
      </w:divBdr>
    </w:div>
    <w:div w:id="277103165">
      <w:bodyDiv w:val="1"/>
      <w:marLeft w:val="0"/>
      <w:marRight w:val="0"/>
      <w:marTop w:val="0"/>
      <w:marBottom w:val="0"/>
      <w:divBdr>
        <w:top w:val="none" w:sz="0" w:space="0" w:color="auto"/>
        <w:left w:val="none" w:sz="0" w:space="0" w:color="auto"/>
        <w:bottom w:val="none" w:sz="0" w:space="0" w:color="auto"/>
        <w:right w:val="none" w:sz="0" w:space="0" w:color="auto"/>
      </w:divBdr>
    </w:div>
    <w:div w:id="285233213">
      <w:bodyDiv w:val="1"/>
      <w:marLeft w:val="0"/>
      <w:marRight w:val="0"/>
      <w:marTop w:val="0"/>
      <w:marBottom w:val="0"/>
      <w:divBdr>
        <w:top w:val="none" w:sz="0" w:space="0" w:color="auto"/>
        <w:left w:val="none" w:sz="0" w:space="0" w:color="auto"/>
        <w:bottom w:val="none" w:sz="0" w:space="0" w:color="auto"/>
        <w:right w:val="none" w:sz="0" w:space="0" w:color="auto"/>
      </w:divBdr>
    </w:div>
    <w:div w:id="290020729">
      <w:bodyDiv w:val="1"/>
      <w:marLeft w:val="0"/>
      <w:marRight w:val="0"/>
      <w:marTop w:val="0"/>
      <w:marBottom w:val="0"/>
      <w:divBdr>
        <w:top w:val="none" w:sz="0" w:space="0" w:color="auto"/>
        <w:left w:val="none" w:sz="0" w:space="0" w:color="auto"/>
        <w:bottom w:val="none" w:sz="0" w:space="0" w:color="auto"/>
        <w:right w:val="none" w:sz="0" w:space="0" w:color="auto"/>
      </w:divBdr>
    </w:div>
    <w:div w:id="290986253">
      <w:bodyDiv w:val="1"/>
      <w:marLeft w:val="0"/>
      <w:marRight w:val="0"/>
      <w:marTop w:val="0"/>
      <w:marBottom w:val="0"/>
      <w:divBdr>
        <w:top w:val="none" w:sz="0" w:space="0" w:color="auto"/>
        <w:left w:val="none" w:sz="0" w:space="0" w:color="auto"/>
        <w:bottom w:val="none" w:sz="0" w:space="0" w:color="auto"/>
        <w:right w:val="none" w:sz="0" w:space="0" w:color="auto"/>
      </w:divBdr>
    </w:div>
    <w:div w:id="293023136">
      <w:bodyDiv w:val="1"/>
      <w:marLeft w:val="0"/>
      <w:marRight w:val="0"/>
      <w:marTop w:val="0"/>
      <w:marBottom w:val="0"/>
      <w:divBdr>
        <w:top w:val="none" w:sz="0" w:space="0" w:color="auto"/>
        <w:left w:val="none" w:sz="0" w:space="0" w:color="auto"/>
        <w:bottom w:val="none" w:sz="0" w:space="0" w:color="auto"/>
        <w:right w:val="none" w:sz="0" w:space="0" w:color="auto"/>
      </w:divBdr>
    </w:div>
    <w:div w:id="298540395">
      <w:bodyDiv w:val="1"/>
      <w:marLeft w:val="0"/>
      <w:marRight w:val="0"/>
      <w:marTop w:val="0"/>
      <w:marBottom w:val="0"/>
      <w:divBdr>
        <w:top w:val="none" w:sz="0" w:space="0" w:color="auto"/>
        <w:left w:val="none" w:sz="0" w:space="0" w:color="auto"/>
        <w:bottom w:val="none" w:sz="0" w:space="0" w:color="auto"/>
        <w:right w:val="none" w:sz="0" w:space="0" w:color="auto"/>
      </w:divBdr>
    </w:div>
    <w:div w:id="300116948">
      <w:bodyDiv w:val="1"/>
      <w:marLeft w:val="0"/>
      <w:marRight w:val="0"/>
      <w:marTop w:val="0"/>
      <w:marBottom w:val="0"/>
      <w:divBdr>
        <w:top w:val="none" w:sz="0" w:space="0" w:color="auto"/>
        <w:left w:val="none" w:sz="0" w:space="0" w:color="auto"/>
        <w:bottom w:val="none" w:sz="0" w:space="0" w:color="auto"/>
        <w:right w:val="none" w:sz="0" w:space="0" w:color="auto"/>
      </w:divBdr>
    </w:div>
    <w:div w:id="342905191">
      <w:bodyDiv w:val="1"/>
      <w:marLeft w:val="0"/>
      <w:marRight w:val="0"/>
      <w:marTop w:val="0"/>
      <w:marBottom w:val="0"/>
      <w:divBdr>
        <w:top w:val="none" w:sz="0" w:space="0" w:color="auto"/>
        <w:left w:val="none" w:sz="0" w:space="0" w:color="auto"/>
        <w:bottom w:val="none" w:sz="0" w:space="0" w:color="auto"/>
        <w:right w:val="none" w:sz="0" w:space="0" w:color="auto"/>
      </w:divBdr>
    </w:div>
    <w:div w:id="345639535">
      <w:bodyDiv w:val="1"/>
      <w:marLeft w:val="0"/>
      <w:marRight w:val="0"/>
      <w:marTop w:val="0"/>
      <w:marBottom w:val="0"/>
      <w:divBdr>
        <w:top w:val="none" w:sz="0" w:space="0" w:color="auto"/>
        <w:left w:val="none" w:sz="0" w:space="0" w:color="auto"/>
        <w:bottom w:val="none" w:sz="0" w:space="0" w:color="auto"/>
        <w:right w:val="none" w:sz="0" w:space="0" w:color="auto"/>
      </w:divBdr>
    </w:div>
    <w:div w:id="352658559">
      <w:bodyDiv w:val="1"/>
      <w:marLeft w:val="0"/>
      <w:marRight w:val="0"/>
      <w:marTop w:val="0"/>
      <w:marBottom w:val="0"/>
      <w:divBdr>
        <w:top w:val="none" w:sz="0" w:space="0" w:color="auto"/>
        <w:left w:val="none" w:sz="0" w:space="0" w:color="auto"/>
        <w:bottom w:val="none" w:sz="0" w:space="0" w:color="auto"/>
        <w:right w:val="none" w:sz="0" w:space="0" w:color="auto"/>
      </w:divBdr>
    </w:div>
    <w:div w:id="357463129">
      <w:bodyDiv w:val="1"/>
      <w:marLeft w:val="0"/>
      <w:marRight w:val="0"/>
      <w:marTop w:val="0"/>
      <w:marBottom w:val="0"/>
      <w:divBdr>
        <w:top w:val="none" w:sz="0" w:space="0" w:color="auto"/>
        <w:left w:val="none" w:sz="0" w:space="0" w:color="auto"/>
        <w:bottom w:val="none" w:sz="0" w:space="0" w:color="auto"/>
        <w:right w:val="none" w:sz="0" w:space="0" w:color="auto"/>
      </w:divBdr>
    </w:div>
    <w:div w:id="359665704">
      <w:bodyDiv w:val="1"/>
      <w:marLeft w:val="0"/>
      <w:marRight w:val="0"/>
      <w:marTop w:val="0"/>
      <w:marBottom w:val="0"/>
      <w:divBdr>
        <w:top w:val="none" w:sz="0" w:space="0" w:color="auto"/>
        <w:left w:val="none" w:sz="0" w:space="0" w:color="auto"/>
        <w:bottom w:val="none" w:sz="0" w:space="0" w:color="auto"/>
        <w:right w:val="none" w:sz="0" w:space="0" w:color="auto"/>
      </w:divBdr>
      <w:divsChild>
        <w:div w:id="720057765">
          <w:marLeft w:val="0"/>
          <w:marRight w:val="0"/>
          <w:marTop w:val="0"/>
          <w:marBottom w:val="0"/>
          <w:divBdr>
            <w:top w:val="none" w:sz="0" w:space="0" w:color="auto"/>
            <w:left w:val="none" w:sz="0" w:space="0" w:color="auto"/>
            <w:bottom w:val="none" w:sz="0" w:space="0" w:color="auto"/>
            <w:right w:val="none" w:sz="0" w:space="0" w:color="auto"/>
          </w:divBdr>
        </w:div>
        <w:div w:id="1401059239">
          <w:marLeft w:val="0"/>
          <w:marRight w:val="0"/>
          <w:marTop w:val="0"/>
          <w:marBottom w:val="0"/>
          <w:divBdr>
            <w:top w:val="none" w:sz="0" w:space="0" w:color="auto"/>
            <w:left w:val="none" w:sz="0" w:space="0" w:color="auto"/>
            <w:bottom w:val="none" w:sz="0" w:space="0" w:color="auto"/>
            <w:right w:val="none" w:sz="0" w:space="0" w:color="auto"/>
          </w:divBdr>
        </w:div>
        <w:div w:id="1722628114">
          <w:marLeft w:val="0"/>
          <w:marRight w:val="0"/>
          <w:marTop w:val="0"/>
          <w:marBottom w:val="0"/>
          <w:divBdr>
            <w:top w:val="none" w:sz="0" w:space="0" w:color="auto"/>
            <w:left w:val="none" w:sz="0" w:space="0" w:color="auto"/>
            <w:bottom w:val="none" w:sz="0" w:space="0" w:color="auto"/>
            <w:right w:val="none" w:sz="0" w:space="0" w:color="auto"/>
          </w:divBdr>
        </w:div>
      </w:divsChild>
    </w:div>
    <w:div w:id="368140605">
      <w:bodyDiv w:val="1"/>
      <w:marLeft w:val="0"/>
      <w:marRight w:val="0"/>
      <w:marTop w:val="0"/>
      <w:marBottom w:val="0"/>
      <w:divBdr>
        <w:top w:val="none" w:sz="0" w:space="0" w:color="auto"/>
        <w:left w:val="none" w:sz="0" w:space="0" w:color="auto"/>
        <w:bottom w:val="none" w:sz="0" w:space="0" w:color="auto"/>
        <w:right w:val="none" w:sz="0" w:space="0" w:color="auto"/>
      </w:divBdr>
    </w:div>
    <w:div w:id="376854825">
      <w:bodyDiv w:val="1"/>
      <w:marLeft w:val="0"/>
      <w:marRight w:val="0"/>
      <w:marTop w:val="0"/>
      <w:marBottom w:val="0"/>
      <w:divBdr>
        <w:top w:val="none" w:sz="0" w:space="0" w:color="auto"/>
        <w:left w:val="none" w:sz="0" w:space="0" w:color="auto"/>
        <w:bottom w:val="none" w:sz="0" w:space="0" w:color="auto"/>
        <w:right w:val="none" w:sz="0" w:space="0" w:color="auto"/>
      </w:divBdr>
    </w:div>
    <w:div w:id="379014543">
      <w:bodyDiv w:val="1"/>
      <w:marLeft w:val="0"/>
      <w:marRight w:val="0"/>
      <w:marTop w:val="0"/>
      <w:marBottom w:val="0"/>
      <w:divBdr>
        <w:top w:val="none" w:sz="0" w:space="0" w:color="auto"/>
        <w:left w:val="none" w:sz="0" w:space="0" w:color="auto"/>
        <w:bottom w:val="none" w:sz="0" w:space="0" w:color="auto"/>
        <w:right w:val="none" w:sz="0" w:space="0" w:color="auto"/>
      </w:divBdr>
    </w:div>
    <w:div w:id="403531745">
      <w:bodyDiv w:val="1"/>
      <w:marLeft w:val="0"/>
      <w:marRight w:val="0"/>
      <w:marTop w:val="0"/>
      <w:marBottom w:val="0"/>
      <w:divBdr>
        <w:top w:val="none" w:sz="0" w:space="0" w:color="auto"/>
        <w:left w:val="none" w:sz="0" w:space="0" w:color="auto"/>
        <w:bottom w:val="none" w:sz="0" w:space="0" w:color="auto"/>
        <w:right w:val="none" w:sz="0" w:space="0" w:color="auto"/>
      </w:divBdr>
    </w:div>
    <w:div w:id="406192147">
      <w:bodyDiv w:val="1"/>
      <w:marLeft w:val="0"/>
      <w:marRight w:val="0"/>
      <w:marTop w:val="0"/>
      <w:marBottom w:val="0"/>
      <w:divBdr>
        <w:top w:val="none" w:sz="0" w:space="0" w:color="auto"/>
        <w:left w:val="none" w:sz="0" w:space="0" w:color="auto"/>
        <w:bottom w:val="none" w:sz="0" w:space="0" w:color="auto"/>
        <w:right w:val="none" w:sz="0" w:space="0" w:color="auto"/>
      </w:divBdr>
    </w:div>
    <w:div w:id="421335964">
      <w:bodyDiv w:val="1"/>
      <w:marLeft w:val="0"/>
      <w:marRight w:val="0"/>
      <w:marTop w:val="0"/>
      <w:marBottom w:val="0"/>
      <w:divBdr>
        <w:top w:val="none" w:sz="0" w:space="0" w:color="auto"/>
        <w:left w:val="none" w:sz="0" w:space="0" w:color="auto"/>
        <w:bottom w:val="none" w:sz="0" w:space="0" w:color="auto"/>
        <w:right w:val="none" w:sz="0" w:space="0" w:color="auto"/>
      </w:divBdr>
    </w:div>
    <w:div w:id="448861044">
      <w:bodyDiv w:val="1"/>
      <w:marLeft w:val="0"/>
      <w:marRight w:val="0"/>
      <w:marTop w:val="0"/>
      <w:marBottom w:val="0"/>
      <w:divBdr>
        <w:top w:val="none" w:sz="0" w:space="0" w:color="auto"/>
        <w:left w:val="none" w:sz="0" w:space="0" w:color="auto"/>
        <w:bottom w:val="none" w:sz="0" w:space="0" w:color="auto"/>
        <w:right w:val="none" w:sz="0" w:space="0" w:color="auto"/>
      </w:divBdr>
    </w:div>
    <w:div w:id="453790022">
      <w:bodyDiv w:val="1"/>
      <w:marLeft w:val="0"/>
      <w:marRight w:val="0"/>
      <w:marTop w:val="0"/>
      <w:marBottom w:val="0"/>
      <w:divBdr>
        <w:top w:val="none" w:sz="0" w:space="0" w:color="auto"/>
        <w:left w:val="none" w:sz="0" w:space="0" w:color="auto"/>
        <w:bottom w:val="none" w:sz="0" w:space="0" w:color="auto"/>
        <w:right w:val="none" w:sz="0" w:space="0" w:color="auto"/>
      </w:divBdr>
      <w:divsChild>
        <w:div w:id="112941665">
          <w:marLeft w:val="0"/>
          <w:marRight w:val="0"/>
          <w:marTop w:val="0"/>
          <w:marBottom w:val="0"/>
          <w:divBdr>
            <w:top w:val="none" w:sz="0" w:space="0" w:color="auto"/>
            <w:left w:val="none" w:sz="0" w:space="0" w:color="auto"/>
            <w:bottom w:val="none" w:sz="0" w:space="0" w:color="auto"/>
            <w:right w:val="none" w:sz="0" w:space="0" w:color="auto"/>
          </w:divBdr>
        </w:div>
        <w:div w:id="1415669116">
          <w:marLeft w:val="0"/>
          <w:marRight w:val="0"/>
          <w:marTop w:val="0"/>
          <w:marBottom w:val="0"/>
          <w:divBdr>
            <w:top w:val="none" w:sz="0" w:space="0" w:color="auto"/>
            <w:left w:val="none" w:sz="0" w:space="0" w:color="auto"/>
            <w:bottom w:val="none" w:sz="0" w:space="0" w:color="auto"/>
            <w:right w:val="none" w:sz="0" w:space="0" w:color="auto"/>
          </w:divBdr>
        </w:div>
        <w:div w:id="2028826536">
          <w:marLeft w:val="0"/>
          <w:marRight w:val="0"/>
          <w:marTop w:val="0"/>
          <w:marBottom w:val="0"/>
          <w:divBdr>
            <w:top w:val="none" w:sz="0" w:space="0" w:color="auto"/>
            <w:left w:val="none" w:sz="0" w:space="0" w:color="auto"/>
            <w:bottom w:val="none" w:sz="0" w:space="0" w:color="auto"/>
            <w:right w:val="none" w:sz="0" w:space="0" w:color="auto"/>
          </w:divBdr>
        </w:div>
      </w:divsChild>
    </w:div>
    <w:div w:id="455179139">
      <w:bodyDiv w:val="1"/>
      <w:marLeft w:val="0"/>
      <w:marRight w:val="0"/>
      <w:marTop w:val="0"/>
      <w:marBottom w:val="0"/>
      <w:divBdr>
        <w:top w:val="none" w:sz="0" w:space="0" w:color="auto"/>
        <w:left w:val="none" w:sz="0" w:space="0" w:color="auto"/>
        <w:bottom w:val="none" w:sz="0" w:space="0" w:color="auto"/>
        <w:right w:val="none" w:sz="0" w:space="0" w:color="auto"/>
      </w:divBdr>
    </w:div>
    <w:div w:id="466169648">
      <w:bodyDiv w:val="1"/>
      <w:marLeft w:val="0"/>
      <w:marRight w:val="0"/>
      <w:marTop w:val="0"/>
      <w:marBottom w:val="0"/>
      <w:divBdr>
        <w:top w:val="none" w:sz="0" w:space="0" w:color="auto"/>
        <w:left w:val="none" w:sz="0" w:space="0" w:color="auto"/>
        <w:bottom w:val="none" w:sz="0" w:space="0" w:color="auto"/>
        <w:right w:val="none" w:sz="0" w:space="0" w:color="auto"/>
      </w:divBdr>
    </w:div>
    <w:div w:id="466360298">
      <w:bodyDiv w:val="1"/>
      <w:marLeft w:val="0"/>
      <w:marRight w:val="0"/>
      <w:marTop w:val="0"/>
      <w:marBottom w:val="0"/>
      <w:divBdr>
        <w:top w:val="none" w:sz="0" w:space="0" w:color="auto"/>
        <w:left w:val="none" w:sz="0" w:space="0" w:color="auto"/>
        <w:bottom w:val="none" w:sz="0" w:space="0" w:color="auto"/>
        <w:right w:val="none" w:sz="0" w:space="0" w:color="auto"/>
      </w:divBdr>
    </w:div>
    <w:div w:id="466514992">
      <w:bodyDiv w:val="1"/>
      <w:marLeft w:val="0"/>
      <w:marRight w:val="0"/>
      <w:marTop w:val="0"/>
      <w:marBottom w:val="0"/>
      <w:divBdr>
        <w:top w:val="none" w:sz="0" w:space="0" w:color="auto"/>
        <w:left w:val="none" w:sz="0" w:space="0" w:color="auto"/>
        <w:bottom w:val="none" w:sz="0" w:space="0" w:color="auto"/>
        <w:right w:val="none" w:sz="0" w:space="0" w:color="auto"/>
      </w:divBdr>
    </w:div>
    <w:div w:id="470948331">
      <w:bodyDiv w:val="1"/>
      <w:marLeft w:val="0"/>
      <w:marRight w:val="0"/>
      <w:marTop w:val="0"/>
      <w:marBottom w:val="0"/>
      <w:divBdr>
        <w:top w:val="none" w:sz="0" w:space="0" w:color="auto"/>
        <w:left w:val="none" w:sz="0" w:space="0" w:color="auto"/>
        <w:bottom w:val="none" w:sz="0" w:space="0" w:color="auto"/>
        <w:right w:val="none" w:sz="0" w:space="0" w:color="auto"/>
      </w:divBdr>
    </w:div>
    <w:div w:id="474376221">
      <w:bodyDiv w:val="1"/>
      <w:marLeft w:val="0"/>
      <w:marRight w:val="0"/>
      <w:marTop w:val="0"/>
      <w:marBottom w:val="0"/>
      <w:divBdr>
        <w:top w:val="none" w:sz="0" w:space="0" w:color="auto"/>
        <w:left w:val="none" w:sz="0" w:space="0" w:color="auto"/>
        <w:bottom w:val="none" w:sz="0" w:space="0" w:color="auto"/>
        <w:right w:val="none" w:sz="0" w:space="0" w:color="auto"/>
      </w:divBdr>
    </w:div>
    <w:div w:id="482235323">
      <w:bodyDiv w:val="1"/>
      <w:marLeft w:val="0"/>
      <w:marRight w:val="0"/>
      <w:marTop w:val="0"/>
      <w:marBottom w:val="0"/>
      <w:divBdr>
        <w:top w:val="none" w:sz="0" w:space="0" w:color="auto"/>
        <w:left w:val="none" w:sz="0" w:space="0" w:color="auto"/>
        <w:bottom w:val="none" w:sz="0" w:space="0" w:color="auto"/>
        <w:right w:val="none" w:sz="0" w:space="0" w:color="auto"/>
      </w:divBdr>
    </w:div>
    <w:div w:id="485363551">
      <w:bodyDiv w:val="1"/>
      <w:marLeft w:val="0"/>
      <w:marRight w:val="0"/>
      <w:marTop w:val="0"/>
      <w:marBottom w:val="0"/>
      <w:divBdr>
        <w:top w:val="none" w:sz="0" w:space="0" w:color="auto"/>
        <w:left w:val="none" w:sz="0" w:space="0" w:color="auto"/>
        <w:bottom w:val="none" w:sz="0" w:space="0" w:color="auto"/>
        <w:right w:val="none" w:sz="0" w:space="0" w:color="auto"/>
      </w:divBdr>
    </w:div>
    <w:div w:id="504632995">
      <w:bodyDiv w:val="1"/>
      <w:marLeft w:val="0"/>
      <w:marRight w:val="0"/>
      <w:marTop w:val="0"/>
      <w:marBottom w:val="0"/>
      <w:divBdr>
        <w:top w:val="none" w:sz="0" w:space="0" w:color="auto"/>
        <w:left w:val="none" w:sz="0" w:space="0" w:color="auto"/>
        <w:bottom w:val="none" w:sz="0" w:space="0" w:color="auto"/>
        <w:right w:val="none" w:sz="0" w:space="0" w:color="auto"/>
      </w:divBdr>
    </w:div>
    <w:div w:id="506480661">
      <w:bodyDiv w:val="1"/>
      <w:marLeft w:val="0"/>
      <w:marRight w:val="0"/>
      <w:marTop w:val="0"/>
      <w:marBottom w:val="0"/>
      <w:divBdr>
        <w:top w:val="none" w:sz="0" w:space="0" w:color="auto"/>
        <w:left w:val="none" w:sz="0" w:space="0" w:color="auto"/>
        <w:bottom w:val="none" w:sz="0" w:space="0" w:color="auto"/>
        <w:right w:val="none" w:sz="0" w:space="0" w:color="auto"/>
      </w:divBdr>
    </w:div>
    <w:div w:id="511838041">
      <w:bodyDiv w:val="1"/>
      <w:marLeft w:val="0"/>
      <w:marRight w:val="0"/>
      <w:marTop w:val="0"/>
      <w:marBottom w:val="0"/>
      <w:divBdr>
        <w:top w:val="none" w:sz="0" w:space="0" w:color="auto"/>
        <w:left w:val="none" w:sz="0" w:space="0" w:color="auto"/>
        <w:bottom w:val="none" w:sz="0" w:space="0" w:color="auto"/>
        <w:right w:val="none" w:sz="0" w:space="0" w:color="auto"/>
      </w:divBdr>
    </w:div>
    <w:div w:id="546528473">
      <w:bodyDiv w:val="1"/>
      <w:marLeft w:val="0"/>
      <w:marRight w:val="0"/>
      <w:marTop w:val="0"/>
      <w:marBottom w:val="0"/>
      <w:divBdr>
        <w:top w:val="none" w:sz="0" w:space="0" w:color="auto"/>
        <w:left w:val="none" w:sz="0" w:space="0" w:color="auto"/>
        <w:bottom w:val="none" w:sz="0" w:space="0" w:color="auto"/>
        <w:right w:val="none" w:sz="0" w:space="0" w:color="auto"/>
      </w:divBdr>
    </w:div>
    <w:div w:id="554121109">
      <w:bodyDiv w:val="1"/>
      <w:marLeft w:val="0"/>
      <w:marRight w:val="0"/>
      <w:marTop w:val="0"/>
      <w:marBottom w:val="0"/>
      <w:divBdr>
        <w:top w:val="none" w:sz="0" w:space="0" w:color="auto"/>
        <w:left w:val="none" w:sz="0" w:space="0" w:color="auto"/>
        <w:bottom w:val="none" w:sz="0" w:space="0" w:color="auto"/>
        <w:right w:val="none" w:sz="0" w:space="0" w:color="auto"/>
      </w:divBdr>
    </w:div>
    <w:div w:id="576594511">
      <w:bodyDiv w:val="1"/>
      <w:marLeft w:val="0"/>
      <w:marRight w:val="0"/>
      <w:marTop w:val="0"/>
      <w:marBottom w:val="0"/>
      <w:divBdr>
        <w:top w:val="none" w:sz="0" w:space="0" w:color="auto"/>
        <w:left w:val="none" w:sz="0" w:space="0" w:color="auto"/>
        <w:bottom w:val="none" w:sz="0" w:space="0" w:color="auto"/>
        <w:right w:val="none" w:sz="0" w:space="0" w:color="auto"/>
      </w:divBdr>
    </w:div>
    <w:div w:id="580338178">
      <w:bodyDiv w:val="1"/>
      <w:marLeft w:val="0"/>
      <w:marRight w:val="0"/>
      <w:marTop w:val="0"/>
      <w:marBottom w:val="0"/>
      <w:divBdr>
        <w:top w:val="none" w:sz="0" w:space="0" w:color="auto"/>
        <w:left w:val="none" w:sz="0" w:space="0" w:color="auto"/>
        <w:bottom w:val="none" w:sz="0" w:space="0" w:color="auto"/>
        <w:right w:val="none" w:sz="0" w:space="0" w:color="auto"/>
      </w:divBdr>
    </w:div>
    <w:div w:id="591665427">
      <w:bodyDiv w:val="1"/>
      <w:marLeft w:val="0"/>
      <w:marRight w:val="0"/>
      <w:marTop w:val="0"/>
      <w:marBottom w:val="0"/>
      <w:divBdr>
        <w:top w:val="none" w:sz="0" w:space="0" w:color="auto"/>
        <w:left w:val="none" w:sz="0" w:space="0" w:color="auto"/>
        <w:bottom w:val="none" w:sz="0" w:space="0" w:color="auto"/>
        <w:right w:val="none" w:sz="0" w:space="0" w:color="auto"/>
      </w:divBdr>
    </w:div>
    <w:div w:id="593586051">
      <w:bodyDiv w:val="1"/>
      <w:marLeft w:val="0"/>
      <w:marRight w:val="0"/>
      <w:marTop w:val="0"/>
      <w:marBottom w:val="0"/>
      <w:divBdr>
        <w:top w:val="none" w:sz="0" w:space="0" w:color="auto"/>
        <w:left w:val="none" w:sz="0" w:space="0" w:color="auto"/>
        <w:bottom w:val="none" w:sz="0" w:space="0" w:color="auto"/>
        <w:right w:val="none" w:sz="0" w:space="0" w:color="auto"/>
      </w:divBdr>
    </w:div>
    <w:div w:id="604923180">
      <w:bodyDiv w:val="1"/>
      <w:marLeft w:val="0"/>
      <w:marRight w:val="0"/>
      <w:marTop w:val="0"/>
      <w:marBottom w:val="0"/>
      <w:divBdr>
        <w:top w:val="none" w:sz="0" w:space="0" w:color="auto"/>
        <w:left w:val="none" w:sz="0" w:space="0" w:color="auto"/>
        <w:bottom w:val="none" w:sz="0" w:space="0" w:color="auto"/>
        <w:right w:val="none" w:sz="0" w:space="0" w:color="auto"/>
      </w:divBdr>
    </w:div>
    <w:div w:id="612368664">
      <w:bodyDiv w:val="1"/>
      <w:marLeft w:val="0"/>
      <w:marRight w:val="0"/>
      <w:marTop w:val="0"/>
      <w:marBottom w:val="0"/>
      <w:divBdr>
        <w:top w:val="none" w:sz="0" w:space="0" w:color="auto"/>
        <w:left w:val="none" w:sz="0" w:space="0" w:color="auto"/>
        <w:bottom w:val="none" w:sz="0" w:space="0" w:color="auto"/>
        <w:right w:val="none" w:sz="0" w:space="0" w:color="auto"/>
      </w:divBdr>
    </w:div>
    <w:div w:id="620495767">
      <w:bodyDiv w:val="1"/>
      <w:marLeft w:val="0"/>
      <w:marRight w:val="0"/>
      <w:marTop w:val="0"/>
      <w:marBottom w:val="0"/>
      <w:divBdr>
        <w:top w:val="none" w:sz="0" w:space="0" w:color="auto"/>
        <w:left w:val="none" w:sz="0" w:space="0" w:color="auto"/>
        <w:bottom w:val="none" w:sz="0" w:space="0" w:color="auto"/>
        <w:right w:val="none" w:sz="0" w:space="0" w:color="auto"/>
      </w:divBdr>
    </w:div>
    <w:div w:id="623081439">
      <w:bodyDiv w:val="1"/>
      <w:marLeft w:val="0"/>
      <w:marRight w:val="0"/>
      <w:marTop w:val="0"/>
      <w:marBottom w:val="0"/>
      <w:divBdr>
        <w:top w:val="none" w:sz="0" w:space="0" w:color="auto"/>
        <w:left w:val="none" w:sz="0" w:space="0" w:color="auto"/>
        <w:bottom w:val="none" w:sz="0" w:space="0" w:color="auto"/>
        <w:right w:val="none" w:sz="0" w:space="0" w:color="auto"/>
      </w:divBdr>
    </w:div>
    <w:div w:id="627247322">
      <w:bodyDiv w:val="1"/>
      <w:marLeft w:val="0"/>
      <w:marRight w:val="0"/>
      <w:marTop w:val="0"/>
      <w:marBottom w:val="0"/>
      <w:divBdr>
        <w:top w:val="none" w:sz="0" w:space="0" w:color="auto"/>
        <w:left w:val="none" w:sz="0" w:space="0" w:color="auto"/>
        <w:bottom w:val="none" w:sz="0" w:space="0" w:color="auto"/>
        <w:right w:val="none" w:sz="0" w:space="0" w:color="auto"/>
      </w:divBdr>
    </w:div>
    <w:div w:id="633491183">
      <w:bodyDiv w:val="1"/>
      <w:marLeft w:val="0"/>
      <w:marRight w:val="0"/>
      <w:marTop w:val="0"/>
      <w:marBottom w:val="0"/>
      <w:divBdr>
        <w:top w:val="none" w:sz="0" w:space="0" w:color="auto"/>
        <w:left w:val="none" w:sz="0" w:space="0" w:color="auto"/>
        <w:bottom w:val="none" w:sz="0" w:space="0" w:color="auto"/>
        <w:right w:val="none" w:sz="0" w:space="0" w:color="auto"/>
      </w:divBdr>
    </w:div>
    <w:div w:id="644362130">
      <w:bodyDiv w:val="1"/>
      <w:marLeft w:val="0"/>
      <w:marRight w:val="0"/>
      <w:marTop w:val="0"/>
      <w:marBottom w:val="0"/>
      <w:divBdr>
        <w:top w:val="none" w:sz="0" w:space="0" w:color="auto"/>
        <w:left w:val="none" w:sz="0" w:space="0" w:color="auto"/>
        <w:bottom w:val="none" w:sz="0" w:space="0" w:color="auto"/>
        <w:right w:val="none" w:sz="0" w:space="0" w:color="auto"/>
      </w:divBdr>
    </w:div>
    <w:div w:id="644701051">
      <w:bodyDiv w:val="1"/>
      <w:marLeft w:val="0"/>
      <w:marRight w:val="0"/>
      <w:marTop w:val="0"/>
      <w:marBottom w:val="0"/>
      <w:divBdr>
        <w:top w:val="none" w:sz="0" w:space="0" w:color="auto"/>
        <w:left w:val="none" w:sz="0" w:space="0" w:color="auto"/>
        <w:bottom w:val="none" w:sz="0" w:space="0" w:color="auto"/>
        <w:right w:val="none" w:sz="0" w:space="0" w:color="auto"/>
      </w:divBdr>
    </w:div>
    <w:div w:id="661736971">
      <w:bodyDiv w:val="1"/>
      <w:marLeft w:val="0"/>
      <w:marRight w:val="0"/>
      <w:marTop w:val="0"/>
      <w:marBottom w:val="0"/>
      <w:divBdr>
        <w:top w:val="none" w:sz="0" w:space="0" w:color="auto"/>
        <w:left w:val="none" w:sz="0" w:space="0" w:color="auto"/>
        <w:bottom w:val="none" w:sz="0" w:space="0" w:color="auto"/>
        <w:right w:val="none" w:sz="0" w:space="0" w:color="auto"/>
      </w:divBdr>
    </w:div>
    <w:div w:id="663321352">
      <w:bodyDiv w:val="1"/>
      <w:marLeft w:val="0"/>
      <w:marRight w:val="0"/>
      <w:marTop w:val="0"/>
      <w:marBottom w:val="0"/>
      <w:divBdr>
        <w:top w:val="none" w:sz="0" w:space="0" w:color="auto"/>
        <w:left w:val="none" w:sz="0" w:space="0" w:color="auto"/>
        <w:bottom w:val="none" w:sz="0" w:space="0" w:color="auto"/>
        <w:right w:val="none" w:sz="0" w:space="0" w:color="auto"/>
      </w:divBdr>
    </w:div>
    <w:div w:id="665862560">
      <w:bodyDiv w:val="1"/>
      <w:marLeft w:val="0"/>
      <w:marRight w:val="0"/>
      <w:marTop w:val="0"/>
      <w:marBottom w:val="0"/>
      <w:divBdr>
        <w:top w:val="none" w:sz="0" w:space="0" w:color="auto"/>
        <w:left w:val="none" w:sz="0" w:space="0" w:color="auto"/>
        <w:bottom w:val="none" w:sz="0" w:space="0" w:color="auto"/>
        <w:right w:val="none" w:sz="0" w:space="0" w:color="auto"/>
      </w:divBdr>
    </w:div>
    <w:div w:id="670448742">
      <w:bodyDiv w:val="1"/>
      <w:marLeft w:val="0"/>
      <w:marRight w:val="0"/>
      <w:marTop w:val="0"/>
      <w:marBottom w:val="0"/>
      <w:divBdr>
        <w:top w:val="none" w:sz="0" w:space="0" w:color="auto"/>
        <w:left w:val="none" w:sz="0" w:space="0" w:color="auto"/>
        <w:bottom w:val="none" w:sz="0" w:space="0" w:color="auto"/>
        <w:right w:val="none" w:sz="0" w:space="0" w:color="auto"/>
      </w:divBdr>
    </w:div>
    <w:div w:id="683632259">
      <w:bodyDiv w:val="1"/>
      <w:marLeft w:val="0"/>
      <w:marRight w:val="0"/>
      <w:marTop w:val="0"/>
      <w:marBottom w:val="0"/>
      <w:divBdr>
        <w:top w:val="none" w:sz="0" w:space="0" w:color="auto"/>
        <w:left w:val="none" w:sz="0" w:space="0" w:color="auto"/>
        <w:bottom w:val="none" w:sz="0" w:space="0" w:color="auto"/>
        <w:right w:val="none" w:sz="0" w:space="0" w:color="auto"/>
      </w:divBdr>
    </w:div>
    <w:div w:id="685986103">
      <w:bodyDiv w:val="1"/>
      <w:marLeft w:val="0"/>
      <w:marRight w:val="0"/>
      <w:marTop w:val="0"/>
      <w:marBottom w:val="0"/>
      <w:divBdr>
        <w:top w:val="none" w:sz="0" w:space="0" w:color="auto"/>
        <w:left w:val="none" w:sz="0" w:space="0" w:color="auto"/>
        <w:bottom w:val="none" w:sz="0" w:space="0" w:color="auto"/>
        <w:right w:val="none" w:sz="0" w:space="0" w:color="auto"/>
      </w:divBdr>
    </w:div>
    <w:div w:id="700711461">
      <w:bodyDiv w:val="1"/>
      <w:marLeft w:val="0"/>
      <w:marRight w:val="0"/>
      <w:marTop w:val="0"/>
      <w:marBottom w:val="0"/>
      <w:divBdr>
        <w:top w:val="none" w:sz="0" w:space="0" w:color="auto"/>
        <w:left w:val="none" w:sz="0" w:space="0" w:color="auto"/>
        <w:bottom w:val="none" w:sz="0" w:space="0" w:color="auto"/>
        <w:right w:val="none" w:sz="0" w:space="0" w:color="auto"/>
      </w:divBdr>
    </w:div>
    <w:div w:id="729579061">
      <w:bodyDiv w:val="1"/>
      <w:marLeft w:val="0"/>
      <w:marRight w:val="0"/>
      <w:marTop w:val="0"/>
      <w:marBottom w:val="0"/>
      <w:divBdr>
        <w:top w:val="none" w:sz="0" w:space="0" w:color="auto"/>
        <w:left w:val="none" w:sz="0" w:space="0" w:color="auto"/>
        <w:bottom w:val="none" w:sz="0" w:space="0" w:color="auto"/>
        <w:right w:val="none" w:sz="0" w:space="0" w:color="auto"/>
      </w:divBdr>
    </w:div>
    <w:div w:id="734862256">
      <w:bodyDiv w:val="1"/>
      <w:marLeft w:val="0"/>
      <w:marRight w:val="0"/>
      <w:marTop w:val="0"/>
      <w:marBottom w:val="0"/>
      <w:divBdr>
        <w:top w:val="none" w:sz="0" w:space="0" w:color="auto"/>
        <w:left w:val="none" w:sz="0" w:space="0" w:color="auto"/>
        <w:bottom w:val="none" w:sz="0" w:space="0" w:color="auto"/>
        <w:right w:val="none" w:sz="0" w:space="0" w:color="auto"/>
      </w:divBdr>
    </w:div>
    <w:div w:id="743452451">
      <w:bodyDiv w:val="1"/>
      <w:marLeft w:val="0"/>
      <w:marRight w:val="0"/>
      <w:marTop w:val="0"/>
      <w:marBottom w:val="0"/>
      <w:divBdr>
        <w:top w:val="none" w:sz="0" w:space="0" w:color="auto"/>
        <w:left w:val="none" w:sz="0" w:space="0" w:color="auto"/>
        <w:bottom w:val="none" w:sz="0" w:space="0" w:color="auto"/>
        <w:right w:val="none" w:sz="0" w:space="0" w:color="auto"/>
      </w:divBdr>
    </w:div>
    <w:div w:id="744452659">
      <w:bodyDiv w:val="1"/>
      <w:marLeft w:val="0"/>
      <w:marRight w:val="0"/>
      <w:marTop w:val="0"/>
      <w:marBottom w:val="0"/>
      <w:divBdr>
        <w:top w:val="none" w:sz="0" w:space="0" w:color="auto"/>
        <w:left w:val="none" w:sz="0" w:space="0" w:color="auto"/>
        <w:bottom w:val="none" w:sz="0" w:space="0" w:color="auto"/>
        <w:right w:val="none" w:sz="0" w:space="0" w:color="auto"/>
      </w:divBdr>
    </w:div>
    <w:div w:id="751052489">
      <w:bodyDiv w:val="1"/>
      <w:marLeft w:val="0"/>
      <w:marRight w:val="0"/>
      <w:marTop w:val="0"/>
      <w:marBottom w:val="0"/>
      <w:divBdr>
        <w:top w:val="none" w:sz="0" w:space="0" w:color="auto"/>
        <w:left w:val="none" w:sz="0" w:space="0" w:color="auto"/>
        <w:bottom w:val="none" w:sz="0" w:space="0" w:color="auto"/>
        <w:right w:val="none" w:sz="0" w:space="0" w:color="auto"/>
      </w:divBdr>
    </w:div>
    <w:div w:id="768624401">
      <w:bodyDiv w:val="1"/>
      <w:marLeft w:val="0"/>
      <w:marRight w:val="0"/>
      <w:marTop w:val="0"/>
      <w:marBottom w:val="0"/>
      <w:divBdr>
        <w:top w:val="none" w:sz="0" w:space="0" w:color="auto"/>
        <w:left w:val="none" w:sz="0" w:space="0" w:color="auto"/>
        <w:bottom w:val="none" w:sz="0" w:space="0" w:color="auto"/>
        <w:right w:val="none" w:sz="0" w:space="0" w:color="auto"/>
      </w:divBdr>
    </w:div>
    <w:div w:id="773673393">
      <w:bodyDiv w:val="1"/>
      <w:marLeft w:val="0"/>
      <w:marRight w:val="0"/>
      <w:marTop w:val="0"/>
      <w:marBottom w:val="0"/>
      <w:divBdr>
        <w:top w:val="none" w:sz="0" w:space="0" w:color="auto"/>
        <w:left w:val="none" w:sz="0" w:space="0" w:color="auto"/>
        <w:bottom w:val="none" w:sz="0" w:space="0" w:color="auto"/>
        <w:right w:val="none" w:sz="0" w:space="0" w:color="auto"/>
      </w:divBdr>
    </w:div>
    <w:div w:id="776171925">
      <w:bodyDiv w:val="1"/>
      <w:marLeft w:val="0"/>
      <w:marRight w:val="0"/>
      <w:marTop w:val="0"/>
      <w:marBottom w:val="0"/>
      <w:divBdr>
        <w:top w:val="none" w:sz="0" w:space="0" w:color="auto"/>
        <w:left w:val="none" w:sz="0" w:space="0" w:color="auto"/>
        <w:bottom w:val="none" w:sz="0" w:space="0" w:color="auto"/>
        <w:right w:val="none" w:sz="0" w:space="0" w:color="auto"/>
      </w:divBdr>
    </w:div>
    <w:div w:id="787088326">
      <w:bodyDiv w:val="1"/>
      <w:marLeft w:val="0"/>
      <w:marRight w:val="0"/>
      <w:marTop w:val="0"/>
      <w:marBottom w:val="0"/>
      <w:divBdr>
        <w:top w:val="none" w:sz="0" w:space="0" w:color="auto"/>
        <w:left w:val="none" w:sz="0" w:space="0" w:color="auto"/>
        <w:bottom w:val="none" w:sz="0" w:space="0" w:color="auto"/>
        <w:right w:val="none" w:sz="0" w:space="0" w:color="auto"/>
      </w:divBdr>
    </w:div>
    <w:div w:id="801078318">
      <w:bodyDiv w:val="1"/>
      <w:marLeft w:val="0"/>
      <w:marRight w:val="0"/>
      <w:marTop w:val="0"/>
      <w:marBottom w:val="0"/>
      <w:divBdr>
        <w:top w:val="none" w:sz="0" w:space="0" w:color="auto"/>
        <w:left w:val="none" w:sz="0" w:space="0" w:color="auto"/>
        <w:bottom w:val="none" w:sz="0" w:space="0" w:color="auto"/>
        <w:right w:val="none" w:sz="0" w:space="0" w:color="auto"/>
      </w:divBdr>
    </w:div>
    <w:div w:id="819660024">
      <w:bodyDiv w:val="1"/>
      <w:marLeft w:val="0"/>
      <w:marRight w:val="0"/>
      <w:marTop w:val="0"/>
      <w:marBottom w:val="0"/>
      <w:divBdr>
        <w:top w:val="none" w:sz="0" w:space="0" w:color="auto"/>
        <w:left w:val="none" w:sz="0" w:space="0" w:color="auto"/>
        <w:bottom w:val="none" w:sz="0" w:space="0" w:color="auto"/>
        <w:right w:val="none" w:sz="0" w:space="0" w:color="auto"/>
      </w:divBdr>
    </w:div>
    <w:div w:id="828715660">
      <w:bodyDiv w:val="1"/>
      <w:marLeft w:val="0"/>
      <w:marRight w:val="0"/>
      <w:marTop w:val="0"/>
      <w:marBottom w:val="0"/>
      <w:divBdr>
        <w:top w:val="none" w:sz="0" w:space="0" w:color="auto"/>
        <w:left w:val="none" w:sz="0" w:space="0" w:color="auto"/>
        <w:bottom w:val="none" w:sz="0" w:space="0" w:color="auto"/>
        <w:right w:val="none" w:sz="0" w:space="0" w:color="auto"/>
      </w:divBdr>
    </w:div>
    <w:div w:id="858084386">
      <w:bodyDiv w:val="1"/>
      <w:marLeft w:val="0"/>
      <w:marRight w:val="0"/>
      <w:marTop w:val="0"/>
      <w:marBottom w:val="0"/>
      <w:divBdr>
        <w:top w:val="none" w:sz="0" w:space="0" w:color="auto"/>
        <w:left w:val="none" w:sz="0" w:space="0" w:color="auto"/>
        <w:bottom w:val="none" w:sz="0" w:space="0" w:color="auto"/>
        <w:right w:val="none" w:sz="0" w:space="0" w:color="auto"/>
      </w:divBdr>
    </w:div>
    <w:div w:id="860782449">
      <w:bodyDiv w:val="1"/>
      <w:marLeft w:val="0"/>
      <w:marRight w:val="0"/>
      <w:marTop w:val="0"/>
      <w:marBottom w:val="0"/>
      <w:divBdr>
        <w:top w:val="none" w:sz="0" w:space="0" w:color="auto"/>
        <w:left w:val="none" w:sz="0" w:space="0" w:color="auto"/>
        <w:bottom w:val="none" w:sz="0" w:space="0" w:color="auto"/>
        <w:right w:val="none" w:sz="0" w:space="0" w:color="auto"/>
      </w:divBdr>
    </w:div>
    <w:div w:id="861669393">
      <w:bodyDiv w:val="1"/>
      <w:marLeft w:val="0"/>
      <w:marRight w:val="0"/>
      <w:marTop w:val="0"/>
      <w:marBottom w:val="0"/>
      <w:divBdr>
        <w:top w:val="none" w:sz="0" w:space="0" w:color="auto"/>
        <w:left w:val="none" w:sz="0" w:space="0" w:color="auto"/>
        <w:bottom w:val="none" w:sz="0" w:space="0" w:color="auto"/>
        <w:right w:val="none" w:sz="0" w:space="0" w:color="auto"/>
      </w:divBdr>
    </w:div>
    <w:div w:id="874124379">
      <w:bodyDiv w:val="1"/>
      <w:marLeft w:val="0"/>
      <w:marRight w:val="0"/>
      <w:marTop w:val="0"/>
      <w:marBottom w:val="0"/>
      <w:divBdr>
        <w:top w:val="none" w:sz="0" w:space="0" w:color="auto"/>
        <w:left w:val="none" w:sz="0" w:space="0" w:color="auto"/>
        <w:bottom w:val="none" w:sz="0" w:space="0" w:color="auto"/>
        <w:right w:val="none" w:sz="0" w:space="0" w:color="auto"/>
      </w:divBdr>
    </w:div>
    <w:div w:id="874268401">
      <w:bodyDiv w:val="1"/>
      <w:marLeft w:val="0"/>
      <w:marRight w:val="0"/>
      <w:marTop w:val="0"/>
      <w:marBottom w:val="0"/>
      <w:divBdr>
        <w:top w:val="none" w:sz="0" w:space="0" w:color="auto"/>
        <w:left w:val="none" w:sz="0" w:space="0" w:color="auto"/>
        <w:bottom w:val="none" w:sz="0" w:space="0" w:color="auto"/>
        <w:right w:val="none" w:sz="0" w:space="0" w:color="auto"/>
      </w:divBdr>
    </w:div>
    <w:div w:id="889609681">
      <w:bodyDiv w:val="1"/>
      <w:marLeft w:val="0"/>
      <w:marRight w:val="0"/>
      <w:marTop w:val="0"/>
      <w:marBottom w:val="0"/>
      <w:divBdr>
        <w:top w:val="none" w:sz="0" w:space="0" w:color="auto"/>
        <w:left w:val="none" w:sz="0" w:space="0" w:color="auto"/>
        <w:bottom w:val="none" w:sz="0" w:space="0" w:color="auto"/>
        <w:right w:val="none" w:sz="0" w:space="0" w:color="auto"/>
      </w:divBdr>
    </w:div>
    <w:div w:id="892501125">
      <w:bodyDiv w:val="1"/>
      <w:marLeft w:val="0"/>
      <w:marRight w:val="0"/>
      <w:marTop w:val="0"/>
      <w:marBottom w:val="0"/>
      <w:divBdr>
        <w:top w:val="none" w:sz="0" w:space="0" w:color="auto"/>
        <w:left w:val="none" w:sz="0" w:space="0" w:color="auto"/>
        <w:bottom w:val="none" w:sz="0" w:space="0" w:color="auto"/>
        <w:right w:val="none" w:sz="0" w:space="0" w:color="auto"/>
      </w:divBdr>
    </w:div>
    <w:div w:id="903371605">
      <w:bodyDiv w:val="1"/>
      <w:marLeft w:val="0"/>
      <w:marRight w:val="0"/>
      <w:marTop w:val="0"/>
      <w:marBottom w:val="0"/>
      <w:divBdr>
        <w:top w:val="none" w:sz="0" w:space="0" w:color="auto"/>
        <w:left w:val="none" w:sz="0" w:space="0" w:color="auto"/>
        <w:bottom w:val="none" w:sz="0" w:space="0" w:color="auto"/>
        <w:right w:val="none" w:sz="0" w:space="0" w:color="auto"/>
      </w:divBdr>
    </w:div>
    <w:div w:id="915356007">
      <w:bodyDiv w:val="1"/>
      <w:marLeft w:val="0"/>
      <w:marRight w:val="0"/>
      <w:marTop w:val="0"/>
      <w:marBottom w:val="0"/>
      <w:divBdr>
        <w:top w:val="none" w:sz="0" w:space="0" w:color="auto"/>
        <w:left w:val="none" w:sz="0" w:space="0" w:color="auto"/>
        <w:bottom w:val="none" w:sz="0" w:space="0" w:color="auto"/>
        <w:right w:val="none" w:sz="0" w:space="0" w:color="auto"/>
      </w:divBdr>
    </w:div>
    <w:div w:id="916279681">
      <w:bodyDiv w:val="1"/>
      <w:marLeft w:val="0"/>
      <w:marRight w:val="0"/>
      <w:marTop w:val="0"/>
      <w:marBottom w:val="0"/>
      <w:divBdr>
        <w:top w:val="none" w:sz="0" w:space="0" w:color="auto"/>
        <w:left w:val="none" w:sz="0" w:space="0" w:color="auto"/>
        <w:bottom w:val="none" w:sz="0" w:space="0" w:color="auto"/>
        <w:right w:val="none" w:sz="0" w:space="0" w:color="auto"/>
      </w:divBdr>
    </w:div>
    <w:div w:id="923417779">
      <w:bodyDiv w:val="1"/>
      <w:marLeft w:val="0"/>
      <w:marRight w:val="0"/>
      <w:marTop w:val="0"/>
      <w:marBottom w:val="0"/>
      <w:divBdr>
        <w:top w:val="none" w:sz="0" w:space="0" w:color="auto"/>
        <w:left w:val="none" w:sz="0" w:space="0" w:color="auto"/>
        <w:bottom w:val="none" w:sz="0" w:space="0" w:color="auto"/>
        <w:right w:val="none" w:sz="0" w:space="0" w:color="auto"/>
      </w:divBdr>
    </w:div>
    <w:div w:id="926814273">
      <w:bodyDiv w:val="1"/>
      <w:marLeft w:val="0"/>
      <w:marRight w:val="0"/>
      <w:marTop w:val="0"/>
      <w:marBottom w:val="0"/>
      <w:divBdr>
        <w:top w:val="none" w:sz="0" w:space="0" w:color="auto"/>
        <w:left w:val="none" w:sz="0" w:space="0" w:color="auto"/>
        <w:bottom w:val="none" w:sz="0" w:space="0" w:color="auto"/>
        <w:right w:val="none" w:sz="0" w:space="0" w:color="auto"/>
      </w:divBdr>
    </w:div>
    <w:div w:id="934824930">
      <w:bodyDiv w:val="1"/>
      <w:marLeft w:val="0"/>
      <w:marRight w:val="0"/>
      <w:marTop w:val="0"/>
      <w:marBottom w:val="0"/>
      <w:divBdr>
        <w:top w:val="none" w:sz="0" w:space="0" w:color="auto"/>
        <w:left w:val="none" w:sz="0" w:space="0" w:color="auto"/>
        <w:bottom w:val="none" w:sz="0" w:space="0" w:color="auto"/>
        <w:right w:val="none" w:sz="0" w:space="0" w:color="auto"/>
      </w:divBdr>
    </w:div>
    <w:div w:id="936791342">
      <w:bodyDiv w:val="1"/>
      <w:marLeft w:val="0"/>
      <w:marRight w:val="0"/>
      <w:marTop w:val="0"/>
      <w:marBottom w:val="0"/>
      <w:divBdr>
        <w:top w:val="none" w:sz="0" w:space="0" w:color="auto"/>
        <w:left w:val="none" w:sz="0" w:space="0" w:color="auto"/>
        <w:bottom w:val="none" w:sz="0" w:space="0" w:color="auto"/>
        <w:right w:val="none" w:sz="0" w:space="0" w:color="auto"/>
      </w:divBdr>
    </w:div>
    <w:div w:id="937524322">
      <w:bodyDiv w:val="1"/>
      <w:marLeft w:val="0"/>
      <w:marRight w:val="0"/>
      <w:marTop w:val="0"/>
      <w:marBottom w:val="0"/>
      <w:divBdr>
        <w:top w:val="none" w:sz="0" w:space="0" w:color="auto"/>
        <w:left w:val="none" w:sz="0" w:space="0" w:color="auto"/>
        <w:bottom w:val="none" w:sz="0" w:space="0" w:color="auto"/>
        <w:right w:val="none" w:sz="0" w:space="0" w:color="auto"/>
      </w:divBdr>
    </w:div>
    <w:div w:id="940453010">
      <w:bodyDiv w:val="1"/>
      <w:marLeft w:val="0"/>
      <w:marRight w:val="0"/>
      <w:marTop w:val="0"/>
      <w:marBottom w:val="0"/>
      <w:divBdr>
        <w:top w:val="none" w:sz="0" w:space="0" w:color="auto"/>
        <w:left w:val="none" w:sz="0" w:space="0" w:color="auto"/>
        <w:bottom w:val="none" w:sz="0" w:space="0" w:color="auto"/>
        <w:right w:val="none" w:sz="0" w:space="0" w:color="auto"/>
      </w:divBdr>
    </w:div>
    <w:div w:id="943221112">
      <w:bodyDiv w:val="1"/>
      <w:marLeft w:val="0"/>
      <w:marRight w:val="0"/>
      <w:marTop w:val="0"/>
      <w:marBottom w:val="0"/>
      <w:divBdr>
        <w:top w:val="none" w:sz="0" w:space="0" w:color="auto"/>
        <w:left w:val="none" w:sz="0" w:space="0" w:color="auto"/>
        <w:bottom w:val="none" w:sz="0" w:space="0" w:color="auto"/>
        <w:right w:val="none" w:sz="0" w:space="0" w:color="auto"/>
      </w:divBdr>
    </w:div>
    <w:div w:id="948465074">
      <w:bodyDiv w:val="1"/>
      <w:marLeft w:val="0"/>
      <w:marRight w:val="0"/>
      <w:marTop w:val="0"/>
      <w:marBottom w:val="0"/>
      <w:divBdr>
        <w:top w:val="none" w:sz="0" w:space="0" w:color="auto"/>
        <w:left w:val="none" w:sz="0" w:space="0" w:color="auto"/>
        <w:bottom w:val="none" w:sz="0" w:space="0" w:color="auto"/>
        <w:right w:val="none" w:sz="0" w:space="0" w:color="auto"/>
      </w:divBdr>
    </w:div>
    <w:div w:id="971443549">
      <w:bodyDiv w:val="1"/>
      <w:marLeft w:val="0"/>
      <w:marRight w:val="0"/>
      <w:marTop w:val="0"/>
      <w:marBottom w:val="0"/>
      <w:divBdr>
        <w:top w:val="none" w:sz="0" w:space="0" w:color="auto"/>
        <w:left w:val="none" w:sz="0" w:space="0" w:color="auto"/>
        <w:bottom w:val="none" w:sz="0" w:space="0" w:color="auto"/>
        <w:right w:val="none" w:sz="0" w:space="0" w:color="auto"/>
      </w:divBdr>
    </w:div>
    <w:div w:id="972297673">
      <w:bodyDiv w:val="1"/>
      <w:marLeft w:val="0"/>
      <w:marRight w:val="0"/>
      <w:marTop w:val="0"/>
      <w:marBottom w:val="0"/>
      <w:divBdr>
        <w:top w:val="none" w:sz="0" w:space="0" w:color="auto"/>
        <w:left w:val="none" w:sz="0" w:space="0" w:color="auto"/>
        <w:bottom w:val="none" w:sz="0" w:space="0" w:color="auto"/>
        <w:right w:val="none" w:sz="0" w:space="0" w:color="auto"/>
      </w:divBdr>
    </w:div>
    <w:div w:id="974330890">
      <w:bodyDiv w:val="1"/>
      <w:marLeft w:val="0"/>
      <w:marRight w:val="0"/>
      <w:marTop w:val="0"/>
      <w:marBottom w:val="0"/>
      <w:divBdr>
        <w:top w:val="none" w:sz="0" w:space="0" w:color="auto"/>
        <w:left w:val="none" w:sz="0" w:space="0" w:color="auto"/>
        <w:bottom w:val="none" w:sz="0" w:space="0" w:color="auto"/>
        <w:right w:val="none" w:sz="0" w:space="0" w:color="auto"/>
      </w:divBdr>
    </w:div>
    <w:div w:id="980884428">
      <w:bodyDiv w:val="1"/>
      <w:marLeft w:val="0"/>
      <w:marRight w:val="0"/>
      <w:marTop w:val="0"/>
      <w:marBottom w:val="0"/>
      <w:divBdr>
        <w:top w:val="none" w:sz="0" w:space="0" w:color="auto"/>
        <w:left w:val="none" w:sz="0" w:space="0" w:color="auto"/>
        <w:bottom w:val="none" w:sz="0" w:space="0" w:color="auto"/>
        <w:right w:val="none" w:sz="0" w:space="0" w:color="auto"/>
      </w:divBdr>
    </w:div>
    <w:div w:id="1003583912">
      <w:bodyDiv w:val="1"/>
      <w:marLeft w:val="0"/>
      <w:marRight w:val="0"/>
      <w:marTop w:val="0"/>
      <w:marBottom w:val="0"/>
      <w:divBdr>
        <w:top w:val="none" w:sz="0" w:space="0" w:color="auto"/>
        <w:left w:val="none" w:sz="0" w:space="0" w:color="auto"/>
        <w:bottom w:val="none" w:sz="0" w:space="0" w:color="auto"/>
        <w:right w:val="none" w:sz="0" w:space="0" w:color="auto"/>
      </w:divBdr>
    </w:div>
    <w:div w:id="1014461495">
      <w:bodyDiv w:val="1"/>
      <w:marLeft w:val="0"/>
      <w:marRight w:val="0"/>
      <w:marTop w:val="0"/>
      <w:marBottom w:val="0"/>
      <w:divBdr>
        <w:top w:val="none" w:sz="0" w:space="0" w:color="auto"/>
        <w:left w:val="none" w:sz="0" w:space="0" w:color="auto"/>
        <w:bottom w:val="none" w:sz="0" w:space="0" w:color="auto"/>
        <w:right w:val="none" w:sz="0" w:space="0" w:color="auto"/>
      </w:divBdr>
    </w:div>
    <w:div w:id="1024096287">
      <w:bodyDiv w:val="1"/>
      <w:marLeft w:val="0"/>
      <w:marRight w:val="0"/>
      <w:marTop w:val="0"/>
      <w:marBottom w:val="0"/>
      <w:divBdr>
        <w:top w:val="none" w:sz="0" w:space="0" w:color="auto"/>
        <w:left w:val="none" w:sz="0" w:space="0" w:color="auto"/>
        <w:bottom w:val="none" w:sz="0" w:space="0" w:color="auto"/>
        <w:right w:val="none" w:sz="0" w:space="0" w:color="auto"/>
      </w:divBdr>
    </w:div>
    <w:div w:id="1024865375">
      <w:bodyDiv w:val="1"/>
      <w:marLeft w:val="0"/>
      <w:marRight w:val="0"/>
      <w:marTop w:val="0"/>
      <w:marBottom w:val="0"/>
      <w:divBdr>
        <w:top w:val="none" w:sz="0" w:space="0" w:color="auto"/>
        <w:left w:val="none" w:sz="0" w:space="0" w:color="auto"/>
        <w:bottom w:val="none" w:sz="0" w:space="0" w:color="auto"/>
        <w:right w:val="none" w:sz="0" w:space="0" w:color="auto"/>
      </w:divBdr>
    </w:div>
    <w:div w:id="1042940689">
      <w:bodyDiv w:val="1"/>
      <w:marLeft w:val="0"/>
      <w:marRight w:val="0"/>
      <w:marTop w:val="0"/>
      <w:marBottom w:val="0"/>
      <w:divBdr>
        <w:top w:val="none" w:sz="0" w:space="0" w:color="auto"/>
        <w:left w:val="none" w:sz="0" w:space="0" w:color="auto"/>
        <w:bottom w:val="none" w:sz="0" w:space="0" w:color="auto"/>
        <w:right w:val="none" w:sz="0" w:space="0" w:color="auto"/>
      </w:divBdr>
    </w:div>
    <w:div w:id="1047997975">
      <w:bodyDiv w:val="1"/>
      <w:marLeft w:val="0"/>
      <w:marRight w:val="0"/>
      <w:marTop w:val="0"/>
      <w:marBottom w:val="0"/>
      <w:divBdr>
        <w:top w:val="none" w:sz="0" w:space="0" w:color="auto"/>
        <w:left w:val="none" w:sz="0" w:space="0" w:color="auto"/>
        <w:bottom w:val="none" w:sz="0" w:space="0" w:color="auto"/>
        <w:right w:val="none" w:sz="0" w:space="0" w:color="auto"/>
      </w:divBdr>
    </w:div>
    <w:div w:id="1052314910">
      <w:bodyDiv w:val="1"/>
      <w:marLeft w:val="0"/>
      <w:marRight w:val="0"/>
      <w:marTop w:val="0"/>
      <w:marBottom w:val="0"/>
      <w:divBdr>
        <w:top w:val="none" w:sz="0" w:space="0" w:color="auto"/>
        <w:left w:val="none" w:sz="0" w:space="0" w:color="auto"/>
        <w:bottom w:val="none" w:sz="0" w:space="0" w:color="auto"/>
        <w:right w:val="none" w:sz="0" w:space="0" w:color="auto"/>
      </w:divBdr>
    </w:div>
    <w:div w:id="1067995558">
      <w:bodyDiv w:val="1"/>
      <w:marLeft w:val="0"/>
      <w:marRight w:val="0"/>
      <w:marTop w:val="0"/>
      <w:marBottom w:val="0"/>
      <w:divBdr>
        <w:top w:val="none" w:sz="0" w:space="0" w:color="auto"/>
        <w:left w:val="none" w:sz="0" w:space="0" w:color="auto"/>
        <w:bottom w:val="none" w:sz="0" w:space="0" w:color="auto"/>
        <w:right w:val="none" w:sz="0" w:space="0" w:color="auto"/>
      </w:divBdr>
    </w:div>
    <w:div w:id="1069503820">
      <w:bodyDiv w:val="1"/>
      <w:marLeft w:val="0"/>
      <w:marRight w:val="0"/>
      <w:marTop w:val="0"/>
      <w:marBottom w:val="0"/>
      <w:divBdr>
        <w:top w:val="none" w:sz="0" w:space="0" w:color="auto"/>
        <w:left w:val="none" w:sz="0" w:space="0" w:color="auto"/>
        <w:bottom w:val="none" w:sz="0" w:space="0" w:color="auto"/>
        <w:right w:val="none" w:sz="0" w:space="0" w:color="auto"/>
      </w:divBdr>
    </w:div>
    <w:div w:id="1077164655">
      <w:bodyDiv w:val="1"/>
      <w:marLeft w:val="0"/>
      <w:marRight w:val="0"/>
      <w:marTop w:val="0"/>
      <w:marBottom w:val="0"/>
      <w:divBdr>
        <w:top w:val="none" w:sz="0" w:space="0" w:color="auto"/>
        <w:left w:val="none" w:sz="0" w:space="0" w:color="auto"/>
        <w:bottom w:val="none" w:sz="0" w:space="0" w:color="auto"/>
        <w:right w:val="none" w:sz="0" w:space="0" w:color="auto"/>
      </w:divBdr>
    </w:div>
    <w:div w:id="1081174294">
      <w:bodyDiv w:val="1"/>
      <w:marLeft w:val="0"/>
      <w:marRight w:val="0"/>
      <w:marTop w:val="0"/>
      <w:marBottom w:val="0"/>
      <w:divBdr>
        <w:top w:val="none" w:sz="0" w:space="0" w:color="auto"/>
        <w:left w:val="none" w:sz="0" w:space="0" w:color="auto"/>
        <w:bottom w:val="none" w:sz="0" w:space="0" w:color="auto"/>
        <w:right w:val="none" w:sz="0" w:space="0" w:color="auto"/>
      </w:divBdr>
    </w:div>
    <w:div w:id="1098256684">
      <w:bodyDiv w:val="1"/>
      <w:marLeft w:val="0"/>
      <w:marRight w:val="0"/>
      <w:marTop w:val="0"/>
      <w:marBottom w:val="0"/>
      <w:divBdr>
        <w:top w:val="none" w:sz="0" w:space="0" w:color="auto"/>
        <w:left w:val="none" w:sz="0" w:space="0" w:color="auto"/>
        <w:bottom w:val="none" w:sz="0" w:space="0" w:color="auto"/>
        <w:right w:val="none" w:sz="0" w:space="0" w:color="auto"/>
      </w:divBdr>
    </w:div>
    <w:div w:id="1108502393">
      <w:bodyDiv w:val="1"/>
      <w:marLeft w:val="0"/>
      <w:marRight w:val="0"/>
      <w:marTop w:val="0"/>
      <w:marBottom w:val="0"/>
      <w:divBdr>
        <w:top w:val="none" w:sz="0" w:space="0" w:color="auto"/>
        <w:left w:val="none" w:sz="0" w:space="0" w:color="auto"/>
        <w:bottom w:val="none" w:sz="0" w:space="0" w:color="auto"/>
        <w:right w:val="none" w:sz="0" w:space="0" w:color="auto"/>
      </w:divBdr>
    </w:div>
    <w:div w:id="1109814633">
      <w:bodyDiv w:val="1"/>
      <w:marLeft w:val="0"/>
      <w:marRight w:val="0"/>
      <w:marTop w:val="0"/>
      <w:marBottom w:val="0"/>
      <w:divBdr>
        <w:top w:val="none" w:sz="0" w:space="0" w:color="auto"/>
        <w:left w:val="none" w:sz="0" w:space="0" w:color="auto"/>
        <w:bottom w:val="none" w:sz="0" w:space="0" w:color="auto"/>
        <w:right w:val="none" w:sz="0" w:space="0" w:color="auto"/>
      </w:divBdr>
    </w:div>
    <w:div w:id="1110324116">
      <w:bodyDiv w:val="1"/>
      <w:marLeft w:val="0"/>
      <w:marRight w:val="0"/>
      <w:marTop w:val="0"/>
      <w:marBottom w:val="0"/>
      <w:divBdr>
        <w:top w:val="none" w:sz="0" w:space="0" w:color="auto"/>
        <w:left w:val="none" w:sz="0" w:space="0" w:color="auto"/>
        <w:bottom w:val="none" w:sz="0" w:space="0" w:color="auto"/>
        <w:right w:val="none" w:sz="0" w:space="0" w:color="auto"/>
      </w:divBdr>
    </w:div>
    <w:div w:id="1113280775">
      <w:bodyDiv w:val="1"/>
      <w:marLeft w:val="0"/>
      <w:marRight w:val="0"/>
      <w:marTop w:val="0"/>
      <w:marBottom w:val="0"/>
      <w:divBdr>
        <w:top w:val="none" w:sz="0" w:space="0" w:color="auto"/>
        <w:left w:val="none" w:sz="0" w:space="0" w:color="auto"/>
        <w:bottom w:val="none" w:sz="0" w:space="0" w:color="auto"/>
        <w:right w:val="none" w:sz="0" w:space="0" w:color="auto"/>
      </w:divBdr>
    </w:div>
    <w:div w:id="1148092302">
      <w:bodyDiv w:val="1"/>
      <w:marLeft w:val="0"/>
      <w:marRight w:val="0"/>
      <w:marTop w:val="0"/>
      <w:marBottom w:val="0"/>
      <w:divBdr>
        <w:top w:val="none" w:sz="0" w:space="0" w:color="auto"/>
        <w:left w:val="none" w:sz="0" w:space="0" w:color="auto"/>
        <w:bottom w:val="none" w:sz="0" w:space="0" w:color="auto"/>
        <w:right w:val="none" w:sz="0" w:space="0" w:color="auto"/>
      </w:divBdr>
    </w:div>
    <w:div w:id="1148589940">
      <w:bodyDiv w:val="1"/>
      <w:marLeft w:val="0"/>
      <w:marRight w:val="0"/>
      <w:marTop w:val="0"/>
      <w:marBottom w:val="0"/>
      <w:divBdr>
        <w:top w:val="none" w:sz="0" w:space="0" w:color="auto"/>
        <w:left w:val="none" w:sz="0" w:space="0" w:color="auto"/>
        <w:bottom w:val="none" w:sz="0" w:space="0" w:color="auto"/>
        <w:right w:val="none" w:sz="0" w:space="0" w:color="auto"/>
      </w:divBdr>
    </w:div>
    <w:div w:id="1165852497">
      <w:bodyDiv w:val="1"/>
      <w:marLeft w:val="0"/>
      <w:marRight w:val="0"/>
      <w:marTop w:val="0"/>
      <w:marBottom w:val="0"/>
      <w:divBdr>
        <w:top w:val="none" w:sz="0" w:space="0" w:color="auto"/>
        <w:left w:val="none" w:sz="0" w:space="0" w:color="auto"/>
        <w:bottom w:val="none" w:sz="0" w:space="0" w:color="auto"/>
        <w:right w:val="none" w:sz="0" w:space="0" w:color="auto"/>
      </w:divBdr>
    </w:div>
    <w:div w:id="1177498076">
      <w:bodyDiv w:val="1"/>
      <w:marLeft w:val="0"/>
      <w:marRight w:val="0"/>
      <w:marTop w:val="0"/>
      <w:marBottom w:val="0"/>
      <w:divBdr>
        <w:top w:val="none" w:sz="0" w:space="0" w:color="auto"/>
        <w:left w:val="none" w:sz="0" w:space="0" w:color="auto"/>
        <w:bottom w:val="none" w:sz="0" w:space="0" w:color="auto"/>
        <w:right w:val="none" w:sz="0" w:space="0" w:color="auto"/>
      </w:divBdr>
    </w:div>
    <w:div w:id="1184636315">
      <w:bodyDiv w:val="1"/>
      <w:marLeft w:val="0"/>
      <w:marRight w:val="0"/>
      <w:marTop w:val="0"/>
      <w:marBottom w:val="0"/>
      <w:divBdr>
        <w:top w:val="none" w:sz="0" w:space="0" w:color="auto"/>
        <w:left w:val="none" w:sz="0" w:space="0" w:color="auto"/>
        <w:bottom w:val="none" w:sz="0" w:space="0" w:color="auto"/>
        <w:right w:val="none" w:sz="0" w:space="0" w:color="auto"/>
      </w:divBdr>
    </w:div>
    <w:div w:id="1214268012">
      <w:bodyDiv w:val="1"/>
      <w:marLeft w:val="0"/>
      <w:marRight w:val="0"/>
      <w:marTop w:val="0"/>
      <w:marBottom w:val="0"/>
      <w:divBdr>
        <w:top w:val="none" w:sz="0" w:space="0" w:color="auto"/>
        <w:left w:val="none" w:sz="0" w:space="0" w:color="auto"/>
        <w:bottom w:val="none" w:sz="0" w:space="0" w:color="auto"/>
        <w:right w:val="none" w:sz="0" w:space="0" w:color="auto"/>
      </w:divBdr>
    </w:div>
    <w:div w:id="1221672173">
      <w:bodyDiv w:val="1"/>
      <w:marLeft w:val="0"/>
      <w:marRight w:val="0"/>
      <w:marTop w:val="0"/>
      <w:marBottom w:val="0"/>
      <w:divBdr>
        <w:top w:val="none" w:sz="0" w:space="0" w:color="auto"/>
        <w:left w:val="none" w:sz="0" w:space="0" w:color="auto"/>
        <w:bottom w:val="none" w:sz="0" w:space="0" w:color="auto"/>
        <w:right w:val="none" w:sz="0" w:space="0" w:color="auto"/>
      </w:divBdr>
    </w:div>
    <w:div w:id="1222987665">
      <w:bodyDiv w:val="1"/>
      <w:marLeft w:val="0"/>
      <w:marRight w:val="0"/>
      <w:marTop w:val="0"/>
      <w:marBottom w:val="0"/>
      <w:divBdr>
        <w:top w:val="none" w:sz="0" w:space="0" w:color="auto"/>
        <w:left w:val="none" w:sz="0" w:space="0" w:color="auto"/>
        <w:bottom w:val="none" w:sz="0" w:space="0" w:color="auto"/>
        <w:right w:val="none" w:sz="0" w:space="0" w:color="auto"/>
      </w:divBdr>
    </w:div>
    <w:div w:id="1236818631">
      <w:bodyDiv w:val="1"/>
      <w:marLeft w:val="0"/>
      <w:marRight w:val="0"/>
      <w:marTop w:val="0"/>
      <w:marBottom w:val="0"/>
      <w:divBdr>
        <w:top w:val="none" w:sz="0" w:space="0" w:color="auto"/>
        <w:left w:val="none" w:sz="0" w:space="0" w:color="auto"/>
        <w:bottom w:val="none" w:sz="0" w:space="0" w:color="auto"/>
        <w:right w:val="none" w:sz="0" w:space="0" w:color="auto"/>
      </w:divBdr>
    </w:div>
    <w:div w:id="1259169584">
      <w:bodyDiv w:val="1"/>
      <w:marLeft w:val="0"/>
      <w:marRight w:val="0"/>
      <w:marTop w:val="0"/>
      <w:marBottom w:val="0"/>
      <w:divBdr>
        <w:top w:val="none" w:sz="0" w:space="0" w:color="auto"/>
        <w:left w:val="none" w:sz="0" w:space="0" w:color="auto"/>
        <w:bottom w:val="none" w:sz="0" w:space="0" w:color="auto"/>
        <w:right w:val="none" w:sz="0" w:space="0" w:color="auto"/>
      </w:divBdr>
    </w:div>
    <w:div w:id="1285231134">
      <w:bodyDiv w:val="1"/>
      <w:marLeft w:val="0"/>
      <w:marRight w:val="0"/>
      <w:marTop w:val="0"/>
      <w:marBottom w:val="0"/>
      <w:divBdr>
        <w:top w:val="none" w:sz="0" w:space="0" w:color="auto"/>
        <w:left w:val="none" w:sz="0" w:space="0" w:color="auto"/>
        <w:bottom w:val="none" w:sz="0" w:space="0" w:color="auto"/>
        <w:right w:val="none" w:sz="0" w:space="0" w:color="auto"/>
      </w:divBdr>
    </w:div>
    <w:div w:id="1287614249">
      <w:bodyDiv w:val="1"/>
      <w:marLeft w:val="0"/>
      <w:marRight w:val="0"/>
      <w:marTop w:val="0"/>
      <w:marBottom w:val="0"/>
      <w:divBdr>
        <w:top w:val="none" w:sz="0" w:space="0" w:color="auto"/>
        <w:left w:val="none" w:sz="0" w:space="0" w:color="auto"/>
        <w:bottom w:val="none" w:sz="0" w:space="0" w:color="auto"/>
        <w:right w:val="none" w:sz="0" w:space="0" w:color="auto"/>
      </w:divBdr>
    </w:div>
    <w:div w:id="1304432666">
      <w:bodyDiv w:val="1"/>
      <w:marLeft w:val="0"/>
      <w:marRight w:val="0"/>
      <w:marTop w:val="0"/>
      <w:marBottom w:val="0"/>
      <w:divBdr>
        <w:top w:val="none" w:sz="0" w:space="0" w:color="auto"/>
        <w:left w:val="none" w:sz="0" w:space="0" w:color="auto"/>
        <w:bottom w:val="none" w:sz="0" w:space="0" w:color="auto"/>
        <w:right w:val="none" w:sz="0" w:space="0" w:color="auto"/>
      </w:divBdr>
    </w:div>
    <w:div w:id="1318650923">
      <w:bodyDiv w:val="1"/>
      <w:marLeft w:val="0"/>
      <w:marRight w:val="0"/>
      <w:marTop w:val="0"/>
      <w:marBottom w:val="0"/>
      <w:divBdr>
        <w:top w:val="none" w:sz="0" w:space="0" w:color="auto"/>
        <w:left w:val="none" w:sz="0" w:space="0" w:color="auto"/>
        <w:bottom w:val="none" w:sz="0" w:space="0" w:color="auto"/>
        <w:right w:val="none" w:sz="0" w:space="0" w:color="auto"/>
      </w:divBdr>
    </w:div>
    <w:div w:id="1327171004">
      <w:bodyDiv w:val="1"/>
      <w:marLeft w:val="0"/>
      <w:marRight w:val="0"/>
      <w:marTop w:val="0"/>
      <w:marBottom w:val="0"/>
      <w:divBdr>
        <w:top w:val="none" w:sz="0" w:space="0" w:color="auto"/>
        <w:left w:val="none" w:sz="0" w:space="0" w:color="auto"/>
        <w:bottom w:val="none" w:sz="0" w:space="0" w:color="auto"/>
        <w:right w:val="none" w:sz="0" w:space="0" w:color="auto"/>
      </w:divBdr>
    </w:div>
    <w:div w:id="1354263814">
      <w:bodyDiv w:val="1"/>
      <w:marLeft w:val="0"/>
      <w:marRight w:val="0"/>
      <w:marTop w:val="0"/>
      <w:marBottom w:val="0"/>
      <w:divBdr>
        <w:top w:val="none" w:sz="0" w:space="0" w:color="auto"/>
        <w:left w:val="none" w:sz="0" w:space="0" w:color="auto"/>
        <w:bottom w:val="none" w:sz="0" w:space="0" w:color="auto"/>
        <w:right w:val="none" w:sz="0" w:space="0" w:color="auto"/>
      </w:divBdr>
    </w:div>
    <w:div w:id="1367214096">
      <w:bodyDiv w:val="1"/>
      <w:marLeft w:val="0"/>
      <w:marRight w:val="0"/>
      <w:marTop w:val="0"/>
      <w:marBottom w:val="0"/>
      <w:divBdr>
        <w:top w:val="none" w:sz="0" w:space="0" w:color="auto"/>
        <w:left w:val="none" w:sz="0" w:space="0" w:color="auto"/>
        <w:bottom w:val="none" w:sz="0" w:space="0" w:color="auto"/>
        <w:right w:val="none" w:sz="0" w:space="0" w:color="auto"/>
      </w:divBdr>
    </w:div>
    <w:div w:id="1391461704">
      <w:bodyDiv w:val="1"/>
      <w:marLeft w:val="0"/>
      <w:marRight w:val="0"/>
      <w:marTop w:val="0"/>
      <w:marBottom w:val="0"/>
      <w:divBdr>
        <w:top w:val="none" w:sz="0" w:space="0" w:color="auto"/>
        <w:left w:val="none" w:sz="0" w:space="0" w:color="auto"/>
        <w:bottom w:val="none" w:sz="0" w:space="0" w:color="auto"/>
        <w:right w:val="none" w:sz="0" w:space="0" w:color="auto"/>
      </w:divBdr>
    </w:div>
    <w:div w:id="1392994390">
      <w:bodyDiv w:val="1"/>
      <w:marLeft w:val="0"/>
      <w:marRight w:val="0"/>
      <w:marTop w:val="0"/>
      <w:marBottom w:val="0"/>
      <w:divBdr>
        <w:top w:val="none" w:sz="0" w:space="0" w:color="auto"/>
        <w:left w:val="none" w:sz="0" w:space="0" w:color="auto"/>
        <w:bottom w:val="none" w:sz="0" w:space="0" w:color="auto"/>
        <w:right w:val="none" w:sz="0" w:space="0" w:color="auto"/>
      </w:divBdr>
    </w:div>
    <w:div w:id="1406758596">
      <w:bodyDiv w:val="1"/>
      <w:marLeft w:val="0"/>
      <w:marRight w:val="0"/>
      <w:marTop w:val="0"/>
      <w:marBottom w:val="0"/>
      <w:divBdr>
        <w:top w:val="none" w:sz="0" w:space="0" w:color="auto"/>
        <w:left w:val="none" w:sz="0" w:space="0" w:color="auto"/>
        <w:bottom w:val="none" w:sz="0" w:space="0" w:color="auto"/>
        <w:right w:val="none" w:sz="0" w:space="0" w:color="auto"/>
      </w:divBdr>
    </w:div>
    <w:div w:id="1409883959">
      <w:bodyDiv w:val="1"/>
      <w:marLeft w:val="0"/>
      <w:marRight w:val="0"/>
      <w:marTop w:val="0"/>
      <w:marBottom w:val="0"/>
      <w:divBdr>
        <w:top w:val="none" w:sz="0" w:space="0" w:color="auto"/>
        <w:left w:val="none" w:sz="0" w:space="0" w:color="auto"/>
        <w:bottom w:val="none" w:sz="0" w:space="0" w:color="auto"/>
        <w:right w:val="none" w:sz="0" w:space="0" w:color="auto"/>
      </w:divBdr>
    </w:div>
    <w:div w:id="1419135889">
      <w:bodyDiv w:val="1"/>
      <w:marLeft w:val="0"/>
      <w:marRight w:val="0"/>
      <w:marTop w:val="0"/>
      <w:marBottom w:val="0"/>
      <w:divBdr>
        <w:top w:val="none" w:sz="0" w:space="0" w:color="auto"/>
        <w:left w:val="none" w:sz="0" w:space="0" w:color="auto"/>
        <w:bottom w:val="none" w:sz="0" w:space="0" w:color="auto"/>
        <w:right w:val="none" w:sz="0" w:space="0" w:color="auto"/>
      </w:divBdr>
    </w:div>
    <w:div w:id="1421219908">
      <w:bodyDiv w:val="1"/>
      <w:marLeft w:val="0"/>
      <w:marRight w:val="0"/>
      <w:marTop w:val="0"/>
      <w:marBottom w:val="0"/>
      <w:divBdr>
        <w:top w:val="none" w:sz="0" w:space="0" w:color="auto"/>
        <w:left w:val="none" w:sz="0" w:space="0" w:color="auto"/>
        <w:bottom w:val="none" w:sz="0" w:space="0" w:color="auto"/>
        <w:right w:val="none" w:sz="0" w:space="0" w:color="auto"/>
      </w:divBdr>
    </w:div>
    <w:div w:id="1433822923">
      <w:bodyDiv w:val="1"/>
      <w:marLeft w:val="0"/>
      <w:marRight w:val="0"/>
      <w:marTop w:val="0"/>
      <w:marBottom w:val="0"/>
      <w:divBdr>
        <w:top w:val="none" w:sz="0" w:space="0" w:color="auto"/>
        <w:left w:val="none" w:sz="0" w:space="0" w:color="auto"/>
        <w:bottom w:val="none" w:sz="0" w:space="0" w:color="auto"/>
        <w:right w:val="none" w:sz="0" w:space="0" w:color="auto"/>
      </w:divBdr>
    </w:div>
    <w:div w:id="1448770731">
      <w:bodyDiv w:val="1"/>
      <w:marLeft w:val="0"/>
      <w:marRight w:val="0"/>
      <w:marTop w:val="0"/>
      <w:marBottom w:val="0"/>
      <w:divBdr>
        <w:top w:val="none" w:sz="0" w:space="0" w:color="auto"/>
        <w:left w:val="none" w:sz="0" w:space="0" w:color="auto"/>
        <w:bottom w:val="none" w:sz="0" w:space="0" w:color="auto"/>
        <w:right w:val="none" w:sz="0" w:space="0" w:color="auto"/>
      </w:divBdr>
    </w:div>
    <w:div w:id="1483888743">
      <w:bodyDiv w:val="1"/>
      <w:marLeft w:val="0"/>
      <w:marRight w:val="0"/>
      <w:marTop w:val="0"/>
      <w:marBottom w:val="0"/>
      <w:divBdr>
        <w:top w:val="none" w:sz="0" w:space="0" w:color="auto"/>
        <w:left w:val="none" w:sz="0" w:space="0" w:color="auto"/>
        <w:bottom w:val="none" w:sz="0" w:space="0" w:color="auto"/>
        <w:right w:val="none" w:sz="0" w:space="0" w:color="auto"/>
      </w:divBdr>
    </w:div>
    <w:div w:id="1485316206">
      <w:bodyDiv w:val="1"/>
      <w:marLeft w:val="0"/>
      <w:marRight w:val="0"/>
      <w:marTop w:val="0"/>
      <w:marBottom w:val="0"/>
      <w:divBdr>
        <w:top w:val="none" w:sz="0" w:space="0" w:color="auto"/>
        <w:left w:val="none" w:sz="0" w:space="0" w:color="auto"/>
        <w:bottom w:val="none" w:sz="0" w:space="0" w:color="auto"/>
        <w:right w:val="none" w:sz="0" w:space="0" w:color="auto"/>
      </w:divBdr>
    </w:div>
    <w:div w:id="1490711184">
      <w:bodyDiv w:val="1"/>
      <w:marLeft w:val="0"/>
      <w:marRight w:val="0"/>
      <w:marTop w:val="0"/>
      <w:marBottom w:val="0"/>
      <w:divBdr>
        <w:top w:val="none" w:sz="0" w:space="0" w:color="auto"/>
        <w:left w:val="none" w:sz="0" w:space="0" w:color="auto"/>
        <w:bottom w:val="none" w:sz="0" w:space="0" w:color="auto"/>
        <w:right w:val="none" w:sz="0" w:space="0" w:color="auto"/>
      </w:divBdr>
    </w:div>
    <w:div w:id="1502044474">
      <w:bodyDiv w:val="1"/>
      <w:marLeft w:val="0"/>
      <w:marRight w:val="0"/>
      <w:marTop w:val="0"/>
      <w:marBottom w:val="0"/>
      <w:divBdr>
        <w:top w:val="none" w:sz="0" w:space="0" w:color="auto"/>
        <w:left w:val="none" w:sz="0" w:space="0" w:color="auto"/>
        <w:bottom w:val="none" w:sz="0" w:space="0" w:color="auto"/>
        <w:right w:val="none" w:sz="0" w:space="0" w:color="auto"/>
      </w:divBdr>
    </w:div>
    <w:div w:id="1535194099">
      <w:bodyDiv w:val="1"/>
      <w:marLeft w:val="0"/>
      <w:marRight w:val="0"/>
      <w:marTop w:val="0"/>
      <w:marBottom w:val="0"/>
      <w:divBdr>
        <w:top w:val="none" w:sz="0" w:space="0" w:color="auto"/>
        <w:left w:val="none" w:sz="0" w:space="0" w:color="auto"/>
        <w:bottom w:val="none" w:sz="0" w:space="0" w:color="auto"/>
        <w:right w:val="none" w:sz="0" w:space="0" w:color="auto"/>
      </w:divBdr>
    </w:div>
    <w:div w:id="1536842358">
      <w:bodyDiv w:val="1"/>
      <w:marLeft w:val="0"/>
      <w:marRight w:val="0"/>
      <w:marTop w:val="0"/>
      <w:marBottom w:val="0"/>
      <w:divBdr>
        <w:top w:val="none" w:sz="0" w:space="0" w:color="auto"/>
        <w:left w:val="none" w:sz="0" w:space="0" w:color="auto"/>
        <w:bottom w:val="none" w:sz="0" w:space="0" w:color="auto"/>
        <w:right w:val="none" w:sz="0" w:space="0" w:color="auto"/>
      </w:divBdr>
    </w:div>
    <w:div w:id="1551381880">
      <w:bodyDiv w:val="1"/>
      <w:marLeft w:val="0"/>
      <w:marRight w:val="0"/>
      <w:marTop w:val="0"/>
      <w:marBottom w:val="0"/>
      <w:divBdr>
        <w:top w:val="none" w:sz="0" w:space="0" w:color="auto"/>
        <w:left w:val="none" w:sz="0" w:space="0" w:color="auto"/>
        <w:bottom w:val="none" w:sz="0" w:space="0" w:color="auto"/>
        <w:right w:val="none" w:sz="0" w:space="0" w:color="auto"/>
      </w:divBdr>
    </w:div>
    <w:div w:id="1554736659">
      <w:bodyDiv w:val="1"/>
      <w:marLeft w:val="0"/>
      <w:marRight w:val="0"/>
      <w:marTop w:val="0"/>
      <w:marBottom w:val="0"/>
      <w:divBdr>
        <w:top w:val="none" w:sz="0" w:space="0" w:color="auto"/>
        <w:left w:val="none" w:sz="0" w:space="0" w:color="auto"/>
        <w:bottom w:val="none" w:sz="0" w:space="0" w:color="auto"/>
        <w:right w:val="none" w:sz="0" w:space="0" w:color="auto"/>
      </w:divBdr>
    </w:div>
    <w:div w:id="1556817167">
      <w:bodyDiv w:val="1"/>
      <w:marLeft w:val="0"/>
      <w:marRight w:val="0"/>
      <w:marTop w:val="0"/>
      <w:marBottom w:val="0"/>
      <w:divBdr>
        <w:top w:val="none" w:sz="0" w:space="0" w:color="auto"/>
        <w:left w:val="none" w:sz="0" w:space="0" w:color="auto"/>
        <w:bottom w:val="none" w:sz="0" w:space="0" w:color="auto"/>
        <w:right w:val="none" w:sz="0" w:space="0" w:color="auto"/>
      </w:divBdr>
    </w:div>
    <w:div w:id="1557009796">
      <w:bodyDiv w:val="1"/>
      <w:marLeft w:val="0"/>
      <w:marRight w:val="0"/>
      <w:marTop w:val="0"/>
      <w:marBottom w:val="0"/>
      <w:divBdr>
        <w:top w:val="none" w:sz="0" w:space="0" w:color="auto"/>
        <w:left w:val="none" w:sz="0" w:space="0" w:color="auto"/>
        <w:bottom w:val="none" w:sz="0" w:space="0" w:color="auto"/>
        <w:right w:val="none" w:sz="0" w:space="0" w:color="auto"/>
      </w:divBdr>
    </w:div>
    <w:div w:id="1566841386">
      <w:bodyDiv w:val="1"/>
      <w:marLeft w:val="0"/>
      <w:marRight w:val="0"/>
      <w:marTop w:val="0"/>
      <w:marBottom w:val="0"/>
      <w:divBdr>
        <w:top w:val="none" w:sz="0" w:space="0" w:color="auto"/>
        <w:left w:val="none" w:sz="0" w:space="0" w:color="auto"/>
        <w:bottom w:val="none" w:sz="0" w:space="0" w:color="auto"/>
        <w:right w:val="none" w:sz="0" w:space="0" w:color="auto"/>
      </w:divBdr>
    </w:div>
    <w:div w:id="1567035912">
      <w:bodyDiv w:val="1"/>
      <w:marLeft w:val="0"/>
      <w:marRight w:val="0"/>
      <w:marTop w:val="0"/>
      <w:marBottom w:val="0"/>
      <w:divBdr>
        <w:top w:val="none" w:sz="0" w:space="0" w:color="auto"/>
        <w:left w:val="none" w:sz="0" w:space="0" w:color="auto"/>
        <w:bottom w:val="none" w:sz="0" w:space="0" w:color="auto"/>
        <w:right w:val="none" w:sz="0" w:space="0" w:color="auto"/>
      </w:divBdr>
    </w:div>
    <w:div w:id="1579050734">
      <w:bodyDiv w:val="1"/>
      <w:marLeft w:val="0"/>
      <w:marRight w:val="0"/>
      <w:marTop w:val="0"/>
      <w:marBottom w:val="0"/>
      <w:divBdr>
        <w:top w:val="none" w:sz="0" w:space="0" w:color="auto"/>
        <w:left w:val="none" w:sz="0" w:space="0" w:color="auto"/>
        <w:bottom w:val="none" w:sz="0" w:space="0" w:color="auto"/>
        <w:right w:val="none" w:sz="0" w:space="0" w:color="auto"/>
      </w:divBdr>
    </w:div>
    <w:div w:id="1589271003">
      <w:bodyDiv w:val="1"/>
      <w:marLeft w:val="0"/>
      <w:marRight w:val="0"/>
      <w:marTop w:val="0"/>
      <w:marBottom w:val="0"/>
      <w:divBdr>
        <w:top w:val="none" w:sz="0" w:space="0" w:color="auto"/>
        <w:left w:val="none" w:sz="0" w:space="0" w:color="auto"/>
        <w:bottom w:val="none" w:sz="0" w:space="0" w:color="auto"/>
        <w:right w:val="none" w:sz="0" w:space="0" w:color="auto"/>
      </w:divBdr>
    </w:div>
    <w:div w:id="1601330623">
      <w:bodyDiv w:val="1"/>
      <w:marLeft w:val="0"/>
      <w:marRight w:val="0"/>
      <w:marTop w:val="0"/>
      <w:marBottom w:val="0"/>
      <w:divBdr>
        <w:top w:val="none" w:sz="0" w:space="0" w:color="auto"/>
        <w:left w:val="none" w:sz="0" w:space="0" w:color="auto"/>
        <w:bottom w:val="none" w:sz="0" w:space="0" w:color="auto"/>
        <w:right w:val="none" w:sz="0" w:space="0" w:color="auto"/>
      </w:divBdr>
    </w:div>
    <w:div w:id="1603025304">
      <w:bodyDiv w:val="1"/>
      <w:marLeft w:val="0"/>
      <w:marRight w:val="0"/>
      <w:marTop w:val="0"/>
      <w:marBottom w:val="0"/>
      <w:divBdr>
        <w:top w:val="none" w:sz="0" w:space="0" w:color="auto"/>
        <w:left w:val="none" w:sz="0" w:space="0" w:color="auto"/>
        <w:bottom w:val="none" w:sz="0" w:space="0" w:color="auto"/>
        <w:right w:val="none" w:sz="0" w:space="0" w:color="auto"/>
      </w:divBdr>
    </w:div>
    <w:div w:id="1605921340">
      <w:bodyDiv w:val="1"/>
      <w:marLeft w:val="0"/>
      <w:marRight w:val="0"/>
      <w:marTop w:val="0"/>
      <w:marBottom w:val="0"/>
      <w:divBdr>
        <w:top w:val="none" w:sz="0" w:space="0" w:color="auto"/>
        <w:left w:val="none" w:sz="0" w:space="0" w:color="auto"/>
        <w:bottom w:val="none" w:sz="0" w:space="0" w:color="auto"/>
        <w:right w:val="none" w:sz="0" w:space="0" w:color="auto"/>
      </w:divBdr>
    </w:div>
    <w:div w:id="1614050550">
      <w:bodyDiv w:val="1"/>
      <w:marLeft w:val="0"/>
      <w:marRight w:val="0"/>
      <w:marTop w:val="0"/>
      <w:marBottom w:val="0"/>
      <w:divBdr>
        <w:top w:val="none" w:sz="0" w:space="0" w:color="auto"/>
        <w:left w:val="none" w:sz="0" w:space="0" w:color="auto"/>
        <w:bottom w:val="none" w:sz="0" w:space="0" w:color="auto"/>
        <w:right w:val="none" w:sz="0" w:space="0" w:color="auto"/>
      </w:divBdr>
    </w:div>
    <w:div w:id="1641494145">
      <w:bodyDiv w:val="1"/>
      <w:marLeft w:val="0"/>
      <w:marRight w:val="0"/>
      <w:marTop w:val="0"/>
      <w:marBottom w:val="0"/>
      <w:divBdr>
        <w:top w:val="none" w:sz="0" w:space="0" w:color="auto"/>
        <w:left w:val="none" w:sz="0" w:space="0" w:color="auto"/>
        <w:bottom w:val="none" w:sz="0" w:space="0" w:color="auto"/>
        <w:right w:val="none" w:sz="0" w:space="0" w:color="auto"/>
      </w:divBdr>
    </w:div>
    <w:div w:id="1647278671">
      <w:bodyDiv w:val="1"/>
      <w:marLeft w:val="0"/>
      <w:marRight w:val="0"/>
      <w:marTop w:val="0"/>
      <w:marBottom w:val="0"/>
      <w:divBdr>
        <w:top w:val="none" w:sz="0" w:space="0" w:color="auto"/>
        <w:left w:val="none" w:sz="0" w:space="0" w:color="auto"/>
        <w:bottom w:val="none" w:sz="0" w:space="0" w:color="auto"/>
        <w:right w:val="none" w:sz="0" w:space="0" w:color="auto"/>
      </w:divBdr>
    </w:div>
    <w:div w:id="1654793917">
      <w:bodyDiv w:val="1"/>
      <w:marLeft w:val="0"/>
      <w:marRight w:val="0"/>
      <w:marTop w:val="0"/>
      <w:marBottom w:val="0"/>
      <w:divBdr>
        <w:top w:val="none" w:sz="0" w:space="0" w:color="auto"/>
        <w:left w:val="none" w:sz="0" w:space="0" w:color="auto"/>
        <w:bottom w:val="none" w:sz="0" w:space="0" w:color="auto"/>
        <w:right w:val="none" w:sz="0" w:space="0" w:color="auto"/>
      </w:divBdr>
    </w:div>
    <w:div w:id="1660815635">
      <w:bodyDiv w:val="1"/>
      <w:marLeft w:val="0"/>
      <w:marRight w:val="0"/>
      <w:marTop w:val="0"/>
      <w:marBottom w:val="0"/>
      <w:divBdr>
        <w:top w:val="none" w:sz="0" w:space="0" w:color="auto"/>
        <w:left w:val="none" w:sz="0" w:space="0" w:color="auto"/>
        <w:bottom w:val="none" w:sz="0" w:space="0" w:color="auto"/>
        <w:right w:val="none" w:sz="0" w:space="0" w:color="auto"/>
      </w:divBdr>
    </w:div>
    <w:div w:id="1663389411">
      <w:bodyDiv w:val="1"/>
      <w:marLeft w:val="0"/>
      <w:marRight w:val="0"/>
      <w:marTop w:val="0"/>
      <w:marBottom w:val="0"/>
      <w:divBdr>
        <w:top w:val="none" w:sz="0" w:space="0" w:color="auto"/>
        <w:left w:val="none" w:sz="0" w:space="0" w:color="auto"/>
        <w:bottom w:val="none" w:sz="0" w:space="0" w:color="auto"/>
        <w:right w:val="none" w:sz="0" w:space="0" w:color="auto"/>
      </w:divBdr>
    </w:div>
    <w:div w:id="1672025693">
      <w:bodyDiv w:val="1"/>
      <w:marLeft w:val="0"/>
      <w:marRight w:val="0"/>
      <w:marTop w:val="0"/>
      <w:marBottom w:val="0"/>
      <w:divBdr>
        <w:top w:val="none" w:sz="0" w:space="0" w:color="auto"/>
        <w:left w:val="none" w:sz="0" w:space="0" w:color="auto"/>
        <w:bottom w:val="none" w:sz="0" w:space="0" w:color="auto"/>
        <w:right w:val="none" w:sz="0" w:space="0" w:color="auto"/>
      </w:divBdr>
    </w:div>
    <w:div w:id="1686901878">
      <w:bodyDiv w:val="1"/>
      <w:marLeft w:val="0"/>
      <w:marRight w:val="0"/>
      <w:marTop w:val="0"/>
      <w:marBottom w:val="0"/>
      <w:divBdr>
        <w:top w:val="none" w:sz="0" w:space="0" w:color="auto"/>
        <w:left w:val="none" w:sz="0" w:space="0" w:color="auto"/>
        <w:bottom w:val="none" w:sz="0" w:space="0" w:color="auto"/>
        <w:right w:val="none" w:sz="0" w:space="0" w:color="auto"/>
      </w:divBdr>
    </w:div>
    <w:div w:id="1721704342">
      <w:bodyDiv w:val="1"/>
      <w:marLeft w:val="0"/>
      <w:marRight w:val="0"/>
      <w:marTop w:val="0"/>
      <w:marBottom w:val="0"/>
      <w:divBdr>
        <w:top w:val="none" w:sz="0" w:space="0" w:color="auto"/>
        <w:left w:val="none" w:sz="0" w:space="0" w:color="auto"/>
        <w:bottom w:val="none" w:sz="0" w:space="0" w:color="auto"/>
        <w:right w:val="none" w:sz="0" w:space="0" w:color="auto"/>
      </w:divBdr>
    </w:div>
    <w:div w:id="1725063669">
      <w:bodyDiv w:val="1"/>
      <w:marLeft w:val="0"/>
      <w:marRight w:val="0"/>
      <w:marTop w:val="0"/>
      <w:marBottom w:val="0"/>
      <w:divBdr>
        <w:top w:val="none" w:sz="0" w:space="0" w:color="auto"/>
        <w:left w:val="none" w:sz="0" w:space="0" w:color="auto"/>
        <w:bottom w:val="none" w:sz="0" w:space="0" w:color="auto"/>
        <w:right w:val="none" w:sz="0" w:space="0" w:color="auto"/>
      </w:divBdr>
    </w:div>
    <w:div w:id="1737438059">
      <w:bodyDiv w:val="1"/>
      <w:marLeft w:val="0"/>
      <w:marRight w:val="0"/>
      <w:marTop w:val="0"/>
      <w:marBottom w:val="0"/>
      <w:divBdr>
        <w:top w:val="none" w:sz="0" w:space="0" w:color="auto"/>
        <w:left w:val="none" w:sz="0" w:space="0" w:color="auto"/>
        <w:bottom w:val="none" w:sz="0" w:space="0" w:color="auto"/>
        <w:right w:val="none" w:sz="0" w:space="0" w:color="auto"/>
      </w:divBdr>
    </w:div>
    <w:div w:id="1739472800">
      <w:bodyDiv w:val="1"/>
      <w:marLeft w:val="0"/>
      <w:marRight w:val="0"/>
      <w:marTop w:val="0"/>
      <w:marBottom w:val="0"/>
      <w:divBdr>
        <w:top w:val="none" w:sz="0" w:space="0" w:color="auto"/>
        <w:left w:val="none" w:sz="0" w:space="0" w:color="auto"/>
        <w:bottom w:val="none" w:sz="0" w:space="0" w:color="auto"/>
        <w:right w:val="none" w:sz="0" w:space="0" w:color="auto"/>
      </w:divBdr>
    </w:div>
    <w:div w:id="1757625473">
      <w:bodyDiv w:val="1"/>
      <w:marLeft w:val="0"/>
      <w:marRight w:val="0"/>
      <w:marTop w:val="0"/>
      <w:marBottom w:val="0"/>
      <w:divBdr>
        <w:top w:val="none" w:sz="0" w:space="0" w:color="auto"/>
        <w:left w:val="none" w:sz="0" w:space="0" w:color="auto"/>
        <w:bottom w:val="none" w:sz="0" w:space="0" w:color="auto"/>
        <w:right w:val="none" w:sz="0" w:space="0" w:color="auto"/>
      </w:divBdr>
    </w:div>
    <w:div w:id="1763064690">
      <w:bodyDiv w:val="1"/>
      <w:marLeft w:val="0"/>
      <w:marRight w:val="0"/>
      <w:marTop w:val="0"/>
      <w:marBottom w:val="0"/>
      <w:divBdr>
        <w:top w:val="none" w:sz="0" w:space="0" w:color="auto"/>
        <w:left w:val="none" w:sz="0" w:space="0" w:color="auto"/>
        <w:bottom w:val="none" w:sz="0" w:space="0" w:color="auto"/>
        <w:right w:val="none" w:sz="0" w:space="0" w:color="auto"/>
      </w:divBdr>
    </w:div>
    <w:div w:id="1767847582">
      <w:bodyDiv w:val="1"/>
      <w:marLeft w:val="0"/>
      <w:marRight w:val="0"/>
      <w:marTop w:val="0"/>
      <w:marBottom w:val="0"/>
      <w:divBdr>
        <w:top w:val="none" w:sz="0" w:space="0" w:color="auto"/>
        <w:left w:val="none" w:sz="0" w:space="0" w:color="auto"/>
        <w:bottom w:val="none" w:sz="0" w:space="0" w:color="auto"/>
        <w:right w:val="none" w:sz="0" w:space="0" w:color="auto"/>
      </w:divBdr>
    </w:div>
    <w:div w:id="1772966855">
      <w:bodyDiv w:val="1"/>
      <w:marLeft w:val="0"/>
      <w:marRight w:val="0"/>
      <w:marTop w:val="0"/>
      <w:marBottom w:val="0"/>
      <w:divBdr>
        <w:top w:val="none" w:sz="0" w:space="0" w:color="auto"/>
        <w:left w:val="none" w:sz="0" w:space="0" w:color="auto"/>
        <w:bottom w:val="none" w:sz="0" w:space="0" w:color="auto"/>
        <w:right w:val="none" w:sz="0" w:space="0" w:color="auto"/>
      </w:divBdr>
    </w:div>
    <w:div w:id="1775435932">
      <w:bodyDiv w:val="1"/>
      <w:marLeft w:val="0"/>
      <w:marRight w:val="0"/>
      <w:marTop w:val="0"/>
      <w:marBottom w:val="0"/>
      <w:divBdr>
        <w:top w:val="none" w:sz="0" w:space="0" w:color="auto"/>
        <w:left w:val="none" w:sz="0" w:space="0" w:color="auto"/>
        <w:bottom w:val="none" w:sz="0" w:space="0" w:color="auto"/>
        <w:right w:val="none" w:sz="0" w:space="0" w:color="auto"/>
      </w:divBdr>
    </w:div>
    <w:div w:id="1777868692">
      <w:bodyDiv w:val="1"/>
      <w:marLeft w:val="0"/>
      <w:marRight w:val="0"/>
      <w:marTop w:val="0"/>
      <w:marBottom w:val="0"/>
      <w:divBdr>
        <w:top w:val="none" w:sz="0" w:space="0" w:color="auto"/>
        <w:left w:val="none" w:sz="0" w:space="0" w:color="auto"/>
        <w:bottom w:val="none" w:sz="0" w:space="0" w:color="auto"/>
        <w:right w:val="none" w:sz="0" w:space="0" w:color="auto"/>
      </w:divBdr>
    </w:div>
    <w:div w:id="1792161172">
      <w:bodyDiv w:val="1"/>
      <w:marLeft w:val="0"/>
      <w:marRight w:val="0"/>
      <w:marTop w:val="0"/>
      <w:marBottom w:val="0"/>
      <w:divBdr>
        <w:top w:val="none" w:sz="0" w:space="0" w:color="auto"/>
        <w:left w:val="none" w:sz="0" w:space="0" w:color="auto"/>
        <w:bottom w:val="none" w:sz="0" w:space="0" w:color="auto"/>
        <w:right w:val="none" w:sz="0" w:space="0" w:color="auto"/>
      </w:divBdr>
    </w:div>
    <w:div w:id="1793596693">
      <w:bodyDiv w:val="1"/>
      <w:marLeft w:val="0"/>
      <w:marRight w:val="0"/>
      <w:marTop w:val="0"/>
      <w:marBottom w:val="0"/>
      <w:divBdr>
        <w:top w:val="none" w:sz="0" w:space="0" w:color="auto"/>
        <w:left w:val="none" w:sz="0" w:space="0" w:color="auto"/>
        <w:bottom w:val="none" w:sz="0" w:space="0" w:color="auto"/>
        <w:right w:val="none" w:sz="0" w:space="0" w:color="auto"/>
      </w:divBdr>
    </w:div>
    <w:div w:id="1797408099">
      <w:bodyDiv w:val="1"/>
      <w:marLeft w:val="0"/>
      <w:marRight w:val="0"/>
      <w:marTop w:val="0"/>
      <w:marBottom w:val="0"/>
      <w:divBdr>
        <w:top w:val="none" w:sz="0" w:space="0" w:color="auto"/>
        <w:left w:val="none" w:sz="0" w:space="0" w:color="auto"/>
        <w:bottom w:val="none" w:sz="0" w:space="0" w:color="auto"/>
        <w:right w:val="none" w:sz="0" w:space="0" w:color="auto"/>
      </w:divBdr>
    </w:div>
    <w:div w:id="1851676497">
      <w:bodyDiv w:val="1"/>
      <w:marLeft w:val="0"/>
      <w:marRight w:val="0"/>
      <w:marTop w:val="0"/>
      <w:marBottom w:val="0"/>
      <w:divBdr>
        <w:top w:val="none" w:sz="0" w:space="0" w:color="auto"/>
        <w:left w:val="none" w:sz="0" w:space="0" w:color="auto"/>
        <w:bottom w:val="none" w:sz="0" w:space="0" w:color="auto"/>
        <w:right w:val="none" w:sz="0" w:space="0" w:color="auto"/>
      </w:divBdr>
    </w:div>
    <w:div w:id="1852378434">
      <w:bodyDiv w:val="1"/>
      <w:marLeft w:val="0"/>
      <w:marRight w:val="0"/>
      <w:marTop w:val="0"/>
      <w:marBottom w:val="0"/>
      <w:divBdr>
        <w:top w:val="none" w:sz="0" w:space="0" w:color="auto"/>
        <w:left w:val="none" w:sz="0" w:space="0" w:color="auto"/>
        <w:bottom w:val="none" w:sz="0" w:space="0" w:color="auto"/>
        <w:right w:val="none" w:sz="0" w:space="0" w:color="auto"/>
      </w:divBdr>
    </w:div>
    <w:div w:id="1864048396">
      <w:bodyDiv w:val="1"/>
      <w:marLeft w:val="0"/>
      <w:marRight w:val="0"/>
      <w:marTop w:val="0"/>
      <w:marBottom w:val="0"/>
      <w:divBdr>
        <w:top w:val="none" w:sz="0" w:space="0" w:color="auto"/>
        <w:left w:val="none" w:sz="0" w:space="0" w:color="auto"/>
        <w:bottom w:val="none" w:sz="0" w:space="0" w:color="auto"/>
        <w:right w:val="none" w:sz="0" w:space="0" w:color="auto"/>
      </w:divBdr>
    </w:div>
    <w:div w:id="1883326159">
      <w:bodyDiv w:val="1"/>
      <w:marLeft w:val="0"/>
      <w:marRight w:val="0"/>
      <w:marTop w:val="0"/>
      <w:marBottom w:val="0"/>
      <w:divBdr>
        <w:top w:val="none" w:sz="0" w:space="0" w:color="auto"/>
        <w:left w:val="none" w:sz="0" w:space="0" w:color="auto"/>
        <w:bottom w:val="none" w:sz="0" w:space="0" w:color="auto"/>
        <w:right w:val="none" w:sz="0" w:space="0" w:color="auto"/>
      </w:divBdr>
    </w:div>
    <w:div w:id="1884554773">
      <w:bodyDiv w:val="1"/>
      <w:marLeft w:val="0"/>
      <w:marRight w:val="0"/>
      <w:marTop w:val="0"/>
      <w:marBottom w:val="0"/>
      <w:divBdr>
        <w:top w:val="none" w:sz="0" w:space="0" w:color="auto"/>
        <w:left w:val="none" w:sz="0" w:space="0" w:color="auto"/>
        <w:bottom w:val="none" w:sz="0" w:space="0" w:color="auto"/>
        <w:right w:val="none" w:sz="0" w:space="0" w:color="auto"/>
      </w:divBdr>
    </w:div>
    <w:div w:id="1896819257">
      <w:bodyDiv w:val="1"/>
      <w:marLeft w:val="0"/>
      <w:marRight w:val="0"/>
      <w:marTop w:val="0"/>
      <w:marBottom w:val="0"/>
      <w:divBdr>
        <w:top w:val="none" w:sz="0" w:space="0" w:color="auto"/>
        <w:left w:val="none" w:sz="0" w:space="0" w:color="auto"/>
        <w:bottom w:val="none" w:sz="0" w:space="0" w:color="auto"/>
        <w:right w:val="none" w:sz="0" w:space="0" w:color="auto"/>
      </w:divBdr>
    </w:div>
    <w:div w:id="1912959084">
      <w:bodyDiv w:val="1"/>
      <w:marLeft w:val="0"/>
      <w:marRight w:val="0"/>
      <w:marTop w:val="0"/>
      <w:marBottom w:val="0"/>
      <w:divBdr>
        <w:top w:val="none" w:sz="0" w:space="0" w:color="auto"/>
        <w:left w:val="none" w:sz="0" w:space="0" w:color="auto"/>
        <w:bottom w:val="none" w:sz="0" w:space="0" w:color="auto"/>
        <w:right w:val="none" w:sz="0" w:space="0" w:color="auto"/>
      </w:divBdr>
    </w:div>
    <w:div w:id="1922638172">
      <w:bodyDiv w:val="1"/>
      <w:marLeft w:val="0"/>
      <w:marRight w:val="0"/>
      <w:marTop w:val="0"/>
      <w:marBottom w:val="0"/>
      <w:divBdr>
        <w:top w:val="none" w:sz="0" w:space="0" w:color="auto"/>
        <w:left w:val="none" w:sz="0" w:space="0" w:color="auto"/>
        <w:bottom w:val="none" w:sz="0" w:space="0" w:color="auto"/>
        <w:right w:val="none" w:sz="0" w:space="0" w:color="auto"/>
      </w:divBdr>
    </w:div>
    <w:div w:id="1935477803">
      <w:bodyDiv w:val="1"/>
      <w:marLeft w:val="0"/>
      <w:marRight w:val="0"/>
      <w:marTop w:val="0"/>
      <w:marBottom w:val="0"/>
      <w:divBdr>
        <w:top w:val="none" w:sz="0" w:space="0" w:color="auto"/>
        <w:left w:val="none" w:sz="0" w:space="0" w:color="auto"/>
        <w:bottom w:val="none" w:sz="0" w:space="0" w:color="auto"/>
        <w:right w:val="none" w:sz="0" w:space="0" w:color="auto"/>
      </w:divBdr>
    </w:div>
    <w:div w:id="1951205772">
      <w:bodyDiv w:val="1"/>
      <w:marLeft w:val="0"/>
      <w:marRight w:val="0"/>
      <w:marTop w:val="0"/>
      <w:marBottom w:val="0"/>
      <w:divBdr>
        <w:top w:val="none" w:sz="0" w:space="0" w:color="auto"/>
        <w:left w:val="none" w:sz="0" w:space="0" w:color="auto"/>
        <w:bottom w:val="none" w:sz="0" w:space="0" w:color="auto"/>
        <w:right w:val="none" w:sz="0" w:space="0" w:color="auto"/>
      </w:divBdr>
    </w:div>
    <w:div w:id="1956135664">
      <w:bodyDiv w:val="1"/>
      <w:marLeft w:val="0"/>
      <w:marRight w:val="0"/>
      <w:marTop w:val="0"/>
      <w:marBottom w:val="0"/>
      <w:divBdr>
        <w:top w:val="none" w:sz="0" w:space="0" w:color="auto"/>
        <w:left w:val="none" w:sz="0" w:space="0" w:color="auto"/>
        <w:bottom w:val="none" w:sz="0" w:space="0" w:color="auto"/>
        <w:right w:val="none" w:sz="0" w:space="0" w:color="auto"/>
      </w:divBdr>
    </w:div>
    <w:div w:id="1969621828">
      <w:bodyDiv w:val="1"/>
      <w:marLeft w:val="0"/>
      <w:marRight w:val="0"/>
      <w:marTop w:val="0"/>
      <w:marBottom w:val="0"/>
      <w:divBdr>
        <w:top w:val="none" w:sz="0" w:space="0" w:color="auto"/>
        <w:left w:val="none" w:sz="0" w:space="0" w:color="auto"/>
        <w:bottom w:val="none" w:sz="0" w:space="0" w:color="auto"/>
        <w:right w:val="none" w:sz="0" w:space="0" w:color="auto"/>
      </w:divBdr>
    </w:div>
    <w:div w:id="1978678097">
      <w:bodyDiv w:val="1"/>
      <w:marLeft w:val="0"/>
      <w:marRight w:val="0"/>
      <w:marTop w:val="0"/>
      <w:marBottom w:val="0"/>
      <w:divBdr>
        <w:top w:val="none" w:sz="0" w:space="0" w:color="auto"/>
        <w:left w:val="none" w:sz="0" w:space="0" w:color="auto"/>
        <w:bottom w:val="none" w:sz="0" w:space="0" w:color="auto"/>
        <w:right w:val="none" w:sz="0" w:space="0" w:color="auto"/>
      </w:divBdr>
    </w:div>
    <w:div w:id="1979727507">
      <w:bodyDiv w:val="1"/>
      <w:marLeft w:val="0"/>
      <w:marRight w:val="0"/>
      <w:marTop w:val="0"/>
      <w:marBottom w:val="0"/>
      <w:divBdr>
        <w:top w:val="none" w:sz="0" w:space="0" w:color="auto"/>
        <w:left w:val="none" w:sz="0" w:space="0" w:color="auto"/>
        <w:bottom w:val="none" w:sz="0" w:space="0" w:color="auto"/>
        <w:right w:val="none" w:sz="0" w:space="0" w:color="auto"/>
      </w:divBdr>
    </w:div>
    <w:div w:id="2000578143">
      <w:bodyDiv w:val="1"/>
      <w:marLeft w:val="0"/>
      <w:marRight w:val="0"/>
      <w:marTop w:val="0"/>
      <w:marBottom w:val="0"/>
      <w:divBdr>
        <w:top w:val="none" w:sz="0" w:space="0" w:color="auto"/>
        <w:left w:val="none" w:sz="0" w:space="0" w:color="auto"/>
        <w:bottom w:val="none" w:sz="0" w:space="0" w:color="auto"/>
        <w:right w:val="none" w:sz="0" w:space="0" w:color="auto"/>
      </w:divBdr>
    </w:div>
    <w:div w:id="2001613592">
      <w:bodyDiv w:val="1"/>
      <w:marLeft w:val="0"/>
      <w:marRight w:val="0"/>
      <w:marTop w:val="0"/>
      <w:marBottom w:val="0"/>
      <w:divBdr>
        <w:top w:val="none" w:sz="0" w:space="0" w:color="auto"/>
        <w:left w:val="none" w:sz="0" w:space="0" w:color="auto"/>
        <w:bottom w:val="none" w:sz="0" w:space="0" w:color="auto"/>
        <w:right w:val="none" w:sz="0" w:space="0" w:color="auto"/>
      </w:divBdr>
    </w:div>
    <w:div w:id="2016222413">
      <w:bodyDiv w:val="1"/>
      <w:marLeft w:val="0"/>
      <w:marRight w:val="0"/>
      <w:marTop w:val="0"/>
      <w:marBottom w:val="0"/>
      <w:divBdr>
        <w:top w:val="none" w:sz="0" w:space="0" w:color="auto"/>
        <w:left w:val="none" w:sz="0" w:space="0" w:color="auto"/>
        <w:bottom w:val="none" w:sz="0" w:space="0" w:color="auto"/>
        <w:right w:val="none" w:sz="0" w:space="0" w:color="auto"/>
      </w:divBdr>
    </w:div>
    <w:div w:id="2019458505">
      <w:bodyDiv w:val="1"/>
      <w:marLeft w:val="0"/>
      <w:marRight w:val="0"/>
      <w:marTop w:val="0"/>
      <w:marBottom w:val="0"/>
      <w:divBdr>
        <w:top w:val="none" w:sz="0" w:space="0" w:color="auto"/>
        <w:left w:val="none" w:sz="0" w:space="0" w:color="auto"/>
        <w:bottom w:val="none" w:sz="0" w:space="0" w:color="auto"/>
        <w:right w:val="none" w:sz="0" w:space="0" w:color="auto"/>
      </w:divBdr>
    </w:div>
    <w:div w:id="2031368737">
      <w:bodyDiv w:val="1"/>
      <w:marLeft w:val="0"/>
      <w:marRight w:val="0"/>
      <w:marTop w:val="0"/>
      <w:marBottom w:val="0"/>
      <w:divBdr>
        <w:top w:val="none" w:sz="0" w:space="0" w:color="auto"/>
        <w:left w:val="none" w:sz="0" w:space="0" w:color="auto"/>
        <w:bottom w:val="none" w:sz="0" w:space="0" w:color="auto"/>
        <w:right w:val="none" w:sz="0" w:space="0" w:color="auto"/>
      </w:divBdr>
    </w:div>
    <w:div w:id="2039507325">
      <w:bodyDiv w:val="1"/>
      <w:marLeft w:val="0"/>
      <w:marRight w:val="0"/>
      <w:marTop w:val="0"/>
      <w:marBottom w:val="0"/>
      <w:divBdr>
        <w:top w:val="none" w:sz="0" w:space="0" w:color="auto"/>
        <w:left w:val="none" w:sz="0" w:space="0" w:color="auto"/>
        <w:bottom w:val="none" w:sz="0" w:space="0" w:color="auto"/>
        <w:right w:val="none" w:sz="0" w:space="0" w:color="auto"/>
      </w:divBdr>
    </w:div>
    <w:div w:id="2040010732">
      <w:bodyDiv w:val="1"/>
      <w:marLeft w:val="0"/>
      <w:marRight w:val="0"/>
      <w:marTop w:val="0"/>
      <w:marBottom w:val="0"/>
      <w:divBdr>
        <w:top w:val="none" w:sz="0" w:space="0" w:color="auto"/>
        <w:left w:val="none" w:sz="0" w:space="0" w:color="auto"/>
        <w:bottom w:val="none" w:sz="0" w:space="0" w:color="auto"/>
        <w:right w:val="none" w:sz="0" w:space="0" w:color="auto"/>
      </w:divBdr>
    </w:div>
    <w:div w:id="2059819187">
      <w:bodyDiv w:val="1"/>
      <w:marLeft w:val="0"/>
      <w:marRight w:val="0"/>
      <w:marTop w:val="0"/>
      <w:marBottom w:val="0"/>
      <w:divBdr>
        <w:top w:val="none" w:sz="0" w:space="0" w:color="auto"/>
        <w:left w:val="none" w:sz="0" w:space="0" w:color="auto"/>
        <w:bottom w:val="none" w:sz="0" w:space="0" w:color="auto"/>
        <w:right w:val="none" w:sz="0" w:space="0" w:color="auto"/>
      </w:divBdr>
    </w:div>
    <w:div w:id="2059862039">
      <w:bodyDiv w:val="1"/>
      <w:marLeft w:val="0"/>
      <w:marRight w:val="0"/>
      <w:marTop w:val="0"/>
      <w:marBottom w:val="0"/>
      <w:divBdr>
        <w:top w:val="none" w:sz="0" w:space="0" w:color="auto"/>
        <w:left w:val="none" w:sz="0" w:space="0" w:color="auto"/>
        <w:bottom w:val="none" w:sz="0" w:space="0" w:color="auto"/>
        <w:right w:val="none" w:sz="0" w:space="0" w:color="auto"/>
      </w:divBdr>
    </w:div>
    <w:div w:id="2062437930">
      <w:bodyDiv w:val="1"/>
      <w:marLeft w:val="0"/>
      <w:marRight w:val="0"/>
      <w:marTop w:val="0"/>
      <w:marBottom w:val="0"/>
      <w:divBdr>
        <w:top w:val="none" w:sz="0" w:space="0" w:color="auto"/>
        <w:left w:val="none" w:sz="0" w:space="0" w:color="auto"/>
        <w:bottom w:val="none" w:sz="0" w:space="0" w:color="auto"/>
        <w:right w:val="none" w:sz="0" w:space="0" w:color="auto"/>
      </w:divBdr>
    </w:div>
    <w:div w:id="2071003819">
      <w:bodyDiv w:val="1"/>
      <w:marLeft w:val="0"/>
      <w:marRight w:val="0"/>
      <w:marTop w:val="0"/>
      <w:marBottom w:val="0"/>
      <w:divBdr>
        <w:top w:val="none" w:sz="0" w:space="0" w:color="auto"/>
        <w:left w:val="none" w:sz="0" w:space="0" w:color="auto"/>
        <w:bottom w:val="none" w:sz="0" w:space="0" w:color="auto"/>
        <w:right w:val="none" w:sz="0" w:space="0" w:color="auto"/>
      </w:divBdr>
    </w:div>
    <w:div w:id="2078933722">
      <w:bodyDiv w:val="1"/>
      <w:marLeft w:val="0"/>
      <w:marRight w:val="0"/>
      <w:marTop w:val="0"/>
      <w:marBottom w:val="0"/>
      <w:divBdr>
        <w:top w:val="none" w:sz="0" w:space="0" w:color="auto"/>
        <w:left w:val="none" w:sz="0" w:space="0" w:color="auto"/>
        <w:bottom w:val="none" w:sz="0" w:space="0" w:color="auto"/>
        <w:right w:val="none" w:sz="0" w:space="0" w:color="auto"/>
      </w:divBdr>
    </w:div>
    <w:div w:id="2087265053">
      <w:bodyDiv w:val="1"/>
      <w:marLeft w:val="0"/>
      <w:marRight w:val="0"/>
      <w:marTop w:val="0"/>
      <w:marBottom w:val="0"/>
      <w:divBdr>
        <w:top w:val="none" w:sz="0" w:space="0" w:color="auto"/>
        <w:left w:val="none" w:sz="0" w:space="0" w:color="auto"/>
        <w:bottom w:val="none" w:sz="0" w:space="0" w:color="auto"/>
        <w:right w:val="none" w:sz="0" w:space="0" w:color="auto"/>
      </w:divBdr>
    </w:div>
    <w:div w:id="2087873969">
      <w:bodyDiv w:val="1"/>
      <w:marLeft w:val="0"/>
      <w:marRight w:val="0"/>
      <w:marTop w:val="0"/>
      <w:marBottom w:val="0"/>
      <w:divBdr>
        <w:top w:val="none" w:sz="0" w:space="0" w:color="auto"/>
        <w:left w:val="none" w:sz="0" w:space="0" w:color="auto"/>
        <w:bottom w:val="none" w:sz="0" w:space="0" w:color="auto"/>
        <w:right w:val="none" w:sz="0" w:space="0" w:color="auto"/>
      </w:divBdr>
    </w:div>
    <w:div w:id="2088960942">
      <w:bodyDiv w:val="1"/>
      <w:marLeft w:val="0"/>
      <w:marRight w:val="0"/>
      <w:marTop w:val="0"/>
      <w:marBottom w:val="0"/>
      <w:divBdr>
        <w:top w:val="none" w:sz="0" w:space="0" w:color="auto"/>
        <w:left w:val="none" w:sz="0" w:space="0" w:color="auto"/>
        <w:bottom w:val="none" w:sz="0" w:space="0" w:color="auto"/>
        <w:right w:val="none" w:sz="0" w:space="0" w:color="auto"/>
      </w:divBdr>
    </w:div>
    <w:div w:id="2093811368">
      <w:bodyDiv w:val="1"/>
      <w:marLeft w:val="0"/>
      <w:marRight w:val="0"/>
      <w:marTop w:val="0"/>
      <w:marBottom w:val="0"/>
      <w:divBdr>
        <w:top w:val="none" w:sz="0" w:space="0" w:color="auto"/>
        <w:left w:val="none" w:sz="0" w:space="0" w:color="auto"/>
        <w:bottom w:val="none" w:sz="0" w:space="0" w:color="auto"/>
        <w:right w:val="none" w:sz="0" w:space="0" w:color="auto"/>
      </w:divBdr>
    </w:div>
    <w:div w:id="2106606826">
      <w:bodyDiv w:val="1"/>
      <w:marLeft w:val="0"/>
      <w:marRight w:val="0"/>
      <w:marTop w:val="0"/>
      <w:marBottom w:val="0"/>
      <w:divBdr>
        <w:top w:val="none" w:sz="0" w:space="0" w:color="auto"/>
        <w:left w:val="none" w:sz="0" w:space="0" w:color="auto"/>
        <w:bottom w:val="none" w:sz="0" w:space="0" w:color="auto"/>
        <w:right w:val="none" w:sz="0" w:space="0" w:color="auto"/>
      </w:divBdr>
    </w:div>
    <w:div w:id="2113622505">
      <w:bodyDiv w:val="1"/>
      <w:marLeft w:val="0"/>
      <w:marRight w:val="0"/>
      <w:marTop w:val="0"/>
      <w:marBottom w:val="0"/>
      <w:divBdr>
        <w:top w:val="none" w:sz="0" w:space="0" w:color="auto"/>
        <w:left w:val="none" w:sz="0" w:space="0" w:color="auto"/>
        <w:bottom w:val="none" w:sz="0" w:space="0" w:color="auto"/>
        <w:right w:val="none" w:sz="0" w:space="0" w:color="auto"/>
      </w:divBdr>
      <w:divsChild>
        <w:div w:id="163055587">
          <w:marLeft w:val="878"/>
          <w:marRight w:val="0"/>
          <w:marTop w:val="86"/>
          <w:marBottom w:val="0"/>
          <w:divBdr>
            <w:top w:val="none" w:sz="0" w:space="0" w:color="auto"/>
            <w:left w:val="none" w:sz="0" w:space="0" w:color="auto"/>
            <w:bottom w:val="none" w:sz="0" w:space="0" w:color="auto"/>
            <w:right w:val="none" w:sz="0" w:space="0" w:color="auto"/>
          </w:divBdr>
        </w:div>
        <w:div w:id="1888640867">
          <w:marLeft w:val="878"/>
          <w:marRight w:val="0"/>
          <w:marTop w:val="86"/>
          <w:marBottom w:val="0"/>
          <w:divBdr>
            <w:top w:val="none" w:sz="0" w:space="0" w:color="auto"/>
            <w:left w:val="none" w:sz="0" w:space="0" w:color="auto"/>
            <w:bottom w:val="none" w:sz="0" w:space="0" w:color="auto"/>
            <w:right w:val="none" w:sz="0" w:space="0" w:color="auto"/>
          </w:divBdr>
        </w:div>
      </w:divsChild>
    </w:div>
    <w:div w:id="2115396712">
      <w:bodyDiv w:val="1"/>
      <w:marLeft w:val="0"/>
      <w:marRight w:val="0"/>
      <w:marTop w:val="0"/>
      <w:marBottom w:val="0"/>
      <w:divBdr>
        <w:top w:val="none" w:sz="0" w:space="0" w:color="auto"/>
        <w:left w:val="none" w:sz="0" w:space="0" w:color="auto"/>
        <w:bottom w:val="none" w:sz="0" w:space="0" w:color="auto"/>
        <w:right w:val="none" w:sz="0" w:space="0" w:color="auto"/>
      </w:divBdr>
    </w:div>
    <w:div w:id="2128698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11/relationships/commentsExtended" Target="commentsExtended.xm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omments" Target="comments.xml"/><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36" Type="http://schemas.microsoft.com/office/2011/relationships/people" Target="people.xml"/><Relationship Id="rId10" Type="http://schemas.openxmlformats.org/officeDocument/2006/relationships/image" Target="media/image3.emf"/><Relationship Id="rId19" Type="http://schemas.openxmlformats.org/officeDocument/2006/relationships/hyperlink" Target="file:///C:\Users\GhislainZeleu\AppData\Roaming\Microsoft\Word\Typische%20zusammengesetzte%20Anwendungsarchitektur%20mit%20dem%20Angular%20Framework.PNG" TargetMode="External"/><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hislainZeleu\Downloads\InformatikWord2016Vorlage_V_1_3%20(4).dotx" TargetMode="External"/></Relationships>
</file>

<file path=word/theme/theme1.xml><?xml version="1.0" encoding="utf-8"?>
<a:theme xmlns:a="http://schemas.openxmlformats.org/drawingml/2006/main" name="Larissa">
  <a:themeElements>
    <a:clrScheme name="Hauptcampus-Informatik">
      <a:dk1>
        <a:sysClr val="windowText" lastClr="000000"/>
      </a:dk1>
      <a:lt1>
        <a:srgbClr val="FFFFFF"/>
      </a:lt1>
      <a:dk2>
        <a:srgbClr val="000000"/>
      </a:dk2>
      <a:lt2>
        <a:srgbClr val="FFFFFF"/>
      </a:lt2>
      <a:accent1>
        <a:srgbClr val="8FD6BD"/>
      </a:accent1>
      <a:accent2>
        <a:srgbClr val="BE531C"/>
      </a:accent2>
      <a:accent3>
        <a:srgbClr val="D9C756"/>
      </a:accent3>
      <a:accent4>
        <a:srgbClr val="115E67"/>
      </a:accent4>
      <a:accent5>
        <a:srgbClr val="4472C4"/>
      </a:accent5>
      <a:accent6>
        <a:srgbClr val="70AD47"/>
      </a:accent6>
      <a:hlink>
        <a:srgbClr val="0563C1"/>
      </a:hlink>
      <a:folHlink>
        <a:srgbClr val="954F72"/>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Hil17</b:Tag>
    <b:SourceType>InternetSite</b:SourceType>
    <b:Guid>{ED192111-B086-434F-BA03-DD5AEA854480}</b:Guid>
    <b:Author>
      <b:Author>
        <b:Corporate>Hilscher GmbH</b:Corporate>
      </b:Author>
    </b:Author>
    <b:Title>Portal Hilscher</b:Title>
    <b:Year>2017</b:Year>
    <b:Month>10</b:Month>
    <b:Day>01</b:Day>
    <b:URL>https://kb.hilscher.com/display/COMSTUDIO/2017-06-02+Topology+in+Communication+Studio</b:URL>
    <b:RefOrder>21</b:RefOrder>
  </b:Source>
  <b:Source>
    <b:Tag>Ker13</b:Tag>
    <b:SourceType>Book</b:SourceType>
    <b:Guid>{1EB7BF68-950C-4225-AC3C-12D261D82569}</b:Guid>
    <b:Author>
      <b:Author>
        <b:NameList>
          <b:Person>
            <b:Last>Kersken</b:Last>
            <b:First>Sascha</b:First>
          </b:Person>
        </b:NameList>
      </b:Author>
    </b:Author>
    <b:Title>IT-Handbuch für Fachinformatiker</b:Title>
    <b:Year> 2013</b:Year>
    <b:City>Bonn</b:City>
    <b:Publisher>Galileo Press</b:Publisher>
    <b:RefOrder>1</b:RefOrder>
  </b:Source>
  <b:Source>
    <b:Tag>Got16</b:Tag>
    <b:SourceType>Book</b:SourceType>
    <b:Guid>{4849B874-D5A8-4AF1-A1E3-EB4D3ABD4B68}</b:Guid>
    <b:Author>
      <b:Author>
        <b:NameList>
          <b:Person>
            <b:Last>Gottfried Vossen</b:Last>
            <b:First>Kurt-Ulrich</b:First>
            <b:Middle>Witt</b:Middle>
          </b:Person>
        </b:NameList>
      </b:Author>
    </b:Author>
    <b:Title>Grundkurs Theoretische Informatik</b:Title>
    <b:Year>2016</b:Year>
    <b:City>Trier</b:City>
    <b:Publisher>Vieweg+Teubner Verlag </b:Publisher>
    <b:RefOrder>2</b:RefOrder>
  </b:Source>
  <b:Source>
    <b:Tag>Hei16</b:Tag>
    <b:SourceType>Book</b:SourceType>
    <b:Guid>{808674AF-EEA6-482B-A3EA-2D57E495FF80}</b:Guid>
    <b:Author>
      <b:Author>
        <b:NameList>
          <b:Person>
            <b:Last>Heinrich Hippenmeyer</b:Last>
            <b:First>Thomas</b:First>
            <b:Middle>Moosmann</b:Middle>
          </b:Person>
        </b:NameList>
      </b:Author>
    </b:Author>
    <b:Title>Automatische Identifikation für Industrie 4.0</b:Title>
    <b:Year>2016</b:Year>
    <b:City>Berlin, Heidelberg</b:City>
    <b:Publisher>Springer Vieweg</b:Publisher>
    <b:RefOrder>7</b:RefOrder>
  </b:Source>
  <b:Source>
    <b:Tag>Ian07</b:Tag>
    <b:SourceType>Book</b:SourceType>
    <b:Guid>{258F6ED3-BE95-45B9-B367-3ADB4911F063}</b:Guid>
    <b:Author>
      <b:Author>
        <b:NameList>
          <b:Person>
            <b:Last>Sommerville</b:Last>
            <b:First>Ian</b:First>
          </b:Person>
        </b:NameList>
      </b:Author>
    </b:Author>
    <b:Title>IT Informatik Software Engineering</b:Title>
    <b:Year>2007</b:Year>
    <b:Publisher>Pearson</b:Publisher>
    <b:RefOrder>8</b:RefOrder>
  </b:Source>
  <b:Source>
    <b:Tag>KUN16</b:Tag>
    <b:SourceType>InternetSite</b:SourceType>
    <b:Guid>{C5B2E6EF-29E2-4437-92E9-2CD3EB721942}</b:Guid>
    <b:Title>KUNBUS</b:Title>
    <b:Year>2016</b:Year>
    <b:Author>
      <b:Author>
        <b:NameList>
          <b:Person>
            <b:Last>GMBH</b:Last>
            <b:First>KUNBUS</b:First>
          </b:Person>
        </b:NameList>
      </b:Author>
    </b:Author>
    <b:ProductionCompany>
		</b:ProductionCompany>
    <b:Month>01</b:Month>
    <b:YearAccessed>2018</b:YearAccessed>
    <b:MonthAccessed>03</b:MonthAccessed>
    <b:DayAccessed>01</b:DayAccessed>
    <b:URL>https://www.kunbus.de/canopen-grundlagen.html</b:URL>
    <b:RefOrder>4</b:RefOrder>
  </b:Source>
  <b:Source>
    <b:Tag>Sie18</b:Tag>
    <b:SourceType>InternetSite</b:SourceType>
    <b:Guid>{919126D3-4C53-4F83-838B-F763511F710E}</b:Guid>
    <b:Author>
      <b:Author>
        <b:NameList>
          <b:Person>
            <b:Last>AG</b:Last>
            <b:First>Siemens</b:First>
          </b:Person>
        </b:NameList>
      </b:Author>
    </b:Author>
    <b:Title>SIEMENS</b:Title>
    <b:Year>2018</b:Year>
    <b:Month>01</b:Month>
    <b:YearAccessed>2018</b:YearAccessed>
    <b:MonthAccessed>03</b:MonthAccessed>
    <b:DayAccessed>01</b:DayAccessed>
    <b:URL>http://w3.siemens.com/mcms/automation/de/industrielle-kommunikation/profibus/Seiten/Default.aspx</b:URL>
    <b:RefOrder>5</b:RefOrder>
  </b:Source>
  <b:Source>
    <b:Tag>Man16</b:Tag>
    <b:SourceType>Book</b:SourceType>
    <b:Guid>{9FBF91E5-1D29-4905-AD34-3CA806575068}</b:Guid>
    <b:Title>Industrielle Kommunikation mit PROFINET</b:Title>
    <b:Year>2016</b:Year>
    <b:Author>
      <b:Author>
        <b:NameList>
          <b:Person>
            <b:Last>Popp</b:Last>
            <b:First>Manfred</b:First>
          </b:Person>
        </b:NameList>
      </b:Author>
    </b:Author>
    <b:City>Karlsruhe</b:City>
    <b:Publisher>ProfiBus Nutzerorganisation e.V.(PNO)</b:Publisher>
    <b:RefOrder>3</b:RefOrder>
  </b:Source>
  <b:Source>
    <b:Tag>Nor98</b:Tag>
    <b:SourceType>InternetSite</b:SourceType>
    <b:Guid>{223AED32-1955-4408-9A3C-0B944AC812E1}</b:Guid>
    <b:Author>
      <b:Author>
        <b:Corporate>Northwoods Software</b:Corporate>
      </b:Author>
    </b:Author>
    <b:Title>GoJS</b:Title>
    <b:Year>1998</b:Year>
    <b:Month>01</b:Month>
    <b:Day>01</b:Day>
    <b:YearAccessed>2018</b:YearAccessed>
    <b:MonthAccessed>04</b:MonthAccessed>
    <b:DayAccessed>04</b:DayAccessed>
    <b:URL>https://gojs.net/latest/index.html</b:URL>
    <b:RefOrder>19</b:RefOrder>
  </b:Source>
  <b:Source>
    <b:Tag>Nor981</b:Tag>
    <b:SourceType>InternetSite</b:SourceType>
    <b:Guid>{176DEC43-9589-49A9-8B62-85BA8656A913}</b:Guid>
    <b:Title>Northwoods Software</b:Title>
    <b:ProductionCompany>GOJS</b:ProductionCompany>
    <b:Year>1998</b:Year>
    <b:Month>01</b:Month>
    <b:Day>01</b:Day>
    <b:YearAccessed>2018</b:YearAccessed>
    <b:MonthAccessed>04</b:MonthAccessed>
    <b:DayAccessed>05</b:DayAccessed>
    <b:URL>https://www.nwoods.com/store/p-82-gojs-oem.aspx</b:URL>
    <b:RefOrder>20</b:RefOrder>
  </b:Source>
  <b:Source>
    <b:Tag>Fac18</b:Tag>
    <b:SourceType>InternetSite</b:SourceType>
    <b:Guid>{CCF613C7-574B-4E0C-A92F-677A80636193}</b:Guid>
    <b:Author>
      <b:Author>
        <b:Corporate>Facebook OpenSource</b:Corporate>
      </b:Author>
    </b:Author>
    <b:Title>React</b:Title>
    <b:ProductionCompany>Facebook Inc.</b:ProductionCompany>
    <b:Year>2018</b:Year>
    <b:YearAccessed>2018</b:YearAccessed>
    <b:MonthAccessed>03</b:MonthAccessed>
    <b:DayAccessed>01</b:DayAccessed>
    <b:URL>https://reactjs.org/docs/introducing-jsx.html</b:URL>
    <b:RefOrder>14</b:RefOrder>
  </b:Source>
  <b:Source>
    <b:Tag>SAP18</b:Tag>
    <b:SourceType>InternetSite</b:SourceType>
    <b:Guid>{FC522EB9-2D94-4CAB-AE6E-4CE9CE26D03F}</b:Guid>
    <b:Author>
      <b:Author>
        <b:Corporate>SAP</b:Corporate>
      </b:Author>
    </b:Author>
    <b:Title>UI5 Demo Kit - UI Development Toolkit for HTML5</b:Title>
    <b:ProductionCompany>UI5</b:ProductionCompany>
    <b:Year>2018</b:Year>
    <b:Month>01</b:Month>
    <b:YearAccessed>2018</b:YearAccessed>
    <b:MonthAccessed>03</b:MonthAccessed>
    <b:DayAccessed>
		</b:DayAccessed>
    <b:URL>https://sapui5.hana.ondemand.com</b:URL>
    <b:RefOrder>13</b:RefOrder>
  </b:Source>
  <b:Source>
    <b:Tag>Goo18</b:Tag>
    <b:SourceType>InternetSite</b:SourceType>
    <b:Guid>{67CF245F-B3D7-4731-AD29-0856844F49D2}</b:Guid>
    <b:Author>
      <b:Author>
        <b:NameList>
          <b:Person>
            <b:Last>Google</b:Last>
          </b:Person>
        </b:NameList>
      </b:Author>
    </b:Author>
    <b:Title>Angular</b:Title>
    <b:ProductionCompany>Google  </b:ProductionCompany>
    <b:Year>2018</b:Year>
    <b:YearAccessed>2018</b:YearAccessed>
    <b:MonthAccessed>05</b:MonthAccessed>
    <b:DayAccessed>05</b:DayAccessed>
    <b:URL>https://angular.io/guide/architecture-services</b:URL>
    <b:RefOrder>9</b:RefOrder>
  </b:Source>
  <b:Source>
    <b:Tag>Eva18</b:Tag>
    <b:SourceType>InternetSite</b:SourceType>
    <b:Guid>{DE9B3993-F6DB-45F7-842B-AB41DF956873}</b:Guid>
    <b:Author>
      <b:Author>
        <b:NameList>
          <b:Person>
            <b:Last>You</b:Last>
            <b:First>Evan</b:First>
          </b:Person>
        </b:NameList>
      </b:Author>
    </b:Author>
    <b:Title>VueJS</b:Title>
    <b:Year>2018</b:Year>
    <b:YearAccessed>2018</b:YearAccessed>
    <b:MonthAccessed>05</b:MonthAccessed>
    <b:DayAccessed>05</b:DayAccessed>
    <b:URL>https://vuejs.org</b:URL>
    <b:RefOrder>10</b:RefOrder>
  </b:Source>
  <b:Source>
    <b:Tag>Git18</b:Tag>
    <b:SourceType>InternetSite</b:SourceType>
    <b:Guid>{7B221D57-DBA0-48E0-98DA-169AE52DF57F}</b:Guid>
    <b:Author>
      <b:Author>
        <b:NameList>
          <b:Person>
            <b:Last>Vue.Js</b:Last>
            <b:First>Github</b:First>
          </b:Person>
        </b:NameList>
      </b:Author>
    </b:Author>
    <b:Title>GitHub</b:Title>
    <b:Year>2018</b:Year>
    <b:YearAccessed>2018</b:YearAccessed>
    <b:MonthAccessed>05</b:MonthAccessed>
    <b:DayAccessed>05</b:DayAccessed>
    <b:URL>https://github.com/vuejs/vue/releases/tag/v2.5.16</b:URL>
    <b:RefOrder>12</b:RefOrder>
  </b:Source>
  <b:Source>
    <b:Tag>Lin18</b:Tag>
    <b:SourceType>InternetSite</b:SourceType>
    <b:Guid>{4B4FC8C5-F485-4B6E-8CCC-C218C12D147D}</b:Guid>
    <b:Author>
      <b:Author>
        <b:Corporate>LinkedIn</b:Corporate>
      </b:Author>
    </b:Author>
    <b:Title>LinkedIn</b:Title>
    <b:Year>2018</b:Year>
    <b:YearAccessed>2018</b:YearAccessed>
    <b:MonthAccessed>05</b:MonthAccessed>
    <b:DayAccessed>05</b:DayAccessed>
    <b:URL>https://www.linkedin.com/in/evanyou/de</b:URL>
    <b:RefOrder>11</b:RefOrder>
  </b:Source>
  <b:Source>
    <b:Tag>Fac181</b:Tag>
    <b:SourceType>InternetSite</b:SourceType>
    <b:Guid>{B41D286F-2852-4CCF-8CCF-03778EBC84E9}</b:Guid>
    <b:Author>
      <b:Author>
        <b:Corporate>Facebook/React</b:Corporate>
      </b:Author>
    </b:Author>
    <b:Title>Github</b:Title>
    <b:Year>2018</b:Year>
    <b:YearAccessed>2018</b:YearAccessed>
    <b:MonthAccessed>05</b:MonthAccessed>
    <b:DayAccessed>05</b:DayAccessed>
    <b:URL>https://github.com/facebook/react/releases/tag/v16.3.2</b:URL>
    <b:RefOrder>15</b:RefOrder>
  </b:Source>
  <b:Source>
    <b:Tag>Fac182</b:Tag>
    <b:SourceType>InternetSite</b:SourceType>
    <b:Guid>{BBC765EF-0BB7-4596-AECD-3E91A760B347}</b:Guid>
    <b:Author>
      <b:Author>
        <b:Corporate>Facebook Inc.</b:Corporate>
      </b:Author>
    </b:Author>
    <b:Title>React Native</b:Title>
    <b:ProductionCompany>React</b:ProductionCompany>
    <b:Year>2018</b:Year>
    <b:YearAccessed>2018</b:YearAccessed>
    <b:MonthAccessed>05</b:MonthAccessed>
    <b:DayAccessed>05</b:DayAccessed>
    <b:URL>https://facebook.github.io/react-native/</b:URL>
    <b:RefOrder>17</b:RefOrder>
  </b:Source>
  <b:Source>
    <b:Tag>Fac183</b:Tag>
    <b:SourceType>InternetSite</b:SourceType>
    <b:Guid>{AE5C2554-7F2A-4ECE-BC8C-81B4B0DCEE7B}</b:Guid>
    <b:Author>
      <b:Author>
        <b:Corporate>Facebook Inc.</b:Corporate>
      </b:Author>
    </b:Author>
    <b:Title>React</b:Title>
    <b:Year>2018</b:Year>
    <b:YearAccessed>2018</b:YearAccessed>
    <b:MonthAccessed>05</b:MonthAccessed>
    <b:DayAccessed>05</b:DayAccessed>
    <b:URL>https://reactjs.org/</b:URL>
    <b:RefOrder>16</b:RefOrder>
  </b:Source>
  <b:Source>
    <b:Tag>HMS15</b:Tag>
    <b:SourceType>InternetSite</b:SourceType>
    <b:Guid>{3FD1D91F-40A1-47B0-9C7A-348AC77F45D4}</b:Guid>
    <b:Author>
      <b:Author>
        <b:Corporate>HMS</b:Corporate>
      </b:Author>
    </b:Author>
    <b:ProductionCompany>HMS Industrial Networks</b:ProductionCompany>
    <b:Year>2015</b:Year>
    <b:YearAccessed>2018</b:YearAccessed>
    <b:MonthAccessed>05</b:MonthAccessed>
    <b:DayAccessed>05</b:DayAccessed>
    <b:URL>http://www.feldbusse.de/Profinet/profinet.shtml</b:URL>
    <b:RefOrder>6</b:RefOrder>
  </b:Source>
  <b:Source>
    <b:Tag>Pro18</b:Tag>
    <b:SourceType>InternetSite</b:SourceType>
    <b:Guid>{0AC132EE-8754-4F2F-BDDB-704D70EBA8C0}</b:Guid>
    <b:Author>
      <b:Author>
        <b:Corporate>Progress Software Corporation </b:Corporate>
      </b:Author>
    </b:Author>
    <b:Title>www.progress.com</b:Title>
    <b:ProductionCompany>Progress Software Corporation </b:ProductionCompany>
    <b:Year>2018</b:Year>
    <b:YearAccessed>2018</b:YearAccessed>
    <b:MonthAccessed>05</b:MonthAccessed>
    <b:DayAccessed>05</b:DayAccessed>
    <b:URL>https://www.progress.com/kendo-ui</b:URL>
    <b:RefOrder>18</b:RefOrder>
  </b:Source>
</b:Sources>
</file>

<file path=customXml/itemProps1.xml><?xml version="1.0" encoding="utf-8"?>
<ds:datastoreItem xmlns:ds="http://schemas.openxmlformats.org/officeDocument/2006/customXml" ds:itemID="{9E1EC5AD-D993-4209-AF9F-C5F193E79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InformatikWord2016Vorlage_V_1_3 (4).dotx</Template>
  <TotalTime>0</TotalTime>
  <Pages>61</Pages>
  <Words>16180</Words>
  <Characters>101935</Characters>
  <Application>Microsoft Office Word</Application>
  <DocSecurity>0</DocSecurity>
  <Lines>849</Lines>
  <Paragraphs>235</Paragraphs>
  <ScaleCrop>false</ScaleCrop>
  <HeadingPairs>
    <vt:vector size="2" baseType="variant">
      <vt:variant>
        <vt:lpstr>Titel</vt:lpstr>
      </vt:variant>
      <vt:variant>
        <vt:i4>1</vt:i4>
      </vt:variant>
    </vt:vector>
  </HeadingPairs>
  <TitlesOfParts>
    <vt:vector size="1" baseType="lpstr">
      <vt:lpstr>PROFINET Technologie</vt:lpstr>
    </vt:vector>
  </TitlesOfParts>
  <Company/>
  <LinksUpToDate>false</LinksUpToDate>
  <CharactersWithSpaces>117880</CharactersWithSpaces>
  <SharedDoc>false</SharedDoc>
  <HLinks>
    <vt:vector size="144" baseType="variant">
      <vt:variant>
        <vt:i4>1966131</vt:i4>
      </vt:variant>
      <vt:variant>
        <vt:i4>155</vt:i4>
      </vt:variant>
      <vt:variant>
        <vt:i4>0</vt:i4>
      </vt:variant>
      <vt:variant>
        <vt:i4>5</vt:i4>
      </vt:variant>
      <vt:variant>
        <vt:lpwstr/>
      </vt:variant>
      <vt:variant>
        <vt:lpwstr>_Toc152478704</vt:lpwstr>
      </vt:variant>
      <vt:variant>
        <vt:i4>1966131</vt:i4>
      </vt:variant>
      <vt:variant>
        <vt:i4>149</vt:i4>
      </vt:variant>
      <vt:variant>
        <vt:i4>0</vt:i4>
      </vt:variant>
      <vt:variant>
        <vt:i4>5</vt:i4>
      </vt:variant>
      <vt:variant>
        <vt:lpwstr/>
      </vt:variant>
      <vt:variant>
        <vt:lpwstr>_Toc152478703</vt:lpwstr>
      </vt:variant>
      <vt:variant>
        <vt:i4>1966131</vt:i4>
      </vt:variant>
      <vt:variant>
        <vt:i4>143</vt:i4>
      </vt:variant>
      <vt:variant>
        <vt:i4>0</vt:i4>
      </vt:variant>
      <vt:variant>
        <vt:i4>5</vt:i4>
      </vt:variant>
      <vt:variant>
        <vt:lpwstr/>
      </vt:variant>
      <vt:variant>
        <vt:lpwstr>_Toc152478702</vt:lpwstr>
      </vt:variant>
      <vt:variant>
        <vt:i4>1966131</vt:i4>
      </vt:variant>
      <vt:variant>
        <vt:i4>137</vt:i4>
      </vt:variant>
      <vt:variant>
        <vt:i4>0</vt:i4>
      </vt:variant>
      <vt:variant>
        <vt:i4>5</vt:i4>
      </vt:variant>
      <vt:variant>
        <vt:lpwstr/>
      </vt:variant>
      <vt:variant>
        <vt:lpwstr>_Toc152478701</vt:lpwstr>
      </vt:variant>
      <vt:variant>
        <vt:i4>1966131</vt:i4>
      </vt:variant>
      <vt:variant>
        <vt:i4>128</vt:i4>
      </vt:variant>
      <vt:variant>
        <vt:i4>0</vt:i4>
      </vt:variant>
      <vt:variant>
        <vt:i4>5</vt:i4>
      </vt:variant>
      <vt:variant>
        <vt:lpwstr/>
      </vt:variant>
      <vt:variant>
        <vt:lpwstr>_Toc152478700</vt:lpwstr>
      </vt:variant>
      <vt:variant>
        <vt:i4>1245242</vt:i4>
      </vt:variant>
      <vt:variant>
        <vt:i4>119</vt:i4>
      </vt:variant>
      <vt:variant>
        <vt:i4>0</vt:i4>
      </vt:variant>
      <vt:variant>
        <vt:i4>5</vt:i4>
      </vt:variant>
      <vt:variant>
        <vt:lpwstr/>
      </vt:variant>
      <vt:variant>
        <vt:lpwstr>_Toc159643643</vt:lpwstr>
      </vt:variant>
      <vt:variant>
        <vt:i4>1245242</vt:i4>
      </vt:variant>
      <vt:variant>
        <vt:i4>113</vt:i4>
      </vt:variant>
      <vt:variant>
        <vt:i4>0</vt:i4>
      </vt:variant>
      <vt:variant>
        <vt:i4>5</vt:i4>
      </vt:variant>
      <vt:variant>
        <vt:lpwstr/>
      </vt:variant>
      <vt:variant>
        <vt:lpwstr>_Toc159643642</vt:lpwstr>
      </vt:variant>
      <vt:variant>
        <vt:i4>1245242</vt:i4>
      </vt:variant>
      <vt:variant>
        <vt:i4>107</vt:i4>
      </vt:variant>
      <vt:variant>
        <vt:i4>0</vt:i4>
      </vt:variant>
      <vt:variant>
        <vt:i4>5</vt:i4>
      </vt:variant>
      <vt:variant>
        <vt:lpwstr/>
      </vt:variant>
      <vt:variant>
        <vt:lpwstr>_Toc159643641</vt:lpwstr>
      </vt:variant>
      <vt:variant>
        <vt:i4>1245242</vt:i4>
      </vt:variant>
      <vt:variant>
        <vt:i4>101</vt:i4>
      </vt:variant>
      <vt:variant>
        <vt:i4>0</vt:i4>
      </vt:variant>
      <vt:variant>
        <vt:i4>5</vt:i4>
      </vt:variant>
      <vt:variant>
        <vt:lpwstr/>
      </vt:variant>
      <vt:variant>
        <vt:lpwstr>_Toc159643640</vt:lpwstr>
      </vt:variant>
      <vt:variant>
        <vt:i4>1310778</vt:i4>
      </vt:variant>
      <vt:variant>
        <vt:i4>95</vt:i4>
      </vt:variant>
      <vt:variant>
        <vt:i4>0</vt:i4>
      </vt:variant>
      <vt:variant>
        <vt:i4>5</vt:i4>
      </vt:variant>
      <vt:variant>
        <vt:lpwstr/>
      </vt:variant>
      <vt:variant>
        <vt:lpwstr>_Toc159643639</vt:lpwstr>
      </vt:variant>
      <vt:variant>
        <vt:i4>1310778</vt:i4>
      </vt:variant>
      <vt:variant>
        <vt:i4>89</vt:i4>
      </vt:variant>
      <vt:variant>
        <vt:i4>0</vt:i4>
      </vt:variant>
      <vt:variant>
        <vt:i4>5</vt:i4>
      </vt:variant>
      <vt:variant>
        <vt:lpwstr/>
      </vt:variant>
      <vt:variant>
        <vt:lpwstr>_Toc159643638</vt:lpwstr>
      </vt:variant>
      <vt:variant>
        <vt:i4>1310778</vt:i4>
      </vt:variant>
      <vt:variant>
        <vt:i4>83</vt:i4>
      </vt:variant>
      <vt:variant>
        <vt:i4>0</vt:i4>
      </vt:variant>
      <vt:variant>
        <vt:i4>5</vt:i4>
      </vt:variant>
      <vt:variant>
        <vt:lpwstr/>
      </vt:variant>
      <vt:variant>
        <vt:lpwstr>_Toc159643637</vt:lpwstr>
      </vt:variant>
      <vt:variant>
        <vt:i4>1310778</vt:i4>
      </vt:variant>
      <vt:variant>
        <vt:i4>77</vt:i4>
      </vt:variant>
      <vt:variant>
        <vt:i4>0</vt:i4>
      </vt:variant>
      <vt:variant>
        <vt:i4>5</vt:i4>
      </vt:variant>
      <vt:variant>
        <vt:lpwstr/>
      </vt:variant>
      <vt:variant>
        <vt:lpwstr>_Toc159643636</vt:lpwstr>
      </vt:variant>
      <vt:variant>
        <vt:i4>1310778</vt:i4>
      </vt:variant>
      <vt:variant>
        <vt:i4>71</vt:i4>
      </vt:variant>
      <vt:variant>
        <vt:i4>0</vt:i4>
      </vt:variant>
      <vt:variant>
        <vt:i4>5</vt:i4>
      </vt:variant>
      <vt:variant>
        <vt:lpwstr/>
      </vt:variant>
      <vt:variant>
        <vt:lpwstr>_Toc159643635</vt:lpwstr>
      </vt:variant>
      <vt:variant>
        <vt:i4>1310778</vt:i4>
      </vt:variant>
      <vt:variant>
        <vt:i4>65</vt:i4>
      </vt:variant>
      <vt:variant>
        <vt:i4>0</vt:i4>
      </vt:variant>
      <vt:variant>
        <vt:i4>5</vt:i4>
      </vt:variant>
      <vt:variant>
        <vt:lpwstr/>
      </vt:variant>
      <vt:variant>
        <vt:lpwstr>_Toc159643634</vt:lpwstr>
      </vt:variant>
      <vt:variant>
        <vt:i4>1310778</vt:i4>
      </vt:variant>
      <vt:variant>
        <vt:i4>59</vt:i4>
      </vt:variant>
      <vt:variant>
        <vt:i4>0</vt:i4>
      </vt:variant>
      <vt:variant>
        <vt:i4>5</vt:i4>
      </vt:variant>
      <vt:variant>
        <vt:lpwstr/>
      </vt:variant>
      <vt:variant>
        <vt:lpwstr>_Toc159643633</vt:lpwstr>
      </vt:variant>
      <vt:variant>
        <vt:i4>1310778</vt:i4>
      </vt:variant>
      <vt:variant>
        <vt:i4>53</vt:i4>
      </vt:variant>
      <vt:variant>
        <vt:i4>0</vt:i4>
      </vt:variant>
      <vt:variant>
        <vt:i4>5</vt:i4>
      </vt:variant>
      <vt:variant>
        <vt:lpwstr/>
      </vt:variant>
      <vt:variant>
        <vt:lpwstr>_Toc159643632</vt:lpwstr>
      </vt:variant>
      <vt:variant>
        <vt:i4>1310778</vt:i4>
      </vt:variant>
      <vt:variant>
        <vt:i4>47</vt:i4>
      </vt:variant>
      <vt:variant>
        <vt:i4>0</vt:i4>
      </vt:variant>
      <vt:variant>
        <vt:i4>5</vt:i4>
      </vt:variant>
      <vt:variant>
        <vt:lpwstr/>
      </vt:variant>
      <vt:variant>
        <vt:lpwstr>_Toc159643631</vt:lpwstr>
      </vt:variant>
      <vt:variant>
        <vt:i4>1310778</vt:i4>
      </vt:variant>
      <vt:variant>
        <vt:i4>41</vt:i4>
      </vt:variant>
      <vt:variant>
        <vt:i4>0</vt:i4>
      </vt:variant>
      <vt:variant>
        <vt:i4>5</vt:i4>
      </vt:variant>
      <vt:variant>
        <vt:lpwstr/>
      </vt:variant>
      <vt:variant>
        <vt:lpwstr>_Toc159643630</vt:lpwstr>
      </vt:variant>
      <vt:variant>
        <vt:i4>1376314</vt:i4>
      </vt:variant>
      <vt:variant>
        <vt:i4>35</vt:i4>
      </vt:variant>
      <vt:variant>
        <vt:i4>0</vt:i4>
      </vt:variant>
      <vt:variant>
        <vt:i4>5</vt:i4>
      </vt:variant>
      <vt:variant>
        <vt:lpwstr/>
      </vt:variant>
      <vt:variant>
        <vt:lpwstr>_Toc159643629</vt:lpwstr>
      </vt:variant>
      <vt:variant>
        <vt:i4>1376314</vt:i4>
      </vt:variant>
      <vt:variant>
        <vt:i4>29</vt:i4>
      </vt:variant>
      <vt:variant>
        <vt:i4>0</vt:i4>
      </vt:variant>
      <vt:variant>
        <vt:i4>5</vt:i4>
      </vt:variant>
      <vt:variant>
        <vt:lpwstr/>
      </vt:variant>
      <vt:variant>
        <vt:lpwstr>_Toc159643628</vt:lpwstr>
      </vt:variant>
      <vt:variant>
        <vt:i4>1376314</vt:i4>
      </vt:variant>
      <vt:variant>
        <vt:i4>23</vt:i4>
      </vt:variant>
      <vt:variant>
        <vt:i4>0</vt:i4>
      </vt:variant>
      <vt:variant>
        <vt:i4>5</vt:i4>
      </vt:variant>
      <vt:variant>
        <vt:lpwstr/>
      </vt:variant>
      <vt:variant>
        <vt:lpwstr>_Toc159643627</vt:lpwstr>
      </vt:variant>
      <vt:variant>
        <vt:i4>1376314</vt:i4>
      </vt:variant>
      <vt:variant>
        <vt:i4>17</vt:i4>
      </vt:variant>
      <vt:variant>
        <vt:i4>0</vt:i4>
      </vt:variant>
      <vt:variant>
        <vt:i4>5</vt:i4>
      </vt:variant>
      <vt:variant>
        <vt:lpwstr/>
      </vt:variant>
      <vt:variant>
        <vt:lpwstr>_Toc159643626</vt:lpwstr>
      </vt:variant>
      <vt:variant>
        <vt:i4>1376314</vt:i4>
      </vt:variant>
      <vt:variant>
        <vt:i4>11</vt:i4>
      </vt:variant>
      <vt:variant>
        <vt:i4>0</vt:i4>
      </vt:variant>
      <vt:variant>
        <vt:i4>5</vt:i4>
      </vt:variant>
      <vt:variant>
        <vt:lpwstr/>
      </vt:variant>
      <vt:variant>
        <vt:lpwstr>_Toc159643625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PROFINET Technologie</dc:title>
  <dc:subject>English Title</dc:subject>
  <dc:creator>GhislainZeleu</dc:creator>
  <cp:keywords/>
  <dc:description/>
  <cp:lastModifiedBy>Ghislain Zeleu</cp:lastModifiedBy>
  <cp:revision>3</cp:revision>
  <cp:lastPrinted>2018-05-30T14:19:00Z</cp:lastPrinted>
  <dcterms:created xsi:type="dcterms:W3CDTF">2018-05-30T14:15:00Z</dcterms:created>
  <dcterms:modified xsi:type="dcterms:W3CDTF">2018-05-30T14:20:00Z</dcterms:modified>
</cp:coreProperties>
</file>